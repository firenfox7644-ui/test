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FF3D5C" w:rsidRDefault="00703809">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DATA PROCESSING AGREEMENT</w:t>
      </w:r>
    </w:p>
    <w:p w14:paraId="00000002"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This Data Processing Agreement and its Annexes ("</w:t>
      </w:r>
      <w:r>
        <w:rPr>
          <w:rFonts w:ascii="Times New Roman" w:eastAsia="Times New Roman" w:hAnsi="Times New Roman" w:cs="Times New Roman"/>
          <w:b/>
          <w:bCs/>
          <w:sz w:val="20"/>
          <w:szCs w:val="20"/>
        </w:rPr>
        <w:t>DPA</w:t>
      </w:r>
      <w:r>
        <w:rPr>
          <w:rFonts w:ascii="Times New Roman" w:eastAsia="Times New Roman" w:hAnsi="Times New Roman" w:cs="Times New Roman"/>
          <w:sz w:val="20"/>
          <w:szCs w:val="20"/>
        </w:rPr>
        <w:t xml:space="preserve">") is entered into as of </w:t>
      </w:r>
      <w:r>
        <w:rPr>
          <w:rFonts w:ascii="Times New Roman" w:eastAsia="Times New Roman" w:hAnsi="Times New Roman" w:cs="Times New Roman"/>
          <w:sz w:val="20"/>
          <w:szCs w:val="20"/>
          <w:highlight w:val="yellow"/>
        </w:rPr>
        <w:t>Aug 24, 2026,</w:t>
      </w:r>
      <w:r>
        <w:rPr>
          <w:rFonts w:ascii="Times New Roman" w:eastAsia="Times New Roman" w:hAnsi="Times New Roman" w:cs="Times New Roman"/>
          <w:sz w:val="20"/>
          <w:szCs w:val="20"/>
        </w:rPr>
        <w:t xml:space="preserve"> and shall be in force from </w:t>
      </w:r>
      <w:r>
        <w:rPr>
          <w:rFonts w:ascii="Times New Roman" w:eastAsia="Times New Roman" w:hAnsi="Times New Roman" w:cs="Times New Roman"/>
          <w:sz w:val="20"/>
          <w:szCs w:val="20"/>
          <w:highlight w:val="yellow"/>
        </w:rPr>
        <w:t>[Aug 23, 2029</w:t>
      </w:r>
      <w:r>
        <w:rPr>
          <w:rFonts w:ascii="Times New Roman" w:eastAsia="Times New Roman" w:hAnsi="Times New Roman" w:cs="Times New Roman"/>
          <w:sz w:val="20"/>
          <w:szCs w:val="20"/>
        </w:rPr>
        <w:t>] (the "</w:t>
      </w:r>
      <w:r>
        <w:rPr>
          <w:rFonts w:ascii="Times New Roman" w:eastAsia="Times New Roman" w:hAnsi="Times New Roman" w:cs="Times New Roman"/>
          <w:b/>
          <w:bCs/>
          <w:sz w:val="20"/>
          <w:szCs w:val="20"/>
        </w:rPr>
        <w:t>DPA Effective Date</w:t>
      </w:r>
      <w:r>
        <w:rPr>
          <w:rFonts w:ascii="Times New Roman" w:eastAsia="Times New Roman" w:hAnsi="Times New Roman" w:cs="Times New Roman"/>
          <w:sz w:val="20"/>
          <w:szCs w:val="20"/>
        </w:rPr>
        <w:t>") by and between:</w:t>
      </w:r>
    </w:p>
    <w:p w14:paraId="00000003" w14:textId="77777777" w:rsidR="00FF3D5C" w:rsidRDefault="00703809">
      <w:pPr>
        <w:numPr>
          <w:ilvl w:val="0"/>
          <w:numId w:val="1"/>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InterGlobe</w:t>
      </w:r>
      <w:proofErr w:type="spellEnd"/>
      <w:r>
        <w:rPr>
          <w:rFonts w:ascii="Times New Roman" w:eastAsia="Times New Roman" w:hAnsi="Times New Roman" w:cs="Times New Roman"/>
          <w:sz w:val="20"/>
          <w:szCs w:val="20"/>
        </w:rPr>
        <w:t xml:space="preserve"> Aviation Limited, a company registered under the laws of India, with its registered office at Upper Ground Floor, Thapar House, Gate No. 2, Western Wing, 124 </w:t>
      </w:r>
      <w:proofErr w:type="spellStart"/>
      <w:r>
        <w:rPr>
          <w:rFonts w:ascii="Times New Roman" w:eastAsia="Times New Roman" w:hAnsi="Times New Roman" w:cs="Times New Roman"/>
          <w:sz w:val="20"/>
          <w:szCs w:val="20"/>
        </w:rPr>
        <w:t>Janpath</w:t>
      </w:r>
      <w:proofErr w:type="spellEnd"/>
      <w:r>
        <w:rPr>
          <w:rFonts w:ascii="Times New Roman" w:eastAsia="Times New Roman" w:hAnsi="Times New Roman" w:cs="Times New Roman"/>
          <w:sz w:val="20"/>
          <w:szCs w:val="20"/>
        </w:rPr>
        <w:t>, New Delhi 110001, India, hereinafter referred to as “</w:t>
      </w:r>
      <w:r>
        <w:rPr>
          <w:rFonts w:ascii="Times New Roman" w:eastAsia="Times New Roman" w:hAnsi="Times New Roman" w:cs="Times New Roman"/>
          <w:b/>
          <w:bCs/>
          <w:sz w:val="20"/>
          <w:szCs w:val="20"/>
        </w:rPr>
        <w:t>IndiGo</w:t>
      </w:r>
      <w:r>
        <w:rPr>
          <w:rFonts w:ascii="Times New Roman" w:eastAsia="Times New Roman" w:hAnsi="Times New Roman" w:cs="Times New Roman"/>
          <w:sz w:val="20"/>
          <w:szCs w:val="20"/>
        </w:rPr>
        <w:t>” or "</w:t>
      </w:r>
      <w:r>
        <w:rPr>
          <w:rFonts w:ascii="Times New Roman" w:eastAsia="Times New Roman" w:hAnsi="Times New Roman" w:cs="Times New Roman"/>
          <w:b/>
          <w:bCs/>
          <w:sz w:val="20"/>
          <w:szCs w:val="20"/>
        </w:rPr>
        <w:t xml:space="preserve"> Controller</w:t>
      </w:r>
      <w:r>
        <w:rPr>
          <w:rFonts w:ascii="Times New Roman" w:eastAsia="Times New Roman" w:hAnsi="Times New Roman" w:cs="Times New Roman"/>
          <w:sz w:val="20"/>
          <w:szCs w:val="20"/>
        </w:rPr>
        <w:t>"</w:t>
      </w:r>
    </w:p>
    <w:p w14:paraId="00000004" w14:textId="77777777" w:rsidR="00FF3D5C" w:rsidRDefault="00703809">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and</w:t>
      </w:r>
    </w:p>
    <w:p w14:paraId="00000005" w14:textId="77777777" w:rsidR="00FF3D5C" w:rsidRDefault="00703809">
      <w:pPr>
        <w:numPr>
          <w:ilvl w:val="0"/>
          <w:numId w:val="1"/>
        </w:num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Multivalent Technologies Private Limited, a company registered under the laws of </w:t>
      </w:r>
      <w:r>
        <w:rPr>
          <w:rFonts w:ascii="Times New Roman" w:eastAsia="Times New Roman" w:hAnsi="Times New Roman" w:cs="Times New Roman"/>
          <w:sz w:val="20"/>
          <w:szCs w:val="20"/>
          <w:highlight w:val="yellow"/>
        </w:rPr>
        <w:t>India</w:t>
      </w:r>
      <w:r>
        <w:rPr>
          <w:rFonts w:ascii="Times New Roman" w:eastAsia="Times New Roman" w:hAnsi="Times New Roman" w:cs="Times New Roman"/>
          <w:sz w:val="20"/>
          <w:szCs w:val="20"/>
        </w:rPr>
        <w:t xml:space="preserve">, with its registered office at 1st Floor, SV Complex, </w:t>
      </w:r>
      <w:proofErr w:type="spellStart"/>
      <w:r>
        <w:rPr>
          <w:rFonts w:ascii="Times New Roman" w:eastAsia="Times New Roman" w:hAnsi="Times New Roman" w:cs="Times New Roman"/>
          <w:sz w:val="20"/>
          <w:szCs w:val="20"/>
        </w:rPr>
        <w:t>Navodaya</w:t>
      </w:r>
      <w:proofErr w:type="spellEnd"/>
      <w:r>
        <w:rPr>
          <w:rFonts w:ascii="Times New Roman" w:eastAsia="Times New Roman" w:hAnsi="Times New Roman" w:cs="Times New Roman"/>
          <w:sz w:val="20"/>
          <w:szCs w:val="20"/>
        </w:rPr>
        <w:t xml:space="preserve"> Nagar, </w:t>
      </w:r>
      <w:proofErr w:type="spellStart"/>
      <w:r>
        <w:rPr>
          <w:rFonts w:ascii="Times New Roman" w:eastAsia="Times New Roman" w:hAnsi="Times New Roman" w:cs="Times New Roman"/>
          <w:sz w:val="20"/>
          <w:szCs w:val="20"/>
        </w:rPr>
        <w:t>Kothanur</w:t>
      </w:r>
      <w:proofErr w:type="spellEnd"/>
      <w:r>
        <w:rPr>
          <w:rFonts w:ascii="Times New Roman" w:eastAsia="Times New Roman" w:hAnsi="Times New Roman" w:cs="Times New Roman"/>
          <w:sz w:val="20"/>
          <w:szCs w:val="20"/>
        </w:rPr>
        <w:t xml:space="preserve"> Mn Rd, JP Nagar, Bengaluru Karnataka 560078, hereinafter referred to as the "</w:t>
      </w:r>
      <w:r>
        <w:rPr>
          <w:rFonts w:ascii="Times New Roman" w:eastAsia="Times New Roman" w:hAnsi="Times New Roman" w:cs="Times New Roman"/>
          <w:b/>
          <w:bCs/>
          <w:sz w:val="20"/>
          <w:szCs w:val="20"/>
        </w:rPr>
        <w:t xml:space="preserve"> Processor</w:t>
      </w:r>
      <w:r>
        <w:rPr>
          <w:rFonts w:ascii="Times New Roman" w:eastAsia="Times New Roman" w:hAnsi="Times New Roman" w:cs="Times New Roman"/>
          <w:sz w:val="20"/>
          <w:szCs w:val="20"/>
        </w:rPr>
        <w:t>"</w:t>
      </w:r>
    </w:p>
    <w:p w14:paraId="00000006"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and forms part of the [</w:t>
      </w:r>
      <w:r>
        <w:rPr>
          <w:rFonts w:ascii="Times New Roman" w:eastAsia="Times New Roman" w:hAnsi="Times New Roman" w:cs="Times New Roman"/>
          <w:sz w:val="20"/>
          <w:szCs w:val="20"/>
          <w:highlight w:val="yellow"/>
        </w:rPr>
        <w:t>Agreement</w:t>
      </w:r>
      <w:r>
        <w:rPr>
          <w:rFonts w:ascii="Times New Roman" w:eastAsia="Times New Roman" w:hAnsi="Times New Roman" w:cs="Times New Roman"/>
          <w:sz w:val="20"/>
          <w:szCs w:val="20"/>
        </w:rPr>
        <w:t xml:space="preserve">] dated </w:t>
      </w:r>
      <w:r>
        <w:rPr>
          <w:rFonts w:ascii="Times New Roman" w:eastAsia="Times New Roman" w:hAnsi="Times New Roman" w:cs="Times New Roman"/>
          <w:sz w:val="20"/>
          <w:szCs w:val="20"/>
          <w:highlight w:val="yellow"/>
        </w:rPr>
        <w:t>____</w:t>
      </w:r>
    </w:p>
    <w:p w14:paraId="00000007"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(wherever the context so applies, </w:t>
      </w:r>
      <w:r>
        <w:rPr>
          <w:rFonts w:ascii="Times New Roman" w:eastAsia="Times New Roman" w:hAnsi="Times New Roman" w:cs="Times New Roman"/>
          <w:b/>
          <w:bCs/>
          <w:sz w:val="20"/>
          <w:szCs w:val="20"/>
        </w:rPr>
        <w:t>Controller</w:t>
      </w:r>
      <w:r>
        <w:rPr>
          <w:rFonts w:ascii="Times New Roman" w:eastAsia="Times New Roman" w:hAnsi="Times New Roman" w:cs="Times New Roman"/>
          <w:sz w:val="20"/>
          <w:szCs w:val="20"/>
        </w:rPr>
        <w:t xml:space="preserve"> and </w:t>
      </w:r>
      <w:r>
        <w:rPr>
          <w:rFonts w:ascii="Times New Roman" w:eastAsia="Times New Roman" w:hAnsi="Times New Roman" w:cs="Times New Roman"/>
          <w:b/>
          <w:bCs/>
          <w:sz w:val="20"/>
          <w:szCs w:val="20"/>
        </w:rPr>
        <w:t>Processor</w:t>
      </w:r>
      <w:r>
        <w:rPr>
          <w:rFonts w:ascii="Times New Roman" w:eastAsia="Times New Roman" w:hAnsi="Times New Roman" w:cs="Times New Roman"/>
          <w:sz w:val="20"/>
          <w:szCs w:val="20"/>
        </w:rPr>
        <w:t xml:space="preserve"> are individually referred to as a “</w:t>
      </w:r>
      <w:r>
        <w:rPr>
          <w:rFonts w:ascii="Times New Roman" w:eastAsia="Times New Roman" w:hAnsi="Times New Roman" w:cs="Times New Roman"/>
          <w:b/>
          <w:bCs/>
          <w:sz w:val="20"/>
          <w:szCs w:val="20"/>
        </w:rPr>
        <w:t>Party</w:t>
      </w:r>
      <w:r>
        <w:rPr>
          <w:rFonts w:ascii="Times New Roman" w:eastAsia="Times New Roman" w:hAnsi="Times New Roman" w:cs="Times New Roman"/>
          <w:sz w:val="20"/>
          <w:szCs w:val="20"/>
        </w:rPr>
        <w:t>” and collectively referred to as the "</w:t>
      </w:r>
      <w:r>
        <w:rPr>
          <w:rFonts w:ascii="Times New Roman" w:eastAsia="Times New Roman" w:hAnsi="Times New Roman" w:cs="Times New Roman"/>
          <w:b/>
          <w:bCs/>
          <w:sz w:val="20"/>
          <w:szCs w:val="20"/>
        </w:rPr>
        <w:t>Parties</w:t>
      </w:r>
      <w:r>
        <w:rPr>
          <w:rFonts w:ascii="Times New Roman" w:eastAsia="Times New Roman" w:hAnsi="Times New Roman" w:cs="Times New Roman"/>
          <w:sz w:val="20"/>
          <w:szCs w:val="20"/>
        </w:rPr>
        <w:t>").</w:t>
      </w:r>
    </w:p>
    <w:p w14:paraId="00000008" w14:textId="77777777" w:rsidR="00FF3D5C" w:rsidRDefault="00703809">
      <w:pPr>
        <w:shd w:val="clear" w:color="auto" w:fill="FFFFFF"/>
        <w:spacing w:before="280" w:after="280" w:line="240" w:lineRule="auto"/>
        <w:rPr>
          <w:rFonts w:ascii="Times New Roman" w:eastAsia="Times New Roman" w:hAnsi="Times New Roman" w:cs="Times New Roman"/>
          <w:color w:val="000000"/>
          <w:sz w:val="20"/>
          <w:szCs w:val="20"/>
        </w:rPr>
      </w:pPr>
      <w:proofErr w:type="gramStart"/>
      <w:r>
        <w:rPr>
          <w:rFonts w:ascii="Times New Roman" w:eastAsia="Times New Roman" w:hAnsi="Times New Roman" w:cs="Times New Roman"/>
          <w:color w:val="000000"/>
          <w:sz w:val="20"/>
          <w:szCs w:val="20"/>
        </w:rPr>
        <w:t>WHEREAS :</w:t>
      </w:r>
      <w:proofErr w:type="gramEnd"/>
      <w:r>
        <w:rPr>
          <w:rFonts w:ascii="Times New Roman" w:eastAsia="Times New Roman" w:hAnsi="Times New Roman" w:cs="Times New Roman"/>
          <w:color w:val="000000"/>
          <w:sz w:val="20"/>
          <w:szCs w:val="20"/>
        </w:rPr>
        <w:t xml:space="preserve"> </w:t>
      </w:r>
    </w:p>
    <w:p w14:paraId="00000009" w14:textId="77777777" w:rsidR="00FF3D5C" w:rsidRDefault="00703809">
      <w:pPr>
        <w:tabs>
          <w:tab w:val="left" w:pos="720"/>
        </w:tabs>
        <w:ind w:left="720" w:hanging="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w:t>
      </w:r>
      <w:r>
        <w:rPr>
          <w:rFonts w:ascii="Times New Roman" w:eastAsia="Times New Roman" w:hAnsi="Times New Roman" w:cs="Times New Roman"/>
          <w:sz w:val="20"/>
          <w:szCs w:val="20"/>
        </w:rPr>
        <w:tab/>
        <w:t>Controller and Processor have entered into an agreement for the provision of services (the "</w:t>
      </w:r>
      <w:r>
        <w:rPr>
          <w:rFonts w:ascii="Times New Roman" w:eastAsia="Times New Roman" w:hAnsi="Times New Roman" w:cs="Times New Roman"/>
          <w:b/>
          <w:bCs/>
          <w:sz w:val="20"/>
          <w:szCs w:val="20"/>
        </w:rPr>
        <w:t>Agreement</w:t>
      </w:r>
      <w:r>
        <w:rPr>
          <w:rFonts w:ascii="Times New Roman" w:eastAsia="Times New Roman" w:hAnsi="Times New Roman" w:cs="Times New Roman"/>
          <w:sz w:val="20"/>
          <w:szCs w:val="20"/>
        </w:rPr>
        <w:t>") which requires the processing of Personal Data;</w:t>
      </w:r>
    </w:p>
    <w:p w14:paraId="0000000A" w14:textId="77777777" w:rsidR="00FF3D5C" w:rsidRDefault="00703809">
      <w:pPr>
        <w:ind w:left="720" w:hanging="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B.</w:t>
      </w:r>
      <w:r>
        <w:rPr>
          <w:rFonts w:ascii="Times New Roman" w:eastAsia="Times New Roman" w:hAnsi="Times New Roman" w:cs="Times New Roman"/>
          <w:sz w:val="20"/>
          <w:szCs w:val="20"/>
        </w:rPr>
        <w:tab/>
        <w:t xml:space="preserve"> Both Parties acknowledge the importance of compliance with Applicable Data Protection</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Laws.</w:t>
      </w:r>
    </w:p>
    <w:p w14:paraId="0000000B" w14:textId="77777777" w:rsidR="00FF3D5C" w:rsidRDefault="00703809">
      <w:pPr>
        <w:ind w:left="720" w:hanging="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C.</w:t>
      </w:r>
      <w:r>
        <w:rPr>
          <w:rFonts w:ascii="Times New Roman" w:eastAsia="Times New Roman" w:hAnsi="Times New Roman" w:cs="Times New Roman"/>
          <w:sz w:val="20"/>
          <w:szCs w:val="20"/>
        </w:rPr>
        <w:tab/>
        <w:t>The Parties seek to enter into this data processing agreement that complies with the requirements of the current legal framework in relation to the processing of Personal Data and to lay down their respective rights and obligations.</w:t>
      </w:r>
    </w:p>
    <w:p w14:paraId="0000000C"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NOW, THEREFORE</w:t>
      </w:r>
      <w:r>
        <w:rPr>
          <w:rFonts w:ascii="Times New Roman" w:eastAsia="Times New Roman" w:hAnsi="Times New Roman" w:cs="Times New Roman"/>
          <w:sz w:val="20"/>
          <w:szCs w:val="20"/>
        </w:rPr>
        <w:t>, the Parties hereby agree as follows:</w:t>
      </w:r>
    </w:p>
    <w:p w14:paraId="0000000D" w14:textId="77777777" w:rsidR="00FF3D5C" w:rsidRDefault="00703809">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w:t>
      </w:r>
      <w:r>
        <w:rPr>
          <w:rFonts w:ascii="Times New Roman" w:eastAsia="Times New Roman" w:hAnsi="Times New Roman" w:cs="Times New Roman"/>
          <w:b/>
          <w:bCs/>
          <w:sz w:val="20"/>
          <w:szCs w:val="20"/>
        </w:rPr>
        <w:tab/>
        <w:t xml:space="preserve">Definitions: </w:t>
      </w:r>
    </w:p>
    <w:p w14:paraId="0000000E"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In this DPA, unless the context otherwise requires: (</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 capitalized terms defined by inclusion in quotations and/or parentheses have the meanings so ascribed; and (ii) the following words and expressions will have the meanings ascribed to them below:</w:t>
      </w:r>
    </w:p>
    <w:p w14:paraId="0000000F" w14:textId="77777777" w:rsidR="00FF3D5C" w:rsidRDefault="00703809">
      <w:pPr>
        <w:spacing w:before="120" w:after="120"/>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Data Protection Laws”</w:t>
      </w:r>
      <w:r>
        <w:rPr>
          <w:rFonts w:ascii="Times New Roman" w:eastAsia="Times New Roman" w:hAnsi="Times New Roman" w:cs="Times New Roman"/>
          <w:sz w:val="20"/>
          <w:szCs w:val="20"/>
        </w:rPr>
        <w:t xml:space="preserve"> means all laws and regulations applicable to the Processing of Personal Data under the Agreement including but not limited to the EU GDPR, UK GDPR, Information Technology Act, 2000 (as amended from time to time), including Information Technology (Reasonable Security Practices and Procedures and Sensitive Personal Data or Information) Rules 2011, the CERT-In Directions, Digital Personal Data Protection Act, 2023, and any legislation and/or regulation implementing or made pursuant to, or which amends, replaces, re-enacts or consolidates them, and all other applicable laws relating to the processing of personal data issued by the Parties from time to time and any other applicable principles, industry codes and policies that may be applicable to the Processing of Personal Data.</w:t>
      </w:r>
    </w:p>
    <w:p w14:paraId="00000010"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“Data Subject Rights”</w:t>
      </w:r>
      <w:r>
        <w:rPr>
          <w:rFonts w:ascii="Times New Roman" w:eastAsia="Times New Roman" w:hAnsi="Times New Roman" w:cs="Times New Roman"/>
          <w:sz w:val="20"/>
          <w:szCs w:val="20"/>
        </w:rPr>
        <w:t xml:space="preserve"> means the rights granted to an individual in respect of that individual's Personal Data under Applicable Data Protection</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Laws;</w:t>
      </w:r>
    </w:p>
    <w:p w14:paraId="00000011"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“Personal Data”</w:t>
      </w:r>
      <w:r>
        <w:rPr>
          <w:rFonts w:ascii="Times New Roman" w:eastAsia="Times New Roman" w:hAnsi="Times New Roman" w:cs="Times New Roman"/>
          <w:sz w:val="20"/>
          <w:szCs w:val="20"/>
        </w:rPr>
        <w:t xml:space="preserve"> means any information relating to an identified or identifiable natural person;</w:t>
      </w:r>
    </w:p>
    <w:p w14:paraId="00000012"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“Regulator”</w:t>
      </w:r>
      <w:r>
        <w:rPr>
          <w:rFonts w:ascii="Times New Roman" w:eastAsia="Times New Roman" w:hAnsi="Times New Roman" w:cs="Times New Roman"/>
          <w:sz w:val="20"/>
          <w:szCs w:val="20"/>
        </w:rPr>
        <w:t xml:space="preserve"> means the data protection authority or other regulatory or governmental bodies or Supervisory Authority (including any certified or </w:t>
      </w:r>
      <w:proofErr w:type="spellStart"/>
      <w:r>
        <w:rPr>
          <w:rFonts w:ascii="Times New Roman" w:eastAsia="Times New Roman" w:hAnsi="Times New Roman" w:cs="Times New Roman"/>
          <w:sz w:val="20"/>
          <w:szCs w:val="20"/>
        </w:rPr>
        <w:t>authorised</w:t>
      </w:r>
      <w:proofErr w:type="spellEnd"/>
      <w:r>
        <w:rPr>
          <w:rFonts w:ascii="Times New Roman" w:eastAsia="Times New Roman" w:hAnsi="Times New Roman" w:cs="Times New Roman"/>
          <w:sz w:val="20"/>
          <w:szCs w:val="20"/>
        </w:rPr>
        <w:t xml:space="preserve"> bodies which are appointed by such authorities), as the case may be, responsible for monitoring the application of Applicable Data Protection Laws;</w:t>
      </w:r>
    </w:p>
    <w:p w14:paraId="00000013" w14:textId="77777777" w:rsidR="00FF3D5C" w:rsidRDefault="00703809">
      <w:pPr>
        <w:jc w:val="both"/>
        <w:rPr>
          <w:rFonts w:ascii="Times New Roman" w:eastAsia="Times New Roman" w:hAnsi="Times New Roman" w:cs="Times New Roman"/>
          <w:sz w:val="20"/>
          <w:szCs w:val="20"/>
        </w:rPr>
      </w:pPr>
      <w:bookmarkStart w:id="0" w:name="_heading=h.2hp2mhs0aatg" w:colFirst="0" w:colLast="0"/>
      <w:bookmarkEnd w:id="0"/>
      <w:r>
        <w:rPr>
          <w:rFonts w:ascii="Times New Roman" w:eastAsia="Times New Roman" w:hAnsi="Times New Roman" w:cs="Times New Roman"/>
          <w:b/>
          <w:bCs/>
          <w:sz w:val="20"/>
          <w:szCs w:val="20"/>
        </w:rPr>
        <w:lastRenderedPageBreak/>
        <w:t xml:space="preserve">“Restricted Transfer” </w:t>
      </w:r>
      <w:r>
        <w:rPr>
          <w:rFonts w:ascii="Times New Roman" w:eastAsia="Times New Roman" w:hAnsi="Times New Roman" w:cs="Times New Roman"/>
          <w:sz w:val="20"/>
          <w:szCs w:val="20"/>
        </w:rPr>
        <w:t>means (</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 a transfer of Personal Data (which is being processed under the Agreement) to a Third Country; and (ii) where applicable, under Applicable Data Protection Laws, permitting remote access to Personal Data from a Third Country;</w:t>
      </w:r>
    </w:p>
    <w:p w14:paraId="00000014"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 xml:space="preserve">“Third Country” </w:t>
      </w:r>
      <w:r>
        <w:rPr>
          <w:rFonts w:ascii="Times New Roman" w:eastAsia="Times New Roman" w:hAnsi="Times New Roman" w:cs="Times New Roman"/>
          <w:sz w:val="20"/>
          <w:szCs w:val="20"/>
        </w:rPr>
        <w:t xml:space="preserve">means a country, territory or </w:t>
      </w:r>
      <w:proofErr w:type="spellStart"/>
      <w:r>
        <w:rPr>
          <w:rFonts w:ascii="Times New Roman" w:eastAsia="Times New Roman" w:hAnsi="Times New Roman" w:cs="Times New Roman"/>
          <w:sz w:val="20"/>
          <w:szCs w:val="20"/>
        </w:rPr>
        <w:t>organisation</w:t>
      </w:r>
      <w:proofErr w:type="spellEnd"/>
      <w:r>
        <w:rPr>
          <w:rFonts w:ascii="Times New Roman" w:eastAsia="Times New Roman" w:hAnsi="Times New Roman" w:cs="Times New Roman"/>
          <w:sz w:val="20"/>
          <w:szCs w:val="20"/>
        </w:rPr>
        <w:t xml:space="preserve"> that is not </w:t>
      </w:r>
      <w:proofErr w:type="spellStart"/>
      <w:r>
        <w:rPr>
          <w:rFonts w:ascii="Times New Roman" w:eastAsia="Times New Roman" w:hAnsi="Times New Roman" w:cs="Times New Roman"/>
          <w:sz w:val="20"/>
          <w:szCs w:val="20"/>
        </w:rPr>
        <w:t>recognised</w:t>
      </w:r>
      <w:proofErr w:type="spellEnd"/>
      <w:r>
        <w:rPr>
          <w:rFonts w:ascii="Times New Roman" w:eastAsia="Times New Roman" w:hAnsi="Times New Roman" w:cs="Times New Roman"/>
          <w:sz w:val="20"/>
          <w:szCs w:val="20"/>
        </w:rPr>
        <w:t xml:space="preserve"> under Applicable Data Protection Laws as providing adequate protection in respect of the Personal Data.</w:t>
      </w:r>
    </w:p>
    <w:p w14:paraId="00000015"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r>
        <w:rPr>
          <w:rFonts w:ascii="Times New Roman" w:eastAsia="Times New Roman" w:hAnsi="Times New Roman" w:cs="Times New Roman"/>
          <w:b/>
          <w:bCs/>
          <w:sz w:val="20"/>
          <w:szCs w:val="20"/>
        </w:rPr>
        <w:t>Standard Contractual Clauses</w:t>
      </w:r>
      <w:r>
        <w:rPr>
          <w:rFonts w:ascii="Times New Roman" w:eastAsia="Times New Roman" w:hAnsi="Times New Roman" w:cs="Times New Roman"/>
          <w:sz w:val="20"/>
          <w:szCs w:val="20"/>
        </w:rPr>
        <w:t xml:space="preserve">” means: </w:t>
      </w:r>
    </w:p>
    <w:p w14:paraId="00000016" w14:textId="77777777" w:rsidR="00FF3D5C" w:rsidRDefault="00703809">
      <w:pPr>
        <w:jc w:val="both"/>
        <w:rPr>
          <w:rFonts w:ascii="Times New Roman" w:eastAsia="Times New Roman" w:hAnsi="Times New Roman" w:cs="Times New Roman"/>
          <w:sz w:val="20"/>
          <w:szCs w:val="20"/>
        </w:rPr>
      </w:pP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w:t>
      </w:r>
      <w:r>
        <w:rPr>
          <w:rFonts w:ascii="Times New Roman" w:eastAsia="Times New Roman" w:hAnsi="Times New Roman" w:cs="Times New Roman"/>
          <w:sz w:val="20"/>
          <w:szCs w:val="20"/>
        </w:rPr>
        <w:tab/>
        <w:t>in respect of EU Personal Data, means the contractual clauses set out in the form annexed to the European Commission’s decision of 04 June April 2021 on the Standard Contractual Clauses, pursuant to Regulation (EU) 2016/679 of the European Parliament and of the Council, (“</w:t>
      </w:r>
      <w:r>
        <w:rPr>
          <w:rFonts w:ascii="Times New Roman" w:eastAsia="Times New Roman" w:hAnsi="Times New Roman" w:cs="Times New Roman"/>
          <w:b/>
          <w:bCs/>
          <w:sz w:val="20"/>
          <w:szCs w:val="20"/>
        </w:rPr>
        <w:t>EU SCCs</w:t>
      </w:r>
      <w:r>
        <w:rPr>
          <w:rFonts w:ascii="Times New Roman" w:eastAsia="Times New Roman" w:hAnsi="Times New Roman" w:cs="Times New Roman"/>
          <w:sz w:val="20"/>
          <w:szCs w:val="20"/>
        </w:rPr>
        <w:t xml:space="preserve">”); and </w:t>
      </w:r>
    </w:p>
    <w:p w14:paraId="00000017"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ii.</w:t>
      </w:r>
      <w:r>
        <w:rPr>
          <w:rFonts w:ascii="Times New Roman" w:eastAsia="Times New Roman" w:hAnsi="Times New Roman" w:cs="Times New Roman"/>
          <w:sz w:val="20"/>
          <w:szCs w:val="20"/>
        </w:rPr>
        <w:tab/>
        <w:t>in respect of UK Personal Data, Part 2: of the Mandatory Clauses of the Approved Addendum, being the template Addendum B.1.0 issued by the ICO and laid before Parliament in accordance with s119A of the Data Protection Act 2018 on 2 February 2022, as it is revised under Section 18 of those Mandatory Clauses, and Part 1: of the Mandatory Clauses and the details of Part 1 shall be set out in Annex I and Annex II (with no requirement for signature) (“</w:t>
      </w:r>
      <w:r>
        <w:rPr>
          <w:rFonts w:ascii="Times New Roman" w:eastAsia="Times New Roman" w:hAnsi="Times New Roman" w:cs="Times New Roman"/>
          <w:b/>
          <w:bCs/>
          <w:sz w:val="20"/>
          <w:szCs w:val="20"/>
        </w:rPr>
        <w:t>UK Addendum</w:t>
      </w:r>
      <w:r>
        <w:rPr>
          <w:rFonts w:ascii="Times New Roman" w:eastAsia="Times New Roman" w:hAnsi="Times New Roman" w:cs="Times New Roman"/>
          <w:sz w:val="20"/>
          <w:szCs w:val="20"/>
        </w:rPr>
        <w:t xml:space="preserve">”); and </w:t>
      </w:r>
    </w:p>
    <w:p w14:paraId="00000018"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The terms, "</w:t>
      </w:r>
      <w:r>
        <w:rPr>
          <w:rFonts w:ascii="Times New Roman" w:eastAsia="Times New Roman" w:hAnsi="Times New Roman" w:cs="Times New Roman"/>
          <w:b/>
          <w:bCs/>
          <w:sz w:val="20"/>
          <w:szCs w:val="20"/>
        </w:rPr>
        <w:t>Data</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Controller</w:t>
      </w:r>
      <w:r>
        <w:rPr>
          <w:rFonts w:ascii="Times New Roman" w:eastAsia="Times New Roman" w:hAnsi="Times New Roman" w:cs="Times New Roman"/>
          <w:sz w:val="20"/>
          <w:szCs w:val="20"/>
        </w:rPr>
        <w:t>", "</w:t>
      </w:r>
      <w:r>
        <w:rPr>
          <w:rFonts w:ascii="Times New Roman" w:eastAsia="Times New Roman" w:hAnsi="Times New Roman" w:cs="Times New Roman"/>
          <w:b/>
          <w:bCs/>
          <w:sz w:val="20"/>
          <w:szCs w:val="20"/>
        </w:rPr>
        <w:t>Data Subject</w:t>
      </w:r>
      <w:r>
        <w:rPr>
          <w:rFonts w:ascii="Times New Roman" w:eastAsia="Times New Roman" w:hAnsi="Times New Roman" w:cs="Times New Roman"/>
          <w:sz w:val="20"/>
          <w:szCs w:val="20"/>
        </w:rPr>
        <w:t>", "</w:t>
      </w:r>
      <w:r>
        <w:rPr>
          <w:rFonts w:ascii="Times New Roman" w:eastAsia="Times New Roman" w:hAnsi="Times New Roman" w:cs="Times New Roman"/>
          <w:b/>
          <w:bCs/>
          <w:sz w:val="20"/>
          <w:szCs w:val="20"/>
        </w:rPr>
        <w:t>Member State</w:t>
      </w:r>
      <w:r>
        <w:rPr>
          <w:rFonts w:ascii="Times New Roman" w:eastAsia="Times New Roman" w:hAnsi="Times New Roman" w:cs="Times New Roman"/>
          <w:sz w:val="20"/>
          <w:szCs w:val="20"/>
        </w:rPr>
        <w:t xml:space="preserve">", </w:t>
      </w:r>
      <w:r>
        <w:rPr>
          <w:rFonts w:ascii="Times New Roman" w:eastAsia="Times New Roman" w:hAnsi="Times New Roman" w:cs="Times New Roman"/>
          <w:b/>
          <w:bCs/>
          <w:sz w:val="20"/>
          <w:szCs w:val="20"/>
        </w:rPr>
        <w:t>“Data Processor”</w:t>
      </w:r>
      <w:r>
        <w:rPr>
          <w:rFonts w:ascii="Times New Roman" w:eastAsia="Times New Roman" w:hAnsi="Times New Roman" w:cs="Times New Roman"/>
          <w:sz w:val="20"/>
          <w:szCs w:val="20"/>
        </w:rPr>
        <w:t>, "</w:t>
      </w:r>
      <w:r>
        <w:rPr>
          <w:rFonts w:ascii="Times New Roman" w:eastAsia="Times New Roman" w:hAnsi="Times New Roman" w:cs="Times New Roman"/>
          <w:b/>
          <w:bCs/>
          <w:sz w:val="20"/>
          <w:szCs w:val="20"/>
        </w:rPr>
        <w:t>Processing</w:t>
      </w:r>
      <w:r>
        <w:rPr>
          <w:rFonts w:ascii="Times New Roman" w:eastAsia="Times New Roman" w:hAnsi="Times New Roman" w:cs="Times New Roman"/>
          <w:sz w:val="20"/>
          <w:szCs w:val="20"/>
        </w:rPr>
        <w:t>" and "</w:t>
      </w:r>
      <w:r>
        <w:rPr>
          <w:rFonts w:ascii="Times New Roman" w:eastAsia="Times New Roman" w:hAnsi="Times New Roman" w:cs="Times New Roman"/>
          <w:b/>
          <w:bCs/>
          <w:sz w:val="20"/>
          <w:szCs w:val="20"/>
        </w:rPr>
        <w:t>Supervisory Authority</w:t>
      </w:r>
      <w:r>
        <w:rPr>
          <w:rFonts w:ascii="Times New Roman" w:eastAsia="Times New Roman" w:hAnsi="Times New Roman" w:cs="Times New Roman"/>
          <w:sz w:val="20"/>
          <w:szCs w:val="20"/>
        </w:rPr>
        <w:t>" have the same meaning as in the GDPR, and shall be equivalent to the corresponding terms which are adopted under Applicable Data Protection Laws (other than the GDPR), and their other grammatical forms shall have a corresponding meaning.</w:t>
      </w:r>
    </w:p>
    <w:p w14:paraId="00000019"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For this agreement, applicable Standard Contractual Clauses are as per Module 2, Controller to Processor.</w:t>
      </w:r>
    </w:p>
    <w:p w14:paraId="0000001A" w14:textId="77777777" w:rsidR="00FF3D5C" w:rsidRDefault="00FF3D5C">
      <w:pPr>
        <w:jc w:val="both"/>
        <w:rPr>
          <w:rFonts w:ascii="Times New Roman" w:eastAsia="Times New Roman" w:hAnsi="Times New Roman" w:cs="Times New Roman"/>
          <w:sz w:val="20"/>
          <w:szCs w:val="20"/>
        </w:rPr>
      </w:pPr>
    </w:p>
    <w:p w14:paraId="0000001B" w14:textId="77777777" w:rsidR="00FF3D5C" w:rsidRDefault="00703809">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2. Subject Matter and Term: </w:t>
      </w:r>
    </w:p>
    <w:p w14:paraId="0000001C"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2.1 The subject matter of the Personal Data processed under the Agreement including the nature, purpose of the processing, the types of Personal Data, categories of data subjects and other details are set out in Annexure A of this DPA.</w:t>
      </w:r>
    </w:p>
    <w:p w14:paraId="0000001D"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2.2 The term of this DPA shall be co-terminus with the Term of the Main Agreement or as long as personal data is processed in terms of the Agreement, whichever is later.</w:t>
      </w:r>
    </w:p>
    <w:p w14:paraId="0000001E" w14:textId="77777777" w:rsidR="00FF3D5C" w:rsidRDefault="00703809">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3. Processor's Obligations</w:t>
      </w:r>
    </w:p>
    <w:p w14:paraId="0000001F" w14:textId="4A0ECFD2" w:rsidR="00FF3D5C" w:rsidRDefault="00703809">
      <w:pPr>
        <w:jc w:val="both"/>
        <w:rPr>
          <w:ins w:id="1" w:author="Rohit Agnihotri (Digital,ISC)(X-IGT Solutions)" w:date="2026-09-02T11:44:00Z"/>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3.1 </w:t>
      </w:r>
      <w:r>
        <w:rPr>
          <w:rFonts w:ascii="Times New Roman" w:eastAsia="Times New Roman" w:hAnsi="Times New Roman" w:cs="Times New Roman"/>
          <w:b/>
          <w:bCs/>
          <w:sz w:val="20"/>
          <w:szCs w:val="20"/>
        </w:rPr>
        <w:t>Compliance with Instructions:</w:t>
      </w:r>
      <w:r>
        <w:rPr>
          <w:rFonts w:ascii="Times New Roman" w:eastAsia="Times New Roman" w:hAnsi="Times New Roman" w:cs="Times New Roman"/>
          <w:sz w:val="20"/>
          <w:szCs w:val="20"/>
        </w:rPr>
        <w:t xml:space="preserve"> Processor shall process Personal Data only on documented instructions from Controller, unless required to do so under any applicable law. Processor shall promptly inform Controller if, in its opinion, any instruction of the Controller infringes any Applicable Data Protection Laws.</w:t>
      </w:r>
    </w:p>
    <w:p w14:paraId="38A0D871" w14:textId="77777777" w:rsidR="00DE148C" w:rsidRPr="00DE148C" w:rsidRDefault="00DE148C" w:rsidP="00DE148C">
      <w:pPr>
        <w:jc w:val="both"/>
        <w:rPr>
          <w:ins w:id="2" w:author="Rohit Agnihotri (Digital,ISC)(X-IGT Solutions)" w:date="2026-09-02T11:44:00Z"/>
          <w:rFonts w:ascii="Times New Roman" w:eastAsia="Times New Roman" w:hAnsi="Times New Roman" w:cs="Times New Roman"/>
          <w:sz w:val="20"/>
          <w:szCs w:val="20"/>
        </w:rPr>
      </w:pPr>
      <w:ins w:id="3" w:author="Rohit Agnihotri (Digital,ISC)(X-IGT Solutions)" w:date="2026-09-02T11:44:00Z">
        <w:r w:rsidRPr="00DE148C">
          <w:rPr>
            <w:rFonts w:ascii="Times New Roman" w:eastAsia="Times New Roman" w:hAnsi="Times New Roman" w:cs="Times New Roman"/>
            <w:sz w:val="20"/>
            <w:szCs w:val="20"/>
          </w:rPr>
          <w:t>The Processor shall process Personal Data only on the documented instructions of the Controller, solely for the purposes and Services specified under the Agreement and this DPA, unless otherwise required under Applicable Data Protection Laws.</w:t>
        </w:r>
      </w:ins>
    </w:p>
    <w:p w14:paraId="0D9C2DB6" w14:textId="77777777" w:rsidR="00DE148C" w:rsidRPr="00DE148C" w:rsidRDefault="00DE148C" w:rsidP="00DE148C">
      <w:pPr>
        <w:jc w:val="both"/>
        <w:rPr>
          <w:ins w:id="4" w:author="Rohit Agnihotri (Digital,ISC)(X-IGT Solutions)" w:date="2026-09-02T11:44:00Z"/>
          <w:rFonts w:ascii="Times New Roman" w:eastAsia="Times New Roman" w:hAnsi="Times New Roman" w:cs="Times New Roman"/>
          <w:sz w:val="20"/>
          <w:szCs w:val="20"/>
        </w:rPr>
      </w:pPr>
      <w:ins w:id="5" w:author="Rohit Agnihotri (Digital,ISC)(X-IGT Solutions)" w:date="2026-09-02T11:44:00Z">
        <w:r w:rsidRPr="00DE148C">
          <w:rPr>
            <w:rFonts w:ascii="Times New Roman" w:eastAsia="Times New Roman" w:hAnsi="Times New Roman" w:cs="Times New Roman"/>
            <w:sz w:val="20"/>
            <w:szCs w:val="20"/>
          </w:rPr>
          <w:t>Without limiting the foregoing, the Processor shall:</w:t>
        </w:r>
      </w:ins>
    </w:p>
    <w:p w14:paraId="3B925D9C" w14:textId="77777777" w:rsidR="00DE148C" w:rsidRPr="00DE148C" w:rsidRDefault="00DE148C" w:rsidP="00DE148C">
      <w:pPr>
        <w:jc w:val="both"/>
        <w:rPr>
          <w:ins w:id="6" w:author="Rohit Agnihotri (Digital,ISC)(X-IGT Solutions)" w:date="2026-09-02T11:44:00Z"/>
          <w:rFonts w:ascii="Times New Roman" w:eastAsia="Times New Roman" w:hAnsi="Times New Roman" w:cs="Times New Roman"/>
          <w:sz w:val="20"/>
          <w:szCs w:val="20"/>
        </w:rPr>
      </w:pPr>
      <w:ins w:id="7" w:author="Rohit Agnihotri (Digital,ISC)(X-IGT Solutions)" w:date="2026-09-02T11:44:00Z">
        <w:r w:rsidRPr="00DE148C">
          <w:rPr>
            <w:rFonts w:ascii="Times New Roman" w:eastAsia="Times New Roman" w:hAnsi="Times New Roman" w:cs="Times New Roman"/>
            <w:sz w:val="20"/>
            <w:szCs w:val="20"/>
          </w:rPr>
          <w:t>(a) process Personal Data only for the specific operational, promotional, personalization, experimentation, analytics, platform administration, security and support purposes expressly instructed or configured by the Controller;</w:t>
        </w:r>
      </w:ins>
    </w:p>
    <w:p w14:paraId="791DEFE0" w14:textId="77777777" w:rsidR="00DE148C" w:rsidRPr="00DE148C" w:rsidRDefault="00DE148C" w:rsidP="00DE148C">
      <w:pPr>
        <w:jc w:val="both"/>
        <w:rPr>
          <w:ins w:id="8" w:author="Rohit Agnihotri (Digital,ISC)(X-IGT Solutions)" w:date="2026-09-02T11:44:00Z"/>
          <w:rFonts w:ascii="Times New Roman" w:eastAsia="Times New Roman" w:hAnsi="Times New Roman" w:cs="Times New Roman"/>
          <w:sz w:val="20"/>
          <w:szCs w:val="20"/>
        </w:rPr>
      </w:pPr>
      <w:ins w:id="9" w:author="Rohit Agnihotri (Digital,ISC)(X-IGT Solutions)" w:date="2026-09-02T11:44:00Z">
        <w:r w:rsidRPr="00DE148C">
          <w:rPr>
            <w:rFonts w:ascii="Times New Roman" w:eastAsia="Times New Roman" w:hAnsi="Times New Roman" w:cs="Times New Roman"/>
            <w:sz w:val="20"/>
            <w:szCs w:val="20"/>
          </w:rPr>
          <w:t>(b) process only the categories of Personal Data necessary for the applicable approved use case and shall not process complete reservation records, PNR data or any other Personal Data that is not necessary for such use case;</w:t>
        </w:r>
      </w:ins>
    </w:p>
    <w:p w14:paraId="0C886C26" w14:textId="77777777" w:rsidR="00DE148C" w:rsidRPr="00DE148C" w:rsidRDefault="00DE148C" w:rsidP="00DE148C">
      <w:pPr>
        <w:jc w:val="both"/>
        <w:rPr>
          <w:ins w:id="10" w:author="Rohit Agnihotri (Digital,ISC)(X-IGT Solutions)" w:date="2026-09-02T11:44:00Z"/>
          <w:rFonts w:ascii="Times New Roman" w:eastAsia="Times New Roman" w:hAnsi="Times New Roman" w:cs="Times New Roman"/>
          <w:sz w:val="20"/>
          <w:szCs w:val="20"/>
        </w:rPr>
      </w:pPr>
      <w:ins w:id="11" w:author="Rohit Agnihotri (Digital,ISC)(X-IGT Solutions)" w:date="2026-09-02T11:44:00Z">
        <w:r w:rsidRPr="00DE148C">
          <w:rPr>
            <w:rFonts w:ascii="Times New Roman" w:eastAsia="Times New Roman" w:hAnsi="Times New Roman" w:cs="Times New Roman"/>
            <w:sz w:val="20"/>
            <w:szCs w:val="20"/>
          </w:rPr>
          <w:t>(c) not independently determine the purpose of any promotional communication, campaign, customer segment, target population or personalization activity, except through functionality expressly configured or instructed by the Controller;</w:t>
        </w:r>
      </w:ins>
    </w:p>
    <w:p w14:paraId="68A9A660" w14:textId="77777777" w:rsidR="00DE148C" w:rsidRPr="00DE148C" w:rsidRDefault="00DE148C" w:rsidP="00DE148C">
      <w:pPr>
        <w:jc w:val="both"/>
        <w:rPr>
          <w:ins w:id="12" w:author="Rohit Agnihotri (Digital,ISC)(X-IGT Solutions)" w:date="2026-09-02T11:44:00Z"/>
          <w:rFonts w:ascii="Times New Roman" w:eastAsia="Times New Roman" w:hAnsi="Times New Roman" w:cs="Times New Roman"/>
          <w:sz w:val="20"/>
          <w:szCs w:val="20"/>
        </w:rPr>
      </w:pPr>
      <w:ins w:id="13" w:author="Rohit Agnihotri (Digital,ISC)(X-IGT Solutions)" w:date="2026-09-02T11:44:00Z">
        <w:r w:rsidRPr="00DE148C">
          <w:rPr>
            <w:rFonts w:ascii="Times New Roman" w:eastAsia="Times New Roman" w:hAnsi="Times New Roman" w:cs="Times New Roman"/>
            <w:sz w:val="20"/>
            <w:szCs w:val="20"/>
          </w:rPr>
          <w:lastRenderedPageBreak/>
          <w:t>(d) not process Personal Data for any purpose independent of the Services or the Controller’s documented instructions;</w:t>
        </w:r>
      </w:ins>
    </w:p>
    <w:p w14:paraId="4F609009" w14:textId="77777777" w:rsidR="00DE148C" w:rsidRPr="00DE148C" w:rsidRDefault="00DE148C" w:rsidP="00DE148C">
      <w:pPr>
        <w:jc w:val="both"/>
        <w:rPr>
          <w:ins w:id="14" w:author="Rohit Agnihotri (Digital,ISC)(X-IGT Solutions)" w:date="2026-09-02T11:44:00Z"/>
          <w:rFonts w:ascii="Times New Roman" w:eastAsia="Times New Roman" w:hAnsi="Times New Roman" w:cs="Times New Roman"/>
          <w:sz w:val="20"/>
          <w:szCs w:val="20"/>
        </w:rPr>
      </w:pPr>
      <w:ins w:id="15" w:author="Rohit Agnihotri (Digital,ISC)(X-IGT Solutions)" w:date="2026-09-02T11:44:00Z">
        <w:r w:rsidRPr="00DE148C">
          <w:rPr>
            <w:rFonts w:ascii="Times New Roman" w:eastAsia="Times New Roman" w:hAnsi="Times New Roman" w:cs="Times New Roman"/>
            <w:sz w:val="20"/>
            <w:szCs w:val="20"/>
          </w:rPr>
          <w:t>(e) not sell, monetize, commercially exploit or use Personal Data for advertising, profiling or targeting on behalf of any third party;</w:t>
        </w:r>
      </w:ins>
    </w:p>
    <w:p w14:paraId="468276F8" w14:textId="77777777" w:rsidR="00DE148C" w:rsidRPr="00DE148C" w:rsidRDefault="00DE148C" w:rsidP="00DE148C">
      <w:pPr>
        <w:jc w:val="both"/>
        <w:rPr>
          <w:ins w:id="16" w:author="Rohit Agnihotri (Digital,ISC)(X-IGT Solutions)" w:date="2026-09-02T11:44:00Z"/>
          <w:rFonts w:ascii="Times New Roman" w:eastAsia="Times New Roman" w:hAnsi="Times New Roman" w:cs="Times New Roman"/>
          <w:sz w:val="20"/>
          <w:szCs w:val="20"/>
        </w:rPr>
      </w:pPr>
      <w:ins w:id="17" w:author="Rohit Agnihotri (Digital,ISC)(X-IGT Solutions)" w:date="2026-09-02T11:44:00Z">
        <w:r w:rsidRPr="00DE148C">
          <w:rPr>
            <w:rFonts w:ascii="Times New Roman" w:eastAsia="Times New Roman" w:hAnsi="Times New Roman" w:cs="Times New Roman"/>
            <w:sz w:val="20"/>
            <w:szCs w:val="20"/>
          </w:rPr>
          <w:t>(f) not combine IndiGo Personal Data with personal data obtained from other customers for identification, targeting, profiling or commercial purposes; and</w:t>
        </w:r>
      </w:ins>
    </w:p>
    <w:p w14:paraId="161AEFCC" w14:textId="77777777" w:rsidR="00DE148C" w:rsidRPr="00DE148C" w:rsidRDefault="00DE148C" w:rsidP="00DE148C">
      <w:pPr>
        <w:jc w:val="both"/>
        <w:rPr>
          <w:ins w:id="18" w:author="Rohit Agnihotri (Digital,ISC)(X-IGT Solutions)" w:date="2026-09-02T11:44:00Z"/>
          <w:rFonts w:ascii="Times New Roman" w:eastAsia="Times New Roman" w:hAnsi="Times New Roman" w:cs="Times New Roman"/>
          <w:sz w:val="20"/>
          <w:szCs w:val="20"/>
        </w:rPr>
      </w:pPr>
      <w:ins w:id="19" w:author="Rohit Agnihotri (Digital,ISC)(X-IGT Solutions)" w:date="2026-09-02T11:44:00Z">
        <w:r w:rsidRPr="00DE148C">
          <w:rPr>
            <w:rFonts w:ascii="Times New Roman" w:eastAsia="Times New Roman" w:hAnsi="Times New Roman" w:cs="Times New Roman"/>
            <w:sz w:val="20"/>
            <w:szCs w:val="20"/>
          </w:rPr>
          <w:t>(g) not process any additional category of Personal Data beyond those specified in this DPA without the Controller’s prior documented authorization.</w:t>
        </w:r>
      </w:ins>
    </w:p>
    <w:p w14:paraId="354794B7" w14:textId="226E2793" w:rsidR="00DE148C" w:rsidRDefault="00DE148C" w:rsidP="00DE148C">
      <w:pPr>
        <w:jc w:val="both"/>
        <w:rPr>
          <w:rFonts w:ascii="Times New Roman" w:eastAsia="Times New Roman" w:hAnsi="Times New Roman" w:cs="Times New Roman"/>
          <w:sz w:val="20"/>
          <w:szCs w:val="20"/>
        </w:rPr>
      </w:pPr>
      <w:ins w:id="20" w:author="Rohit Agnihotri (Digital,ISC)(X-IGT Solutions)" w:date="2026-09-02T11:44:00Z">
        <w:r w:rsidRPr="00DE148C">
          <w:rPr>
            <w:rFonts w:ascii="Times New Roman" w:eastAsia="Times New Roman" w:hAnsi="Times New Roman" w:cs="Times New Roman"/>
            <w:sz w:val="20"/>
            <w:szCs w:val="20"/>
          </w:rPr>
          <w:t>The Processor shall promptly inform the Controller if, in its opinion, any instruction of the Controller infringes Applicable Data Protection Laws.</w:t>
        </w:r>
      </w:ins>
    </w:p>
    <w:p w14:paraId="00000020" w14:textId="77777777" w:rsidR="00FF3D5C" w:rsidRDefault="00703809">
      <w:pPr>
        <w:shd w:val="clear" w:color="auto" w:fill="FFFFFF"/>
        <w:spacing w:before="280" w:after="28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 xml:space="preserve">3.2 </w:t>
      </w:r>
      <w:r>
        <w:rPr>
          <w:rFonts w:ascii="Times New Roman" w:eastAsia="Times New Roman" w:hAnsi="Times New Roman" w:cs="Times New Roman"/>
          <w:b/>
          <w:bCs/>
          <w:sz w:val="20"/>
          <w:szCs w:val="20"/>
        </w:rPr>
        <w:t>Security Measures:</w:t>
      </w:r>
      <w:r>
        <w:rPr>
          <w:rFonts w:ascii="Times New Roman" w:eastAsia="Times New Roman" w:hAnsi="Times New Roman" w:cs="Times New Roman"/>
          <w:sz w:val="20"/>
          <w:szCs w:val="20"/>
        </w:rPr>
        <w:t xml:space="preserve"> Processor shall take, and shall ensure it takes, all appropriate technical and </w:t>
      </w:r>
      <w:proofErr w:type="spellStart"/>
      <w:r>
        <w:rPr>
          <w:rFonts w:ascii="Times New Roman" w:eastAsia="Times New Roman" w:hAnsi="Times New Roman" w:cs="Times New Roman"/>
          <w:sz w:val="20"/>
          <w:szCs w:val="20"/>
        </w:rPr>
        <w:t>organisational</w:t>
      </w:r>
      <w:proofErr w:type="spellEnd"/>
      <w:r>
        <w:rPr>
          <w:rFonts w:ascii="Times New Roman" w:eastAsia="Times New Roman" w:hAnsi="Times New Roman" w:cs="Times New Roman"/>
          <w:sz w:val="20"/>
          <w:szCs w:val="20"/>
        </w:rPr>
        <w:t xml:space="preserve"> measures to ensure the confidentiality, integrity, availability and resilience of systems used for Processing of Personal Data and protect against the unlawful destruction, loss, alteration, </w:t>
      </w:r>
      <w:proofErr w:type="spellStart"/>
      <w:r>
        <w:rPr>
          <w:rFonts w:ascii="Times New Roman" w:eastAsia="Times New Roman" w:hAnsi="Times New Roman" w:cs="Times New Roman"/>
          <w:sz w:val="20"/>
          <w:szCs w:val="20"/>
        </w:rPr>
        <w:t>unauthorised</w:t>
      </w:r>
      <w:proofErr w:type="spellEnd"/>
      <w:r>
        <w:rPr>
          <w:rFonts w:ascii="Times New Roman" w:eastAsia="Times New Roman" w:hAnsi="Times New Roman" w:cs="Times New Roman"/>
          <w:sz w:val="20"/>
          <w:szCs w:val="20"/>
        </w:rPr>
        <w:t xml:space="preserve"> disclosure of or access to the Personal Data transmitted, stored or otherwise Processed as defined in </w:t>
      </w:r>
      <w:proofErr w:type="gramStart"/>
      <w:r>
        <w:rPr>
          <w:rFonts w:ascii="Times New Roman" w:eastAsia="Times New Roman" w:hAnsi="Times New Roman" w:cs="Times New Roman"/>
          <w:sz w:val="20"/>
          <w:szCs w:val="20"/>
        </w:rPr>
        <w:t>Exhibit  A.</w:t>
      </w:r>
      <w:proofErr w:type="gramEnd"/>
      <w:r>
        <w:rPr>
          <w:rFonts w:ascii="Times New Roman" w:eastAsia="Times New Roman" w:hAnsi="Times New Roman" w:cs="Times New Roman"/>
          <w:color w:val="000000"/>
          <w:sz w:val="20"/>
          <w:szCs w:val="20"/>
        </w:rPr>
        <w:t xml:space="preserve"> </w:t>
      </w:r>
    </w:p>
    <w:p w14:paraId="00000021" w14:textId="77777777" w:rsidR="00FF3D5C" w:rsidRDefault="00FF3D5C">
      <w:pPr>
        <w:shd w:val="clear" w:color="auto" w:fill="FFFFFF"/>
        <w:spacing w:before="280" w:after="280" w:line="240" w:lineRule="auto"/>
        <w:jc w:val="both"/>
        <w:rPr>
          <w:rFonts w:ascii="Times New Roman" w:eastAsia="Times New Roman" w:hAnsi="Times New Roman" w:cs="Times New Roman"/>
          <w:color w:val="000000"/>
          <w:sz w:val="20"/>
          <w:szCs w:val="20"/>
        </w:rPr>
      </w:pPr>
    </w:p>
    <w:p w14:paraId="00000022" w14:textId="77777777" w:rsidR="00FF3D5C" w:rsidRDefault="00FF3D5C">
      <w:pPr>
        <w:shd w:val="clear" w:color="auto" w:fill="FFFFFF"/>
        <w:spacing w:before="280" w:after="280" w:line="240" w:lineRule="auto"/>
        <w:jc w:val="both"/>
        <w:rPr>
          <w:rFonts w:ascii="Times New Roman" w:eastAsia="Times New Roman" w:hAnsi="Times New Roman" w:cs="Times New Roman"/>
          <w:color w:val="000000"/>
          <w:sz w:val="20"/>
          <w:szCs w:val="20"/>
        </w:rPr>
      </w:pPr>
    </w:p>
    <w:p w14:paraId="00000023" w14:textId="77777777" w:rsidR="00FF3D5C" w:rsidRDefault="00703809">
      <w:pPr>
        <w:shd w:val="clear" w:color="auto" w:fill="FFFFFF"/>
        <w:spacing w:before="280" w:after="28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highlight w:val="yellow"/>
        </w:rPr>
        <w:t xml:space="preserve">3.3 </w:t>
      </w:r>
      <w:r>
        <w:rPr>
          <w:rFonts w:ascii="Times New Roman" w:eastAsia="Times New Roman" w:hAnsi="Times New Roman" w:cs="Times New Roman"/>
          <w:b/>
          <w:bCs/>
          <w:sz w:val="20"/>
          <w:szCs w:val="20"/>
          <w:highlight w:val="yellow"/>
        </w:rPr>
        <w:t>Sub-processing</w:t>
      </w:r>
      <w:r>
        <w:rPr>
          <w:rFonts w:ascii="Times New Roman" w:eastAsia="Times New Roman" w:hAnsi="Times New Roman" w:cs="Times New Roman"/>
          <w:b/>
          <w:bCs/>
          <w:sz w:val="20"/>
          <w:szCs w:val="20"/>
        </w:rPr>
        <w:t>:</w:t>
      </w:r>
      <w:r>
        <w:rPr>
          <w:rFonts w:ascii="Times New Roman" w:eastAsia="Times New Roman" w:hAnsi="Times New Roman" w:cs="Times New Roman"/>
          <w:sz w:val="20"/>
          <w:szCs w:val="20"/>
        </w:rPr>
        <w:t xml:space="preserve"> </w:t>
      </w:r>
    </w:p>
    <w:p w14:paraId="00000024" w14:textId="77777777" w:rsidR="00FF3D5C" w:rsidRDefault="00FF3D5C">
      <w:pPr>
        <w:shd w:val="clear" w:color="auto" w:fill="FFFFFF"/>
        <w:spacing w:before="280" w:after="280" w:line="240" w:lineRule="auto"/>
        <w:jc w:val="both"/>
        <w:rPr>
          <w:rFonts w:ascii="Times New Roman" w:eastAsia="Times New Roman" w:hAnsi="Times New Roman" w:cs="Times New Roman"/>
          <w:sz w:val="20"/>
          <w:szCs w:val="20"/>
        </w:rPr>
      </w:pPr>
    </w:p>
    <w:p w14:paraId="00000025" w14:textId="77777777" w:rsidR="00FF3D5C" w:rsidRDefault="00703809">
      <w:pPr>
        <w:shd w:val="clear" w:color="auto" w:fill="FFFFFF"/>
        <w:spacing w:before="280" w:after="28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Controller provides general consent for the Processor to engage sub-processors as specified in Annexure A of this DPA. </w:t>
      </w:r>
    </w:p>
    <w:p w14:paraId="00000026" w14:textId="77777777" w:rsidR="00FF3D5C" w:rsidRDefault="00703809">
      <w:pPr>
        <w:shd w:val="clear" w:color="auto" w:fill="FFFFFF"/>
        <w:spacing w:before="280" w:after="28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the event the Processor needs to appoint or engage (or disclose any Personal Data to) any new sub-processor for a new service, the Processor shall take prior written authorization of the Controller. </w:t>
      </w:r>
    </w:p>
    <w:p w14:paraId="00000027" w14:textId="77777777" w:rsidR="00FF3D5C" w:rsidRDefault="00703809">
      <w:pPr>
        <w:shd w:val="clear" w:color="auto" w:fill="FFFFFF"/>
        <w:spacing w:before="280" w:after="28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In the event the Processor needs to replace any existing sub-processor, for exact same service and in adherence to the Applicable Data Protection Laws, the Processor shall notify the Controller, in writing, at least 60 (sixty) days in advance. Such a notification should accompany the reason, records for security and privacy risk assessment carried out to </w:t>
      </w:r>
      <w:proofErr w:type="gramStart"/>
      <w:r>
        <w:rPr>
          <w:rFonts w:ascii="Times New Roman" w:eastAsia="Times New Roman" w:hAnsi="Times New Roman" w:cs="Times New Roman"/>
          <w:sz w:val="20"/>
          <w:szCs w:val="20"/>
        </w:rPr>
        <w:t>engage  the</w:t>
      </w:r>
      <w:proofErr w:type="gramEnd"/>
      <w:r>
        <w:rPr>
          <w:rFonts w:ascii="Times New Roman" w:eastAsia="Times New Roman" w:hAnsi="Times New Roman" w:cs="Times New Roman"/>
          <w:sz w:val="20"/>
          <w:szCs w:val="20"/>
        </w:rPr>
        <w:t xml:space="preserve"> new sub-processor for review of the Controller.</w:t>
      </w:r>
    </w:p>
    <w:p w14:paraId="00000028" w14:textId="77777777" w:rsidR="00FF3D5C" w:rsidRDefault="00703809">
      <w:pPr>
        <w:shd w:val="clear" w:color="auto" w:fill="FFFFFF"/>
        <w:spacing w:before="280" w:after="28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 In case, the Controller objects to the appointment of a new sub-processor, the Parties shall mutually discuss such appointment and in the event the Controller still reasonably objects to the appointment, Controller </w:t>
      </w:r>
      <w:proofErr w:type="gramStart"/>
      <w:r>
        <w:rPr>
          <w:rFonts w:ascii="Times New Roman" w:eastAsia="Times New Roman" w:hAnsi="Times New Roman" w:cs="Times New Roman"/>
          <w:sz w:val="20"/>
          <w:szCs w:val="20"/>
        </w:rPr>
        <w:t>shall  have</w:t>
      </w:r>
      <w:proofErr w:type="gramEnd"/>
      <w:r>
        <w:rPr>
          <w:rFonts w:ascii="Times New Roman" w:eastAsia="Times New Roman" w:hAnsi="Times New Roman" w:cs="Times New Roman"/>
          <w:sz w:val="20"/>
          <w:szCs w:val="20"/>
        </w:rPr>
        <w:t xml:space="preserve"> the right to terminate the Agreement without any costs or penalties. In case the Controller authorizes the appointment of a sub-processor, Processor shall ensure that the sub-processor complies with the obligations of Processor set out in this DPA.</w:t>
      </w:r>
    </w:p>
    <w:p w14:paraId="00000029" w14:textId="77777777" w:rsidR="00FF3D5C" w:rsidRDefault="00703809">
      <w:pPr>
        <w:shd w:val="clear" w:color="auto" w:fill="FFFFFF"/>
        <w:spacing w:before="280" w:after="280" w:line="240" w:lineRule="auto"/>
        <w:jc w:val="both"/>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 xml:space="preserve"> Notwithstanding the foregoing, the Processer acknowledges and agrees that it shall be solely responsible for the acts and/or omissions of the sub-processor</w:t>
      </w:r>
      <w:r>
        <w:rPr>
          <w:rFonts w:ascii="Times New Roman" w:eastAsia="Times New Roman" w:hAnsi="Times New Roman" w:cs="Times New Roman"/>
          <w:sz w:val="20"/>
          <w:szCs w:val="20"/>
        </w:rPr>
        <w:t xml:space="preserve"> irrespective of the fact that the engagement of sub-processor has been authorized by the Controller. Processor shall be liable to the Controller for the acts and omissions of its sub-processors.</w:t>
      </w:r>
    </w:p>
    <w:p w14:paraId="0000002A" w14:textId="77777777" w:rsidR="00FF3D5C" w:rsidRDefault="00703809">
      <w:pPr>
        <w:shd w:val="clear" w:color="auto" w:fill="FFFFFF"/>
        <w:spacing w:before="280" w:after="280" w:line="240" w:lineRule="auto"/>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Processor shall provide to the Controller, at the Controller’s written request, a copy of such a sub- processor agreement Processer has executed along with any subsequent amendments. To the extent necessary to protect business secrets or other confidential information, including Personal Data, the Processor may redact the text of such agreements with sub-processor prior to sharing a copy to Controller. </w:t>
      </w:r>
    </w:p>
    <w:p w14:paraId="0000002B" w14:textId="77777777" w:rsidR="00FF3D5C" w:rsidRDefault="00FF3D5C">
      <w:pPr>
        <w:shd w:val="clear" w:color="auto" w:fill="FFFFFF"/>
        <w:spacing w:before="280" w:after="280" w:line="240" w:lineRule="auto"/>
        <w:jc w:val="both"/>
        <w:rPr>
          <w:rFonts w:ascii="Times New Roman" w:eastAsia="Times New Roman" w:hAnsi="Times New Roman" w:cs="Times New Roman"/>
          <w:sz w:val="20"/>
          <w:szCs w:val="20"/>
        </w:rPr>
      </w:pPr>
    </w:p>
    <w:p w14:paraId="0000002C"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 xml:space="preserve">3.4 </w:t>
      </w:r>
      <w:r>
        <w:rPr>
          <w:rFonts w:ascii="Times New Roman" w:eastAsia="Times New Roman" w:hAnsi="Times New Roman" w:cs="Times New Roman"/>
          <w:b/>
          <w:bCs/>
          <w:sz w:val="20"/>
          <w:szCs w:val="20"/>
        </w:rPr>
        <w:t>Assistance:</w:t>
      </w:r>
      <w:r>
        <w:rPr>
          <w:rFonts w:ascii="Times New Roman" w:eastAsia="Times New Roman" w:hAnsi="Times New Roman" w:cs="Times New Roman"/>
          <w:sz w:val="20"/>
          <w:szCs w:val="20"/>
        </w:rPr>
        <w:t xml:space="preserve"> Processor shall assist the Controller in fulfilling its obligations under the Applicable Data Protection Laws, including but not limited to (</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 xml:space="preserve">) responding to requests from Data Subject to exercise their Data Subject Rights; conducting data protection impact assessments, and reporting of data breaches; </w:t>
      </w:r>
      <w:r>
        <w:rPr>
          <w:rFonts w:ascii="Times New Roman" w:eastAsia="Times New Roman" w:hAnsi="Times New Roman" w:cs="Times New Roman"/>
          <w:color w:val="000000"/>
          <w:sz w:val="20"/>
          <w:szCs w:val="20"/>
        </w:rPr>
        <w:t xml:space="preserve">(ii) </w:t>
      </w:r>
      <w:r>
        <w:rPr>
          <w:rFonts w:ascii="Times New Roman" w:eastAsia="Times New Roman" w:hAnsi="Times New Roman" w:cs="Times New Roman"/>
          <w:sz w:val="20"/>
          <w:szCs w:val="20"/>
        </w:rPr>
        <w:t>promptly notify the Controller if it receives a request from a Data Subject under any Applicable Data Protection Laws in respect of Personal Data Processing and shall ensure that it does not respond to that request except on the documented instructions of the Controller or as required by Applicable Data Privacy Laws to which the Processor is subject, in which case, the Processor shall, to the extent permitted by Applicable Data Protection Laws, inform the Controller of that legal requirement before the Processor responds to the request.</w:t>
      </w:r>
    </w:p>
    <w:p w14:paraId="0000002D"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3.5 </w:t>
      </w:r>
      <w:r>
        <w:rPr>
          <w:rFonts w:ascii="Times New Roman" w:eastAsia="Times New Roman" w:hAnsi="Times New Roman" w:cs="Times New Roman"/>
          <w:b/>
          <w:bCs/>
          <w:sz w:val="20"/>
          <w:szCs w:val="20"/>
        </w:rPr>
        <w:t>Records of Processing Activities (</w:t>
      </w:r>
      <w:proofErr w:type="spellStart"/>
      <w:r>
        <w:rPr>
          <w:rFonts w:ascii="Times New Roman" w:eastAsia="Times New Roman" w:hAnsi="Times New Roman" w:cs="Times New Roman"/>
          <w:b/>
          <w:bCs/>
          <w:sz w:val="20"/>
          <w:szCs w:val="20"/>
        </w:rPr>
        <w:t>RoPA</w:t>
      </w:r>
      <w:proofErr w:type="spellEnd"/>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Processor shall, in compliance with the Applicable Data Protection Laws, maintain a detailed Records of Processing Activities (ROPA) outlining the processing activities performed on behalf of the Controller. The ROPA shall, at a minimum, include the following:</w:t>
      </w:r>
    </w:p>
    <w:p w14:paraId="0000002E" w14:textId="77777777" w:rsidR="00FF3D5C" w:rsidRDefault="00703809">
      <w:pPr>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name and contact details of the Processor and of the Controller on behalf of which the Processor is acting, and, where applicable, of the Controller’s or the Processor’s representative, and the data protection officer;</w:t>
      </w:r>
    </w:p>
    <w:p w14:paraId="0000002F" w14:textId="77777777" w:rsidR="00FF3D5C" w:rsidRDefault="00703809">
      <w:pPr>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categories of Processing carried out on behalf of the Controller;</w:t>
      </w:r>
    </w:p>
    <w:p w14:paraId="00000030" w14:textId="77777777" w:rsidR="00FF3D5C" w:rsidRDefault="00703809">
      <w:pPr>
        <w:numPr>
          <w:ilvl w:val="0"/>
          <w:numId w:val="12"/>
        </w:numPr>
        <w:pBdr>
          <w:top w:val="nil"/>
          <w:left w:val="nil"/>
          <w:bottom w:val="nil"/>
          <w:right w:val="nil"/>
          <w:between w:val="nil"/>
        </w:pBdr>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Transfers of Personal Data to a third country or an international organization; and </w:t>
      </w:r>
    </w:p>
    <w:p w14:paraId="00000031" w14:textId="77777777" w:rsidR="00FF3D5C" w:rsidRDefault="00703809">
      <w:pPr>
        <w:spacing w:line="240" w:lineRule="auto"/>
        <w:ind w:left="360"/>
        <w:rPr>
          <w:rFonts w:ascii="Times New Roman" w:eastAsia="Times New Roman" w:hAnsi="Times New Roman" w:cs="Times New Roman"/>
          <w:sz w:val="20"/>
          <w:szCs w:val="20"/>
        </w:rPr>
      </w:pPr>
      <w:r>
        <w:rPr>
          <w:rFonts w:ascii="Times New Roman" w:eastAsia="Times New Roman" w:hAnsi="Times New Roman" w:cs="Times New Roman"/>
          <w:color w:val="000000"/>
          <w:sz w:val="20"/>
          <w:szCs w:val="20"/>
        </w:rPr>
        <w:t>d.</w:t>
      </w:r>
      <w:r>
        <w:rPr>
          <w:rFonts w:ascii="Times New Roman" w:eastAsia="Times New Roman" w:hAnsi="Times New Roman" w:cs="Times New Roman"/>
          <w:color w:val="000000"/>
          <w:sz w:val="20"/>
          <w:szCs w:val="20"/>
        </w:rPr>
        <w:tab/>
        <w:t xml:space="preserve">A general description of its technical and organizational security measures. </w:t>
      </w:r>
      <w:r>
        <w:rPr>
          <w:rFonts w:ascii="Times New Roman" w:eastAsia="Times New Roman" w:hAnsi="Times New Roman" w:cs="Times New Roman"/>
          <w:sz w:val="20"/>
          <w:szCs w:val="20"/>
        </w:rPr>
        <w:t xml:space="preserve"> </w:t>
      </w:r>
    </w:p>
    <w:p w14:paraId="00000032" w14:textId="77777777" w:rsidR="00FF3D5C" w:rsidRDefault="00703809">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4. Controller's Obligations</w:t>
      </w:r>
    </w:p>
    <w:p w14:paraId="00000033"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4.1 </w:t>
      </w:r>
      <w:r>
        <w:rPr>
          <w:rFonts w:ascii="Times New Roman" w:eastAsia="Times New Roman" w:hAnsi="Times New Roman" w:cs="Times New Roman"/>
          <w:b/>
          <w:bCs/>
          <w:sz w:val="20"/>
          <w:szCs w:val="20"/>
        </w:rPr>
        <w:t>Lawful Basis for Processing:</w:t>
      </w:r>
      <w:r>
        <w:rPr>
          <w:rFonts w:ascii="Times New Roman" w:eastAsia="Times New Roman" w:hAnsi="Times New Roman" w:cs="Times New Roman"/>
          <w:sz w:val="20"/>
          <w:szCs w:val="20"/>
        </w:rPr>
        <w:t xml:space="preserve"> Controller shall ensure that it has a lawful basis for processing the Personal Data and that the processing complies with the requirements of the Applicable Data Protection Laws.</w:t>
      </w:r>
    </w:p>
    <w:p w14:paraId="00000034"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4.2 </w:t>
      </w:r>
      <w:r>
        <w:rPr>
          <w:rFonts w:ascii="Times New Roman" w:eastAsia="Times New Roman" w:hAnsi="Times New Roman" w:cs="Times New Roman"/>
          <w:b/>
          <w:bCs/>
          <w:sz w:val="20"/>
          <w:szCs w:val="20"/>
        </w:rPr>
        <w:t>Instruction Compliance:</w:t>
      </w:r>
      <w:r>
        <w:rPr>
          <w:rFonts w:ascii="Times New Roman" w:eastAsia="Times New Roman" w:hAnsi="Times New Roman" w:cs="Times New Roman"/>
          <w:sz w:val="20"/>
          <w:szCs w:val="20"/>
        </w:rPr>
        <w:t xml:space="preserve"> Controller shall inform Processor of any changes or updates to the instructions provided </w:t>
      </w:r>
      <w:proofErr w:type="gramStart"/>
      <w:r>
        <w:rPr>
          <w:rFonts w:ascii="Times New Roman" w:eastAsia="Times New Roman" w:hAnsi="Times New Roman" w:cs="Times New Roman"/>
          <w:sz w:val="20"/>
          <w:szCs w:val="20"/>
        </w:rPr>
        <w:t>for  Processing</w:t>
      </w:r>
      <w:proofErr w:type="gramEnd"/>
      <w:r>
        <w:rPr>
          <w:rFonts w:ascii="Times New Roman" w:eastAsia="Times New Roman" w:hAnsi="Times New Roman" w:cs="Times New Roman"/>
          <w:sz w:val="20"/>
          <w:szCs w:val="20"/>
        </w:rPr>
        <w:t xml:space="preserve"> of Personal Data.</w:t>
      </w:r>
    </w:p>
    <w:p w14:paraId="00000035"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5. Restricted Transfers</w:t>
      </w:r>
    </w:p>
    <w:p w14:paraId="00000036"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5.1 If, in the performance of the relevant obligations under the Agreement</w:t>
      </w:r>
    </w:p>
    <w:p w14:paraId="00000037"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5.1.1 a Restricted Transfer is to be made with respect to Personal Data originating in the EEA, and the transfer is not subject to an adequacy determination by the European Commission, the Parties agree that the Standard Contractual Clauses will apply and are deemed to have signed such Standard Contractual Clauses;</w:t>
      </w:r>
    </w:p>
    <w:p w14:paraId="00000038"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5.1.2 a Restricted Transfer is to be made with respect to Personal Data originating in jurisdictions other than the EEA, India, such Restricted Transfer shall be made by way of the relevant standard contractual clauses or other applicable data transfer mechanisms as permitted under Applicable Data </w:t>
      </w:r>
      <w:proofErr w:type="spellStart"/>
      <w:r>
        <w:rPr>
          <w:rFonts w:ascii="Times New Roman" w:eastAsia="Times New Roman" w:hAnsi="Times New Roman" w:cs="Times New Roman"/>
          <w:sz w:val="20"/>
          <w:szCs w:val="20"/>
        </w:rPr>
        <w:t>Protetcion</w:t>
      </w:r>
      <w:proofErr w:type="spellEnd"/>
      <w:r>
        <w:rPr>
          <w:rFonts w:ascii="Times New Roman" w:eastAsia="Times New Roman" w:hAnsi="Times New Roman" w:cs="Times New Roman"/>
          <w:sz w:val="20"/>
          <w:szCs w:val="20"/>
        </w:rPr>
        <w:t xml:space="preserve"> Laws;</w:t>
      </w:r>
    </w:p>
    <w:p w14:paraId="00000039"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5.2 With respect to any Restricted Transfers, such Restricted Transfer shall be made in compliance with Applicable Data Protection Laws. Prior to making any Restricted Transfer beyond jurisdictions set out in Annex A, </w:t>
      </w:r>
      <w:proofErr w:type="gramStart"/>
      <w:r>
        <w:rPr>
          <w:rFonts w:ascii="Times New Roman" w:eastAsia="Times New Roman" w:hAnsi="Times New Roman" w:cs="Times New Roman"/>
          <w:sz w:val="20"/>
          <w:szCs w:val="20"/>
        </w:rPr>
        <w:t>Processor  shall</w:t>
      </w:r>
      <w:proofErr w:type="gramEnd"/>
      <w:r>
        <w:rPr>
          <w:rFonts w:ascii="Times New Roman" w:eastAsia="Times New Roman" w:hAnsi="Times New Roman" w:cs="Times New Roman"/>
          <w:sz w:val="20"/>
          <w:szCs w:val="20"/>
        </w:rPr>
        <w:t xml:space="preserve"> seek approval by notifying the Controller  of the name and location (territory or country) of the recipient, as well as the reason and appropriate data transfer mechanism in place for the Restricted Transfer..</w:t>
      </w:r>
    </w:p>
    <w:p w14:paraId="0000003A" w14:textId="77777777" w:rsidR="00FF3D5C" w:rsidRDefault="00703809">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6. Privacy Breach Management and Notification </w:t>
      </w:r>
    </w:p>
    <w:p w14:paraId="0000003B"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6.1 The Processor shall notify the Controller immediately, upon becoming aware of the occurrence of any incident which has resulted in any accidental or unlawful loss, theft, tampering, access, use, deletion, disclosure or corruption of Personal Data and / or any unauthorized use or access to Personal Data (“</w:t>
      </w:r>
      <w:r>
        <w:rPr>
          <w:rFonts w:ascii="Times New Roman" w:eastAsia="Times New Roman" w:hAnsi="Times New Roman" w:cs="Times New Roman"/>
          <w:b/>
          <w:bCs/>
          <w:sz w:val="20"/>
          <w:szCs w:val="20"/>
        </w:rPr>
        <w:t>Privacy Incident</w:t>
      </w:r>
      <w:r>
        <w:rPr>
          <w:rFonts w:ascii="Times New Roman" w:eastAsia="Times New Roman" w:hAnsi="Times New Roman" w:cs="Times New Roman"/>
          <w:sz w:val="20"/>
          <w:szCs w:val="20"/>
        </w:rPr>
        <w:t>”).</w:t>
      </w:r>
    </w:p>
    <w:p w14:paraId="0000003C" w14:textId="77777777" w:rsidR="00FF3D5C" w:rsidRDefault="00703809">
      <w:pPr>
        <w:numPr>
          <w:ilvl w:val="1"/>
          <w:numId w:val="15"/>
        </w:numPr>
        <w:pBdr>
          <w:top w:val="nil"/>
          <w:left w:val="nil"/>
          <w:bottom w:val="nil"/>
          <w:right w:val="nil"/>
          <w:between w:val="nil"/>
        </w:pBdr>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Processor must notify the breach promptly upon becoming aware of the breach with the following information</w:t>
      </w:r>
    </w:p>
    <w:p w14:paraId="0000003D" w14:textId="77777777" w:rsidR="00FF3D5C" w:rsidRDefault="00703809">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 description of the breach, including its nature, extent, timing and location of occurrence and the likely impact;</w:t>
      </w:r>
    </w:p>
    <w:p w14:paraId="0000003E" w14:textId="77777777" w:rsidR="00FF3D5C" w:rsidRDefault="00703809">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(ii) the consequences relevant to her, that are likely to arise from the breach;</w:t>
      </w:r>
    </w:p>
    <w:p w14:paraId="0000003F" w14:textId="77777777" w:rsidR="00FF3D5C" w:rsidRDefault="00703809">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lastRenderedPageBreak/>
        <w:t>(iii) the measures implemented and being implemented by the Data Controller, if any, to mitigate risk;</w:t>
      </w:r>
    </w:p>
    <w:p w14:paraId="00000040" w14:textId="77777777" w:rsidR="00FF3D5C" w:rsidRDefault="00703809">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(iv) the safety measures that she may take to protect her interests; and</w:t>
      </w:r>
    </w:p>
    <w:p w14:paraId="00000041" w14:textId="77777777" w:rsidR="00FF3D5C" w:rsidRDefault="00703809">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 business contact information of a person who is able to respond on behalf of the Data Controller, to queries, if any, of the Data Subject.</w:t>
      </w:r>
    </w:p>
    <w:p w14:paraId="00000042"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and within seventy-two hours of becoming aware of the breach, notify the following</w:t>
      </w:r>
    </w:p>
    <w:p w14:paraId="00000043" w14:textId="77777777" w:rsidR="00FF3D5C" w:rsidRDefault="00703809">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  updated and detailed information in respect of such description;</w:t>
      </w:r>
    </w:p>
    <w:p w14:paraId="00000044" w14:textId="77777777" w:rsidR="00FF3D5C" w:rsidRDefault="00703809">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(ii) the broad facts related to the events, circumstances and reasons leading to the breach;</w:t>
      </w:r>
    </w:p>
    <w:p w14:paraId="00000045" w14:textId="77777777" w:rsidR="00FF3D5C" w:rsidRDefault="00703809">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(iii) measures implemented or proposed, if any, to mitigate risk;</w:t>
      </w:r>
    </w:p>
    <w:p w14:paraId="00000046" w14:textId="77777777" w:rsidR="00FF3D5C" w:rsidRDefault="00703809">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(iv) any findings regarding the person who caused the breach;</w:t>
      </w:r>
    </w:p>
    <w:p w14:paraId="00000047" w14:textId="77777777" w:rsidR="00FF3D5C" w:rsidRDefault="00703809">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 remedial measures taken to prevent recurrence of such breach; and</w:t>
      </w:r>
    </w:p>
    <w:p w14:paraId="00000048" w14:textId="77777777" w:rsidR="00FF3D5C" w:rsidRDefault="00703809">
      <w:pPr>
        <w:ind w:left="720"/>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(vi) a report regarding the intimations given to affected Data Subjects.</w:t>
      </w:r>
    </w:p>
    <w:p w14:paraId="00000049" w14:textId="77777777" w:rsidR="00FF3D5C" w:rsidRDefault="00FF3D5C">
      <w:pPr>
        <w:jc w:val="both"/>
        <w:rPr>
          <w:rFonts w:ascii="Times New Roman" w:eastAsia="Times New Roman" w:hAnsi="Times New Roman" w:cs="Times New Roman"/>
          <w:sz w:val="20"/>
          <w:szCs w:val="20"/>
        </w:rPr>
      </w:pPr>
    </w:p>
    <w:p w14:paraId="0000004A" w14:textId="77777777" w:rsidR="00FF3D5C" w:rsidRDefault="00FF3D5C">
      <w:pPr>
        <w:jc w:val="both"/>
        <w:rPr>
          <w:rFonts w:ascii="Times New Roman" w:eastAsia="Times New Roman" w:hAnsi="Times New Roman" w:cs="Times New Roman"/>
          <w:sz w:val="20"/>
          <w:szCs w:val="20"/>
        </w:rPr>
      </w:pPr>
    </w:p>
    <w:p w14:paraId="0000004B" w14:textId="77777777" w:rsidR="00FF3D5C" w:rsidRDefault="00703809">
      <w:pPr>
        <w:rPr>
          <w:rFonts w:ascii="Times New Roman" w:eastAsia="Times New Roman" w:hAnsi="Times New Roman" w:cs="Times New Roman"/>
          <w:sz w:val="20"/>
          <w:szCs w:val="20"/>
        </w:rPr>
      </w:pPr>
      <w:r>
        <w:rPr>
          <w:rFonts w:ascii="Times New Roman" w:eastAsia="Times New Roman" w:hAnsi="Times New Roman" w:cs="Times New Roman"/>
          <w:sz w:val="20"/>
          <w:szCs w:val="20"/>
        </w:rPr>
        <w:t>6.3 In the event of a Privacy Incident, the Processor shall promptly take adequate remedial measures, including being responsible for the costs of mitigating the Privacy</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Incident. The costs of mitigating the Privacy</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Incident include but are not limited to, forensic review, Privacy</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Incident notifications, credit monitoring, and any other costs arising out of or relating to a Privacy</w:t>
      </w:r>
      <w:r>
        <w:rPr>
          <w:rFonts w:ascii="Times New Roman" w:eastAsia="Times New Roman" w:hAnsi="Times New Roman" w:cs="Times New Roman"/>
          <w:b/>
          <w:bCs/>
          <w:sz w:val="20"/>
          <w:szCs w:val="20"/>
        </w:rPr>
        <w:t xml:space="preserve"> </w:t>
      </w:r>
      <w:r>
        <w:rPr>
          <w:rFonts w:ascii="Times New Roman" w:eastAsia="Times New Roman" w:hAnsi="Times New Roman" w:cs="Times New Roman"/>
          <w:sz w:val="20"/>
          <w:szCs w:val="20"/>
        </w:rPr>
        <w:t xml:space="preserve">Incident. </w:t>
      </w:r>
    </w:p>
    <w:p w14:paraId="0000004C"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6.4 The Processor must provide all such cooperation and information requested by the Controller on an ongoing basis to assist in the investigation, mitigation and remediation of the Privacy Incident, including providing regular updates to the Controller in respect of the Privacy Incident.</w:t>
      </w:r>
    </w:p>
    <w:p w14:paraId="0000004D"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6.5 Unless otherwise required by law, the Processor shall not communicate details of the Privacy Incident to any Regulator, Data Subjects and / or the media without the Controller’s prior written consent. </w:t>
      </w:r>
    </w:p>
    <w:p w14:paraId="0000004E" w14:textId="77777777" w:rsidR="00FF3D5C" w:rsidRDefault="00FF3D5C">
      <w:pPr>
        <w:jc w:val="both"/>
        <w:rPr>
          <w:rFonts w:ascii="Times New Roman" w:eastAsia="Times New Roman" w:hAnsi="Times New Roman" w:cs="Times New Roman"/>
          <w:b/>
          <w:bCs/>
          <w:sz w:val="20"/>
          <w:szCs w:val="20"/>
        </w:rPr>
      </w:pPr>
    </w:p>
    <w:p w14:paraId="0000004F" w14:textId="77777777" w:rsidR="00FF3D5C" w:rsidRDefault="00703809">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7. Deletion and Return of Personal Data</w:t>
      </w:r>
    </w:p>
    <w:p w14:paraId="00000050"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The Processor shall, upon the Controller’s request and as per the Controller’ instructions, promptly return to the Controller and/or securely delete any and all Personal Data, whether in whole, in part, or relating to an identified individual, as specified by the Controller. Such return or deletion shall be </w:t>
      </w:r>
      <w:proofErr w:type="gramStart"/>
      <w:r>
        <w:rPr>
          <w:rFonts w:ascii="Times New Roman" w:eastAsia="Times New Roman" w:hAnsi="Times New Roman" w:cs="Times New Roman"/>
          <w:sz w:val="20"/>
          <w:szCs w:val="20"/>
        </w:rPr>
        <w:t>effected</w:t>
      </w:r>
      <w:proofErr w:type="gramEnd"/>
      <w:r>
        <w:rPr>
          <w:rFonts w:ascii="Times New Roman" w:eastAsia="Times New Roman" w:hAnsi="Times New Roman" w:cs="Times New Roman"/>
          <w:sz w:val="20"/>
          <w:szCs w:val="20"/>
        </w:rPr>
        <w:t xml:space="preserve"> without undue delay and, in any event, within 10 days from the receipt of the Controller’s request. Notwithstanding the aforementioned upon termination or expiry of this DPA, the Processor shall, without undue delay, contact the Controller to request written instructions as to whether the Controller requires Processor to (a) return all Personal Data, and/or (b) delete all Personal Data. The Processor shall comply with the Controller’s instructions promptly and in any event within thirty (30) days.</w:t>
      </w:r>
    </w:p>
    <w:p w14:paraId="00000051" w14:textId="77777777" w:rsidR="00FF3D5C" w:rsidRDefault="00FF3D5C">
      <w:pPr>
        <w:jc w:val="both"/>
        <w:rPr>
          <w:rFonts w:ascii="Times New Roman" w:eastAsia="Times New Roman" w:hAnsi="Times New Roman" w:cs="Times New Roman"/>
          <w:sz w:val="20"/>
          <w:szCs w:val="20"/>
        </w:rPr>
      </w:pPr>
    </w:p>
    <w:p w14:paraId="00000052"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Upon the specific written request of the Controller during the currency of the agreement, provide support to the Controller to satisfy any requests received by the Controller, this will be provided within 21 days. Upon termination or expiry of this DPA, the Processor shall promptly and in any event within 30 (thirty) business days, as per the instruction of the Controller, either securely delete or return all Personal Data to the Controller. The Processor shall also promptly and securely delete any existing copies of the data, unless retention is required under </w:t>
      </w:r>
      <w:proofErr w:type="gramStart"/>
      <w:r>
        <w:rPr>
          <w:rFonts w:ascii="Times New Roman" w:eastAsia="Times New Roman" w:hAnsi="Times New Roman" w:cs="Times New Roman"/>
          <w:sz w:val="20"/>
          <w:szCs w:val="20"/>
        </w:rPr>
        <w:t>any  applicable</w:t>
      </w:r>
      <w:proofErr w:type="gramEnd"/>
      <w:r>
        <w:rPr>
          <w:rFonts w:ascii="Times New Roman" w:eastAsia="Times New Roman" w:hAnsi="Times New Roman" w:cs="Times New Roman"/>
          <w:sz w:val="20"/>
          <w:szCs w:val="20"/>
        </w:rPr>
        <w:t xml:space="preserve"> law.</w:t>
      </w:r>
    </w:p>
    <w:p w14:paraId="00000053"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w:t>
      </w:r>
    </w:p>
    <w:p w14:paraId="00000054" w14:textId="77777777" w:rsidR="00FF3D5C" w:rsidRDefault="00703809">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8. Audits and Inspections</w:t>
      </w:r>
    </w:p>
    <w:p w14:paraId="00000055" w14:textId="77777777" w:rsidR="00FF3D5C" w:rsidRDefault="00703809">
      <w:pPr>
        <w:jc w:val="both"/>
        <w:rPr>
          <w:rFonts w:ascii="Times New Roman" w:eastAsia="Times New Roman" w:hAnsi="Times New Roman" w:cs="Times New Roman"/>
          <w:b/>
          <w:bCs/>
          <w:sz w:val="20"/>
          <w:szCs w:val="20"/>
        </w:rPr>
      </w:pPr>
      <w:r>
        <w:rPr>
          <w:rFonts w:ascii="Times New Roman" w:eastAsia="Times New Roman" w:hAnsi="Times New Roman" w:cs="Times New Roman"/>
          <w:sz w:val="20"/>
          <w:szCs w:val="20"/>
        </w:rPr>
        <w:t>Processor shall permit the Controller (or its appointed third-party auditors) to audit Processor's compliance with this DPA, and shall make available to the Controller all information, systems and staff necessary for the Controller (or its third-party auditors) to conduct such audit. Processor acknowledges that the Controller (or its third-party auditors) may enter its premises for the purposes of conducting this audit, provided that the Controller gives it reasonable prior notice of its intention to audit, conducts its audit during normal business hours, and takes all reasonable measures to prevent unnecessary disruption to the Processor's operations.  Controller shall not exercise its audit rights more than once in any twelve (12) calendar month period, except (</w:t>
      </w:r>
      <w:proofErr w:type="spellStart"/>
      <w:r>
        <w:rPr>
          <w:rFonts w:ascii="Times New Roman" w:eastAsia="Times New Roman" w:hAnsi="Times New Roman" w:cs="Times New Roman"/>
          <w:sz w:val="20"/>
          <w:szCs w:val="20"/>
        </w:rPr>
        <w:t>i</w:t>
      </w:r>
      <w:proofErr w:type="spellEnd"/>
      <w:r>
        <w:rPr>
          <w:rFonts w:ascii="Times New Roman" w:eastAsia="Times New Roman" w:hAnsi="Times New Roman" w:cs="Times New Roman"/>
          <w:sz w:val="20"/>
          <w:szCs w:val="20"/>
        </w:rPr>
        <w:t>) if and when required by instruction of a Regulator; or (ii) Controller believes a further audit is necessary due to a Privacy Incident suffered by Processor. Processor shall also respond to any written audit questions submitted to it by the Controller without undue delay, and at the latest within 48 hours.</w:t>
      </w:r>
    </w:p>
    <w:p w14:paraId="00000056" w14:textId="77777777" w:rsidR="00FF3D5C" w:rsidRDefault="00703809">
      <w:pPr>
        <w:shd w:val="clear" w:color="auto" w:fill="FFFFFF"/>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sz w:val="20"/>
          <w:szCs w:val="20"/>
        </w:rPr>
        <w:t>9.</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bCs/>
          <w:color w:val="000000"/>
          <w:sz w:val="20"/>
          <w:szCs w:val="20"/>
        </w:rPr>
        <w:t>Confidentiality:</w:t>
      </w:r>
      <w:r>
        <w:rPr>
          <w:rFonts w:ascii="Times New Roman" w:eastAsia="Times New Roman" w:hAnsi="Times New Roman" w:cs="Times New Roman"/>
          <w:color w:val="000000"/>
          <w:sz w:val="20"/>
          <w:szCs w:val="20"/>
        </w:rPr>
        <w:t xml:space="preserve"> Each Party must keep this DPA and information it receives about the other Party and its business in connection with this Agreement (“Confidential Information”) confidential and must not use or disclose that Confidential Information without the prior written consent of the other Party except to the extent that:</w:t>
      </w:r>
    </w:p>
    <w:p w14:paraId="00000057" w14:textId="77777777" w:rsidR="00FF3D5C" w:rsidRDefault="00703809">
      <w:pPr>
        <w:shd w:val="clear" w:color="auto" w:fill="FFFFFF"/>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 disclosure is required by law;</w:t>
      </w:r>
    </w:p>
    <w:p w14:paraId="00000058" w14:textId="77777777" w:rsidR="00FF3D5C" w:rsidRDefault="00703809">
      <w:pPr>
        <w:shd w:val="clear" w:color="auto" w:fill="FFFFFF"/>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(b) the relevant information is already in the public domain.</w:t>
      </w:r>
    </w:p>
    <w:p w14:paraId="00000059" w14:textId="77777777" w:rsidR="00FF3D5C" w:rsidRDefault="00FF3D5C">
      <w:pPr>
        <w:spacing w:before="120"/>
        <w:jc w:val="both"/>
        <w:rPr>
          <w:rFonts w:ascii="Times New Roman" w:eastAsia="Times New Roman" w:hAnsi="Times New Roman" w:cs="Times New Roman"/>
          <w:color w:val="000000"/>
          <w:sz w:val="20"/>
          <w:szCs w:val="20"/>
        </w:rPr>
      </w:pPr>
    </w:p>
    <w:p w14:paraId="0000005A" w14:textId="77777777" w:rsidR="00FF3D5C" w:rsidRDefault="00703809">
      <w:pPr>
        <w:spacing w:before="120"/>
        <w:jc w:val="both"/>
        <w:rPr>
          <w:b/>
          <w:bCs/>
          <w:color w:val="000000"/>
          <w:sz w:val="20"/>
          <w:szCs w:val="20"/>
        </w:rPr>
      </w:pPr>
      <w:r>
        <w:rPr>
          <w:rFonts w:ascii="Times New Roman" w:eastAsia="Times New Roman" w:hAnsi="Times New Roman" w:cs="Times New Roman"/>
          <w:sz w:val="20"/>
          <w:szCs w:val="20"/>
        </w:rPr>
        <w:t xml:space="preserve">10. </w:t>
      </w:r>
      <w:r>
        <w:rPr>
          <w:rFonts w:ascii="Times New Roman" w:eastAsia="Times New Roman" w:hAnsi="Times New Roman" w:cs="Times New Roman"/>
          <w:b/>
          <w:bCs/>
          <w:sz w:val="20"/>
          <w:szCs w:val="20"/>
        </w:rPr>
        <w:t>Ord</w:t>
      </w:r>
      <w:r>
        <w:rPr>
          <w:rFonts w:ascii="Times New Roman" w:eastAsia="Times New Roman" w:hAnsi="Times New Roman" w:cs="Times New Roman"/>
          <w:b/>
          <w:bCs/>
          <w:color w:val="000000"/>
          <w:sz w:val="20"/>
          <w:szCs w:val="20"/>
        </w:rPr>
        <w:t>er of Precedence</w:t>
      </w:r>
    </w:p>
    <w:p w14:paraId="0000005B" w14:textId="77777777" w:rsidR="00FF3D5C" w:rsidRDefault="00703809">
      <w:pPr>
        <w:spacing w:before="120"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Parties obligations under this DPA are in addition to and not in lieu of its obligations under any other provisions of the Agreement. If there is an inconsistency between this DPA and any other part of the Agreement, the terms of this DPA shall apply.</w:t>
      </w:r>
    </w:p>
    <w:p w14:paraId="0000005C" w14:textId="77777777" w:rsidR="00FF3D5C" w:rsidRDefault="00703809">
      <w:pPr>
        <w:spacing w:before="120" w:after="0" w:line="240" w:lineRule="auto"/>
        <w:jc w:val="both"/>
        <w:rPr>
          <w:rFonts w:ascii="Times New Roman" w:eastAsia="Times New Roman" w:hAnsi="Times New Roman" w:cs="Times New Roman"/>
          <w:color w:val="000000"/>
          <w:sz w:val="20"/>
          <w:szCs w:val="20"/>
        </w:rPr>
      </w:pPr>
      <w:bookmarkStart w:id="21" w:name="_heading=h.qsku5dlln3om" w:colFirst="0" w:colLast="0"/>
      <w:bookmarkEnd w:id="21"/>
      <w:r>
        <w:rPr>
          <w:rFonts w:ascii="Times New Roman" w:eastAsia="Times New Roman" w:hAnsi="Times New Roman" w:cs="Times New Roman"/>
          <w:color w:val="000000"/>
          <w:sz w:val="20"/>
          <w:szCs w:val="20"/>
        </w:rPr>
        <w:t>To the extent that the Standard Contractual Clauses are applicable, if there is an inconsistency between the Agreement and the Standard Contractual Clauses (incorporated in Annex B), the Standard Contractual Clauses will prevail to the extent of that inconsistency.</w:t>
      </w:r>
    </w:p>
    <w:p w14:paraId="0000005D" w14:textId="77777777" w:rsidR="00FF3D5C" w:rsidRDefault="00703809">
      <w:pPr>
        <w:shd w:val="clear" w:color="auto" w:fill="FFFFFF"/>
        <w:tabs>
          <w:tab w:val="left" w:pos="360"/>
        </w:tabs>
        <w:spacing w:before="280" w:after="28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11.</w:t>
      </w:r>
      <w:r>
        <w:rPr>
          <w:rFonts w:ascii="Times New Roman" w:eastAsia="Times New Roman" w:hAnsi="Times New Roman" w:cs="Times New Roman"/>
          <w:color w:val="000000"/>
          <w:sz w:val="20"/>
          <w:szCs w:val="20"/>
        </w:rPr>
        <w:tab/>
      </w:r>
      <w:r>
        <w:rPr>
          <w:rFonts w:ascii="Times New Roman" w:eastAsia="Times New Roman" w:hAnsi="Times New Roman" w:cs="Times New Roman"/>
          <w:b/>
          <w:bCs/>
          <w:color w:val="000000"/>
          <w:sz w:val="20"/>
          <w:szCs w:val="20"/>
        </w:rPr>
        <w:t>Notices:</w:t>
      </w:r>
      <w:r>
        <w:rPr>
          <w:rFonts w:ascii="Times New Roman" w:eastAsia="Times New Roman" w:hAnsi="Times New Roman" w:cs="Times New Roman"/>
          <w:color w:val="000000"/>
          <w:sz w:val="20"/>
          <w:szCs w:val="20"/>
        </w:rPr>
        <w:t xml:space="preserve"> All notices and communications given under this DPA must be in writing and will be delivered personally, sent by post or sent by email to the address or email address set out in the heading of this DPA or at such other address as notified in writing from time to time by the Parties changing address.</w:t>
      </w:r>
    </w:p>
    <w:p w14:paraId="0000005E" w14:textId="77777777" w:rsidR="00FF3D5C" w:rsidRDefault="00703809">
      <w:pPr>
        <w:shd w:val="clear" w:color="auto" w:fill="FFFFFF"/>
        <w:tabs>
          <w:tab w:val="left" w:pos="360"/>
        </w:tabs>
        <w:spacing w:before="280" w:after="28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b/>
          <w:bCs/>
          <w:color w:val="000000"/>
          <w:sz w:val="20"/>
          <w:szCs w:val="20"/>
        </w:rPr>
        <w:t>12.</w:t>
      </w:r>
      <w:r>
        <w:rPr>
          <w:rFonts w:ascii="Times New Roman" w:eastAsia="Times New Roman" w:hAnsi="Times New Roman" w:cs="Times New Roman"/>
          <w:color w:val="000000"/>
          <w:sz w:val="20"/>
          <w:szCs w:val="20"/>
        </w:rPr>
        <w:t xml:space="preserve"> </w:t>
      </w:r>
      <w:r>
        <w:rPr>
          <w:rFonts w:ascii="Times New Roman" w:eastAsia="Times New Roman" w:hAnsi="Times New Roman" w:cs="Times New Roman"/>
          <w:b/>
          <w:bCs/>
          <w:color w:val="000000"/>
          <w:sz w:val="20"/>
          <w:szCs w:val="20"/>
        </w:rPr>
        <w:t>Indemnification and Limitation of liability:</w:t>
      </w:r>
      <w:r>
        <w:rPr>
          <w:rFonts w:ascii="Times New Roman" w:eastAsia="Times New Roman" w:hAnsi="Times New Roman" w:cs="Times New Roman"/>
          <w:color w:val="000000"/>
          <w:sz w:val="20"/>
          <w:szCs w:val="20"/>
        </w:rPr>
        <w:t xml:space="preserve"> The Parties shall be subject to the same indemnity provisions and limitations of liability as stipulated in the Agreement.</w:t>
      </w:r>
    </w:p>
    <w:p w14:paraId="0000005F" w14:textId="77777777" w:rsidR="00FF3D5C" w:rsidRDefault="00703809">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13. Governing Law and Dispute Resolution</w:t>
      </w:r>
    </w:p>
    <w:p w14:paraId="00000060"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13.1 </w:t>
      </w:r>
      <w:r>
        <w:rPr>
          <w:rFonts w:ascii="Times New Roman" w:eastAsia="Times New Roman" w:hAnsi="Times New Roman" w:cs="Times New Roman"/>
          <w:b/>
          <w:bCs/>
          <w:sz w:val="20"/>
          <w:szCs w:val="20"/>
        </w:rPr>
        <w:t>Governing Law:</w:t>
      </w:r>
      <w:r>
        <w:rPr>
          <w:rFonts w:ascii="Times New Roman" w:eastAsia="Times New Roman" w:hAnsi="Times New Roman" w:cs="Times New Roman"/>
          <w:sz w:val="20"/>
          <w:szCs w:val="20"/>
        </w:rPr>
        <w:t xml:space="preserve"> Except to the extent required by the Standard Contractual Clauses (incorporated in Annexure B), this DPA shall be governed by the laws of India.</w:t>
      </w:r>
    </w:p>
    <w:p w14:paraId="00000061"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13.2 </w:t>
      </w:r>
      <w:r>
        <w:rPr>
          <w:rFonts w:ascii="Times New Roman" w:eastAsia="Times New Roman" w:hAnsi="Times New Roman" w:cs="Times New Roman"/>
          <w:b/>
          <w:bCs/>
          <w:sz w:val="20"/>
          <w:szCs w:val="20"/>
        </w:rPr>
        <w:t>Dispute Resolution:</w:t>
      </w:r>
      <w:r>
        <w:rPr>
          <w:rFonts w:ascii="Times New Roman" w:eastAsia="Times New Roman" w:hAnsi="Times New Roman" w:cs="Times New Roman"/>
          <w:sz w:val="20"/>
          <w:szCs w:val="20"/>
        </w:rPr>
        <w:t xml:space="preserve"> Any dispute arising out of or in connection with this DPA shall be subject to the exclusive jurisdiction of the courts at New </w:t>
      </w:r>
      <w:proofErr w:type="gramStart"/>
      <w:r>
        <w:rPr>
          <w:rFonts w:ascii="Times New Roman" w:eastAsia="Times New Roman" w:hAnsi="Times New Roman" w:cs="Times New Roman"/>
          <w:sz w:val="20"/>
          <w:szCs w:val="20"/>
        </w:rPr>
        <w:t>Delhi .</w:t>
      </w:r>
      <w:proofErr w:type="gramEnd"/>
    </w:p>
    <w:p w14:paraId="00000062"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b/>
          <w:bCs/>
          <w:sz w:val="20"/>
          <w:szCs w:val="20"/>
        </w:rPr>
        <w:t>IN WITNESS WHEREOF</w:t>
      </w:r>
      <w:r>
        <w:rPr>
          <w:rFonts w:ascii="Times New Roman" w:eastAsia="Times New Roman" w:hAnsi="Times New Roman" w:cs="Times New Roman"/>
          <w:sz w:val="20"/>
          <w:szCs w:val="20"/>
        </w:rPr>
        <w:t>, the Parties have executed this Data Processing Agreement as of the Effective Date.</w:t>
      </w:r>
    </w:p>
    <w:tbl>
      <w:tblPr>
        <w:tblStyle w:val="a"/>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81"/>
        <w:gridCol w:w="4669"/>
      </w:tblGrid>
      <w:tr w:rsidR="00FF3D5C" w14:paraId="3DCC860C" w14:textId="77777777">
        <w:tc>
          <w:tcPr>
            <w:tcW w:w="4681" w:type="dxa"/>
          </w:tcPr>
          <w:p w14:paraId="00000063" w14:textId="77777777" w:rsidR="00FF3D5C" w:rsidRDefault="00703809">
            <w:r>
              <w:rPr>
                <w:b/>
                <w:bCs/>
              </w:rPr>
              <w:t>Controller:</w:t>
            </w:r>
            <w:r>
              <w:br/>
              <w:t>[Signature]</w:t>
            </w:r>
            <w:r>
              <w:br/>
              <w:t>[Printed Name]</w:t>
            </w:r>
            <w:r>
              <w:br/>
              <w:t>[Title]</w:t>
            </w:r>
            <w:r>
              <w:br/>
              <w:t>[Company Name]</w:t>
            </w:r>
            <w:r>
              <w:br/>
              <w:t>[Date]</w:t>
            </w:r>
          </w:p>
          <w:p w14:paraId="00000064" w14:textId="77777777" w:rsidR="00FF3D5C" w:rsidRDefault="00FF3D5C">
            <w:pPr>
              <w:jc w:val="both"/>
            </w:pPr>
          </w:p>
        </w:tc>
        <w:tc>
          <w:tcPr>
            <w:tcW w:w="4669" w:type="dxa"/>
          </w:tcPr>
          <w:p w14:paraId="00000065" w14:textId="77777777" w:rsidR="00FF3D5C" w:rsidRDefault="00703809">
            <w:pPr>
              <w:rPr>
                <w:b/>
                <w:bCs/>
              </w:rPr>
            </w:pPr>
            <w:r>
              <w:rPr>
                <w:b/>
                <w:bCs/>
              </w:rPr>
              <w:t>Processor:</w:t>
            </w:r>
            <w:r>
              <w:br/>
              <w:t>[Signature]</w:t>
            </w:r>
            <w:r>
              <w:br/>
              <w:t xml:space="preserve">[Printed </w:t>
            </w:r>
            <w:proofErr w:type="gramStart"/>
            <w:r>
              <w:t xml:space="preserve">Name]  </w:t>
            </w:r>
            <w:r>
              <w:rPr>
                <w:b/>
                <w:bCs/>
              </w:rPr>
              <w:t>Adarsh</w:t>
            </w:r>
            <w:proofErr w:type="gramEnd"/>
            <w:r>
              <w:rPr>
                <w:b/>
                <w:bCs/>
              </w:rPr>
              <w:t xml:space="preserve"> </w:t>
            </w:r>
            <w:proofErr w:type="spellStart"/>
            <w:r>
              <w:rPr>
                <w:b/>
                <w:bCs/>
              </w:rPr>
              <w:t>Tadimari</w:t>
            </w:r>
            <w:proofErr w:type="spellEnd"/>
            <w:r>
              <w:br/>
              <w:t xml:space="preserve">[Title] </w:t>
            </w:r>
            <w:r>
              <w:rPr>
                <w:b/>
                <w:bCs/>
              </w:rPr>
              <w:t>CTO &amp; Co-Founder</w:t>
            </w:r>
            <w:r>
              <w:br/>
              <w:t xml:space="preserve">[Company Name] </w:t>
            </w:r>
            <w:r>
              <w:rPr>
                <w:b/>
                <w:bCs/>
              </w:rPr>
              <w:t>Plotline</w:t>
            </w:r>
            <w:r>
              <w:br/>
              <w:t xml:space="preserve">[Date] </w:t>
            </w:r>
            <w:r>
              <w:rPr>
                <w:b/>
                <w:bCs/>
              </w:rPr>
              <w:t>24/08/2026</w:t>
            </w:r>
          </w:p>
          <w:p w14:paraId="00000066" w14:textId="77777777" w:rsidR="00FF3D5C" w:rsidRDefault="003D48C8">
            <w:r>
              <w:rPr>
                <w:rFonts w:ascii="Calibri" w:eastAsia="Calibri" w:hAnsi="Calibri" w:cs="Calibri"/>
                <w:sz w:val="22"/>
                <w:szCs w:val="22"/>
              </w:rPr>
              <w:pict w14:anchorId="6A6FC93B">
                <v:rect id="_x0000_i1025" style="width:0;height:1.5pt" o:hralign="center" o:hrstd="t" o:hr="t" fillcolor="#a0a0a0" stroked="f"/>
              </w:pict>
            </w:r>
          </w:p>
          <w:p w14:paraId="00000067" w14:textId="77777777" w:rsidR="00FF3D5C" w:rsidRDefault="00FF3D5C">
            <w:pPr>
              <w:jc w:val="both"/>
            </w:pPr>
          </w:p>
        </w:tc>
      </w:tr>
      <w:tr w:rsidR="00FF3D5C" w14:paraId="6A3F42D0" w14:textId="77777777">
        <w:tc>
          <w:tcPr>
            <w:tcW w:w="4681" w:type="dxa"/>
          </w:tcPr>
          <w:p w14:paraId="00000068" w14:textId="77777777" w:rsidR="00FF3D5C" w:rsidRDefault="00703809">
            <w:r>
              <w:rPr>
                <w:b/>
                <w:bCs/>
              </w:rPr>
              <w:lastRenderedPageBreak/>
              <w:t>Controller:</w:t>
            </w:r>
            <w:r>
              <w:br/>
              <w:t>[Signature]</w:t>
            </w:r>
            <w:r>
              <w:br/>
              <w:t>[Printed Name]</w:t>
            </w:r>
            <w:r>
              <w:br/>
              <w:t>[Title]</w:t>
            </w:r>
            <w:r>
              <w:br/>
              <w:t>[Company Name]</w:t>
            </w:r>
            <w:r>
              <w:br/>
              <w:t>[Date]</w:t>
            </w:r>
          </w:p>
          <w:p w14:paraId="00000069" w14:textId="77777777" w:rsidR="00FF3D5C" w:rsidRDefault="00FF3D5C">
            <w:pPr>
              <w:jc w:val="both"/>
            </w:pPr>
          </w:p>
        </w:tc>
        <w:tc>
          <w:tcPr>
            <w:tcW w:w="4669" w:type="dxa"/>
          </w:tcPr>
          <w:p w14:paraId="0000006A" w14:textId="77777777" w:rsidR="00FF3D5C" w:rsidRDefault="00FF3D5C">
            <w:pPr>
              <w:jc w:val="both"/>
            </w:pPr>
          </w:p>
        </w:tc>
      </w:tr>
    </w:tbl>
    <w:p w14:paraId="0000006B" w14:textId="77777777" w:rsidR="00FF3D5C" w:rsidRDefault="00FF3D5C">
      <w:pPr>
        <w:jc w:val="both"/>
        <w:rPr>
          <w:rFonts w:ascii="Times New Roman" w:eastAsia="Times New Roman" w:hAnsi="Times New Roman" w:cs="Times New Roman"/>
          <w:sz w:val="20"/>
          <w:szCs w:val="20"/>
        </w:rPr>
      </w:pPr>
    </w:p>
    <w:p w14:paraId="0000006C" w14:textId="77777777" w:rsidR="00FF3D5C" w:rsidRDefault="00703809">
      <w:pPr>
        <w:rPr>
          <w:rFonts w:ascii="Times New Roman" w:eastAsia="Times New Roman" w:hAnsi="Times New Roman" w:cs="Times New Roman"/>
          <w:b/>
          <w:bCs/>
          <w:sz w:val="20"/>
          <w:szCs w:val="20"/>
        </w:rPr>
      </w:pPr>
      <w:r>
        <w:br w:type="page"/>
      </w:r>
    </w:p>
    <w:p w14:paraId="0000006D" w14:textId="77777777" w:rsidR="00FF3D5C" w:rsidRDefault="00703809">
      <w:pPr>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lastRenderedPageBreak/>
        <w:t>Annexure A</w:t>
      </w:r>
    </w:p>
    <w:p w14:paraId="0000006E"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This Annex A includes certain details of the Processing of Personal Data</w:t>
      </w:r>
    </w:p>
    <w:p w14:paraId="0000006F" w14:textId="77777777" w:rsidR="00FF3D5C" w:rsidRDefault="00703809">
      <w:pPr>
        <w:jc w:val="both"/>
        <w:rPr>
          <w:rFonts w:ascii="Times New Roman" w:eastAsia="Times New Roman" w:hAnsi="Times New Roman" w:cs="Times New Roman"/>
          <w:sz w:val="20"/>
          <w:szCs w:val="20"/>
        </w:rPr>
      </w:pPr>
      <w:r>
        <w:rPr>
          <w:rFonts w:ascii="Times New Roman" w:eastAsia="Times New Roman" w:hAnsi="Times New Roman" w:cs="Times New Roman"/>
          <w:sz w:val="20"/>
          <w:szCs w:val="20"/>
        </w:rPr>
        <w:t>Standard Contractual Clauses: Module 2, Controller to Processor</w:t>
      </w:r>
    </w:p>
    <w:tbl>
      <w:tblPr>
        <w:tblStyle w:val="a0"/>
        <w:tblW w:w="10513" w:type="dxa"/>
        <w:tblLayout w:type="fixed"/>
        <w:tblLook w:val="0000" w:firstRow="0" w:lastRow="0" w:firstColumn="0" w:lastColumn="0" w:noHBand="0" w:noVBand="0"/>
      </w:tblPr>
      <w:tblGrid>
        <w:gridCol w:w="3787"/>
        <w:gridCol w:w="6720"/>
        <w:gridCol w:w="6"/>
      </w:tblGrid>
      <w:tr w:rsidR="00FF3D5C" w14:paraId="17F31835" w14:textId="77777777">
        <w:trPr>
          <w:gridAfter w:val="1"/>
          <w:wAfter w:w="6" w:type="dxa"/>
          <w:trHeight w:val="266"/>
        </w:trPr>
        <w:tc>
          <w:tcPr>
            <w:tcW w:w="10507" w:type="dxa"/>
            <w:gridSpan w:val="2"/>
            <w:tcBorders>
              <w:top w:val="single" w:sz="5" w:space="0" w:color="000000"/>
              <w:left w:val="single" w:sz="5" w:space="0" w:color="000000"/>
              <w:bottom w:val="single" w:sz="5" w:space="0" w:color="000000"/>
              <w:right w:val="single" w:sz="5" w:space="0" w:color="000000"/>
            </w:tcBorders>
            <w:shd w:val="clear" w:color="auto" w:fill="E7E6E6"/>
            <w:vAlign w:val="center"/>
          </w:tcPr>
          <w:p w14:paraId="00000070" w14:textId="77777777" w:rsidR="00FF3D5C" w:rsidRDefault="00703809">
            <w:pPr>
              <w:numPr>
                <w:ilvl w:val="0"/>
                <w:numId w:val="13"/>
              </w:numPr>
              <w:tabs>
                <w:tab w:val="left" w:pos="432"/>
              </w:tabs>
              <w:spacing w:after="0" w:line="240" w:lineRule="auto"/>
              <w:ind w:left="144"/>
              <w:jc w:val="both"/>
            </w:pPr>
            <w:r>
              <w:rPr>
                <w:rFonts w:ascii="Times New Roman" w:eastAsia="Times New Roman" w:hAnsi="Times New Roman" w:cs="Times New Roman"/>
                <w:b/>
                <w:bCs/>
                <w:color w:val="000000"/>
                <w:sz w:val="20"/>
                <w:szCs w:val="20"/>
              </w:rPr>
              <w:t>LIST OF THE PARTIES</w:t>
            </w:r>
          </w:p>
        </w:tc>
      </w:tr>
      <w:tr w:rsidR="00FF3D5C" w14:paraId="63F45948" w14:textId="77777777">
        <w:trPr>
          <w:gridAfter w:val="1"/>
          <w:wAfter w:w="6" w:type="dxa"/>
          <w:trHeight w:val="1776"/>
        </w:trPr>
        <w:tc>
          <w:tcPr>
            <w:tcW w:w="3787" w:type="dxa"/>
            <w:tcBorders>
              <w:top w:val="single" w:sz="5" w:space="0" w:color="000000"/>
              <w:left w:val="single" w:sz="5" w:space="0" w:color="000000"/>
              <w:bottom w:val="single" w:sz="5" w:space="0" w:color="000000"/>
              <w:right w:val="single" w:sz="5" w:space="0" w:color="000000"/>
            </w:tcBorders>
          </w:tcPr>
          <w:p w14:paraId="00000072" w14:textId="77777777" w:rsidR="00FF3D5C" w:rsidRDefault="00703809">
            <w:pPr>
              <w:spacing w:after="67"/>
              <w:ind w:left="108" w:right="108"/>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Controller / Data Exporter / Data Importer / Party, as applicable:</w:t>
            </w:r>
          </w:p>
        </w:tc>
        <w:tc>
          <w:tcPr>
            <w:tcW w:w="6720" w:type="dxa"/>
            <w:tcBorders>
              <w:top w:val="single" w:sz="5" w:space="0" w:color="000000"/>
              <w:left w:val="single" w:sz="5" w:space="0" w:color="000000"/>
              <w:bottom w:val="single" w:sz="5" w:space="0" w:color="000000"/>
              <w:right w:val="single" w:sz="5" w:space="0" w:color="000000"/>
            </w:tcBorders>
          </w:tcPr>
          <w:p w14:paraId="00000073" w14:textId="77777777" w:rsidR="00FF3D5C" w:rsidRDefault="00703809">
            <w:pPr>
              <w:tabs>
                <w:tab w:val="left" w:pos="792"/>
              </w:tabs>
              <w:ind w:left="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Name: INTERGLOBE AVIATION LIMITED</w:t>
            </w:r>
          </w:p>
          <w:p w14:paraId="00000074" w14:textId="77777777" w:rsidR="00FF3D5C" w:rsidRDefault="00703809">
            <w:pPr>
              <w:tabs>
                <w:tab w:val="left" w:pos="792"/>
              </w:tabs>
              <w:ind w:left="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Address: Upper Ground Floor, Thapar House, Gate No. 2, Western Wing, 124 </w:t>
            </w:r>
            <w:proofErr w:type="spellStart"/>
            <w:r>
              <w:rPr>
                <w:rFonts w:ascii="Times New Roman" w:eastAsia="Times New Roman" w:hAnsi="Times New Roman" w:cs="Times New Roman"/>
                <w:color w:val="000000"/>
                <w:sz w:val="20"/>
                <w:szCs w:val="20"/>
              </w:rPr>
              <w:t>Janpath</w:t>
            </w:r>
            <w:proofErr w:type="spellEnd"/>
            <w:r>
              <w:rPr>
                <w:rFonts w:ascii="Times New Roman" w:eastAsia="Times New Roman" w:hAnsi="Times New Roman" w:cs="Times New Roman"/>
                <w:color w:val="000000"/>
                <w:sz w:val="20"/>
                <w:szCs w:val="20"/>
              </w:rPr>
              <w:t>, New Delhi 110001, India</w:t>
            </w:r>
          </w:p>
          <w:p w14:paraId="00000075" w14:textId="77777777" w:rsidR="00FF3D5C" w:rsidRDefault="00703809">
            <w:pPr>
              <w:spacing w:after="256"/>
              <w:ind w:left="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Email:</w:t>
            </w:r>
            <w:r>
              <w:rPr>
                <w:rFonts w:ascii="Times New Roman" w:eastAsia="Times New Roman" w:hAnsi="Times New Roman" w:cs="Times New Roman"/>
                <w:color w:val="0000FF"/>
                <w:sz w:val="20"/>
                <w:szCs w:val="20"/>
              </w:rPr>
              <w:tab/>
            </w:r>
            <w:hyperlink r:id="rId12">
              <w:r>
                <w:rPr>
                  <w:rFonts w:ascii="Times New Roman" w:eastAsia="Times New Roman" w:hAnsi="Times New Roman" w:cs="Times New Roman"/>
                  <w:color w:val="0000FF"/>
                  <w:sz w:val="20"/>
                  <w:szCs w:val="20"/>
                  <w:u w:val="single"/>
                </w:rPr>
                <w:t>6e-dpo@goindgo.in</w:t>
              </w:r>
            </w:hyperlink>
            <w:r>
              <w:rPr>
                <w:rFonts w:ascii="Times New Roman" w:eastAsia="Times New Roman" w:hAnsi="Times New Roman" w:cs="Times New Roman"/>
                <w:color w:val="0000FF"/>
                <w:sz w:val="20"/>
                <w:szCs w:val="20"/>
              </w:rPr>
              <w:t xml:space="preserve"> </w:t>
            </w:r>
          </w:p>
        </w:tc>
      </w:tr>
      <w:tr w:rsidR="00FF3D5C" w14:paraId="3012098E" w14:textId="77777777">
        <w:trPr>
          <w:gridAfter w:val="1"/>
          <w:wAfter w:w="6" w:type="dxa"/>
          <w:trHeight w:val="1182"/>
        </w:trPr>
        <w:tc>
          <w:tcPr>
            <w:tcW w:w="3787" w:type="dxa"/>
            <w:tcBorders>
              <w:top w:val="single" w:sz="5" w:space="0" w:color="000000"/>
              <w:left w:val="single" w:sz="5" w:space="0" w:color="000000"/>
              <w:right w:val="single" w:sz="5" w:space="0" w:color="000000"/>
            </w:tcBorders>
          </w:tcPr>
          <w:p w14:paraId="00000076" w14:textId="77777777" w:rsidR="00FF3D5C" w:rsidRDefault="00703809">
            <w:pPr>
              <w:spacing w:after="542"/>
              <w:ind w:left="108" w:right="108"/>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Processor / Data Importer / Data Exporter / Party, as applicable:</w:t>
            </w:r>
          </w:p>
        </w:tc>
        <w:tc>
          <w:tcPr>
            <w:tcW w:w="6720" w:type="dxa"/>
            <w:tcBorders>
              <w:top w:val="single" w:sz="5" w:space="0" w:color="000000"/>
              <w:left w:val="single" w:sz="5" w:space="0" w:color="000000"/>
              <w:bottom w:val="single" w:sz="5" w:space="0" w:color="000000"/>
              <w:right w:val="single" w:sz="5" w:space="0" w:color="000000"/>
            </w:tcBorders>
          </w:tcPr>
          <w:p w14:paraId="00000077" w14:textId="77777777" w:rsidR="00FF3D5C" w:rsidRDefault="00703809">
            <w:pPr>
              <w:tabs>
                <w:tab w:val="left" w:pos="792"/>
              </w:tabs>
              <w:ind w:left="144"/>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Multivalent Technologies Private Limited</w:t>
            </w:r>
          </w:p>
          <w:p w14:paraId="00000078" w14:textId="77777777" w:rsidR="00FF3D5C" w:rsidRDefault="00703809">
            <w:pPr>
              <w:tabs>
                <w:tab w:val="left" w:pos="792"/>
              </w:tabs>
              <w:ind w:left="144"/>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1st Floor, SV Complex, </w:t>
            </w:r>
            <w:proofErr w:type="spellStart"/>
            <w:r>
              <w:rPr>
                <w:rFonts w:ascii="Times New Roman" w:eastAsia="Times New Roman" w:hAnsi="Times New Roman" w:cs="Times New Roman"/>
                <w:color w:val="000000"/>
                <w:sz w:val="20"/>
                <w:szCs w:val="20"/>
              </w:rPr>
              <w:t>Navodaya</w:t>
            </w:r>
            <w:proofErr w:type="spellEnd"/>
            <w:r>
              <w:rPr>
                <w:rFonts w:ascii="Times New Roman" w:eastAsia="Times New Roman" w:hAnsi="Times New Roman" w:cs="Times New Roman"/>
                <w:color w:val="000000"/>
                <w:sz w:val="20"/>
                <w:szCs w:val="20"/>
              </w:rPr>
              <w:t xml:space="preserve"> Nagar, </w:t>
            </w:r>
            <w:proofErr w:type="spellStart"/>
            <w:r>
              <w:rPr>
                <w:rFonts w:ascii="Times New Roman" w:eastAsia="Times New Roman" w:hAnsi="Times New Roman" w:cs="Times New Roman"/>
                <w:color w:val="000000"/>
                <w:sz w:val="20"/>
                <w:szCs w:val="20"/>
              </w:rPr>
              <w:t>Kothanur</w:t>
            </w:r>
            <w:proofErr w:type="spellEnd"/>
            <w:r>
              <w:rPr>
                <w:rFonts w:ascii="Times New Roman" w:eastAsia="Times New Roman" w:hAnsi="Times New Roman" w:cs="Times New Roman"/>
                <w:color w:val="000000"/>
                <w:sz w:val="20"/>
                <w:szCs w:val="20"/>
              </w:rPr>
              <w:t xml:space="preserve"> Mn Rd, JP Nagar, Bengaluru Karnataka 560078</w:t>
            </w:r>
          </w:p>
        </w:tc>
      </w:tr>
      <w:tr w:rsidR="00FF3D5C" w14:paraId="3F0563BA" w14:textId="77777777">
        <w:trPr>
          <w:gridAfter w:val="1"/>
          <w:wAfter w:w="6" w:type="dxa"/>
          <w:trHeight w:val="239"/>
        </w:trPr>
        <w:tc>
          <w:tcPr>
            <w:tcW w:w="10507" w:type="dxa"/>
            <w:gridSpan w:val="2"/>
            <w:tcBorders>
              <w:top w:val="single" w:sz="5" w:space="0" w:color="000000"/>
              <w:left w:val="single" w:sz="5" w:space="0" w:color="000000"/>
              <w:bottom w:val="single" w:sz="5" w:space="0" w:color="000000"/>
              <w:right w:val="single" w:sz="5" w:space="0" w:color="000000"/>
            </w:tcBorders>
            <w:shd w:val="clear" w:color="auto" w:fill="E7E6E6"/>
            <w:vAlign w:val="center"/>
          </w:tcPr>
          <w:p w14:paraId="00000079" w14:textId="77777777" w:rsidR="00FF3D5C" w:rsidRDefault="00703809">
            <w:pPr>
              <w:numPr>
                <w:ilvl w:val="0"/>
                <w:numId w:val="13"/>
              </w:numPr>
              <w:tabs>
                <w:tab w:val="left" w:pos="432"/>
              </w:tabs>
              <w:spacing w:after="0" w:line="240" w:lineRule="auto"/>
              <w:ind w:left="144"/>
              <w:jc w:val="both"/>
            </w:pPr>
            <w:r>
              <w:rPr>
                <w:rFonts w:ascii="Times New Roman" w:eastAsia="Times New Roman" w:hAnsi="Times New Roman" w:cs="Times New Roman"/>
                <w:b/>
                <w:bCs/>
                <w:color w:val="000000"/>
                <w:sz w:val="20"/>
                <w:szCs w:val="20"/>
              </w:rPr>
              <w:t>DETAILS OF THE TRANSFER</w:t>
            </w:r>
          </w:p>
        </w:tc>
      </w:tr>
      <w:tr w:rsidR="00FF3D5C" w14:paraId="4CCFB9ED" w14:textId="77777777">
        <w:trPr>
          <w:gridAfter w:val="1"/>
          <w:wAfter w:w="6" w:type="dxa"/>
          <w:trHeight w:val="3155"/>
        </w:trPr>
        <w:tc>
          <w:tcPr>
            <w:tcW w:w="3787" w:type="dxa"/>
            <w:tcBorders>
              <w:top w:val="single" w:sz="5" w:space="0" w:color="000000"/>
              <w:left w:val="single" w:sz="5" w:space="0" w:color="000000"/>
              <w:bottom w:val="single" w:sz="5" w:space="0" w:color="000000"/>
              <w:right w:val="single" w:sz="5" w:space="0" w:color="000000"/>
            </w:tcBorders>
          </w:tcPr>
          <w:p w14:paraId="0000007B" w14:textId="77777777" w:rsidR="00FF3D5C" w:rsidRDefault="00703809">
            <w:pPr>
              <w:spacing w:after="2198"/>
              <w:ind w:left="115"/>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CATEGORIES OF DATA SUBJECTS</w:t>
            </w:r>
          </w:p>
          <w:p w14:paraId="0000007C" w14:textId="77777777" w:rsidR="00FF3D5C" w:rsidRDefault="00FF3D5C">
            <w:pPr>
              <w:rPr>
                <w:rFonts w:ascii="Times New Roman" w:eastAsia="Times New Roman" w:hAnsi="Times New Roman" w:cs="Times New Roman"/>
                <w:sz w:val="20"/>
                <w:szCs w:val="20"/>
              </w:rPr>
            </w:pPr>
          </w:p>
          <w:p w14:paraId="0000007D" w14:textId="77777777" w:rsidR="00FF3D5C" w:rsidRDefault="00FF3D5C">
            <w:pPr>
              <w:rPr>
                <w:rFonts w:ascii="Times New Roman" w:eastAsia="Times New Roman" w:hAnsi="Times New Roman" w:cs="Times New Roman"/>
                <w:sz w:val="20"/>
                <w:szCs w:val="20"/>
              </w:rPr>
            </w:pPr>
          </w:p>
          <w:p w14:paraId="0000007E" w14:textId="77777777" w:rsidR="00FF3D5C" w:rsidRDefault="00FF3D5C">
            <w:pPr>
              <w:rPr>
                <w:rFonts w:ascii="Times New Roman" w:eastAsia="Times New Roman" w:hAnsi="Times New Roman" w:cs="Times New Roman"/>
                <w:sz w:val="20"/>
                <w:szCs w:val="20"/>
              </w:rPr>
            </w:pPr>
          </w:p>
          <w:p w14:paraId="0000007F" w14:textId="77777777" w:rsidR="00FF3D5C" w:rsidRDefault="00FF3D5C">
            <w:pPr>
              <w:rPr>
                <w:rFonts w:ascii="Times New Roman" w:eastAsia="Times New Roman" w:hAnsi="Times New Roman" w:cs="Times New Roman"/>
                <w:sz w:val="20"/>
                <w:szCs w:val="20"/>
              </w:rPr>
            </w:pPr>
          </w:p>
          <w:p w14:paraId="00000080" w14:textId="77777777" w:rsidR="00FF3D5C" w:rsidRDefault="00FF3D5C">
            <w:pPr>
              <w:rPr>
                <w:rFonts w:ascii="Times New Roman" w:eastAsia="Times New Roman" w:hAnsi="Times New Roman" w:cs="Times New Roman"/>
                <w:sz w:val="20"/>
                <w:szCs w:val="20"/>
              </w:rPr>
            </w:pPr>
          </w:p>
          <w:p w14:paraId="00000081" w14:textId="77777777" w:rsidR="00FF3D5C" w:rsidRDefault="00FF3D5C">
            <w:pPr>
              <w:rPr>
                <w:rFonts w:ascii="Times New Roman" w:eastAsia="Times New Roman" w:hAnsi="Times New Roman" w:cs="Times New Roman"/>
                <w:sz w:val="20"/>
                <w:szCs w:val="20"/>
              </w:rPr>
            </w:pPr>
          </w:p>
          <w:p w14:paraId="00000082" w14:textId="77777777" w:rsidR="00FF3D5C" w:rsidRDefault="00FF3D5C">
            <w:pPr>
              <w:rPr>
                <w:rFonts w:ascii="Times New Roman" w:eastAsia="Times New Roman" w:hAnsi="Times New Roman" w:cs="Times New Roman"/>
                <w:sz w:val="20"/>
                <w:szCs w:val="20"/>
              </w:rPr>
            </w:pPr>
          </w:p>
          <w:p w14:paraId="00000083" w14:textId="77777777" w:rsidR="00FF3D5C" w:rsidRDefault="00FF3D5C">
            <w:pPr>
              <w:rPr>
                <w:rFonts w:ascii="Times New Roman" w:eastAsia="Times New Roman" w:hAnsi="Times New Roman" w:cs="Times New Roman"/>
                <w:sz w:val="20"/>
                <w:szCs w:val="20"/>
              </w:rPr>
            </w:pPr>
          </w:p>
          <w:p w14:paraId="00000084" w14:textId="77777777" w:rsidR="00FF3D5C" w:rsidRDefault="00FF3D5C">
            <w:pPr>
              <w:rPr>
                <w:rFonts w:ascii="Times New Roman" w:eastAsia="Times New Roman" w:hAnsi="Times New Roman" w:cs="Times New Roman"/>
                <w:sz w:val="20"/>
                <w:szCs w:val="20"/>
              </w:rPr>
            </w:pPr>
          </w:p>
          <w:p w14:paraId="00000085" w14:textId="77777777" w:rsidR="00FF3D5C" w:rsidRDefault="00FF3D5C">
            <w:pPr>
              <w:rPr>
                <w:rFonts w:ascii="Times New Roman" w:eastAsia="Times New Roman" w:hAnsi="Times New Roman" w:cs="Times New Roman"/>
                <w:sz w:val="20"/>
                <w:szCs w:val="20"/>
              </w:rPr>
            </w:pPr>
          </w:p>
          <w:p w14:paraId="00000086" w14:textId="77777777" w:rsidR="00FF3D5C" w:rsidRDefault="00FF3D5C">
            <w:pPr>
              <w:rPr>
                <w:rFonts w:ascii="Times New Roman" w:eastAsia="Times New Roman" w:hAnsi="Times New Roman" w:cs="Times New Roman"/>
                <w:sz w:val="20"/>
                <w:szCs w:val="20"/>
              </w:rPr>
            </w:pPr>
          </w:p>
          <w:p w14:paraId="00000087" w14:textId="77777777" w:rsidR="00FF3D5C" w:rsidRDefault="00FF3D5C">
            <w:pPr>
              <w:rPr>
                <w:rFonts w:ascii="Times New Roman" w:eastAsia="Times New Roman" w:hAnsi="Times New Roman" w:cs="Times New Roman"/>
                <w:sz w:val="20"/>
                <w:szCs w:val="20"/>
              </w:rPr>
            </w:pPr>
          </w:p>
          <w:p w14:paraId="00000088" w14:textId="77777777" w:rsidR="00FF3D5C" w:rsidRDefault="00FF3D5C">
            <w:pPr>
              <w:rPr>
                <w:rFonts w:ascii="Times New Roman" w:eastAsia="Times New Roman" w:hAnsi="Times New Roman" w:cs="Times New Roman"/>
                <w:sz w:val="20"/>
                <w:szCs w:val="20"/>
              </w:rPr>
            </w:pPr>
          </w:p>
          <w:p w14:paraId="00000089" w14:textId="77777777" w:rsidR="00FF3D5C" w:rsidRDefault="00FF3D5C">
            <w:pPr>
              <w:rPr>
                <w:rFonts w:ascii="Times New Roman" w:eastAsia="Times New Roman" w:hAnsi="Times New Roman" w:cs="Times New Roman"/>
                <w:sz w:val="20"/>
                <w:szCs w:val="20"/>
              </w:rPr>
            </w:pPr>
          </w:p>
          <w:p w14:paraId="0000008A" w14:textId="77777777" w:rsidR="00FF3D5C" w:rsidRDefault="00FF3D5C">
            <w:pPr>
              <w:rPr>
                <w:rFonts w:ascii="Times New Roman" w:eastAsia="Times New Roman" w:hAnsi="Times New Roman" w:cs="Times New Roman"/>
                <w:sz w:val="20"/>
                <w:szCs w:val="20"/>
              </w:rPr>
            </w:pPr>
          </w:p>
        </w:tc>
        <w:tc>
          <w:tcPr>
            <w:tcW w:w="6720" w:type="dxa"/>
            <w:tcBorders>
              <w:top w:val="single" w:sz="5" w:space="0" w:color="000000"/>
              <w:left w:val="single" w:sz="5" w:space="0" w:color="000000"/>
              <w:bottom w:val="single" w:sz="5" w:space="0" w:color="000000"/>
              <w:right w:val="single" w:sz="5" w:space="0" w:color="000000"/>
            </w:tcBorders>
          </w:tcPr>
          <w:p w14:paraId="0A4FF9F9" w14:textId="6E93682C" w:rsidR="00500537" w:rsidRPr="00500537" w:rsidRDefault="00500537" w:rsidP="00500537">
            <w:pPr>
              <w:pStyle w:val="NormalWeb"/>
              <w:rPr>
                <w:ins w:id="22" w:author="Rohit Agnihotri (Digital,ISC)(X-IGT Solutions)" w:date="2026-09-01T11:38:00Z"/>
                <w:sz w:val="20"/>
                <w:szCs w:val="20"/>
                <w:rPrChange w:id="23" w:author="Rohit Agnihotri (Digital,ISC)(X-IGT Solutions)" w:date="2026-09-01T11:39:00Z">
                  <w:rPr>
                    <w:ins w:id="24" w:author="Rohit Agnihotri (Digital,ISC)(X-IGT Solutions)" w:date="2026-09-01T11:38:00Z"/>
                  </w:rPr>
                </w:rPrChange>
              </w:rPr>
            </w:pPr>
            <w:ins w:id="25" w:author="Rohit Agnihotri (Digital,ISC)(X-IGT Solutions)" w:date="2026-09-01T11:38:00Z">
              <w:r w:rsidRPr="00500537">
                <w:rPr>
                  <w:color w:val="000000"/>
                  <w:sz w:val="20"/>
                  <w:szCs w:val="20"/>
                  <w:rPrChange w:id="26" w:author="Rohit Agnihotri (Digital,ISC)(X-IGT Solutions)" w:date="2026-09-01T11:39:00Z">
                    <w:rPr>
                      <w:rFonts w:ascii="Aptos" w:hAnsi="Aptos"/>
                      <w:color w:val="000000"/>
                    </w:rPr>
                  </w:rPrChange>
                </w:rPr>
                <w:lastRenderedPageBreak/>
                <w:t>The Personal Data processed under the Services may relate to the following categories of Data Subjects, to the extent applicable to the specific use case configured by IndiGo:</w:t>
              </w:r>
            </w:ins>
          </w:p>
          <w:p w14:paraId="393588BE" w14:textId="77777777" w:rsidR="00500537" w:rsidRPr="00500537" w:rsidRDefault="00500537" w:rsidP="00500537">
            <w:pPr>
              <w:numPr>
                <w:ilvl w:val="0"/>
                <w:numId w:val="21"/>
              </w:numPr>
              <w:spacing w:before="100" w:beforeAutospacing="1" w:after="100" w:afterAutospacing="1" w:line="240" w:lineRule="auto"/>
              <w:rPr>
                <w:ins w:id="27" w:author="Rohit Agnihotri (Digital,ISC)(X-IGT Solutions)" w:date="2026-09-01T11:38:00Z"/>
                <w:rFonts w:ascii="Times New Roman" w:eastAsia="Times New Roman" w:hAnsi="Times New Roman" w:cs="Times New Roman"/>
                <w:color w:val="000000"/>
                <w:sz w:val="20"/>
                <w:szCs w:val="20"/>
                <w:rPrChange w:id="28" w:author="Rohit Agnihotri (Digital,ISC)(X-IGT Solutions)" w:date="2026-09-01T11:39:00Z">
                  <w:rPr>
                    <w:ins w:id="29" w:author="Rohit Agnihotri (Digital,ISC)(X-IGT Solutions)" w:date="2026-09-01T11:38:00Z"/>
                    <w:rFonts w:ascii="Aptos" w:eastAsia="Times New Roman" w:hAnsi="Aptos" w:cs="Times New Roman"/>
                    <w:color w:val="000000"/>
                    <w:sz w:val="24"/>
                    <w:szCs w:val="24"/>
                  </w:rPr>
                </w:rPrChange>
              </w:rPr>
            </w:pPr>
            <w:ins w:id="30" w:author="Rohit Agnihotri (Digital,ISC)(X-IGT Solutions)" w:date="2026-09-01T11:38:00Z">
              <w:r w:rsidRPr="00500537">
                <w:rPr>
                  <w:rFonts w:ascii="Times New Roman" w:eastAsia="Times New Roman" w:hAnsi="Times New Roman" w:cs="Times New Roman"/>
                  <w:b/>
                  <w:bCs/>
                  <w:color w:val="000000"/>
                  <w:sz w:val="20"/>
                  <w:szCs w:val="20"/>
                  <w:rPrChange w:id="31" w:author="Rohit Agnihotri (Digital,ISC)(X-IGT Solutions)" w:date="2026-09-01T11:39:00Z">
                    <w:rPr>
                      <w:rFonts w:ascii="Aptos" w:eastAsia="Times New Roman" w:hAnsi="Aptos" w:cs="Times New Roman"/>
                      <w:b/>
                      <w:bCs/>
                      <w:color w:val="000000"/>
                      <w:sz w:val="24"/>
                      <w:szCs w:val="24"/>
                    </w:rPr>
                  </w:rPrChange>
                </w:rPr>
                <w:t>Customers, passengers and prospective customers using IndiGo's digital channels</w:t>
              </w:r>
              <w:r w:rsidRPr="00500537">
                <w:rPr>
                  <w:rFonts w:ascii="Times New Roman" w:eastAsia="Times New Roman" w:hAnsi="Times New Roman" w:cs="Times New Roman"/>
                  <w:color w:val="000000"/>
                  <w:sz w:val="20"/>
                  <w:szCs w:val="20"/>
                  <w:rPrChange w:id="32" w:author="Rohit Agnihotri (Digital,ISC)(X-IGT Solutions)" w:date="2026-09-01T11:39:00Z">
                    <w:rPr>
                      <w:rFonts w:ascii="Aptos" w:eastAsia="Times New Roman" w:hAnsi="Aptos" w:cs="Times New Roman"/>
                      <w:color w:val="000000"/>
                      <w:sz w:val="24"/>
                      <w:szCs w:val="24"/>
                    </w:rPr>
                  </w:rPrChange>
                </w:rPr>
                <w:t xml:space="preserve">, including users of the IndiGo mobile application and </w:t>
              </w:r>
              <w:commentRangeStart w:id="33"/>
              <w:commentRangeStart w:id="34"/>
              <w:commentRangeStart w:id="35"/>
              <w:r w:rsidRPr="00500537">
                <w:rPr>
                  <w:rFonts w:ascii="Times New Roman" w:eastAsia="Times New Roman" w:hAnsi="Times New Roman" w:cs="Times New Roman"/>
                  <w:color w:val="000000"/>
                  <w:sz w:val="20"/>
                  <w:szCs w:val="20"/>
                  <w:rPrChange w:id="36" w:author="Rohit Agnihotri (Digital,ISC)(X-IGT Solutions)" w:date="2026-09-01T11:39:00Z">
                    <w:rPr>
                      <w:rFonts w:ascii="Aptos" w:eastAsia="Times New Roman" w:hAnsi="Aptos" w:cs="Times New Roman"/>
                      <w:color w:val="000000"/>
                      <w:sz w:val="24"/>
                      <w:szCs w:val="24"/>
                    </w:rPr>
                  </w:rPrChange>
                </w:rPr>
                <w:t>website,</w:t>
              </w:r>
            </w:ins>
            <w:commentRangeEnd w:id="33"/>
            <w:r w:rsidR="00067E93" w:rsidRPr="00500537">
              <w:rPr>
                <w:rStyle w:val="CommentReference"/>
                <w:rFonts w:ascii="Times New Roman" w:eastAsia="Times New Roman" w:hAnsi="Times New Roman" w:cs="Times New Roman"/>
                <w:color w:val="000000"/>
                <w:sz w:val="20"/>
                <w:szCs w:val="20"/>
                <w:rPrChange w:id="37" w:author="Rohit Agnihotri (Digital,ISC)(X-IGT Solutions)" w:date="2026-09-01T11:39:00Z">
                  <w:rPr>
                    <w:rStyle w:val="CommentReference"/>
                    <w:rFonts w:ascii="Aptos" w:eastAsia="Times New Roman" w:hAnsi="Aptos" w:cs="Times New Roman"/>
                    <w:color w:val="000000"/>
                    <w:sz w:val="24"/>
                    <w:szCs w:val="24"/>
                  </w:rPr>
                </w:rPrChange>
              </w:rPr>
              <w:commentReference w:id="33"/>
            </w:r>
            <w:commentRangeEnd w:id="34"/>
            <w:r w:rsidR="003E3550" w:rsidRPr="00500537">
              <w:rPr>
                <w:rStyle w:val="CommentReference"/>
                <w:rFonts w:ascii="Times New Roman" w:eastAsia="Times New Roman" w:hAnsi="Times New Roman" w:cs="Times New Roman"/>
                <w:color w:val="000000"/>
                <w:sz w:val="20"/>
                <w:szCs w:val="20"/>
                <w:rPrChange w:id="38" w:author="Rohit Agnihotri (Digital,ISC)(X-IGT Solutions)" w:date="2026-09-01T11:39:00Z">
                  <w:rPr>
                    <w:rStyle w:val="CommentReference"/>
                    <w:rFonts w:ascii="Aptos" w:eastAsia="Times New Roman" w:hAnsi="Aptos" w:cs="Times New Roman"/>
                    <w:color w:val="000000"/>
                    <w:sz w:val="24"/>
                    <w:szCs w:val="24"/>
                  </w:rPr>
                </w:rPrChange>
              </w:rPr>
              <w:commentReference w:id="34"/>
            </w:r>
            <w:commentRangeEnd w:id="35"/>
            <w:r w:rsidR="00404762" w:rsidRPr="00500537">
              <w:rPr>
                <w:rStyle w:val="CommentReference"/>
                <w:rFonts w:ascii="Times New Roman" w:eastAsia="Times New Roman" w:hAnsi="Times New Roman" w:cs="Times New Roman"/>
                <w:color w:val="000000"/>
                <w:sz w:val="20"/>
                <w:szCs w:val="20"/>
                <w:rPrChange w:id="39" w:author="Rohit Agnihotri (Digital,ISC)(X-IGT Solutions)" w:date="2026-09-01T11:39:00Z">
                  <w:rPr>
                    <w:rStyle w:val="CommentReference"/>
                    <w:rFonts w:ascii="Aptos" w:eastAsia="Times New Roman" w:hAnsi="Aptos" w:cs="Times New Roman"/>
                    <w:color w:val="000000"/>
                    <w:sz w:val="24"/>
                    <w:szCs w:val="24"/>
                  </w:rPr>
                </w:rPrChange>
              </w:rPr>
              <w:commentReference w:id="35"/>
            </w:r>
            <w:ins w:id="40" w:author="Rohit Agnihotri (Digital,ISC)(X-IGT Solutions)" w:date="2026-09-01T11:38:00Z">
              <w:r w:rsidRPr="00500537">
                <w:rPr>
                  <w:rFonts w:ascii="Times New Roman" w:eastAsia="Times New Roman" w:hAnsi="Times New Roman" w:cs="Times New Roman"/>
                  <w:color w:val="000000"/>
                  <w:sz w:val="20"/>
                  <w:szCs w:val="20"/>
                  <w:rPrChange w:id="41" w:author="Rohit Agnihotri (Digital,ISC)(X-IGT Solutions)" w:date="2026-09-01T11:39:00Z">
                    <w:rPr>
                      <w:rFonts w:ascii="Aptos" w:eastAsia="Times New Roman" w:hAnsi="Aptos" w:cs="Times New Roman"/>
                      <w:color w:val="000000"/>
                      <w:sz w:val="24"/>
                      <w:szCs w:val="24"/>
                    </w:rPr>
                  </w:rPrChange>
                </w:rPr>
                <w:t xml:space="preserve"> whether logged-in, registered or otherwise identifiable through a customer, device, session or similar identifier.</w:t>
              </w:r>
            </w:ins>
          </w:p>
          <w:p w14:paraId="55CBBF35" w14:textId="77777777" w:rsidR="00500537" w:rsidRPr="00500537" w:rsidRDefault="00500537" w:rsidP="00500537">
            <w:pPr>
              <w:numPr>
                <w:ilvl w:val="0"/>
                <w:numId w:val="21"/>
              </w:numPr>
              <w:spacing w:before="100" w:beforeAutospacing="1" w:after="100" w:afterAutospacing="1" w:line="240" w:lineRule="auto"/>
              <w:rPr>
                <w:ins w:id="42" w:author="Rohit Agnihotri (Digital,ISC)(X-IGT Solutions)" w:date="2026-09-01T11:38:00Z"/>
                <w:rFonts w:ascii="Times New Roman" w:eastAsia="Times New Roman" w:hAnsi="Times New Roman" w:cs="Times New Roman"/>
                <w:color w:val="000000"/>
                <w:sz w:val="20"/>
                <w:szCs w:val="20"/>
                <w:rPrChange w:id="43" w:author="Rohit Agnihotri (Digital,ISC)(X-IGT Solutions)" w:date="2026-09-01T11:39:00Z">
                  <w:rPr>
                    <w:ins w:id="44" w:author="Rohit Agnihotri (Digital,ISC)(X-IGT Solutions)" w:date="2026-09-01T11:38:00Z"/>
                    <w:rFonts w:ascii="Aptos" w:eastAsia="Times New Roman" w:hAnsi="Aptos" w:cs="Times New Roman"/>
                    <w:color w:val="000000"/>
                    <w:sz w:val="24"/>
                    <w:szCs w:val="24"/>
                  </w:rPr>
                </w:rPrChange>
              </w:rPr>
            </w:pPr>
            <w:ins w:id="45" w:author="Rohit Agnihotri (Digital,ISC)(X-IGT Solutions)" w:date="2026-09-01T11:38:00Z">
              <w:r w:rsidRPr="00500537">
                <w:rPr>
                  <w:rFonts w:ascii="Times New Roman" w:eastAsia="Times New Roman" w:hAnsi="Times New Roman" w:cs="Times New Roman"/>
                  <w:b/>
                  <w:bCs/>
                  <w:color w:val="000000"/>
                  <w:sz w:val="20"/>
                  <w:szCs w:val="20"/>
                  <w:rPrChange w:id="46" w:author="Rohit Agnihotri (Digital,ISC)(X-IGT Solutions)" w:date="2026-09-01T11:39:00Z">
                    <w:rPr>
                      <w:rFonts w:ascii="Aptos" w:eastAsia="Times New Roman" w:hAnsi="Aptos" w:cs="Times New Roman"/>
                      <w:b/>
                      <w:bCs/>
                      <w:color w:val="000000"/>
                      <w:sz w:val="24"/>
                      <w:szCs w:val="24"/>
                    </w:rPr>
                  </w:rPrChange>
                </w:rPr>
                <w:t xml:space="preserve">IndiGo </w:t>
              </w:r>
              <w:proofErr w:type="spellStart"/>
              <w:r w:rsidRPr="00500537">
                <w:rPr>
                  <w:rFonts w:ascii="Times New Roman" w:eastAsia="Times New Roman" w:hAnsi="Times New Roman" w:cs="Times New Roman"/>
                  <w:b/>
                  <w:bCs/>
                  <w:color w:val="000000"/>
                  <w:sz w:val="20"/>
                  <w:szCs w:val="20"/>
                  <w:rPrChange w:id="47" w:author="Rohit Agnihotri (Digital,ISC)(X-IGT Solutions)" w:date="2026-09-01T11:39:00Z">
                    <w:rPr>
                      <w:rFonts w:ascii="Aptos" w:eastAsia="Times New Roman" w:hAnsi="Aptos" w:cs="Times New Roman"/>
                      <w:b/>
                      <w:bCs/>
                      <w:color w:val="000000"/>
                      <w:sz w:val="24"/>
                      <w:szCs w:val="24"/>
                    </w:rPr>
                  </w:rPrChange>
                </w:rPr>
                <w:t>BluChip</w:t>
              </w:r>
              <w:proofErr w:type="spellEnd"/>
              <w:r w:rsidRPr="00500537">
                <w:rPr>
                  <w:rFonts w:ascii="Times New Roman" w:eastAsia="Times New Roman" w:hAnsi="Times New Roman" w:cs="Times New Roman"/>
                  <w:b/>
                  <w:bCs/>
                  <w:color w:val="000000"/>
                  <w:sz w:val="20"/>
                  <w:szCs w:val="20"/>
                  <w:rPrChange w:id="48" w:author="Rohit Agnihotri (Digital,ISC)(X-IGT Solutions)" w:date="2026-09-01T11:39:00Z">
                    <w:rPr>
                      <w:rFonts w:ascii="Aptos" w:eastAsia="Times New Roman" w:hAnsi="Aptos" w:cs="Times New Roman"/>
                      <w:b/>
                      <w:bCs/>
                      <w:color w:val="000000"/>
                      <w:sz w:val="24"/>
                      <w:szCs w:val="24"/>
                    </w:rPr>
                  </w:rPrChange>
                </w:rPr>
                <w:t xml:space="preserve"> / loyalty members</w:t>
              </w:r>
              <w:r w:rsidRPr="00500537">
                <w:rPr>
                  <w:rFonts w:ascii="Times New Roman" w:eastAsia="Times New Roman" w:hAnsi="Times New Roman" w:cs="Times New Roman"/>
                  <w:color w:val="000000"/>
                  <w:sz w:val="20"/>
                  <w:szCs w:val="20"/>
                  <w:rPrChange w:id="49" w:author="Rohit Agnihotri (Digital,ISC)(X-IGT Solutions)" w:date="2026-09-01T11:39:00Z">
                    <w:rPr>
                      <w:rFonts w:ascii="Aptos" w:eastAsia="Times New Roman" w:hAnsi="Aptos" w:cs="Times New Roman"/>
                      <w:color w:val="000000"/>
                      <w:sz w:val="24"/>
                      <w:szCs w:val="24"/>
                    </w:rPr>
                  </w:rPrChange>
                </w:rPr>
                <w:t>, where loyalty-related attributes are made available by IndiGo for personalization, engagement, journey orchestration or loyalty-related use cases.</w:t>
              </w:r>
            </w:ins>
          </w:p>
          <w:p w14:paraId="04733A76" w14:textId="77777777" w:rsidR="00500537" w:rsidRPr="00500537" w:rsidRDefault="00500537" w:rsidP="00500537">
            <w:pPr>
              <w:numPr>
                <w:ilvl w:val="0"/>
                <w:numId w:val="21"/>
              </w:numPr>
              <w:spacing w:before="100" w:beforeAutospacing="1" w:after="100" w:afterAutospacing="1" w:line="240" w:lineRule="auto"/>
              <w:rPr>
                <w:ins w:id="50" w:author="Rohit Agnihotri (Digital,ISC)(X-IGT Solutions)" w:date="2026-09-01T11:38:00Z"/>
                <w:rFonts w:ascii="Times New Roman" w:eastAsia="Times New Roman" w:hAnsi="Times New Roman" w:cs="Times New Roman"/>
                <w:color w:val="000000"/>
                <w:sz w:val="20"/>
                <w:szCs w:val="20"/>
                <w:rPrChange w:id="51" w:author="Rohit Agnihotri (Digital,ISC)(X-IGT Solutions)" w:date="2026-09-01T11:39:00Z">
                  <w:rPr>
                    <w:ins w:id="52" w:author="Rohit Agnihotri (Digital,ISC)(X-IGT Solutions)" w:date="2026-09-01T11:38:00Z"/>
                    <w:rFonts w:ascii="Aptos" w:eastAsia="Times New Roman" w:hAnsi="Aptos" w:cs="Times New Roman"/>
                    <w:color w:val="000000"/>
                    <w:sz w:val="24"/>
                    <w:szCs w:val="24"/>
                  </w:rPr>
                </w:rPrChange>
              </w:rPr>
            </w:pPr>
            <w:ins w:id="53" w:author="Rohit Agnihotri (Digital,ISC)(X-IGT Solutions)" w:date="2026-09-01T11:38:00Z">
              <w:r w:rsidRPr="00500537">
                <w:rPr>
                  <w:rFonts w:ascii="Times New Roman" w:eastAsia="Times New Roman" w:hAnsi="Times New Roman" w:cs="Times New Roman"/>
                  <w:b/>
                  <w:bCs/>
                  <w:color w:val="000000"/>
                  <w:sz w:val="20"/>
                  <w:szCs w:val="20"/>
                  <w:rPrChange w:id="54" w:author="Rohit Agnihotri (Digital,ISC)(X-IGT Solutions)" w:date="2026-09-01T11:39:00Z">
                    <w:rPr>
                      <w:rFonts w:ascii="Aptos" w:eastAsia="Times New Roman" w:hAnsi="Aptos" w:cs="Times New Roman"/>
                      <w:b/>
                      <w:bCs/>
                      <w:color w:val="000000"/>
                      <w:sz w:val="24"/>
                      <w:szCs w:val="24"/>
                    </w:rPr>
                  </w:rPrChange>
                </w:rPr>
                <w:t>Passengers associated with an upcoming or existing booking</w:t>
              </w:r>
              <w:r w:rsidRPr="00500537">
                <w:rPr>
                  <w:rFonts w:ascii="Times New Roman" w:eastAsia="Times New Roman" w:hAnsi="Times New Roman" w:cs="Times New Roman"/>
                  <w:color w:val="000000"/>
                  <w:sz w:val="20"/>
                  <w:szCs w:val="20"/>
                  <w:rPrChange w:id="55" w:author="Rohit Agnihotri (Digital,ISC)(X-IGT Solutions)" w:date="2026-09-01T11:39:00Z">
                    <w:rPr>
                      <w:rFonts w:ascii="Aptos" w:eastAsia="Times New Roman" w:hAnsi="Aptos" w:cs="Times New Roman"/>
                      <w:color w:val="000000"/>
                      <w:sz w:val="24"/>
                      <w:szCs w:val="24"/>
                    </w:rPr>
                  </w:rPrChange>
                </w:rPr>
                <w:t>, where relevant booking, journey or operational events are provided by IndiGo for transactional/operational messaging or contextual personalization.</w:t>
              </w:r>
            </w:ins>
          </w:p>
          <w:p w14:paraId="53966B0D" w14:textId="77777777" w:rsidR="00500537" w:rsidRPr="00500537" w:rsidRDefault="00500537" w:rsidP="00500537">
            <w:pPr>
              <w:numPr>
                <w:ilvl w:val="0"/>
                <w:numId w:val="21"/>
              </w:numPr>
              <w:spacing w:before="100" w:beforeAutospacing="1" w:after="100" w:afterAutospacing="1" w:line="240" w:lineRule="auto"/>
              <w:rPr>
                <w:ins w:id="56" w:author="Rohit Agnihotri (Digital,ISC)(X-IGT Solutions)" w:date="2026-09-01T11:38:00Z"/>
                <w:rFonts w:ascii="Times New Roman" w:eastAsia="Times New Roman" w:hAnsi="Times New Roman" w:cs="Times New Roman"/>
                <w:color w:val="000000"/>
                <w:sz w:val="20"/>
                <w:szCs w:val="20"/>
                <w:rPrChange w:id="57" w:author="Rohit Agnihotri (Digital,ISC)(X-IGT Solutions)" w:date="2026-09-01T11:39:00Z">
                  <w:rPr>
                    <w:ins w:id="58" w:author="Rohit Agnihotri (Digital,ISC)(X-IGT Solutions)" w:date="2026-09-01T11:38:00Z"/>
                    <w:rFonts w:ascii="Aptos" w:eastAsia="Times New Roman" w:hAnsi="Aptos" w:cs="Times New Roman"/>
                    <w:color w:val="000000"/>
                    <w:sz w:val="24"/>
                    <w:szCs w:val="24"/>
                  </w:rPr>
                </w:rPrChange>
              </w:rPr>
            </w:pPr>
            <w:ins w:id="59" w:author="Rohit Agnihotri (Digital,ISC)(X-IGT Solutions)" w:date="2026-09-01T11:38:00Z">
              <w:r w:rsidRPr="00500537">
                <w:rPr>
                  <w:rFonts w:ascii="Times New Roman" w:eastAsia="Times New Roman" w:hAnsi="Times New Roman" w:cs="Times New Roman"/>
                  <w:b/>
                  <w:bCs/>
                  <w:color w:val="000000"/>
                  <w:sz w:val="20"/>
                  <w:szCs w:val="20"/>
                  <w:rPrChange w:id="60" w:author="Rohit Agnihotri (Digital,ISC)(X-IGT Solutions)" w:date="2026-09-01T11:39:00Z">
                    <w:rPr>
                      <w:rFonts w:ascii="Aptos" w:eastAsia="Times New Roman" w:hAnsi="Aptos" w:cs="Times New Roman"/>
                      <w:b/>
                      <w:bCs/>
                      <w:color w:val="000000"/>
                      <w:sz w:val="24"/>
                      <w:szCs w:val="24"/>
                    </w:rPr>
                  </w:rPrChange>
                </w:rPr>
                <w:t>Authorized IndiGo business and administrative users</w:t>
              </w:r>
              <w:r w:rsidRPr="00500537">
                <w:rPr>
                  <w:rFonts w:ascii="Times New Roman" w:eastAsia="Times New Roman" w:hAnsi="Times New Roman" w:cs="Times New Roman"/>
                  <w:color w:val="000000"/>
                  <w:sz w:val="20"/>
                  <w:szCs w:val="20"/>
                  <w:rPrChange w:id="61" w:author="Rohit Agnihotri (Digital,ISC)(X-IGT Solutions)" w:date="2026-09-01T11:39:00Z">
                    <w:rPr>
                      <w:rFonts w:ascii="Aptos" w:eastAsia="Times New Roman" w:hAnsi="Aptos" w:cs="Times New Roman"/>
                      <w:color w:val="000000"/>
                      <w:sz w:val="24"/>
                      <w:szCs w:val="24"/>
                    </w:rPr>
                  </w:rPrChange>
                </w:rPr>
                <w:t>, only to the limited extent their business user identifiers and platform activity are required for administration, campaign configuration, access control, audit logging, support or security purposes.</w:t>
              </w:r>
            </w:ins>
          </w:p>
          <w:p w14:paraId="6EBD8485" w14:textId="6F6CFEA0" w:rsidR="00500537" w:rsidRPr="00500537" w:rsidRDefault="00500537" w:rsidP="003D48C8">
            <w:pPr>
              <w:pBdr>
                <w:top w:val="nil"/>
                <w:left w:val="nil"/>
                <w:bottom w:val="nil"/>
                <w:right w:val="nil"/>
                <w:between w:val="nil"/>
              </w:pBdr>
              <w:tabs>
                <w:tab w:val="left" w:pos="504"/>
              </w:tabs>
              <w:spacing w:before="12" w:after="0" w:line="240" w:lineRule="auto"/>
              <w:ind w:left="360" w:right="108"/>
              <w:jc w:val="both"/>
              <w:rPr>
                <w:ins w:id="62" w:author="Rohit Agnihotri (Digital,ISC)(X-IGT Solutions)" w:date="2026-09-01T11:38:00Z"/>
                <w:color w:val="000000"/>
                <w:sz w:val="20"/>
                <w:szCs w:val="20"/>
                <w:rPrChange w:id="63" w:author="Rohit Agnihotri (Digital,ISC)(X-IGT Solutions)" w:date="2026-09-01T11:39:00Z">
                  <w:rPr>
                    <w:ins w:id="64" w:author="Rohit Agnihotri (Digital,ISC)(X-IGT Solutions)" w:date="2026-09-01T11:38:00Z"/>
                    <w:rFonts w:ascii="Times New Roman" w:eastAsia="Times New Roman" w:hAnsi="Times New Roman" w:cs="Times New Roman"/>
                    <w:color w:val="000000"/>
                    <w:sz w:val="20"/>
                    <w:szCs w:val="20"/>
                  </w:rPr>
                </w:rPrChange>
              </w:rPr>
              <w:pPrChange w:id="65" w:author="Rohit Agnihotri (Digital,ISC)(X-IGT Solutions)" w:date="2026-09-02T14:39:00Z">
                <w:pPr>
                  <w:numPr>
                    <w:numId w:val="16"/>
                  </w:numPr>
                  <w:pBdr>
                    <w:top w:val="nil"/>
                    <w:left w:val="nil"/>
                    <w:bottom w:val="nil"/>
                    <w:right w:val="nil"/>
                    <w:between w:val="nil"/>
                  </w:pBdr>
                  <w:tabs>
                    <w:tab w:val="left" w:pos="504"/>
                  </w:tabs>
                  <w:spacing w:before="12" w:after="0" w:line="240" w:lineRule="auto"/>
                  <w:ind w:left="360" w:right="108" w:hanging="360"/>
                  <w:jc w:val="both"/>
                </w:pPr>
              </w:pPrChange>
            </w:pPr>
            <w:bookmarkStart w:id="66" w:name="_GoBack"/>
            <w:bookmarkEnd w:id="66"/>
          </w:p>
          <w:p w14:paraId="0000008B" w14:textId="0D96D6DD" w:rsidR="00FF3D5C" w:rsidRPr="00BA1421" w:rsidDel="00500537" w:rsidRDefault="00703809">
            <w:pPr>
              <w:numPr>
                <w:ilvl w:val="0"/>
                <w:numId w:val="16"/>
              </w:numPr>
              <w:pBdr>
                <w:top w:val="nil"/>
                <w:left w:val="nil"/>
                <w:bottom w:val="nil"/>
                <w:right w:val="nil"/>
                <w:between w:val="nil"/>
              </w:pBdr>
              <w:tabs>
                <w:tab w:val="left" w:pos="504"/>
              </w:tabs>
              <w:spacing w:before="12" w:after="0" w:line="240" w:lineRule="auto"/>
              <w:ind w:left="360" w:right="108"/>
              <w:jc w:val="both"/>
              <w:rPr>
                <w:del w:id="67" w:author="Rohit Agnihotri (Digital,ISC)(X-IGT Solutions)" w:date="2026-09-01T11:38:00Z"/>
                <w:color w:val="000000"/>
                <w:sz w:val="20"/>
                <w:szCs w:val="20"/>
              </w:rPr>
            </w:pPr>
            <w:del w:id="68" w:author="Rohit Agnihotri (Digital,ISC)(X-IGT Solutions)" w:date="2026-09-01T11:38:00Z">
              <w:r w:rsidRPr="00500537" w:rsidDel="00500537">
                <w:rPr>
                  <w:rFonts w:ascii="Times New Roman" w:eastAsia="Times New Roman" w:hAnsi="Times New Roman" w:cs="Times New Roman"/>
                  <w:color w:val="000000"/>
                  <w:sz w:val="20"/>
                  <w:szCs w:val="20"/>
                </w:rPr>
                <w:delText>Employees and authorized personnel of IndiGo (including administrators, business users, support teams, contractors and authorized representatives).</w:delText>
              </w:r>
            </w:del>
          </w:p>
          <w:p w14:paraId="0000008C" w14:textId="738DF1F7" w:rsidR="00FF3D5C" w:rsidRPr="00BA1421" w:rsidDel="00500537" w:rsidRDefault="00FF3D5C">
            <w:pPr>
              <w:tabs>
                <w:tab w:val="left" w:pos="504"/>
              </w:tabs>
              <w:spacing w:before="12" w:after="0" w:line="240" w:lineRule="auto"/>
              <w:ind w:right="108"/>
              <w:jc w:val="both"/>
              <w:rPr>
                <w:del w:id="69" w:author="Rohit Agnihotri (Digital,ISC)(X-IGT Solutions)" w:date="2026-09-01T11:38:00Z"/>
                <w:rFonts w:ascii="Times New Roman" w:eastAsia="Times New Roman" w:hAnsi="Times New Roman" w:cs="Times New Roman"/>
                <w:color w:val="000000"/>
                <w:sz w:val="20"/>
                <w:szCs w:val="20"/>
              </w:rPr>
            </w:pPr>
          </w:p>
          <w:p w14:paraId="0000008D" w14:textId="5ED6633E" w:rsidR="00FF3D5C" w:rsidRPr="00500537" w:rsidDel="00500537" w:rsidRDefault="00703809">
            <w:pPr>
              <w:numPr>
                <w:ilvl w:val="0"/>
                <w:numId w:val="16"/>
              </w:numPr>
              <w:pBdr>
                <w:top w:val="nil"/>
                <w:left w:val="nil"/>
                <w:bottom w:val="nil"/>
                <w:right w:val="nil"/>
                <w:between w:val="nil"/>
              </w:pBdr>
              <w:tabs>
                <w:tab w:val="left" w:pos="504"/>
              </w:tabs>
              <w:spacing w:before="12" w:after="0" w:line="240" w:lineRule="auto"/>
              <w:ind w:left="360" w:right="108"/>
              <w:jc w:val="both"/>
              <w:rPr>
                <w:del w:id="70" w:author="Rohit Agnihotri (Digital,ISC)(X-IGT Solutions)" w:date="2026-09-01T11:38:00Z"/>
                <w:color w:val="000000"/>
                <w:sz w:val="20"/>
                <w:szCs w:val="20"/>
              </w:rPr>
            </w:pPr>
            <w:del w:id="71" w:author="Rohit Agnihotri (Digital,ISC)(X-IGT Solutions)" w:date="2026-09-01T11:38:00Z">
              <w:r w:rsidRPr="00500537" w:rsidDel="00500537">
                <w:rPr>
                  <w:rFonts w:ascii="Times New Roman" w:eastAsia="Times New Roman" w:hAnsi="Times New Roman" w:cs="Times New Roman"/>
                  <w:color w:val="000000"/>
                  <w:sz w:val="20"/>
                  <w:szCs w:val="20"/>
                </w:rPr>
                <w:delText>Customers and passengers, including prospective customers, registered users, loyalty program members, unaccompanied minors, children, senior citizens and other travellers using IndiGo's digital channels.</w:delText>
              </w:r>
            </w:del>
          </w:p>
          <w:p w14:paraId="0000008E" w14:textId="61AA19DD" w:rsidR="00FF3D5C" w:rsidRPr="00500537" w:rsidDel="00500537" w:rsidRDefault="00FF3D5C">
            <w:pPr>
              <w:tabs>
                <w:tab w:val="left" w:pos="504"/>
              </w:tabs>
              <w:spacing w:before="12" w:after="0" w:line="240" w:lineRule="auto"/>
              <w:ind w:right="108"/>
              <w:jc w:val="both"/>
              <w:rPr>
                <w:del w:id="72" w:author="Rohit Agnihotri (Digital,ISC)(X-IGT Solutions)" w:date="2026-09-01T11:38:00Z"/>
                <w:rFonts w:ascii="Times New Roman" w:eastAsia="Times New Roman" w:hAnsi="Times New Roman" w:cs="Times New Roman"/>
                <w:color w:val="000000"/>
                <w:sz w:val="20"/>
                <w:szCs w:val="20"/>
              </w:rPr>
            </w:pPr>
          </w:p>
          <w:p w14:paraId="0000008F" w14:textId="387A6C15" w:rsidR="00FF3D5C" w:rsidRPr="00500537" w:rsidDel="00500537" w:rsidRDefault="00703809">
            <w:pPr>
              <w:numPr>
                <w:ilvl w:val="0"/>
                <w:numId w:val="16"/>
              </w:numPr>
              <w:pBdr>
                <w:top w:val="nil"/>
                <w:left w:val="nil"/>
                <w:bottom w:val="nil"/>
                <w:right w:val="nil"/>
                <w:between w:val="nil"/>
              </w:pBdr>
              <w:tabs>
                <w:tab w:val="left" w:pos="504"/>
              </w:tabs>
              <w:spacing w:before="12" w:after="0" w:line="240" w:lineRule="auto"/>
              <w:ind w:left="360" w:right="108"/>
              <w:jc w:val="both"/>
              <w:rPr>
                <w:del w:id="73" w:author="Rohit Agnihotri (Digital,ISC)(X-IGT Solutions)" w:date="2026-09-01T11:38:00Z"/>
                <w:color w:val="000000"/>
                <w:sz w:val="20"/>
                <w:szCs w:val="20"/>
              </w:rPr>
            </w:pPr>
            <w:del w:id="74" w:author="Rohit Agnihotri (Digital,ISC)(X-IGT Solutions)" w:date="2026-09-01T11:38:00Z">
              <w:r w:rsidRPr="00500537" w:rsidDel="00500537">
                <w:rPr>
                  <w:rFonts w:ascii="Times New Roman" w:eastAsia="Times New Roman" w:hAnsi="Times New Roman" w:cs="Times New Roman"/>
                  <w:color w:val="000000"/>
                  <w:sz w:val="20"/>
                  <w:szCs w:val="20"/>
                </w:rPr>
                <w:delText>Travel agents, channel partners, distributors, corporate customers and other authorized business partners.</w:delText>
              </w:r>
            </w:del>
          </w:p>
          <w:p w14:paraId="00000090" w14:textId="4B91285C" w:rsidR="00FF3D5C" w:rsidRPr="00500537" w:rsidDel="00500537" w:rsidRDefault="00FF3D5C">
            <w:pPr>
              <w:tabs>
                <w:tab w:val="left" w:pos="504"/>
              </w:tabs>
              <w:spacing w:before="12" w:after="0" w:line="240" w:lineRule="auto"/>
              <w:ind w:right="108"/>
              <w:jc w:val="both"/>
              <w:rPr>
                <w:del w:id="75" w:author="Rohit Agnihotri (Digital,ISC)(X-IGT Solutions)" w:date="2026-09-01T11:38:00Z"/>
                <w:rFonts w:ascii="Times New Roman" w:eastAsia="Times New Roman" w:hAnsi="Times New Roman" w:cs="Times New Roman"/>
                <w:color w:val="000000"/>
                <w:sz w:val="20"/>
                <w:szCs w:val="20"/>
              </w:rPr>
            </w:pPr>
          </w:p>
          <w:p w14:paraId="00000091" w14:textId="42285BF9" w:rsidR="00FF3D5C" w:rsidRPr="00500537" w:rsidRDefault="00703809">
            <w:pPr>
              <w:numPr>
                <w:ilvl w:val="0"/>
                <w:numId w:val="16"/>
              </w:numPr>
              <w:pBdr>
                <w:top w:val="nil"/>
                <w:left w:val="nil"/>
                <w:bottom w:val="nil"/>
                <w:right w:val="nil"/>
                <w:between w:val="nil"/>
              </w:pBdr>
              <w:tabs>
                <w:tab w:val="left" w:pos="504"/>
              </w:tabs>
              <w:spacing w:before="12" w:after="0" w:line="240" w:lineRule="auto"/>
              <w:ind w:left="360" w:right="108"/>
              <w:jc w:val="both"/>
              <w:rPr>
                <w:color w:val="000000"/>
                <w:sz w:val="20"/>
                <w:szCs w:val="20"/>
              </w:rPr>
            </w:pPr>
            <w:del w:id="76" w:author="Rohit Agnihotri (Digital,ISC)(X-IGT Solutions)" w:date="2026-09-01T11:38:00Z">
              <w:r w:rsidRPr="00500537" w:rsidDel="00500537">
                <w:rPr>
                  <w:rFonts w:ascii="Times New Roman" w:eastAsia="Times New Roman" w:hAnsi="Times New Roman" w:cs="Times New Roman"/>
                  <w:color w:val="000000"/>
                  <w:sz w:val="20"/>
                  <w:szCs w:val="20"/>
                </w:rPr>
                <w:delText>Vendors, service providers and their authorized personnel, where required for service delivery and platform operations</w:delText>
              </w:r>
            </w:del>
          </w:p>
        </w:tc>
      </w:tr>
      <w:tr w:rsidR="00FF3D5C" w14:paraId="581C8D64" w14:textId="77777777">
        <w:trPr>
          <w:gridAfter w:val="1"/>
          <w:wAfter w:w="6" w:type="dxa"/>
          <w:trHeight w:val="5754"/>
        </w:trPr>
        <w:tc>
          <w:tcPr>
            <w:tcW w:w="3787" w:type="dxa"/>
            <w:tcBorders>
              <w:top w:val="single" w:sz="5" w:space="0" w:color="000000"/>
              <w:left w:val="single" w:sz="5" w:space="0" w:color="000000"/>
              <w:bottom w:val="single" w:sz="5" w:space="0" w:color="000000"/>
              <w:right w:val="single" w:sz="5" w:space="0" w:color="000000"/>
            </w:tcBorders>
          </w:tcPr>
          <w:p w14:paraId="00000092" w14:textId="77777777" w:rsidR="00FF3D5C" w:rsidRDefault="00703809">
            <w:pPr>
              <w:spacing w:after="5765"/>
              <w:ind w:left="115"/>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CATEGORIES OF PERSONAL DATA</w:t>
            </w:r>
          </w:p>
        </w:tc>
        <w:tc>
          <w:tcPr>
            <w:tcW w:w="6720" w:type="dxa"/>
            <w:tcBorders>
              <w:top w:val="single" w:sz="5" w:space="0" w:color="000000"/>
              <w:left w:val="single" w:sz="5" w:space="0" w:color="000000"/>
              <w:bottom w:val="single" w:sz="5" w:space="0" w:color="000000"/>
              <w:right w:val="single" w:sz="5" w:space="0" w:color="000000"/>
            </w:tcBorders>
          </w:tcPr>
          <w:p w14:paraId="3CA419B5" w14:textId="424A92BE" w:rsidR="00C82385" w:rsidRDefault="00517C89" w:rsidP="00C82385">
            <w:pPr>
              <w:pStyle w:val="NormalWeb"/>
              <w:spacing w:before="0" w:beforeAutospacing="0" w:after="0" w:afterAutospacing="0"/>
              <w:rPr>
                <w:ins w:id="77" w:author="Rohit Agnihotri (Digital,ISC)(X-IGT Solutions)" w:date="2026-09-02T11:59:00Z"/>
                <w:color w:val="000000"/>
                <w:sz w:val="20"/>
                <w:szCs w:val="20"/>
              </w:rPr>
            </w:pPr>
            <w:commentRangeStart w:id="78"/>
            <w:commentRangeEnd w:id="78"/>
            <w:del w:id="79" w:author="Rohit Agnihotri (Digital,ISC)(X-IGT Solutions)" w:date="2026-09-02T11:51:00Z">
              <w:r w:rsidRPr="00C82385" w:rsidDel="00C82385">
                <w:rPr>
                  <w:rStyle w:val="CommentReference"/>
                  <w:color w:val="000000"/>
                  <w:sz w:val="20"/>
                  <w:szCs w:val="20"/>
                  <w:rPrChange w:id="80" w:author="Rohit Agnihotri (Digital,ISC)(X-IGT Solutions)" w:date="2026-09-02T11:59:00Z">
                    <w:rPr>
                      <w:rStyle w:val="CommentReference"/>
                      <w:rFonts w:ascii="Aptos" w:hAnsi="Aptos"/>
                      <w:color w:val="000000"/>
                      <w:sz w:val="24"/>
                      <w:szCs w:val="24"/>
                    </w:rPr>
                  </w:rPrChange>
                </w:rPr>
                <w:commentReference w:id="78"/>
              </w:r>
            </w:del>
            <w:commentRangeStart w:id="81"/>
            <w:commentRangeStart w:id="82"/>
            <w:commentRangeStart w:id="83"/>
            <w:ins w:id="84" w:author="Rohit Agnihotri (Digital,ISC)(X-IGT Solutions)" w:date="2026-09-02T11:51:00Z">
              <w:r w:rsidR="00C82385" w:rsidRPr="00C82385">
                <w:rPr>
                  <w:color w:val="000000"/>
                  <w:sz w:val="20"/>
                  <w:szCs w:val="20"/>
                  <w:rPrChange w:id="85" w:author="Rohit Agnihotri (Digital,ISC)(X-IGT Solutions)" w:date="2026-09-02T11:59:00Z">
                    <w:rPr>
                      <w:rFonts w:ascii="Aptos" w:hAnsi="Aptos"/>
                      <w:color w:val="000000"/>
                    </w:rPr>
                  </w:rPrChange>
                </w:rPr>
                <w:t>The Processor may process only such Personal Data as is made available by IndiGo, generated through the permitted use of the Platform, and necessary for the Services. Personal Data shall be segregated based on the applicable processing purpose as follows:</w:t>
              </w:r>
            </w:ins>
          </w:p>
          <w:p w14:paraId="41EC5093" w14:textId="77777777" w:rsidR="00C82385" w:rsidRPr="00C82385" w:rsidRDefault="00C82385">
            <w:pPr>
              <w:pStyle w:val="NormalWeb"/>
              <w:spacing w:before="0" w:beforeAutospacing="0" w:after="0" w:afterAutospacing="0"/>
              <w:rPr>
                <w:ins w:id="86" w:author="Rohit Agnihotri (Digital,ISC)(X-IGT Solutions)" w:date="2026-09-02T11:51:00Z"/>
                <w:color w:val="212121"/>
                <w:sz w:val="20"/>
                <w:szCs w:val="20"/>
                <w:rPrChange w:id="87" w:author="Rohit Agnihotri (Digital,ISC)(X-IGT Solutions)" w:date="2026-09-02T11:59:00Z">
                  <w:rPr>
                    <w:ins w:id="88" w:author="Rohit Agnihotri (Digital,ISC)(X-IGT Solutions)" w:date="2026-09-02T11:51:00Z"/>
                    <w:rFonts w:ascii="Aptos" w:hAnsi="Aptos"/>
                    <w:color w:val="212121"/>
                  </w:rPr>
                </w:rPrChange>
              </w:rPr>
              <w:pPrChange w:id="89" w:author="Rohit Agnihotri (Digital,ISC)(X-IGT Solutions)" w:date="2026-09-02T11:59:00Z">
                <w:pPr>
                  <w:pStyle w:val="NormalWeb"/>
                </w:pPr>
              </w:pPrChange>
            </w:pPr>
          </w:p>
          <w:p w14:paraId="7E7B15B5" w14:textId="53135CF2" w:rsidR="00C82385" w:rsidRDefault="00C82385" w:rsidP="00C82385">
            <w:pPr>
              <w:pStyle w:val="NormalWeb"/>
              <w:spacing w:before="0" w:beforeAutospacing="0" w:after="0" w:afterAutospacing="0"/>
              <w:rPr>
                <w:ins w:id="90" w:author="Rohit Agnihotri (Digital,ISC)(X-IGT Solutions)" w:date="2026-09-02T11:59:00Z"/>
                <w:color w:val="000000"/>
                <w:sz w:val="20"/>
                <w:szCs w:val="20"/>
              </w:rPr>
            </w:pPr>
            <w:ins w:id="91" w:author="Rohit Agnihotri (Digital,ISC)(X-IGT Solutions)" w:date="2026-09-02T11:51:00Z">
              <w:r w:rsidRPr="00C82385">
                <w:rPr>
                  <w:color w:val="000000"/>
                  <w:sz w:val="20"/>
                  <w:szCs w:val="20"/>
                  <w:rPrChange w:id="92" w:author="Rohit Agnihotri (Digital,ISC)(X-IGT Solutions)" w:date="2026-09-02T11:59:00Z">
                    <w:rPr>
                      <w:rFonts w:ascii="Aptos" w:hAnsi="Aptos"/>
                      <w:color w:val="000000"/>
                    </w:rPr>
                  </w:rPrChange>
                </w:rPr>
                <w:t>A.</w:t>
              </w:r>
              <w:r w:rsidRPr="00C82385">
                <w:rPr>
                  <w:b/>
                  <w:color w:val="000000"/>
                  <w:sz w:val="20"/>
                  <w:szCs w:val="20"/>
                  <w:rPrChange w:id="93" w:author="Rohit Agnihotri (Digital,ISC)(X-IGT Solutions)" w:date="2026-09-02T11:59:00Z">
                    <w:rPr>
                      <w:rFonts w:ascii="Aptos" w:hAnsi="Aptos"/>
                      <w:color w:val="000000"/>
                    </w:rPr>
                  </w:rPrChange>
                </w:rPr>
                <w:t xml:space="preserve"> Operational / Transactional Processing Data</w:t>
              </w:r>
            </w:ins>
          </w:p>
          <w:p w14:paraId="28E19080" w14:textId="77777777" w:rsidR="00C82385" w:rsidRPr="00C82385" w:rsidRDefault="00C82385">
            <w:pPr>
              <w:pStyle w:val="NormalWeb"/>
              <w:spacing w:before="0" w:beforeAutospacing="0" w:after="0" w:afterAutospacing="0"/>
              <w:rPr>
                <w:ins w:id="94" w:author="Rohit Agnihotri (Digital,ISC)(X-IGT Solutions)" w:date="2026-09-02T11:51:00Z"/>
                <w:color w:val="212121"/>
                <w:sz w:val="20"/>
                <w:szCs w:val="20"/>
                <w:rPrChange w:id="95" w:author="Rohit Agnihotri (Digital,ISC)(X-IGT Solutions)" w:date="2026-09-02T11:59:00Z">
                  <w:rPr>
                    <w:ins w:id="96" w:author="Rohit Agnihotri (Digital,ISC)(X-IGT Solutions)" w:date="2026-09-02T11:51:00Z"/>
                    <w:rFonts w:ascii="Aptos" w:hAnsi="Aptos"/>
                    <w:color w:val="212121"/>
                  </w:rPr>
                </w:rPrChange>
              </w:rPr>
              <w:pPrChange w:id="97" w:author="Rohit Agnihotri (Digital,ISC)(X-IGT Solutions)" w:date="2026-09-02T11:59:00Z">
                <w:pPr>
                  <w:pStyle w:val="NormalWeb"/>
                </w:pPr>
              </w:pPrChange>
            </w:pPr>
          </w:p>
          <w:p w14:paraId="52FCC29B" w14:textId="34DAD5DF" w:rsidR="00C82385" w:rsidRDefault="00C82385" w:rsidP="00C82385">
            <w:pPr>
              <w:pStyle w:val="NormalWeb"/>
              <w:spacing w:before="0" w:beforeAutospacing="0" w:after="0" w:afterAutospacing="0"/>
              <w:rPr>
                <w:ins w:id="98" w:author="Rohit Agnihotri (Digital,ISC)(X-IGT Solutions)" w:date="2026-09-02T12:00:00Z"/>
                <w:color w:val="000000"/>
                <w:sz w:val="20"/>
                <w:szCs w:val="20"/>
              </w:rPr>
            </w:pPr>
            <w:ins w:id="99" w:author="Rohit Agnihotri (Digital,ISC)(X-IGT Solutions)" w:date="2026-09-02T11:51:00Z">
              <w:r w:rsidRPr="00C82385">
                <w:rPr>
                  <w:color w:val="000000"/>
                  <w:sz w:val="20"/>
                  <w:szCs w:val="20"/>
                  <w:rPrChange w:id="100" w:author="Rohit Agnihotri (Digital,ISC)(X-IGT Solutions)" w:date="2026-09-02T11:59:00Z">
                    <w:rPr>
                      <w:rFonts w:ascii="Aptos" w:hAnsi="Aptos"/>
                      <w:color w:val="000000"/>
                    </w:rPr>
                  </w:rPrChange>
                </w:rPr>
                <w:t>Personal Data required solely for servicing an existing booking, journey or operational event may include:</w:t>
              </w:r>
            </w:ins>
          </w:p>
          <w:p w14:paraId="4A4BAA92" w14:textId="77777777" w:rsidR="00C53FEA" w:rsidRPr="00C82385" w:rsidRDefault="00C53FEA">
            <w:pPr>
              <w:pStyle w:val="NormalWeb"/>
              <w:spacing w:before="0" w:beforeAutospacing="0" w:after="0" w:afterAutospacing="0"/>
              <w:rPr>
                <w:ins w:id="101" w:author="Rohit Agnihotri (Digital,ISC)(X-IGT Solutions)" w:date="2026-09-02T11:51:00Z"/>
                <w:color w:val="212121"/>
                <w:sz w:val="20"/>
                <w:szCs w:val="20"/>
                <w:rPrChange w:id="102" w:author="Rohit Agnihotri (Digital,ISC)(X-IGT Solutions)" w:date="2026-09-02T11:59:00Z">
                  <w:rPr>
                    <w:ins w:id="103" w:author="Rohit Agnihotri (Digital,ISC)(X-IGT Solutions)" w:date="2026-09-02T11:51:00Z"/>
                    <w:rFonts w:ascii="Aptos" w:hAnsi="Aptos"/>
                    <w:color w:val="212121"/>
                  </w:rPr>
                </w:rPrChange>
              </w:rPr>
              <w:pPrChange w:id="104" w:author="Rohit Agnihotri (Digital,ISC)(X-IGT Solutions)" w:date="2026-09-02T11:59:00Z">
                <w:pPr>
                  <w:pStyle w:val="NormalWeb"/>
                </w:pPr>
              </w:pPrChange>
            </w:pPr>
          </w:p>
          <w:p w14:paraId="7FB85FCD" w14:textId="12ED242A" w:rsidR="000E2F78" w:rsidRPr="00C82385" w:rsidRDefault="00C82385">
            <w:pPr>
              <w:pStyle w:val="NormalWeb"/>
              <w:spacing w:before="0" w:beforeAutospacing="0" w:after="0" w:afterAutospacing="0"/>
              <w:rPr>
                <w:ins w:id="105" w:author="Rohit Agnihotri (Digital,ISC)(X-IGT Solutions)" w:date="2026-09-02T11:52:00Z"/>
                <w:color w:val="000000"/>
                <w:sz w:val="20"/>
                <w:szCs w:val="20"/>
                <w:rPrChange w:id="106" w:author="Rohit Agnihotri (Digital,ISC)(X-IGT Solutions)" w:date="2026-09-02T11:59:00Z">
                  <w:rPr>
                    <w:ins w:id="107" w:author="Rohit Agnihotri (Digital,ISC)(X-IGT Solutions)" w:date="2026-09-02T11:52:00Z"/>
                    <w:rFonts w:ascii="Aptos" w:hAnsi="Aptos"/>
                    <w:color w:val="000000"/>
                  </w:rPr>
                </w:rPrChange>
              </w:rPr>
              <w:pPrChange w:id="108" w:author="Rohit Agnihotri (Digital,ISC)(X-IGT Solutions)" w:date="2026-09-02T11:59:00Z">
                <w:pPr>
                  <w:pStyle w:val="NormalWeb"/>
                </w:pPr>
              </w:pPrChange>
            </w:pPr>
            <w:ins w:id="109" w:author="Rohit Agnihotri (Digital,ISC)(X-IGT Solutions)" w:date="2026-09-02T11:51:00Z">
              <w:r w:rsidRPr="00C82385">
                <w:rPr>
                  <w:color w:val="000000"/>
                  <w:sz w:val="20"/>
                  <w:szCs w:val="20"/>
                  <w:rPrChange w:id="110" w:author="Rohit Agnihotri (Digital,ISC)(X-IGT Solutions)" w:date="2026-09-02T11:59:00Z">
                    <w:rPr>
                      <w:rFonts w:ascii="Aptos" w:hAnsi="Aptos"/>
                      <w:color w:val="000000"/>
                    </w:rPr>
                  </w:rPrChange>
                </w:rPr>
                <w:t xml:space="preserve">• </w:t>
              </w:r>
            </w:ins>
            <w:ins w:id="111" w:author="Rohit Agnihotri (Digital,ISC)(X-IGT Solutions)" w:date="2026-09-02T12:49:00Z">
              <w:r w:rsidR="00306D03">
                <w:rPr>
                  <w:color w:val="000000"/>
                  <w:sz w:val="20"/>
                  <w:szCs w:val="20"/>
                </w:rPr>
                <w:t>C</w:t>
              </w:r>
            </w:ins>
            <w:ins w:id="112" w:author="Rohit Agnihotri (Digital,ISC)(X-IGT Solutions)" w:date="2026-09-02T11:51:00Z">
              <w:r w:rsidRPr="00C82385">
                <w:rPr>
                  <w:color w:val="000000"/>
                  <w:sz w:val="20"/>
                  <w:szCs w:val="20"/>
                  <w:rPrChange w:id="113" w:author="Rohit Agnihotri (Digital,ISC)(X-IGT Solutions)" w:date="2026-09-02T11:59:00Z">
                    <w:rPr>
                      <w:rFonts w:ascii="Aptos" w:hAnsi="Aptos"/>
                      <w:color w:val="000000"/>
                    </w:rPr>
                  </w:rPrChange>
                </w:rPr>
                <w:t>ustomer, passenger or device identifier</w:t>
              </w:r>
            </w:ins>
          </w:p>
          <w:p w14:paraId="61AD3138" w14:textId="1228FE33" w:rsidR="00C82385" w:rsidRPr="00C82385" w:rsidRDefault="00C82385">
            <w:pPr>
              <w:pStyle w:val="NormalWeb"/>
              <w:spacing w:before="0" w:beforeAutospacing="0" w:after="0" w:afterAutospacing="0"/>
              <w:rPr>
                <w:ins w:id="114" w:author="Rohit Agnihotri (Digital,ISC)(X-IGT Solutions)" w:date="2026-09-02T11:52:00Z"/>
                <w:color w:val="000000"/>
                <w:sz w:val="20"/>
                <w:szCs w:val="20"/>
                <w:rPrChange w:id="115" w:author="Rohit Agnihotri (Digital,ISC)(X-IGT Solutions)" w:date="2026-09-02T11:59:00Z">
                  <w:rPr>
                    <w:ins w:id="116" w:author="Rohit Agnihotri (Digital,ISC)(X-IGT Solutions)" w:date="2026-09-02T11:52:00Z"/>
                    <w:rFonts w:ascii="Aptos" w:hAnsi="Aptos"/>
                    <w:color w:val="000000"/>
                  </w:rPr>
                </w:rPrChange>
              </w:rPr>
              <w:pPrChange w:id="117" w:author="Rohit Agnihotri (Digital,ISC)(X-IGT Solutions)" w:date="2026-09-02T11:59:00Z">
                <w:pPr>
                  <w:pStyle w:val="NormalWeb"/>
                </w:pPr>
              </w:pPrChange>
            </w:pPr>
            <w:ins w:id="118" w:author="Rohit Agnihotri (Digital,ISC)(X-IGT Solutions)" w:date="2026-09-02T11:51:00Z">
              <w:r w:rsidRPr="00C82385">
                <w:rPr>
                  <w:color w:val="000000"/>
                  <w:sz w:val="20"/>
                  <w:szCs w:val="20"/>
                  <w:rPrChange w:id="119" w:author="Rohit Agnihotri (Digital,ISC)(X-IGT Solutions)" w:date="2026-09-02T11:59:00Z">
                    <w:rPr>
                      <w:rFonts w:ascii="Aptos" w:hAnsi="Aptos"/>
                      <w:color w:val="000000"/>
                    </w:rPr>
                  </w:rPrChange>
                </w:rPr>
                <w:t xml:space="preserve">• </w:t>
              </w:r>
            </w:ins>
            <w:ins w:id="120" w:author="Rohit Agnihotri (Digital,ISC)(X-IGT Solutions)" w:date="2026-09-02T12:49:00Z">
              <w:r w:rsidR="00306D03">
                <w:rPr>
                  <w:color w:val="000000"/>
                  <w:sz w:val="20"/>
                  <w:szCs w:val="20"/>
                </w:rPr>
                <w:t>A</w:t>
              </w:r>
            </w:ins>
            <w:ins w:id="121" w:author="Rohit Agnihotri (Digital,ISC)(X-IGT Solutions)" w:date="2026-09-02T11:51:00Z">
              <w:r w:rsidRPr="00C82385">
                <w:rPr>
                  <w:color w:val="000000"/>
                  <w:sz w:val="20"/>
                  <w:szCs w:val="20"/>
                  <w:rPrChange w:id="122" w:author="Rohit Agnihotri (Digital,ISC)(X-IGT Solutions)" w:date="2026-09-02T11:59:00Z">
                    <w:rPr>
                      <w:rFonts w:ascii="Aptos" w:hAnsi="Aptos"/>
                      <w:color w:val="000000"/>
                    </w:rPr>
                  </w:rPrChange>
                </w:rPr>
                <w:t>pplication user identifier</w:t>
              </w:r>
            </w:ins>
          </w:p>
          <w:p w14:paraId="3D341054" w14:textId="7FE2AAC3" w:rsidR="00C82385" w:rsidRDefault="00C82385" w:rsidP="00C82385">
            <w:pPr>
              <w:pStyle w:val="NormalWeb"/>
              <w:spacing w:before="0" w:beforeAutospacing="0" w:after="0" w:afterAutospacing="0"/>
              <w:rPr>
                <w:ins w:id="123" w:author="Rohit Agnihotri (Digital,ISC)(X-IGT Solutions)" w:date="2026-09-02T12:23:00Z"/>
                <w:color w:val="000000"/>
                <w:sz w:val="20"/>
                <w:szCs w:val="20"/>
              </w:rPr>
            </w:pPr>
            <w:ins w:id="124" w:author="Rohit Agnihotri (Digital,ISC)(X-IGT Solutions)" w:date="2026-09-02T11:51:00Z">
              <w:r w:rsidRPr="00C82385">
                <w:rPr>
                  <w:color w:val="000000"/>
                  <w:sz w:val="20"/>
                  <w:szCs w:val="20"/>
                  <w:rPrChange w:id="125" w:author="Rohit Agnihotri (Digital,ISC)(X-IGT Solutions)" w:date="2026-09-02T11:59:00Z">
                    <w:rPr>
                      <w:rFonts w:ascii="Aptos" w:hAnsi="Aptos"/>
                      <w:color w:val="000000"/>
                    </w:rPr>
                  </w:rPrChange>
                </w:rPr>
                <w:t xml:space="preserve">• </w:t>
              </w:r>
            </w:ins>
            <w:ins w:id="126" w:author="Rohit Agnihotri (Digital,ISC)(X-IGT Solutions)" w:date="2026-09-02T12:49:00Z">
              <w:r w:rsidR="00306D03">
                <w:rPr>
                  <w:color w:val="000000"/>
                  <w:sz w:val="20"/>
                  <w:szCs w:val="20"/>
                </w:rPr>
                <w:t>P</w:t>
              </w:r>
            </w:ins>
            <w:ins w:id="127" w:author="Rohit Agnihotri (Digital,ISC)(X-IGT Solutions)" w:date="2026-09-02T11:51:00Z">
              <w:r w:rsidRPr="00C82385">
                <w:rPr>
                  <w:color w:val="000000"/>
                  <w:sz w:val="20"/>
                  <w:szCs w:val="20"/>
                  <w:rPrChange w:id="128" w:author="Rohit Agnihotri (Digital,ISC)(X-IGT Solutions)" w:date="2026-09-02T11:59:00Z">
                    <w:rPr>
                      <w:rFonts w:ascii="Aptos" w:hAnsi="Aptos"/>
                      <w:color w:val="000000"/>
                    </w:rPr>
                  </w:rPrChange>
                </w:rPr>
                <w:t>ush notification token</w:t>
              </w:r>
            </w:ins>
          </w:p>
          <w:p w14:paraId="552E6216" w14:textId="4368FEC0" w:rsidR="000B3EF3" w:rsidRPr="00C82385" w:rsidRDefault="000B3EF3">
            <w:pPr>
              <w:pStyle w:val="NormalWeb"/>
              <w:spacing w:before="0" w:beforeAutospacing="0" w:after="0" w:afterAutospacing="0"/>
              <w:rPr>
                <w:ins w:id="129" w:author="Rohit Agnihotri (Digital,ISC)(X-IGT Solutions)" w:date="2026-09-02T11:52:00Z"/>
                <w:color w:val="000000"/>
                <w:sz w:val="20"/>
                <w:szCs w:val="20"/>
                <w:rPrChange w:id="130" w:author="Rohit Agnihotri (Digital,ISC)(X-IGT Solutions)" w:date="2026-09-02T11:59:00Z">
                  <w:rPr>
                    <w:ins w:id="131" w:author="Rohit Agnihotri (Digital,ISC)(X-IGT Solutions)" w:date="2026-09-02T11:52:00Z"/>
                    <w:rFonts w:ascii="Aptos" w:hAnsi="Aptos"/>
                    <w:color w:val="000000"/>
                  </w:rPr>
                </w:rPrChange>
              </w:rPr>
              <w:pPrChange w:id="132" w:author="Rohit Agnihotri (Digital,ISC)(X-IGT Solutions)" w:date="2026-09-02T11:59:00Z">
                <w:pPr>
                  <w:pStyle w:val="NormalWeb"/>
                </w:pPr>
              </w:pPrChange>
            </w:pPr>
            <w:ins w:id="133" w:author="Rohit Agnihotri (Digital,ISC)(X-IGT Solutions)" w:date="2026-09-02T12:23:00Z">
              <w:r w:rsidRPr="006D5590">
                <w:rPr>
                  <w:color w:val="000000"/>
                  <w:sz w:val="20"/>
                  <w:szCs w:val="20"/>
                </w:rPr>
                <w:t xml:space="preserve">• </w:t>
              </w:r>
              <w:r>
                <w:rPr>
                  <w:color w:val="000000"/>
                  <w:sz w:val="20"/>
                  <w:szCs w:val="20"/>
                </w:rPr>
                <w:t>In-app</w:t>
              </w:r>
              <w:r w:rsidRPr="006D5590">
                <w:rPr>
                  <w:color w:val="000000"/>
                  <w:sz w:val="20"/>
                  <w:szCs w:val="20"/>
                </w:rPr>
                <w:t xml:space="preserve"> notification token</w:t>
              </w:r>
            </w:ins>
          </w:p>
          <w:p w14:paraId="1FC4BC54" w14:textId="543AC7FB" w:rsidR="00C82385" w:rsidRPr="00C82385" w:rsidRDefault="00C82385">
            <w:pPr>
              <w:pStyle w:val="NormalWeb"/>
              <w:spacing w:before="0" w:beforeAutospacing="0" w:after="0" w:afterAutospacing="0"/>
              <w:rPr>
                <w:ins w:id="134" w:author="Rohit Agnihotri (Digital,ISC)(X-IGT Solutions)" w:date="2026-09-02T11:52:00Z"/>
                <w:color w:val="000000"/>
                <w:sz w:val="20"/>
                <w:szCs w:val="20"/>
                <w:rPrChange w:id="135" w:author="Rohit Agnihotri (Digital,ISC)(X-IGT Solutions)" w:date="2026-09-02T11:59:00Z">
                  <w:rPr>
                    <w:ins w:id="136" w:author="Rohit Agnihotri (Digital,ISC)(X-IGT Solutions)" w:date="2026-09-02T11:52:00Z"/>
                    <w:rFonts w:ascii="Aptos" w:hAnsi="Aptos"/>
                    <w:color w:val="000000"/>
                  </w:rPr>
                </w:rPrChange>
              </w:rPr>
              <w:pPrChange w:id="137" w:author="Rohit Agnihotri (Digital,ISC)(X-IGT Solutions)" w:date="2026-09-02T11:59:00Z">
                <w:pPr>
                  <w:pStyle w:val="NormalWeb"/>
                </w:pPr>
              </w:pPrChange>
            </w:pPr>
            <w:ins w:id="138" w:author="Rohit Agnihotri (Digital,ISC)(X-IGT Solutions)" w:date="2026-09-02T11:51:00Z">
              <w:r w:rsidRPr="00C82385">
                <w:rPr>
                  <w:color w:val="000000"/>
                  <w:sz w:val="20"/>
                  <w:szCs w:val="20"/>
                  <w:rPrChange w:id="139" w:author="Rohit Agnihotri (Digital,ISC)(X-IGT Solutions)" w:date="2026-09-02T11:59:00Z">
                    <w:rPr>
                      <w:rFonts w:ascii="Aptos" w:hAnsi="Aptos"/>
                      <w:color w:val="000000"/>
                    </w:rPr>
                  </w:rPrChange>
                </w:rPr>
                <w:t xml:space="preserve">• </w:t>
              </w:r>
            </w:ins>
            <w:ins w:id="140" w:author="Rohit Agnihotri (Digital,ISC)(X-IGT Solutions)" w:date="2026-09-02T12:49:00Z">
              <w:r w:rsidR="00306D03">
                <w:rPr>
                  <w:color w:val="000000"/>
                  <w:sz w:val="20"/>
                  <w:szCs w:val="20"/>
                </w:rPr>
                <w:t>B</w:t>
              </w:r>
            </w:ins>
            <w:ins w:id="141" w:author="Rohit Agnihotri (Digital,ISC)(X-IGT Solutions)" w:date="2026-09-02T11:51:00Z">
              <w:r w:rsidRPr="00C82385">
                <w:rPr>
                  <w:color w:val="000000"/>
                  <w:sz w:val="20"/>
                  <w:szCs w:val="20"/>
                  <w:rPrChange w:id="142" w:author="Rohit Agnihotri (Digital,ISC)(X-IGT Solutions)" w:date="2026-09-02T11:59:00Z">
                    <w:rPr>
                      <w:rFonts w:ascii="Aptos" w:hAnsi="Aptos"/>
                      <w:color w:val="000000"/>
                    </w:rPr>
                  </w:rPrChange>
                </w:rPr>
                <w:t>ooking/journey identifier, where required for the applicable communication</w:t>
              </w:r>
            </w:ins>
          </w:p>
          <w:p w14:paraId="179F78B8" w14:textId="7BF2BCC5" w:rsidR="00C82385" w:rsidRPr="00C82385" w:rsidRDefault="00C82385">
            <w:pPr>
              <w:pStyle w:val="NormalWeb"/>
              <w:spacing w:before="0" w:beforeAutospacing="0" w:after="0" w:afterAutospacing="0"/>
              <w:rPr>
                <w:ins w:id="143" w:author="Rohit Agnihotri (Digital,ISC)(X-IGT Solutions)" w:date="2026-09-02T11:52:00Z"/>
                <w:color w:val="000000"/>
                <w:sz w:val="20"/>
                <w:szCs w:val="20"/>
                <w:rPrChange w:id="144" w:author="Rohit Agnihotri (Digital,ISC)(X-IGT Solutions)" w:date="2026-09-02T11:59:00Z">
                  <w:rPr>
                    <w:ins w:id="145" w:author="Rohit Agnihotri (Digital,ISC)(X-IGT Solutions)" w:date="2026-09-02T11:52:00Z"/>
                    <w:rFonts w:ascii="Aptos" w:hAnsi="Aptos"/>
                    <w:color w:val="000000"/>
                  </w:rPr>
                </w:rPrChange>
              </w:rPr>
              <w:pPrChange w:id="146" w:author="Rohit Agnihotri (Digital,ISC)(X-IGT Solutions)" w:date="2026-09-02T11:59:00Z">
                <w:pPr>
                  <w:pStyle w:val="NormalWeb"/>
                </w:pPr>
              </w:pPrChange>
            </w:pPr>
            <w:ins w:id="147" w:author="Rohit Agnihotri (Digital,ISC)(X-IGT Solutions)" w:date="2026-09-02T11:51:00Z">
              <w:r w:rsidRPr="00C82385">
                <w:rPr>
                  <w:color w:val="000000"/>
                  <w:sz w:val="20"/>
                  <w:szCs w:val="20"/>
                  <w:rPrChange w:id="148" w:author="Rohit Agnihotri (Digital,ISC)(X-IGT Solutions)" w:date="2026-09-02T11:59:00Z">
                    <w:rPr>
                      <w:rFonts w:ascii="Aptos" w:hAnsi="Aptos"/>
                      <w:color w:val="000000"/>
                    </w:rPr>
                  </w:rPrChange>
                </w:rPr>
                <w:t xml:space="preserve">• </w:t>
              </w:r>
            </w:ins>
            <w:ins w:id="149" w:author="Rohit Agnihotri (Digital,ISC)(X-IGT Solutions)" w:date="2026-09-02T12:49:00Z">
              <w:r w:rsidR="00306D03">
                <w:rPr>
                  <w:color w:val="000000"/>
                  <w:sz w:val="20"/>
                  <w:szCs w:val="20"/>
                </w:rPr>
                <w:t>O</w:t>
              </w:r>
            </w:ins>
            <w:ins w:id="150" w:author="Rohit Agnihotri (Digital,ISC)(X-IGT Solutions)" w:date="2026-09-02T11:51:00Z">
              <w:r w:rsidRPr="00C82385">
                <w:rPr>
                  <w:color w:val="000000"/>
                  <w:sz w:val="20"/>
                  <w:szCs w:val="20"/>
                  <w:rPrChange w:id="151" w:author="Rohit Agnihotri (Digital,ISC)(X-IGT Solutions)" w:date="2026-09-02T11:59:00Z">
                    <w:rPr>
                      <w:rFonts w:ascii="Aptos" w:hAnsi="Aptos"/>
                      <w:color w:val="000000"/>
                    </w:rPr>
                  </w:rPrChange>
                </w:rPr>
                <w:t>rigin and destination</w:t>
              </w:r>
            </w:ins>
          </w:p>
          <w:p w14:paraId="2DEC7C59" w14:textId="10BFA6B8" w:rsidR="00C82385" w:rsidRPr="00C82385" w:rsidRDefault="00C82385">
            <w:pPr>
              <w:pStyle w:val="NormalWeb"/>
              <w:spacing w:before="0" w:beforeAutospacing="0" w:after="0" w:afterAutospacing="0"/>
              <w:rPr>
                <w:ins w:id="152" w:author="Rohit Agnihotri (Digital,ISC)(X-IGT Solutions)" w:date="2026-09-02T11:52:00Z"/>
                <w:color w:val="000000"/>
                <w:sz w:val="20"/>
                <w:szCs w:val="20"/>
                <w:rPrChange w:id="153" w:author="Rohit Agnihotri (Digital,ISC)(X-IGT Solutions)" w:date="2026-09-02T11:59:00Z">
                  <w:rPr>
                    <w:ins w:id="154" w:author="Rohit Agnihotri (Digital,ISC)(X-IGT Solutions)" w:date="2026-09-02T11:52:00Z"/>
                    <w:rFonts w:ascii="Aptos" w:hAnsi="Aptos"/>
                    <w:color w:val="000000"/>
                  </w:rPr>
                </w:rPrChange>
              </w:rPr>
              <w:pPrChange w:id="155" w:author="Rohit Agnihotri (Digital,ISC)(X-IGT Solutions)" w:date="2026-09-02T11:59:00Z">
                <w:pPr>
                  <w:pStyle w:val="NormalWeb"/>
                </w:pPr>
              </w:pPrChange>
            </w:pPr>
            <w:ins w:id="156" w:author="Rohit Agnihotri (Digital,ISC)(X-IGT Solutions)" w:date="2026-09-02T11:51:00Z">
              <w:r w:rsidRPr="00C82385">
                <w:rPr>
                  <w:color w:val="000000"/>
                  <w:sz w:val="20"/>
                  <w:szCs w:val="20"/>
                  <w:rPrChange w:id="157" w:author="Rohit Agnihotri (Digital,ISC)(X-IGT Solutions)" w:date="2026-09-02T11:59:00Z">
                    <w:rPr>
                      <w:rFonts w:ascii="Aptos" w:hAnsi="Aptos"/>
                      <w:color w:val="000000"/>
                    </w:rPr>
                  </w:rPrChange>
                </w:rPr>
                <w:t xml:space="preserve">• </w:t>
              </w:r>
            </w:ins>
            <w:ins w:id="158" w:author="Rohit Agnihotri (Digital,ISC)(X-IGT Solutions)" w:date="2026-09-02T12:49:00Z">
              <w:r w:rsidR="00306D03">
                <w:rPr>
                  <w:color w:val="000000"/>
                  <w:sz w:val="20"/>
                  <w:szCs w:val="20"/>
                </w:rPr>
                <w:t>T</w:t>
              </w:r>
            </w:ins>
            <w:ins w:id="159" w:author="Rohit Agnihotri (Digital,ISC)(X-IGT Solutions)" w:date="2026-09-02T11:51:00Z">
              <w:r w:rsidRPr="00C82385">
                <w:rPr>
                  <w:color w:val="000000"/>
                  <w:sz w:val="20"/>
                  <w:szCs w:val="20"/>
                  <w:rPrChange w:id="160" w:author="Rohit Agnihotri (Digital,ISC)(X-IGT Solutions)" w:date="2026-09-02T11:59:00Z">
                    <w:rPr>
                      <w:rFonts w:ascii="Aptos" w:hAnsi="Aptos"/>
                      <w:color w:val="000000"/>
                    </w:rPr>
                  </w:rPrChange>
                </w:rPr>
                <w:t>ravel date</w:t>
              </w:r>
            </w:ins>
          </w:p>
          <w:p w14:paraId="49137AAC" w14:textId="6FAD5066" w:rsidR="00C82385" w:rsidRPr="00C82385" w:rsidRDefault="00C82385">
            <w:pPr>
              <w:pStyle w:val="NormalWeb"/>
              <w:spacing w:before="0" w:beforeAutospacing="0" w:after="0" w:afterAutospacing="0"/>
              <w:rPr>
                <w:ins w:id="161" w:author="Rohit Agnihotri (Digital,ISC)(X-IGT Solutions)" w:date="2026-09-02T11:52:00Z"/>
                <w:color w:val="000000"/>
                <w:sz w:val="20"/>
                <w:szCs w:val="20"/>
                <w:rPrChange w:id="162" w:author="Rohit Agnihotri (Digital,ISC)(X-IGT Solutions)" w:date="2026-09-02T11:59:00Z">
                  <w:rPr>
                    <w:ins w:id="163" w:author="Rohit Agnihotri (Digital,ISC)(X-IGT Solutions)" w:date="2026-09-02T11:52:00Z"/>
                    <w:rFonts w:ascii="Aptos" w:hAnsi="Aptos"/>
                    <w:color w:val="000000"/>
                  </w:rPr>
                </w:rPrChange>
              </w:rPr>
              <w:pPrChange w:id="164" w:author="Rohit Agnihotri (Digital,ISC)(X-IGT Solutions)" w:date="2026-09-02T11:59:00Z">
                <w:pPr>
                  <w:pStyle w:val="NormalWeb"/>
                </w:pPr>
              </w:pPrChange>
            </w:pPr>
            <w:ins w:id="165" w:author="Rohit Agnihotri (Digital,ISC)(X-IGT Solutions)" w:date="2026-09-02T11:51:00Z">
              <w:r w:rsidRPr="00C82385">
                <w:rPr>
                  <w:color w:val="000000"/>
                  <w:sz w:val="20"/>
                  <w:szCs w:val="20"/>
                  <w:rPrChange w:id="166" w:author="Rohit Agnihotri (Digital,ISC)(X-IGT Solutions)" w:date="2026-09-02T11:59:00Z">
                    <w:rPr>
                      <w:rFonts w:ascii="Aptos" w:hAnsi="Aptos"/>
                      <w:color w:val="000000"/>
                    </w:rPr>
                  </w:rPrChange>
                </w:rPr>
                <w:t xml:space="preserve">• </w:t>
              </w:r>
            </w:ins>
            <w:ins w:id="167" w:author="Rohit Agnihotri (Digital,ISC)(X-IGT Solutions)" w:date="2026-09-02T12:49:00Z">
              <w:r w:rsidR="00306D03">
                <w:rPr>
                  <w:color w:val="000000"/>
                  <w:sz w:val="20"/>
                  <w:szCs w:val="20"/>
                </w:rPr>
                <w:t>F</w:t>
              </w:r>
            </w:ins>
            <w:ins w:id="168" w:author="Rohit Agnihotri (Digital,ISC)(X-IGT Solutions)" w:date="2026-09-02T11:51:00Z">
              <w:r w:rsidRPr="00C82385">
                <w:rPr>
                  <w:color w:val="000000"/>
                  <w:sz w:val="20"/>
                  <w:szCs w:val="20"/>
                  <w:rPrChange w:id="169" w:author="Rohit Agnihotri (Digital,ISC)(X-IGT Solutions)" w:date="2026-09-02T11:59:00Z">
                    <w:rPr>
                      <w:rFonts w:ascii="Aptos" w:hAnsi="Aptos"/>
                      <w:color w:val="000000"/>
                    </w:rPr>
                  </w:rPrChange>
                </w:rPr>
                <w:t>light number</w:t>
              </w:r>
            </w:ins>
          </w:p>
          <w:p w14:paraId="3F6B2610" w14:textId="7AB026C9" w:rsidR="00C82385" w:rsidRPr="00C82385" w:rsidRDefault="00C82385">
            <w:pPr>
              <w:pStyle w:val="NormalWeb"/>
              <w:spacing w:before="0" w:beforeAutospacing="0" w:after="0" w:afterAutospacing="0"/>
              <w:rPr>
                <w:ins w:id="170" w:author="Rohit Agnihotri (Digital,ISC)(X-IGT Solutions)" w:date="2026-09-02T11:52:00Z"/>
                <w:color w:val="000000"/>
                <w:sz w:val="20"/>
                <w:szCs w:val="20"/>
                <w:rPrChange w:id="171" w:author="Rohit Agnihotri (Digital,ISC)(X-IGT Solutions)" w:date="2026-09-02T11:59:00Z">
                  <w:rPr>
                    <w:ins w:id="172" w:author="Rohit Agnihotri (Digital,ISC)(X-IGT Solutions)" w:date="2026-09-02T11:52:00Z"/>
                    <w:rFonts w:ascii="Aptos" w:hAnsi="Aptos"/>
                    <w:color w:val="000000"/>
                  </w:rPr>
                </w:rPrChange>
              </w:rPr>
              <w:pPrChange w:id="173" w:author="Rohit Agnihotri (Digital,ISC)(X-IGT Solutions)" w:date="2026-09-02T11:59:00Z">
                <w:pPr>
                  <w:pStyle w:val="NormalWeb"/>
                </w:pPr>
              </w:pPrChange>
            </w:pPr>
            <w:ins w:id="174" w:author="Rohit Agnihotri (Digital,ISC)(X-IGT Solutions)" w:date="2026-09-02T11:51:00Z">
              <w:r w:rsidRPr="00C82385">
                <w:rPr>
                  <w:color w:val="000000"/>
                  <w:sz w:val="20"/>
                  <w:szCs w:val="20"/>
                  <w:rPrChange w:id="175" w:author="Rohit Agnihotri (Digital,ISC)(X-IGT Solutions)" w:date="2026-09-02T11:59:00Z">
                    <w:rPr>
                      <w:rFonts w:ascii="Aptos" w:hAnsi="Aptos"/>
                      <w:color w:val="000000"/>
                    </w:rPr>
                  </w:rPrChange>
                </w:rPr>
                <w:t xml:space="preserve">• </w:t>
              </w:r>
            </w:ins>
            <w:ins w:id="176" w:author="Rohit Agnihotri (Digital,ISC)(X-IGT Solutions)" w:date="2026-09-02T12:49:00Z">
              <w:r w:rsidR="00306D03">
                <w:rPr>
                  <w:color w:val="000000"/>
                  <w:sz w:val="20"/>
                  <w:szCs w:val="20"/>
                </w:rPr>
                <w:t>F</w:t>
              </w:r>
            </w:ins>
            <w:ins w:id="177" w:author="Rohit Agnihotri (Digital,ISC)(X-IGT Solutions)" w:date="2026-09-02T11:51:00Z">
              <w:r w:rsidRPr="00C82385">
                <w:rPr>
                  <w:color w:val="000000"/>
                  <w:sz w:val="20"/>
                  <w:szCs w:val="20"/>
                  <w:rPrChange w:id="178" w:author="Rohit Agnihotri (Digital,ISC)(X-IGT Solutions)" w:date="2026-09-02T11:59:00Z">
                    <w:rPr>
                      <w:rFonts w:ascii="Aptos" w:hAnsi="Aptos"/>
                      <w:color w:val="000000"/>
                    </w:rPr>
                  </w:rPrChange>
                </w:rPr>
                <w:t>light status</w:t>
              </w:r>
            </w:ins>
          </w:p>
          <w:p w14:paraId="7C8BA469" w14:textId="1AD5141C" w:rsidR="00C82385" w:rsidRPr="00C82385" w:rsidRDefault="00C82385">
            <w:pPr>
              <w:pStyle w:val="NormalWeb"/>
              <w:spacing w:before="0" w:beforeAutospacing="0" w:after="0" w:afterAutospacing="0"/>
              <w:rPr>
                <w:ins w:id="179" w:author="Rohit Agnihotri (Digital,ISC)(X-IGT Solutions)" w:date="2026-09-02T11:52:00Z"/>
                <w:color w:val="000000"/>
                <w:sz w:val="20"/>
                <w:szCs w:val="20"/>
                <w:rPrChange w:id="180" w:author="Rohit Agnihotri (Digital,ISC)(X-IGT Solutions)" w:date="2026-09-02T11:59:00Z">
                  <w:rPr>
                    <w:ins w:id="181" w:author="Rohit Agnihotri (Digital,ISC)(X-IGT Solutions)" w:date="2026-09-02T11:52:00Z"/>
                    <w:rFonts w:ascii="Aptos" w:hAnsi="Aptos"/>
                    <w:color w:val="000000"/>
                  </w:rPr>
                </w:rPrChange>
              </w:rPr>
              <w:pPrChange w:id="182" w:author="Rohit Agnihotri (Digital,ISC)(X-IGT Solutions)" w:date="2026-09-02T11:59:00Z">
                <w:pPr>
                  <w:pStyle w:val="NormalWeb"/>
                </w:pPr>
              </w:pPrChange>
            </w:pPr>
            <w:ins w:id="183" w:author="Rohit Agnihotri (Digital,ISC)(X-IGT Solutions)" w:date="2026-09-02T11:51:00Z">
              <w:r w:rsidRPr="00C82385">
                <w:rPr>
                  <w:color w:val="000000"/>
                  <w:sz w:val="20"/>
                  <w:szCs w:val="20"/>
                  <w:rPrChange w:id="184" w:author="Rohit Agnihotri (Digital,ISC)(X-IGT Solutions)" w:date="2026-09-02T11:59:00Z">
                    <w:rPr>
                      <w:rFonts w:ascii="Aptos" w:hAnsi="Aptos"/>
                      <w:color w:val="000000"/>
                    </w:rPr>
                  </w:rPrChange>
                </w:rPr>
                <w:t xml:space="preserve">• </w:t>
              </w:r>
            </w:ins>
            <w:ins w:id="185" w:author="Rohit Agnihotri (Digital,ISC)(X-IGT Solutions)" w:date="2026-09-02T12:49:00Z">
              <w:r w:rsidR="00306D03">
                <w:rPr>
                  <w:color w:val="000000"/>
                  <w:sz w:val="20"/>
                  <w:szCs w:val="20"/>
                </w:rPr>
                <w:t>C</w:t>
              </w:r>
            </w:ins>
            <w:ins w:id="186" w:author="Rohit Agnihotri (Digital,ISC)(X-IGT Solutions)" w:date="2026-09-02T11:51:00Z">
              <w:r w:rsidRPr="00C82385">
                <w:rPr>
                  <w:color w:val="000000"/>
                  <w:sz w:val="20"/>
                  <w:szCs w:val="20"/>
                  <w:rPrChange w:id="187" w:author="Rohit Agnihotri (Digital,ISC)(X-IGT Solutions)" w:date="2026-09-02T11:59:00Z">
                    <w:rPr>
                      <w:rFonts w:ascii="Aptos" w:hAnsi="Aptos"/>
                      <w:color w:val="000000"/>
                    </w:rPr>
                  </w:rPrChange>
                </w:rPr>
                <w:t>heck-in status</w:t>
              </w:r>
            </w:ins>
          </w:p>
          <w:p w14:paraId="4ABA601C" w14:textId="4051ABBA" w:rsidR="00C82385" w:rsidRPr="00C82385" w:rsidRDefault="00C82385">
            <w:pPr>
              <w:pStyle w:val="NormalWeb"/>
              <w:spacing w:before="0" w:beforeAutospacing="0" w:after="0" w:afterAutospacing="0"/>
              <w:rPr>
                <w:ins w:id="188" w:author="Rohit Agnihotri (Digital,ISC)(X-IGT Solutions)" w:date="2026-09-02T11:53:00Z"/>
                <w:color w:val="000000"/>
                <w:sz w:val="20"/>
                <w:szCs w:val="20"/>
                <w:rPrChange w:id="189" w:author="Rohit Agnihotri (Digital,ISC)(X-IGT Solutions)" w:date="2026-09-02T11:59:00Z">
                  <w:rPr>
                    <w:ins w:id="190" w:author="Rohit Agnihotri (Digital,ISC)(X-IGT Solutions)" w:date="2026-09-02T11:53:00Z"/>
                    <w:rFonts w:ascii="Aptos" w:hAnsi="Aptos"/>
                    <w:color w:val="000000"/>
                  </w:rPr>
                </w:rPrChange>
              </w:rPr>
              <w:pPrChange w:id="191" w:author="Rohit Agnihotri (Digital,ISC)(X-IGT Solutions)" w:date="2026-09-02T11:59:00Z">
                <w:pPr>
                  <w:pStyle w:val="NormalWeb"/>
                </w:pPr>
              </w:pPrChange>
            </w:pPr>
            <w:ins w:id="192" w:author="Rohit Agnihotri (Digital,ISC)(X-IGT Solutions)" w:date="2026-09-02T11:51:00Z">
              <w:r w:rsidRPr="00C82385">
                <w:rPr>
                  <w:color w:val="000000"/>
                  <w:sz w:val="20"/>
                  <w:szCs w:val="20"/>
                  <w:rPrChange w:id="193" w:author="Rohit Agnihotri (Digital,ISC)(X-IGT Solutions)" w:date="2026-09-02T11:59:00Z">
                    <w:rPr>
                      <w:rFonts w:ascii="Aptos" w:hAnsi="Aptos"/>
                      <w:color w:val="000000"/>
                    </w:rPr>
                  </w:rPrChange>
                </w:rPr>
                <w:t xml:space="preserve">• </w:t>
              </w:r>
            </w:ins>
            <w:ins w:id="194" w:author="Rohit Agnihotri (Digital,ISC)(X-IGT Solutions)" w:date="2026-09-02T12:49:00Z">
              <w:r w:rsidR="00306D03">
                <w:rPr>
                  <w:color w:val="000000"/>
                  <w:sz w:val="20"/>
                  <w:szCs w:val="20"/>
                </w:rPr>
                <w:t>B</w:t>
              </w:r>
            </w:ins>
            <w:ins w:id="195" w:author="Rohit Agnihotri (Digital,ISC)(X-IGT Solutions)" w:date="2026-09-02T11:51:00Z">
              <w:r w:rsidRPr="00C82385">
                <w:rPr>
                  <w:color w:val="000000"/>
                  <w:sz w:val="20"/>
                  <w:szCs w:val="20"/>
                  <w:rPrChange w:id="196" w:author="Rohit Agnihotri (Digital,ISC)(X-IGT Solutions)" w:date="2026-09-02T11:59:00Z">
                    <w:rPr>
                      <w:rFonts w:ascii="Aptos" w:hAnsi="Aptos"/>
                      <w:color w:val="000000"/>
                    </w:rPr>
                  </w:rPrChange>
                </w:rPr>
                <w:t xml:space="preserve">oarding/gate </w:t>
              </w:r>
            </w:ins>
            <w:ins w:id="197" w:author="Rohit Agnihotri (Digital,ISC)(X-IGT Solutions)" w:date="2026-09-02T11:53:00Z">
              <w:r w:rsidRPr="00C82385">
                <w:rPr>
                  <w:color w:val="000000"/>
                  <w:sz w:val="20"/>
                  <w:szCs w:val="20"/>
                  <w:rPrChange w:id="198" w:author="Rohit Agnihotri (Digital,ISC)(X-IGT Solutions)" w:date="2026-09-02T11:59:00Z">
                    <w:rPr>
                      <w:rFonts w:ascii="Aptos" w:hAnsi="Aptos"/>
                      <w:color w:val="000000"/>
                    </w:rPr>
                  </w:rPrChange>
                </w:rPr>
                <w:t>information</w:t>
              </w:r>
            </w:ins>
          </w:p>
          <w:p w14:paraId="06A4AF87" w14:textId="62B0DD5A" w:rsidR="00C82385" w:rsidRPr="00C82385" w:rsidRDefault="00C82385">
            <w:pPr>
              <w:pStyle w:val="NormalWeb"/>
              <w:spacing w:before="0" w:beforeAutospacing="0" w:after="0" w:afterAutospacing="0"/>
              <w:rPr>
                <w:ins w:id="199" w:author="Rohit Agnihotri (Digital,ISC)(X-IGT Solutions)" w:date="2026-09-02T11:53:00Z"/>
                <w:color w:val="000000"/>
                <w:sz w:val="20"/>
                <w:szCs w:val="20"/>
                <w:rPrChange w:id="200" w:author="Rohit Agnihotri (Digital,ISC)(X-IGT Solutions)" w:date="2026-09-02T11:59:00Z">
                  <w:rPr>
                    <w:ins w:id="201" w:author="Rohit Agnihotri (Digital,ISC)(X-IGT Solutions)" w:date="2026-09-02T11:53:00Z"/>
                    <w:rFonts w:ascii="Aptos" w:hAnsi="Aptos"/>
                    <w:color w:val="000000"/>
                  </w:rPr>
                </w:rPrChange>
              </w:rPr>
              <w:pPrChange w:id="202" w:author="Rohit Agnihotri (Digital,ISC)(X-IGT Solutions)" w:date="2026-09-02T11:59:00Z">
                <w:pPr>
                  <w:pStyle w:val="NormalWeb"/>
                </w:pPr>
              </w:pPrChange>
            </w:pPr>
            <w:ins w:id="203" w:author="Rohit Agnihotri (Digital,ISC)(X-IGT Solutions)" w:date="2026-09-02T11:51:00Z">
              <w:r w:rsidRPr="00C82385">
                <w:rPr>
                  <w:color w:val="000000"/>
                  <w:sz w:val="20"/>
                  <w:szCs w:val="20"/>
                  <w:rPrChange w:id="204" w:author="Rohit Agnihotri (Digital,ISC)(X-IGT Solutions)" w:date="2026-09-02T11:59:00Z">
                    <w:rPr>
                      <w:rFonts w:ascii="Aptos" w:hAnsi="Aptos"/>
                      <w:color w:val="000000"/>
                    </w:rPr>
                  </w:rPrChange>
                </w:rPr>
                <w:t xml:space="preserve">• </w:t>
              </w:r>
            </w:ins>
            <w:ins w:id="205" w:author="Rohit Agnihotri (Digital,ISC)(X-IGT Solutions)" w:date="2026-09-02T12:49:00Z">
              <w:r w:rsidR="00306D03">
                <w:rPr>
                  <w:color w:val="000000"/>
                  <w:sz w:val="20"/>
                  <w:szCs w:val="20"/>
                </w:rPr>
                <w:t>D</w:t>
              </w:r>
            </w:ins>
            <w:ins w:id="206" w:author="Rohit Agnihotri (Digital,ISC)(X-IGT Solutions)" w:date="2026-09-02T11:51:00Z">
              <w:r w:rsidRPr="00C82385">
                <w:rPr>
                  <w:color w:val="000000"/>
                  <w:sz w:val="20"/>
                  <w:szCs w:val="20"/>
                  <w:rPrChange w:id="207" w:author="Rohit Agnihotri (Digital,ISC)(X-IGT Solutions)" w:date="2026-09-02T11:59:00Z">
                    <w:rPr>
                      <w:rFonts w:ascii="Aptos" w:hAnsi="Aptos"/>
                      <w:color w:val="000000"/>
                    </w:rPr>
                  </w:rPrChange>
                </w:rPr>
                <w:t>elay, cancellation or disruption information</w:t>
              </w:r>
            </w:ins>
          </w:p>
          <w:p w14:paraId="793D4671" w14:textId="529678BF" w:rsidR="00C82385" w:rsidRPr="00C82385" w:rsidRDefault="00C82385">
            <w:pPr>
              <w:pStyle w:val="NormalWeb"/>
              <w:spacing w:before="0" w:beforeAutospacing="0" w:after="0" w:afterAutospacing="0"/>
              <w:rPr>
                <w:ins w:id="208" w:author="Rohit Agnihotri (Digital,ISC)(X-IGT Solutions)" w:date="2026-09-02T11:53:00Z"/>
                <w:color w:val="000000"/>
                <w:sz w:val="20"/>
                <w:szCs w:val="20"/>
                <w:rPrChange w:id="209" w:author="Rohit Agnihotri (Digital,ISC)(X-IGT Solutions)" w:date="2026-09-02T11:59:00Z">
                  <w:rPr>
                    <w:ins w:id="210" w:author="Rohit Agnihotri (Digital,ISC)(X-IGT Solutions)" w:date="2026-09-02T11:53:00Z"/>
                    <w:rFonts w:ascii="Aptos" w:hAnsi="Aptos"/>
                    <w:color w:val="000000"/>
                  </w:rPr>
                </w:rPrChange>
              </w:rPr>
              <w:pPrChange w:id="211" w:author="Rohit Agnihotri (Digital,ISC)(X-IGT Solutions)" w:date="2026-09-02T11:59:00Z">
                <w:pPr>
                  <w:pStyle w:val="NormalWeb"/>
                </w:pPr>
              </w:pPrChange>
            </w:pPr>
            <w:ins w:id="212" w:author="Rohit Agnihotri (Digital,ISC)(X-IGT Solutions)" w:date="2026-09-02T11:51:00Z">
              <w:r w:rsidRPr="00C82385">
                <w:rPr>
                  <w:color w:val="000000"/>
                  <w:sz w:val="20"/>
                  <w:szCs w:val="20"/>
                  <w:rPrChange w:id="213" w:author="Rohit Agnihotri (Digital,ISC)(X-IGT Solutions)" w:date="2026-09-02T11:59:00Z">
                    <w:rPr>
                      <w:rFonts w:ascii="Aptos" w:hAnsi="Aptos"/>
                      <w:color w:val="000000"/>
                    </w:rPr>
                  </w:rPrChange>
                </w:rPr>
                <w:t xml:space="preserve">• </w:t>
              </w:r>
            </w:ins>
            <w:ins w:id="214" w:author="Rohit Agnihotri (Digital,ISC)(X-IGT Solutions)" w:date="2026-09-02T12:50:00Z">
              <w:r w:rsidR="00306D03">
                <w:rPr>
                  <w:color w:val="000000"/>
                  <w:sz w:val="20"/>
                  <w:szCs w:val="20"/>
                </w:rPr>
                <w:t>B</w:t>
              </w:r>
            </w:ins>
            <w:ins w:id="215" w:author="Rohit Agnihotri (Digital,ISC)(X-IGT Solutions)" w:date="2026-09-02T11:51:00Z">
              <w:r w:rsidRPr="00C82385">
                <w:rPr>
                  <w:color w:val="000000"/>
                  <w:sz w:val="20"/>
                  <w:szCs w:val="20"/>
                  <w:rPrChange w:id="216" w:author="Rohit Agnihotri (Digital,ISC)(X-IGT Solutions)" w:date="2026-09-02T11:59:00Z">
                    <w:rPr>
                      <w:rFonts w:ascii="Aptos" w:hAnsi="Aptos"/>
                      <w:color w:val="000000"/>
                    </w:rPr>
                  </w:rPrChange>
                </w:rPr>
                <w:t>aggage belt or baggage-related journey information</w:t>
              </w:r>
            </w:ins>
          </w:p>
          <w:p w14:paraId="4F5C20BC" w14:textId="19CCD93E" w:rsidR="00C82385" w:rsidRPr="00C82385" w:rsidRDefault="00C82385">
            <w:pPr>
              <w:pStyle w:val="NormalWeb"/>
              <w:spacing w:before="0" w:beforeAutospacing="0" w:after="0" w:afterAutospacing="0"/>
              <w:rPr>
                <w:ins w:id="217" w:author="Rohit Agnihotri (Digital,ISC)(X-IGT Solutions)" w:date="2026-09-02T11:53:00Z"/>
                <w:color w:val="000000"/>
                <w:sz w:val="20"/>
                <w:szCs w:val="20"/>
                <w:rPrChange w:id="218" w:author="Rohit Agnihotri (Digital,ISC)(X-IGT Solutions)" w:date="2026-09-02T11:59:00Z">
                  <w:rPr>
                    <w:ins w:id="219" w:author="Rohit Agnihotri (Digital,ISC)(X-IGT Solutions)" w:date="2026-09-02T11:53:00Z"/>
                    <w:rFonts w:ascii="Aptos" w:hAnsi="Aptos"/>
                    <w:color w:val="000000"/>
                  </w:rPr>
                </w:rPrChange>
              </w:rPr>
              <w:pPrChange w:id="220" w:author="Rohit Agnihotri (Digital,ISC)(X-IGT Solutions)" w:date="2026-09-02T11:59:00Z">
                <w:pPr>
                  <w:pStyle w:val="NormalWeb"/>
                </w:pPr>
              </w:pPrChange>
            </w:pPr>
            <w:ins w:id="221" w:author="Rohit Agnihotri (Digital,ISC)(X-IGT Solutions)" w:date="2026-09-02T11:51:00Z">
              <w:r w:rsidRPr="00C82385">
                <w:rPr>
                  <w:color w:val="000000"/>
                  <w:sz w:val="20"/>
                  <w:szCs w:val="20"/>
                  <w:rPrChange w:id="222" w:author="Rohit Agnihotri (Digital,ISC)(X-IGT Solutions)" w:date="2026-09-02T11:59:00Z">
                    <w:rPr>
                      <w:rFonts w:ascii="Aptos" w:hAnsi="Aptos"/>
                      <w:color w:val="000000"/>
                    </w:rPr>
                  </w:rPrChange>
                </w:rPr>
                <w:t xml:space="preserve">• </w:t>
              </w:r>
            </w:ins>
            <w:ins w:id="223" w:author="Rohit Agnihotri (Digital,ISC)(X-IGT Solutions)" w:date="2026-09-02T12:50:00Z">
              <w:r w:rsidR="00306D03">
                <w:rPr>
                  <w:color w:val="000000"/>
                  <w:sz w:val="20"/>
                  <w:szCs w:val="20"/>
                </w:rPr>
                <w:t>A</w:t>
              </w:r>
            </w:ins>
            <w:ins w:id="224" w:author="Rohit Agnihotri (Digital,ISC)(X-IGT Solutions)" w:date="2026-09-02T11:51:00Z">
              <w:r w:rsidRPr="00C82385">
                <w:rPr>
                  <w:color w:val="000000"/>
                  <w:sz w:val="20"/>
                  <w:szCs w:val="20"/>
                  <w:rPrChange w:id="225" w:author="Rohit Agnihotri (Digital,ISC)(X-IGT Solutions)" w:date="2026-09-02T11:59:00Z">
                    <w:rPr>
                      <w:rFonts w:ascii="Aptos" w:hAnsi="Aptos"/>
                      <w:color w:val="000000"/>
                    </w:rPr>
                  </w:rPrChange>
                </w:rPr>
                <w:t>pplicable journey or operational event/trigger</w:t>
              </w:r>
            </w:ins>
          </w:p>
          <w:p w14:paraId="45C285E8" w14:textId="1C7E6504" w:rsidR="00C82385" w:rsidRDefault="00C82385" w:rsidP="00C82385">
            <w:pPr>
              <w:pStyle w:val="NormalWeb"/>
              <w:spacing w:before="0" w:beforeAutospacing="0" w:after="0" w:afterAutospacing="0"/>
              <w:rPr>
                <w:ins w:id="226" w:author="Rohit Agnihotri (Digital,ISC)(X-IGT Solutions)" w:date="2026-09-02T12:00:00Z"/>
                <w:color w:val="000000"/>
                <w:sz w:val="20"/>
                <w:szCs w:val="20"/>
              </w:rPr>
            </w:pPr>
            <w:ins w:id="227" w:author="Rohit Agnihotri (Digital,ISC)(X-IGT Solutions)" w:date="2026-09-02T11:51:00Z">
              <w:r w:rsidRPr="00C82385">
                <w:rPr>
                  <w:color w:val="000000"/>
                  <w:sz w:val="20"/>
                  <w:szCs w:val="20"/>
                  <w:rPrChange w:id="228" w:author="Rohit Agnihotri (Digital,ISC)(X-IGT Solutions)" w:date="2026-09-02T11:59:00Z">
                    <w:rPr>
                      <w:rFonts w:ascii="Aptos" w:hAnsi="Aptos"/>
                      <w:color w:val="000000"/>
                    </w:rPr>
                  </w:rPrChange>
                </w:rPr>
                <w:t xml:space="preserve">• </w:t>
              </w:r>
            </w:ins>
            <w:ins w:id="229" w:author="Rohit Agnihotri (Digital,ISC)(X-IGT Solutions)" w:date="2026-09-02T12:50:00Z">
              <w:r w:rsidR="00306D03">
                <w:rPr>
                  <w:color w:val="000000"/>
                  <w:sz w:val="20"/>
                  <w:szCs w:val="20"/>
                </w:rPr>
                <w:t>O</w:t>
              </w:r>
            </w:ins>
            <w:ins w:id="230" w:author="Rohit Agnihotri (Digital,ISC)(X-IGT Solutions)" w:date="2026-09-02T11:51:00Z">
              <w:r w:rsidRPr="00C82385">
                <w:rPr>
                  <w:color w:val="000000"/>
                  <w:sz w:val="20"/>
                  <w:szCs w:val="20"/>
                  <w:rPrChange w:id="231" w:author="Rohit Agnihotri (Digital,ISC)(X-IGT Solutions)" w:date="2026-09-02T11:59:00Z">
                    <w:rPr>
                      <w:rFonts w:ascii="Aptos" w:hAnsi="Aptos"/>
                      <w:color w:val="000000"/>
                    </w:rPr>
                  </w:rPrChange>
                </w:rPr>
                <w:t>ther minimum booking or journey information necessary for servicing the applicable transaction or journey.</w:t>
              </w:r>
            </w:ins>
          </w:p>
          <w:p w14:paraId="27A5C627" w14:textId="77777777" w:rsidR="00C53FEA" w:rsidRPr="00C82385" w:rsidRDefault="00C53FEA">
            <w:pPr>
              <w:pStyle w:val="NormalWeb"/>
              <w:spacing w:before="0" w:beforeAutospacing="0" w:after="0" w:afterAutospacing="0"/>
              <w:rPr>
                <w:ins w:id="232" w:author="Rohit Agnihotri (Digital,ISC)(X-IGT Solutions)" w:date="2026-09-02T11:51:00Z"/>
                <w:color w:val="212121"/>
                <w:sz w:val="20"/>
                <w:szCs w:val="20"/>
                <w:rPrChange w:id="233" w:author="Rohit Agnihotri (Digital,ISC)(X-IGT Solutions)" w:date="2026-09-02T11:59:00Z">
                  <w:rPr>
                    <w:ins w:id="234" w:author="Rohit Agnihotri (Digital,ISC)(X-IGT Solutions)" w:date="2026-09-02T11:51:00Z"/>
                    <w:rFonts w:ascii="Aptos" w:hAnsi="Aptos"/>
                    <w:color w:val="212121"/>
                  </w:rPr>
                </w:rPrChange>
              </w:rPr>
              <w:pPrChange w:id="235" w:author="Rohit Agnihotri (Digital,ISC)(X-IGT Solutions)" w:date="2026-09-02T11:59:00Z">
                <w:pPr>
                  <w:pStyle w:val="NormalWeb"/>
                </w:pPr>
              </w:pPrChange>
            </w:pPr>
          </w:p>
          <w:p w14:paraId="5297E7B4" w14:textId="1DAF85A2" w:rsidR="00C82385" w:rsidRDefault="00C82385" w:rsidP="00C82385">
            <w:pPr>
              <w:pStyle w:val="NormalWeb"/>
              <w:spacing w:before="0" w:beforeAutospacing="0" w:after="0" w:afterAutospacing="0"/>
              <w:rPr>
                <w:ins w:id="236" w:author="Rohit Agnihotri (Digital,ISC)(X-IGT Solutions)" w:date="2026-09-02T12:00:00Z"/>
                <w:color w:val="000000"/>
                <w:sz w:val="20"/>
                <w:szCs w:val="20"/>
              </w:rPr>
            </w:pPr>
            <w:ins w:id="237" w:author="Rohit Agnihotri (Digital,ISC)(X-IGT Solutions)" w:date="2026-09-02T11:51:00Z">
              <w:r w:rsidRPr="00C82385">
                <w:rPr>
                  <w:color w:val="000000"/>
                  <w:sz w:val="20"/>
                  <w:szCs w:val="20"/>
                  <w:rPrChange w:id="238" w:author="Rohit Agnihotri (Digital,ISC)(X-IGT Solutions)" w:date="2026-09-02T11:59:00Z">
                    <w:rPr>
                      <w:rFonts w:ascii="Aptos" w:hAnsi="Aptos"/>
                      <w:color w:val="000000"/>
                    </w:rPr>
                  </w:rPrChange>
                </w:rPr>
                <w:t>The Processor shall not process the complete PNR or other reservation information unless the specific data element is necessary for an approved operational use case.</w:t>
              </w:r>
            </w:ins>
          </w:p>
          <w:p w14:paraId="71A66BEB" w14:textId="77777777" w:rsidR="00C53FEA" w:rsidRPr="00C82385" w:rsidRDefault="00C53FEA">
            <w:pPr>
              <w:pStyle w:val="NormalWeb"/>
              <w:spacing w:before="0" w:beforeAutospacing="0" w:after="0" w:afterAutospacing="0"/>
              <w:rPr>
                <w:ins w:id="239" w:author="Rohit Agnihotri (Digital,ISC)(X-IGT Solutions)" w:date="2026-09-02T11:51:00Z"/>
                <w:color w:val="212121"/>
                <w:sz w:val="20"/>
                <w:szCs w:val="20"/>
                <w:rPrChange w:id="240" w:author="Rohit Agnihotri (Digital,ISC)(X-IGT Solutions)" w:date="2026-09-02T11:59:00Z">
                  <w:rPr>
                    <w:ins w:id="241" w:author="Rohit Agnihotri (Digital,ISC)(X-IGT Solutions)" w:date="2026-09-02T11:51:00Z"/>
                    <w:rFonts w:ascii="Aptos" w:hAnsi="Aptos"/>
                    <w:color w:val="212121"/>
                  </w:rPr>
                </w:rPrChange>
              </w:rPr>
              <w:pPrChange w:id="242" w:author="Rohit Agnihotri (Digital,ISC)(X-IGT Solutions)" w:date="2026-09-02T11:59:00Z">
                <w:pPr>
                  <w:pStyle w:val="NormalWeb"/>
                </w:pPr>
              </w:pPrChange>
            </w:pPr>
          </w:p>
          <w:p w14:paraId="28A0B6BD" w14:textId="18870EEF" w:rsidR="00C82385" w:rsidRPr="00C53FEA" w:rsidRDefault="00C82385" w:rsidP="00C82385">
            <w:pPr>
              <w:pStyle w:val="NormalWeb"/>
              <w:spacing w:before="0" w:beforeAutospacing="0" w:after="0" w:afterAutospacing="0"/>
              <w:rPr>
                <w:ins w:id="243" w:author="Rohit Agnihotri (Digital,ISC)(X-IGT Solutions)" w:date="2026-09-02T12:00:00Z"/>
                <w:b/>
                <w:color w:val="000000"/>
                <w:sz w:val="20"/>
                <w:szCs w:val="20"/>
                <w:rPrChange w:id="244" w:author="Rohit Agnihotri (Digital,ISC)(X-IGT Solutions)" w:date="2026-09-02T12:00:00Z">
                  <w:rPr>
                    <w:ins w:id="245" w:author="Rohit Agnihotri (Digital,ISC)(X-IGT Solutions)" w:date="2026-09-02T12:00:00Z"/>
                    <w:color w:val="000000"/>
                    <w:sz w:val="20"/>
                    <w:szCs w:val="20"/>
                  </w:rPr>
                </w:rPrChange>
              </w:rPr>
            </w:pPr>
            <w:ins w:id="246" w:author="Rohit Agnihotri (Digital,ISC)(X-IGT Solutions)" w:date="2026-09-02T11:51:00Z">
              <w:r w:rsidRPr="00C82385">
                <w:rPr>
                  <w:color w:val="000000"/>
                  <w:sz w:val="20"/>
                  <w:szCs w:val="20"/>
                  <w:rPrChange w:id="247" w:author="Rohit Agnihotri (Digital,ISC)(X-IGT Solutions)" w:date="2026-09-02T11:59:00Z">
                    <w:rPr>
                      <w:rFonts w:ascii="Aptos" w:hAnsi="Aptos"/>
                      <w:color w:val="000000"/>
                    </w:rPr>
                  </w:rPrChange>
                </w:rPr>
                <w:t xml:space="preserve">B. </w:t>
              </w:r>
              <w:r w:rsidRPr="00C53FEA">
                <w:rPr>
                  <w:b/>
                  <w:color w:val="000000"/>
                  <w:sz w:val="20"/>
                  <w:szCs w:val="20"/>
                  <w:rPrChange w:id="248" w:author="Rohit Agnihotri (Digital,ISC)(X-IGT Solutions)" w:date="2026-09-02T12:00:00Z">
                    <w:rPr>
                      <w:rFonts w:ascii="Aptos" w:hAnsi="Aptos"/>
                      <w:color w:val="000000"/>
                    </w:rPr>
                  </w:rPrChange>
                </w:rPr>
                <w:t>Promotional / Customer Engagement Processing Data</w:t>
              </w:r>
            </w:ins>
          </w:p>
          <w:p w14:paraId="1054A458" w14:textId="77777777" w:rsidR="00C53FEA" w:rsidRPr="00C82385" w:rsidRDefault="00C53FEA">
            <w:pPr>
              <w:pStyle w:val="NormalWeb"/>
              <w:spacing w:before="0" w:beforeAutospacing="0" w:after="0" w:afterAutospacing="0"/>
              <w:rPr>
                <w:ins w:id="249" w:author="Rohit Agnihotri (Digital,ISC)(X-IGT Solutions)" w:date="2026-09-02T11:51:00Z"/>
                <w:color w:val="212121"/>
                <w:sz w:val="20"/>
                <w:szCs w:val="20"/>
                <w:rPrChange w:id="250" w:author="Rohit Agnihotri (Digital,ISC)(X-IGT Solutions)" w:date="2026-09-02T11:59:00Z">
                  <w:rPr>
                    <w:ins w:id="251" w:author="Rohit Agnihotri (Digital,ISC)(X-IGT Solutions)" w:date="2026-09-02T11:51:00Z"/>
                    <w:rFonts w:ascii="Aptos" w:hAnsi="Aptos"/>
                    <w:color w:val="212121"/>
                  </w:rPr>
                </w:rPrChange>
              </w:rPr>
              <w:pPrChange w:id="252" w:author="Rohit Agnihotri (Digital,ISC)(X-IGT Solutions)" w:date="2026-09-02T11:59:00Z">
                <w:pPr>
                  <w:pStyle w:val="NormalWeb"/>
                </w:pPr>
              </w:pPrChange>
            </w:pPr>
          </w:p>
          <w:p w14:paraId="388F3C0A" w14:textId="1FCBFE29" w:rsidR="00C82385" w:rsidRDefault="00C82385" w:rsidP="00C82385">
            <w:pPr>
              <w:pStyle w:val="NormalWeb"/>
              <w:spacing w:before="0" w:beforeAutospacing="0" w:after="0" w:afterAutospacing="0"/>
              <w:rPr>
                <w:ins w:id="253" w:author="Rohit Agnihotri (Digital,ISC)(X-IGT Solutions)" w:date="2026-09-02T12:00:00Z"/>
                <w:color w:val="000000"/>
                <w:sz w:val="20"/>
                <w:szCs w:val="20"/>
              </w:rPr>
            </w:pPr>
            <w:ins w:id="254" w:author="Rohit Agnihotri (Digital,ISC)(X-IGT Solutions)" w:date="2026-09-02T11:51:00Z">
              <w:r w:rsidRPr="00C82385">
                <w:rPr>
                  <w:color w:val="000000"/>
                  <w:sz w:val="20"/>
                  <w:szCs w:val="20"/>
                  <w:rPrChange w:id="255" w:author="Rohit Agnihotri (Digital,ISC)(X-IGT Solutions)" w:date="2026-09-02T11:59:00Z">
                    <w:rPr>
                      <w:rFonts w:ascii="Aptos" w:hAnsi="Aptos"/>
                      <w:color w:val="000000"/>
                    </w:rPr>
                  </w:rPrChange>
                </w:rPr>
                <w:t>Personal Data required for promotional, engagement, ancillary, loyalty or marketing-related communications may include:</w:t>
              </w:r>
            </w:ins>
          </w:p>
          <w:p w14:paraId="6FE21F7E" w14:textId="77777777" w:rsidR="00C53FEA" w:rsidRPr="00C82385" w:rsidRDefault="00C53FEA">
            <w:pPr>
              <w:pStyle w:val="NormalWeb"/>
              <w:spacing w:before="0" w:beforeAutospacing="0" w:after="0" w:afterAutospacing="0"/>
              <w:rPr>
                <w:ins w:id="256" w:author="Rohit Agnihotri (Digital,ISC)(X-IGT Solutions)" w:date="2026-09-02T11:51:00Z"/>
                <w:color w:val="212121"/>
                <w:sz w:val="20"/>
                <w:szCs w:val="20"/>
                <w:rPrChange w:id="257" w:author="Rohit Agnihotri (Digital,ISC)(X-IGT Solutions)" w:date="2026-09-02T11:59:00Z">
                  <w:rPr>
                    <w:ins w:id="258" w:author="Rohit Agnihotri (Digital,ISC)(X-IGT Solutions)" w:date="2026-09-02T11:51:00Z"/>
                    <w:rFonts w:ascii="Aptos" w:hAnsi="Aptos"/>
                    <w:color w:val="212121"/>
                  </w:rPr>
                </w:rPrChange>
              </w:rPr>
              <w:pPrChange w:id="259" w:author="Rohit Agnihotri (Digital,ISC)(X-IGT Solutions)" w:date="2026-09-02T11:59:00Z">
                <w:pPr>
                  <w:pStyle w:val="NormalWeb"/>
                </w:pPr>
              </w:pPrChange>
            </w:pPr>
          </w:p>
          <w:p w14:paraId="5C20660E" w14:textId="76E6F96B" w:rsidR="00C82385" w:rsidRPr="00C82385" w:rsidRDefault="00C82385">
            <w:pPr>
              <w:pStyle w:val="NormalWeb"/>
              <w:spacing w:before="0" w:beforeAutospacing="0" w:after="0" w:afterAutospacing="0"/>
              <w:rPr>
                <w:ins w:id="260" w:author="Rohit Agnihotri (Digital,ISC)(X-IGT Solutions)" w:date="2026-09-02T11:54:00Z"/>
                <w:color w:val="000000"/>
                <w:sz w:val="20"/>
                <w:szCs w:val="20"/>
                <w:rPrChange w:id="261" w:author="Rohit Agnihotri (Digital,ISC)(X-IGT Solutions)" w:date="2026-09-02T11:59:00Z">
                  <w:rPr>
                    <w:ins w:id="262" w:author="Rohit Agnihotri (Digital,ISC)(X-IGT Solutions)" w:date="2026-09-02T11:54:00Z"/>
                    <w:rFonts w:ascii="Aptos" w:hAnsi="Aptos"/>
                    <w:color w:val="000000"/>
                  </w:rPr>
                </w:rPrChange>
              </w:rPr>
              <w:pPrChange w:id="263" w:author="Rohit Agnihotri (Digital,ISC)(X-IGT Solutions)" w:date="2026-09-02T11:59:00Z">
                <w:pPr>
                  <w:pStyle w:val="NormalWeb"/>
                </w:pPr>
              </w:pPrChange>
            </w:pPr>
            <w:ins w:id="264" w:author="Rohit Agnihotri (Digital,ISC)(X-IGT Solutions)" w:date="2026-09-02T11:51:00Z">
              <w:r w:rsidRPr="00C82385">
                <w:rPr>
                  <w:color w:val="000000"/>
                  <w:sz w:val="20"/>
                  <w:szCs w:val="20"/>
                  <w:rPrChange w:id="265" w:author="Rohit Agnihotri (Digital,ISC)(X-IGT Solutions)" w:date="2026-09-02T11:59:00Z">
                    <w:rPr>
                      <w:rFonts w:ascii="Aptos" w:hAnsi="Aptos"/>
                      <w:color w:val="000000"/>
                    </w:rPr>
                  </w:rPrChange>
                </w:rPr>
                <w:t xml:space="preserve">• </w:t>
              </w:r>
            </w:ins>
            <w:ins w:id="266" w:author="Rohit Agnihotri (Digital,ISC)(X-IGT Solutions)" w:date="2026-09-02T12:50:00Z">
              <w:r w:rsidR="00306D03">
                <w:rPr>
                  <w:color w:val="000000"/>
                  <w:sz w:val="20"/>
                  <w:szCs w:val="20"/>
                </w:rPr>
                <w:t>C</w:t>
              </w:r>
            </w:ins>
            <w:ins w:id="267" w:author="Rohit Agnihotri (Digital,ISC)(X-IGT Solutions)" w:date="2026-09-02T11:51:00Z">
              <w:r w:rsidRPr="00C82385">
                <w:rPr>
                  <w:color w:val="000000"/>
                  <w:sz w:val="20"/>
                  <w:szCs w:val="20"/>
                  <w:rPrChange w:id="268" w:author="Rohit Agnihotri (Digital,ISC)(X-IGT Solutions)" w:date="2026-09-02T11:59:00Z">
                    <w:rPr>
                      <w:rFonts w:ascii="Aptos" w:hAnsi="Aptos"/>
                      <w:color w:val="000000"/>
                    </w:rPr>
                  </w:rPrChange>
                </w:rPr>
                <w:t>ustomer ID or other IndiGo-generated customer identifier</w:t>
              </w:r>
            </w:ins>
          </w:p>
          <w:p w14:paraId="25CCFBBC" w14:textId="6A4905DB" w:rsidR="00C82385" w:rsidRPr="00C82385" w:rsidRDefault="00C82385">
            <w:pPr>
              <w:pStyle w:val="NormalWeb"/>
              <w:spacing w:before="0" w:beforeAutospacing="0" w:after="0" w:afterAutospacing="0"/>
              <w:rPr>
                <w:ins w:id="269" w:author="Rohit Agnihotri (Digital,ISC)(X-IGT Solutions)" w:date="2026-09-02T11:54:00Z"/>
                <w:color w:val="000000"/>
                <w:sz w:val="20"/>
                <w:szCs w:val="20"/>
                <w:rPrChange w:id="270" w:author="Rohit Agnihotri (Digital,ISC)(X-IGT Solutions)" w:date="2026-09-02T11:59:00Z">
                  <w:rPr>
                    <w:ins w:id="271" w:author="Rohit Agnihotri (Digital,ISC)(X-IGT Solutions)" w:date="2026-09-02T11:54:00Z"/>
                    <w:rFonts w:ascii="Aptos" w:hAnsi="Aptos"/>
                    <w:color w:val="000000"/>
                  </w:rPr>
                </w:rPrChange>
              </w:rPr>
              <w:pPrChange w:id="272" w:author="Rohit Agnihotri (Digital,ISC)(X-IGT Solutions)" w:date="2026-09-02T11:59:00Z">
                <w:pPr>
                  <w:pStyle w:val="NormalWeb"/>
                </w:pPr>
              </w:pPrChange>
            </w:pPr>
            <w:ins w:id="273" w:author="Rohit Agnihotri (Digital,ISC)(X-IGT Solutions)" w:date="2026-09-02T11:51:00Z">
              <w:r w:rsidRPr="00C82385">
                <w:rPr>
                  <w:color w:val="000000"/>
                  <w:sz w:val="20"/>
                  <w:szCs w:val="20"/>
                  <w:rPrChange w:id="274" w:author="Rohit Agnihotri (Digital,ISC)(X-IGT Solutions)" w:date="2026-09-02T11:59:00Z">
                    <w:rPr>
                      <w:rFonts w:ascii="Aptos" w:hAnsi="Aptos"/>
                      <w:color w:val="000000"/>
                    </w:rPr>
                  </w:rPrChange>
                </w:rPr>
                <w:t xml:space="preserve">• </w:t>
              </w:r>
            </w:ins>
            <w:ins w:id="275" w:author="Rohit Agnihotri (Digital,ISC)(X-IGT Solutions)" w:date="2026-09-02T12:50:00Z">
              <w:r w:rsidR="00306D03">
                <w:rPr>
                  <w:color w:val="000000"/>
                  <w:sz w:val="20"/>
                  <w:szCs w:val="20"/>
                </w:rPr>
                <w:t>L</w:t>
              </w:r>
            </w:ins>
            <w:ins w:id="276" w:author="Rohit Agnihotri (Digital,ISC)(X-IGT Solutions)" w:date="2026-09-02T11:51:00Z">
              <w:r w:rsidRPr="00C82385">
                <w:rPr>
                  <w:color w:val="000000"/>
                  <w:sz w:val="20"/>
                  <w:szCs w:val="20"/>
                  <w:rPrChange w:id="277" w:author="Rohit Agnihotri (Digital,ISC)(X-IGT Solutions)" w:date="2026-09-02T11:59:00Z">
                    <w:rPr>
                      <w:rFonts w:ascii="Aptos" w:hAnsi="Aptos"/>
                      <w:color w:val="000000"/>
                    </w:rPr>
                  </w:rPrChange>
                </w:rPr>
                <w:t>oyalty/</w:t>
              </w:r>
              <w:proofErr w:type="spellStart"/>
              <w:r w:rsidRPr="00C82385">
                <w:rPr>
                  <w:color w:val="000000"/>
                  <w:sz w:val="20"/>
                  <w:szCs w:val="20"/>
                  <w:rPrChange w:id="278" w:author="Rohit Agnihotri (Digital,ISC)(X-IGT Solutions)" w:date="2026-09-02T11:59:00Z">
                    <w:rPr>
                      <w:rFonts w:ascii="Aptos" w:hAnsi="Aptos"/>
                      <w:color w:val="000000"/>
                    </w:rPr>
                  </w:rPrChange>
                </w:rPr>
                <w:t>BluChip</w:t>
              </w:r>
              <w:proofErr w:type="spellEnd"/>
              <w:r w:rsidRPr="00C82385">
                <w:rPr>
                  <w:color w:val="000000"/>
                  <w:sz w:val="20"/>
                  <w:szCs w:val="20"/>
                  <w:rPrChange w:id="279" w:author="Rohit Agnihotri (Digital,ISC)(X-IGT Solutions)" w:date="2026-09-02T11:59:00Z">
                    <w:rPr>
                      <w:rFonts w:ascii="Aptos" w:hAnsi="Aptos"/>
                      <w:color w:val="000000"/>
                    </w:rPr>
                  </w:rPrChange>
                </w:rPr>
                <w:t xml:space="preserve"> identifier, tier or membership attributes</w:t>
              </w:r>
            </w:ins>
          </w:p>
          <w:p w14:paraId="509EF651" w14:textId="5DA1929B" w:rsidR="00C82385" w:rsidRPr="00C82385" w:rsidRDefault="00C82385">
            <w:pPr>
              <w:pStyle w:val="NormalWeb"/>
              <w:spacing w:before="0" w:beforeAutospacing="0" w:after="0" w:afterAutospacing="0"/>
              <w:rPr>
                <w:ins w:id="280" w:author="Rohit Agnihotri (Digital,ISC)(X-IGT Solutions)" w:date="2026-09-02T11:55:00Z"/>
                <w:color w:val="000000"/>
                <w:sz w:val="20"/>
                <w:szCs w:val="20"/>
                <w:rPrChange w:id="281" w:author="Rohit Agnihotri (Digital,ISC)(X-IGT Solutions)" w:date="2026-09-02T11:59:00Z">
                  <w:rPr>
                    <w:ins w:id="282" w:author="Rohit Agnihotri (Digital,ISC)(X-IGT Solutions)" w:date="2026-09-02T11:55:00Z"/>
                    <w:rFonts w:ascii="Aptos" w:hAnsi="Aptos"/>
                    <w:color w:val="000000"/>
                  </w:rPr>
                </w:rPrChange>
              </w:rPr>
              <w:pPrChange w:id="283" w:author="Rohit Agnihotri (Digital,ISC)(X-IGT Solutions)" w:date="2026-09-02T11:59:00Z">
                <w:pPr>
                  <w:pStyle w:val="NormalWeb"/>
                </w:pPr>
              </w:pPrChange>
            </w:pPr>
            <w:ins w:id="284" w:author="Rohit Agnihotri (Digital,ISC)(X-IGT Solutions)" w:date="2026-09-02T11:51:00Z">
              <w:r w:rsidRPr="00C82385">
                <w:rPr>
                  <w:color w:val="000000"/>
                  <w:sz w:val="20"/>
                  <w:szCs w:val="20"/>
                  <w:rPrChange w:id="285" w:author="Rohit Agnihotri (Digital,ISC)(X-IGT Solutions)" w:date="2026-09-02T11:59:00Z">
                    <w:rPr>
                      <w:rFonts w:ascii="Aptos" w:hAnsi="Aptos"/>
                      <w:color w:val="000000"/>
                    </w:rPr>
                  </w:rPrChange>
                </w:rPr>
                <w:t xml:space="preserve">• </w:t>
              </w:r>
            </w:ins>
            <w:ins w:id="286" w:author="Rohit Agnihotri (Digital,ISC)(X-IGT Solutions)" w:date="2026-09-02T12:50:00Z">
              <w:r w:rsidR="00306D03">
                <w:rPr>
                  <w:color w:val="000000"/>
                  <w:sz w:val="20"/>
                  <w:szCs w:val="20"/>
                </w:rPr>
                <w:t>A</w:t>
              </w:r>
            </w:ins>
            <w:ins w:id="287" w:author="Rohit Agnihotri (Digital,ISC)(X-IGT Solutions)" w:date="2026-09-02T11:51:00Z">
              <w:r w:rsidRPr="00C82385">
                <w:rPr>
                  <w:color w:val="000000"/>
                  <w:sz w:val="20"/>
                  <w:szCs w:val="20"/>
                  <w:rPrChange w:id="288" w:author="Rohit Agnihotri (Digital,ISC)(X-IGT Solutions)" w:date="2026-09-02T11:59:00Z">
                    <w:rPr>
                      <w:rFonts w:ascii="Aptos" w:hAnsi="Aptos"/>
                      <w:color w:val="000000"/>
                    </w:rPr>
                  </w:rPrChange>
                </w:rPr>
                <w:t>pplication, device, session or pseudonymous identifier</w:t>
              </w:r>
            </w:ins>
          </w:p>
          <w:p w14:paraId="46F5EB31" w14:textId="10CD9B4F" w:rsidR="00C82385" w:rsidRDefault="00C82385" w:rsidP="00C82385">
            <w:pPr>
              <w:pStyle w:val="NormalWeb"/>
              <w:spacing w:before="0" w:beforeAutospacing="0" w:after="0" w:afterAutospacing="0"/>
              <w:rPr>
                <w:ins w:id="289" w:author="Rohit Agnihotri (Digital,ISC)(X-IGT Solutions)" w:date="2026-09-02T12:24:00Z"/>
                <w:color w:val="000000"/>
                <w:sz w:val="20"/>
                <w:szCs w:val="20"/>
              </w:rPr>
            </w:pPr>
            <w:ins w:id="290" w:author="Rohit Agnihotri (Digital,ISC)(X-IGT Solutions)" w:date="2026-09-02T11:51:00Z">
              <w:r w:rsidRPr="00C82385">
                <w:rPr>
                  <w:color w:val="000000"/>
                  <w:sz w:val="20"/>
                  <w:szCs w:val="20"/>
                  <w:rPrChange w:id="291" w:author="Rohit Agnihotri (Digital,ISC)(X-IGT Solutions)" w:date="2026-09-02T11:59:00Z">
                    <w:rPr>
                      <w:rFonts w:ascii="Aptos" w:hAnsi="Aptos"/>
                      <w:color w:val="000000"/>
                    </w:rPr>
                  </w:rPrChange>
                </w:rPr>
                <w:t xml:space="preserve">• </w:t>
              </w:r>
            </w:ins>
            <w:ins w:id="292" w:author="Rohit Agnihotri (Digital,ISC)(X-IGT Solutions)" w:date="2026-09-02T12:50:00Z">
              <w:r w:rsidR="00306D03">
                <w:rPr>
                  <w:color w:val="000000"/>
                  <w:sz w:val="20"/>
                  <w:szCs w:val="20"/>
                </w:rPr>
                <w:t>P</w:t>
              </w:r>
            </w:ins>
            <w:ins w:id="293" w:author="Rohit Agnihotri (Digital,ISC)(X-IGT Solutions)" w:date="2026-09-02T11:51:00Z">
              <w:r w:rsidRPr="00C82385">
                <w:rPr>
                  <w:color w:val="000000"/>
                  <w:sz w:val="20"/>
                  <w:szCs w:val="20"/>
                  <w:rPrChange w:id="294" w:author="Rohit Agnihotri (Digital,ISC)(X-IGT Solutions)" w:date="2026-09-02T11:59:00Z">
                    <w:rPr>
                      <w:rFonts w:ascii="Aptos" w:hAnsi="Aptos"/>
                      <w:color w:val="000000"/>
                    </w:rPr>
                  </w:rPrChange>
                </w:rPr>
                <w:t>ush notification token</w:t>
              </w:r>
            </w:ins>
          </w:p>
          <w:p w14:paraId="0F384BCC" w14:textId="77777777" w:rsidR="000B3EF3" w:rsidRPr="006D5590" w:rsidRDefault="000B3EF3" w:rsidP="000B3EF3">
            <w:pPr>
              <w:pStyle w:val="NormalWeb"/>
              <w:spacing w:before="0" w:beforeAutospacing="0" w:after="0" w:afterAutospacing="0"/>
              <w:rPr>
                <w:ins w:id="295" w:author="Rohit Agnihotri (Digital,ISC)(X-IGT Solutions)" w:date="2026-09-02T12:24:00Z"/>
                <w:color w:val="000000"/>
                <w:sz w:val="20"/>
                <w:szCs w:val="20"/>
              </w:rPr>
            </w:pPr>
            <w:ins w:id="296" w:author="Rohit Agnihotri (Digital,ISC)(X-IGT Solutions)" w:date="2026-09-02T12:24:00Z">
              <w:r w:rsidRPr="006D5590">
                <w:rPr>
                  <w:color w:val="000000"/>
                  <w:sz w:val="20"/>
                  <w:szCs w:val="20"/>
                </w:rPr>
                <w:t xml:space="preserve">• </w:t>
              </w:r>
              <w:r>
                <w:rPr>
                  <w:color w:val="000000"/>
                  <w:sz w:val="20"/>
                  <w:szCs w:val="20"/>
                </w:rPr>
                <w:t>In-app</w:t>
              </w:r>
              <w:r w:rsidRPr="006D5590">
                <w:rPr>
                  <w:color w:val="000000"/>
                  <w:sz w:val="20"/>
                  <w:szCs w:val="20"/>
                </w:rPr>
                <w:t xml:space="preserve"> notification token</w:t>
              </w:r>
            </w:ins>
          </w:p>
          <w:p w14:paraId="63353D5D" w14:textId="3D035ABB" w:rsidR="00C82385" w:rsidRPr="00C82385" w:rsidRDefault="00C82385">
            <w:pPr>
              <w:pStyle w:val="NormalWeb"/>
              <w:spacing w:before="0" w:beforeAutospacing="0" w:after="0" w:afterAutospacing="0"/>
              <w:rPr>
                <w:ins w:id="297" w:author="Rohit Agnihotri (Digital,ISC)(X-IGT Solutions)" w:date="2026-09-02T11:55:00Z"/>
                <w:color w:val="000000"/>
                <w:sz w:val="20"/>
                <w:szCs w:val="20"/>
                <w:rPrChange w:id="298" w:author="Rohit Agnihotri (Digital,ISC)(X-IGT Solutions)" w:date="2026-09-02T11:59:00Z">
                  <w:rPr>
                    <w:ins w:id="299" w:author="Rohit Agnihotri (Digital,ISC)(X-IGT Solutions)" w:date="2026-09-02T11:55:00Z"/>
                    <w:rFonts w:ascii="Aptos" w:hAnsi="Aptos"/>
                    <w:color w:val="000000"/>
                  </w:rPr>
                </w:rPrChange>
              </w:rPr>
              <w:pPrChange w:id="300" w:author="Rohit Agnihotri (Digital,ISC)(X-IGT Solutions)" w:date="2026-09-02T11:59:00Z">
                <w:pPr>
                  <w:pStyle w:val="NormalWeb"/>
                </w:pPr>
              </w:pPrChange>
            </w:pPr>
            <w:ins w:id="301" w:author="Rohit Agnihotri (Digital,ISC)(X-IGT Solutions)" w:date="2026-09-02T11:51:00Z">
              <w:r w:rsidRPr="00C82385">
                <w:rPr>
                  <w:color w:val="000000"/>
                  <w:sz w:val="20"/>
                  <w:szCs w:val="20"/>
                  <w:rPrChange w:id="302" w:author="Rohit Agnihotri (Digital,ISC)(X-IGT Solutions)" w:date="2026-09-02T11:59:00Z">
                    <w:rPr>
                      <w:rFonts w:ascii="Aptos" w:hAnsi="Aptos"/>
                      <w:color w:val="000000"/>
                    </w:rPr>
                  </w:rPrChange>
                </w:rPr>
                <w:t xml:space="preserve">• </w:t>
              </w:r>
            </w:ins>
            <w:ins w:id="303" w:author="Rohit Agnihotri (Digital,ISC)(X-IGT Solutions)" w:date="2026-09-02T12:50:00Z">
              <w:r w:rsidR="00306D03">
                <w:rPr>
                  <w:color w:val="000000"/>
                  <w:sz w:val="20"/>
                  <w:szCs w:val="20"/>
                </w:rPr>
                <w:t>C</w:t>
              </w:r>
            </w:ins>
            <w:ins w:id="304" w:author="Rohit Agnihotri (Digital,ISC)(X-IGT Solutions)" w:date="2026-09-02T11:51:00Z">
              <w:r w:rsidRPr="00C82385">
                <w:rPr>
                  <w:color w:val="000000"/>
                  <w:sz w:val="20"/>
                  <w:szCs w:val="20"/>
                  <w:rPrChange w:id="305" w:author="Rohit Agnihotri (Digital,ISC)(X-IGT Solutions)" w:date="2026-09-02T11:59:00Z">
                    <w:rPr>
                      <w:rFonts w:ascii="Aptos" w:hAnsi="Aptos"/>
                      <w:color w:val="000000"/>
                    </w:rPr>
                  </w:rPrChange>
                </w:rPr>
                <w:t>ustomer segments and attributes made available through IndiGo’s CDP</w:t>
              </w:r>
            </w:ins>
          </w:p>
          <w:p w14:paraId="7E968F78" w14:textId="106513C9" w:rsidR="00C82385" w:rsidRPr="00C82385" w:rsidRDefault="00C82385">
            <w:pPr>
              <w:pStyle w:val="NormalWeb"/>
              <w:spacing w:before="0" w:beforeAutospacing="0" w:after="0" w:afterAutospacing="0"/>
              <w:rPr>
                <w:ins w:id="306" w:author="Rohit Agnihotri (Digital,ISC)(X-IGT Solutions)" w:date="2026-09-02T11:55:00Z"/>
                <w:color w:val="000000"/>
                <w:sz w:val="20"/>
                <w:szCs w:val="20"/>
                <w:rPrChange w:id="307" w:author="Rohit Agnihotri (Digital,ISC)(X-IGT Solutions)" w:date="2026-09-02T11:59:00Z">
                  <w:rPr>
                    <w:ins w:id="308" w:author="Rohit Agnihotri (Digital,ISC)(X-IGT Solutions)" w:date="2026-09-02T11:55:00Z"/>
                    <w:rFonts w:ascii="Aptos" w:hAnsi="Aptos"/>
                    <w:color w:val="000000"/>
                  </w:rPr>
                </w:rPrChange>
              </w:rPr>
              <w:pPrChange w:id="309" w:author="Rohit Agnihotri (Digital,ISC)(X-IGT Solutions)" w:date="2026-09-02T11:59:00Z">
                <w:pPr>
                  <w:pStyle w:val="NormalWeb"/>
                </w:pPr>
              </w:pPrChange>
            </w:pPr>
            <w:ins w:id="310" w:author="Rohit Agnihotri (Digital,ISC)(X-IGT Solutions)" w:date="2026-09-02T11:51:00Z">
              <w:r w:rsidRPr="00C82385">
                <w:rPr>
                  <w:color w:val="000000"/>
                  <w:sz w:val="20"/>
                  <w:szCs w:val="20"/>
                  <w:rPrChange w:id="311" w:author="Rohit Agnihotri (Digital,ISC)(X-IGT Solutions)" w:date="2026-09-02T11:59:00Z">
                    <w:rPr>
                      <w:rFonts w:ascii="Aptos" w:hAnsi="Aptos"/>
                      <w:color w:val="000000"/>
                    </w:rPr>
                  </w:rPrChange>
                </w:rPr>
                <w:t xml:space="preserve">• </w:t>
              </w:r>
            </w:ins>
            <w:ins w:id="312" w:author="Rohit Agnihotri (Digital,ISC)(X-IGT Solutions)" w:date="2026-09-02T12:50:00Z">
              <w:r w:rsidR="00306D03">
                <w:rPr>
                  <w:color w:val="000000"/>
                  <w:sz w:val="20"/>
                  <w:szCs w:val="20"/>
                </w:rPr>
                <w:t>P</w:t>
              </w:r>
            </w:ins>
            <w:ins w:id="313" w:author="Rohit Agnihotri (Digital,ISC)(X-IGT Solutions)" w:date="2026-09-02T11:51:00Z">
              <w:r w:rsidRPr="00C82385">
                <w:rPr>
                  <w:color w:val="000000"/>
                  <w:sz w:val="20"/>
                  <w:szCs w:val="20"/>
                  <w:rPrChange w:id="314" w:author="Rohit Agnihotri (Digital,ISC)(X-IGT Solutions)" w:date="2026-09-02T11:59:00Z">
                    <w:rPr>
                      <w:rFonts w:ascii="Aptos" w:hAnsi="Aptos"/>
                      <w:color w:val="000000"/>
                    </w:rPr>
                  </w:rPrChange>
                </w:rPr>
                <w:t>referred language</w:t>
              </w:r>
            </w:ins>
          </w:p>
          <w:p w14:paraId="65201F87" w14:textId="03C68613" w:rsidR="00C82385" w:rsidRPr="00C82385" w:rsidRDefault="00C82385">
            <w:pPr>
              <w:pStyle w:val="NormalWeb"/>
              <w:spacing w:before="0" w:beforeAutospacing="0" w:after="0" w:afterAutospacing="0"/>
              <w:rPr>
                <w:ins w:id="315" w:author="Rohit Agnihotri (Digital,ISC)(X-IGT Solutions)" w:date="2026-09-02T11:55:00Z"/>
                <w:color w:val="000000"/>
                <w:sz w:val="20"/>
                <w:szCs w:val="20"/>
                <w:rPrChange w:id="316" w:author="Rohit Agnihotri (Digital,ISC)(X-IGT Solutions)" w:date="2026-09-02T11:59:00Z">
                  <w:rPr>
                    <w:ins w:id="317" w:author="Rohit Agnihotri (Digital,ISC)(X-IGT Solutions)" w:date="2026-09-02T11:55:00Z"/>
                    <w:rFonts w:ascii="Aptos" w:hAnsi="Aptos"/>
                    <w:color w:val="000000"/>
                  </w:rPr>
                </w:rPrChange>
              </w:rPr>
              <w:pPrChange w:id="318" w:author="Rohit Agnihotri (Digital,ISC)(X-IGT Solutions)" w:date="2026-09-02T11:59:00Z">
                <w:pPr>
                  <w:pStyle w:val="NormalWeb"/>
                </w:pPr>
              </w:pPrChange>
            </w:pPr>
            <w:ins w:id="319" w:author="Rohit Agnihotri (Digital,ISC)(X-IGT Solutions)" w:date="2026-09-02T11:51:00Z">
              <w:r w:rsidRPr="00C82385">
                <w:rPr>
                  <w:color w:val="000000"/>
                  <w:sz w:val="20"/>
                  <w:szCs w:val="20"/>
                  <w:rPrChange w:id="320" w:author="Rohit Agnihotri (Digital,ISC)(X-IGT Solutions)" w:date="2026-09-02T11:59:00Z">
                    <w:rPr>
                      <w:rFonts w:ascii="Aptos" w:hAnsi="Aptos"/>
                      <w:color w:val="000000"/>
                    </w:rPr>
                  </w:rPrChange>
                </w:rPr>
                <w:lastRenderedPageBreak/>
                <w:t xml:space="preserve">• </w:t>
              </w:r>
            </w:ins>
            <w:ins w:id="321" w:author="Rohit Agnihotri (Digital,ISC)(X-IGT Solutions)" w:date="2026-09-02T12:50:00Z">
              <w:r w:rsidR="00306D03">
                <w:rPr>
                  <w:color w:val="000000"/>
                  <w:sz w:val="20"/>
                  <w:szCs w:val="20"/>
                </w:rPr>
                <w:t>T</w:t>
              </w:r>
            </w:ins>
            <w:ins w:id="322" w:author="Rohit Agnihotri (Digital,ISC)(X-IGT Solutions)" w:date="2026-09-02T11:51:00Z">
              <w:r w:rsidRPr="00C82385">
                <w:rPr>
                  <w:color w:val="000000"/>
                  <w:sz w:val="20"/>
                  <w:szCs w:val="20"/>
                  <w:rPrChange w:id="323" w:author="Rohit Agnihotri (Digital,ISC)(X-IGT Solutions)" w:date="2026-09-02T11:59:00Z">
                    <w:rPr>
                      <w:rFonts w:ascii="Aptos" w:hAnsi="Aptos"/>
                      <w:color w:val="000000"/>
                    </w:rPr>
                  </w:rPrChange>
                </w:rPr>
                <w:t>ravel preferences</w:t>
              </w:r>
            </w:ins>
          </w:p>
          <w:p w14:paraId="763B0B32" w14:textId="4133C2F4" w:rsidR="00C82385" w:rsidRPr="00C82385" w:rsidRDefault="00C82385">
            <w:pPr>
              <w:pStyle w:val="NormalWeb"/>
              <w:spacing w:before="0" w:beforeAutospacing="0" w:after="0" w:afterAutospacing="0"/>
              <w:rPr>
                <w:ins w:id="324" w:author="Rohit Agnihotri (Digital,ISC)(X-IGT Solutions)" w:date="2026-09-02T11:55:00Z"/>
                <w:color w:val="000000"/>
                <w:sz w:val="20"/>
                <w:szCs w:val="20"/>
                <w:rPrChange w:id="325" w:author="Rohit Agnihotri (Digital,ISC)(X-IGT Solutions)" w:date="2026-09-02T11:59:00Z">
                  <w:rPr>
                    <w:ins w:id="326" w:author="Rohit Agnihotri (Digital,ISC)(X-IGT Solutions)" w:date="2026-09-02T11:55:00Z"/>
                    <w:rFonts w:ascii="Aptos" w:hAnsi="Aptos"/>
                    <w:color w:val="000000"/>
                  </w:rPr>
                </w:rPrChange>
              </w:rPr>
              <w:pPrChange w:id="327" w:author="Rohit Agnihotri (Digital,ISC)(X-IGT Solutions)" w:date="2026-09-02T11:59:00Z">
                <w:pPr>
                  <w:pStyle w:val="NormalWeb"/>
                </w:pPr>
              </w:pPrChange>
            </w:pPr>
            <w:ins w:id="328" w:author="Rohit Agnihotri (Digital,ISC)(X-IGT Solutions)" w:date="2026-09-02T11:51:00Z">
              <w:r w:rsidRPr="00C82385">
                <w:rPr>
                  <w:color w:val="000000"/>
                  <w:sz w:val="20"/>
                  <w:szCs w:val="20"/>
                  <w:rPrChange w:id="329" w:author="Rohit Agnihotri (Digital,ISC)(X-IGT Solutions)" w:date="2026-09-02T11:59:00Z">
                    <w:rPr>
                      <w:rFonts w:ascii="Aptos" w:hAnsi="Aptos"/>
                      <w:color w:val="000000"/>
                    </w:rPr>
                  </w:rPrChange>
                </w:rPr>
                <w:t xml:space="preserve">• </w:t>
              </w:r>
            </w:ins>
            <w:ins w:id="330" w:author="Rohit Agnihotri (Digital,ISC)(X-IGT Solutions)" w:date="2026-09-02T12:50:00Z">
              <w:r w:rsidR="00306D03">
                <w:rPr>
                  <w:color w:val="000000"/>
                  <w:sz w:val="20"/>
                  <w:szCs w:val="20"/>
                </w:rPr>
                <w:t>C</w:t>
              </w:r>
            </w:ins>
            <w:ins w:id="331" w:author="Rohit Agnihotri (Digital,ISC)(X-IGT Solutions)" w:date="2026-09-02T11:51:00Z">
              <w:r w:rsidRPr="00C82385">
                <w:rPr>
                  <w:color w:val="000000"/>
                  <w:sz w:val="20"/>
                  <w:szCs w:val="20"/>
                  <w:rPrChange w:id="332" w:author="Rohit Agnihotri (Digital,ISC)(X-IGT Solutions)" w:date="2026-09-02T11:59:00Z">
                    <w:rPr>
                      <w:rFonts w:ascii="Aptos" w:hAnsi="Aptos"/>
                      <w:color w:val="000000"/>
                    </w:rPr>
                  </w:rPrChange>
                </w:rPr>
                <w:t>ommunication, campaign and personalization preferences</w:t>
              </w:r>
            </w:ins>
          </w:p>
          <w:p w14:paraId="36870376" w14:textId="760E26FA" w:rsidR="00C82385" w:rsidRPr="00C82385" w:rsidRDefault="00C82385">
            <w:pPr>
              <w:pStyle w:val="NormalWeb"/>
              <w:spacing w:before="0" w:beforeAutospacing="0" w:after="0" w:afterAutospacing="0"/>
              <w:rPr>
                <w:ins w:id="333" w:author="Rohit Agnihotri (Digital,ISC)(X-IGT Solutions)" w:date="2026-09-02T11:55:00Z"/>
                <w:color w:val="000000"/>
                <w:sz w:val="20"/>
                <w:szCs w:val="20"/>
                <w:rPrChange w:id="334" w:author="Rohit Agnihotri (Digital,ISC)(X-IGT Solutions)" w:date="2026-09-02T11:59:00Z">
                  <w:rPr>
                    <w:ins w:id="335" w:author="Rohit Agnihotri (Digital,ISC)(X-IGT Solutions)" w:date="2026-09-02T11:55:00Z"/>
                    <w:rFonts w:ascii="Aptos" w:hAnsi="Aptos"/>
                    <w:color w:val="000000"/>
                  </w:rPr>
                </w:rPrChange>
              </w:rPr>
              <w:pPrChange w:id="336" w:author="Rohit Agnihotri (Digital,ISC)(X-IGT Solutions)" w:date="2026-09-02T11:59:00Z">
                <w:pPr>
                  <w:pStyle w:val="NormalWeb"/>
                </w:pPr>
              </w:pPrChange>
            </w:pPr>
            <w:ins w:id="337" w:author="Rohit Agnihotri (Digital,ISC)(X-IGT Solutions)" w:date="2026-09-02T11:51:00Z">
              <w:r w:rsidRPr="00C82385">
                <w:rPr>
                  <w:color w:val="000000"/>
                  <w:sz w:val="20"/>
                  <w:szCs w:val="20"/>
                  <w:rPrChange w:id="338" w:author="Rohit Agnihotri (Digital,ISC)(X-IGT Solutions)" w:date="2026-09-02T11:59:00Z">
                    <w:rPr>
                      <w:rFonts w:ascii="Aptos" w:hAnsi="Aptos"/>
                      <w:color w:val="000000"/>
                    </w:rPr>
                  </w:rPrChange>
                </w:rPr>
                <w:t xml:space="preserve">• </w:t>
              </w:r>
            </w:ins>
            <w:proofErr w:type="spellStart"/>
            <w:ins w:id="339" w:author="Rohit Agnihotri (Digital,ISC)(X-IGT Solutions)" w:date="2026-09-02T12:50:00Z">
              <w:r w:rsidR="00306D03">
                <w:rPr>
                  <w:color w:val="000000"/>
                  <w:sz w:val="20"/>
                  <w:szCs w:val="20"/>
                </w:rPr>
                <w:t>B</w:t>
              </w:r>
            </w:ins>
            <w:ins w:id="340" w:author="Rohit Agnihotri (Digital,ISC)(X-IGT Solutions)" w:date="2026-09-02T11:51:00Z">
              <w:r w:rsidRPr="00C82385">
                <w:rPr>
                  <w:color w:val="000000"/>
                  <w:sz w:val="20"/>
                  <w:szCs w:val="20"/>
                  <w:rPrChange w:id="341" w:author="Rohit Agnihotri (Digital,ISC)(X-IGT Solutions)" w:date="2026-09-02T11:59:00Z">
                    <w:rPr>
                      <w:rFonts w:ascii="Aptos" w:hAnsi="Aptos"/>
                      <w:color w:val="000000"/>
                    </w:rPr>
                  </w:rPrChange>
                </w:rPr>
                <w:t>ehavioural</w:t>
              </w:r>
              <w:proofErr w:type="spellEnd"/>
              <w:r w:rsidRPr="00C82385">
                <w:rPr>
                  <w:color w:val="000000"/>
                  <w:sz w:val="20"/>
                  <w:szCs w:val="20"/>
                  <w:rPrChange w:id="342" w:author="Rohit Agnihotri (Digital,ISC)(X-IGT Solutions)" w:date="2026-09-02T11:59:00Z">
                    <w:rPr>
                      <w:rFonts w:ascii="Aptos" w:hAnsi="Aptos"/>
                      <w:color w:val="000000"/>
                    </w:rPr>
                  </w:rPrChange>
                </w:rPr>
                <w:t xml:space="preserve"> and engagement events</w:t>
              </w:r>
            </w:ins>
          </w:p>
          <w:p w14:paraId="521ABE4A" w14:textId="305AFA36" w:rsidR="00C82385" w:rsidRPr="00C82385" w:rsidRDefault="00C82385">
            <w:pPr>
              <w:pStyle w:val="NormalWeb"/>
              <w:spacing w:before="0" w:beforeAutospacing="0" w:after="0" w:afterAutospacing="0"/>
              <w:rPr>
                <w:ins w:id="343" w:author="Rohit Agnihotri (Digital,ISC)(X-IGT Solutions)" w:date="2026-09-02T11:55:00Z"/>
                <w:color w:val="000000"/>
                <w:sz w:val="20"/>
                <w:szCs w:val="20"/>
                <w:rPrChange w:id="344" w:author="Rohit Agnihotri (Digital,ISC)(X-IGT Solutions)" w:date="2026-09-02T11:59:00Z">
                  <w:rPr>
                    <w:ins w:id="345" w:author="Rohit Agnihotri (Digital,ISC)(X-IGT Solutions)" w:date="2026-09-02T11:55:00Z"/>
                    <w:rFonts w:ascii="Aptos" w:hAnsi="Aptos"/>
                    <w:color w:val="000000"/>
                  </w:rPr>
                </w:rPrChange>
              </w:rPr>
              <w:pPrChange w:id="346" w:author="Rohit Agnihotri (Digital,ISC)(X-IGT Solutions)" w:date="2026-09-02T11:59:00Z">
                <w:pPr>
                  <w:pStyle w:val="NormalWeb"/>
                </w:pPr>
              </w:pPrChange>
            </w:pPr>
            <w:ins w:id="347" w:author="Rohit Agnihotri (Digital,ISC)(X-IGT Solutions)" w:date="2026-09-02T11:51:00Z">
              <w:r w:rsidRPr="00C82385">
                <w:rPr>
                  <w:color w:val="000000"/>
                  <w:sz w:val="20"/>
                  <w:szCs w:val="20"/>
                  <w:rPrChange w:id="348" w:author="Rohit Agnihotri (Digital,ISC)(X-IGT Solutions)" w:date="2026-09-02T11:59:00Z">
                    <w:rPr>
                      <w:rFonts w:ascii="Aptos" w:hAnsi="Aptos"/>
                      <w:color w:val="000000"/>
                    </w:rPr>
                  </w:rPrChange>
                </w:rPr>
                <w:t xml:space="preserve">• </w:t>
              </w:r>
            </w:ins>
            <w:ins w:id="349" w:author="Rohit Agnihotri (Digital,ISC)(X-IGT Solutions)" w:date="2026-09-02T12:50:00Z">
              <w:r w:rsidR="00306D03">
                <w:rPr>
                  <w:color w:val="000000"/>
                  <w:sz w:val="20"/>
                  <w:szCs w:val="20"/>
                </w:rPr>
                <w:t>S</w:t>
              </w:r>
            </w:ins>
            <w:ins w:id="350" w:author="Rohit Agnihotri (Digital,ISC)(X-IGT Solutions)" w:date="2026-09-02T11:51:00Z">
              <w:r w:rsidRPr="00C82385">
                <w:rPr>
                  <w:color w:val="000000"/>
                  <w:sz w:val="20"/>
                  <w:szCs w:val="20"/>
                  <w:rPrChange w:id="351" w:author="Rohit Agnihotri (Digital,ISC)(X-IGT Solutions)" w:date="2026-09-02T11:59:00Z">
                    <w:rPr>
                      <w:rFonts w:ascii="Aptos" w:hAnsi="Aptos"/>
                      <w:color w:val="000000"/>
                    </w:rPr>
                  </w:rPrChange>
                </w:rPr>
                <w:t>creen/page views, clicks and interactions</w:t>
              </w:r>
            </w:ins>
          </w:p>
          <w:p w14:paraId="186ABAA3" w14:textId="338EE78D" w:rsidR="00C82385" w:rsidRPr="00C82385" w:rsidRDefault="00C82385">
            <w:pPr>
              <w:pStyle w:val="NormalWeb"/>
              <w:spacing w:before="0" w:beforeAutospacing="0" w:after="0" w:afterAutospacing="0"/>
              <w:rPr>
                <w:ins w:id="352" w:author="Rohit Agnihotri (Digital,ISC)(X-IGT Solutions)" w:date="2026-09-02T11:55:00Z"/>
                <w:color w:val="000000"/>
                <w:sz w:val="20"/>
                <w:szCs w:val="20"/>
                <w:rPrChange w:id="353" w:author="Rohit Agnihotri (Digital,ISC)(X-IGT Solutions)" w:date="2026-09-02T11:59:00Z">
                  <w:rPr>
                    <w:ins w:id="354" w:author="Rohit Agnihotri (Digital,ISC)(X-IGT Solutions)" w:date="2026-09-02T11:55:00Z"/>
                    <w:rFonts w:ascii="Aptos" w:hAnsi="Aptos"/>
                    <w:color w:val="000000"/>
                  </w:rPr>
                </w:rPrChange>
              </w:rPr>
              <w:pPrChange w:id="355" w:author="Rohit Agnihotri (Digital,ISC)(X-IGT Solutions)" w:date="2026-09-02T11:59:00Z">
                <w:pPr>
                  <w:pStyle w:val="NormalWeb"/>
                </w:pPr>
              </w:pPrChange>
            </w:pPr>
            <w:ins w:id="356" w:author="Rohit Agnihotri (Digital,ISC)(X-IGT Solutions)" w:date="2026-09-02T11:51:00Z">
              <w:r w:rsidRPr="00C82385">
                <w:rPr>
                  <w:color w:val="000000"/>
                  <w:sz w:val="20"/>
                  <w:szCs w:val="20"/>
                  <w:rPrChange w:id="357" w:author="Rohit Agnihotri (Digital,ISC)(X-IGT Solutions)" w:date="2026-09-02T11:59:00Z">
                    <w:rPr>
                      <w:rFonts w:ascii="Aptos" w:hAnsi="Aptos"/>
                      <w:color w:val="000000"/>
                    </w:rPr>
                  </w:rPrChange>
                </w:rPr>
                <w:t xml:space="preserve">• </w:t>
              </w:r>
            </w:ins>
            <w:ins w:id="358" w:author="Rohit Agnihotri (Digital,ISC)(X-IGT Solutions)" w:date="2026-09-02T12:50:00Z">
              <w:r w:rsidR="00306D03">
                <w:rPr>
                  <w:color w:val="000000"/>
                  <w:sz w:val="20"/>
                  <w:szCs w:val="20"/>
                </w:rPr>
                <w:t>S</w:t>
              </w:r>
            </w:ins>
            <w:ins w:id="359" w:author="Rohit Agnihotri (Digital,ISC)(X-IGT Solutions)" w:date="2026-09-02T11:51:00Z">
              <w:r w:rsidRPr="00C82385">
                <w:rPr>
                  <w:color w:val="000000"/>
                  <w:sz w:val="20"/>
                  <w:szCs w:val="20"/>
                  <w:rPrChange w:id="360" w:author="Rohit Agnihotri (Digital,ISC)(X-IGT Solutions)" w:date="2026-09-02T11:59:00Z">
                    <w:rPr>
                      <w:rFonts w:ascii="Aptos" w:hAnsi="Aptos"/>
                      <w:color w:val="000000"/>
                    </w:rPr>
                  </w:rPrChange>
                </w:rPr>
                <w:t xml:space="preserve">earch and booking-funnel </w:t>
              </w:r>
              <w:proofErr w:type="spellStart"/>
              <w:r w:rsidRPr="00C82385">
                <w:rPr>
                  <w:color w:val="000000"/>
                  <w:sz w:val="20"/>
                  <w:szCs w:val="20"/>
                  <w:rPrChange w:id="361" w:author="Rohit Agnihotri (Digital,ISC)(X-IGT Solutions)" w:date="2026-09-02T11:59:00Z">
                    <w:rPr>
                      <w:rFonts w:ascii="Aptos" w:hAnsi="Aptos"/>
                      <w:color w:val="000000"/>
                    </w:rPr>
                  </w:rPrChange>
                </w:rPr>
                <w:t>behaviour</w:t>
              </w:r>
            </w:ins>
            <w:proofErr w:type="spellEnd"/>
          </w:p>
          <w:p w14:paraId="02635CA8" w14:textId="53F241CE" w:rsidR="00C82385" w:rsidRPr="00C82385" w:rsidRDefault="00C82385">
            <w:pPr>
              <w:pStyle w:val="NormalWeb"/>
              <w:spacing w:before="0" w:beforeAutospacing="0" w:after="0" w:afterAutospacing="0"/>
              <w:rPr>
                <w:ins w:id="362" w:author="Rohit Agnihotri (Digital,ISC)(X-IGT Solutions)" w:date="2026-09-02T11:55:00Z"/>
                <w:color w:val="000000"/>
                <w:sz w:val="20"/>
                <w:szCs w:val="20"/>
                <w:rPrChange w:id="363" w:author="Rohit Agnihotri (Digital,ISC)(X-IGT Solutions)" w:date="2026-09-02T11:59:00Z">
                  <w:rPr>
                    <w:ins w:id="364" w:author="Rohit Agnihotri (Digital,ISC)(X-IGT Solutions)" w:date="2026-09-02T11:55:00Z"/>
                    <w:rFonts w:ascii="Aptos" w:hAnsi="Aptos"/>
                    <w:color w:val="000000"/>
                  </w:rPr>
                </w:rPrChange>
              </w:rPr>
              <w:pPrChange w:id="365" w:author="Rohit Agnihotri (Digital,ISC)(X-IGT Solutions)" w:date="2026-09-02T11:59:00Z">
                <w:pPr>
                  <w:pStyle w:val="NormalWeb"/>
                </w:pPr>
              </w:pPrChange>
            </w:pPr>
            <w:ins w:id="366" w:author="Rohit Agnihotri (Digital,ISC)(X-IGT Solutions)" w:date="2026-09-02T11:51:00Z">
              <w:r w:rsidRPr="00C82385">
                <w:rPr>
                  <w:color w:val="000000"/>
                  <w:sz w:val="20"/>
                  <w:szCs w:val="20"/>
                  <w:rPrChange w:id="367" w:author="Rohit Agnihotri (Digital,ISC)(X-IGT Solutions)" w:date="2026-09-02T11:59:00Z">
                    <w:rPr>
                      <w:rFonts w:ascii="Aptos" w:hAnsi="Aptos"/>
                      <w:color w:val="000000"/>
                    </w:rPr>
                  </w:rPrChange>
                </w:rPr>
                <w:t xml:space="preserve">• </w:t>
              </w:r>
            </w:ins>
            <w:ins w:id="368" w:author="Rohit Agnihotri (Digital,ISC)(X-IGT Solutions)" w:date="2026-09-02T12:50:00Z">
              <w:r w:rsidR="00306D03">
                <w:rPr>
                  <w:color w:val="000000"/>
                  <w:sz w:val="20"/>
                  <w:szCs w:val="20"/>
                </w:rPr>
                <w:t>C</w:t>
              </w:r>
            </w:ins>
            <w:ins w:id="369" w:author="Rohit Agnihotri (Digital,ISC)(X-IGT Solutions)" w:date="2026-09-02T11:51:00Z">
              <w:r w:rsidRPr="00C82385">
                <w:rPr>
                  <w:color w:val="000000"/>
                  <w:sz w:val="20"/>
                  <w:szCs w:val="20"/>
                  <w:rPrChange w:id="370" w:author="Rohit Agnihotri (Digital,ISC)(X-IGT Solutions)" w:date="2026-09-02T11:59:00Z">
                    <w:rPr>
                      <w:rFonts w:ascii="Aptos" w:hAnsi="Aptos"/>
                      <w:color w:val="000000"/>
                    </w:rPr>
                  </w:rPrChange>
                </w:rPr>
                <w:t>art or booking-abandonment events</w:t>
              </w:r>
            </w:ins>
          </w:p>
          <w:p w14:paraId="5A3E27C3" w14:textId="3C7E9D82" w:rsidR="00C82385" w:rsidRPr="00C82385" w:rsidRDefault="00C82385">
            <w:pPr>
              <w:pStyle w:val="NormalWeb"/>
              <w:spacing w:before="0" w:beforeAutospacing="0" w:after="0" w:afterAutospacing="0"/>
              <w:rPr>
                <w:ins w:id="371" w:author="Rohit Agnihotri (Digital,ISC)(X-IGT Solutions)" w:date="2026-09-02T11:55:00Z"/>
                <w:color w:val="000000"/>
                <w:sz w:val="20"/>
                <w:szCs w:val="20"/>
                <w:rPrChange w:id="372" w:author="Rohit Agnihotri (Digital,ISC)(X-IGT Solutions)" w:date="2026-09-02T11:59:00Z">
                  <w:rPr>
                    <w:ins w:id="373" w:author="Rohit Agnihotri (Digital,ISC)(X-IGT Solutions)" w:date="2026-09-02T11:55:00Z"/>
                    <w:rFonts w:ascii="Aptos" w:hAnsi="Aptos"/>
                    <w:color w:val="000000"/>
                  </w:rPr>
                </w:rPrChange>
              </w:rPr>
              <w:pPrChange w:id="374" w:author="Rohit Agnihotri (Digital,ISC)(X-IGT Solutions)" w:date="2026-09-02T11:59:00Z">
                <w:pPr>
                  <w:pStyle w:val="NormalWeb"/>
                </w:pPr>
              </w:pPrChange>
            </w:pPr>
            <w:ins w:id="375" w:author="Rohit Agnihotri (Digital,ISC)(X-IGT Solutions)" w:date="2026-09-02T11:51:00Z">
              <w:r w:rsidRPr="00C82385">
                <w:rPr>
                  <w:color w:val="000000"/>
                  <w:sz w:val="20"/>
                  <w:szCs w:val="20"/>
                  <w:rPrChange w:id="376" w:author="Rohit Agnihotri (Digital,ISC)(X-IGT Solutions)" w:date="2026-09-02T11:59:00Z">
                    <w:rPr>
                      <w:rFonts w:ascii="Aptos" w:hAnsi="Aptos"/>
                      <w:color w:val="000000"/>
                    </w:rPr>
                  </w:rPrChange>
                </w:rPr>
                <w:t xml:space="preserve">• </w:t>
              </w:r>
            </w:ins>
            <w:ins w:id="377" w:author="Rohit Agnihotri (Digital,ISC)(X-IGT Solutions)" w:date="2026-09-02T12:50:00Z">
              <w:r w:rsidR="00306D03">
                <w:rPr>
                  <w:color w:val="000000"/>
                  <w:sz w:val="20"/>
                  <w:szCs w:val="20"/>
                </w:rPr>
                <w:t>P</w:t>
              </w:r>
            </w:ins>
            <w:ins w:id="378" w:author="Rohit Agnihotri (Digital,ISC)(X-IGT Solutions)" w:date="2026-09-02T11:51:00Z">
              <w:r w:rsidRPr="00C82385">
                <w:rPr>
                  <w:color w:val="000000"/>
                  <w:sz w:val="20"/>
                  <w:szCs w:val="20"/>
                  <w:rPrChange w:id="379" w:author="Rohit Agnihotri (Digital,ISC)(X-IGT Solutions)" w:date="2026-09-02T11:59:00Z">
                    <w:rPr>
                      <w:rFonts w:ascii="Aptos" w:hAnsi="Aptos"/>
                      <w:color w:val="000000"/>
                    </w:rPr>
                  </w:rPrChange>
                </w:rPr>
                <w:t>ast route or travel-affinity attributes</w:t>
              </w:r>
            </w:ins>
          </w:p>
          <w:p w14:paraId="7874D8CA" w14:textId="5D3A754E" w:rsidR="00C82385" w:rsidRPr="00C82385" w:rsidRDefault="00C82385">
            <w:pPr>
              <w:pStyle w:val="NormalWeb"/>
              <w:spacing w:before="0" w:beforeAutospacing="0" w:after="0" w:afterAutospacing="0"/>
              <w:rPr>
                <w:ins w:id="380" w:author="Rohit Agnihotri (Digital,ISC)(X-IGT Solutions)" w:date="2026-09-02T11:55:00Z"/>
                <w:color w:val="000000"/>
                <w:sz w:val="20"/>
                <w:szCs w:val="20"/>
                <w:rPrChange w:id="381" w:author="Rohit Agnihotri (Digital,ISC)(X-IGT Solutions)" w:date="2026-09-02T11:59:00Z">
                  <w:rPr>
                    <w:ins w:id="382" w:author="Rohit Agnihotri (Digital,ISC)(X-IGT Solutions)" w:date="2026-09-02T11:55:00Z"/>
                    <w:rFonts w:ascii="Aptos" w:hAnsi="Aptos"/>
                    <w:color w:val="000000"/>
                  </w:rPr>
                </w:rPrChange>
              </w:rPr>
              <w:pPrChange w:id="383" w:author="Rohit Agnihotri (Digital,ISC)(X-IGT Solutions)" w:date="2026-09-02T11:59:00Z">
                <w:pPr>
                  <w:pStyle w:val="NormalWeb"/>
                </w:pPr>
              </w:pPrChange>
            </w:pPr>
            <w:ins w:id="384" w:author="Rohit Agnihotri (Digital,ISC)(X-IGT Solutions)" w:date="2026-09-02T11:51:00Z">
              <w:r w:rsidRPr="00C82385">
                <w:rPr>
                  <w:color w:val="000000"/>
                  <w:sz w:val="20"/>
                  <w:szCs w:val="20"/>
                  <w:rPrChange w:id="385" w:author="Rohit Agnihotri (Digital,ISC)(X-IGT Solutions)" w:date="2026-09-02T11:59:00Z">
                    <w:rPr>
                      <w:rFonts w:ascii="Aptos" w:hAnsi="Aptos"/>
                      <w:color w:val="000000"/>
                    </w:rPr>
                  </w:rPrChange>
                </w:rPr>
                <w:t xml:space="preserve">• </w:t>
              </w:r>
            </w:ins>
            <w:ins w:id="386" w:author="Rohit Agnihotri (Digital,ISC)(X-IGT Solutions)" w:date="2026-09-02T12:50:00Z">
              <w:r w:rsidR="00306D03">
                <w:rPr>
                  <w:color w:val="000000"/>
                  <w:sz w:val="20"/>
                  <w:szCs w:val="20"/>
                </w:rPr>
                <w:t>B</w:t>
              </w:r>
            </w:ins>
            <w:ins w:id="387" w:author="Rohit Agnihotri (Digital,ISC)(X-IGT Solutions)" w:date="2026-09-02T11:51:00Z">
              <w:r w:rsidRPr="00C82385">
                <w:rPr>
                  <w:color w:val="000000"/>
                  <w:sz w:val="20"/>
                  <w:szCs w:val="20"/>
                  <w:rPrChange w:id="388" w:author="Rohit Agnihotri (Digital,ISC)(X-IGT Solutions)" w:date="2026-09-02T11:59:00Z">
                    <w:rPr>
                      <w:rFonts w:ascii="Aptos" w:hAnsi="Aptos"/>
                      <w:color w:val="000000"/>
                    </w:rPr>
                  </w:rPrChange>
                </w:rPr>
                <w:t>ooking-history-derived attributes</w:t>
              </w:r>
            </w:ins>
          </w:p>
          <w:p w14:paraId="25AE41DB" w14:textId="40920E8F" w:rsidR="00C82385" w:rsidRPr="00C82385" w:rsidRDefault="00C82385">
            <w:pPr>
              <w:pStyle w:val="NormalWeb"/>
              <w:spacing w:before="0" w:beforeAutospacing="0" w:after="0" w:afterAutospacing="0"/>
              <w:rPr>
                <w:ins w:id="389" w:author="Rohit Agnihotri (Digital,ISC)(X-IGT Solutions)" w:date="2026-09-02T11:55:00Z"/>
                <w:color w:val="000000"/>
                <w:sz w:val="20"/>
                <w:szCs w:val="20"/>
                <w:rPrChange w:id="390" w:author="Rohit Agnihotri (Digital,ISC)(X-IGT Solutions)" w:date="2026-09-02T11:59:00Z">
                  <w:rPr>
                    <w:ins w:id="391" w:author="Rohit Agnihotri (Digital,ISC)(X-IGT Solutions)" w:date="2026-09-02T11:55:00Z"/>
                    <w:rFonts w:ascii="Aptos" w:hAnsi="Aptos"/>
                    <w:color w:val="000000"/>
                  </w:rPr>
                </w:rPrChange>
              </w:rPr>
              <w:pPrChange w:id="392" w:author="Rohit Agnihotri (Digital,ISC)(X-IGT Solutions)" w:date="2026-09-02T11:59:00Z">
                <w:pPr>
                  <w:pStyle w:val="NormalWeb"/>
                </w:pPr>
              </w:pPrChange>
            </w:pPr>
            <w:ins w:id="393" w:author="Rohit Agnihotri (Digital,ISC)(X-IGT Solutions)" w:date="2026-09-02T11:51:00Z">
              <w:r w:rsidRPr="00C82385">
                <w:rPr>
                  <w:color w:val="000000"/>
                  <w:sz w:val="20"/>
                  <w:szCs w:val="20"/>
                  <w:rPrChange w:id="394" w:author="Rohit Agnihotri (Digital,ISC)(X-IGT Solutions)" w:date="2026-09-02T11:59:00Z">
                    <w:rPr>
                      <w:rFonts w:ascii="Aptos" w:hAnsi="Aptos"/>
                      <w:color w:val="000000"/>
                    </w:rPr>
                  </w:rPrChange>
                </w:rPr>
                <w:t xml:space="preserve">• </w:t>
              </w:r>
            </w:ins>
            <w:ins w:id="395" w:author="Rohit Agnihotri (Digital,ISC)(X-IGT Solutions)" w:date="2026-09-02T12:50:00Z">
              <w:r w:rsidR="00306D03">
                <w:rPr>
                  <w:color w:val="000000"/>
                  <w:sz w:val="20"/>
                  <w:szCs w:val="20"/>
                </w:rPr>
                <w:t>A</w:t>
              </w:r>
            </w:ins>
            <w:ins w:id="396" w:author="Rohit Agnihotri (Digital,ISC)(X-IGT Solutions)" w:date="2026-09-02T11:51:00Z">
              <w:r w:rsidRPr="00C82385">
                <w:rPr>
                  <w:color w:val="000000"/>
                  <w:sz w:val="20"/>
                  <w:szCs w:val="20"/>
                  <w:rPrChange w:id="397" w:author="Rohit Agnihotri (Digital,ISC)(X-IGT Solutions)" w:date="2026-09-02T11:59:00Z">
                    <w:rPr>
                      <w:rFonts w:ascii="Aptos" w:hAnsi="Aptos"/>
                      <w:color w:val="000000"/>
                    </w:rPr>
                  </w:rPrChange>
                </w:rPr>
                <w:t>ncillary purchase or product-interest attributes</w:t>
              </w:r>
            </w:ins>
          </w:p>
          <w:p w14:paraId="44C110DB" w14:textId="06513E61" w:rsidR="00C82385" w:rsidRPr="00C82385" w:rsidRDefault="00C82385">
            <w:pPr>
              <w:pStyle w:val="NormalWeb"/>
              <w:spacing w:before="0" w:beforeAutospacing="0" w:after="0" w:afterAutospacing="0"/>
              <w:rPr>
                <w:ins w:id="398" w:author="Rohit Agnihotri (Digital,ISC)(X-IGT Solutions)" w:date="2026-09-02T11:55:00Z"/>
                <w:color w:val="000000"/>
                <w:sz w:val="20"/>
                <w:szCs w:val="20"/>
                <w:rPrChange w:id="399" w:author="Rohit Agnihotri (Digital,ISC)(X-IGT Solutions)" w:date="2026-09-02T11:59:00Z">
                  <w:rPr>
                    <w:ins w:id="400" w:author="Rohit Agnihotri (Digital,ISC)(X-IGT Solutions)" w:date="2026-09-02T11:55:00Z"/>
                    <w:rFonts w:ascii="Aptos" w:hAnsi="Aptos"/>
                    <w:color w:val="000000"/>
                  </w:rPr>
                </w:rPrChange>
              </w:rPr>
              <w:pPrChange w:id="401" w:author="Rohit Agnihotri (Digital,ISC)(X-IGT Solutions)" w:date="2026-09-02T11:59:00Z">
                <w:pPr>
                  <w:pStyle w:val="NormalWeb"/>
                </w:pPr>
              </w:pPrChange>
            </w:pPr>
            <w:ins w:id="402" w:author="Rohit Agnihotri (Digital,ISC)(X-IGT Solutions)" w:date="2026-09-02T11:51:00Z">
              <w:r w:rsidRPr="00C82385">
                <w:rPr>
                  <w:color w:val="000000"/>
                  <w:sz w:val="20"/>
                  <w:szCs w:val="20"/>
                  <w:rPrChange w:id="403" w:author="Rohit Agnihotri (Digital,ISC)(X-IGT Solutions)" w:date="2026-09-02T11:59:00Z">
                    <w:rPr>
                      <w:rFonts w:ascii="Aptos" w:hAnsi="Aptos"/>
                      <w:color w:val="000000"/>
                    </w:rPr>
                  </w:rPrChange>
                </w:rPr>
                <w:t xml:space="preserve">• </w:t>
              </w:r>
            </w:ins>
            <w:ins w:id="404" w:author="Rohit Agnihotri (Digital,ISC)(X-IGT Solutions)" w:date="2026-09-02T12:50:00Z">
              <w:r w:rsidR="00306D03">
                <w:rPr>
                  <w:color w:val="000000"/>
                  <w:sz w:val="20"/>
                  <w:szCs w:val="20"/>
                </w:rPr>
                <w:t>O</w:t>
              </w:r>
            </w:ins>
            <w:ins w:id="405" w:author="Rohit Agnihotri (Digital,ISC)(X-IGT Solutions)" w:date="2026-09-02T11:51:00Z">
              <w:r w:rsidRPr="00C82385">
                <w:rPr>
                  <w:color w:val="000000"/>
                  <w:sz w:val="20"/>
                  <w:szCs w:val="20"/>
                  <w:rPrChange w:id="406" w:author="Rohit Agnihotri (Digital,ISC)(X-IGT Solutions)" w:date="2026-09-02T11:59:00Z">
                    <w:rPr>
                      <w:rFonts w:ascii="Aptos" w:hAnsi="Aptos"/>
                      <w:color w:val="000000"/>
                    </w:rPr>
                  </w:rPrChange>
                </w:rPr>
                <w:t>ffer eligibility, interaction and redemption information</w:t>
              </w:r>
            </w:ins>
          </w:p>
          <w:p w14:paraId="61F5B36E" w14:textId="2F2BF32F" w:rsidR="00C82385" w:rsidRPr="00C82385" w:rsidRDefault="00C82385">
            <w:pPr>
              <w:pStyle w:val="NormalWeb"/>
              <w:spacing w:before="0" w:beforeAutospacing="0" w:after="0" w:afterAutospacing="0"/>
              <w:rPr>
                <w:ins w:id="407" w:author="Rohit Agnihotri (Digital,ISC)(X-IGT Solutions)" w:date="2026-09-02T11:56:00Z"/>
                <w:color w:val="000000"/>
                <w:sz w:val="20"/>
                <w:szCs w:val="20"/>
                <w:rPrChange w:id="408" w:author="Rohit Agnihotri (Digital,ISC)(X-IGT Solutions)" w:date="2026-09-02T11:59:00Z">
                  <w:rPr>
                    <w:ins w:id="409" w:author="Rohit Agnihotri (Digital,ISC)(X-IGT Solutions)" w:date="2026-09-02T11:56:00Z"/>
                    <w:rFonts w:ascii="Aptos" w:hAnsi="Aptos"/>
                    <w:color w:val="000000"/>
                  </w:rPr>
                </w:rPrChange>
              </w:rPr>
              <w:pPrChange w:id="410" w:author="Rohit Agnihotri (Digital,ISC)(X-IGT Solutions)" w:date="2026-09-02T11:59:00Z">
                <w:pPr>
                  <w:pStyle w:val="NormalWeb"/>
                </w:pPr>
              </w:pPrChange>
            </w:pPr>
            <w:ins w:id="411" w:author="Rohit Agnihotri (Digital,ISC)(X-IGT Solutions)" w:date="2026-09-02T11:51:00Z">
              <w:r w:rsidRPr="00C82385">
                <w:rPr>
                  <w:color w:val="000000"/>
                  <w:sz w:val="20"/>
                  <w:szCs w:val="20"/>
                  <w:rPrChange w:id="412" w:author="Rohit Agnihotri (Digital,ISC)(X-IGT Solutions)" w:date="2026-09-02T11:59:00Z">
                    <w:rPr>
                      <w:rFonts w:ascii="Aptos" w:hAnsi="Aptos"/>
                      <w:color w:val="000000"/>
                    </w:rPr>
                  </w:rPrChange>
                </w:rPr>
                <w:t xml:space="preserve">• </w:t>
              </w:r>
            </w:ins>
            <w:ins w:id="413" w:author="Rohit Agnihotri (Digital,ISC)(X-IGT Solutions)" w:date="2026-09-02T12:51:00Z">
              <w:r w:rsidR="00306D03">
                <w:rPr>
                  <w:color w:val="000000"/>
                  <w:sz w:val="20"/>
                  <w:szCs w:val="20"/>
                </w:rPr>
                <w:t>C</w:t>
              </w:r>
            </w:ins>
            <w:ins w:id="414" w:author="Rohit Agnihotri (Digital,ISC)(X-IGT Solutions)" w:date="2026-09-02T11:51:00Z">
              <w:r w:rsidRPr="00C82385">
                <w:rPr>
                  <w:color w:val="000000"/>
                  <w:sz w:val="20"/>
                  <w:szCs w:val="20"/>
                  <w:rPrChange w:id="415" w:author="Rohit Agnihotri (Digital,ISC)(X-IGT Solutions)" w:date="2026-09-02T11:59:00Z">
                    <w:rPr>
                      <w:rFonts w:ascii="Aptos" w:hAnsi="Aptos"/>
                      <w:color w:val="000000"/>
                    </w:rPr>
                  </w:rPrChange>
                </w:rPr>
                <w:t>ampaign impressions, clicks, dismissals and conversions</w:t>
              </w:r>
            </w:ins>
          </w:p>
          <w:p w14:paraId="23A3D003" w14:textId="2AF466AB" w:rsidR="00C82385" w:rsidRPr="00C82385" w:rsidRDefault="00C82385">
            <w:pPr>
              <w:pStyle w:val="NormalWeb"/>
              <w:spacing w:before="0" w:beforeAutospacing="0" w:after="0" w:afterAutospacing="0"/>
              <w:rPr>
                <w:ins w:id="416" w:author="Rohit Agnihotri (Digital,ISC)(X-IGT Solutions)" w:date="2026-09-02T11:56:00Z"/>
                <w:color w:val="000000"/>
                <w:sz w:val="20"/>
                <w:szCs w:val="20"/>
                <w:rPrChange w:id="417" w:author="Rohit Agnihotri (Digital,ISC)(X-IGT Solutions)" w:date="2026-09-02T11:59:00Z">
                  <w:rPr>
                    <w:ins w:id="418" w:author="Rohit Agnihotri (Digital,ISC)(X-IGT Solutions)" w:date="2026-09-02T11:56:00Z"/>
                    <w:rFonts w:ascii="Aptos" w:hAnsi="Aptos"/>
                    <w:color w:val="000000"/>
                  </w:rPr>
                </w:rPrChange>
              </w:rPr>
              <w:pPrChange w:id="419" w:author="Rohit Agnihotri (Digital,ISC)(X-IGT Solutions)" w:date="2026-09-02T11:59:00Z">
                <w:pPr>
                  <w:pStyle w:val="NormalWeb"/>
                </w:pPr>
              </w:pPrChange>
            </w:pPr>
            <w:ins w:id="420" w:author="Rohit Agnihotri (Digital,ISC)(X-IGT Solutions)" w:date="2026-09-02T11:51:00Z">
              <w:r w:rsidRPr="00C82385">
                <w:rPr>
                  <w:color w:val="000000"/>
                  <w:sz w:val="20"/>
                  <w:szCs w:val="20"/>
                  <w:rPrChange w:id="421" w:author="Rohit Agnihotri (Digital,ISC)(X-IGT Solutions)" w:date="2026-09-02T11:59:00Z">
                    <w:rPr>
                      <w:rFonts w:ascii="Aptos" w:hAnsi="Aptos"/>
                      <w:color w:val="000000"/>
                    </w:rPr>
                  </w:rPrChange>
                </w:rPr>
                <w:t xml:space="preserve">• </w:t>
              </w:r>
            </w:ins>
            <w:ins w:id="422" w:author="Rohit Agnihotri (Digital,ISC)(X-IGT Solutions)" w:date="2026-09-02T12:51:00Z">
              <w:r w:rsidR="00306D03">
                <w:rPr>
                  <w:color w:val="000000"/>
                  <w:sz w:val="20"/>
                  <w:szCs w:val="20"/>
                </w:rPr>
                <w:t>E</w:t>
              </w:r>
            </w:ins>
            <w:ins w:id="423" w:author="Rohit Agnihotri (Digital,ISC)(X-IGT Solutions)" w:date="2026-09-02T11:51:00Z">
              <w:r w:rsidRPr="00C82385">
                <w:rPr>
                  <w:color w:val="000000"/>
                  <w:sz w:val="20"/>
                  <w:szCs w:val="20"/>
                  <w:rPrChange w:id="424" w:author="Rohit Agnihotri (Digital,ISC)(X-IGT Solutions)" w:date="2026-09-02T11:59:00Z">
                    <w:rPr>
                      <w:rFonts w:ascii="Aptos" w:hAnsi="Aptos"/>
                      <w:color w:val="000000"/>
                    </w:rPr>
                  </w:rPrChange>
                </w:rPr>
                <w:t>xperiment/variant participation</w:t>
              </w:r>
            </w:ins>
          </w:p>
          <w:p w14:paraId="3848FB63" w14:textId="6FAA4D2D" w:rsidR="00C82385" w:rsidRPr="00C82385" w:rsidRDefault="00C82385">
            <w:pPr>
              <w:pStyle w:val="NormalWeb"/>
              <w:spacing w:before="0" w:beforeAutospacing="0" w:after="0" w:afterAutospacing="0"/>
              <w:rPr>
                <w:ins w:id="425" w:author="Rohit Agnihotri (Digital,ISC)(X-IGT Solutions)" w:date="2026-09-02T11:56:00Z"/>
                <w:color w:val="000000"/>
                <w:sz w:val="20"/>
                <w:szCs w:val="20"/>
                <w:rPrChange w:id="426" w:author="Rohit Agnihotri (Digital,ISC)(X-IGT Solutions)" w:date="2026-09-02T11:59:00Z">
                  <w:rPr>
                    <w:ins w:id="427" w:author="Rohit Agnihotri (Digital,ISC)(X-IGT Solutions)" w:date="2026-09-02T11:56:00Z"/>
                    <w:rFonts w:ascii="Aptos" w:hAnsi="Aptos"/>
                    <w:color w:val="000000"/>
                  </w:rPr>
                </w:rPrChange>
              </w:rPr>
              <w:pPrChange w:id="428" w:author="Rohit Agnihotri (Digital,ISC)(X-IGT Solutions)" w:date="2026-09-02T11:59:00Z">
                <w:pPr>
                  <w:pStyle w:val="NormalWeb"/>
                </w:pPr>
              </w:pPrChange>
            </w:pPr>
            <w:ins w:id="429" w:author="Rohit Agnihotri (Digital,ISC)(X-IGT Solutions)" w:date="2026-09-02T11:51:00Z">
              <w:r w:rsidRPr="00C82385">
                <w:rPr>
                  <w:color w:val="000000"/>
                  <w:sz w:val="20"/>
                  <w:szCs w:val="20"/>
                  <w:rPrChange w:id="430" w:author="Rohit Agnihotri (Digital,ISC)(X-IGT Solutions)" w:date="2026-09-02T11:59:00Z">
                    <w:rPr>
                      <w:rFonts w:ascii="Aptos" w:hAnsi="Aptos"/>
                      <w:color w:val="000000"/>
                    </w:rPr>
                  </w:rPrChange>
                </w:rPr>
                <w:t xml:space="preserve">• </w:t>
              </w:r>
            </w:ins>
            <w:ins w:id="431" w:author="Rohit Agnihotri (Digital,ISC)(X-IGT Solutions)" w:date="2026-09-02T12:51:00Z">
              <w:r w:rsidR="00306D03">
                <w:rPr>
                  <w:color w:val="000000"/>
                  <w:sz w:val="20"/>
                  <w:szCs w:val="20"/>
                </w:rPr>
                <w:t>G</w:t>
              </w:r>
            </w:ins>
            <w:ins w:id="432" w:author="Rohit Agnihotri (Digital,ISC)(X-IGT Solutions)" w:date="2026-09-02T11:51:00Z">
              <w:r w:rsidRPr="00C82385">
                <w:rPr>
                  <w:color w:val="000000"/>
                  <w:sz w:val="20"/>
                  <w:szCs w:val="20"/>
                  <w:rPrChange w:id="433" w:author="Rohit Agnihotri (Digital,ISC)(X-IGT Solutions)" w:date="2026-09-02T11:59:00Z">
                    <w:rPr>
                      <w:rFonts w:ascii="Aptos" w:hAnsi="Aptos"/>
                      <w:color w:val="000000"/>
                    </w:rPr>
                  </w:rPrChange>
                </w:rPr>
                <w:t>amification interaction events</w:t>
              </w:r>
            </w:ins>
          </w:p>
          <w:p w14:paraId="69FF1B21" w14:textId="39707536" w:rsidR="00C82385" w:rsidRDefault="00C82385" w:rsidP="00C82385">
            <w:pPr>
              <w:pStyle w:val="NormalWeb"/>
              <w:spacing w:before="0" w:beforeAutospacing="0" w:after="0" w:afterAutospacing="0"/>
              <w:rPr>
                <w:ins w:id="434" w:author="Rohit Agnihotri (Digital,ISC)(X-IGT Solutions)" w:date="2026-09-02T12:01:00Z"/>
                <w:color w:val="000000"/>
                <w:sz w:val="20"/>
                <w:szCs w:val="20"/>
              </w:rPr>
            </w:pPr>
            <w:ins w:id="435" w:author="Rohit Agnihotri (Digital,ISC)(X-IGT Solutions)" w:date="2026-09-02T11:51:00Z">
              <w:r w:rsidRPr="00C82385">
                <w:rPr>
                  <w:color w:val="000000"/>
                  <w:sz w:val="20"/>
                  <w:szCs w:val="20"/>
                  <w:rPrChange w:id="436" w:author="Rohit Agnihotri (Digital,ISC)(X-IGT Solutions)" w:date="2026-09-02T11:59:00Z">
                    <w:rPr>
                      <w:rFonts w:ascii="Aptos" w:hAnsi="Aptos"/>
                      <w:color w:val="000000"/>
                    </w:rPr>
                  </w:rPrChange>
                </w:rPr>
                <w:t xml:space="preserve">• </w:t>
              </w:r>
            </w:ins>
            <w:ins w:id="437" w:author="Rohit Agnihotri (Digital,ISC)(X-IGT Solutions)" w:date="2026-09-02T12:51:00Z">
              <w:r w:rsidR="00306D03">
                <w:rPr>
                  <w:color w:val="000000"/>
                  <w:sz w:val="20"/>
                  <w:szCs w:val="20"/>
                </w:rPr>
                <w:t>P</w:t>
              </w:r>
            </w:ins>
            <w:ins w:id="438" w:author="Rohit Agnihotri (Digital,ISC)(X-IGT Solutions)" w:date="2026-09-02T11:51:00Z">
              <w:r w:rsidRPr="00C82385">
                <w:rPr>
                  <w:color w:val="000000"/>
                  <w:sz w:val="20"/>
                  <w:szCs w:val="20"/>
                  <w:rPrChange w:id="439" w:author="Rohit Agnihotri (Digital,ISC)(X-IGT Solutions)" w:date="2026-09-02T11:59:00Z">
                    <w:rPr>
                      <w:rFonts w:ascii="Aptos" w:hAnsi="Aptos"/>
                      <w:color w:val="000000"/>
                    </w:rPr>
                  </w:rPrChange>
                </w:rPr>
                <w:t>redictive scores, segments or recommendations supplied or approved by IndiGo.</w:t>
              </w:r>
            </w:ins>
          </w:p>
          <w:p w14:paraId="18CBBCE7" w14:textId="77777777" w:rsidR="00C53FEA" w:rsidRPr="00C82385" w:rsidRDefault="00C53FEA">
            <w:pPr>
              <w:pStyle w:val="NormalWeb"/>
              <w:spacing w:before="0" w:beforeAutospacing="0" w:after="0" w:afterAutospacing="0"/>
              <w:rPr>
                <w:ins w:id="440" w:author="Rohit Agnihotri (Digital,ISC)(X-IGT Solutions)" w:date="2026-09-02T11:51:00Z"/>
                <w:color w:val="212121"/>
                <w:sz w:val="20"/>
                <w:szCs w:val="20"/>
                <w:rPrChange w:id="441" w:author="Rohit Agnihotri (Digital,ISC)(X-IGT Solutions)" w:date="2026-09-02T11:59:00Z">
                  <w:rPr>
                    <w:ins w:id="442" w:author="Rohit Agnihotri (Digital,ISC)(X-IGT Solutions)" w:date="2026-09-02T11:51:00Z"/>
                    <w:rFonts w:ascii="Aptos" w:hAnsi="Aptos"/>
                    <w:color w:val="212121"/>
                  </w:rPr>
                </w:rPrChange>
              </w:rPr>
              <w:pPrChange w:id="443" w:author="Rohit Agnihotri (Digital,ISC)(X-IGT Solutions)" w:date="2026-09-02T11:59:00Z">
                <w:pPr>
                  <w:pStyle w:val="NormalWeb"/>
                </w:pPr>
              </w:pPrChange>
            </w:pPr>
          </w:p>
          <w:p w14:paraId="7AC0B679" w14:textId="5B1A9E5E" w:rsidR="00C82385" w:rsidRDefault="00C82385" w:rsidP="00C82385">
            <w:pPr>
              <w:pStyle w:val="NormalWeb"/>
              <w:spacing w:before="0" w:beforeAutospacing="0" w:after="0" w:afterAutospacing="0"/>
              <w:rPr>
                <w:ins w:id="444" w:author="Rohit Agnihotri (Digital,ISC)(X-IGT Solutions)" w:date="2026-09-02T12:01:00Z"/>
                <w:color w:val="000000"/>
                <w:sz w:val="20"/>
                <w:szCs w:val="20"/>
              </w:rPr>
            </w:pPr>
            <w:ins w:id="445" w:author="Rohit Agnihotri (Digital,ISC)(X-IGT Solutions)" w:date="2026-09-02T11:51:00Z">
              <w:r w:rsidRPr="00C82385">
                <w:rPr>
                  <w:color w:val="000000"/>
                  <w:sz w:val="20"/>
                  <w:szCs w:val="20"/>
                  <w:rPrChange w:id="446" w:author="Rohit Agnihotri (Digital,ISC)(X-IGT Solutions)" w:date="2026-09-02T11:59:00Z">
                    <w:rPr>
                      <w:rFonts w:ascii="Aptos" w:hAnsi="Aptos"/>
                      <w:color w:val="000000"/>
                    </w:rPr>
                  </w:rPrChange>
                </w:rPr>
                <w:t>Promotional processing shall be undertaken only in accordance with IndiGo’s documented instructions and applicable consent, communication-preference and legal requirements.</w:t>
              </w:r>
            </w:ins>
          </w:p>
          <w:p w14:paraId="273A5BAF" w14:textId="77777777" w:rsidR="00C53FEA" w:rsidRPr="00C82385" w:rsidRDefault="00C53FEA">
            <w:pPr>
              <w:pStyle w:val="NormalWeb"/>
              <w:spacing w:before="0" w:beforeAutospacing="0" w:after="0" w:afterAutospacing="0"/>
              <w:rPr>
                <w:ins w:id="447" w:author="Rohit Agnihotri (Digital,ISC)(X-IGT Solutions)" w:date="2026-09-02T11:51:00Z"/>
                <w:color w:val="212121"/>
                <w:sz w:val="20"/>
                <w:szCs w:val="20"/>
                <w:rPrChange w:id="448" w:author="Rohit Agnihotri (Digital,ISC)(X-IGT Solutions)" w:date="2026-09-02T11:59:00Z">
                  <w:rPr>
                    <w:ins w:id="449" w:author="Rohit Agnihotri (Digital,ISC)(X-IGT Solutions)" w:date="2026-09-02T11:51:00Z"/>
                    <w:rFonts w:ascii="Aptos" w:hAnsi="Aptos"/>
                    <w:color w:val="212121"/>
                  </w:rPr>
                </w:rPrChange>
              </w:rPr>
              <w:pPrChange w:id="450" w:author="Rohit Agnihotri (Digital,ISC)(X-IGT Solutions)" w:date="2026-09-02T11:59:00Z">
                <w:pPr>
                  <w:pStyle w:val="NormalWeb"/>
                </w:pPr>
              </w:pPrChange>
            </w:pPr>
          </w:p>
          <w:p w14:paraId="4E2538F7" w14:textId="04DC12C2" w:rsidR="00C82385" w:rsidRDefault="00C82385" w:rsidP="00C82385">
            <w:pPr>
              <w:pStyle w:val="NormalWeb"/>
              <w:spacing w:before="0" w:beforeAutospacing="0" w:after="0" w:afterAutospacing="0"/>
              <w:rPr>
                <w:ins w:id="451" w:author="Rohit Agnihotri (Digital,ISC)(X-IGT Solutions)" w:date="2026-09-02T12:01:00Z"/>
                <w:color w:val="000000"/>
                <w:sz w:val="20"/>
                <w:szCs w:val="20"/>
              </w:rPr>
            </w:pPr>
            <w:ins w:id="452" w:author="Rohit Agnihotri (Digital,ISC)(X-IGT Solutions)" w:date="2026-09-02T11:51:00Z">
              <w:r w:rsidRPr="00C82385">
                <w:rPr>
                  <w:color w:val="000000"/>
                  <w:sz w:val="20"/>
                  <w:szCs w:val="20"/>
                  <w:rPrChange w:id="453" w:author="Rohit Agnihotri (Digital,ISC)(X-IGT Solutions)" w:date="2026-09-02T11:59:00Z">
                    <w:rPr>
                      <w:rFonts w:ascii="Aptos" w:hAnsi="Aptos"/>
                      <w:color w:val="000000"/>
                    </w:rPr>
                  </w:rPrChange>
                </w:rPr>
                <w:t xml:space="preserve">C. </w:t>
              </w:r>
              <w:r w:rsidRPr="00C53FEA">
                <w:rPr>
                  <w:b/>
                  <w:color w:val="000000"/>
                  <w:sz w:val="20"/>
                  <w:szCs w:val="20"/>
                  <w:rPrChange w:id="454" w:author="Rohit Agnihotri (Digital,ISC)(X-IGT Solutions)" w:date="2026-09-02T12:01:00Z">
                    <w:rPr>
                      <w:rFonts w:ascii="Aptos" w:hAnsi="Aptos"/>
                      <w:color w:val="000000"/>
                    </w:rPr>
                  </w:rPrChange>
                </w:rPr>
                <w:t>Platform Administration, Security and Support Data</w:t>
              </w:r>
            </w:ins>
          </w:p>
          <w:p w14:paraId="09C84936" w14:textId="77777777" w:rsidR="00C53FEA" w:rsidRPr="00C82385" w:rsidRDefault="00C53FEA">
            <w:pPr>
              <w:pStyle w:val="NormalWeb"/>
              <w:spacing w:before="0" w:beforeAutospacing="0" w:after="0" w:afterAutospacing="0"/>
              <w:rPr>
                <w:ins w:id="455" w:author="Rohit Agnihotri (Digital,ISC)(X-IGT Solutions)" w:date="2026-09-02T11:51:00Z"/>
                <w:color w:val="212121"/>
                <w:sz w:val="20"/>
                <w:szCs w:val="20"/>
                <w:rPrChange w:id="456" w:author="Rohit Agnihotri (Digital,ISC)(X-IGT Solutions)" w:date="2026-09-02T11:59:00Z">
                  <w:rPr>
                    <w:ins w:id="457" w:author="Rohit Agnihotri (Digital,ISC)(X-IGT Solutions)" w:date="2026-09-02T11:51:00Z"/>
                    <w:rFonts w:ascii="Aptos" w:hAnsi="Aptos"/>
                    <w:color w:val="212121"/>
                  </w:rPr>
                </w:rPrChange>
              </w:rPr>
              <w:pPrChange w:id="458" w:author="Rohit Agnihotri (Digital,ISC)(X-IGT Solutions)" w:date="2026-09-02T11:59:00Z">
                <w:pPr>
                  <w:pStyle w:val="NormalWeb"/>
                </w:pPr>
              </w:pPrChange>
            </w:pPr>
          </w:p>
          <w:p w14:paraId="0507430F" w14:textId="77777777" w:rsidR="00C82385" w:rsidRPr="00C82385" w:rsidRDefault="00C82385">
            <w:pPr>
              <w:pStyle w:val="NormalWeb"/>
              <w:spacing w:before="0" w:beforeAutospacing="0" w:after="0" w:afterAutospacing="0"/>
              <w:rPr>
                <w:ins w:id="459" w:author="Rohit Agnihotri (Digital,ISC)(X-IGT Solutions)" w:date="2026-09-02T11:51:00Z"/>
                <w:color w:val="212121"/>
                <w:sz w:val="20"/>
                <w:szCs w:val="20"/>
                <w:rPrChange w:id="460" w:author="Rohit Agnihotri (Digital,ISC)(X-IGT Solutions)" w:date="2026-09-02T11:59:00Z">
                  <w:rPr>
                    <w:ins w:id="461" w:author="Rohit Agnihotri (Digital,ISC)(X-IGT Solutions)" w:date="2026-09-02T11:51:00Z"/>
                    <w:rFonts w:ascii="Aptos" w:hAnsi="Aptos"/>
                    <w:color w:val="212121"/>
                  </w:rPr>
                </w:rPrChange>
              </w:rPr>
              <w:pPrChange w:id="462" w:author="Rohit Agnihotri (Digital,ISC)(X-IGT Solutions)" w:date="2026-09-02T11:59:00Z">
                <w:pPr>
                  <w:pStyle w:val="NormalWeb"/>
                </w:pPr>
              </w:pPrChange>
            </w:pPr>
            <w:ins w:id="463" w:author="Rohit Agnihotri (Digital,ISC)(X-IGT Solutions)" w:date="2026-09-02T11:51:00Z">
              <w:r w:rsidRPr="00C82385">
                <w:rPr>
                  <w:color w:val="000000"/>
                  <w:sz w:val="20"/>
                  <w:szCs w:val="20"/>
                  <w:rPrChange w:id="464" w:author="Rohit Agnihotri (Digital,ISC)(X-IGT Solutions)" w:date="2026-09-02T11:59:00Z">
                    <w:rPr>
                      <w:rFonts w:ascii="Aptos" w:hAnsi="Aptos"/>
                      <w:color w:val="000000"/>
                    </w:rPr>
                  </w:rPrChange>
                </w:rPr>
                <w:t>For authorized IndiGo users and technical operation of the Platform, the Processor may process:</w:t>
              </w:r>
            </w:ins>
          </w:p>
          <w:p w14:paraId="6C358792" w14:textId="7940B7C2" w:rsidR="00C82385" w:rsidRPr="00C82385" w:rsidRDefault="00C82385">
            <w:pPr>
              <w:pStyle w:val="NormalWeb"/>
              <w:spacing w:before="0" w:beforeAutospacing="0" w:after="0" w:afterAutospacing="0"/>
              <w:rPr>
                <w:ins w:id="465" w:author="Rohit Agnihotri (Digital,ISC)(X-IGT Solutions)" w:date="2026-09-02T11:56:00Z"/>
                <w:color w:val="000000"/>
                <w:sz w:val="20"/>
                <w:szCs w:val="20"/>
                <w:rPrChange w:id="466" w:author="Rohit Agnihotri (Digital,ISC)(X-IGT Solutions)" w:date="2026-09-02T11:59:00Z">
                  <w:rPr>
                    <w:ins w:id="467" w:author="Rohit Agnihotri (Digital,ISC)(X-IGT Solutions)" w:date="2026-09-02T11:56:00Z"/>
                    <w:rFonts w:ascii="Aptos" w:hAnsi="Aptos"/>
                    <w:color w:val="000000"/>
                  </w:rPr>
                </w:rPrChange>
              </w:rPr>
              <w:pPrChange w:id="468" w:author="Rohit Agnihotri (Digital,ISC)(X-IGT Solutions)" w:date="2026-09-02T11:59:00Z">
                <w:pPr>
                  <w:pStyle w:val="NormalWeb"/>
                </w:pPr>
              </w:pPrChange>
            </w:pPr>
            <w:ins w:id="469" w:author="Rohit Agnihotri (Digital,ISC)(X-IGT Solutions)" w:date="2026-09-02T11:51:00Z">
              <w:r w:rsidRPr="00C82385">
                <w:rPr>
                  <w:color w:val="000000"/>
                  <w:sz w:val="20"/>
                  <w:szCs w:val="20"/>
                  <w:rPrChange w:id="470" w:author="Rohit Agnihotri (Digital,ISC)(X-IGT Solutions)" w:date="2026-09-02T11:59:00Z">
                    <w:rPr>
                      <w:rFonts w:ascii="Aptos" w:hAnsi="Aptos"/>
                      <w:color w:val="000000"/>
                    </w:rPr>
                  </w:rPrChange>
                </w:rPr>
                <w:t xml:space="preserve">• </w:t>
              </w:r>
            </w:ins>
            <w:ins w:id="471" w:author="Rohit Agnihotri (Digital,ISC)(X-IGT Solutions)" w:date="2026-09-02T12:51:00Z">
              <w:r w:rsidR="00306D03">
                <w:rPr>
                  <w:color w:val="000000"/>
                  <w:sz w:val="20"/>
                  <w:szCs w:val="20"/>
                </w:rPr>
                <w:t>N</w:t>
              </w:r>
            </w:ins>
            <w:ins w:id="472" w:author="Rohit Agnihotri (Digital,ISC)(X-IGT Solutions)" w:date="2026-09-02T11:51:00Z">
              <w:r w:rsidRPr="00C82385">
                <w:rPr>
                  <w:color w:val="000000"/>
                  <w:sz w:val="20"/>
                  <w:szCs w:val="20"/>
                  <w:rPrChange w:id="473" w:author="Rohit Agnihotri (Digital,ISC)(X-IGT Solutions)" w:date="2026-09-02T11:59:00Z">
                    <w:rPr>
                      <w:rFonts w:ascii="Aptos" w:hAnsi="Aptos"/>
                      <w:color w:val="000000"/>
                    </w:rPr>
                  </w:rPrChange>
                </w:rPr>
                <w:t>ame</w:t>
              </w:r>
            </w:ins>
          </w:p>
          <w:p w14:paraId="0DD7B25D" w14:textId="3A28F36D" w:rsidR="00C82385" w:rsidRPr="00C82385" w:rsidRDefault="00C82385">
            <w:pPr>
              <w:pStyle w:val="NormalWeb"/>
              <w:spacing w:before="0" w:beforeAutospacing="0" w:after="0" w:afterAutospacing="0"/>
              <w:rPr>
                <w:ins w:id="474" w:author="Rohit Agnihotri (Digital,ISC)(X-IGT Solutions)" w:date="2026-09-02T11:56:00Z"/>
                <w:color w:val="000000"/>
                <w:sz w:val="20"/>
                <w:szCs w:val="20"/>
                <w:rPrChange w:id="475" w:author="Rohit Agnihotri (Digital,ISC)(X-IGT Solutions)" w:date="2026-09-02T11:59:00Z">
                  <w:rPr>
                    <w:ins w:id="476" w:author="Rohit Agnihotri (Digital,ISC)(X-IGT Solutions)" w:date="2026-09-02T11:56:00Z"/>
                    <w:rFonts w:ascii="Aptos" w:hAnsi="Aptos"/>
                    <w:color w:val="000000"/>
                  </w:rPr>
                </w:rPrChange>
              </w:rPr>
              <w:pPrChange w:id="477" w:author="Rohit Agnihotri (Digital,ISC)(X-IGT Solutions)" w:date="2026-09-02T11:59:00Z">
                <w:pPr>
                  <w:pStyle w:val="NormalWeb"/>
                </w:pPr>
              </w:pPrChange>
            </w:pPr>
            <w:ins w:id="478" w:author="Rohit Agnihotri (Digital,ISC)(X-IGT Solutions)" w:date="2026-09-02T11:51:00Z">
              <w:r w:rsidRPr="00C82385">
                <w:rPr>
                  <w:color w:val="000000"/>
                  <w:sz w:val="20"/>
                  <w:szCs w:val="20"/>
                  <w:rPrChange w:id="479" w:author="Rohit Agnihotri (Digital,ISC)(X-IGT Solutions)" w:date="2026-09-02T11:59:00Z">
                    <w:rPr>
                      <w:rFonts w:ascii="Aptos" w:hAnsi="Aptos"/>
                      <w:color w:val="000000"/>
                    </w:rPr>
                  </w:rPrChange>
                </w:rPr>
                <w:t xml:space="preserve">• </w:t>
              </w:r>
            </w:ins>
            <w:ins w:id="480" w:author="Rohit Agnihotri (Digital,ISC)(X-IGT Solutions)" w:date="2026-09-02T12:51:00Z">
              <w:r w:rsidR="00306D03">
                <w:rPr>
                  <w:color w:val="000000"/>
                  <w:sz w:val="20"/>
                  <w:szCs w:val="20"/>
                </w:rPr>
                <w:t>B</w:t>
              </w:r>
            </w:ins>
            <w:ins w:id="481" w:author="Rohit Agnihotri (Digital,ISC)(X-IGT Solutions)" w:date="2026-09-02T11:51:00Z">
              <w:r w:rsidRPr="00C82385">
                <w:rPr>
                  <w:color w:val="000000"/>
                  <w:sz w:val="20"/>
                  <w:szCs w:val="20"/>
                  <w:rPrChange w:id="482" w:author="Rohit Agnihotri (Digital,ISC)(X-IGT Solutions)" w:date="2026-09-02T11:59:00Z">
                    <w:rPr>
                      <w:rFonts w:ascii="Aptos" w:hAnsi="Aptos"/>
                      <w:color w:val="000000"/>
                    </w:rPr>
                  </w:rPrChange>
                </w:rPr>
                <w:t>usiness email address/user identifier</w:t>
              </w:r>
            </w:ins>
          </w:p>
          <w:p w14:paraId="06CA9A06" w14:textId="7C42583A" w:rsidR="00C82385" w:rsidRPr="00C82385" w:rsidRDefault="00C82385">
            <w:pPr>
              <w:pStyle w:val="NormalWeb"/>
              <w:spacing w:before="0" w:beforeAutospacing="0" w:after="0" w:afterAutospacing="0"/>
              <w:rPr>
                <w:ins w:id="483" w:author="Rohit Agnihotri (Digital,ISC)(X-IGT Solutions)" w:date="2026-09-02T11:56:00Z"/>
                <w:color w:val="000000"/>
                <w:sz w:val="20"/>
                <w:szCs w:val="20"/>
                <w:rPrChange w:id="484" w:author="Rohit Agnihotri (Digital,ISC)(X-IGT Solutions)" w:date="2026-09-02T11:59:00Z">
                  <w:rPr>
                    <w:ins w:id="485" w:author="Rohit Agnihotri (Digital,ISC)(X-IGT Solutions)" w:date="2026-09-02T11:56:00Z"/>
                    <w:rFonts w:ascii="Aptos" w:hAnsi="Aptos"/>
                    <w:color w:val="000000"/>
                  </w:rPr>
                </w:rPrChange>
              </w:rPr>
              <w:pPrChange w:id="486" w:author="Rohit Agnihotri (Digital,ISC)(X-IGT Solutions)" w:date="2026-09-02T11:59:00Z">
                <w:pPr>
                  <w:pStyle w:val="NormalWeb"/>
                </w:pPr>
              </w:pPrChange>
            </w:pPr>
            <w:ins w:id="487" w:author="Rohit Agnihotri (Digital,ISC)(X-IGT Solutions)" w:date="2026-09-02T11:51:00Z">
              <w:r w:rsidRPr="00C82385">
                <w:rPr>
                  <w:color w:val="000000"/>
                  <w:sz w:val="20"/>
                  <w:szCs w:val="20"/>
                  <w:rPrChange w:id="488" w:author="Rohit Agnihotri (Digital,ISC)(X-IGT Solutions)" w:date="2026-09-02T11:59:00Z">
                    <w:rPr>
                      <w:rFonts w:ascii="Aptos" w:hAnsi="Aptos"/>
                      <w:color w:val="000000"/>
                    </w:rPr>
                  </w:rPrChange>
                </w:rPr>
                <w:t xml:space="preserve">• </w:t>
              </w:r>
            </w:ins>
            <w:ins w:id="489" w:author="Rohit Agnihotri (Digital,ISC)(X-IGT Solutions)" w:date="2026-09-02T12:51:00Z">
              <w:r w:rsidR="00306D03">
                <w:rPr>
                  <w:color w:val="000000"/>
                  <w:sz w:val="20"/>
                  <w:szCs w:val="20"/>
                </w:rPr>
                <w:t>R</w:t>
              </w:r>
            </w:ins>
            <w:ins w:id="490" w:author="Rohit Agnihotri (Digital,ISC)(X-IGT Solutions)" w:date="2026-09-02T11:51:00Z">
              <w:r w:rsidRPr="00C82385">
                <w:rPr>
                  <w:color w:val="000000"/>
                  <w:sz w:val="20"/>
                  <w:szCs w:val="20"/>
                  <w:rPrChange w:id="491" w:author="Rohit Agnihotri (Digital,ISC)(X-IGT Solutions)" w:date="2026-09-02T11:59:00Z">
                    <w:rPr>
                      <w:rFonts w:ascii="Aptos" w:hAnsi="Aptos"/>
                      <w:color w:val="000000"/>
                    </w:rPr>
                  </w:rPrChange>
                </w:rPr>
                <w:t>ole and access permissions</w:t>
              </w:r>
            </w:ins>
          </w:p>
          <w:p w14:paraId="1794CA24" w14:textId="5C9E5C24" w:rsidR="00C82385" w:rsidRPr="00C82385" w:rsidRDefault="00C82385">
            <w:pPr>
              <w:pStyle w:val="NormalWeb"/>
              <w:spacing w:before="0" w:beforeAutospacing="0" w:after="0" w:afterAutospacing="0"/>
              <w:rPr>
                <w:ins w:id="492" w:author="Rohit Agnihotri (Digital,ISC)(X-IGT Solutions)" w:date="2026-09-02T11:56:00Z"/>
                <w:color w:val="000000"/>
                <w:sz w:val="20"/>
                <w:szCs w:val="20"/>
                <w:rPrChange w:id="493" w:author="Rohit Agnihotri (Digital,ISC)(X-IGT Solutions)" w:date="2026-09-02T11:59:00Z">
                  <w:rPr>
                    <w:ins w:id="494" w:author="Rohit Agnihotri (Digital,ISC)(X-IGT Solutions)" w:date="2026-09-02T11:56:00Z"/>
                    <w:rFonts w:ascii="Aptos" w:hAnsi="Aptos"/>
                    <w:color w:val="000000"/>
                  </w:rPr>
                </w:rPrChange>
              </w:rPr>
              <w:pPrChange w:id="495" w:author="Rohit Agnihotri (Digital,ISC)(X-IGT Solutions)" w:date="2026-09-02T11:59:00Z">
                <w:pPr>
                  <w:pStyle w:val="NormalWeb"/>
                </w:pPr>
              </w:pPrChange>
            </w:pPr>
            <w:ins w:id="496" w:author="Rohit Agnihotri (Digital,ISC)(X-IGT Solutions)" w:date="2026-09-02T11:51:00Z">
              <w:r w:rsidRPr="00C82385">
                <w:rPr>
                  <w:color w:val="000000"/>
                  <w:sz w:val="20"/>
                  <w:szCs w:val="20"/>
                  <w:rPrChange w:id="497" w:author="Rohit Agnihotri (Digital,ISC)(X-IGT Solutions)" w:date="2026-09-02T11:59:00Z">
                    <w:rPr>
                      <w:rFonts w:ascii="Aptos" w:hAnsi="Aptos"/>
                      <w:color w:val="000000"/>
                    </w:rPr>
                  </w:rPrChange>
                </w:rPr>
                <w:t xml:space="preserve">• </w:t>
              </w:r>
            </w:ins>
            <w:ins w:id="498" w:author="Rohit Agnihotri (Digital,ISC)(X-IGT Solutions)" w:date="2026-09-02T12:51:00Z">
              <w:r w:rsidR="00306D03">
                <w:rPr>
                  <w:color w:val="000000"/>
                  <w:sz w:val="20"/>
                  <w:szCs w:val="20"/>
                </w:rPr>
                <w:t>L</w:t>
              </w:r>
            </w:ins>
            <w:ins w:id="499" w:author="Rohit Agnihotri (Digital,ISC)(X-IGT Solutions)" w:date="2026-09-02T11:51:00Z">
              <w:r w:rsidRPr="00C82385">
                <w:rPr>
                  <w:color w:val="000000"/>
                  <w:sz w:val="20"/>
                  <w:szCs w:val="20"/>
                  <w:rPrChange w:id="500" w:author="Rohit Agnihotri (Digital,ISC)(X-IGT Solutions)" w:date="2026-09-02T11:59:00Z">
                    <w:rPr>
                      <w:rFonts w:ascii="Aptos" w:hAnsi="Aptos"/>
                      <w:color w:val="000000"/>
                    </w:rPr>
                  </w:rPrChange>
                </w:rPr>
                <w:t>ogin and access records</w:t>
              </w:r>
            </w:ins>
          </w:p>
          <w:p w14:paraId="6D68F9C6" w14:textId="6BB9F161" w:rsidR="00C82385" w:rsidRPr="00C82385" w:rsidRDefault="00C82385">
            <w:pPr>
              <w:pStyle w:val="NormalWeb"/>
              <w:spacing w:before="0" w:beforeAutospacing="0" w:after="0" w:afterAutospacing="0"/>
              <w:rPr>
                <w:ins w:id="501" w:author="Rohit Agnihotri (Digital,ISC)(X-IGT Solutions)" w:date="2026-09-02T11:56:00Z"/>
                <w:color w:val="000000"/>
                <w:sz w:val="20"/>
                <w:szCs w:val="20"/>
                <w:rPrChange w:id="502" w:author="Rohit Agnihotri (Digital,ISC)(X-IGT Solutions)" w:date="2026-09-02T11:59:00Z">
                  <w:rPr>
                    <w:ins w:id="503" w:author="Rohit Agnihotri (Digital,ISC)(X-IGT Solutions)" w:date="2026-09-02T11:56:00Z"/>
                    <w:rFonts w:ascii="Aptos" w:hAnsi="Aptos"/>
                    <w:color w:val="000000"/>
                  </w:rPr>
                </w:rPrChange>
              </w:rPr>
              <w:pPrChange w:id="504" w:author="Rohit Agnihotri (Digital,ISC)(X-IGT Solutions)" w:date="2026-09-02T11:59:00Z">
                <w:pPr>
                  <w:pStyle w:val="NormalWeb"/>
                </w:pPr>
              </w:pPrChange>
            </w:pPr>
            <w:ins w:id="505" w:author="Rohit Agnihotri (Digital,ISC)(X-IGT Solutions)" w:date="2026-09-02T11:51:00Z">
              <w:r w:rsidRPr="00C82385">
                <w:rPr>
                  <w:color w:val="000000"/>
                  <w:sz w:val="20"/>
                  <w:szCs w:val="20"/>
                  <w:rPrChange w:id="506" w:author="Rohit Agnihotri (Digital,ISC)(X-IGT Solutions)" w:date="2026-09-02T11:59:00Z">
                    <w:rPr>
                      <w:rFonts w:ascii="Aptos" w:hAnsi="Aptos"/>
                      <w:color w:val="000000"/>
                    </w:rPr>
                  </w:rPrChange>
                </w:rPr>
                <w:t xml:space="preserve">• </w:t>
              </w:r>
            </w:ins>
            <w:ins w:id="507" w:author="Rohit Agnihotri (Digital,ISC)(X-IGT Solutions)" w:date="2026-09-02T12:51:00Z">
              <w:r w:rsidR="00306D03">
                <w:rPr>
                  <w:color w:val="000000"/>
                  <w:sz w:val="20"/>
                  <w:szCs w:val="20"/>
                </w:rPr>
                <w:t>A</w:t>
              </w:r>
            </w:ins>
            <w:ins w:id="508" w:author="Rohit Agnihotri (Digital,ISC)(X-IGT Solutions)" w:date="2026-09-02T11:51:00Z">
              <w:r w:rsidRPr="00C82385">
                <w:rPr>
                  <w:color w:val="000000"/>
                  <w:sz w:val="20"/>
                  <w:szCs w:val="20"/>
                  <w:rPrChange w:id="509" w:author="Rohit Agnihotri (Digital,ISC)(X-IGT Solutions)" w:date="2026-09-02T11:59:00Z">
                    <w:rPr>
                      <w:rFonts w:ascii="Aptos" w:hAnsi="Aptos"/>
                      <w:color w:val="000000"/>
                    </w:rPr>
                  </w:rPrChange>
                </w:rPr>
                <w:t>dministrative activity and audit logs</w:t>
              </w:r>
            </w:ins>
          </w:p>
          <w:p w14:paraId="5876DD0E" w14:textId="77777777" w:rsidR="00C82385" w:rsidRPr="00C82385" w:rsidRDefault="00C82385">
            <w:pPr>
              <w:pStyle w:val="NormalWeb"/>
              <w:spacing w:before="0" w:beforeAutospacing="0" w:after="0" w:afterAutospacing="0"/>
              <w:rPr>
                <w:ins w:id="510" w:author="Rohit Agnihotri (Digital,ISC)(X-IGT Solutions)" w:date="2026-09-02T11:56:00Z"/>
                <w:color w:val="000000"/>
                <w:sz w:val="20"/>
                <w:szCs w:val="20"/>
                <w:rPrChange w:id="511" w:author="Rohit Agnihotri (Digital,ISC)(X-IGT Solutions)" w:date="2026-09-02T11:59:00Z">
                  <w:rPr>
                    <w:ins w:id="512" w:author="Rohit Agnihotri (Digital,ISC)(X-IGT Solutions)" w:date="2026-09-02T11:56:00Z"/>
                    <w:rFonts w:ascii="Aptos" w:hAnsi="Aptos"/>
                    <w:color w:val="000000"/>
                  </w:rPr>
                </w:rPrChange>
              </w:rPr>
              <w:pPrChange w:id="513" w:author="Rohit Agnihotri (Digital,ISC)(X-IGT Solutions)" w:date="2026-09-02T11:59:00Z">
                <w:pPr>
                  <w:pStyle w:val="NormalWeb"/>
                </w:pPr>
              </w:pPrChange>
            </w:pPr>
            <w:ins w:id="514" w:author="Rohit Agnihotri (Digital,ISC)(X-IGT Solutions)" w:date="2026-09-02T11:51:00Z">
              <w:r w:rsidRPr="00C82385">
                <w:rPr>
                  <w:color w:val="000000"/>
                  <w:sz w:val="20"/>
                  <w:szCs w:val="20"/>
                  <w:rPrChange w:id="515" w:author="Rohit Agnihotri (Digital,ISC)(X-IGT Solutions)" w:date="2026-09-02T11:59:00Z">
                    <w:rPr>
                      <w:rFonts w:ascii="Aptos" w:hAnsi="Aptos"/>
                      <w:color w:val="000000"/>
                    </w:rPr>
                  </w:rPrChange>
                </w:rPr>
                <w:t>• IP address</w:t>
              </w:r>
            </w:ins>
          </w:p>
          <w:p w14:paraId="460A8B28" w14:textId="3112D041" w:rsidR="00C82385" w:rsidRPr="00C82385" w:rsidRDefault="00C82385">
            <w:pPr>
              <w:pStyle w:val="NormalWeb"/>
              <w:spacing w:before="0" w:beforeAutospacing="0" w:after="0" w:afterAutospacing="0"/>
              <w:rPr>
                <w:ins w:id="516" w:author="Rohit Agnihotri (Digital,ISC)(X-IGT Solutions)" w:date="2026-09-02T11:56:00Z"/>
                <w:color w:val="000000"/>
                <w:sz w:val="20"/>
                <w:szCs w:val="20"/>
                <w:rPrChange w:id="517" w:author="Rohit Agnihotri (Digital,ISC)(X-IGT Solutions)" w:date="2026-09-02T11:59:00Z">
                  <w:rPr>
                    <w:ins w:id="518" w:author="Rohit Agnihotri (Digital,ISC)(X-IGT Solutions)" w:date="2026-09-02T11:56:00Z"/>
                    <w:rFonts w:ascii="Aptos" w:hAnsi="Aptos"/>
                    <w:color w:val="000000"/>
                  </w:rPr>
                </w:rPrChange>
              </w:rPr>
              <w:pPrChange w:id="519" w:author="Rohit Agnihotri (Digital,ISC)(X-IGT Solutions)" w:date="2026-09-02T11:59:00Z">
                <w:pPr>
                  <w:pStyle w:val="NormalWeb"/>
                </w:pPr>
              </w:pPrChange>
            </w:pPr>
            <w:ins w:id="520" w:author="Rohit Agnihotri (Digital,ISC)(X-IGT Solutions)" w:date="2026-09-02T11:51:00Z">
              <w:r w:rsidRPr="00C82385">
                <w:rPr>
                  <w:color w:val="000000"/>
                  <w:sz w:val="20"/>
                  <w:szCs w:val="20"/>
                  <w:rPrChange w:id="521" w:author="Rohit Agnihotri (Digital,ISC)(X-IGT Solutions)" w:date="2026-09-02T11:59:00Z">
                    <w:rPr>
                      <w:rFonts w:ascii="Aptos" w:hAnsi="Aptos"/>
                      <w:color w:val="000000"/>
                    </w:rPr>
                  </w:rPrChange>
                </w:rPr>
                <w:t xml:space="preserve">• </w:t>
              </w:r>
            </w:ins>
            <w:ins w:id="522" w:author="Rohit Agnihotri (Digital,ISC)(X-IGT Solutions)" w:date="2026-09-02T12:51:00Z">
              <w:r w:rsidR="00306D03">
                <w:rPr>
                  <w:color w:val="000000"/>
                  <w:sz w:val="20"/>
                  <w:szCs w:val="20"/>
                </w:rPr>
                <w:t>D</w:t>
              </w:r>
            </w:ins>
            <w:ins w:id="523" w:author="Rohit Agnihotri (Digital,ISC)(X-IGT Solutions)" w:date="2026-09-02T11:51:00Z">
              <w:r w:rsidRPr="00C82385">
                <w:rPr>
                  <w:color w:val="000000"/>
                  <w:sz w:val="20"/>
                  <w:szCs w:val="20"/>
                  <w:rPrChange w:id="524" w:author="Rohit Agnihotri (Digital,ISC)(X-IGT Solutions)" w:date="2026-09-02T11:59:00Z">
                    <w:rPr>
                      <w:rFonts w:ascii="Aptos" w:hAnsi="Aptos"/>
                      <w:color w:val="000000"/>
                    </w:rPr>
                  </w:rPrChange>
                </w:rPr>
                <w:t>evice and browser technical attributes</w:t>
              </w:r>
            </w:ins>
          </w:p>
          <w:p w14:paraId="55CA5B76" w14:textId="68D2F625" w:rsidR="00C82385" w:rsidRPr="00C82385" w:rsidRDefault="00C82385">
            <w:pPr>
              <w:pStyle w:val="NormalWeb"/>
              <w:spacing w:before="0" w:beforeAutospacing="0" w:after="0" w:afterAutospacing="0"/>
              <w:rPr>
                <w:ins w:id="525" w:author="Rohit Agnihotri (Digital,ISC)(X-IGT Solutions)" w:date="2026-09-02T11:56:00Z"/>
                <w:color w:val="000000"/>
                <w:sz w:val="20"/>
                <w:szCs w:val="20"/>
                <w:rPrChange w:id="526" w:author="Rohit Agnihotri (Digital,ISC)(X-IGT Solutions)" w:date="2026-09-02T11:59:00Z">
                  <w:rPr>
                    <w:ins w:id="527" w:author="Rohit Agnihotri (Digital,ISC)(X-IGT Solutions)" w:date="2026-09-02T11:56:00Z"/>
                    <w:rFonts w:ascii="Aptos" w:hAnsi="Aptos"/>
                    <w:color w:val="000000"/>
                  </w:rPr>
                </w:rPrChange>
              </w:rPr>
              <w:pPrChange w:id="528" w:author="Rohit Agnihotri (Digital,ISC)(X-IGT Solutions)" w:date="2026-09-02T11:59:00Z">
                <w:pPr>
                  <w:pStyle w:val="NormalWeb"/>
                </w:pPr>
              </w:pPrChange>
            </w:pPr>
            <w:ins w:id="529" w:author="Rohit Agnihotri (Digital,ISC)(X-IGT Solutions)" w:date="2026-09-02T11:51:00Z">
              <w:r w:rsidRPr="00C82385">
                <w:rPr>
                  <w:color w:val="000000"/>
                  <w:sz w:val="20"/>
                  <w:szCs w:val="20"/>
                  <w:rPrChange w:id="530" w:author="Rohit Agnihotri (Digital,ISC)(X-IGT Solutions)" w:date="2026-09-02T11:59:00Z">
                    <w:rPr>
                      <w:rFonts w:ascii="Aptos" w:hAnsi="Aptos"/>
                      <w:color w:val="000000"/>
                    </w:rPr>
                  </w:rPrChange>
                </w:rPr>
                <w:t xml:space="preserve">• </w:t>
              </w:r>
            </w:ins>
            <w:ins w:id="531" w:author="Rohit Agnihotri (Digital,ISC)(X-IGT Solutions)" w:date="2026-09-02T12:51:00Z">
              <w:r w:rsidR="00306D03">
                <w:rPr>
                  <w:color w:val="000000"/>
                  <w:sz w:val="20"/>
                  <w:szCs w:val="20"/>
                </w:rPr>
                <w:t>O</w:t>
              </w:r>
            </w:ins>
            <w:ins w:id="532" w:author="Rohit Agnihotri (Digital,ISC)(X-IGT Solutions)" w:date="2026-09-02T11:51:00Z">
              <w:r w:rsidRPr="00C82385">
                <w:rPr>
                  <w:color w:val="000000"/>
                  <w:sz w:val="20"/>
                  <w:szCs w:val="20"/>
                  <w:rPrChange w:id="533" w:author="Rohit Agnihotri (Digital,ISC)(X-IGT Solutions)" w:date="2026-09-02T11:59:00Z">
                    <w:rPr>
                      <w:rFonts w:ascii="Aptos" w:hAnsi="Aptos"/>
                      <w:color w:val="000000"/>
                    </w:rPr>
                  </w:rPrChange>
                </w:rPr>
                <w:t>perating system/application version</w:t>
              </w:r>
            </w:ins>
          </w:p>
          <w:p w14:paraId="20E91132" w14:textId="47919E73" w:rsidR="00C82385" w:rsidRPr="00C82385" w:rsidRDefault="00C82385">
            <w:pPr>
              <w:pStyle w:val="NormalWeb"/>
              <w:spacing w:before="0" w:beforeAutospacing="0" w:after="0" w:afterAutospacing="0"/>
              <w:rPr>
                <w:ins w:id="534" w:author="Rohit Agnihotri (Digital,ISC)(X-IGT Solutions)" w:date="2026-09-02T11:56:00Z"/>
                <w:color w:val="000000"/>
                <w:sz w:val="20"/>
                <w:szCs w:val="20"/>
                <w:rPrChange w:id="535" w:author="Rohit Agnihotri (Digital,ISC)(X-IGT Solutions)" w:date="2026-09-02T11:59:00Z">
                  <w:rPr>
                    <w:ins w:id="536" w:author="Rohit Agnihotri (Digital,ISC)(X-IGT Solutions)" w:date="2026-09-02T11:56:00Z"/>
                    <w:rFonts w:ascii="Aptos" w:hAnsi="Aptos"/>
                    <w:color w:val="000000"/>
                  </w:rPr>
                </w:rPrChange>
              </w:rPr>
              <w:pPrChange w:id="537" w:author="Rohit Agnihotri (Digital,ISC)(X-IGT Solutions)" w:date="2026-09-02T11:59:00Z">
                <w:pPr>
                  <w:pStyle w:val="NormalWeb"/>
                </w:pPr>
              </w:pPrChange>
            </w:pPr>
            <w:ins w:id="538" w:author="Rohit Agnihotri (Digital,ISC)(X-IGT Solutions)" w:date="2026-09-02T11:51:00Z">
              <w:r w:rsidRPr="00C82385">
                <w:rPr>
                  <w:color w:val="000000"/>
                  <w:sz w:val="20"/>
                  <w:szCs w:val="20"/>
                  <w:rPrChange w:id="539" w:author="Rohit Agnihotri (Digital,ISC)(X-IGT Solutions)" w:date="2026-09-02T11:59:00Z">
                    <w:rPr>
                      <w:rFonts w:ascii="Aptos" w:hAnsi="Aptos"/>
                      <w:color w:val="000000"/>
                    </w:rPr>
                  </w:rPrChange>
                </w:rPr>
                <w:t xml:space="preserve">• </w:t>
              </w:r>
            </w:ins>
            <w:ins w:id="540" w:author="Rohit Agnihotri (Digital,ISC)(X-IGT Solutions)" w:date="2026-09-02T12:51:00Z">
              <w:r w:rsidR="00306D03">
                <w:rPr>
                  <w:color w:val="000000"/>
                  <w:sz w:val="20"/>
                  <w:szCs w:val="20"/>
                </w:rPr>
                <w:t>N</w:t>
              </w:r>
            </w:ins>
            <w:ins w:id="541" w:author="Rohit Agnihotri (Digital,ISC)(X-IGT Solutions)" w:date="2026-09-02T11:51:00Z">
              <w:r w:rsidRPr="00C82385">
                <w:rPr>
                  <w:color w:val="000000"/>
                  <w:sz w:val="20"/>
                  <w:szCs w:val="20"/>
                  <w:rPrChange w:id="542" w:author="Rohit Agnihotri (Digital,ISC)(X-IGT Solutions)" w:date="2026-09-02T11:59:00Z">
                    <w:rPr>
                      <w:rFonts w:ascii="Aptos" w:hAnsi="Aptos"/>
                      <w:color w:val="000000"/>
                    </w:rPr>
                  </w:rPrChange>
                </w:rPr>
                <w:t>etwork/connectivity information</w:t>
              </w:r>
            </w:ins>
          </w:p>
          <w:p w14:paraId="02A45C70" w14:textId="03F13C84" w:rsidR="00C82385" w:rsidRDefault="00C82385" w:rsidP="00C82385">
            <w:pPr>
              <w:pStyle w:val="NormalWeb"/>
              <w:spacing w:before="0" w:beforeAutospacing="0" w:after="0" w:afterAutospacing="0"/>
              <w:rPr>
                <w:ins w:id="543" w:author="Rohit Agnihotri (Digital,ISC)(X-IGT Solutions)" w:date="2026-09-02T12:01:00Z"/>
                <w:color w:val="000000"/>
                <w:sz w:val="20"/>
                <w:szCs w:val="20"/>
              </w:rPr>
            </w:pPr>
            <w:ins w:id="544" w:author="Rohit Agnihotri (Digital,ISC)(X-IGT Solutions)" w:date="2026-09-02T11:51:00Z">
              <w:r w:rsidRPr="00C82385">
                <w:rPr>
                  <w:color w:val="000000"/>
                  <w:sz w:val="20"/>
                  <w:szCs w:val="20"/>
                  <w:rPrChange w:id="545" w:author="Rohit Agnihotri (Digital,ISC)(X-IGT Solutions)" w:date="2026-09-02T11:59:00Z">
                    <w:rPr>
                      <w:rFonts w:ascii="Aptos" w:hAnsi="Aptos"/>
                      <w:color w:val="000000"/>
                    </w:rPr>
                  </w:rPrChange>
                </w:rPr>
                <w:t xml:space="preserve">• </w:t>
              </w:r>
            </w:ins>
            <w:ins w:id="546" w:author="Rohit Agnihotri (Digital,ISC)(X-IGT Solutions)" w:date="2026-09-02T12:51:00Z">
              <w:r w:rsidR="00306D03">
                <w:rPr>
                  <w:color w:val="000000"/>
                  <w:sz w:val="20"/>
                  <w:szCs w:val="20"/>
                </w:rPr>
                <w:t>D</w:t>
              </w:r>
            </w:ins>
            <w:ins w:id="547" w:author="Rohit Agnihotri (Digital,ISC)(X-IGT Solutions)" w:date="2026-09-02T11:51:00Z">
              <w:r w:rsidRPr="00C82385">
                <w:rPr>
                  <w:color w:val="000000"/>
                  <w:sz w:val="20"/>
                  <w:szCs w:val="20"/>
                  <w:rPrChange w:id="548" w:author="Rohit Agnihotri (Digital,ISC)(X-IGT Solutions)" w:date="2026-09-02T11:59:00Z">
                    <w:rPr>
                      <w:rFonts w:ascii="Aptos" w:hAnsi="Aptos"/>
                      <w:color w:val="000000"/>
                    </w:rPr>
                  </w:rPrChange>
                </w:rPr>
                <w:t>iagnostic, application, infrastructure and security logs.</w:t>
              </w:r>
            </w:ins>
          </w:p>
          <w:p w14:paraId="5E69A450" w14:textId="77777777" w:rsidR="00C53FEA" w:rsidRPr="00C82385" w:rsidRDefault="00C53FEA">
            <w:pPr>
              <w:pStyle w:val="NormalWeb"/>
              <w:spacing w:before="0" w:beforeAutospacing="0" w:after="0" w:afterAutospacing="0"/>
              <w:rPr>
                <w:ins w:id="549" w:author="Rohit Agnihotri (Digital,ISC)(X-IGT Solutions)" w:date="2026-09-02T11:51:00Z"/>
                <w:color w:val="212121"/>
                <w:sz w:val="20"/>
                <w:szCs w:val="20"/>
                <w:rPrChange w:id="550" w:author="Rohit Agnihotri (Digital,ISC)(X-IGT Solutions)" w:date="2026-09-02T11:59:00Z">
                  <w:rPr>
                    <w:ins w:id="551" w:author="Rohit Agnihotri (Digital,ISC)(X-IGT Solutions)" w:date="2026-09-02T11:51:00Z"/>
                    <w:rFonts w:ascii="Aptos" w:hAnsi="Aptos"/>
                    <w:color w:val="212121"/>
                  </w:rPr>
                </w:rPrChange>
              </w:rPr>
              <w:pPrChange w:id="552" w:author="Rohit Agnihotri (Digital,ISC)(X-IGT Solutions)" w:date="2026-09-02T11:59:00Z">
                <w:pPr>
                  <w:pStyle w:val="NormalWeb"/>
                </w:pPr>
              </w:pPrChange>
            </w:pPr>
          </w:p>
          <w:p w14:paraId="767ADAD3" w14:textId="77777777" w:rsidR="00C82385" w:rsidRDefault="00C82385">
            <w:pPr>
              <w:pStyle w:val="NormalWeb"/>
              <w:spacing w:before="0" w:beforeAutospacing="0" w:after="0" w:afterAutospacing="0"/>
              <w:rPr>
                <w:ins w:id="553" w:author="Rohit Agnihotri (Digital,ISC)(X-IGT Solutions)" w:date="2026-09-02T11:51:00Z"/>
                <w:rFonts w:ascii="Aptos" w:hAnsi="Aptos"/>
                <w:color w:val="212121"/>
              </w:rPr>
              <w:pPrChange w:id="554" w:author="Rohit Agnihotri (Digital,ISC)(X-IGT Solutions)" w:date="2026-09-02T11:59:00Z">
                <w:pPr>
                  <w:pStyle w:val="NormalWeb"/>
                </w:pPr>
              </w:pPrChange>
            </w:pPr>
            <w:ins w:id="555" w:author="Rohit Agnihotri (Digital,ISC)(X-IGT Solutions)" w:date="2026-09-02T11:51:00Z">
              <w:r w:rsidRPr="00C82385">
                <w:rPr>
                  <w:color w:val="000000"/>
                  <w:sz w:val="20"/>
                  <w:szCs w:val="20"/>
                  <w:rPrChange w:id="556" w:author="Rohit Agnihotri (Digital,ISC)(X-IGT Solutions)" w:date="2026-09-02T11:59:00Z">
                    <w:rPr>
                      <w:rFonts w:ascii="Aptos" w:hAnsi="Aptos"/>
                      <w:color w:val="000000"/>
                    </w:rPr>
                  </w:rPrChange>
                </w:rPr>
                <w:t>Such information shall be processed only to administer, operate, secure, monitor, troubleshoot and support the Platform.</w:t>
              </w:r>
            </w:ins>
          </w:p>
          <w:p w14:paraId="173BE089" w14:textId="08A0E495" w:rsidR="00BA1421" w:rsidRPr="00BA1421" w:rsidRDefault="00BA1421">
            <w:pPr>
              <w:tabs>
                <w:tab w:val="left" w:pos="504"/>
              </w:tabs>
              <w:spacing w:before="12" w:after="0" w:line="240" w:lineRule="auto"/>
              <w:ind w:right="108"/>
              <w:jc w:val="both"/>
              <w:rPr>
                <w:ins w:id="557" w:author="Rohit Agnihotri (Digital,ISC)(X-IGT Solutions)" w:date="2026-09-01T11:42:00Z"/>
                <w:rFonts w:ascii="Times New Roman" w:eastAsia="Times New Roman" w:hAnsi="Times New Roman" w:cs="Times New Roman"/>
                <w:color w:val="000000"/>
                <w:sz w:val="20"/>
                <w:szCs w:val="20"/>
              </w:rPr>
            </w:pPr>
          </w:p>
          <w:p w14:paraId="00000093" w14:textId="752B3FCF" w:rsidR="00FF3D5C" w:rsidRPr="00BA1421" w:rsidDel="00BA1421" w:rsidRDefault="00703809">
            <w:pPr>
              <w:tabs>
                <w:tab w:val="left" w:pos="504"/>
              </w:tabs>
              <w:spacing w:before="12" w:after="0" w:line="240" w:lineRule="auto"/>
              <w:ind w:right="108"/>
              <w:jc w:val="both"/>
              <w:rPr>
                <w:del w:id="558" w:author="Rohit Agnihotri (Digital,ISC)(X-IGT Solutions)" w:date="2026-09-01T11:42:00Z"/>
                <w:rFonts w:ascii="Times New Roman" w:eastAsia="Times New Roman" w:hAnsi="Times New Roman" w:cs="Times New Roman"/>
                <w:color w:val="000000"/>
                <w:sz w:val="20"/>
                <w:szCs w:val="20"/>
              </w:rPr>
            </w:pPr>
            <w:del w:id="559" w:author="Rohit Agnihotri (Digital,ISC)(X-IGT Solutions)" w:date="2026-09-01T11:42:00Z">
              <w:r w:rsidRPr="00BA1421" w:rsidDel="00BA1421">
                <w:rPr>
                  <w:rFonts w:ascii="Times New Roman" w:eastAsia="Times New Roman" w:hAnsi="Times New Roman" w:cs="Times New Roman"/>
                  <w:color w:val="000000"/>
                  <w:sz w:val="20"/>
                  <w:szCs w:val="20"/>
                </w:rPr>
                <w:delText>• Contact information (such as name, email address, mobile number, gender, country/region, and preferred language).</w:delText>
              </w:r>
            </w:del>
          </w:p>
          <w:p w14:paraId="00000094" w14:textId="62542C5E" w:rsidR="00FF3D5C" w:rsidRPr="00BA1421" w:rsidDel="00BA1421" w:rsidRDefault="00703809">
            <w:pPr>
              <w:tabs>
                <w:tab w:val="left" w:pos="504"/>
              </w:tabs>
              <w:spacing w:before="12" w:after="0" w:line="240" w:lineRule="auto"/>
              <w:ind w:right="108"/>
              <w:jc w:val="both"/>
              <w:rPr>
                <w:del w:id="560" w:author="Rohit Agnihotri (Digital,ISC)(X-IGT Solutions)" w:date="2026-09-01T11:42:00Z"/>
                <w:rFonts w:ascii="Times New Roman" w:eastAsia="Times New Roman" w:hAnsi="Times New Roman" w:cs="Times New Roman"/>
                <w:color w:val="000000"/>
                <w:sz w:val="20"/>
                <w:szCs w:val="20"/>
              </w:rPr>
            </w:pPr>
            <w:del w:id="561" w:author="Rohit Agnihotri (Digital,ISC)(X-IGT Solutions)" w:date="2026-09-01T11:42:00Z">
              <w:r w:rsidRPr="00BA1421" w:rsidDel="00BA1421">
                <w:rPr>
                  <w:rFonts w:ascii="Times New Roman" w:eastAsia="Times New Roman" w:hAnsi="Times New Roman" w:cs="Times New Roman"/>
                  <w:color w:val="000000"/>
                  <w:sz w:val="20"/>
                  <w:szCs w:val="20"/>
                </w:rPr>
                <w:delText>• Customer profile information (such as customer ID, loyalty/BluChip membership details, travel preferences, and marketing preferences).</w:delText>
              </w:r>
            </w:del>
          </w:p>
          <w:p w14:paraId="00000095" w14:textId="21AEA793" w:rsidR="00FF3D5C" w:rsidRPr="00BA1421" w:rsidDel="00BA1421" w:rsidRDefault="00703809">
            <w:pPr>
              <w:tabs>
                <w:tab w:val="left" w:pos="504"/>
              </w:tabs>
              <w:spacing w:before="12" w:after="0" w:line="240" w:lineRule="auto"/>
              <w:ind w:right="108"/>
              <w:jc w:val="both"/>
              <w:rPr>
                <w:del w:id="562" w:author="Rohit Agnihotri (Digital,ISC)(X-IGT Solutions)" w:date="2026-09-01T11:42:00Z"/>
                <w:rFonts w:ascii="Times New Roman" w:eastAsia="Times New Roman" w:hAnsi="Times New Roman" w:cs="Times New Roman"/>
                <w:color w:val="000000"/>
                <w:sz w:val="20"/>
                <w:szCs w:val="20"/>
              </w:rPr>
            </w:pPr>
            <w:del w:id="563" w:author="Rohit Agnihotri (Digital,ISC)(X-IGT Solutions)" w:date="2026-09-01T11:42:00Z">
              <w:r w:rsidRPr="00BA1421" w:rsidDel="00BA1421">
                <w:rPr>
                  <w:rFonts w:ascii="Times New Roman" w:eastAsia="Times New Roman" w:hAnsi="Times New Roman" w:cs="Times New Roman"/>
                  <w:color w:val="000000"/>
                  <w:sz w:val="20"/>
                  <w:szCs w:val="20"/>
                </w:rPr>
                <w:delText>• Flight and booking information (such as PNR, itinerary, flight details, SSRs, check-in status, baggage information, and journey events).</w:delText>
              </w:r>
            </w:del>
          </w:p>
          <w:p w14:paraId="00000096" w14:textId="5C996E7D" w:rsidR="00FF3D5C" w:rsidRPr="00BA1421" w:rsidDel="00BA1421" w:rsidRDefault="00703809">
            <w:pPr>
              <w:tabs>
                <w:tab w:val="left" w:pos="504"/>
              </w:tabs>
              <w:spacing w:before="12" w:after="0" w:line="240" w:lineRule="auto"/>
              <w:ind w:right="108"/>
              <w:jc w:val="both"/>
              <w:rPr>
                <w:del w:id="564" w:author="Rohit Agnihotri (Digital,ISC)(X-IGT Solutions)" w:date="2026-09-01T11:42:00Z"/>
                <w:rFonts w:ascii="Times New Roman" w:eastAsia="Times New Roman" w:hAnsi="Times New Roman" w:cs="Times New Roman"/>
                <w:color w:val="000000"/>
                <w:sz w:val="20"/>
                <w:szCs w:val="20"/>
              </w:rPr>
            </w:pPr>
            <w:del w:id="565" w:author="Rohit Agnihotri (Digital,ISC)(X-IGT Solutions)" w:date="2026-09-01T11:42:00Z">
              <w:r w:rsidRPr="00BA1421" w:rsidDel="00BA1421">
                <w:rPr>
                  <w:rFonts w:ascii="Times New Roman" w:eastAsia="Times New Roman" w:hAnsi="Times New Roman" w:cs="Times New Roman"/>
                  <w:color w:val="000000"/>
                  <w:sz w:val="20"/>
                  <w:szCs w:val="20"/>
                </w:rPr>
                <w:delText>• Commercial information (such as booking history, ancillary purchases, offers viewed/redeemed, coupons, and campaign interactions).</w:delText>
              </w:r>
            </w:del>
          </w:p>
          <w:p w14:paraId="00000097" w14:textId="3648FAA9" w:rsidR="00FF3D5C" w:rsidRPr="00BA1421" w:rsidDel="00BA1421" w:rsidRDefault="00703809">
            <w:pPr>
              <w:tabs>
                <w:tab w:val="left" w:pos="504"/>
              </w:tabs>
              <w:spacing w:before="12" w:after="0" w:line="240" w:lineRule="auto"/>
              <w:ind w:right="108"/>
              <w:jc w:val="both"/>
              <w:rPr>
                <w:del w:id="566" w:author="Rohit Agnihotri (Digital,ISC)(X-IGT Solutions)" w:date="2026-09-01T11:42:00Z"/>
                <w:rFonts w:ascii="Times New Roman" w:eastAsia="Times New Roman" w:hAnsi="Times New Roman" w:cs="Times New Roman"/>
                <w:color w:val="000000"/>
                <w:sz w:val="20"/>
                <w:szCs w:val="20"/>
              </w:rPr>
            </w:pPr>
            <w:del w:id="567" w:author="Rohit Agnihotri (Digital,ISC)(X-IGT Solutions)" w:date="2026-09-01T11:42:00Z">
              <w:r w:rsidRPr="00BA1421" w:rsidDel="00BA1421">
                <w:rPr>
                  <w:rFonts w:ascii="Times New Roman" w:eastAsia="Times New Roman" w:hAnsi="Times New Roman" w:cs="Times New Roman"/>
                  <w:color w:val="000000"/>
                  <w:sz w:val="20"/>
                  <w:szCs w:val="20"/>
                </w:rPr>
                <w:delText>• Support and customer service information (such as customer queries, feedback, complaints, and support interaction details).</w:delText>
              </w:r>
            </w:del>
          </w:p>
          <w:p w14:paraId="00000098" w14:textId="7CE33118" w:rsidR="00FF3D5C" w:rsidRPr="00BA1421" w:rsidDel="00BA1421" w:rsidRDefault="00703809">
            <w:pPr>
              <w:tabs>
                <w:tab w:val="left" w:pos="504"/>
              </w:tabs>
              <w:spacing w:before="12" w:after="0" w:line="240" w:lineRule="auto"/>
              <w:ind w:right="108"/>
              <w:jc w:val="both"/>
              <w:rPr>
                <w:del w:id="568" w:author="Rohit Agnihotri (Digital,ISC)(X-IGT Solutions)" w:date="2026-09-01T11:42:00Z"/>
                <w:rFonts w:ascii="Times New Roman" w:eastAsia="Times New Roman" w:hAnsi="Times New Roman" w:cs="Times New Roman"/>
                <w:color w:val="000000"/>
                <w:sz w:val="20"/>
                <w:szCs w:val="20"/>
              </w:rPr>
            </w:pPr>
            <w:del w:id="569" w:author="Rohit Agnihotri (Digital,ISC)(X-IGT Solutions)" w:date="2026-09-01T11:42:00Z">
              <w:r w:rsidRPr="00BA1421" w:rsidDel="00BA1421">
                <w:rPr>
                  <w:rFonts w:ascii="Times New Roman" w:eastAsia="Times New Roman" w:hAnsi="Times New Roman" w:cs="Times New Roman"/>
                  <w:color w:val="000000"/>
                  <w:sz w:val="20"/>
                  <w:szCs w:val="20"/>
                </w:rPr>
                <w:delText>• Authentication and account information (such as user ID, login identifier, IP address, device session information, and audit logs).</w:delText>
              </w:r>
            </w:del>
          </w:p>
          <w:p w14:paraId="00000099" w14:textId="4152C4BE" w:rsidR="00FF3D5C" w:rsidRPr="00BA1421" w:rsidDel="00BA1421" w:rsidRDefault="00703809">
            <w:pPr>
              <w:tabs>
                <w:tab w:val="left" w:pos="504"/>
              </w:tabs>
              <w:spacing w:before="12" w:after="0" w:line="240" w:lineRule="auto"/>
              <w:ind w:right="108"/>
              <w:jc w:val="both"/>
              <w:rPr>
                <w:del w:id="570" w:author="Rohit Agnihotri (Digital,ISC)(X-IGT Solutions)" w:date="2026-09-01T11:42:00Z"/>
                <w:rFonts w:ascii="Times New Roman" w:eastAsia="Times New Roman" w:hAnsi="Times New Roman" w:cs="Times New Roman"/>
                <w:color w:val="000000"/>
                <w:sz w:val="20"/>
                <w:szCs w:val="20"/>
              </w:rPr>
            </w:pPr>
            <w:del w:id="571" w:author="Rohit Agnihotri (Digital,ISC)(X-IGT Solutions)" w:date="2026-09-01T11:42:00Z">
              <w:r w:rsidRPr="00BA1421" w:rsidDel="00BA1421">
                <w:rPr>
                  <w:rFonts w:ascii="Times New Roman" w:eastAsia="Times New Roman" w:hAnsi="Times New Roman" w:cs="Times New Roman"/>
                  <w:color w:val="000000"/>
                  <w:sz w:val="20"/>
                  <w:szCs w:val="20"/>
                </w:rPr>
                <w:delText>• Analytics and behavioural information (such as app usage, screen views, clickstream events, search behaviour, booking funnel interactions, campaign engagement, experiment participation, and personalization attributes).</w:delText>
              </w:r>
            </w:del>
          </w:p>
          <w:p w14:paraId="0000009A" w14:textId="3BC1E152" w:rsidR="00FF3D5C" w:rsidRPr="00BA1421" w:rsidDel="00BA1421" w:rsidRDefault="00703809">
            <w:pPr>
              <w:tabs>
                <w:tab w:val="left" w:pos="504"/>
              </w:tabs>
              <w:spacing w:before="12" w:after="0" w:line="240" w:lineRule="auto"/>
              <w:ind w:right="108"/>
              <w:jc w:val="both"/>
              <w:rPr>
                <w:del w:id="572" w:author="Rohit Agnihotri (Digital,ISC)(X-IGT Solutions)" w:date="2026-09-01T11:42:00Z"/>
                <w:rFonts w:ascii="Times New Roman" w:eastAsia="Times New Roman" w:hAnsi="Times New Roman" w:cs="Times New Roman"/>
                <w:color w:val="000000"/>
                <w:sz w:val="20"/>
                <w:szCs w:val="20"/>
              </w:rPr>
            </w:pPr>
            <w:del w:id="573" w:author="Rohit Agnihotri (Digital,ISC)(X-IGT Solutions)" w:date="2026-09-01T11:42:00Z">
              <w:r w:rsidRPr="00BA1421" w:rsidDel="00BA1421">
                <w:rPr>
                  <w:rFonts w:ascii="Times New Roman" w:eastAsia="Times New Roman" w:hAnsi="Times New Roman" w:cs="Times New Roman"/>
                  <w:color w:val="000000"/>
                  <w:sz w:val="20"/>
                  <w:szCs w:val="20"/>
                </w:rPr>
                <w:delText>• Device information (such as device ID, advertising ID, operating system, app version, device model, push notification token, IP address, and network information).</w:delText>
              </w:r>
            </w:del>
          </w:p>
          <w:p w14:paraId="0000009B" w14:textId="3CC17488" w:rsidR="00FF3D5C" w:rsidRPr="00BA1421" w:rsidDel="00BA1421" w:rsidRDefault="00703809">
            <w:pPr>
              <w:tabs>
                <w:tab w:val="left" w:pos="504"/>
              </w:tabs>
              <w:spacing w:before="12" w:after="0" w:line="240" w:lineRule="auto"/>
              <w:ind w:right="108"/>
              <w:jc w:val="both"/>
              <w:rPr>
                <w:del w:id="574" w:author="Rohit Agnihotri (Digital,ISC)(X-IGT Solutions)" w:date="2026-09-01T11:42:00Z"/>
                <w:rFonts w:ascii="Times New Roman" w:eastAsia="Times New Roman" w:hAnsi="Times New Roman" w:cs="Times New Roman"/>
                <w:color w:val="000000"/>
                <w:sz w:val="20"/>
                <w:szCs w:val="20"/>
              </w:rPr>
            </w:pPr>
            <w:del w:id="575" w:author="Rohit Agnihotri (Digital,ISC)(X-IGT Solutions)" w:date="2026-09-01T11:42:00Z">
              <w:r w:rsidRPr="00BA1421" w:rsidDel="00BA1421">
                <w:rPr>
                  <w:rFonts w:ascii="Times New Roman" w:eastAsia="Times New Roman" w:hAnsi="Times New Roman" w:cs="Times New Roman"/>
                  <w:color w:val="000000"/>
                  <w:sz w:val="20"/>
                  <w:szCs w:val="20"/>
                </w:rPr>
                <w:lastRenderedPageBreak/>
                <w:delText>• Location information (such as approximate or precise location, where enabled by the customer, and location derived from device/GPS to support contextual travel experiences).</w:delText>
              </w:r>
            </w:del>
          </w:p>
          <w:p w14:paraId="0000009C" w14:textId="64A05008" w:rsidR="00FF3D5C" w:rsidRPr="00BA1421" w:rsidRDefault="00703809">
            <w:pPr>
              <w:tabs>
                <w:tab w:val="left" w:pos="504"/>
              </w:tabs>
              <w:spacing w:before="12" w:after="0" w:line="240" w:lineRule="auto"/>
              <w:ind w:right="108"/>
              <w:jc w:val="both"/>
              <w:rPr>
                <w:rFonts w:ascii="Times New Roman" w:eastAsia="Times New Roman" w:hAnsi="Times New Roman" w:cs="Times New Roman"/>
                <w:color w:val="000000"/>
                <w:sz w:val="20"/>
                <w:szCs w:val="20"/>
              </w:rPr>
            </w:pPr>
            <w:del w:id="576" w:author="Rohit Agnihotri (Digital,ISC)(X-IGT Solutions)" w:date="2026-09-01T11:42:00Z">
              <w:r w:rsidRPr="00BA1421" w:rsidDel="00BA1421">
                <w:rPr>
                  <w:rFonts w:ascii="Times New Roman" w:eastAsia="Times New Roman" w:hAnsi="Times New Roman" w:cs="Times New Roman"/>
                  <w:color w:val="000000"/>
                  <w:sz w:val="20"/>
                  <w:szCs w:val="20"/>
                </w:rPr>
                <w:delText xml:space="preserve">• Technical and operational logs required for platform monitoring, troubleshooting, security, and audit purposes. </w:delText>
              </w:r>
            </w:del>
            <w:commentRangeEnd w:id="81"/>
            <w:r w:rsidR="00B44AE8" w:rsidRPr="00BA1421">
              <w:rPr>
                <w:rStyle w:val="CommentReference"/>
                <w:rFonts w:ascii="Times New Roman" w:eastAsia="Times New Roman" w:hAnsi="Times New Roman" w:cs="Times New Roman"/>
                <w:color w:val="000000"/>
                <w:sz w:val="20"/>
                <w:szCs w:val="20"/>
              </w:rPr>
              <w:commentReference w:id="81"/>
            </w:r>
            <w:commentRangeEnd w:id="82"/>
            <w:r w:rsidR="00F36260" w:rsidRPr="00BA1421">
              <w:rPr>
                <w:rStyle w:val="CommentReference"/>
                <w:rFonts w:ascii="Times New Roman" w:eastAsia="Times New Roman" w:hAnsi="Times New Roman" w:cs="Times New Roman"/>
                <w:color w:val="000000"/>
                <w:sz w:val="20"/>
                <w:szCs w:val="20"/>
              </w:rPr>
              <w:commentReference w:id="82"/>
            </w:r>
            <w:commentRangeEnd w:id="83"/>
            <w:r w:rsidR="00404762" w:rsidRPr="00BA1421">
              <w:rPr>
                <w:rStyle w:val="CommentReference"/>
                <w:rFonts w:ascii="Times New Roman" w:eastAsia="Times New Roman" w:hAnsi="Times New Roman" w:cs="Times New Roman"/>
                <w:color w:val="000000"/>
                <w:sz w:val="20"/>
                <w:szCs w:val="20"/>
              </w:rPr>
              <w:commentReference w:id="83"/>
            </w:r>
          </w:p>
        </w:tc>
      </w:tr>
      <w:tr w:rsidR="00FF3D5C" w14:paraId="5A691C6E" w14:textId="77777777">
        <w:trPr>
          <w:gridAfter w:val="1"/>
          <w:wAfter w:w="6" w:type="dxa"/>
          <w:trHeight w:val="704"/>
        </w:trPr>
        <w:tc>
          <w:tcPr>
            <w:tcW w:w="3787" w:type="dxa"/>
            <w:tcBorders>
              <w:top w:val="single" w:sz="5" w:space="0" w:color="000000"/>
              <w:left w:val="single" w:sz="5" w:space="0" w:color="000000"/>
              <w:bottom w:val="single" w:sz="5" w:space="0" w:color="000000"/>
              <w:right w:val="single" w:sz="5" w:space="0" w:color="000000"/>
            </w:tcBorders>
          </w:tcPr>
          <w:p w14:paraId="0000009D" w14:textId="77777777" w:rsidR="00FF3D5C" w:rsidRDefault="00703809">
            <w:pPr>
              <w:tabs>
                <w:tab w:val="left" w:pos="1080"/>
                <w:tab w:val="left" w:pos="2376"/>
                <w:tab w:val="left" w:pos="2808"/>
                <w:tab w:val="right" w:pos="3744"/>
              </w:tabs>
              <w:ind w:left="144"/>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lastRenderedPageBreak/>
              <w:t>SPECIAL CATEGORIES OF</w:t>
            </w:r>
            <w:r>
              <w:rPr>
                <w:rFonts w:ascii="Times New Roman" w:eastAsia="Times New Roman" w:hAnsi="Times New Roman" w:cs="Times New Roman"/>
                <w:b/>
                <w:bCs/>
                <w:color w:val="000000"/>
                <w:sz w:val="20"/>
                <w:szCs w:val="20"/>
              </w:rPr>
              <w:tab/>
              <w:t>DATA (IF APPLICABLE)</w:t>
            </w:r>
          </w:p>
        </w:tc>
        <w:tc>
          <w:tcPr>
            <w:tcW w:w="6720" w:type="dxa"/>
            <w:tcBorders>
              <w:top w:val="single" w:sz="5" w:space="0" w:color="000000"/>
              <w:left w:val="single" w:sz="5" w:space="0" w:color="000000"/>
              <w:bottom w:val="single" w:sz="5" w:space="0" w:color="000000"/>
              <w:right w:val="single" w:sz="5" w:space="0" w:color="000000"/>
            </w:tcBorders>
          </w:tcPr>
          <w:p w14:paraId="0000009E" w14:textId="77777777" w:rsidR="00FF3D5C" w:rsidRDefault="00703809">
            <w:pPr>
              <w:tabs>
                <w:tab w:val="left" w:pos="792"/>
              </w:tabs>
              <w:ind w:left="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None</w:t>
            </w:r>
          </w:p>
        </w:tc>
      </w:tr>
      <w:tr w:rsidR="00FF3D5C" w14:paraId="0D747F68" w14:textId="77777777">
        <w:trPr>
          <w:gridAfter w:val="1"/>
          <w:wAfter w:w="6" w:type="dxa"/>
          <w:trHeight w:val="3685"/>
        </w:trPr>
        <w:tc>
          <w:tcPr>
            <w:tcW w:w="3787" w:type="dxa"/>
            <w:tcBorders>
              <w:top w:val="single" w:sz="5" w:space="0" w:color="000000"/>
              <w:left w:val="single" w:sz="5" w:space="0" w:color="000000"/>
              <w:bottom w:val="single" w:sz="5" w:space="0" w:color="000000"/>
              <w:right w:val="single" w:sz="5" w:space="0" w:color="000000"/>
            </w:tcBorders>
          </w:tcPr>
          <w:p w14:paraId="0000009F" w14:textId="77777777" w:rsidR="00FF3D5C" w:rsidRDefault="00703809">
            <w:pPr>
              <w:spacing w:after="547"/>
              <w:ind w:left="115"/>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FREQUENCY OF THE TRANSFER</w:t>
            </w:r>
          </w:p>
        </w:tc>
        <w:tc>
          <w:tcPr>
            <w:tcW w:w="6720" w:type="dxa"/>
            <w:tcBorders>
              <w:top w:val="single" w:sz="5" w:space="0" w:color="000000"/>
              <w:left w:val="single" w:sz="5" w:space="0" w:color="000000"/>
              <w:bottom w:val="single" w:sz="5" w:space="0" w:color="000000"/>
              <w:right w:val="single" w:sz="5" w:space="0" w:color="000000"/>
            </w:tcBorders>
          </w:tcPr>
          <w:p w14:paraId="000000A0" w14:textId="77777777" w:rsidR="00FF3D5C" w:rsidRDefault="00703809">
            <w:pPr>
              <w:tabs>
                <w:tab w:val="left" w:pos="792"/>
              </w:tabs>
              <w:ind w:left="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Continuous basis for the duration of the Agreement, as required to provide the Services. Personal Data shall be transferred, accessed, and processed on an ongoing basis to support real-time customer engagement, personalization, journey orchestration, push notifications, in-app messaging, campaign execution, analytics, and related support services in accordance with the Agreement.</w:t>
            </w:r>
          </w:p>
        </w:tc>
      </w:tr>
      <w:tr w:rsidR="00FF3D5C" w14:paraId="49486B48" w14:textId="77777777">
        <w:trPr>
          <w:gridAfter w:val="1"/>
          <w:wAfter w:w="6" w:type="dxa"/>
          <w:trHeight w:val="5896"/>
        </w:trPr>
        <w:tc>
          <w:tcPr>
            <w:tcW w:w="3787" w:type="dxa"/>
            <w:tcBorders>
              <w:top w:val="single" w:sz="5" w:space="0" w:color="000000"/>
              <w:left w:val="single" w:sz="5" w:space="0" w:color="000000"/>
              <w:bottom w:val="single" w:sz="5" w:space="0" w:color="000000"/>
              <w:right w:val="single" w:sz="5" w:space="0" w:color="000000"/>
            </w:tcBorders>
          </w:tcPr>
          <w:p w14:paraId="000000A1" w14:textId="77777777" w:rsidR="00FF3D5C" w:rsidRDefault="00703809">
            <w:pPr>
              <w:spacing w:after="365"/>
              <w:ind w:left="115"/>
              <w:jc w:val="both"/>
              <w:rPr>
                <w:rFonts w:ascii="Times New Roman" w:eastAsia="Times New Roman" w:hAnsi="Times New Roman" w:cs="Times New Roman"/>
                <w:b/>
                <w:bCs/>
                <w:color w:val="000000"/>
                <w:sz w:val="20"/>
                <w:szCs w:val="20"/>
              </w:rPr>
            </w:pPr>
            <w:commentRangeStart w:id="577"/>
            <w:commentRangeStart w:id="578"/>
            <w:r>
              <w:rPr>
                <w:rFonts w:ascii="Times New Roman" w:eastAsia="Times New Roman" w:hAnsi="Times New Roman" w:cs="Times New Roman"/>
                <w:b/>
                <w:bCs/>
                <w:color w:val="000000"/>
                <w:sz w:val="20"/>
                <w:szCs w:val="20"/>
              </w:rPr>
              <w:lastRenderedPageBreak/>
              <w:t>NATURE AND PURPOSE OF THE PROCESSING</w:t>
            </w:r>
            <w:commentRangeEnd w:id="577"/>
            <w:r w:rsidR="000E18B3">
              <w:rPr>
                <w:rStyle w:val="CommentReference"/>
                <w:rFonts w:ascii="Times New Roman" w:eastAsia="Times New Roman" w:hAnsi="Times New Roman" w:cs="Times New Roman"/>
                <w:b/>
                <w:bCs/>
                <w:color w:val="000000"/>
                <w:sz w:val="20"/>
                <w:szCs w:val="20"/>
              </w:rPr>
              <w:commentReference w:id="577"/>
            </w:r>
            <w:commentRangeEnd w:id="578"/>
            <w:r w:rsidR="00F36260">
              <w:rPr>
                <w:rStyle w:val="CommentReference"/>
                <w:rFonts w:ascii="Times New Roman" w:eastAsia="Times New Roman" w:hAnsi="Times New Roman" w:cs="Times New Roman"/>
                <w:b/>
                <w:bCs/>
                <w:color w:val="000000"/>
                <w:sz w:val="20"/>
                <w:szCs w:val="20"/>
              </w:rPr>
              <w:commentReference w:id="578"/>
            </w:r>
          </w:p>
        </w:tc>
        <w:tc>
          <w:tcPr>
            <w:tcW w:w="6720" w:type="dxa"/>
            <w:tcBorders>
              <w:top w:val="single" w:sz="5" w:space="0" w:color="000000"/>
              <w:left w:val="single" w:sz="5" w:space="0" w:color="000000"/>
              <w:bottom w:val="single" w:sz="5" w:space="0" w:color="000000"/>
              <w:right w:val="single" w:sz="5" w:space="0" w:color="000000"/>
            </w:tcBorders>
          </w:tcPr>
          <w:p w14:paraId="6EE440E5" w14:textId="59B7DD00" w:rsidR="007663D0" w:rsidRDefault="00524D26" w:rsidP="00764B39">
            <w:pPr>
              <w:pStyle w:val="NormalWeb"/>
              <w:spacing w:before="0" w:beforeAutospacing="0" w:after="0" w:afterAutospacing="0"/>
              <w:rPr>
                <w:ins w:id="579" w:author="Rohit Agnihotri (Digital,ISC)(X-IGT Solutions)" w:date="2026-09-02T12:14:00Z"/>
                <w:b/>
                <w:color w:val="000000"/>
                <w:sz w:val="20"/>
                <w:szCs w:val="20"/>
              </w:rPr>
            </w:pPr>
            <w:commentRangeStart w:id="580"/>
            <w:commentRangeStart w:id="581"/>
            <w:commentRangeEnd w:id="580"/>
            <w:del w:id="582" w:author="Rohit Agnihotri (Digital,ISC)(X-IGT Solutions)" w:date="2026-09-02T12:08:00Z">
              <w:r w:rsidRPr="00764B39" w:rsidDel="007663D0">
                <w:rPr>
                  <w:rStyle w:val="CommentReference"/>
                  <w:color w:val="000000"/>
                  <w:sz w:val="20"/>
                  <w:szCs w:val="20"/>
                  <w:rPrChange w:id="583" w:author="Rohit Agnihotri (Digital,ISC)(X-IGT Solutions)" w:date="2026-09-02T12:14:00Z">
                    <w:rPr>
                      <w:rStyle w:val="CommentReference"/>
                      <w:rFonts w:ascii="Aptos" w:hAnsi="Aptos"/>
                      <w:color w:val="000000"/>
                      <w:sz w:val="24"/>
                      <w:szCs w:val="24"/>
                    </w:rPr>
                  </w:rPrChange>
                </w:rPr>
                <w:commentReference w:id="580"/>
              </w:r>
            </w:del>
            <w:commentRangeEnd w:id="581"/>
            <w:r w:rsidR="000B3EF3" w:rsidRPr="00764B39">
              <w:rPr>
                <w:rStyle w:val="CommentReference"/>
                <w:color w:val="000000"/>
                <w:sz w:val="20"/>
                <w:szCs w:val="20"/>
                <w:rPrChange w:id="584" w:author="Rohit Agnihotri (Digital,ISC)(X-IGT Solutions)" w:date="2026-09-02T12:14:00Z">
                  <w:rPr>
                    <w:rStyle w:val="CommentReference"/>
                    <w:rFonts w:ascii="Aptos" w:hAnsi="Aptos"/>
                    <w:color w:val="000000"/>
                    <w:sz w:val="24"/>
                    <w:szCs w:val="24"/>
                  </w:rPr>
                </w:rPrChange>
              </w:rPr>
              <w:commentReference w:id="581"/>
            </w:r>
            <w:ins w:id="585" w:author="Rohit Agnihotri (Digital,ISC)(X-IGT Solutions)" w:date="2026-09-02T12:08:00Z">
              <w:r w:rsidR="007663D0" w:rsidRPr="00764B39">
                <w:rPr>
                  <w:color w:val="000000"/>
                  <w:sz w:val="20"/>
                  <w:szCs w:val="20"/>
                  <w:rPrChange w:id="586" w:author="Rohit Agnihotri (Digital,ISC)(X-IGT Solutions)" w:date="2026-09-02T12:14:00Z">
                    <w:rPr>
                      <w:rFonts w:ascii="Aptos" w:hAnsi="Aptos"/>
                      <w:color w:val="000000"/>
                    </w:rPr>
                  </w:rPrChange>
                </w:rPr>
                <w:t xml:space="preserve">A. </w:t>
              </w:r>
              <w:r w:rsidR="007663D0" w:rsidRPr="00764B39">
                <w:rPr>
                  <w:b/>
                  <w:color w:val="000000"/>
                  <w:sz w:val="20"/>
                  <w:szCs w:val="20"/>
                  <w:rPrChange w:id="587" w:author="Rohit Agnihotri (Digital,ISC)(X-IGT Solutions)" w:date="2026-09-02T12:14:00Z">
                    <w:rPr>
                      <w:rFonts w:ascii="Aptos" w:hAnsi="Aptos"/>
                      <w:color w:val="000000"/>
                    </w:rPr>
                  </w:rPrChange>
                </w:rPr>
                <w:t>Transactional / Operational Communications</w:t>
              </w:r>
            </w:ins>
          </w:p>
          <w:p w14:paraId="7DA621C9" w14:textId="77777777" w:rsidR="00764B39" w:rsidRPr="00764B39" w:rsidRDefault="00764B39">
            <w:pPr>
              <w:pStyle w:val="NormalWeb"/>
              <w:spacing w:before="0" w:beforeAutospacing="0" w:after="0" w:afterAutospacing="0"/>
              <w:rPr>
                <w:ins w:id="588" w:author="Rohit Agnihotri (Digital,ISC)(X-IGT Solutions)" w:date="2026-09-02T12:08:00Z"/>
                <w:color w:val="212121"/>
                <w:sz w:val="20"/>
                <w:szCs w:val="20"/>
                <w:rPrChange w:id="589" w:author="Rohit Agnihotri (Digital,ISC)(X-IGT Solutions)" w:date="2026-09-02T12:14:00Z">
                  <w:rPr>
                    <w:ins w:id="590" w:author="Rohit Agnihotri (Digital,ISC)(X-IGT Solutions)" w:date="2026-09-02T12:08:00Z"/>
                    <w:rFonts w:ascii="Aptos" w:hAnsi="Aptos"/>
                    <w:color w:val="212121"/>
                  </w:rPr>
                </w:rPrChange>
              </w:rPr>
              <w:pPrChange w:id="591" w:author="Rohit Agnihotri (Digital,ISC)(X-IGT Solutions)" w:date="2026-09-02T12:14:00Z">
                <w:pPr>
                  <w:pStyle w:val="NormalWeb"/>
                </w:pPr>
              </w:pPrChange>
            </w:pPr>
          </w:p>
          <w:p w14:paraId="459A7512" w14:textId="6873B653" w:rsidR="007663D0" w:rsidRDefault="007663D0" w:rsidP="00764B39">
            <w:pPr>
              <w:pStyle w:val="NormalWeb"/>
              <w:spacing w:before="0" w:beforeAutospacing="0" w:after="0" w:afterAutospacing="0"/>
              <w:rPr>
                <w:ins w:id="592" w:author="Rohit Agnihotri (Digital,ISC)(X-IGT Solutions)" w:date="2026-09-02T12:15:00Z"/>
                <w:color w:val="000000"/>
                <w:sz w:val="20"/>
                <w:szCs w:val="20"/>
              </w:rPr>
            </w:pPr>
            <w:ins w:id="593" w:author="Rohit Agnihotri (Digital,ISC)(X-IGT Solutions)" w:date="2026-09-02T12:08:00Z">
              <w:r w:rsidRPr="00764B39">
                <w:rPr>
                  <w:color w:val="000000"/>
                  <w:sz w:val="20"/>
                  <w:szCs w:val="20"/>
                  <w:rPrChange w:id="594" w:author="Rohit Agnihotri (Digital,ISC)(X-IGT Solutions)" w:date="2026-09-02T12:14:00Z">
                    <w:rPr>
                      <w:rFonts w:ascii="Aptos" w:hAnsi="Aptos"/>
                      <w:color w:val="000000"/>
                    </w:rPr>
                  </w:rPrChange>
                </w:rPr>
                <w:t>Purpose:</w:t>
              </w:r>
            </w:ins>
          </w:p>
          <w:p w14:paraId="3A26751B" w14:textId="77777777" w:rsidR="00764B39" w:rsidRPr="00764B39" w:rsidRDefault="00764B39">
            <w:pPr>
              <w:pStyle w:val="NormalWeb"/>
              <w:spacing w:before="0" w:beforeAutospacing="0" w:after="0" w:afterAutospacing="0"/>
              <w:rPr>
                <w:ins w:id="595" w:author="Rohit Agnihotri (Digital,ISC)(X-IGT Solutions)" w:date="2026-09-02T12:08:00Z"/>
                <w:color w:val="212121"/>
                <w:sz w:val="20"/>
                <w:szCs w:val="20"/>
                <w:rPrChange w:id="596" w:author="Rohit Agnihotri (Digital,ISC)(X-IGT Solutions)" w:date="2026-09-02T12:14:00Z">
                  <w:rPr>
                    <w:ins w:id="597" w:author="Rohit Agnihotri (Digital,ISC)(X-IGT Solutions)" w:date="2026-09-02T12:08:00Z"/>
                    <w:rFonts w:ascii="Aptos" w:hAnsi="Aptos"/>
                    <w:color w:val="212121"/>
                  </w:rPr>
                </w:rPrChange>
              </w:rPr>
              <w:pPrChange w:id="598" w:author="Rohit Agnihotri (Digital,ISC)(X-IGT Solutions)" w:date="2026-09-02T12:14:00Z">
                <w:pPr>
                  <w:pStyle w:val="NormalWeb"/>
                </w:pPr>
              </w:pPrChange>
            </w:pPr>
          </w:p>
          <w:p w14:paraId="518A1253" w14:textId="59B0870B" w:rsidR="007663D0" w:rsidRDefault="007663D0" w:rsidP="00764B39">
            <w:pPr>
              <w:pStyle w:val="NormalWeb"/>
              <w:spacing w:before="0" w:beforeAutospacing="0" w:after="0" w:afterAutospacing="0"/>
              <w:rPr>
                <w:ins w:id="599" w:author="Rohit Agnihotri (Digital,ISC)(X-IGT Solutions)" w:date="2026-09-02T12:15:00Z"/>
                <w:color w:val="000000"/>
                <w:sz w:val="20"/>
                <w:szCs w:val="20"/>
              </w:rPr>
            </w:pPr>
            <w:ins w:id="600" w:author="Rohit Agnihotri (Digital,ISC)(X-IGT Solutions)" w:date="2026-09-02T12:08:00Z">
              <w:r w:rsidRPr="00764B39">
                <w:rPr>
                  <w:color w:val="000000"/>
                  <w:sz w:val="20"/>
                  <w:szCs w:val="20"/>
                  <w:rPrChange w:id="601" w:author="Rohit Agnihotri (Digital,ISC)(X-IGT Solutions)" w:date="2026-09-02T12:14:00Z">
                    <w:rPr>
                      <w:rFonts w:ascii="Aptos" w:hAnsi="Aptos"/>
                      <w:color w:val="000000"/>
                    </w:rPr>
                  </w:rPrChange>
                </w:rPr>
                <w:t>To deliver communications strictly necessary to service, facilitate or provide information relating to an existing booking, confirmed journey, travel process or operational event.</w:t>
              </w:r>
            </w:ins>
          </w:p>
          <w:p w14:paraId="6439A0A3" w14:textId="77777777" w:rsidR="00764B39" w:rsidRPr="00764B39" w:rsidRDefault="00764B39">
            <w:pPr>
              <w:pStyle w:val="NormalWeb"/>
              <w:spacing w:before="0" w:beforeAutospacing="0" w:after="0" w:afterAutospacing="0"/>
              <w:rPr>
                <w:ins w:id="602" w:author="Rohit Agnihotri (Digital,ISC)(X-IGT Solutions)" w:date="2026-09-02T12:08:00Z"/>
                <w:color w:val="212121"/>
                <w:sz w:val="20"/>
                <w:szCs w:val="20"/>
                <w:rPrChange w:id="603" w:author="Rohit Agnihotri (Digital,ISC)(X-IGT Solutions)" w:date="2026-09-02T12:14:00Z">
                  <w:rPr>
                    <w:ins w:id="604" w:author="Rohit Agnihotri (Digital,ISC)(X-IGT Solutions)" w:date="2026-09-02T12:08:00Z"/>
                    <w:rFonts w:ascii="Aptos" w:hAnsi="Aptos"/>
                    <w:color w:val="212121"/>
                  </w:rPr>
                </w:rPrChange>
              </w:rPr>
              <w:pPrChange w:id="605" w:author="Rohit Agnihotri (Digital,ISC)(X-IGT Solutions)" w:date="2026-09-02T12:14:00Z">
                <w:pPr>
                  <w:pStyle w:val="NormalWeb"/>
                </w:pPr>
              </w:pPrChange>
            </w:pPr>
          </w:p>
          <w:p w14:paraId="38EDCB60" w14:textId="70675650" w:rsidR="007663D0" w:rsidRDefault="007663D0" w:rsidP="00764B39">
            <w:pPr>
              <w:pStyle w:val="NormalWeb"/>
              <w:spacing w:before="0" w:beforeAutospacing="0" w:after="0" w:afterAutospacing="0"/>
              <w:rPr>
                <w:ins w:id="606" w:author="Rohit Agnihotri (Digital,ISC)(X-IGT Solutions)" w:date="2026-09-02T12:15:00Z"/>
                <w:color w:val="000000"/>
                <w:sz w:val="20"/>
                <w:szCs w:val="20"/>
              </w:rPr>
            </w:pPr>
            <w:ins w:id="607" w:author="Rohit Agnihotri (Digital,ISC)(X-IGT Solutions)" w:date="2026-09-02T12:08:00Z">
              <w:r w:rsidRPr="00764B39">
                <w:rPr>
                  <w:color w:val="000000"/>
                  <w:sz w:val="20"/>
                  <w:szCs w:val="20"/>
                  <w:rPrChange w:id="608" w:author="Rohit Agnihotri (Digital,ISC)(X-IGT Solutions)" w:date="2026-09-02T12:14:00Z">
                    <w:rPr>
                      <w:rFonts w:ascii="Aptos" w:hAnsi="Aptos"/>
                      <w:color w:val="000000"/>
                    </w:rPr>
                  </w:rPrChange>
                </w:rPr>
                <w:t>Operational communications shall include:</w:t>
              </w:r>
            </w:ins>
          </w:p>
          <w:p w14:paraId="47671C2B" w14:textId="77777777" w:rsidR="00764B39" w:rsidRPr="00764B39" w:rsidRDefault="00764B39">
            <w:pPr>
              <w:pStyle w:val="NormalWeb"/>
              <w:spacing w:before="0" w:beforeAutospacing="0" w:after="0" w:afterAutospacing="0"/>
              <w:rPr>
                <w:ins w:id="609" w:author="Rohit Agnihotri (Digital,ISC)(X-IGT Solutions)" w:date="2026-09-02T12:08:00Z"/>
                <w:color w:val="212121"/>
                <w:sz w:val="20"/>
                <w:szCs w:val="20"/>
                <w:rPrChange w:id="610" w:author="Rohit Agnihotri (Digital,ISC)(X-IGT Solutions)" w:date="2026-09-02T12:14:00Z">
                  <w:rPr>
                    <w:ins w:id="611" w:author="Rohit Agnihotri (Digital,ISC)(X-IGT Solutions)" w:date="2026-09-02T12:08:00Z"/>
                    <w:rFonts w:ascii="Aptos" w:hAnsi="Aptos"/>
                    <w:color w:val="212121"/>
                  </w:rPr>
                </w:rPrChange>
              </w:rPr>
              <w:pPrChange w:id="612" w:author="Rohit Agnihotri (Digital,ISC)(X-IGT Solutions)" w:date="2026-09-02T12:14:00Z">
                <w:pPr>
                  <w:pStyle w:val="NormalWeb"/>
                </w:pPr>
              </w:pPrChange>
            </w:pPr>
          </w:p>
          <w:p w14:paraId="6364C9D9" w14:textId="3FC5E2C7" w:rsidR="000B3EF3" w:rsidRDefault="007663D0" w:rsidP="00764B39">
            <w:pPr>
              <w:pStyle w:val="NormalWeb"/>
              <w:spacing w:before="0" w:beforeAutospacing="0" w:after="0" w:afterAutospacing="0"/>
              <w:rPr>
                <w:ins w:id="613" w:author="Rohit Agnihotri (Digital,ISC)(X-IGT Solutions)" w:date="2026-09-02T12:27:00Z"/>
                <w:color w:val="000000"/>
                <w:sz w:val="20"/>
                <w:szCs w:val="20"/>
              </w:rPr>
            </w:pPr>
            <w:ins w:id="614" w:author="Rohit Agnihotri (Digital,ISC)(X-IGT Solutions)" w:date="2026-09-02T12:08:00Z">
              <w:r w:rsidRPr="00764B39">
                <w:rPr>
                  <w:color w:val="000000"/>
                  <w:sz w:val="20"/>
                  <w:szCs w:val="20"/>
                  <w:rPrChange w:id="615" w:author="Rohit Agnihotri (Digital,ISC)(X-IGT Solutions)" w:date="2026-09-02T12:14:00Z">
                    <w:rPr>
                      <w:rFonts w:ascii="Aptos" w:hAnsi="Aptos"/>
                      <w:color w:val="000000"/>
                    </w:rPr>
                  </w:rPrChange>
                </w:rPr>
                <w:t xml:space="preserve">• </w:t>
              </w:r>
            </w:ins>
            <w:ins w:id="616" w:author="Rohit Agnihotri (Digital,ISC)(X-IGT Solutions)" w:date="2026-09-02T12:51:00Z">
              <w:r w:rsidR="00306D03">
                <w:rPr>
                  <w:color w:val="000000"/>
                  <w:sz w:val="20"/>
                  <w:szCs w:val="20"/>
                </w:rPr>
                <w:t>B</w:t>
              </w:r>
            </w:ins>
            <w:ins w:id="617" w:author="Rohit Agnihotri (Digital,ISC)(X-IGT Solutions)" w:date="2026-09-02T12:08:00Z">
              <w:r w:rsidRPr="00764B39">
                <w:rPr>
                  <w:color w:val="000000"/>
                  <w:sz w:val="20"/>
                  <w:szCs w:val="20"/>
                  <w:rPrChange w:id="618" w:author="Rohit Agnihotri (Digital,ISC)(X-IGT Solutions)" w:date="2026-09-02T12:14:00Z">
                    <w:rPr>
                      <w:rFonts w:ascii="Aptos" w:hAnsi="Aptos"/>
                      <w:color w:val="000000"/>
                    </w:rPr>
                  </w:rPrChange>
                </w:rPr>
                <w:t>ooking confirmation and booking-related service notifications</w:t>
              </w:r>
            </w:ins>
          </w:p>
          <w:p w14:paraId="118DD7CC" w14:textId="165E8305" w:rsidR="007663D0" w:rsidRPr="00764B39" w:rsidRDefault="007663D0">
            <w:pPr>
              <w:pStyle w:val="NormalWeb"/>
              <w:spacing w:before="0" w:beforeAutospacing="0" w:after="0" w:afterAutospacing="0"/>
              <w:rPr>
                <w:ins w:id="619" w:author="Rohit Agnihotri (Digital,ISC)(X-IGT Solutions)" w:date="2026-09-02T12:08:00Z"/>
                <w:color w:val="000000"/>
                <w:sz w:val="20"/>
                <w:szCs w:val="20"/>
                <w:rPrChange w:id="620" w:author="Rohit Agnihotri (Digital,ISC)(X-IGT Solutions)" w:date="2026-09-02T12:14:00Z">
                  <w:rPr>
                    <w:ins w:id="621" w:author="Rohit Agnihotri (Digital,ISC)(X-IGT Solutions)" w:date="2026-09-02T12:08:00Z"/>
                    <w:rFonts w:ascii="Aptos" w:hAnsi="Aptos"/>
                    <w:color w:val="000000"/>
                  </w:rPr>
                </w:rPrChange>
              </w:rPr>
              <w:pPrChange w:id="622" w:author="Rohit Agnihotri (Digital,ISC)(X-IGT Solutions)" w:date="2026-09-02T12:14:00Z">
                <w:pPr>
                  <w:pStyle w:val="NormalWeb"/>
                </w:pPr>
              </w:pPrChange>
            </w:pPr>
            <w:ins w:id="623" w:author="Rohit Agnihotri (Digital,ISC)(X-IGT Solutions)" w:date="2026-09-02T12:08:00Z">
              <w:r w:rsidRPr="00764B39">
                <w:rPr>
                  <w:color w:val="000000"/>
                  <w:sz w:val="20"/>
                  <w:szCs w:val="20"/>
                  <w:rPrChange w:id="624" w:author="Rohit Agnihotri (Digital,ISC)(X-IGT Solutions)" w:date="2026-09-02T12:14:00Z">
                    <w:rPr>
                      <w:rFonts w:ascii="Aptos" w:hAnsi="Aptos"/>
                      <w:color w:val="000000"/>
                    </w:rPr>
                  </w:rPrChange>
                </w:rPr>
                <w:t xml:space="preserve">• </w:t>
              </w:r>
            </w:ins>
            <w:ins w:id="625" w:author="Rohit Agnihotri (Digital,ISC)(X-IGT Solutions)" w:date="2026-09-02T12:51:00Z">
              <w:r w:rsidR="00306D03">
                <w:rPr>
                  <w:color w:val="000000"/>
                  <w:sz w:val="20"/>
                  <w:szCs w:val="20"/>
                </w:rPr>
                <w:t>P</w:t>
              </w:r>
            </w:ins>
            <w:ins w:id="626" w:author="Rohit Agnihotri (Digital,ISC)(X-IGT Solutions)" w:date="2026-09-02T12:08:00Z">
              <w:r w:rsidRPr="00764B39">
                <w:rPr>
                  <w:color w:val="000000"/>
                  <w:sz w:val="20"/>
                  <w:szCs w:val="20"/>
                  <w:rPrChange w:id="627" w:author="Rohit Agnihotri (Digital,ISC)(X-IGT Solutions)" w:date="2026-09-02T12:14:00Z">
                    <w:rPr>
                      <w:rFonts w:ascii="Aptos" w:hAnsi="Aptos"/>
                      <w:color w:val="000000"/>
                    </w:rPr>
                  </w:rPrChange>
                </w:rPr>
                <w:t>ayment or transaction-status notifications relating to an existing booking</w:t>
              </w:r>
            </w:ins>
          </w:p>
          <w:p w14:paraId="2C7E1C48" w14:textId="02A80908" w:rsidR="007663D0" w:rsidRPr="00764B39" w:rsidRDefault="007663D0">
            <w:pPr>
              <w:pStyle w:val="NormalWeb"/>
              <w:spacing w:before="0" w:beforeAutospacing="0" w:after="0" w:afterAutospacing="0"/>
              <w:rPr>
                <w:ins w:id="628" w:author="Rohit Agnihotri (Digital,ISC)(X-IGT Solutions)" w:date="2026-09-02T12:09:00Z"/>
                <w:color w:val="000000"/>
                <w:sz w:val="20"/>
                <w:szCs w:val="20"/>
                <w:rPrChange w:id="629" w:author="Rohit Agnihotri (Digital,ISC)(X-IGT Solutions)" w:date="2026-09-02T12:14:00Z">
                  <w:rPr>
                    <w:ins w:id="630" w:author="Rohit Agnihotri (Digital,ISC)(X-IGT Solutions)" w:date="2026-09-02T12:09:00Z"/>
                    <w:rFonts w:ascii="Aptos" w:hAnsi="Aptos"/>
                    <w:color w:val="000000"/>
                  </w:rPr>
                </w:rPrChange>
              </w:rPr>
              <w:pPrChange w:id="631" w:author="Rohit Agnihotri (Digital,ISC)(X-IGT Solutions)" w:date="2026-09-02T12:14:00Z">
                <w:pPr>
                  <w:pStyle w:val="NormalWeb"/>
                </w:pPr>
              </w:pPrChange>
            </w:pPr>
            <w:ins w:id="632" w:author="Rohit Agnihotri (Digital,ISC)(X-IGT Solutions)" w:date="2026-09-02T12:08:00Z">
              <w:r w:rsidRPr="00764B39">
                <w:rPr>
                  <w:color w:val="000000"/>
                  <w:sz w:val="20"/>
                  <w:szCs w:val="20"/>
                  <w:rPrChange w:id="633" w:author="Rohit Agnihotri (Digital,ISC)(X-IGT Solutions)" w:date="2026-09-02T12:14:00Z">
                    <w:rPr>
                      <w:rFonts w:ascii="Aptos" w:hAnsi="Aptos"/>
                      <w:color w:val="000000"/>
                    </w:rPr>
                  </w:rPrChange>
                </w:rPr>
                <w:t xml:space="preserve">• </w:t>
              </w:r>
            </w:ins>
            <w:ins w:id="634" w:author="Rohit Agnihotri (Digital,ISC)(X-IGT Solutions)" w:date="2026-09-02T12:51:00Z">
              <w:r w:rsidR="00306D03">
                <w:rPr>
                  <w:color w:val="000000"/>
                  <w:sz w:val="20"/>
                  <w:szCs w:val="20"/>
                </w:rPr>
                <w:t>U</w:t>
              </w:r>
            </w:ins>
            <w:ins w:id="635" w:author="Rohit Agnihotri (Digital,ISC)(X-IGT Solutions)" w:date="2026-09-02T12:08:00Z">
              <w:r w:rsidRPr="00764B39">
                <w:rPr>
                  <w:color w:val="000000"/>
                  <w:sz w:val="20"/>
                  <w:szCs w:val="20"/>
                  <w:rPrChange w:id="636" w:author="Rohit Agnihotri (Digital,ISC)(X-IGT Solutions)" w:date="2026-09-02T12:14:00Z">
                    <w:rPr>
                      <w:rFonts w:ascii="Aptos" w:hAnsi="Aptos"/>
                      <w:color w:val="000000"/>
                    </w:rPr>
                  </w:rPrChange>
                </w:rPr>
                <w:t>pcoming journey/travel reminders relating to an existing booking</w:t>
              </w:r>
            </w:ins>
          </w:p>
          <w:p w14:paraId="530F98A1" w14:textId="5D61236F" w:rsidR="007663D0" w:rsidRPr="00764B39" w:rsidRDefault="007663D0">
            <w:pPr>
              <w:pStyle w:val="NormalWeb"/>
              <w:spacing w:before="0" w:beforeAutospacing="0" w:after="0" w:afterAutospacing="0"/>
              <w:rPr>
                <w:ins w:id="637" w:author="Rohit Agnihotri (Digital,ISC)(X-IGT Solutions)" w:date="2026-09-02T12:09:00Z"/>
                <w:color w:val="000000"/>
                <w:sz w:val="20"/>
                <w:szCs w:val="20"/>
                <w:rPrChange w:id="638" w:author="Rohit Agnihotri (Digital,ISC)(X-IGT Solutions)" w:date="2026-09-02T12:14:00Z">
                  <w:rPr>
                    <w:ins w:id="639" w:author="Rohit Agnihotri (Digital,ISC)(X-IGT Solutions)" w:date="2026-09-02T12:09:00Z"/>
                    <w:rFonts w:ascii="Aptos" w:hAnsi="Aptos"/>
                    <w:color w:val="000000"/>
                  </w:rPr>
                </w:rPrChange>
              </w:rPr>
              <w:pPrChange w:id="640" w:author="Rohit Agnihotri (Digital,ISC)(X-IGT Solutions)" w:date="2026-09-02T12:14:00Z">
                <w:pPr>
                  <w:pStyle w:val="NormalWeb"/>
                </w:pPr>
              </w:pPrChange>
            </w:pPr>
            <w:ins w:id="641" w:author="Rohit Agnihotri (Digital,ISC)(X-IGT Solutions)" w:date="2026-09-02T12:08:00Z">
              <w:r w:rsidRPr="00764B39">
                <w:rPr>
                  <w:color w:val="000000"/>
                  <w:sz w:val="20"/>
                  <w:szCs w:val="20"/>
                  <w:rPrChange w:id="642" w:author="Rohit Agnihotri (Digital,ISC)(X-IGT Solutions)" w:date="2026-09-02T12:14:00Z">
                    <w:rPr>
                      <w:rFonts w:ascii="Aptos" w:hAnsi="Aptos"/>
                      <w:color w:val="000000"/>
                    </w:rPr>
                  </w:rPrChange>
                </w:rPr>
                <w:t xml:space="preserve">• </w:t>
              </w:r>
            </w:ins>
            <w:ins w:id="643" w:author="Rohit Agnihotri (Digital,ISC)(X-IGT Solutions)" w:date="2026-09-02T12:51:00Z">
              <w:r w:rsidR="00306D03">
                <w:rPr>
                  <w:color w:val="000000"/>
                  <w:sz w:val="20"/>
                  <w:szCs w:val="20"/>
                </w:rPr>
                <w:t>W</w:t>
              </w:r>
            </w:ins>
            <w:ins w:id="644" w:author="Rohit Agnihotri (Digital,ISC)(X-IGT Solutions)" w:date="2026-09-02T12:08:00Z">
              <w:r w:rsidRPr="00764B39">
                <w:rPr>
                  <w:color w:val="000000"/>
                  <w:sz w:val="20"/>
                  <w:szCs w:val="20"/>
                  <w:rPrChange w:id="645" w:author="Rohit Agnihotri (Digital,ISC)(X-IGT Solutions)" w:date="2026-09-02T12:14:00Z">
                    <w:rPr>
                      <w:rFonts w:ascii="Aptos" w:hAnsi="Aptos"/>
                      <w:color w:val="000000"/>
                    </w:rPr>
                  </w:rPrChange>
                </w:rPr>
                <w:t>eb/app check-in opening, check-in reminders and check-in status notifications</w:t>
              </w:r>
            </w:ins>
          </w:p>
          <w:p w14:paraId="7E9D7479" w14:textId="7DEF9E03" w:rsidR="007663D0" w:rsidRPr="00764B39" w:rsidRDefault="007663D0">
            <w:pPr>
              <w:pStyle w:val="NormalWeb"/>
              <w:spacing w:before="0" w:beforeAutospacing="0" w:after="0" w:afterAutospacing="0"/>
              <w:rPr>
                <w:ins w:id="646" w:author="Rohit Agnihotri (Digital,ISC)(X-IGT Solutions)" w:date="2026-09-02T12:09:00Z"/>
                <w:color w:val="000000"/>
                <w:sz w:val="20"/>
                <w:szCs w:val="20"/>
                <w:rPrChange w:id="647" w:author="Rohit Agnihotri (Digital,ISC)(X-IGT Solutions)" w:date="2026-09-02T12:14:00Z">
                  <w:rPr>
                    <w:ins w:id="648" w:author="Rohit Agnihotri (Digital,ISC)(X-IGT Solutions)" w:date="2026-09-02T12:09:00Z"/>
                    <w:rFonts w:ascii="Aptos" w:hAnsi="Aptos"/>
                    <w:color w:val="000000"/>
                  </w:rPr>
                </w:rPrChange>
              </w:rPr>
              <w:pPrChange w:id="649" w:author="Rohit Agnihotri (Digital,ISC)(X-IGT Solutions)" w:date="2026-09-02T12:14:00Z">
                <w:pPr>
                  <w:pStyle w:val="NormalWeb"/>
                </w:pPr>
              </w:pPrChange>
            </w:pPr>
            <w:ins w:id="650" w:author="Rohit Agnihotri (Digital,ISC)(X-IGT Solutions)" w:date="2026-09-02T12:08:00Z">
              <w:r w:rsidRPr="00764B39">
                <w:rPr>
                  <w:color w:val="000000"/>
                  <w:sz w:val="20"/>
                  <w:szCs w:val="20"/>
                  <w:rPrChange w:id="651" w:author="Rohit Agnihotri (Digital,ISC)(X-IGT Solutions)" w:date="2026-09-02T12:14:00Z">
                    <w:rPr>
                      <w:rFonts w:ascii="Aptos" w:hAnsi="Aptos"/>
                      <w:color w:val="000000"/>
                    </w:rPr>
                  </w:rPrChange>
                </w:rPr>
                <w:t xml:space="preserve">• </w:t>
              </w:r>
            </w:ins>
            <w:ins w:id="652" w:author="Rohit Agnihotri (Digital,ISC)(X-IGT Solutions)" w:date="2026-09-02T12:51:00Z">
              <w:r w:rsidR="00306D03">
                <w:rPr>
                  <w:color w:val="000000"/>
                  <w:sz w:val="20"/>
                  <w:szCs w:val="20"/>
                </w:rPr>
                <w:t>B</w:t>
              </w:r>
            </w:ins>
            <w:ins w:id="653" w:author="Rohit Agnihotri (Digital,ISC)(X-IGT Solutions)" w:date="2026-09-02T12:08:00Z">
              <w:r w:rsidRPr="00764B39">
                <w:rPr>
                  <w:color w:val="000000"/>
                  <w:sz w:val="20"/>
                  <w:szCs w:val="20"/>
                  <w:rPrChange w:id="654" w:author="Rohit Agnihotri (Digital,ISC)(X-IGT Solutions)" w:date="2026-09-02T12:14:00Z">
                    <w:rPr>
                      <w:rFonts w:ascii="Aptos" w:hAnsi="Aptos"/>
                      <w:color w:val="000000"/>
                    </w:rPr>
                  </w:rPrChange>
                </w:rPr>
                <w:t>oarding-related notifications</w:t>
              </w:r>
            </w:ins>
          </w:p>
          <w:p w14:paraId="530E82D6" w14:textId="19995B34" w:rsidR="007663D0" w:rsidRPr="00764B39" w:rsidRDefault="007663D0">
            <w:pPr>
              <w:pStyle w:val="NormalWeb"/>
              <w:spacing w:before="0" w:beforeAutospacing="0" w:after="0" w:afterAutospacing="0"/>
              <w:rPr>
                <w:ins w:id="655" w:author="Rohit Agnihotri (Digital,ISC)(X-IGT Solutions)" w:date="2026-09-02T12:09:00Z"/>
                <w:color w:val="000000"/>
                <w:sz w:val="20"/>
                <w:szCs w:val="20"/>
                <w:rPrChange w:id="656" w:author="Rohit Agnihotri (Digital,ISC)(X-IGT Solutions)" w:date="2026-09-02T12:14:00Z">
                  <w:rPr>
                    <w:ins w:id="657" w:author="Rohit Agnihotri (Digital,ISC)(X-IGT Solutions)" w:date="2026-09-02T12:09:00Z"/>
                    <w:rFonts w:ascii="Aptos" w:hAnsi="Aptos"/>
                    <w:color w:val="000000"/>
                  </w:rPr>
                </w:rPrChange>
              </w:rPr>
              <w:pPrChange w:id="658" w:author="Rohit Agnihotri (Digital,ISC)(X-IGT Solutions)" w:date="2026-09-02T12:14:00Z">
                <w:pPr>
                  <w:pStyle w:val="NormalWeb"/>
                </w:pPr>
              </w:pPrChange>
            </w:pPr>
            <w:ins w:id="659" w:author="Rohit Agnihotri (Digital,ISC)(X-IGT Solutions)" w:date="2026-09-02T12:08:00Z">
              <w:r w:rsidRPr="00764B39">
                <w:rPr>
                  <w:color w:val="000000"/>
                  <w:sz w:val="20"/>
                  <w:szCs w:val="20"/>
                  <w:rPrChange w:id="660" w:author="Rohit Agnihotri (Digital,ISC)(X-IGT Solutions)" w:date="2026-09-02T12:14:00Z">
                    <w:rPr>
                      <w:rFonts w:ascii="Aptos" w:hAnsi="Aptos"/>
                      <w:color w:val="000000"/>
                    </w:rPr>
                  </w:rPrChange>
                </w:rPr>
                <w:t xml:space="preserve">• </w:t>
              </w:r>
            </w:ins>
            <w:ins w:id="661" w:author="Rohit Agnihotri (Digital,ISC)(X-IGT Solutions)" w:date="2026-09-02T12:51:00Z">
              <w:r w:rsidR="00306D03">
                <w:rPr>
                  <w:color w:val="000000"/>
                  <w:sz w:val="20"/>
                  <w:szCs w:val="20"/>
                </w:rPr>
                <w:t>B</w:t>
              </w:r>
            </w:ins>
            <w:ins w:id="662" w:author="Rohit Agnihotri (Digital,ISC)(X-IGT Solutions)" w:date="2026-09-02T12:08:00Z">
              <w:r w:rsidRPr="00764B39">
                <w:rPr>
                  <w:color w:val="000000"/>
                  <w:sz w:val="20"/>
                  <w:szCs w:val="20"/>
                  <w:rPrChange w:id="663" w:author="Rohit Agnihotri (Digital,ISC)(X-IGT Solutions)" w:date="2026-09-02T12:14:00Z">
                    <w:rPr>
                      <w:rFonts w:ascii="Aptos" w:hAnsi="Aptos"/>
                      <w:color w:val="000000"/>
                    </w:rPr>
                  </w:rPrChange>
                </w:rPr>
                <w:t>oarding-pass related notifications</w:t>
              </w:r>
            </w:ins>
          </w:p>
          <w:p w14:paraId="6A1E461B" w14:textId="3214A99E" w:rsidR="007663D0" w:rsidRPr="00764B39" w:rsidRDefault="007663D0">
            <w:pPr>
              <w:pStyle w:val="NormalWeb"/>
              <w:spacing w:before="0" w:beforeAutospacing="0" w:after="0" w:afterAutospacing="0"/>
              <w:rPr>
                <w:ins w:id="664" w:author="Rohit Agnihotri (Digital,ISC)(X-IGT Solutions)" w:date="2026-09-02T12:09:00Z"/>
                <w:color w:val="000000"/>
                <w:sz w:val="20"/>
                <w:szCs w:val="20"/>
                <w:rPrChange w:id="665" w:author="Rohit Agnihotri (Digital,ISC)(X-IGT Solutions)" w:date="2026-09-02T12:14:00Z">
                  <w:rPr>
                    <w:ins w:id="666" w:author="Rohit Agnihotri (Digital,ISC)(X-IGT Solutions)" w:date="2026-09-02T12:09:00Z"/>
                    <w:rFonts w:ascii="Aptos" w:hAnsi="Aptos"/>
                    <w:color w:val="000000"/>
                  </w:rPr>
                </w:rPrChange>
              </w:rPr>
              <w:pPrChange w:id="667" w:author="Rohit Agnihotri (Digital,ISC)(X-IGT Solutions)" w:date="2026-09-02T12:14:00Z">
                <w:pPr>
                  <w:pStyle w:val="NormalWeb"/>
                </w:pPr>
              </w:pPrChange>
            </w:pPr>
            <w:ins w:id="668" w:author="Rohit Agnihotri (Digital,ISC)(X-IGT Solutions)" w:date="2026-09-02T12:08:00Z">
              <w:r w:rsidRPr="00764B39">
                <w:rPr>
                  <w:color w:val="000000"/>
                  <w:sz w:val="20"/>
                  <w:szCs w:val="20"/>
                  <w:rPrChange w:id="669" w:author="Rohit Agnihotri (Digital,ISC)(X-IGT Solutions)" w:date="2026-09-02T12:14:00Z">
                    <w:rPr>
                      <w:rFonts w:ascii="Aptos" w:hAnsi="Aptos"/>
                      <w:color w:val="000000"/>
                    </w:rPr>
                  </w:rPrChange>
                </w:rPr>
                <w:t xml:space="preserve">• </w:t>
              </w:r>
            </w:ins>
            <w:ins w:id="670" w:author="Rohit Agnihotri (Digital,ISC)(X-IGT Solutions)" w:date="2026-09-02T12:51:00Z">
              <w:r w:rsidR="00306D03">
                <w:rPr>
                  <w:color w:val="000000"/>
                  <w:sz w:val="20"/>
                  <w:szCs w:val="20"/>
                </w:rPr>
                <w:t>T</w:t>
              </w:r>
            </w:ins>
            <w:ins w:id="671" w:author="Rohit Agnihotri (Digital,ISC)(X-IGT Solutions)" w:date="2026-09-02T12:08:00Z">
              <w:r w:rsidRPr="00764B39">
                <w:rPr>
                  <w:color w:val="000000"/>
                  <w:sz w:val="20"/>
                  <w:szCs w:val="20"/>
                  <w:rPrChange w:id="672" w:author="Rohit Agnihotri (Digital,ISC)(X-IGT Solutions)" w:date="2026-09-02T12:14:00Z">
                    <w:rPr>
                      <w:rFonts w:ascii="Aptos" w:hAnsi="Aptos"/>
                      <w:color w:val="000000"/>
                    </w:rPr>
                  </w:rPrChange>
                </w:rPr>
                <w:t>erminal and gate information</w:t>
              </w:r>
            </w:ins>
          </w:p>
          <w:p w14:paraId="79D700F9" w14:textId="095220A7" w:rsidR="007663D0" w:rsidRPr="00764B39" w:rsidRDefault="007663D0">
            <w:pPr>
              <w:pStyle w:val="NormalWeb"/>
              <w:spacing w:before="0" w:beforeAutospacing="0" w:after="0" w:afterAutospacing="0"/>
              <w:rPr>
                <w:ins w:id="673" w:author="Rohit Agnihotri (Digital,ISC)(X-IGT Solutions)" w:date="2026-09-02T12:09:00Z"/>
                <w:color w:val="000000"/>
                <w:sz w:val="20"/>
                <w:szCs w:val="20"/>
                <w:rPrChange w:id="674" w:author="Rohit Agnihotri (Digital,ISC)(X-IGT Solutions)" w:date="2026-09-02T12:14:00Z">
                  <w:rPr>
                    <w:ins w:id="675" w:author="Rohit Agnihotri (Digital,ISC)(X-IGT Solutions)" w:date="2026-09-02T12:09:00Z"/>
                    <w:rFonts w:ascii="Aptos" w:hAnsi="Aptos"/>
                    <w:color w:val="000000"/>
                  </w:rPr>
                </w:rPrChange>
              </w:rPr>
              <w:pPrChange w:id="676" w:author="Rohit Agnihotri (Digital,ISC)(X-IGT Solutions)" w:date="2026-09-02T12:14:00Z">
                <w:pPr>
                  <w:pStyle w:val="NormalWeb"/>
                </w:pPr>
              </w:pPrChange>
            </w:pPr>
            <w:ins w:id="677" w:author="Rohit Agnihotri (Digital,ISC)(X-IGT Solutions)" w:date="2026-09-02T12:08:00Z">
              <w:r w:rsidRPr="00764B39">
                <w:rPr>
                  <w:color w:val="000000"/>
                  <w:sz w:val="20"/>
                  <w:szCs w:val="20"/>
                  <w:rPrChange w:id="678" w:author="Rohit Agnihotri (Digital,ISC)(X-IGT Solutions)" w:date="2026-09-02T12:14:00Z">
                    <w:rPr>
                      <w:rFonts w:ascii="Aptos" w:hAnsi="Aptos"/>
                      <w:color w:val="000000"/>
                    </w:rPr>
                  </w:rPrChange>
                </w:rPr>
                <w:t xml:space="preserve">• </w:t>
              </w:r>
            </w:ins>
            <w:ins w:id="679" w:author="Rohit Agnihotri (Digital,ISC)(X-IGT Solutions)" w:date="2026-09-02T12:51:00Z">
              <w:r w:rsidR="00306D03">
                <w:rPr>
                  <w:color w:val="000000"/>
                  <w:sz w:val="20"/>
                  <w:szCs w:val="20"/>
                </w:rPr>
                <w:t>G</w:t>
              </w:r>
            </w:ins>
            <w:ins w:id="680" w:author="Rohit Agnihotri (Digital,ISC)(X-IGT Solutions)" w:date="2026-09-02T12:08:00Z">
              <w:r w:rsidRPr="00764B39">
                <w:rPr>
                  <w:color w:val="000000"/>
                  <w:sz w:val="20"/>
                  <w:szCs w:val="20"/>
                  <w:rPrChange w:id="681" w:author="Rohit Agnihotri (Digital,ISC)(X-IGT Solutions)" w:date="2026-09-02T12:14:00Z">
                    <w:rPr>
                      <w:rFonts w:ascii="Aptos" w:hAnsi="Aptos"/>
                      <w:color w:val="000000"/>
                    </w:rPr>
                  </w:rPrChange>
                </w:rPr>
                <w:t>ate-change notifications</w:t>
              </w:r>
            </w:ins>
          </w:p>
          <w:p w14:paraId="75ACA062" w14:textId="63C61763" w:rsidR="007663D0" w:rsidRPr="00764B39" w:rsidRDefault="007663D0">
            <w:pPr>
              <w:pStyle w:val="NormalWeb"/>
              <w:spacing w:before="0" w:beforeAutospacing="0" w:after="0" w:afterAutospacing="0"/>
              <w:rPr>
                <w:ins w:id="682" w:author="Rohit Agnihotri (Digital,ISC)(X-IGT Solutions)" w:date="2026-09-02T12:09:00Z"/>
                <w:color w:val="000000"/>
                <w:sz w:val="20"/>
                <w:szCs w:val="20"/>
                <w:rPrChange w:id="683" w:author="Rohit Agnihotri (Digital,ISC)(X-IGT Solutions)" w:date="2026-09-02T12:14:00Z">
                  <w:rPr>
                    <w:ins w:id="684" w:author="Rohit Agnihotri (Digital,ISC)(X-IGT Solutions)" w:date="2026-09-02T12:09:00Z"/>
                    <w:rFonts w:ascii="Aptos" w:hAnsi="Aptos"/>
                    <w:color w:val="000000"/>
                  </w:rPr>
                </w:rPrChange>
              </w:rPr>
              <w:pPrChange w:id="685" w:author="Rohit Agnihotri (Digital,ISC)(X-IGT Solutions)" w:date="2026-09-02T12:14:00Z">
                <w:pPr>
                  <w:pStyle w:val="NormalWeb"/>
                </w:pPr>
              </w:pPrChange>
            </w:pPr>
            <w:ins w:id="686" w:author="Rohit Agnihotri (Digital,ISC)(X-IGT Solutions)" w:date="2026-09-02T12:08:00Z">
              <w:r w:rsidRPr="00764B39">
                <w:rPr>
                  <w:color w:val="000000"/>
                  <w:sz w:val="20"/>
                  <w:szCs w:val="20"/>
                  <w:rPrChange w:id="687" w:author="Rohit Agnihotri (Digital,ISC)(X-IGT Solutions)" w:date="2026-09-02T12:14:00Z">
                    <w:rPr>
                      <w:rFonts w:ascii="Aptos" w:hAnsi="Aptos"/>
                      <w:color w:val="000000"/>
                    </w:rPr>
                  </w:rPrChange>
                </w:rPr>
                <w:t xml:space="preserve">• </w:t>
              </w:r>
            </w:ins>
            <w:ins w:id="688" w:author="Rohit Agnihotri (Digital,ISC)(X-IGT Solutions)" w:date="2026-09-02T12:51:00Z">
              <w:r w:rsidR="00306D03">
                <w:rPr>
                  <w:color w:val="000000"/>
                  <w:sz w:val="20"/>
                  <w:szCs w:val="20"/>
                </w:rPr>
                <w:t>F</w:t>
              </w:r>
            </w:ins>
            <w:ins w:id="689" w:author="Rohit Agnihotri (Digital,ISC)(X-IGT Solutions)" w:date="2026-09-02T12:08:00Z">
              <w:r w:rsidRPr="00764B39">
                <w:rPr>
                  <w:color w:val="000000"/>
                  <w:sz w:val="20"/>
                  <w:szCs w:val="20"/>
                  <w:rPrChange w:id="690" w:author="Rohit Agnihotri (Digital,ISC)(X-IGT Solutions)" w:date="2026-09-02T12:14:00Z">
                    <w:rPr>
                      <w:rFonts w:ascii="Aptos" w:hAnsi="Aptos"/>
                      <w:color w:val="000000"/>
                    </w:rPr>
                  </w:rPrChange>
                </w:rPr>
                <w:t>light schedule change notifications</w:t>
              </w:r>
            </w:ins>
          </w:p>
          <w:p w14:paraId="34981A47" w14:textId="4796DB3F" w:rsidR="0027655A" w:rsidRPr="00764B39" w:rsidRDefault="007663D0">
            <w:pPr>
              <w:pStyle w:val="NormalWeb"/>
              <w:spacing w:before="0" w:beforeAutospacing="0" w:after="0" w:afterAutospacing="0"/>
              <w:rPr>
                <w:ins w:id="691" w:author="Rohit Agnihotri (Digital,ISC)(X-IGT Solutions)" w:date="2026-09-02T12:10:00Z"/>
                <w:color w:val="000000"/>
                <w:sz w:val="20"/>
                <w:szCs w:val="20"/>
                <w:rPrChange w:id="692" w:author="Rohit Agnihotri (Digital,ISC)(X-IGT Solutions)" w:date="2026-09-02T12:14:00Z">
                  <w:rPr>
                    <w:ins w:id="693" w:author="Rohit Agnihotri (Digital,ISC)(X-IGT Solutions)" w:date="2026-09-02T12:10:00Z"/>
                    <w:rFonts w:ascii="Aptos" w:hAnsi="Aptos"/>
                    <w:color w:val="000000"/>
                  </w:rPr>
                </w:rPrChange>
              </w:rPr>
              <w:pPrChange w:id="694" w:author="Rohit Agnihotri (Digital,ISC)(X-IGT Solutions)" w:date="2026-09-02T12:14:00Z">
                <w:pPr>
                  <w:pStyle w:val="NormalWeb"/>
                </w:pPr>
              </w:pPrChange>
            </w:pPr>
            <w:ins w:id="695" w:author="Rohit Agnihotri (Digital,ISC)(X-IGT Solutions)" w:date="2026-09-02T12:08:00Z">
              <w:r w:rsidRPr="00764B39">
                <w:rPr>
                  <w:color w:val="000000"/>
                  <w:sz w:val="20"/>
                  <w:szCs w:val="20"/>
                  <w:rPrChange w:id="696" w:author="Rohit Agnihotri (Digital,ISC)(X-IGT Solutions)" w:date="2026-09-02T12:14:00Z">
                    <w:rPr>
                      <w:rFonts w:ascii="Aptos" w:hAnsi="Aptos"/>
                      <w:color w:val="000000"/>
                    </w:rPr>
                  </w:rPrChange>
                </w:rPr>
                <w:t xml:space="preserve">• </w:t>
              </w:r>
            </w:ins>
            <w:ins w:id="697" w:author="Rohit Agnihotri (Digital,ISC)(X-IGT Solutions)" w:date="2026-09-02T12:51:00Z">
              <w:r w:rsidR="00306D03">
                <w:rPr>
                  <w:color w:val="000000"/>
                  <w:sz w:val="20"/>
                  <w:szCs w:val="20"/>
                </w:rPr>
                <w:t>F</w:t>
              </w:r>
            </w:ins>
            <w:ins w:id="698" w:author="Rohit Agnihotri (Digital,ISC)(X-IGT Solutions)" w:date="2026-09-02T12:08:00Z">
              <w:r w:rsidRPr="00764B39">
                <w:rPr>
                  <w:color w:val="000000"/>
                  <w:sz w:val="20"/>
                  <w:szCs w:val="20"/>
                  <w:rPrChange w:id="699" w:author="Rohit Agnihotri (Digital,ISC)(X-IGT Solutions)" w:date="2026-09-02T12:14:00Z">
                    <w:rPr>
                      <w:rFonts w:ascii="Aptos" w:hAnsi="Aptos"/>
                      <w:color w:val="000000"/>
                    </w:rPr>
                  </w:rPrChange>
                </w:rPr>
                <w:t>light delay notifications</w:t>
              </w:r>
            </w:ins>
          </w:p>
          <w:p w14:paraId="6FF62D8F" w14:textId="3BB4C25D" w:rsidR="0027655A" w:rsidRPr="00764B39" w:rsidRDefault="007663D0">
            <w:pPr>
              <w:pStyle w:val="NormalWeb"/>
              <w:spacing w:before="0" w:beforeAutospacing="0" w:after="0" w:afterAutospacing="0"/>
              <w:rPr>
                <w:ins w:id="700" w:author="Rohit Agnihotri (Digital,ISC)(X-IGT Solutions)" w:date="2026-09-02T12:10:00Z"/>
                <w:color w:val="000000"/>
                <w:sz w:val="20"/>
                <w:szCs w:val="20"/>
                <w:rPrChange w:id="701" w:author="Rohit Agnihotri (Digital,ISC)(X-IGT Solutions)" w:date="2026-09-02T12:14:00Z">
                  <w:rPr>
                    <w:ins w:id="702" w:author="Rohit Agnihotri (Digital,ISC)(X-IGT Solutions)" w:date="2026-09-02T12:10:00Z"/>
                    <w:rFonts w:ascii="Aptos" w:hAnsi="Aptos"/>
                    <w:color w:val="000000"/>
                  </w:rPr>
                </w:rPrChange>
              </w:rPr>
              <w:pPrChange w:id="703" w:author="Rohit Agnihotri (Digital,ISC)(X-IGT Solutions)" w:date="2026-09-02T12:14:00Z">
                <w:pPr>
                  <w:pStyle w:val="NormalWeb"/>
                </w:pPr>
              </w:pPrChange>
            </w:pPr>
            <w:ins w:id="704" w:author="Rohit Agnihotri (Digital,ISC)(X-IGT Solutions)" w:date="2026-09-02T12:08:00Z">
              <w:r w:rsidRPr="00764B39">
                <w:rPr>
                  <w:color w:val="000000"/>
                  <w:sz w:val="20"/>
                  <w:szCs w:val="20"/>
                  <w:rPrChange w:id="705" w:author="Rohit Agnihotri (Digital,ISC)(X-IGT Solutions)" w:date="2026-09-02T12:14:00Z">
                    <w:rPr>
                      <w:rFonts w:ascii="Aptos" w:hAnsi="Aptos"/>
                      <w:color w:val="000000"/>
                    </w:rPr>
                  </w:rPrChange>
                </w:rPr>
                <w:t xml:space="preserve">• </w:t>
              </w:r>
            </w:ins>
            <w:ins w:id="706" w:author="Rohit Agnihotri (Digital,ISC)(X-IGT Solutions)" w:date="2026-09-02T12:52:00Z">
              <w:r w:rsidR="00306D03">
                <w:rPr>
                  <w:color w:val="000000"/>
                  <w:sz w:val="20"/>
                  <w:szCs w:val="20"/>
                </w:rPr>
                <w:t>F</w:t>
              </w:r>
            </w:ins>
            <w:ins w:id="707" w:author="Rohit Agnihotri (Digital,ISC)(X-IGT Solutions)" w:date="2026-09-02T12:08:00Z">
              <w:r w:rsidRPr="00764B39">
                <w:rPr>
                  <w:color w:val="000000"/>
                  <w:sz w:val="20"/>
                  <w:szCs w:val="20"/>
                  <w:rPrChange w:id="708" w:author="Rohit Agnihotri (Digital,ISC)(X-IGT Solutions)" w:date="2026-09-02T12:14:00Z">
                    <w:rPr>
                      <w:rFonts w:ascii="Aptos" w:hAnsi="Aptos"/>
                      <w:color w:val="000000"/>
                    </w:rPr>
                  </w:rPrChange>
                </w:rPr>
                <w:t>light cancellation notifications</w:t>
              </w:r>
            </w:ins>
          </w:p>
          <w:p w14:paraId="0C27FC5A" w14:textId="7E833DC7" w:rsidR="0027655A" w:rsidRPr="00764B39" w:rsidRDefault="007663D0">
            <w:pPr>
              <w:pStyle w:val="NormalWeb"/>
              <w:spacing w:before="0" w:beforeAutospacing="0" w:after="0" w:afterAutospacing="0"/>
              <w:rPr>
                <w:ins w:id="709" w:author="Rohit Agnihotri (Digital,ISC)(X-IGT Solutions)" w:date="2026-09-02T12:10:00Z"/>
                <w:color w:val="000000"/>
                <w:sz w:val="20"/>
                <w:szCs w:val="20"/>
                <w:rPrChange w:id="710" w:author="Rohit Agnihotri (Digital,ISC)(X-IGT Solutions)" w:date="2026-09-02T12:14:00Z">
                  <w:rPr>
                    <w:ins w:id="711" w:author="Rohit Agnihotri (Digital,ISC)(X-IGT Solutions)" w:date="2026-09-02T12:10:00Z"/>
                    <w:rFonts w:ascii="Aptos" w:hAnsi="Aptos"/>
                    <w:color w:val="000000"/>
                  </w:rPr>
                </w:rPrChange>
              </w:rPr>
              <w:pPrChange w:id="712" w:author="Rohit Agnihotri (Digital,ISC)(X-IGT Solutions)" w:date="2026-09-02T12:14:00Z">
                <w:pPr>
                  <w:pStyle w:val="NormalWeb"/>
                </w:pPr>
              </w:pPrChange>
            </w:pPr>
            <w:ins w:id="713" w:author="Rohit Agnihotri (Digital,ISC)(X-IGT Solutions)" w:date="2026-09-02T12:08:00Z">
              <w:r w:rsidRPr="00764B39">
                <w:rPr>
                  <w:color w:val="000000"/>
                  <w:sz w:val="20"/>
                  <w:szCs w:val="20"/>
                  <w:rPrChange w:id="714" w:author="Rohit Agnihotri (Digital,ISC)(X-IGT Solutions)" w:date="2026-09-02T12:14:00Z">
                    <w:rPr>
                      <w:rFonts w:ascii="Aptos" w:hAnsi="Aptos"/>
                      <w:color w:val="000000"/>
                    </w:rPr>
                  </w:rPrChange>
                </w:rPr>
                <w:t xml:space="preserve">• </w:t>
              </w:r>
            </w:ins>
            <w:ins w:id="715" w:author="Rohit Agnihotri (Digital,ISC)(X-IGT Solutions)" w:date="2026-09-02T12:52:00Z">
              <w:r w:rsidR="00306D03">
                <w:rPr>
                  <w:color w:val="000000"/>
                  <w:sz w:val="20"/>
                  <w:szCs w:val="20"/>
                </w:rPr>
                <w:t>D</w:t>
              </w:r>
            </w:ins>
            <w:ins w:id="716" w:author="Rohit Agnihotri (Digital,ISC)(X-IGT Solutions)" w:date="2026-09-02T12:08:00Z">
              <w:r w:rsidRPr="00764B39">
                <w:rPr>
                  <w:color w:val="000000"/>
                  <w:sz w:val="20"/>
                  <w:szCs w:val="20"/>
                  <w:rPrChange w:id="717" w:author="Rohit Agnihotri (Digital,ISC)(X-IGT Solutions)" w:date="2026-09-02T12:14:00Z">
                    <w:rPr>
                      <w:rFonts w:ascii="Aptos" w:hAnsi="Aptos"/>
                      <w:color w:val="000000"/>
                    </w:rPr>
                  </w:rPrChange>
                </w:rPr>
                <w:t>isruption and irregular-operation notifications</w:t>
              </w:r>
            </w:ins>
          </w:p>
          <w:p w14:paraId="68FE3CB3" w14:textId="0F083ED1" w:rsidR="0027655A" w:rsidRPr="00764B39" w:rsidRDefault="007663D0">
            <w:pPr>
              <w:pStyle w:val="NormalWeb"/>
              <w:spacing w:before="0" w:beforeAutospacing="0" w:after="0" w:afterAutospacing="0"/>
              <w:rPr>
                <w:ins w:id="718" w:author="Rohit Agnihotri (Digital,ISC)(X-IGT Solutions)" w:date="2026-09-02T12:10:00Z"/>
                <w:color w:val="000000"/>
                <w:sz w:val="20"/>
                <w:szCs w:val="20"/>
                <w:rPrChange w:id="719" w:author="Rohit Agnihotri (Digital,ISC)(X-IGT Solutions)" w:date="2026-09-02T12:14:00Z">
                  <w:rPr>
                    <w:ins w:id="720" w:author="Rohit Agnihotri (Digital,ISC)(X-IGT Solutions)" w:date="2026-09-02T12:10:00Z"/>
                    <w:rFonts w:ascii="Aptos" w:hAnsi="Aptos"/>
                    <w:color w:val="000000"/>
                  </w:rPr>
                </w:rPrChange>
              </w:rPr>
              <w:pPrChange w:id="721" w:author="Rohit Agnihotri (Digital,ISC)(X-IGT Solutions)" w:date="2026-09-02T12:14:00Z">
                <w:pPr>
                  <w:pStyle w:val="NormalWeb"/>
                </w:pPr>
              </w:pPrChange>
            </w:pPr>
            <w:ins w:id="722" w:author="Rohit Agnihotri (Digital,ISC)(X-IGT Solutions)" w:date="2026-09-02T12:08:00Z">
              <w:r w:rsidRPr="00764B39">
                <w:rPr>
                  <w:color w:val="000000"/>
                  <w:sz w:val="20"/>
                  <w:szCs w:val="20"/>
                  <w:rPrChange w:id="723" w:author="Rohit Agnihotri (Digital,ISC)(X-IGT Solutions)" w:date="2026-09-02T12:14:00Z">
                    <w:rPr>
                      <w:rFonts w:ascii="Aptos" w:hAnsi="Aptos"/>
                      <w:color w:val="000000"/>
                    </w:rPr>
                  </w:rPrChange>
                </w:rPr>
                <w:t xml:space="preserve">• </w:t>
              </w:r>
            </w:ins>
            <w:ins w:id="724" w:author="Rohit Agnihotri (Digital,ISC)(X-IGT Solutions)" w:date="2026-09-02T12:52:00Z">
              <w:r w:rsidR="00306D03">
                <w:rPr>
                  <w:color w:val="000000"/>
                  <w:sz w:val="20"/>
                  <w:szCs w:val="20"/>
                </w:rPr>
                <w:t>F</w:t>
              </w:r>
            </w:ins>
            <w:ins w:id="725" w:author="Rohit Agnihotri (Digital,ISC)(X-IGT Solutions)" w:date="2026-09-02T12:08:00Z">
              <w:r w:rsidRPr="00764B39">
                <w:rPr>
                  <w:color w:val="000000"/>
                  <w:sz w:val="20"/>
                  <w:szCs w:val="20"/>
                  <w:rPrChange w:id="726" w:author="Rohit Agnihotri (Digital,ISC)(X-IGT Solutions)" w:date="2026-09-02T12:14:00Z">
                    <w:rPr>
                      <w:rFonts w:ascii="Aptos" w:hAnsi="Aptos"/>
                      <w:color w:val="000000"/>
                    </w:rPr>
                  </w:rPrChange>
                </w:rPr>
                <w:t>light diversion notifications</w:t>
              </w:r>
            </w:ins>
          </w:p>
          <w:p w14:paraId="12B91466" w14:textId="2AFF3E99" w:rsidR="0027655A" w:rsidRPr="00764B39" w:rsidRDefault="007663D0">
            <w:pPr>
              <w:pStyle w:val="NormalWeb"/>
              <w:spacing w:before="0" w:beforeAutospacing="0" w:after="0" w:afterAutospacing="0"/>
              <w:rPr>
                <w:ins w:id="727" w:author="Rohit Agnihotri (Digital,ISC)(X-IGT Solutions)" w:date="2026-09-02T12:10:00Z"/>
                <w:color w:val="000000"/>
                <w:sz w:val="20"/>
                <w:szCs w:val="20"/>
                <w:rPrChange w:id="728" w:author="Rohit Agnihotri (Digital,ISC)(X-IGT Solutions)" w:date="2026-09-02T12:14:00Z">
                  <w:rPr>
                    <w:ins w:id="729" w:author="Rohit Agnihotri (Digital,ISC)(X-IGT Solutions)" w:date="2026-09-02T12:10:00Z"/>
                    <w:rFonts w:ascii="Aptos" w:hAnsi="Aptos"/>
                    <w:color w:val="000000"/>
                  </w:rPr>
                </w:rPrChange>
              </w:rPr>
              <w:pPrChange w:id="730" w:author="Rohit Agnihotri (Digital,ISC)(X-IGT Solutions)" w:date="2026-09-02T12:14:00Z">
                <w:pPr>
                  <w:pStyle w:val="NormalWeb"/>
                </w:pPr>
              </w:pPrChange>
            </w:pPr>
            <w:ins w:id="731" w:author="Rohit Agnihotri (Digital,ISC)(X-IGT Solutions)" w:date="2026-09-02T12:08:00Z">
              <w:r w:rsidRPr="00764B39">
                <w:rPr>
                  <w:color w:val="000000"/>
                  <w:sz w:val="20"/>
                  <w:szCs w:val="20"/>
                  <w:rPrChange w:id="732" w:author="Rohit Agnihotri (Digital,ISC)(X-IGT Solutions)" w:date="2026-09-02T12:14:00Z">
                    <w:rPr>
                      <w:rFonts w:ascii="Aptos" w:hAnsi="Aptos"/>
                      <w:color w:val="000000"/>
                    </w:rPr>
                  </w:rPrChange>
                </w:rPr>
                <w:t xml:space="preserve">• </w:t>
              </w:r>
            </w:ins>
            <w:ins w:id="733" w:author="Rohit Agnihotri (Digital,ISC)(X-IGT Solutions)" w:date="2026-09-02T12:52:00Z">
              <w:r w:rsidR="00306D03">
                <w:rPr>
                  <w:color w:val="000000"/>
                  <w:sz w:val="20"/>
                  <w:szCs w:val="20"/>
                </w:rPr>
                <w:t>C</w:t>
              </w:r>
            </w:ins>
            <w:ins w:id="734" w:author="Rohit Agnihotri (Digital,ISC)(X-IGT Solutions)" w:date="2026-09-02T12:08:00Z">
              <w:r w:rsidRPr="00764B39">
                <w:rPr>
                  <w:color w:val="000000"/>
                  <w:sz w:val="20"/>
                  <w:szCs w:val="20"/>
                  <w:rPrChange w:id="735" w:author="Rohit Agnihotri (Digital,ISC)(X-IGT Solutions)" w:date="2026-09-02T12:14:00Z">
                    <w:rPr>
                      <w:rFonts w:ascii="Aptos" w:hAnsi="Aptos"/>
                      <w:color w:val="000000"/>
                    </w:rPr>
                  </w:rPrChange>
                </w:rPr>
                <w:t>onnection or transfer-related operational information</w:t>
              </w:r>
            </w:ins>
          </w:p>
          <w:p w14:paraId="56161AAE" w14:textId="37089121" w:rsidR="0027655A" w:rsidRPr="00764B39" w:rsidRDefault="007663D0">
            <w:pPr>
              <w:pStyle w:val="NormalWeb"/>
              <w:spacing w:before="0" w:beforeAutospacing="0" w:after="0" w:afterAutospacing="0"/>
              <w:rPr>
                <w:ins w:id="736" w:author="Rohit Agnihotri (Digital,ISC)(X-IGT Solutions)" w:date="2026-09-02T12:10:00Z"/>
                <w:color w:val="000000"/>
                <w:sz w:val="20"/>
                <w:szCs w:val="20"/>
                <w:rPrChange w:id="737" w:author="Rohit Agnihotri (Digital,ISC)(X-IGT Solutions)" w:date="2026-09-02T12:14:00Z">
                  <w:rPr>
                    <w:ins w:id="738" w:author="Rohit Agnihotri (Digital,ISC)(X-IGT Solutions)" w:date="2026-09-02T12:10:00Z"/>
                    <w:rFonts w:ascii="Aptos" w:hAnsi="Aptos"/>
                    <w:color w:val="000000"/>
                  </w:rPr>
                </w:rPrChange>
              </w:rPr>
              <w:pPrChange w:id="739" w:author="Rohit Agnihotri (Digital,ISC)(X-IGT Solutions)" w:date="2026-09-02T12:14:00Z">
                <w:pPr>
                  <w:pStyle w:val="NormalWeb"/>
                </w:pPr>
              </w:pPrChange>
            </w:pPr>
            <w:ins w:id="740" w:author="Rohit Agnihotri (Digital,ISC)(X-IGT Solutions)" w:date="2026-09-02T12:08:00Z">
              <w:r w:rsidRPr="00764B39">
                <w:rPr>
                  <w:color w:val="000000"/>
                  <w:sz w:val="20"/>
                  <w:szCs w:val="20"/>
                  <w:rPrChange w:id="741" w:author="Rohit Agnihotri (Digital,ISC)(X-IGT Solutions)" w:date="2026-09-02T12:14:00Z">
                    <w:rPr>
                      <w:rFonts w:ascii="Aptos" w:hAnsi="Aptos"/>
                      <w:color w:val="000000"/>
                    </w:rPr>
                  </w:rPrChange>
                </w:rPr>
                <w:t xml:space="preserve">• </w:t>
              </w:r>
            </w:ins>
            <w:ins w:id="742" w:author="Rohit Agnihotri (Digital,ISC)(X-IGT Solutions)" w:date="2026-09-02T12:52:00Z">
              <w:r w:rsidR="00306D03">
                <w:rPr>
                  <w:color w:val="000000"/>
                  <w:sz w:val="20"/>
                  <w:szCs w:val="20"/>
                </w:rPr>
                <w:t>B</w:t>
              </w:r>
            </w:ins>
            <w:ins w:id="743" w:author="Rohit Agnihotri (Digital,ISC)(X-IGT Solutions)" w:date="2026-09-02T12:08:00Z">
              <w:r w:rsidRPr="00764B39">
                <w:rPr>
                  <w:color w:val="000000"/>
                  <w:sz w:val="20"/>
                  <w:szCs w:val="20"/>
                  <w:rPrChange w:id="744" w:author="Rohit Agnihotri (Digital,ISC)(X-IGT Solutions)" w:date="2026-09-02T12:14:00Z">
                    <w:rPr>
                      <w:rFonts w:ascii="Aptos" w:hAnsi="Aptos"/>
                      <w:color w:val="000000"/>
                    </w:rPr>
                  </w:rPrChange>
                </w:rPr>
                <w:t>aggage acceptance or baggage-related operational notifications</w:t>
              </w:r>
            </w:ins>
          </w:p>
          <w:p w14:paraId="0A7374D8" w14:textId="0EEAD5D8" w:rsidR="00764B39" w:rsidRPr="00764B39" w:rsidRDefault="007663D0">
            <w:pPr>
              <w:pStyle w:val="NormalWeb"/>
              <w:spacing w:before="0" w:beforeAutospacing="0" w:after="0" w:afterAutospacing="0"/>
              <w:rPr>
                <w:ins w:id="745" w:author="Rohit Agnihotri (Digital,ISC)(X-IGT Solutions)" w:date="2026-09-02T12:10:00Z"/>
                <w:color w:val="000000"/>
                <w:sz w:val="20"/>
                <w:szCs w:val="20"/>
                <w:rPrChange w:id="746" w:author="Rohit Agnihotri (Digital,ISC)(X-IGT Solutions)" w:date="2026-09-02T12:14:00Z">
                  <w:rPr>
                    <w:ins w:id="747" w:author="Rohit Agnihotri (Digital,ISC)(X-IGT Solutions)" w:date="2026-09-02T12:10:00Z"/>
                    <w:rFonts w:ascii="Aptos" w:hAnsi="Aptos"/>
                    <w:color w:val="000000"/>
                  </w:rPr>
                </w:rPrChange>
              </w:rPr>
              <w:pPrChange w:id="748" w:author="Rohit Agnihotri (Digital,ISC)(X-IGT Solutions)" w:date="2026-09-02T12:14:00Z">
                <w:pPr>
                  <w:pStyle w:val="NormalWeb"/>
                </w:pPr>
              </w:pPrChange>
            </w:pPr>
            <w:ins w:id="749" w:author="Rohit Agnihotri (Digital,ISC)(X-IGT Solutions)" w:date="2026-09-02T12:08:00Z">
              <w:r w:rsidRPr="00764B39">
                <w:rPr>
                  <w:color w:val="000000"/>
                  <w:sz w:val="20"/>
                  <w:szCs w:val="20"/>
                  <w:rPrChange w:id="750" w:author="Rohit Agnihotri (Digital,ISC)(X-IGT Solutions)" w:date="2026-09-02T12:14:00Z">
                    <w:rPr>
                      <w:rFonts w:ascii="Aptos" w:hAnsi="Aptos"/>
                      <w:color w:val="000000"/>
                    </w:rPr>
                  </w:rPrChange>
                </w:rPr>
                <w:t xml:space="preserve">• </w:t>
              </w:r>
            </w:ins>
            <w:ins w:id="751" w:author="Rohit Agnihotri (Digital,ISC)(X-IGT Solutions)" w:date="2026-09-02T12:52:00Z">
              <w:r w:rsidR="00306D03">
                <w:rPr>
                  <w:color w:val="000000"/>
                  <w:sz w:val="20"/>
                  <w:szCs w:val="20"/>
                </w:rPr>
                <w:t>B</w:t>
              </w:r>
            </w:ins>
            <w:ins w:id="752" w:author="Rohit Agnihotri (Digital,ISC)(X-IGT Solutions)" w:date="2026-09-02T12:08:00Z">
              <w:r w:rsidRPr="00764B39">
                <w:rPr>
                  <w:color w:val="000000"/>
                  <w:sz w:val="20"/>
                  <w:szCs w:val="20"/>
                  <w:rPrChange w:id="753" w:author="Rohit Agnihotri (Digital,ISC)(X-IGT Solutions)" w:date="2026-09-02T12:14:00Z">
                    <w:rPr>
                      <w:rFonts w:ascii="Aptos" w:hAnsi="Aptos"/>
                      <w:color w:val="000000"/>
                    </w:rPr>
                  </w:rPrChange>
                </w:rPr>
                <w:t>aggage belt information</w:t>
              </w:r>
            </w:ins>
          </w:p>
          <w:p w14:paraId="1DE2078B" w14:textId="441258F0" w:rsidR="00764B39" w:rsidRPr="00764B39" w:rsidRDefault="007663D0">
            <w:pPr>
              <w:pStyle w:val="NormalWeb"/>
              <w:spacing w:before="0" w:beforeAutospacing="0" w:after="0" w:afterAutospacing="0"/>
              <w:rPr>
                <w:ins w:id="754" w:author="Rohit Agnihotri (Digital,ISC)(X-IGT Solutions)" w:date="2026-09-02T12:10:00Z"/>
                <w:color w:val="000000"/>
                <w:sz w:val="20"/>
                <w:szCs w:val="20"/>
                <w:rPrChange w:id="755" w:author="Rohit Agnihotri (Digital,ISC)(X-IGT Solutions)" w:date="2026-09-02T12:14:00Z">
                  <w:rPr>
                    <w:ins w:id="756" w:author="Rohit Agnihotri (Digital,ISC)(X-IGT Solutions)" w:date="2026-09-02T12:10:00Z"/>
                    <w:rFonts w:ascii="Aptos" w:hAnsi="Aptos"/>
                    <w:color w:val="000000"/>
                  </w:rPr>
                </w:rPrChange>
              </w:rPr>
              <w:pPrChange w:id="757" w:author="Rohit Agnihotri (Digital,ISC)(X-IGT Solutions)" w:date="2026-09-02T12:14:00Z">
                <w:pPr>
                  <w:pStyle w:val="NormalWeb"/>
                </w:pPr>
              </w:pPrChange>
            </w:pPr>
            <w:ins w:id="758" w:author="Rohit Agnihotri (Digital,ISC)(X-IGT Solutions)" w:date="2026-09-02T12:08:00Z">
              <w:r w:rsidRPr="00764B39">
                <w:rPr>
                  <w:color w:val="000000"/>
                  <w:sz w:val="20"/>
                  <w:szCs w:val="20"/>
                  <w:rPrChange w:id="759" w:author="Rohit Agnihotri (Digital,ISC)(X-IGT Solutions)" w:date="2026-09-02T12:14:00Z">
                    <w:rPr>
                      <w:rFonts w:ascii="Aptos" w:hAnsi="Aptos"/>
                      <w:color w:val="000000"/>
                    </w:rPr>
                  </w:rPrChange>
                </w:rPr>
                <w:t xml:space="preserve">• </w:t>
              </w:r>
            </w:ins>
            <w:ins w:id="760" w:author="Rohit Agnihotri (Digital,ISC)(X-IGT Solutions)" w:date="2026-09-02T12:52:00Z">
              <w:r w:rsidR="00306D03">
                <w:rPr>
                  <w:color w:val="000000"/>
                  <w:sz w:val="20"/>
                  <w:szCs w:val="20"/>
                </w:rPr>
                <w:t>B</w:t>
              </w:r>
            </w:ins>
            <w:ins w:id="761" w:author="Rohit Agnihotri (Digital,ISC)(X-IGT Solutions)" w:date="2026-09-02T12:08:00Z">
              <w:r w:rsidRPr="00764B39">
                <w:rPr>
                  <w:color w:val="000000"/>
                  <w:sz w:val="20"/>
                  <w:szCs w:val="20"/>
                  <w:rPrChange w:id="762" w:author="Rohit Agnihotri (Digital,ISC)(X-IGT Solutions)" w:date="2026-09-02T12:14:00Z">
                    <w:rPr>
                      <w:rFonts w:ascii="Aptos" w:hAnsi="Aptos"/>
                      <w:color w:val="000000"/>
                    </w:rPr>
                  </w:rPrChange>
                </w:rPr>
                <w:t>aggage disruption/delay notifications, where applicable</w:t>
              </w:r>
            </w:ins>
          </w:p>
          <w:p w14:paraId="38C804E1" w14:textId="2AD849AD" w:rsidR="00764B39" w:rsidRPr="00764B39" w:rsidRDefault="007663D0">
            <w:pPr>
              <w:pStyle w:val="NormalWeb"/>
              <w:spacing w:before="0" w:beforeAutospacing="0" w:after="0" w:afterAutospacing="0"/>
              <w:rPr>
                <w:ins w:id="763" w:author="Rohit Agnihotri (Digital,ISC)(X-IGT Solutions)" w:date="2026-09-02T12:10:00Z"/>
                <w:color w:val="000000"/>
                <w:sz w:val="20"/>
                <w:szCs w:val="20"/>
                <w:rPrChange w:id="764" w:author="Rohit Agnihotri (Digital,ISC)(X-IGT Solutions)" w:date="2026-09-02T12:14:00Z">
                  <w:rPr>
                    <w:ins w:id="765" w:author="Rohit Agnihotri (Digital,ISC)(X-IGT Solutions)" w:date="2026-09-02T12:10:00Z"/>
                    <w:rFonts w:ascii="Aptos" w:hAnsi="Aptos"/>
                    <w:color w:val="000000"/>
                  </w:rPr>
                </w:rPrChange>
              </w:rPr>
              <w:pPrChange w:id="766" w:author="Rohit Agnihotri (Digital,ISC)(X-IGT Solutions)" w:date="2026-09-02T12:14:00Z">
                <w:pPr>
                  <w:pStyle w:val="NormalWeb"/>
                </w:pPr>
              </w:pPrChange>
            </w:pPr>
            <w:ins w:id="767" w:author="Rohit Agnihotri (Digital,ISC)(X-IGT Solutions)" w:date="2026-09-02T12:08:00Z">
              <w:r w:rsidRPr="00764B39">
                <w:rPr>
                  <w:color w:val="000000"/>
                  <w:sz w:val="20"/>
                  <w:szCs w:val="20"/>
                  <w:rPrChange w:id="768" w:author="Rohit Agnihotri (Digital,ISC)(X-IGT Solutions)" w:date="2026-09-02T12:14:00Z">
                    <w:rPr>
                      <w:rFonts w:ascii="Aptos" w:hAnsi="Aptos"/>
                      <w:color w:val="000000"/>
                    </w:rPr>
                  </w:rPrChange>
                </w:rPr>
                <w:t xml:space="preserve">• </w:t>
              </w:r>
            </w:ins>
            <w:ins w:id="769" w:author="Rohit Agnihotri (Digital,ISC)(X-IGT Solutions)" w:date="2026-09-02T12:52:00Z">
              <w:r w:rsidR="00306D03">
                <w:rPr>
                  <w:color w:val="000000"/>
                  <w:sz w:val="20"/>
                  <w:szCs w:val="20"/>
                </w:rPr>
                <w:t>J</w:t>
              </w:r>
            </w:ins>
            <w:ins w:id="770" w:author="Rohit Agnihotri (Digital,ISC)(X-IGT Solutions)" w:date="2026-09-02T12:08:00Z">
              <w:r w:rsidRPr="00764B39">
                <w:rPr>
                  <w:color w:val="000000"/>
                  <w:sz w:val="20"/>
                  <w:szCs w:val="20"/>
                  <w:rPrChange w:id="771" w:author="Rohit Agnihotri (Digital,ISC)(X-IGT Solutions)" w:date="2026-09-02T12:14:00Z">
                    <w:rPr>
                      <w:rFonts w:ascii="Aptos" w:hAnsi="Aptos"/>
                      <w:color w:val="000000"/>
                    </w:rPr>
                  </w:rPrChange>
                </w:rPr>
                <w:t>ourney-specific airport or transfer guidance</w:t>
              </w:r>
            </w:ins>
          </w:p>
          <w:p w14:paraId="7552071E" w14:textId="7EB41A82" w:rsidR="00764B39" w:rsidRPr="00764B39" w:rsidRDefault="007663D0">
            <w:pPr>
              <w:pStyle w:val="NormalWeb"/>
              <w:spacing w:before="0" w:beforeAutospacing="0" w:after="0" w:afterAutospacing="0"/>
              <w:rPr>
                <w:ins w:id="772" w:author="Rohit Agnihotri (Digital,ISC)(X-IGT Solutions)" w:date="2026-09-02T12:10:00Z"/>
                <w:color w:val="000000"/>
                <w:sz w:val="20"/>
                <w:szCs w:val="20"/>
                <w:rPrChange w:id="773" w:author="Rohit Agnihotri (Digital,ISC)(X-IGT Solutions)" w:date="2026-09-02T12:14:00Z">
                  <w:rPr>
                    <w:ins w:id="774" w:author="Rohit Agnihotri (Digital,ISC)(X-IGT Solutions)" w:date="2026-09-02T12:10:00Z"/>
                    <w:rFonts w:ascii="Aptos" w:hAnsi="Aptos"/>
                    <w:color w:val="000000"/>
                  </w:rPr>
                </w:rPrChange>
              </w:rPr>
              <w:pPrChange w:id="775" w:author="Rohit Agnihotri (Digital,ISC)(X-IGT Solutions)" w:date="2026-09-02T12:14:00Z">
                <w:pPr>
                  <w:pStyle w:val="NormalWeb"/>
                </w:pPr>
              </w:pPrChange>
            </w:pPr>
            <w:ins w:id="776" w:author="Rohit Agnihotri (Digital,ISC)(X-IGT Solutions)" w:date="2026-09-02T12:08:00Z">
              <w:r w:rsidRPr="00764B39">
                <w:rPr>
                  <w:color w:val="000000"/>
                  <w:sz w:val="20"/>
                  <w:szCs w:val="20"/>
                  <w:rPrChange w:id="777" w:author="Rohit Agnihotri (Digital,ISC)(X-IGT Solutions)" w:date="2026-09-02T12:14:00Z">
                    <w:rPr>
                      <w:rFonts w:ascii="Aptos" w:hAnsi="Aptos"/>
                      <w:color w:val="000000"/>
                    </w:rPr>
                  </w:rPrChange>
                </w:rPr>
                <w:t xml:space="preserve">• </w:t>
              </w:r>
            </w:ins>
            <w:ins w:id="778" w:author="Rohit Agnihotri (Digital,ISC)(X-IGT Solutions)" w:date="2026-09-02T12:52:00Z">
              <w:r w:rsidR="00306D03">
                <w:rPr>
                  <w:color w:val="000000"/>
                  <w:sz w:val="20"/>
                  <w:szCs w:val="20"/>
                </w:rPr>
                <w:t>N</w:t>
              </w:r>
            </w:ins>
            <w:ins w:id="779" w:author="Rohit Agnihotri (Digital,ISC)(X-IGT Solutions)" w:date="2026-09-02T12:08:00Z">
              <w:r w:rsidRPr="00764B39">
                <w:rPr>
                  <w:color w:val="000000"/>
                  <w:sz w:val="20"/>
                  <w:szCs w:val="20"/>
                  <w:rPrChange w:id="780" w:author="Rohit Agnihotri (Digital,ISC)(X-IGT Solutions)" w:date="2026-09-02T12:14:00Z">
                    <w:rPr>
                      <w:rFonts w:ascii="Aptos" w:hAnsi="Aptos"/>
                      <w:color w:val="000000"/>
                    </w:rPr>
                  </w:rPrChange>
                </w:rPr>
                <w:t>otifications concerning material changes affecting an existing booking or journey</w:t>
              </w:r>
            </w:ins>
          </w:p>
          <w:p w14:paraId="159FF7D2" w14:textId="1F95B46B" w:rsidR="007663D0" w:rsidRDefault="007663D0" w:rsidP="00764B39">
            <w:pPr>
              <w:pStyle w:val="NormalWeb"/>
              <w:spacing w:before="0" w:beforeAutospacing="0" w:after="0" w:afterAutospacing="0"/>
              <w:rPr>
                <w:ins w:id="781" w:author="Rohit Agnihotri (Digital,ISC)(X-IGT Solutions)" w:date="2026-09-02T12:15:00Z"/>
                <w:color w:val="000000"/>
                <w:sz w:val="20"/>
                <w:szCs w:val="20"/>
              </w:rPr>
            </w:pPr>
            <w:ins w:id="782" w:author="Rohit Agnihotri (Digital,ISC)(X-IGT Solutions)" w:date="2026-09-02T12:08:00Z">
              <w:r w:rsidRPr="00764B39">
                <w:rPr>
                  <w:color w:val="000000"/>
                  <w:sz w:val="20"/>
                  <w:szCs w:val="20"/>
                  <w:rPrChange w:id="783" w:author="Rohit Agnihotri (Digital,ISC)(X-IGT Solutions)" w:date="2026-09-02T12:14:00Z">
                    <w:rPr>
                      <w:rFonts w:ascii="Aptos" w:hAnsi="Aptos"/>
                      <w:color w:val="000000"/>
                    </w:rPr>
                  </w:rPrChange>
                </w:rPr>
                <w:t xml:space="preserve">• </w:t>
              </w:r>
            </w:ins>
            <w:ins w:id="784" w:author="Rohit Agnihotri (Digital,ISC)(X-IGT Solutions)" w:date="2026-09-02T12:52:00Z">
              <w:r w:rsidR="00306D03">
                <w:rPr>
                  <w:color w:val="000000"/>
                  <w:sz w:val="20"/>
                  <w:szCs w:val="20"/>
                </w:rPr>
                <w:t>S</w:t>
              </w:r>
            </w:ins>
            <w:ins w:id="785" w:author="Rohit Agnihotri (Digital,ISC)(X-IGT Solutions)" w:date="2026-09-02T12:08:00Z">
              <w:r w:rsidRPr="00764B39">
                <w:rPr>
                  <w:color w:val="000000"/>
                  <w:sz w:val="20"/>
                  <w:szCs w:val="20"/>
                  <w:rPrChange w:id="786" w:author="Rohit Agnihotri (Digital,ISC)(X-IGT Solutions)" w:date="2026-09-02T12:14:00Z">
                    <w:rPr>
                      <w:rFonts w:ascii="Aptos" w:hAnsi="Aptos"/>
                      <w:color w:val="000000"/>
                    </w:rPr>
                  </w:rPrChange>
                </w:rPr>
                <w:t>afety, regulatory or mandatory service communications relating to the passenger’s booking or journey.</w:t>
              </w:r>
            </w:ins>
          </w:p>
          <w:p w14:paraId="2036EB15" w14:textId="77777777" w:rsidR="00764B39" w:rsidRPr="00764B39" w:rsidRDefault="00764B39">
            <w:pPr>
              <w:pStyle w:val="NormalWeb"/>
              <w:spacing w:before="0" w:beforeAutospacing="0" w:after="0" w:afterAutospacing="0"/>
              <w:rPr>
                <w:ins w:id="787" w:author="Rohit Agnihotri (Digital,ISC)(X-IGT Solutions)" w:date="2026-09-02T12:08:00Z"/>
                <w:color w:val="212121"/>
                <w:sz w:val="20"/>
                <w:szCs w:val="20"/>
                <w:rPrChange w:id="788" w:author="Rohit Agnihotri (Digital,ISC)(X-IGT Solutions)" w:date="2026-09-02T12:14:00Z">
                  <w:rPr>
                    <w:ins w:id="789" w:author="Rohit Agnihotri (Digital,ISC)(X-IGT Solutions)" w:date="2026-09-02T12:08:00Z"/>
                    <w:rFonts w:ascii="Aptos" w:hAnsi="Aptos"/>
                    <w:color w:val="212121"/>
                  </w:rPr>
                </w:rPrChange>
              </w:rPr>
              <w:pPrChange w:id="790" w:author="Rohit Agnihotri (Digital,ISC)(X-IGT Solutions)" w:date="2026-09-02T12:14:00Z">
                <w:pPr>
                  <w:pStyle w:val="NormalWeb"/>
                </w:pPr>
              </w:pPrChange>
            </w:pPr>
          </w:p>
          <w:p w14:paraId="34F2F3E1" w14:textId="75E54CC8" w:rsidR="007663D0" w:rsidRDefault="007663D0" w:rsidP="00764B39">
            <w:pPr>
              <w:pStyle w:val="NormalWeb"/>
              <w:spacing w:before="0" w:beforeAutospacing="0" w:after="0" w:afterAutospacing="0"/>
              <w:rPr>
                <w:ins w:id="791" w:author="Rohit Agnihotri (Digital,ISC)(X-IGT Solutions)" w:date="2026-09-02T12:15:00Z"/>
                <w:color w:val="000000"/>
                <w:sz w:val="20"/>
                <w:szCs w:val="20"/>
              </w:rPr>
            </w:pPr>
            <w:ins w:id="792" w:author="Rohit Agnihotri (Digital,ISC)(X-IGT Solutions)" w:date="2026-09-02T12:08:00Z">
              <w:r w:rsidRPr="00764B39">
                <w:rPr>
                  <w:color w:val="000000"/>
                  <w:sz w:val="20"/>
                  <w:szCs w:val="20"/>
                  <w:rPrChange w:id="793" w:author="Rohit Agnihotri (Digital,ISC)(X-IGT Solutions)" w:date="2026-09-02T12:14:00Z">
                    <w:rPr>
                      <w:rFonts w:ascii="Aptos" w:hAnsi="Aptos"/>
                      <w:color w:val="000000"/>
                    </w:rPr>
                  </w:rPrChange>
                </w:rPr>
                <w:t>For avoidance of doubt, abandoned or incomplete booking reminders, promotional offers, cross-sell/upsell messages, loyalty promotions and other customer-engagement communications shall not constitute Operational Communications.</w:t>
              </w:r>
            </w:ins>
          </w:p>
          <w:p w14:paraId="78BF91C9" w14:textId="77777777" w:rsidR="00764B39" w:rsidRPr="00764B39" w:rsidRDefault="00764B39">
            <w:pPr>
              <w:pStyle w:val="NormalWeb"/>
              <w:spacing w:before="0" w:beforeAutospacing="0" w:after="0" w:afterAutospacing="0"/>
              <w:rPr>
                <w:ins w:id="794" w:author="Rohit Agnihotri (Digital,ISC)(X-IGT Solutions)" w:date="2026-09-02T12:08:00Z"/>
                <w:color w:val="212121"/>
                <w:sz w:val="20"/>
                <w:szCs w:val="20"/>
                <w:rPrChange w:id="795" w:author="Rohit Agnihotri (Digital,ISC)(X-IGT Solutions)" w:date="2026-09-02T12:14:00Z">
                  <w:rPr>
                    <w:ins w:id="796" w:author="Rohit Agnihotri (Digital,ISC)(X-IGT Solutions)" w:date="2026-09-02T12:08:00Z"/>
                    <w:rFonts w:ascii="Aptos" w:hAnsi="Aptos"/>
                    <w:color w:val="212121"/>
                  </w:rPr>
                </w:rPrChange>
              </w:rPr>
              <w:pPrChange w:id="797" w:author="Rohit Agnihotri (Digital,ISC)(X-IGT Solutions)" w:date="2026-09-02T12:14:00Z">
                <w:pPr>
                  <w:pStyle w:val="NormalWeb"/>
                </w:pPr>
              </w:pPrChange>
            </w:pPr>
          </w:p>
          <w:p w14:paraId="6782C83E" w14:textId="6848B30B" w:rsidR="007663D0" w:rsidRDefault="007663D0" w:rsidP="00764B39">
            <w:pPr>
              <w:pStyle w:val="NormalWeb"/>
              <w:spacing w:before="0" w:beforeAutospacing="0" w:after="0" w:afterAutospacing="0"/>
              <w:rPr>
                <w:ins w:id="798" w:author="Rohit Agnihotri (Digital,ISC)(X-IGT Solutions)" w:date="2026-09-02T12:15:00Z"/>
                <w:color w:val="000000"/>
                <w:sz w:val="20"/>
                <w:szCs w:val="20"/>
              </w:rPr>
            </w:pPr>
            <w:ins w:id="799" w:author="Rohit Agnihotri (Digital,ISC)(X-IGT Solutions)" w:date="2026-09-02T12:08:00Z">
              <w:r w:rsidRPr="00764B39">
                <w:rPr>
                  <w:color w:val="000000"/>
                  <w:sz w:val="20"/>
                  <w:szCs w:val="20"/>
                  <w:rPrChange w:id="800" w:author="Rohit Agnihotri (Digital,ISC)(X-IGT Solutions)" w:date="2026-09-02T12:14:00Z">
                    <w:rPr>
                      <w:rFonts w:ascii="Aptos" w:hAnsi="Aptos"/>
                      <w:color w:val="000000"/>
                    </w:rPr>
                  </w:rPrChange>
                </w:rPr>
                <w:t>Data processed for Operational Communications shall be limited to the minimum customer/device identifier and booking, journey or operational-event data required to identify the applicable event and deliver the relevant communication.</w:t>
              </w:r>
            </w:ins>
          </w:p>
          <w:p w14:paraId="4809A3E8" w14:textId="77777777" w:rsidR="00764B39" w:rsidRPr="00764B39" w:rsidRDefault="00764B39">
            <w:pPr>
              <w:pStyle w:val="NormalWeb"/>
              <w:spacing w:before="0" w:beforeAutospacing="0" w:after="0" w:afterAutospacing="0"/>
              <w:rPr>
                <w:ins w:id="801" w:author="Rohit Agnihotri (Digital,ISC)(X-IGT Solutions)" w:date="2026-09-02T12:08:00Z"/>
                <w:color w:val="212121"/>
                <w:sz w:val="20"/>
                <w:szCs w:val="20"/>
                <w:rPrChange w:id="802" w:author="Rohit Agnihotri (Digital,ISC)(X-IGT Solutions)" w:date="2026-09-02T12:14:00Z">
                  <w:rPr>
                    <w:ins w:id="803" w:author="Rohit Agnihotri (Digital,ISC)(X-IGT Solutions)" w:date="2026-09-02T12:08:00Z"/>
                    <w:rFonts w:ascii="Aptos" w:hAnsi="Aptos"/>
                    <w:color w:val="212121"/>
                  </w:rPr>
                </w:rPrChange>
              </w:rPr>
              <w:pPrChange w:id="804" w:author="Rohit Agnihotri (Digital,ISC)(X-IGT Solutions)" w:date="2026-09-02T12:14:00Z">
                <w:pPr>
                  <w:pStyle w:val="NormalWeb"/>
                </w:pPr>
              </w:pPrChange>
            </w:pPr>
          </w:p>
          <w:p w14:paraId="1F48D3A2" w14:textId="34E1DF3D" w:rsidR="007663D0" w:rsidRDefault="007663D0" w:rsidP="00764B39">
            <w:pPr>
              <w:pStyle w:val="NormalWeb"/>
              <w:spacing w:before="0" w:beforeAutospacing="0" w:after="0" w:afterAutospacing="0"/>
              <w:rPr>
                <w:ins w:id="805" w:author="Rohit Agnihotri (Digital,ISC)(X-IGT Solutions)" w:date="2026-09-02T12:15:00Z"/>
                <w:b/>
                <w:color w:val="000000"/>
                <w:sz w:val="20"/>
                <w:szCs w:val="20"/>
              </w:rPr>
            </w:pPr>
            <w:ins w:id="806" w:author="Rohit Agnihotri (Digital,ISC)(X-IGT Solutions)" w:date="2026-09-02T12:08:00Z">
              <w:r w:rsidRPr="00764B39">
                <w:rPr>
                  <w:color w:val="000000"/>
                  <w:sz w:val="20"/>
                  <w:szCs w:val="20"/>
                  <w:rPrChange w:id="807" w:author="Rohit Agnihotri (Digital,ISC)(X-IGT Solutions)" w:date="2026-09-02T12:14:00Z">
                    <w:rPr>
                      <w:rFonts w:ascii="Aptos" w:hAnsi="Aptos"/>
                      <w:color w:val="000000"/>
                    </w:rPr>
                  </w:rPrChange>
                </w:rPr>
                <w:t xml:space="preserve">B. </w:t>
              </w:r>
              <w:r w:rsidRPr="00764B39">
                <w:rPr>
                  <w:b/>
                  <w:color w:val="000000"/>
                  <w:sz w:val="20"/>
                  <w:szCs w:val="20"/>
                  <w:rPrChange w:id="808" w:author="Rohit Agnihotri (Digital,ISC)(X-IGT Solutions)" w:date="2026-09-02T12:14:00Z">
                    <w:rPr>
                      <w:rFonts w:ascii="Aptos" w:hAnsi="Aptos"/>
                      <w:color w:val="000000"/>
                    </w:rPr>
                  </w:rPrChange>
                </w:rPr>
                <w:t>Promotional / Customer Engagement Communications</w:t>
              </w:r>
            </w:ins>
          </w:p>
          <w:p w14:paraId="583DE679" w14:textId="77777777" w:rsidR="00764B39" w:rsidRPr="00764B39" w:rsidRDefault="00764B39">
            <w:pPr>
              <w:pStyle w:val="NormalWeb"/>
              <w:spacing w:before="0" w:beforeAutospacing="0" w:after="0" w:afterAutospacing="0"/>
              <w:rPr>
                <w:ins w:id="809" w:author="Rohit Agnihotri (Digital,ISC)(X-IGT Solutions)" w:date="2026-09-02T12:08:00Z"/>
                <w:b/>
                <w:color w:val="212121"/>
                <w:sz w:val="20"/>
                <w:szCs w:val="20"/>
                <w:rPrChange w:id="810" w:author="Rohit Agnihotri (Digital,ISC)(X-IGT Solutions)" w:date="2026-09-02T12:14:00Z">
                  <w:rPr>
                    <w:ins w:id="811" w:author="Rohit Agnihotri (Digital,ISC)(X-IGT Solutions)" w:date="2026-09-02T12:08:00Z"/>
                    <w:rFonts w:ascii="Aptos" w:hAnsi="Aptos"/>
                    <w:color w:val="212121"/>
                  </w:rPr>
                </w:rPrChange>
              </w:rPr>
              <w:pPrChange w:id="812" w:author="Rohit Agnihotri (Digital,ISC)(X-IGT Solutions)" w:date="2026-09-02T12:14:00Z">
                <w:pPr>
                  <w:pStyle w:val="NormalWeb"/>
                </w:pPr>
              </w:pPrChange>
            </w:pPr>
          </w:p>
          <w:p w14:paraId="47EBB0EA" w14:textId="12F04F14" w:rsidR="007663D0" w:rsidRDefault="007663D0" w:rsidP="00764B39">
            <w:pPr>
              <w:pStyle w:val="NormalWeb"/>
              <w:spacing w:before="0" w:beforeAutospacing="0" w:after="0" w:afterAutospacing="0"/>
              <w:rPr>
                <w:ins w:id="813" w:author="Rohit Agnihotri (Digital,ISC)(X-IGT Solutions)" w:date="2026-09-02T12:15:00Z"/>
                <w:color w:val="000000"/>
                <w:sz w:val="20"/>
                <w:szCs w:val="20"/>
              </w:rPr>
            </w:pPr>
            <w:ins w:id="814" w:author="Rohit Agnihotri (Digital,ISC)(X-IGT Solutions)" w:date="2026-09-02T12:08:00Z">
              <w:r w:rsidRPr="00764B39">
                <w:rPr>
                  <w:color w:val="000000"/>
                  <w:sz w:val="20"/>
                  <w:szCs w:val="20"/>
                  <w:rPrChange w:id="815" w:author="Rohit Agnihotri (Digital,ISC)(X-IGT Solutions)" w:date="2026-09-02T12:14:00Z">
                    <w:rPr>
                      <w:rFonts w:ascii="Aptos" w:hAnsi="Aptos"/>
                      <w:color w:val="000000"/>
                    </w:rPr>
                  </w:rPrChange>
                </w:rPr>
                <w:t>Purpose:</w:t>
              </w:r>
            </w:ins>
          </w:p>
          <w:p w14:paraId="28165D20" w14:textId="77777777" w:rsidR="00764B39" w:rsidRPr="00764B39" w:rsidRDefault="00764B39">
            <w:pPr>
              <w:pStyle w:val="NormalWeb"/>
              <w:spacing w:before="0" w:beforeAutospacing="0" w:after="0" w:afterAutospacing="0"/>
              <w:rPr>
                <w:ins w:id="816" w:author="Rohit Agnihotri (Digital,ISC)(X-IGT Solutions)" w:date="2026-09-02T12:08:00Z"/>
                <w:color w:val="212121"/>
                <w:sz w:val="20"/>
                <w:szCs w:val="20"/>
                <w:rPrChange w:id="817" w:author="Rohit Agnihotri (Digital,ISC)(X-IGT Solutions)" w:date="2026-09-02T12:14:00Z">
                  <w:rPr>
                    <w:ins w:id="818" w:author="Rohit Agnihotri (Digital,ISC)(X-IGT Solutions)" w:date="2026-09-02T12:08:00Z"/>
                    <w:rFonts w:ascii="Aptos" w:hAnsi="Aptos"/>
                    <w:color w:val="212121"/>
                  </w:rPr>
                </w:rPrChange>
              </w:rPr>
              <w:pPrChange w:id="819" w:author="Rohit Agnihotri (Digital,ISC)(X-IGT Solutions)" w:date="2026-09-02T12:14:00Z">
                <w:pPr>
                  <w:pStyle w:val="NormalWeb"/>
                </w:pPr>
              </w:pPrChange>
            </w:pPr>
          </w:p>
          <w:p w14:paraId="37EECA4A" w14:textId="77777777" w:rsidR="007663D0" w:rsidRPr="00764B39" w:rsidRDefault="007663D0">
            <w:pPr>
              <w:pStyle w:val="NormalWeb"/>
              <w:spacing w:before="0" w:beforeAutospacing="0" w:after="0" w:afterAutospacing="0"/>
              <w:rPr>
                <w:ins w:id="820" w:author="Rohit Agnihotri (Digital,ISC)(X-IGT Solutions)" w:date="2026-09-02T12:08:00Z"/>
                <w:color w:val="212121"/>
                <w:sz w:val="20"/>
                <w:szCs w:val="20"/>
                <w:rPrChange w:id="821" w:author="Rohit Agnihotri (Digital,ISC)(X-IGT Solutions)" w:date="2026-09-02T12:14:00Z">
                  <w:rPr>
                    <w:ins w:id="822" w:author="Rohit Agnihotri (Digital,ISC)(X-IGT Solutions)" w:date="2026-09-02T12:08:00Z"/>
                    <w:rFonts w:ascii="Aptos" w:hAnsi="Aptos"/>
                    <w:color w:val="212121"/>
                  </w:rPr>
                </w:rPrChange>
              </w:rPr>
              <w:pPrChange w:id="823" w:author="Rohit Agnihotri (Digital,ISC)(X-IGT Solutions)" w:date="2026-09-02T12:14:00Z">
                <w:pPr>
                  <w:pStyle w:val="NormalWeb"/>
                </w:pPr>
              </w:pPrChange>
            </w:pPr>
            <w:ins w:id="824" w:author="Rohit Agnihotri (Digital,ISC)(X-IGT Solutions)" w:date="2026-09-02T12:08:00Z">
              <w:r w:rsidRPr="00764B39">
                <w:rPr>
                  <w:color w:val="000000"/>
                  <w:sz w:val="20"/>
                  <w:szCs w:val="20"/>
                  <w:rPrChange w:id="825" w:author="Rohit Agnihotri (Digital,ISC)(X-IGT Solutions)" w:date="2026-09-02T12:14:00Z">
                    <w:rPr>
                      <w:rFonts w:ascii="Aptos" w:hAnsi="Aptos"/>
                      <w:color w:val="000000"/>
                    </w:rPr>
                  </w:rPrChange>
                </w:rPr>
                <w:t>To deliver promotional, marketing, engagement, cross-sell, upsell, ancillary, loyalty and campaign communications configured or instructed by IndiGo, subject to applicable communication preferences, consent requirements and Applicable Data Protection Laws.</w:t>
              </w:r>
            </w:ins>
          </w:p>
          <w:p w14:paraId="5ED34515" w14:textId="7CFF6A90" w:rsidR="007663D0" w:rsidRDefault="007663D0" w:rsidP="00764B39">
            <w:pPr>
              <w:pStyle w:val="NormalWeb"/>
              <w:spacing w:before="0" w:beforeAutospacing="0" w:after="0" w:afterAutospacing="0"/>
              <w:rPr>
                <w:ins w:id="826" w:author="Rohit Agnihotri (Digital,ISC)(X-IGT Solutions)" w:date="2026-09-02T12:15:00Z"/>
                <w:color w:val="000000"/>
                <w:sz w:val="20"/>
                <w:szCs w:val="20"/>
              </w:rPr>
            </w:pPr>
            <w:ins w:id="827" w:author="Rohit Agnihotri (Digital,ISC)(X-IGT Solutions)" w:date="2026-09-02T12:08:00Z">
              <w:r w:rsidRPr="00764B39">
                <w:rPr>
                  <w:color w:val="000000"/>
                  <w:sz w:val="20"/>
                  <w:szCs w:val="20"/>
                  <w:rPrChange w:id="828" w:author="Rohit Agnihotri (Digital,ISC)(X-IGT Solutions)" w:date="2026-09-02T12:14:00Z">
                    <w:rPr>
                      <w:rFonts w:ascii="Aptos" w:hAnsi="Aptos"/>
                      <w:color w:val="000000"/>
                    </w:rPr>
                  </w:rPrChange>
                </w:rPr>
                <w:t>Such communications may include:</w:t>
              </w:r>
            </w:ins>
          </w:p>
          <w:p w14:paraId="6DA823A0" w14:textId="77777777" w:rsidR="00764B39" w:rsidRPr="00764B39" w:rsidRDefault="00764B39">
            <w:pPr>
              <w:pStyle w:val="NormalWeb"/>
              <w:spacing w:before="0" w:beforeAutospacing="0" w:after="0" w:afterAutospacing="0"/>
              <w:rPr>
                <w:ins w:id="829" w:author="Rohit Agnihotri (Digital,ISC)(X-IGT Solutions)" w:date="2026-09-02T12:08:00Z"/>
                <w:color w:val="212121"/>
                <w:sz w:val="20"/>
                <w:szCs w:val="20"/>
                <w:rPrChange w:id="830" w:author="Rohit Agnihotri (Digital,ISC)(X-IGT Solutions)" w:date="2026-09-02T12:14:00Z">
                  <w:rPr>
                    <w:ins w:id="831" w:author="Rohit Agnihotri (Digital,ISC)(X-IGT Solutions)" w:date="2026-09-02T12:08:00Z"/>
                    <w:rFonts w:ascii="Aptos" w:hAnsi="Aptos"/>
                    <w:color w:val="212121"/>
                  </w:rPr>
                </w:rPrChange>
              </w:rPr>
              <w:pPrChange w:id="832" w:author="Rohit Agnihotri (Digital,ISC)(X-IGT Solutions)" w:date="2026-09-02T12:14:00Z">
                <w:pPr>
                  <w:pStyle w:val="NormalWeb"/>
                </w:pPr>
              </w:pPrChange>
            </w:pPr>
          </w:p>
          <w:p w14:paraId="45F7A8ED" w14:textId="5A140325" w:rsidR="00764B39" w:rsidRPr="00764B39" w:rsidRDefault="007663D0">
            <w:pPr>
              <w:pStyle w:val="NormalWeb"/>
              <w:spacing w:before="0" w:beforeAutospacing="0" w:after="0" w:afterAutospacing="0"/>
              <w:rPr>
                <w:ins w:id="833" w:author="Rohit Agnihotri (Digital,ISC)(X-IGT Solutions)" w:date="2026-09-02T12:11:00Z"/>
                <w:color w:val="000000"/>
                <w:sz w:val="20"/>
                <w:szCs w:val="20"/>
                <w:rPrChange w:id="834" w:author="Rohit Agnihotri (Digital,ISC)(X-IGT Solutions)" w:date="2026-09-02T12:14:00Z">
                  <w:rPr>
                    <w:ins w:id="835" w:author="Rohit Agnihotri (Digital,ISC)(X-IGT Solutions)" w:date="2026-09-02T12:11:00Z"/>
                    <w:rFonts w:ascii="Aptos" w:hAnsi="Aptos"/>
                    <w:color w:val="000000"/>
                  </w:rPr>
                </w:rPrChange>
              </w:rPr>
              <w:pPrChange w:id="836" w:author="Rohit Agnihotri (Digital,ISC)(X-IGT Solutions)" w:date="2026-09-02T12:14:00Z">
                <w:pPr>
                  <w:pStyle w:val="NormalWeb"/>
                </w:pPr>
              </w:pPrChange>
            </w:pPr>
            <w:ins w:id="837" w:author="Rohit Agnihotri (Digital,ISC)(X-IGT Solutions)" w:date="2026-09-02T12:08:00Z">
              <w:r w:rsidRPr="00764B39">
                <w:rPr>
                  <w:color w:val="000000"/>
                  <w:sz w:val="20"/>
                  <w:szCs w:val="20"/>
                  <w:rPrChange w:id="838" w:author="Rohit Agnihotri (Digital,ISC)(X-IGT Solutions)" w:date="2026-09-02T12:14:00Z">
                    <w:rPr>
                      <w:rFonts w:ascii="Aptos" w:hAnsi="Aptos"/>
                      <w:color w:val="000000"/>
                    </w:rPr>
                  </w:rPrChange>
                </w:rPr>
                <w:t xml:space="preserve">• </w:t>
              </w:r>
            </w:ins>
            <w:ins w:id="839" w:author="Rohit Agnihotri (Digital,ISC)(X-IGT Solutions)" w:date="2026-09-02T12:52:00Z">
              <w:r w:rsidR="00306D03">
                <w:rPr>
                  <w:color w:val="000000"/>
                  <w:sz w:val="20"/>
                  <w:szCs w:val="20"/>
                </w:rPr>
                <w:t>I</w:t>
              </w:r>
            </w:ins>
            <w:ins w:id="840" w:author="Rohit Agnihotri (Digital,ISC)(X-IGT Solutions)" w:date="2026-09-02T12:08:00Z">
              <w:r w:rsidRPr="00764B39">
                <w:rPr>
                  <w:color w:val="000000"/>
                  <w:sz w:val="20"/>
                  <w:szCs w:val="20"/>
                  <w:rPrChange w:id="841" w:author="Rohit Agnihotri (Digital,ISC)(X-IGT Solutions)" w:date="2026-09-02T12:14:00Z">
                    <w:rPr>
                      <w:rFonts w:ascii="Aptos" w:hAnsi="Aptos"/>
                      <w:color w:val="000000"/>
                    </w:rPr>
                  </w:rPrChange>
                </w:rPr>
                <w:t>ncomplete or abandoned booking reminders</w:t>
              </w:r>
            </w:ins>
          </w:p>
          <w:p w14:paraId="1E1321CA" w14:textId="6AD6AF20" w:rsidR="00764B39" w:rsidRPr="00764B39" w:rsidRDefault="007663D0">
            <w:pPr>
              <w:pStyle w:val="NormalWeb"/>
              <w:spacing w:before="0" w:beforeAutospacing="0" w:after="0" w:afterAutospacing="0"/>
              <w:rPr>
                <w:ins w:id="842" w:author="Rohit Agnihotri (Digital,ISC)(X-IGT Solutions)" w:date="2026-09-02T12:11:00Z"/>
                <w:color w:val="000000"/>
                <w:sz w:val="20"/>
                <w:szCs w:val="20"/>
                <w:rPrChange w:id="843" w:author="Rohit Agnihotri (Digital,ISC)(X-IGT Solutions)" w:date="2026-09-02T12:14:00Z">
                  <w:rPr>
                    <w:ins w:id="844" w:author="Rohit Agnihotri (Digital,ISC)(X-IGT Solutions)" w:date="2026-09-02T12:11:00Z"/>
                    <w:rFonts w:ascii="Aptos" w:hAnsi="Aptos"/>
                    <w:color w:val="000000"/>
                  </w:rPr>
                </w:rPrChange>
              </w:rPr>
              <w:pPrChange w:id="845" w:author="Rohit Agnihotri (Digital,ISC)(X-IGT Solutions)" w:date="2026-09-02T12:14:00Z">
                <w:pPr>
                  <w:pStyle w:val="NormalWeb"/>
                </w:pPr>
              </w:pPrChange>
            </w:pPr>
            <w:ins w:id="846" w:author="Rohit Agnihotri (Digital,ISC)(X-IGT Solutions)" w:date="2026-09-02T12:08:00Z">
              <w:r w:rsidRPr="00764B39">
                <w:rPr>
                  <w:color w:val="000000"/>
                  <w:sz w:val="20"/>
                  <w:szCs w:val="20"/>
                  <w:rPrChange w:id="847" w:author="Rohit Agnihotri (Digital,ISC)(X-IGT Solutions)" w:date="2026-09-02T12:14:00Z">
                    <w:rPr>
                      <w:rFonts w:ascii="Aptos" w:hAnsi="Aptos"/>
                      <w:color w:val="000000"/>
                    </w:rPr>
                  </w:rPrChange>
                </w:rPr>
                <w:t xml:space="preserve">• </w:t>
              </w:r>
            </w:ins>
            <w:ins w:id="848" w:author="Rohit Agnihotri (Digital,ISC)(X-IGT Solutions)" w:date="2026-09-02T12:52:00Z">
              <w:r w:rsidR="00306D03">
                <w:rPr>
                  <w:color w:val="000000"/>
                  <w:sz w:val="20"/>
                  <w:szCs w:val="20"/>
                </w:rPr>
                <w:t>A</w:t>
              </w:r>
            </w:ins>
            <w:ins w:id="849" w:author="Rohit Agnihotri (Digital,ISC)(X-IGT Solutions)" w:date="2026-09-02T12:08:00Z">
              <w:r w:rsidRPr="00764B39">
                <w:rPr>
                  <w:color w:val="000000"/>
                  <w:sz w:val="20"/>
                  <w:szCs w:val="20"/>
                  <w:rPrChange w:id="850" w:author="Rohit Agnihotri (Digital,ISC)(X-IGT Solutions)" w:date="2026-09-02T12:14:00Z">
                    <w:rPr>
                      <w:rFonts w:ascii="Aptos" w:hAnsi="Aptos"/>
                      <w:color w:val="000000"/>
                    </w:rPr>
                  </w:rPrChange>
                </w:rPr>
                <w:t>ncillary offers relating to seats, meals, baggage, priority services or other products/services</w:t>
              </w:r>
            </w:ins>
          </w:p>
          <w:p w14:paraId="6F219BF0" w14:textId="047CBFBD" w:rsidR="00764B39" w:rsidRPr="00764B39" w:rsidRDefault="007663D0">
            <w:pPr>
              <w:pStyle w:val="NormalWeb"/>
              <w:spacing w:before="0" w:beforeAutospacing="0" w:after="0" w:afterAutospacing="0"/>
              <w:rPr>
                <w:ins w:id="851" w:author="Rohit Agnihotri (Digital,ISC)(X-IGT Solutions)" w:date="2026-09-02T12:11:00Z"/>
                <w:color w:val="000000"/>
                <w:sz w:val="20"/>
                <w:szCs w:val="20"/>
                <w:rPrChange w:id="852" w:author="Rohit Agnihotri (Digital,ISC)(X-IGT Solutions)" w:date="2026-09-02T12:14:00Z">
                  <w:rPr>
                    <w:ins w:id="853" w:author="Rohit Agnihotri (Digital,ISC)(X-IGT Solutions)" w:date="2026-09-02T12:11:00Z"/>
                    <w:rFonts w:ascii="Aptos" w:hAnsi="Aptos"/>
                    <w:color w:val="000000"/>
                  </w:rPr>
                </w:rPrChange>
              </w:rPr>
              <w:pPrChange w:id="854" w:author="Rohit Agnihotri (Digital,ISC)(X-IGT Solutions)" w:date="2026-09-02T12:14:00Z">
                <w:pPr>
                  <w:pStyle w:val="NormalWeb"/>
                </w:pPr>
              </w:pPrChange>
            </w:pPr>
            <w:ins w:id="855" w:author="Rohit Agnihotri (Digital,ISC)(X-IGT Solutions)" w:date="2026-09-02T12:08:00Z">
              <w:r w:rsidRPr="00764B39">
                <w:rPr>
                  <w:color w:val="000000"/>
                  <w:sz w:val="20"/>
                  <w:szCs w:val="20"/>
                  <w:rPrChange w:id="856" w:author="Rohit Agnihotri (Digital,ISC)(X-IGT Solutions)" w:date="2026-09-02T12:14:00Z">
                    <w:rPr>
                      <w:rFonts w:ascii="Aptos" w:hAnsi="Aptos"/>
                      <w:color w:val="000000"/>
                    </w:rPr>
                  </w:rPrChange>
                </w:rPr>
                <w:t xml:space="preserve">• </w:t>
              </w:r>
            </w:ins>
            <w:ins w:id="857" w:author="Rohit Agnihotri (Digital,ISC)(X-IGT Solutions)" w:date="2026-09-02T12:52:00Z">
              <w:r w:rsidR="00306D03">
                <w:rPr>
                  <w:color w:val="000000"/>
                  <w:sz w:val="20"/>
                  <w:szCs w:val="20"/>
                </w:rPr>
                <w:t>R</w:t>
              </w:r>
            </w:ins>
            <w:ins w:id="858" w:author="Rohit Agnihotri (Digital,ISC)(X-IGT Solutions)" w:date="2026-09-02T12:08:00Z">
              <w:r w:rsidRPr="00764B39">
                <w:rPr>
                  <w:color w:val="000000"/>
                  <w:sz w:val="20"/>
                  <w:szCs w:val="20"/>
                  <w:rPrChange w:id="859" w:author="Rohit Agnihotri (Digital,ISC)(X-IGT Solutions)" w:date="2026-09-02T12:14:00Z">
                    <w:rPr>
                      <w:rFonts w:ascii="Aptos" w:hAnsi="Aptos"/>
                      <w:color w:val="000000"/>
                    </w:rPr>
                  </w:rPrChange>
                </w:rPr>
                <w:t>oute- or travel-affinity-based promotions</w:t>
              </w:r>
            </w:ins>
          </w:p>
          <w:p w14:paraId="4A9D1207" w14:textId="3064CECB" w:rsidR="00764B39" w:rsidRPr="00764B39" w:rsidRDefault="007663D0">
            <w:pPr>
              <w:pStyle w:val="NormalWeb"/>
              <w:spacing w:before="0" w:beforeAutospacing="0" w:after="0" w:afterAutospacing="0"/>
              <w:rPr>
                <w:ins w:id="860" w:author="Rohit Agnihotri (Digital,ISC)(X-IGT Solutions)" w:date="2026-09-02T12:11:00Z"/>
                <w:color w:val="000000"/>
                <w:sz w:val="20"/>
                <w:szCs w:val="20"/>
                <w:rPrChange w:id="861" w:author="Rohit Agnihotri (Digital,ISC)(X-IGT Solutions)" w:date="2026-09-02T12:14:00Z">
                  <w:rPr>
                    <w:ins w:id="862" w:author="Rohit Agnihotri (Digital,ISC)(X-IGT Solutions)" w:date="2026-09-02T12:11:00Z"/>
                    <w:rFonts w:ascii="Aptos" w:hAnsi="Aptos"/>
                    <w:color w:val="000000"/>
                  </w:rPr>
                </w:rPrChange>
              </w:rPr>
              <w:pPrChange w:id="863" w:author="Rohit Agnihotri (Digital,ISC)(X-IGT Solutions)" w:date="2026-09-02T12:14:00Z">
                <w:pPr>
                  <w:pStyle w:val="NormalWeb"/>
                </w:pPr>
              </w:pPrChange>
            </w:pPr>
            <w:ins w:id="864" w:author="Rohit Agnihotri (Digital,ISC)(X-IGT Solutions)" w:date="2026-09-02T12:08:00Z">
              <w:r w:rsidRPr="00764B39">
                <w:rPr>
                  <w:color w:val="000000"/>
                  <w:sz w:val="20"/>
                  <w:szCs w:val="20"/>
                  <w:rPrChange w:id="865" w:author="Rohit Agnihotri (Digital,ISC)(X-IGT Solutions)" w:date="2026-09-02T12:14:00Z">
                    <w:rPr>
                      <w:rFonts w:ascii="Aptos" w:hAnsi="Aptos"/>
                      <w:color w:val="000000"/>
                    </w:rPr>
                  </w:rPrChange>
                </w:rPr>
                <w:lastRenderedPageBreak/>
                <w:t xml:space="preserve">• </w:t>
              </w:r>
            </w:ins>
            <w:ins w:id="866" w:author="Rohit Agnihotri (Digital,ISC)(X-IGT Solutions)" w:date="2026-09-02T12:52:00Z">
              <w:r w:rsidR="00306D03">
                <w:rPr>
                  <w:color w:val="000000"/>
                  <w:sz w:val="20"/>
                  <w:szCs w:val="20"/>
                </w:rPr>
                <w:t>P</w:t>
              </w:r>
            </w:ins>
            <w:ins w:id="867" w:author="Rohit Agnihotri (Digital,ISC)(X-IGT Solutions)" w:date="2026-09-02T12:08:00Z">
              <w:r w:rsidRPr="00764B39">
                <w:rPr>
                  <w:color w:val="000000"/>
                  <w:sz w:val="20"/>
                  <w:szCs w:val="20"/>
                  <w:rPrChange w:id="868" w:author="Rohit Agnihotri (Digital,ISC)(X-IGT Solutions)" w:date="2026-09-02T12:14:00Z">
                    <w:rPr>
                      <w:rFonts w:ascii="Aptos" w:hAnsi="Aptos"/>
                      <w:color w:val="000000"/>
                    </w:rPr>
                  </w:rPrChange>
                </w:rPr>
                <w:t>ersonalized offers and recommendations</w:t>
              </w:r>
            </w:ins>
          </w:p>
          <w:p w14:paraId="1B5F5EC5" w14:textId="00839BA1" w:rsidR="00764B39" w:rsidRPr="00764B39" w:rsidRDefault="007663D0">
            <w:pPr>
              <w:pStyle w:val="NormalWeb"/>
              <w:spacing w:before="0" w:beforeAutospacing="0" w:after="0" w:afterAutospacing="0"/>
              <w:rPr>
                <w:ins w:id="869" w:author="Rohit Agnihotri (Digital,ISC)(X-IGT Solutions)" w:date="2026-09-02T12:11:00Z"/>
                <w:color w:val="000000"/>
                <w:sz w:val="20"/>
                <w:szCs w:val="20"/>
                <w:rPrChange w:id="870" w:author="Rohit Agnihotri (Digital,ISC)(X-IGT Solutions)" w:date="2026-09-02T12:14:00Z">
                  <w:rPr>
                    <w:ins w:id="871" w:author="Rohit Agnihotri (Digital,ISC)(X-IGT Solutions)" w:date="2026-09-02T12:11:00Z"/>
                    <w:rFonts w:ascii="Aptos" w:hAnsi="Aptos"/>
                    <w:color w:val="000000"/>
                  </w:rPr>
                </w:rPrChange>
              </w:rPr>
              <w:pPrChange w:id="872" w:author="Rohit Agnihotri (Digital,ISC)(X-IGT Solutions)" w:date="2026-09-02T12:14:00Z">
                <w:pPr>
                  <w:pStyle w:val="NormalWeb"/>
                </w:pPr>
              </w:pPrChange>
            </w:pPr>
            <w:ins w:id="873" w:author="Rohit Agnihotri (Digital,ISC)(X-IGT Solutions)" w:date="2026-09-02T12:08:00Z">
              <w:r w:rsidRPr="00764B39">
                <w:rPr>
                  <w:color w:val="000000"/>
                  <w:sz w:val="20"/>
                  <w:szCs w:val="20"/>
                  <w:rPrChange w:id="874" w:author="Rohit Agnihotri (Digital,ISC)(X-IGT Solutions)" w:date="2026-09-02T12:14:00Z">
                    <w:rPr>
                      <w:rFonts w:ascii="Aptos" w:hAnsi="Aptos"/>
                      <w:color w:val="000000"/>
                    </w:rPr>
                  </w:rPrChange>
                </w:rPr>
                <w:t xml:space="preserve">• </w:t>
              </w:r>
            </w:ins>
            <w:ins w:id="875" w:author="Rohit Agnihotri (Digital,ISC)(X-IGT Solutions)" w:date="2026-09-02T12:52:00Z">
              <w:r w:rsidR="00306D03">
                <w:rPr>
                  <w:color w:val="000000"/>
                  <w:sz w:val="20"/>
                  <w:szCs w:val="20"/>
                </w:rPr>
                <w:t>L</w:t>
              </w:r>
            </w:ins>
            <w:ins w:id="876" w:author="Rohit Agnihotri (Digital,ISC)(X-IGT Solutions)" w:date="2026-09-02T12:08:00Z">
              <w:r w:rsidRPr="00764B39">
                <w:rPr>
                  <w:color w:val="000000"/>
                  <w:sz w:val="20"/>
                  <w:szCs w:val="20"/>
                  <w:rPrChange w:id="877" w:author="Rohit Agnihotri (Digital,ISC)(X-IGT Solutions)" w:date="2026-09-02T12:14:00Z">
                    <w:rPr>
                      <w:rFonts w:ascii="Aptos" w:hAnsi="Aptos"/>
                      <w:color w:val="000000"/>
                    </w:rPr>
                  </w:rPrChange>
                </w:rPr>
                <w:t>oyalty/</w:t>
              </w:r>
              <w:proofErr w:type="spellStart"/>
              <w:r w:rsidRPr="00764B39">
                <w:rPr>
                  <w:color w:val="000000"/>
                  <w:sz w:val="20"/>
                  <w:szCs w:val="20"/>
                  <w:rPrChange w:id="878" w:author="Rohit Agnihotri (Digital,ISC)(X-IGT Solutions)" w:date="2026-09-02T12:14:00Z">
                    <w:rPr>
                      <w:rFonts w:ascii="Aptos" w:hAnsi="Aptos"/>
                      <w:color w:val="000000"/>
                    </w:rPr>
                  </w:rPrChange>
                </w:rPr>
                <w:t>BluChip</w:t>
              </w:r>
              <w:proofErr w:type="spellEnd"/>
              <w:r w:rsidRPr="00764B39">
                <w:rPr>
                  <w:color w:val="000000"/>
                  <w:sz w:val="20"/>
                  <w:szCs w:val="20"/>
                  <w:rPrChange w:id="879" w:author="Rohit Agnihotri (Digital,ISC)(X-IGT Solutions)" w:date="2026-09-02T12:14:00Z">
                    <w:rPr>
                      <w:rFonts w:ascii="Aptos" w:hAnsi="Aptos"/>
                      <w:color w:val="000000"/>
                    </w:rPr>
                  </w:rPrChange>
                </w:rPr>
                <w:t xml:space="preserve"> campaigns and engagement</w:t>
              </w:r>
            </w:ins>
          </w:p>
          <w:p w14:paraId="6A76CE80" w14:textId="246052A3" w:rsidR="00764B39" w:rsidRPr="00764B39" w:rsidRDefault="007663D0">
            <w:pPr>
              <w:pStyle w:val="NormalWeb"/>
              <w:spacing w:before="0" w:beforeAutospacing="0" w:after="0" w:afterAutospacing="0"/>
              <w:rPr>
                <w:ins w:id="880" w:author="Rohit Agnihotri (Digital,ISC)(X-IGT Solutions)" w:date="2026-09-02T12:11:00Z"/>
                <w:color w:val="000000"/>
                <w:sz w:val="20"/>
                <w:szCs w:val="20"/>
                <w:rPrChange w:id="881" w:author="Rohit Agnihotri (Digital,ISC)(X-IGT Solutions)" w:date="2026-09-02T12:14:00Z">
                  <w:rPr>
                    <w:ins w:id="882" w:author="Rohit Agnihotri (Digital,ISC)(X-IGT Solutions)" w:date="2026-09-02T12:11:00Z"/>
                    <w:rFonts w:ascii="Aptos" w:hAnsi="Aptos"/>
                    <w:color w:val="000000"/>
                  </w:rPr>
                </w:rPrChange>
              </w:rPr>
              <w:pPrChange w:id="883" w:author="Rohit Agnihotri (Digital,ISC)(X-IGT Solutions)" w:date="2026-09-02T12:14:00Z">
                <w:pPr>
                  <w:pStyle w:val="NormalWeb"/>
                </w:pPr>
              </w:pPrChange>
            </w:pPr>
            <w:ins w:id="884" w:author="Rohit Agnihotri (Digital,ISC)(X-IGT Solutions)" w:date="2026-09-02T12:08:00Z">
              <w:r w:rsidRPr="00764B39">
                <w:rPr>
                  <w:color w:val="000000"/>
                  <w:sz w:val="20"/>
                  <w:szCs w:val="20"/>
                  <w:rPrChange w:id="885" w:author="Rohit Agnihotri (Digital,ISC)(X-IGT Solutions)" w:date="2026-09-02T12:14:00Z">
                    <w:rPr>
                      <w:rFonts w:ascii="Aptos" w:hAnsi="Aptos"/>
                      <w:color w:val="000000"/>
                    </w:rPr>
                  </w:rPrChange>
                </w:rPr>
                <w:t xml:space="preserve">• </w:t>
              </w:r>
            </w:ins>
            <w:ins w:id="886" w:author="Rohit Agnihotri (Digital,ISC)(X-IGT Solutions)" w:date="2026-09-02T12:52:00Z">
              <w:r w:rsidR="00306D03">
                <w:rPr>
                  <w:color w:val="000000"/>
                  <w:sz w:val="20"/>
                  <w:szCs w:val="20"/>
                </w:rPr>
                <w:t>P</w:t>
              </w:r>
            </w:ins>
            <w:ins w:id="887" w:author="Rohit Agnihotri (Digital,ISC)(X-IGT Solutions)" w:date="2026-09-02T12:08:00Z">
              <w:r w:rsidRPr="00764B39">
                <w:rPr>
                  <w:color w:val="000000"/>
                  <w:sz w:val="20"/>
                  <w:szCs w:val="20"/>
                  <w:rPrChange w:id="888" w:author="Rohit Agnihotri (Digital,ISC)(X-IGT Solutions)" w:date="2026-09-02T12:14:00Z">
                    <w:rPr>
                      <w:rFonts w:ascii="Aptos" w:hAnsi="Aptos"/>
                      <w:color w:val="000000"/>
                    </w:rPr>
                  </w:rPrChange>
                </w:rPr>
                <w:t>romotional campaigns</w:t>
              </w:r>
            </w:ins>
          </w:p>
          <w:p w14:paraId="7BDEB4F5" w14:textId="5A25D991" w:rsidR="00764B39" w:rsidRPr="00764B39" w:rsidRDefault="007663D0">
            <w:pPr>
              <w:pStyle w:val="NormalWeb"/>
              <w:spacing w:before="0" w:beforeAutospacing="0" w:after="0" w:afterAutospacing="0"/>
              <w:rPr>
                <w:ins w:id="889" w:author="Rohit Agnihotri (Digital,ISC)(X-IGT Solutions)" w:date="2026-09-02T12:11:00Z"/>
                <w:color w:val="000000"/>
                <w:sz w:val="20"/>
                <w:szCs w:val="20"/>
                <w:rPrChange w:id="890" w:author="Rohit Agnihotri (Digital,ISC)(X-IGT Solutions)" w:date="2026-09-02T12:14:00Z">
                  <w:rPr>
                    <w:ins w:id="891" w:author="Rohit Agnihotri (Digital,ISC)(X-IGT Solutions)" w:date="2026-09-02T12:11:00Z"/>
                    <w:rFonts w:ascii="Aptos" w:hAnsi="Aptos"/>
                    <w:color w:val="000000"/>
                  </w:rPr>
                </w:rPrChange>
              </w:rPr>
              <w:pPrChange w:id="892" w:author="Rohit Agnihotri (Digital,ISC)(X-IGT Solutions)" w:date="2026-09-02T12:14:00Z">
                <w:pPr>
                  <w:pStyle w:val="NormalWeb"/>
                </w:pPr>
              </w:pPrChange>
            </w:pPr>
            <w:ins w:id="893" w:author="Rohit Agnihotri (Digital,ISC)(X-IGT Solutions)" w:date="2026-09-02T12:08:00Z">
              <w:r w:rsidRPr="00764B39">
                <w:rPr>
                  <w:color w:val="000000"/>
                  <w:sz w:val="20"/>
                  <w:szCs w:val="20"/>
                  <w:rPrChange w:id="894" w:author="Rohit Agnihotri (Digital,ISC)(X-IGT Solutions)" w:date="2026-09-02T12:14:00Z">
                    <w:rPr>
                      <w:rFonts w:ascii="Aptos" w:hAnsi="Aptos"/>
                      <w:color w:val="000000"/>
                    </w:rPr>
                  </w:rPrChange>
                </w:rPr>
                <w:t xml:space="preserve">• </w:t>
              </w:r>
            </w:ins>
            <w:ins w:id="895" w:author="Rohit Agnihotri (Digital,ISC)(X-IGT Solutions)" w:date="2026-09-02T12:52:00Z">
              <w:r w:rsidR="00306D03">
                <w:rPr>
                  <w:color w:val="000000"/>
                  <w:sz w:val="20"/>
                  <w:szCs w:val="20"/>
                </w:rPr>
                <w:t>C</w:t>
              </w:r>
            </w:ins>
            <w:ins w:id="896" w:author="Rohit Agnihotri (Digital,ISC)(X-IGT Solutions)" w:date="2026-09-02T12:08:00Z">
              <w:r w:rsidRPr="00764B39">
                <w:rPr>
                  <w:color w:val="000000"/>
                  <w:sz w:val="20"/>
                  <w:szCs w:val="20"/>
                  <w:rPrChange w:id="897" w:author="Rohit Agnihotri (Digital,ISC)(X-IGT Solutions)" w:date="2026-09-02T12:14:00Z">
                    <w:rPr>
                      <w:rFonts w:ascii="Aptos" w:hAnsi="Aptos"/>
                      <w:color w:val="000000"/>
                    </w:rPr>
                  </w:rPrChange>
                </w:rPr>
                <w:t>ustomer engagement nudges</w:t>
              </w:r>
            </w:ins>
          </w:p>
          <w:p w14:paraId="284B736D" w14:textId="3B691E09" w:rsidR="00764B39" w:rsidRPr="00764B39" w:rsidRDefault="007663D0">
            <w:pPr>
              <w:pStyle w:val="NormalWeb"/>
              <w:spacing w:before="0" w:beforeAutospacing="0" w:after="0" w:afterAutospacing="0"/>
              <w:rPr>
                <w:ins w:id="898" w:author="Rohit Agnihotri (Digital,ISC)(X-IGT Solutions)" w:date="2026-09-02T12:11:00Z"/>
                <w:color w:val="000000"/>
                <w:sz w:val="20"/>
                <w:szCs w:val="20"/>
                <w:rPrChange w:id="899" w:author="Rohit Agnihotri (Digital,ISC)(X-IGT Solutions)" w:date="2026-09-02T12:14:00Z">
                  <w:rPr>
                    <w:ins w:id="900" w:author="Rohit Agnihotri (Digital,ISC)(X-IGT Solutions)" w:date="2026-09-02T12:11:00Z"/>
                    <w:rFonts w:ascii="Aptos" w:hAnsi="Aptos"/>
                    <w:color w:val="000000"/>
                  </w:rPr>
                </w:rPrChange>
              </w:rPr>
              <w:pPrChange w:id="901" w:author="Rohit Agnihotri (Digital,ISC)(X-IGT Solutions)" w:date="2026-09-02T12:14:00Z">
                <w:pPr>
                  <w:pStyle w:val="NormalWeb"/>
                </w:pPr>
              </w:pPrChange>
            </w:pPr>
            <w:ins w:id="902" w:author="Rohit Agnihotri (Digital,ISC)(X-IGT Solutions)" w:date="2026-09-02T12:08:00Z">
              <w:r w:rsidRPr="00764B39">
                <w:rPr>
                  <w:color w:val="000000"/>
                  <w:sz w:val="20"/>
                  <w:szCs w:val="20"/>
                  <w:rPrChange w:id="903" w:author="Rohit Agnihotri (Digital,ISC)(X-IGT Solutions)" w:date="2026-09-02T12:14:00Z">
                    <w:rPr>
                      <w:rFonts w:ascii="Aptos" w:hAnsi="Aptos"/>
                      <w:color w:val="000000"/>
                    </w:rPr>
                  </w:rPrChange>
                </w:rPr>
                <w:t xml:space="preserve">• </w:t>
              </w:r>
            </w:ins>
            <w:ins w:id="904" w:author="Rohit Agnihotri (Digital,ISC)(X-IGT Solutions)" w:date="2026-09-02T12:52:00Z">
              <w:r w:rsidR="00306D03">
                <w:rPr>
                  <w:color w:val="000000"/>
                  <w:sz w:val="20"/>
                  <w:szCs w:val="20"/>
                </w:rPr>
                <w:t>G</w:t>
              </w:r>
            </w:ins>
            <w:ins w:id="905" w:author="Rohit Agnihotri (Digital,ISC)(X-IGT Solutions)" w:date="2026-09-02T12:08:00Z">
              <w:r w:rsidRPr="00764B39">
                <w:rPr>
                  <w:color w:val="000000"/>
                  <w:sz w:val="20"/>
                  <w:szCs w:val="20"/>
                  <w:rPrChange w:id="906" w:author="Rohit Agnihotri (Digital,ISC)(X-IGT Solutions)" w:date="2026-09-02T12:14:00Z">
                    <w:rPr>
                      <w:rFonts w:ascii="Aptos" w:hAnsi="Aptos"/>
                      <w:color w:val="000000"/>
                    </w:rPr>
                  </w:rPrChange>
                </w:rPr>
                <w:t>amification campaigns</w:t>
              </w:r>
            </w:ins>
          </w:p>
          <w:p w14:paraId="4F6D5EFF" w14:textId="2D071E05" w:rsidR="00764B39" w:rsidRPr="00764B39" w:rsidRDefault="007663D0">
            <w:pPr>
              <w:pStyle w:val="NormalWeb"/>
              <w:spacing w:before="0" w:beforeAutospacing="0" w:after="0" w:afterAutospacing="0"/>
              <w:rPr>
                <w:ins w:id="907" w:author="Rohit Agnihotri (Digital,ISC)(X-IGT Solutions)" w:date="2026-09-02T12:11:00Z"/>
                <w:color w:val="000000"/>
                <w:sz w:val="20"/>
                <w:szCs w:val="20"/>
                <w:rPrChange w:id="908" w:author="Rohit Agnihotri (Digital,ISC)(X-IGT Solutions)" w:date="2026-09-02T12:14:00Z">
                  <w:rPr>
                    <w:ins w:id="909" w:author="Rohit Agnihotri (Digital,ISC)(X-IGT Solutions)" w:date="2026-09-02T12:11:00Z"/>
                    <w:rFonts w:ascii="Aptos" w:hAnsi="Aptos"/>
                    <w:color w:val="000000"/>
                  </w:rPr>
                </w:rPrChange>
              </w:rPr>
              <w:pPrChange w:id="910" w:author="Rohit Agnihotri (Digital,ISC)(X-IGT Solutions)" w:date="2026-09-02T12:14:00Z">
                <w:pPr>
                  <w:pStyle w:val="NormalWeb"/>
                </w:pPr>
              </w:pPrChange>
            </w:pPr>
            <w:ins w:id="911" w:author="Rohit Agnihotri (Digital,ISC)(X-IGT Solutions)" w:date="2026-09-02T12:08:00Z">
              <w:r w:rsidRPr="00764B39">
                <w:rPr>
                  <w:color w:val="000000"/>
                  <w:sz w:val="20"/>
                  <w:szCs w:val="20"/>
                  <w:rPrChange w:id="912" w:author="Rohit Agnihotri (Digital,ISC)(X-IGT Solutions)" w:date="2026-09-02T12:14:00Z">
                    <w:rPr>
                      <w:rFonts w:ascii="Aptos" w:hAnsi="Aptos"/>
                      <w:color w:val="000000"/>
                    </w:rPr>
                  </w:rPrChange>
                </w:rPr>
                <w:t xml:space="preserve">• </w:t>
              </w:r>
            </w:ins>
            <w:ins w:id="913" w:author="Rohit Agnihotri (Digital,ISC)(X-IGT Solutions)" w:date="2026-09-02T12:52:00Z">
              <w:r w:rsidR="00306D03">
                <w:rPr>
                  <w:color w:val="000000"/>
                  <w:sz w:val="20"/>
                  <w:szCs w:val="20"/>
                </w:rPr>
                <w:t>O</w:t>
              </w:r>
            </w:ins>
            <w:ins w:id="914" w:author="Rohit Agnihotri (Digital,ISC)(X-IGT Solutions)" w:date="2026-09-02T12:08:00Z">
              <w:r w:rsidRPr="00764B39">
                <w:rPr>
                  <w:color w:val="000000"/>
                  <w:sz w:val="20"/>
                  <w:szCs w:val="20"/>
                  <w:rPrChange w:id="915" w:author="Rohit Agnihotri (Digital,ISC)(X-IGT Solutions)" w:date="2026-09-02T12:14:00Z">
                    <w:rPr>
                      <w:rFonts w:ascii="Aptos" w:hAnsi="Aptos"/>
                      <w:color w:val="000000"/>
                    </w:rPr>
                  </w:rPrChange>
                </w:rPr>
                <w:t>ffer reminders</w:t>
              </w:r>
            </w:ins>
          </w:p>
          <w:p w14:paraId="033821B4" w14:textId="6D6D1109" w:rsidR="00764B39" w:rsidRPr="00764B39" w:rsidRDefault="007663D0">
            <w:pPr>
              <w:pStyle w:val="NormalWeb"/>
              <w:spacing w:before="0" w:beforeAutospacing="0" w:after="0" w:afterAutospacing="0"/>
              <w:rPr>
                <w:ins w:id="916" w:author="Rohit Agnihotri (Digital,ISC)(X-IGT Solutions)" w:date="2026-09-02T12:11:00Z"/>
                <w:color w:val="000000"/>
                <w:sz w:val="20"/>
                <w:szCs w:val="20"/>
                <w:rPrChange w:id="917" w:author="Rohit Agnihotri (Digital,ISC)(X-IGT Solutions)" w:date="2026-09-02T12:14:00Z">
                  <w:rPr>
                    <w:ins w:id="918" w:author="Rohit Agnihotri (Digital,ISC)(X-IGT Solutions)" w:date="2026-09-02T12:11:00Z"/>
                    <w:rFonts w:ascii="Aptos" w:hAnsi="Aptos"/>
                    <w:color w:val="000000"/>
                  </w:rPr>
                </w:rPrChange>
              </w:rPr>
              <w:pPrChange w:id="919" w:author="Rohit Agnihotri (Digital,ISC)(X-IGT Solutions)" w:date="2026-09-02T12:14:00Z">
                <w:pPr>
                  <w:pStyle w:val="NormalWeb"/>
                </w:pPr>
              </w:pPrChange>
            </w:pPr>
            <w:ins w:id="920" w:author="Rohit Agnihotri (Digital,ISC)(X-IGT Solutions)" w:date="2026-09-02T12:08:00Z">
              <w:r w:rsidRPr="00764B39">
                <w:rPr>
                  <w:color w:val="000000"/>
                  <w:sz w:val="20"/>
                  <w:szCs w:val="20"/>
                  <w:rPrChange w:id="921" w:author="Rohit Agnihotri (Digital,ISC)(X-IGT Solutions)" w:date="2026-09-02T12:14:00Z">
                    <w:rPr>
                      <w:rFonts w:ascii="Aptos" w:hAnsi="Aptos"/>
                      <w:color w:val="000000"/>
                    </w:rPr>
                  </w:rPrChange>
                </w:rPr>
                <w:t xml:space="preserve">• </w:t>
              </w:r>
            </w:ins>
            <w:ins w:id="922" w:author="Rohit Agnihotri (Digital,ISC)(X-IGT Solutions)" w:date="2026-09-02T12:52:00Z">
              <w:r w:rsidR="00306D03">
                <w:rPr>
                  <w:color w:val="000000"/>
                  <w:sz w:val="20"/>
                  <w:szCs w:val="20"/>
                </w:rPr>
                <w:t>C</w:t>
              </w:r>
            </w:ins>
            <w:ins w:id="923" w:author="Rohit Agnihotri (Digital,ISC)(X-IGT Solutions)" w:date="2026-09-02T12:08:00Z">
              <w:r w:rsidRPr="00764B39">
                <w:rPr>
                  <w:color w:val="000000"/>
                  <w:sz w:val="20"/>
                  <w:szCs w:val="20"/>
                  <w:rPrChange w:id="924" w:author="Rohit Agnihotri (Digital,ISC)(X-IGT Solutions)" w:date="2026-09-02T12:14:00Z">
                    <w:rPr>
                      <w:rFonts w:ascii="Aptos" w:hAnsi="Aptos"/>
                      <w:color w:val="000000"/>
                    </w:rPr>
                  </w:rPrChange>
                </w:rPr>
                <w:t>ross-sell and upsell campaigns</w:t>
              </w:r>
            </w:ins>
          </w:p>
          <w:p w14:paraId="6A0E2C6A" w14:textId="2BBB4FBF" w:rsidR="007663D0" w:rsidRDefault="007663D0" w:rsidP="00764B39">
            <w:pPr>
              <w:pStyle w:val="NormalWeb"/>
              <w:spacing w:before="0" w:beforeAutospacing="0" w:after="0" w:afterAutospacing="0"/>
              <w:rPr>
                <w:ins w:id="925" w:author="Rohit Agnihotri (Digital,ISC)(X-IGT Solutions)" w:date="2026-09-02T12:15:00Z"/>
                <w:color w:val="000000"/>
                <w:sz w:val="20"/>
                <w:szCs w:val="20"/>
              </w:rPr>
            </w:pPr>
            <w:ins w:id="926" w:author="Rohit Agnihotri (Digital,ISC)(X-IGT Solutions)" w:date="2026-09-02T12:08:00Z">
              <w:r w:rsidRPr="00764B39">
                <w:rPr>
                  <w:color w:val="000000"/>
                  <w:sz w:val="20"/>
                  <w:szCs w:val="20"/>
                  <w:rPrChange w:id="927" w:author="Rohit Agnihotri (Digital,ISC)(X-IGT Solutions)" w:date="2026-09-02T12:14:00Z">
                    <w:rPr>
                      <w:rFonts w:ascii="Aptos" w:hAnsi="Aptos"/>
                      <w:color w:val="000000"/>
                    </w:rPr>
                  </w:rPrChange>
                </w:rPr>
                <w:t xml:space="preserve">• </w:t>
              </w:r>
            </w:ins>
            <w:ins w:id="928" w:author="Rohit Agnihotri (Digital,ISC)(X-IGT Solutions)" w:date="2026-09-02T12:52:00Z">
              <w:r w:rsidR="00306D03">
                <w:rPr>
                  <w:color w:val="000000"/>
                  <w:sz w:val="20"/>
                  <w:szCs w:val="20"/>
                </w:rPr>
                <w:t>O</w:t>
              </w:r>
            </w:ins>
            <w:ins w:id="929" w:author="Rohit Agnihotri (Digital,ISC)(X-IGT Solutions)" w:date="2026-09-02T12:08:00Z">
              <w:r w:rsidRPr="00764B39">
                <w:rPr>
                  <w:color w:val="000000"/>
                  <w:sz w:val="20"/>
                  <w:szCs w:val="20"/>
                  <w:rPrChange w:id="930" w:author="Rohit Agnihotri (Digital,ISC)(X-IGT Solutions)" w:date="2026-09-02T12:14:00Z">
                    <w:rPr>
                      <w:rFonts w:ascii="Aptos" w:hAnsi="Aptos"/>
                      <w:color w:val="000000"/>
                    </w:rPr>
                  </w:rPrChange>
                </w:rPr>
                <w:t>ther marketing or promotional communications expressly configured by IndiGo.</w:t>
              </w:r>
            </w:ins>
          </w:p>
          <w:p w14:paraId="4A11D132" w14:textId="77777777" w:rsidR="00764B39" w:rsidRPr="00764B39" w:rsidRDefault="00764B39">
            <w:pPr>
              <w:pStyle w:val="NormalWeb"/>
              <w:spacing w:before="0" w:beforeAutospacing="0" w:after="0" w:afterAutospacing="0"/>
              <w:rPr>
                <w:ins w:id="931" w:author="Rohit Agnihotri (Digital,ISC)(X-IGT Solutions)" w:date="2026-09-02T12:08:00Z"/>
                <w:color w:val="212121"/>
                <w:sz w:val="20"/>
                <w:szCs w:val="20"/>
                <w:rPrChange w:id="932" w:author="Rohit Agnihotri (Digital,ISC)(X-IGT Solutions)" w:date="2026-09-02T12:14:00Z">
                  <w:rPr>
                    <w:ins w:id="933" w:author="Rohit Agnihotri (Digital,ISC)(X-IGT Solutions)" w:date="2026-09-02T12:08:00Z"/>
                    <w:rFonts w:ascii="Aptos" w:hAnsi="Aptos"/>
                    <w:color w:val="212121"/>
                  </w:rPr>
                </w:rPrChange>
              </w:rPr>
              <w:pPrChange w:id="934" w:author="Rohit Agnihotri (Digital,ISC)(X-IGT Solutions)" w:date="2026-09-02T12:14:00Z">
                <w:pPr>
                  <w:pStyle w:val="NormalWeb"/>
                </w:pPr>
              </w:pPrChange>
            </w:pPr>
          </w:p>
          <w:p w14:paraId="3CCACD07" w14:textId="28935351" w:rsidR="007663D0" w:rsidRDefault="007663D0" w:rsidP="00764B39">
            <w:pPr>
              <w:pStyle w:val="NormalWeb"/>
              <w:spacing w:before="0" w:beforeAutospacing="0" w:after="0" w:afterAutospacing="0"/>
              <w:rPr>
                <w:ins w:id="935" w:author="Rohit Agnihotri (Digital,ISC)(X-IGT Solutions)" w:date="2026-09-02T12:15:00Z"/>
                <w:color w:val="000000"/>
                <w:sz w:val="20"/>
                <w:szCs w:val="20"/>
              </w:rPr>
            </w:pPr>
            <w:ins w:id="936" w:author="Rohit Agnihotri (Digital,ISC)(X-IGT Solutions)" w:date="2026-09-02T12:08:00Z">
              <w:r w:rsidRPr="00764B39">
                <w:rPr>
                  <w:color w:val="000000"/>
                  <w:sz w:val="20"/>
                  <w:szCs w:val="20"/>
                  <w:rPrChange w:id="937" w:author="Rohit Agnihotri (Digital,ISC)(X-IGT Solutions)" w:date="2026-09-02T12:14:00Z">
                    <w:rPr>
                      <w:rFonts w:ascii="Aptos" w:hAnsi="Aptos"/>
                      <w:color w:val="000000"/>
                    </w:rPr>
                  </w:rPrChange>
                </w:rPr>
                <w:t xml:space="preserve">Data processed may include customer/device identifiers, permitted CDP attributes and segments, loyalty attributes, </w:t>
              </w:r>
              <w:proofErr w:type="spellStart"/>
              <w:r w:rsidRPr="00764B39">
                <w:rPr>
                  <w:color w:val="000000"/>
                  <w:sz w:val="20"/>
                  <w:szCs w:val="20"/>
                  <w:rPrChange w:id="938" w:author="Rohit Agnihotri (Digital,ISC)(X-IGT Solutions)" w:date="2026-09-02T12:14:00Z">
                    <w:rPr>
                      <w:rFonts w:ascii="Aptos" w:hAnsi="Aptos"/>
                      <w:color w:val="000000"/>
                    </w:rPr>
                  </w:rPrChange>
                </w:rPr>
                <w:t>behavioural</w:t>
              </w:r>
              <w:proofErr w:type="spellEnd"/>
              <w:r w:rsidRPr="00764B39">
                <w:rPr>
                  <w:color w:val="000000"/>
                  <w:sz w:val="20"/>
                  <w:szCs w:val="20"/>
                  <w:rPrChange w:id="939" w:author="Rohit Agnihotri (Digital,ISC)(X-IGT Solutions)" w:date="2026-09-02T12:14:00Z">
                    <w:rPr>
                      <w:rFonts w:ascii="Aptos" w:hAnsi="Aptos"/>
                      <w:color w:val="000000"/>
                    </w:rPr>
                  </w:rPrChange>
                </w:rPr>
                <w:t xml:space="preserve"> events, booking-funnel information, route/travel affinity, booking-history-derived attributes, product-interest attributes, offer eligibility and campaign interaction information.</w:t>
              </w:r>
            </w:ins>
          </w:p>
          <w:p w14:paraId="36F01056" w14:textId="77777777" w:rsidR="00764B39" w:rsidRPr="00764B39" w:rsidRDefault="00764B39">
            <w:pPr>
              <w:pStyle w:val="NormalWeb"/>
              <w:spacing w:before="0" w:beforeAutospacing="0" w:after="0" w:afterAutospacing="0"/>
              <w:rPr>
                <w:ins w:id="940" w:author="Rohit Agnihotri (Digital,ISC)(X-IGT Solutions)" w:date="2026-09-02T12:08:00Z"/>
                <w:color w:val="212121"/>
                <w:sz w:val="20"/>
                <w:szCs w:val="20"/>
                <w:rPrChange w:id="941" w:author="Rohit Agnihotri (Digital,ISC)(X-IGT Solutions)" w:date="2026-09-02T12:14:00Z">
                  <w:rPr>
                    <w:ins w:id="942" w:author="Rohit Agnihotri (Digital,ISC)(X-IGT Solutions)" w:date="2026-09-02T12:08:00Z"/>
                    <w:rFonts w:ascii="Aptos" w:hAnsi="Aptos"/>
                    <w:color w:val="212121"/>
                  </w:rPr>
                </w:rPrChange>
              </w:rPr>
              <w:pPrChange w:id="943" w:author="Rohit Agnihotri (Digital,ISC)(X-IGT Solutions)" w:date="2026-09-02T12:14:00Z">
                <w:pPr>
                  <w:pStyle w:val="NormalWeb"/>
                </w:pPr>
              </w:pPrChange>
            </w:pPr>
          </w:p>
          <w:p w14:paraId="4B285C4F" w14:textId="32AF78C7" w:rsidR="007663D0" w:rsidRDefault="007663D0" w:rsidP="00764B39">
            <w:pPr>
              <w:pStyle w:val="NormalWeb"/>
              <w:spacing w:before="0" w:beforeAutospacing="0" w:after="0" w:afterAutospacing="0"/>
              <w:rPr>
                <w:ins w:id="944" w:author="Rohit Agnihotri (Digital,ISC)(X-IGT Solutions)" w:date="2026-09-02T12:15:00Z"/>
                <w:color w:val="000000"/>
                <w:sz w:val="20"/>
                <w:szCs w:val="20"/>
              </w:rPr>
            </w:pPr>
            <w:ins w:id="945" w:author="Rohit Agnihotri (Digital,ISC)(X-IGT Solutions)" w:date="2026-09-02T12:08:00Z">
              <w:r w:rsidRPr="00764B39">
                <w:rPr>
                  <w:color w:val="000000"/>
                  <w:sz w:val="20"/>
                  <w:szCs w:val="20"/>
                  <w:rPrChange w:id="946" w:author="Rohit Agnihotri (Digital,ISC)(X-IGT Solutions)" w:date="2026-09-02T12:14:00Z">
                    <w:rPr>
                      <w:rFonts w:ascii="Aptos" w:hAnsi="Aptos"/>
                      <w:color w:val="000000"/>
                    </w:rPr>
                  </w:rPrChange>
                </w:rPr>
                <w:t>The Processor shall not independently determine the marketing purpose, target population, campaign eligibility criteria or communication strategy except through functionality configured or expressly instructed by IndiGo.</w:t>
              </w:r>
            </w:ins>
          </w:p>
          <w:p w14:paraId="10B9335A" w14:textId="77777777" w:rsidR="00764B39" w:rsidRPr="00764B39" w:rsidRDefault="00764B39">
            <w:pPr>
              <w:pStyle w:val="NormalWeb"/>
              <w:spacing w:before="0" w:beforeAutospacing="0" w:after="0" w:afterAutospacing="0"/>
              <w:rPr>
                <w:ins w:id="947" w:author="Rohit Agnihotri (Digital,ISC)(X-IGT Solutions)" w:date="2026-09-02T12:08:00Z"/>
                <w:color w:val="212121"/>
                <w:sz w:val="20"/>
                <w:szCs w:val="20"/>
                <w:rPrChange w:id="948" w:author="Rohit Agnihotri (Digital,ISC)(X-IGT Solutions)" w:date="2026-09-02T12:14:00Z">
                  <w:rPr>
                    <w:ins w:id="949" w:author="Rohit Agnihotri (Digital,ISC)(X-IGT Solutions)" w:date="2026-09-02T12:08:00Z"/>
                    <w:rFonts w:ascii="Aptos" w:hAnsi="Aptos"/>
                    <w:color w:val="212121"/>
                  </w:rPr>
                </w:rPrChange>
              </w:rPr>
              <w:pPrChange w:id="950" w:author="Rohit Agnihotri (Digital,ISC)(X-IGT Solutions)" w:date="2026-09-02T12:14:00Z">
                <w:pPr>
                  <w:pStyle w:val="NormalWeb"/>
                </w:pPr>
              </w:pPrChange>
            </w:pPr>
          </w:p>
          <w:p w14:paraId="666A2993" w14:textId="2BF3BAFE" w:rsidR="007663D0" w:rsidRDefault="007663D0" w:rsidP="00764B39">
            <w:pPr>
              <w:pStyle w:val="NormalWeb"/>
              <w:spacing w:before="0" w:beforeAutospacing="0" w:after="0" w:afterAutospacing="0"/>
              <w:rPr>
                <w:ins w:id="951" w:author="Rohit Agnihotri (Digital,ISC)(X-IGT Solutions)" w:date="2026-09-02T12:15:00Z"/>
                <w:b/>
                <w:color w:val="000000"/>
                <w:sz w:val="20"/>
                <w:szCs w:val="20"/>
              </w:rPr>
            </w:pPr>
            <w:ins w:id="952" w:author="Rohit Agnihotri (Digital,ISC)(X-IGT Solutions)" w:date="2026-09-02T12:08:00Z">
              <w:r w:rsidRPr="00764B39">
                <w:rPr>
                  <w:color w:val="000000"/>
                  <w:sz w:val="20"/>
                  <w:szCs w:val="20"/>
                  <w:rPrChange w:id="953" w:author="Rohit Agnihotri (Digital,ISC)(X-IGT Solutions)" w:date="2026-09-02T12:14:00Z">
                    <w:rPr>
                      <w:rFonts w:ascii="Aptos" w:hAnsi="Aptos"/>
                      <w:color w:val="000000"/>
                    </w:rPr>
                  </w:rPrChange>
                </w:rPr>
                <w:t xml:space="preserve">C. </w:t>
              </w:r>
              <w:r w:rsidRPr="00764B39">
                <w:rPr>
                  <w:b/>
                  <w:color w:val="000000"/>
                  <w:sz w:val="20"/>
                  <w:szCs w:val="20"/>
                  <w:rPrChange w:id="954" w:author="Rohit Agnihotri (Digital,ISC)(X-IGT Solutions)" w:date="2026-09-02T12:14:00Z">
                    <w:rPr>
                      <w:rFonts w:ascii="Aptos" w:hAnsi="Aptos"/>
                      <w:color w:val="000000"/>
                    </w:rPr>
                  </w:rPrChange>
                </w:rPr>
                <w:t>Personalization and Journey Orchestration</w:t>
              </w:r>
            </w:ins>
          </w:p>
          <w:p w14:paraId="40597E10" w14:textId="77777777" w:rsidR="00764B39" w:rsidRPr="00764B39" w:rsidRDefault="00764B39">
            <w:pPr>
              <w:pStyle w:val="NormalWeb"/>
              <w:spacing w:before="0" w:beforeAutospacing="0" w:after="0" w:afterAutospacing="0"/>
              <w:rPr>
                <w:ins w:id="955" w:author="Rohit Agnihotri (Digital,ISC)(X-IGT Solutions)" w:date="2026-09-02T12:08:00Z"/>
                <w:color w:val="212121"/>
                <w:sz w:val="20"/>
                <w:szCs w:val="20"/>
                <w:rPrChange w:id="956" w:author="Rohit Agnihotri (Digital,ISC)(X-IGT Solutions)" w:date="2026-09-02T12:14:00Z">
                  <w:rPr>
                    <w:ins w:id="957" w:author="Rohit Agnihotri (Digital,ISC)(X-IGT Solutions)" w:date="2026-09-02T12:08:00Z"/>
                    <w:rFonts w:ascii="Aptos" w:hAnsi="Aptos"/>
                    <w:color w:val="212121"/>
                  </w:rPr>
                </w:rPrChange>
              </w:rPr>
              <w:pPrChange w:id="958" w:author="Rohit Agnihotri (Digital,ISC)(X-IGT Solutions)" w:date="2026-09-02T12:14:00Z">
                <w:pPr>
                  <w:pStyle w:val="NormalWeb"/>
                </w:pPr>
              </w:pPrChange>
            </w:pPr>
          </w:p>
          <w:p w14:paraId="11C9D54E" w14:textId="77777777" w:rsidR="007663D0" w:rsidRPr="00764B39" w:rsidRDefault="007663D0">
            <w:pPr>
              <w:pStyle w:val="NormalWeb"/>
              <w:spacing w:before="0" w:beforeAutospacing="0" w:after="0" w:afterAutospacing="0"/>
              <w:rPr>
                <w:ins w:id="959" w:author="Rohit Agnihotri (Digital,ISC)(X-IGT Solutions)" w:date="2026-09-02T12:08:00Z"/>
                <w:color w:val="212121"/>
                <w:sz w:val="20"/>
                <w:szCs w:val="20"/>
                <w:rPrChange w:id="960" w:author="Rohit Agnihotri (Digital,ISC)(X-IGT Solutions)" w:date="2026-09-02T12:14:00Z">
                  <w:rPr>
                    <w:ins w:id="961" w:author="Rohit Agnihotri (Digital,ISC)(X-IGT Solutions)" w:date="2026-09-02T12:08:00Z"/>
                    <w:rFonts w:ascii="Aptos" w:hAnsi="Aptos"/>
                    <w:color w:val="212121"/>
                  </w:rPr>
                </w:rPrChange>
              </w:rPr>
              <w:pPrChange w:id="962" w:author="Rohit Agnihotri (Digital,ISC)(X-IGT Solutions)" w:date="2026-09-02T12:14:00Z">
                <w:pPr>
                  <w:pStyle w:val="NormalWeb"/>
                </w:pPr>
              </w:pPrChange>
            </w:pPr>
            <w:ins w:id="963" w:author="Rohit Agnihotri (Digital,ISC)(X-IGT Solutions)" w:date="2026-09-02T12:08:00Z">
              <w:r w:rsidRPr="00764B39">
                <w:rPr>
                  <w:color w:val="000000"/>
                  <w:sz w:val="20"/>
                  <w:szCs w:val="20"/>
                  <w:rPrChange w:id="964" w:author="Rohit Agnihotri (Digital,ISC)(X-IGT Solutions)" w:date="2026-09-02T12:14:00Z">
                    <w:rPr>
                      <w:rFonts w:ascii="Aptos" w:hAnsi="Aptos"/>
                      <w:color w:val="000000"/>
                    </w:rPr>
                  </w:rPrChange>
                </w:rPr>
                <w:t>Purpose:</w:t>
              </w:r>
            </w:ins>
          </w:p>
          <w:p w14:paraId="3A71F37F" w14:textId="77777777" w:rsidR="00764B39" w:rsidRDefault="00764B39" w:rsidP="00764B39">
            <w:pPr>
              <w:pStyle w:val="NormalWeb"/>
              <w:spacing w:before="0" w:beforeAutospacing="0" w:after="0" w:afterAutospacing="0"/>
              <w:rPr>
                <w:ins w:id="965" w:author="Rohit Agnihotri (Digital,ISC)(X-IGT Solutions)" w:date="2026-09-02T12:15:00Z"/>
                <w:color w:val="000000"/>
                <w:sz w:val="20"/>
                <w:szCs w:val="20"/>
              </w:rPr>
            </w:pPr>
          </w:p>
          <w:p w14:paraId="0708D034" w14:textId="20C82CF8" w:rsidR="007663D0" w:rsidRPr="00764B39" w:rsidRDefault="007663D0">
            <w:pPr>
              <w:pStyle w:val="NormalWeb"/>
              <w:spacing w:before="0" w:beforeAutospacing="0" w:after="0" w:afterAutospacing="0"/>
              <w:rPr>
                <w:ins w:id="966" w:author="Rohit Agnihotri (Digital,ISC)(X-IGT Solutions)" w:date="2026-09-02T12:08:00Z"/>
                <w:color w:val="212121"/>
                <w:sz w:val="20"/>
                <w:szCs w:val="20"/>
                <w:rPrChange w:id="967" w:author="Rohit Agnihotri (Digital,ISC)(X-IGT Solutions)" w:date="2026-09-02T12:14:00Z">
                  <w:rPr>
                    <w:ins w:id="968" w:author="Rohit Agnihotri (Digital,ISC)(X-IGT Solutions)" w:date="2026-09-02T12:08:00Z"/>
                    <w:rFonts w:ascii="Aptos" w:hAnsi="Aptos"/>
                    <w:color w:val="212121"/>
                  </w:rPr>
                </w:rPrChange>
              </w:rPr>
              <w:pPrChange w:id="969" w:author="Rohit Agnihotri (Digital,ISC)(X-IGT Solutions)" w:date="2026-09-02T12:14:00Z">
                <w:pPr>
                  <w:pStyle w:val="NormalWeb"/>
                </w:pPr>
              </w:pPrChange>
            </w:pPr>
            <w:ins w:id="970" w:author="Rohit Agnihotri (Digital,ISC)(X-IGT Solutions)" w:date="2026-09-02T12:08:00Z">
              <w:r w:rsidRPr="00764B39">
                <w:rPr>
                  <w:color w:val="000000"/>
                  <w:sz w:val="20"/>
                  <w:szCs w:val="20"/>
                  <w:rPrChange w:id="971" w:author="Rohit Agnihotri (Digital,ISC)(X-IGT Solutions)" w:date="2026-09-02T12:14:00Z">
                    <w:rPr>
                      <w:rFonts w:ascii="Aptos" w:hAnsi="Aptos"/>
                      <w:color w:val="000000"/>
                    </w:rPr>
                  </w:rPrChange>
                </w:rPr>
                <w:t>To provide contextually relevant digital experiences and automate customer journeys using attributes, segments and events provided by, approved by, or generated in accordance with IndiGo’s documented instructions.</w:t>
              </w:r>
            </w:ins>
          </w:p>
          <w:p w14:paraId="7FF248AC" w14:textId="77777777" w:rsidR="00764B39" w:rsidRDefault="00764B39" w:rsidP="00764B39">
            <w:pPr>
              <w:pStyle w:val="NormalWeb"/>
              <w:spacing w:before="0" w:beforeAutospacing="0" w:after="0" w:afterAutospacing="0"/>
              <w:rPr>
                <w:ins w:id="972" w:author="Rohit Agnihotri (Digital,ISC)(X-IGT Solutions)" w:date="2026-09-02T12:16:00Z"/>
                <w:color w:val="000000"/>
                <w:sz w:val="20"/>
                <w:szCs w:val="20"/>
              </w:rPr>
            </w:pPr>
          </w:p>
          <w:p w14:paraId="78281D93" w14:textId="40971AF7" w:rsidR="007663D0" w:rsidRPr="00764B39" w:rsidRDefault="007663D0">
            <w:pPr>
              <w:pStyle w:val="NormalWeb"/>
              <w:spacing w:before="0" w:beforeAutospacing="0" w:after="0" w:afterAutospacing="0"/>
              <w:rPr>
                <w:ins w:id="973" w:author="Rohit Agnihotri (Digital,ISC)(X-IGT Solutions)" w:date="2026-09-02T12:08:00Z"/>
                <w:color w:val="212121"/>
                <w:sz w:val="20"/>
                <w:szCs w:val="20"/>
                <w:rPrChange w:id="974" w:author="Rohit Agnihotri (Digital,ISC)(X-IGT Solutions)" w:date="2026-09-02T12:14:00Z">
                  <w:rPr>
                    <w:ins w:id="975" w:author="Rohit Agnihotri (Digital,ISC)(X-IGT Solutions)" w:date="2026-09-02T12:08:00Z"/>
                    <w:rFonts w:ascii="Aptos" w:hAnsi="Aptos"/>
                    <w:color w:val="212121"/>
                  </w:rPr>
                </w:rPrChange>
              </w:rPr>
              <w:pPrChange w:id="976" w:author="Rohit Agnihotri (Digital,ISC)(X-IGT Solutions)" w:date="2026-09-02T12:14:00Z">
                <w:pPr>
                  <w:pStyle w:val="NormalWeb"/>
                </w:pPr>
              </w:pPrChange>
            </w:pPr>
            <w:ins w:id="977" w:author="Rohit Agnihotri (Digital,ISC)(X-IGT Solutions)" w:date="2026-09-02T12:08:00Z">
              <w:r w:rsidRPr="00764B39">
                <w:rPr>
                  <w:color w:val="000000"/>
                  <w:sz w:val="20"/>
                  <w:szCs w:val="20"/>
                  <w:rPrChange w:id="978" w:author="Rohit Agnihotri (Digital,ISC)(X-IGT Solutions)" w:date="2026-09-02T12:14:00Z">
                    <w:rPr>
                      <w:rFonts w:ascii="Aptos" w:hAnsi="Aptos"/>
                      <w:color w:val="000000"/>
                    </w:rPr>
                  </w:rPrChange>
                </w:rPr>
                <w:t>Processing may include:</w:t>
              </w:r>
            </w:ins>
          </w:p>
          <w:p w14:paraId="237EEAD1" w14:textId="2E1F45AC" w:rsidR="00764B39" w:rsidRPr="00764B39" w:rsidRDefault="007663D0">
            <w:pPr>
              <w:pStyle w:val="NormalWeb"/>
              <w:spacing w:before="0" w:beforeAutospacing="0" w:after="0" w:afterAutospacing="0"/>
              <w:rPr>
                <w:ins w:id="979" w:author="Rohit Agnihotri (Digital,ISC)(X-IGT Solutions)" w:date="2026-09-02T12:12:00Z"/>
                <w:color w:val="000000"/>
                <w:sz w:val="20"/>
                <w:szCs w:val="20"/>
                <w:rPrChange w:id="980" w:author="Rohit Agnihotri (Digital,ISC)(X-IGT Solutions)" w:date="2026-09-02T12:14:00Z">
                  <w:rPr>
                    <w:ins w:id="981" w:author="Rohit Agnihotri (Digital,ISC)(X-IGT Solutions)" w:date="2026-09-02T12:12:00Z"/>
                    <w:rFonts w:ascii="Aptos" w:hAnsi="Aptos"/>
                    <w:color w:val="000000"/>
                  </w:rPr>
                </w:rPrChange>
              </w:rPr>
              <w:pPrChange w:id="982" w:author="Rohit Agnihotri (Digital,ISC)(X-IGT Solutions)" w:date="2026-09-02T12:14:00Z">
                <w:pPr>
                  <w:pStyle w:val="NormalWeb"/>
                </w:pPr>
              </w:pPrChange>
            </w:pPr>
            <w:ins w:id="983" w:author="Rohit Agnihotri (Digital,ISC)(X-IGT Solutions)" w:date="2026-09-02T12:08:00Z">
              <w:r w:rsidRPr="00764B39">
                <w:rPr>
                  <w:color w:val="000000"/>
                  <w:sz w:val="20"/>
                  <w:szCs w:val="20"/>
                  <w:rPrChange w:id="984" w:author="Rohit Agnihotri (Digital,ISC)(X-IGT Solutions)" w:date="2026-09-02T12:14:00Z">
                    <w:rPr>
                      <w:rFonts w:ascii="Aptos" w:hAnsi="Aptos"/>
                      <w:color w:val="000000"/>
                    </w:rPr>
                  </w:rPrChange>
                </w:rPr>
                <w:t xml:space="preserve">• </w:t>
              </w:r>
            </w:ins>
            <w:ins w:id="985" w:author="Rohit Agnihotri (Digital,ISC)(X-IGT Solutions)" w:date="2026-09-02T12:53:00Z">
              <w:r w:rsidR="00306D03">
                <w:rPr>
                  <w:color w:val="000000"/>
                  <w:sz w:val="20"/>
                  <w:szCs w:val="20"/>
                </w:rPr>
                <w:t>I</w:t>
              </w:r>
            </w:ins>
            <w:ins w:id="986" w:author="Rohit Agnihotri (Digital,ISC)(X-IGT Solutions)" w:date="2026-09-02T12:08:00Z">
              <w:r w:rsidRPr="00764B39">
                <w:rPr>
                  <w:color w:val="000000"/>
                  <w:sz w:val="20"/>
                  <w:szCs w:val="20"/>
                  <w:rPrChange w:id="987" w:author="Rohit Agnihotri (Digital,ISC)(X-IGT Solutions)" w:date="2026-09-02T12:14:00Z">
                    <w:rPr>
                      <w:rFonts w:ascii="Aptos" w:hAnsi="Aptos"/>
                      <w:color w:val="000000"/>
                    </w:rPr>
                  </w:rPrChange>
                </w:rPr>
                <w:t>ngestion of permitted CDP attributes, events and predictions</w:t>
              </w:r>
            </w:ins>
          </w:p>
          <w:p w14:paraId="2B1A4243" w14:textId="228585FC" w:rsidR="00764B39" w:rsidRPr="00764B39" w:rsidRDefault="007663D0">
            <w:pPr>
              <w:pStyle w:val="NormalWeb"/>
              <w:spacing w:before="0" w:beforeAutospacing="0" w:after="0" w:afterAutospacing="0"/>
              <w:rPr>
                <w:ins w:id="988" w:author="Rohit Agnihotri (Digital,ISC)(X-IGT Solutions)" w:date="2026-09-02T12:12:00Z"/>
                <w:color w:val="000000"/>
                <w:sz w:val="20"/>
                <w:szCs w:val="20"/>
                <w:rPrChange w:id="989" w:author="Rohit Agnihotri (Digital,ISC)(X-IGT Solutions)" w:date="2026-09-02T12:14:00Z">
                  <w:rPr>
                    <w:ins w:id="990" w:author="Rohit Agnihotri (Digital,ISC)(X-IGT Solutions)" w:date="2026-09-02T12:12:00Z"/>
                    <w:rFonts w:ascii="Aptos" w:hAnsi="Aptos"/>
                    <w:color w:val="000000"/>
                  </w:rPr>
                </w:rPrChange>
              </w:rPr>
              <w:pPrChange w:id="991" w:author="Rohit Agnihotri (Digital,ISC)(X-IGT Solutions)" w:date="2026-09-02T12:14:00Z">
                <w:pPr>
                  <w:pStyle w:val="NormalWeb"/>
                </w:pPr>
              </w:pPrChange>
            </w:pPr>
            <w:ins w:id="992" w:author="Rohit Agnihotri (Digital,ISC)(X-IGT Solutions)" w:date="2026-09-02T12:08:00Z">
              <w:r w:rsidRPr="00764B39">
                <w:rPr>
                  <w:color w:val="000000"/>
                  <w:sz w:val="20"/>
                  <w:szCs w:val="20"/>
                  <w:rPrChange w:id="993" w:author="Rohit Agnihotri (Digital,ISC)(X-IGT Solutions)" w:date="2026-09-02T12:14:00Z">
                    <w:rPr>
                      <w:rFonts w:ascii="Aptos" w:hAnsi="Aptos"/>
                      <w:color w:val="000000"/>
                    </w:rPr>
                  </w:rPrChange>
                </w:rPr>
                <w:t xml:space="preserve">• </w:t>
              </w:r>
            </w:ins>
            <w:ins w:id="994" w:author="Rohit Agnihotri (Digital,ISC)(X-IGT Solutions)" w:date="2026-09-02T12:53:00Z">
              <w:r w:rsidR="00306D03">
                <w:rPr>
                  <w:color w:val="000000"/>
                  <w:sz w:val="20"/>
                  <w:szCs w:val="20"/>
                </w:rPr>
                <w:t>A</w:t>
              </w:r>
            </w:ins>
            <w:ins w:id="995" w:author="Rohit Agnihotri (Digital,ISC)(X-IGT Solutions)" w:date="2026-09-02T12:08:00Z">
              <w:r w:rsidRPr="00764B39">
                <w:rPr>
                  <w:color w:val="000000"/>
                  <w:sz w:val="20"/>
                  <w:szCs w:val="20"/>
                  <w:rPrChange w:id="996" w:author="Rohit Agnihotri (Digital,ISC)(X-IGT Solutions)" w:date="2026-09-02T12:14:00Z">
                    <w:rPr>
                      <w:rFonts w:ascii="Aptos" w:hAnsi="Aptos"/>
                      <w:color w:val="000000"/>
                    </w:rPr>
                  </w:rPrChange>
                </w:rPr>
                <w:t>udience segmentation</w:t>
              </w:r>
            </w:ins>
          </w:p>
          <w:p w14:paraId="51F75040" w14:textId="66943780" w:rsidR="00764B39" w:rsidRPr="00764B39" w:rsidRDefault="007663D0">
            <w:pPr>
              <w:pStyle w:val="NormalWeb"/>
              <w:spacing w:before="0" w:beforeAutospacing="0" w:after="0" w:afterAutospacing="0"/>
              <w:rPr>
                <w:ins w:id="997" w:author="Rohit Agnihotri (Digital,ISC)(X-IGT Solutions)" w:date="2026-09-02T12:12:00Z"/>
                <w:color w:val="000000"/>
                <w:sz w:val="20"/>
                <w:szCs w:val="20"/>
                <w:rPrChange w:id="998" w:author="Rohit Agnihotri (Digital,ISC)(X-IGT Solutions)" w:date="2026-09-02T12:14:00Z">
                  <w:rPr>
                    <w:ins w:id="999" w:author="Rohit Agnihotri (Digital,ISC)(X-IGT Solutions)" w:date="2026-09-02T12:12:00Z"/>
                    <w:rFonts w:ascii="Aptos" w:hAnsi="Aptos"/>
                    <w:color w:val="000000"/>
                  </w:rPr>
                </w:rPrChange>
              </w:rPr>
              <w:pPrChange w:id="1000" w:author="Rohit Agnihotri (Digital,ISC)(X-IGT Solutions)" w:date="2026-09-02T12:14:00Z">
                <w:pPr>
                  <w:pStyle w:val="NormalWeb"/>
                </w:pPr>
              </w:pPrChange>
            </w:pPr>
            <w:ins w:id="1001" w:author="Rohit Agnihotri (Digital,ISC)(X-IGT Solutions)" w:date="2026-09-02T12:08:00Z">
              <w:r w:rsidRPr="00764B39">
                <w:rPr>
                  <w:color w:val="000000"/>
                  <w:sz w:val="20"/>
                  <w:szCs w:val="20"/>
                  <w:rPrChange w:id="1002" w:author="Rohit Agnihotri (Digital,ISC)(X-IGT Solutions)" w:date="2026-09-02T12:14:00Z">
                    <w:rPr>
                      <w:rFonts w:ascii="Aptos" w:hAnsi="Aptos"/>
                      <w:color w:val="000000"/>
                    </w:rPr>
                  </w:rPrChange>
                </w:rPr>
                <w:t xml:space="preserve">• </w:t>
              </w:r>
            </w:ins>
            <w:ins w:id="1003" w:author="Rohit Agnihotri (Digital,ISC)(X-IGT Solutions)" w:date="2026-09-02T12:53:00Z">
              <w:r w:rsidR="00306D03">
                <w:rPr>
                  <w:color w:val="000000"/>
                  <w:sz w:val="20"/>
                  <w:szCs w:val="20"/>
                </w:rPr>
                <w:t>R</w:t>
              </w:r>
            </w:ins>
            <w:ins w:id="1004" w:author="Rohit Agnihotri (Digital,ISC)(X-IGT Solutions)" w:date="2026-09-02T12:08:00Z">
              <w:r w:rsidRPr="00764B39">
                <w:rPr>
                  <w:color w:val="000000"/>
                  <w:sz w:val="20"/>
                  <w:szCs w:val="20"/>
                  <w:rPrChange w:id="1005" w:author="Rohit Agnihotri (Digital,ISC)(X-IGT Solutions)" w:date="2026-09-02T12:14:00Z">
                    <w:rPr>
                      <w:rFonts w:ascii="Aptos" w:hAnsi="Aptos"/>
                      <w:color w:val="000000"/>
                    </w:rPr>
                  </w:rPrChange>
                </w:rPr>
                <w:t>ule-based targeting</w:t>
              </w:r>
            </w:ins>
          </w:p>
          <w:p w14:paraId="69EBCE19" w14:textId="39A452B9" w:rsidR="00764B39" w:rsidRPr="00764B39" w:rsidRDefault="007663D0">
            <w:pPr>
              <w:pStyle w:val="NormalWeb"/>
              <w:spacing w:before="0" w:beforeAutospacing="0" w:after="0" w:afterAutospacing="0"/>
              <w:rPr>
                <w:ins w:id="1006" w:author="Rohit Agnihotri (Digital,ISC)(X-IGT Solutions)" w:date="2026-09-02T12:12:00Z"/>
                <w:color w:val="000000"/>
                <w:sz w:val="20"/>
                <w:szCs w:val="20"/>
                <w:rPrChange w:id="1007" w:author="Rohit Agnihotri (Digital,ISC)(X-IGT Solutions)" w:date="2026-09-02T12:14:00Z">
                  <w:rPr>
                    <w:ins w:id="1008" w:author="Rohit Agnihotri (Digital,ISC)(X-IGT Solutions)" w:date="2026-09-02T12:12:00Z"/>
                    <w:rFonts w:ascii="Aptos" w:hAnsi="Aptos"/>
                    <w:color w:val="000000"/>
                  </w:rPr>
                </w:rPrChange>
              </w:rPr>
              <w:pPrChange w:id="1009" w:author="Rohit Agnihotri (Digital,ISC)(X-IGT Solutions)" w:date="2026-09-02T12:14:00Z">
                <w:pPr>
                  <w:pStyle w:val="NormalWeb"/>
                </w:pPr>
              </w:pPrChange>
            </w:pPr>
            <w:ins w:id="1010" w:author="Rohit Agnihotri (Digital,ISC)(X-IGT Solutions)" w:date="2026-09-02T12:08:00Z">
              <w:r w:rsidRPr="00764B39">
                <w:rPr>
                  <w:color w:val="000000"/>
                  <w:sz w:val="20"/>
                  <w:szCs w:val="20"/>
                  <w:rPrChange w:id="1011" w:author="Rohit Agnihotri (Digital,ISC)(X-IGT Solutions)" w:date="2026-09-02T12:14:00Z">
                    <w:rPr>
                      <w:rFonts w:ascii="Aptos" w:hAnsi="Aptos"/>
                      <w:color w:val="000000"/>
                    </w:rPr>
                  </w:rPrChange>
                </w:rPr>
                <w:t xml:space="preserve">• </w:t>
              </w:r>
            </w:ins>
            <w:ins w:id="1012" w:author="Rohit Agnihotri (Digital,ISC)(X-IGT Solutions)" w:date="2026-09-02T12:53:00Z">
              <w:r w:rsidR="00306D03">
                <w:rPr>
                  <w:color w:val="000000"/>
                  <w:sz w:val="20"/>
                  <w:szCs w:val="20"/>
                </w:rPr>
                <w:t>C</w:t>
              </w:r>
            </w:ins>
            <w:ins w:id="1013" w:author="Rohit Agnihotri (Digital,ISC)(X-IGT Solutions)" w:date="2026-09-02T12:08:00Z">
              <w:r w:rsidRPr="00764B39">
                <w:rPr>
                  <w:color w:val="000000"/>
                  <w:sz w:val="20"/>
                  <w:szCs w:val="20"/>
                  <w:rPrChange w:id="1014" w:author="Rohit Agnihotri (Digital,ISC)(X-IGT Solutions)" w:date="2026-09-02T12:14:00Z">
                    <w:rPr>
                      <w:rFonts w:ascii="Aptos" w:hAnsi="Aptos"/>
                      <w:color w:val="000000"/>
                    </w:rPr>
                  </w:rPrChange>
                </w:rPr>
                <w:t>ontextual rendering of banners, modules, widgets and other digital experiences</w:t>
              </w:r>
            </w:ins>
          </w:p>
          <w:p w14:paraId="738103D9" w14:textId="3DE4B5C6" w:rsidR="00764B39" w:rsidRPr="00764B39" w:rsidRDefault="007663D0">
            <w:pPr>
              <w:pStyle w:val="NormalWeb"/>
              <w:spacing w:before="0" w:beforeAutospacing="0" w:after="0" w:afterAutospacing="0"/>
              <w:rPr>
                <w:ins w:id="1015" w:author="Rohit Agnihotri (Digital,ISC)(X-IGT Solutions)" w:date="2026-09-02T12:13:00Z"/>
                <w:color w:val="000000"/>
                <w:sz w:val="20"/>
                <w:szCs w:val="20"/>
                <w:rPrChange w:id="1016" w:author="Rohit Agnihotri (Digital,ISC)(X-IGT Solutions)" w:date="2026-09-02T12:14:00Z">
                  <w:rPr>
                    <w:ins w:id="1017" w:author="Rohit Agnihotri (Digital,ISC)(X-IGT Solutions)" w:date="2026-09-02T12:13:00Z"/>
                    <w:rFonts w:ascii="Aptos" w:hAnsi="Aptos"/>
                    <w:color w:val="000000"/>
                  </w:rPr>
                </w:rPrChange>
              </w:rPr>
              <w:pPrChange w:id="1018" w:author="Rohit Agnihotri (Digital,ISC)(X-IGT Solutions)" w:date="2026-09-02T12:14:00Z">
                <w:pPr>
                  <w:pStyle w:val="NormalWeb"/>
                </w:pPr>
              </w:pPrChange>
            </w:pPr>
            <w:ins w:id="1019" w:author="Rohit Agnihotri (Digital,ISC)(X-IGT Solutions)" w:date="2026-09-02T12:08:00Z">
              <w:r w:rsidRPr="00764B39">
                <w:rPr>
                  <w:color w:val="000000"/>
                  <w:sz w:val="20"/>
                  <w:szCs w:val="20"/>
                  <w:rPrChange w:id="1020" w:author="Rohit Agnihotri (Digital,ISC)(X-IGT Solutions)" w:date="2026-09-02T12:14:00Z">
                    <w:rPr>
                      <w:rFonts w:ascii="Aptos" w:hAnsi="Aptos"/>
                      <w:color w:val="000000"/>
                    </w:rPr>
                  </w:rPrChange>
                </w:rPr>
                <w:t xml:space="preserve">• </w:t>
              </w:r>
            </w:ins>
            <w:ins w:id="1021" w:author="Rohit Agnihotri (Digital,ISC)(X-IGT Solutions)" w:date="2026-09-02T12:53:00Z">
              <w:r w:rsidR="00306D03">
                <w:rPr>
                  <w:color w:val="000000"/>
                  <w:sz w:val="20"/>
                  <w:szCs w:val="20"/>
                </w:rPr>
                <w:t>P</w:t>
              </w:r>
            </w:ins>
            <w:ins w:id="1022" w:author="Rohit Agnihotri (Digital,ISC)(X-IGT Solutions)" w:date="2026-09-02T12:08:00Z">
              <w:r w:rsidRPr="00764B39">
                <w:rPr>
                  <w:color w:val="000000"/>
                  <w:sz w:val="20"/>
                  <w:szCs w:val="20"/>
                  <w:rPrChange w:id="1023" w:author="Rohit Agnihotri (Digital,ISC)(X-IGT Solutions)" w:date="2026-09-02T12:14:00Z">
                    <w:rPr>
                      <w:rFonts w:ascii="Aptos" w:hAnsi="Aptos"/>
                      <w:color w:val="000000"/>
                    </w:rPr>
                  </w:rPrChange>
                </w:rPr>
                <w:t xml:space="preserve">ersonalization based on approved customer, </w:t>
              </w:r>
              <w:proofErr w:type="spellStart"/>
              <w:r w:rsidRPr="00764B39">
                <w:rPr>
                  <w:color w:val="000000"/>
                  <w:sz w:val="20"/>
                  <w:szCs w:val="20"/>
                  <w:rPrChange w:id="1024" w:author="Rohit Agnihotri (Digital,ISC)(X-IGT Solutions)" w:date="2026-09-02T12:14:00Z">
                    <w:rPr>
                      <w:rFonts w:ascii="Aptos" w:hAnsi="Aptos"/>
                      <w:color w:val="000000"/>
                    </w:rPr>
                  </w:rPrChange>
                </w:rPr>
                <w:t>behavioural</w:t>
              </w:r>
              <w:proofErr w:type="spellEnd"/>
              <w:r w:rsidRPr="00764B39">
                <w:rPr>
                  <w:color w:val="000000"/>
                  <w:sz w:val="20"/>
                  <w:szCs w:val="20"/>
                  <w:rPrChange w:id="1025" w:author="Rohit Agnihotri (Digital,ISC)(X-IGT Solutions)" w:date="2026-09-02T12:14:00Z">
                    <w:rPr>
                      <w:rFonts w:ascii="Aptos" w:hAnsi="Aptos"/>
                      <w:color w:val="000000"/>
                    </w:rPr>
                  </w:rPrChange>
                </w:rPr>
                <w:t xml:space="preserve"> or trip context</w:t>
              </w:r>
            </w:ins>
          </w:p>
          <w:p w14:paraId="357DDD48" w14:textId="47E6B5B8" w:rsidR="00764B39" w:rsidRPr="00764B39" w:rsidRDefault="007663D0">
            <w:pPr>
              <w:pStyle w:val="NormalWeb"/>
              <w:spacing w:before="0" w:beforeAutospacing="0" w:after="0" w:afterAutospacing="0"/>
              <w:rPr>
                <w:ins w:id="1026" w:author="Rohit Agnihotri (Digital,ISC)(X-IGT Solutions)" w:date="2026-09-02T12:13:00Z"/>
                <w:color w:val="000000"/>
                <w:sz w:val="20"/>
                <w:szCs w:val="20"/>
                <w:rPrChange w:id="1027" w:author="Rohit Agnihotri (Digital,ISC)(X-IGT Solutions)" w:date="2026-09-02T12:14:00Z">
                  <w:rPr>
                    <w:ins w:id="1028" w:author="Rohit Agnihotri (Digital,ISC)(X-IGT Solutions)" w:date="2026-09-02T12:13:00Z"/>
                    <w:rFonts w:ascii="Aptos" w:hAnsi="Aptos"/>
                    <w:color w:val="000000"/>
                  </w:rPr>
                </w:rPrChange>
              </w:rPr>
              <w:pPrChange w:id="1029" w:author="Rohit Agnihotri (Digital,ISC)(X-IGT Solutions)" w:date="2026-09-02T12:14:00Z">
                <w:pPr>
                  <w:pStyle w:val="NormalWeb"/>
                </w:pPr>
              </w:pPrChange>
            </w:pPr>
            <w:ins w:id="1030" w:author="Rohit Agnihotri (Digital,ISC)(X-IGT Solutions)" w:date="2026-09-02T12:08:00Z">
              <w:r w:rsidRPr="00764B39">
                <w:rPr>
                  <w:color w:val="000000"/>
                  <w:sz w:val="20"/>
                  <w:szCs w:val="20"/>
                  <w:rPrChange w:id="1031" w:author="Rohit Agnihotri (Digital,ISC)(X-IGT Solutions)" w:date="2026-09-02T12:14:00Z">
                    <w:rPr>
                      <w:rFonts w:ascii="Aptos" w:hAnsi="Aptos"/>
                      <w:color w:val="000000"/>
                    </w:rPr>
                  </w:rPrChange>
                </w:rPr>
                <w:t xml:space="preserve">• </w:t>
              </w:r>
            </w:ins>
            <w:ins w:id="1032" w:author="Rohit Agnihotri (Digital,ISC)(X-IGT Solutions)" w:date="2026-09-02T12:53:00Z">
              <w:r w:rsidR="00306D03">
                <w:rPr>
                  <w:color w:val="000000"/>
                  <w:sz w:val="20"/>
                  <w:szCs w:val="20"/>
                </w:rPr>
                <w:t>T</w:t>
              </w:r>
            </w:ins>
            <w:ins w:id="1033" w:author="Rohit Agnihotri (Digital,ISC)(X-IGT Solutions)" w:date="2026-09-02T12:08:00Z">
              <w:r w:rsidRPr="00764B39">
                <w:rPr>
                  <w:color w:val="000000"/>
                  <w:sz w:val="20"/>
                  <w:szCs w:val="20"/>
                  <w:rPrChange w:id="1034" w:author="Rohit Agnihotri (Digital,ISC)(X-IGT Solutions)" w:date="2026-09-02T12:14:00Z">
                    <w:rPr>
                      <w:rFonts w:ascii="Aptos" w:hAnsi="Aptos"/>
                      <w:color w:val="000000"/>
                    </w:rPr>
                  </w:rPrChange>
                </w:rPr>
                <w:t xml:space="preserve">riggering journeys based on approved booking, travel or </w:t>
              </w:r>
              <w:proofErr w:type="spellStart"/>
              <w:r w:rsidRPr="00764B39">
                <w:rPr>
                  <w:color w:val="000000"/>
                  <w:sz w:val="20"/>
                  <w:szCs w:val="20"/>
                  <w:rPrChange w:id="1035" w:author="Rohit Agnihotri (Digital,ISC)(X-IGT Solutions)" w:date="2026-09-02T12:14:00Z">
                    <w:rPr>
                      <w:rFonts w:ascii="Aptos" w:hAnsi="Aptos"/>
                      <w:color w:val="000000"/>
                    </w:rPr>
                  </w:rPrChange>
                </w:rPr>
                <w:t>behavioural</w:t>
              </w:r>
              <w:proofErr w:type="spellEnd"/>
              <w:r w:rsidRPr="00764B39">
                <w:rPr>
                  <w:color w:val="000000"/>
                  <w:sz w:val="20"/>
                  <w:szCs w:val="20"/>
                  <w:rPrChange w:id="1036" w:author="Rohit Agnihotri (Digital,ISC)(X-IGT Solutions)" w:date="2026-09-02T12:14:00Z">
                    <w:rPr>
                      <w:rFonts w:ascii="Aptos" w:hAnsi="Aptos"/>
                      <w:color w:val="000000"/>
                    </w:rPr>
                  </w:rPrChange>
                </w:rPr>
                <w:t xml:space="preserve"> events</w:t>
              </w:r>
            </w:ins>
          </w:p>
          <w:p w14:paraId="11B34045" w14:textId="4C331DC8" w:rsidR="00764B39" w:rsidRPr="00764B39" w:rsidRDefault="007663D0">
            <w:pPr>
              <w:pStyle w:val="NormalWeb"/>
              <w:spacing w:before="0" w:beforeAutospacing="0" w:after="0" w:afterAutospacing="0"/>
              <w:rPr>
                <w:ins w:id="1037" w:author="Rohit Agnihotri (Digital,ISC)(X-IGT Solutions)" w:date="2026-09-02T12:13:00Z"/>
                <w:color w:val="000000"/>
                <w:sz w:val="20"/>
                <w:szCs w:val="20"/>
                <w:rPrChange w:id="1038" w:author="Rohit Agnihotri (Digital,ISC)(X-IGT Solutions)" w:date="2026-09-02T12:14:00Z">
                  <w:rPr>
                    <w:ins w:id="1039" w:author="Rohit Agnihotri (Digital,ISC)(X-IGT Solutions)" w:date="2026-09-02T12:13:00Z"/>
                    <w:rFonts w:ascii="Aptos" w:hAnsi="Aptos"/>
                    <w:color w:val="000000"/>
                  </w:rPr>
                </w:rPrChange>
              </w:rPr>
              <w:pPrChange w:id="1040" w:author="Rohit Agnihotri (Digital,ISC)(X-IGT Solutions)" w:date="2026-09-02T12:14:00Z">
                <w:pPr>
                  <w:pStyle w:val="NormalWeb"/>
                </w:pPr>
              </w:pPrChange>
            </w:pPr>
            <w:ins w:id="1041" w:author="Rohit Agnihotri (Digital,ISC)(X-IGT Solutions)" w:date="2026-09-02T12:08:00Z">
              <w:r w:rsidRPr="00764B39">
                <w:rPr>
                  <w:color w:val="000000"/>
                  <w:sz w:val="20"/>
                  <w:szCs w:val="20"/>
                  <w:rPrChange w:id="1042" w:author="Rohit Agnihotri (Digital,ISC)(X-IGT Solutions)" w:date="2026-09-02T12:14:00Z">
                    <w:rPr>
                      <w:rFonts w:ascii="Aptos" w:hAnsi="Aptos"/>
                      <w:color w:val="000000"/>
                    </w:rPr>
                  </w:rPrChange>
                </w:rPr>
                <w:t xml:space="preserve">• </w:t>
              </w:r>
            </w:ins>
            <w:ins w:id="1043" w:author="Rohit Agnihotri (Digital,ISC)(X-IGT Solutions)" w:date="2026-09-02T12:53:00Z">
              <w:r w:rsidR="00306D03">
                <w:rPr>
                  <w:color w:val="000000"/>
                  <w:sz w:val="20"/>
                  <w:szCs w:val="20"/>
                </w:rPr>
                <w:t>F</w:t>
              </w:r>
            </w:ins>
            <w:ins w:id="1044" w:author="Rohit Agnihotri (Digital,ISC)(X-IGT Solutions)" w:date="2026-09-02T12:08:00Z">
              <w:r w:rsidRPr="00764B39">
                <w:rPr>
                  <w:color w:val="000000"/>
                  <w:sz w:val="20"/>
                  <w:szCs w:val="20"/>
                  <w:rPrChange w:id="1045" w:author="Rohit Agnihotri (Digital,ISC)(X-IGT Solutions)" w:date="2026-09-02T12:14:00Z">
                    <w:rPr>
                      <w:rFonts w:ascii="Aptos" w:hAnsi="Aptos"/>
                      <w:color w:val="000000"/>
                    </w:rPr>
                  </w:rPrChange>
                </w:rPr>
                <w:t xml:space="preserve">requency capping and </w:t>
              </w:r>
              <w:proofErr w:type="spellStart"/>
              <w:r w:rsidRPr="00764B39">
                <w:rPr>
                  <w:color w:val="000000"/>
                  <w:sz w:val="20"/>
                  <w:szCs w:val="20"/>
                  <w:rPrChange w:id="1046" w:author="Rohit Agnihotri (Digital,ISC)(X-IGT Solutions)" w:date="2026-09-02T12:14:00Z">
                    <w:rPr>
                      <w:rFonts w:ascii="Aptos" w:hAnsi="Aptos"/>
                      <w:color w:val="000000"/>
                    </w:rPr>
                  </w:rPrChange>
                </w:rPr>
                <w:t>prioritisation</w:t>
              </w:r>
              <w:proofErr w:type="spellEnd"/>
              <w:r w:rsidRPr="00764B39">
                <w:rPr>
                  <w:color w:val="000000"/>
                  <w:sz w:val="20"/>
                  <w:szCs w:val="20"/>
                  <w:rPrChange w:id="1047" w:author="Rohit Agnihotri (Digital,ISC)(X-IGT Solutions)" w:date="2026-09-02T12:14:00Z">
                    <w:rPr>
                      <w:rFonts w:ascii="Aptos" w:hAnsi="Aptos"/>
                      <w:color w:val="000000"/>
                    </w:rPr>
                  </w:rPrChange>
                </w:rPr>
                <w:t xml:space="preserve"> of messages</w:t>
              </w:r>
            </w:ins>
          </w:p>
          <w:p w14:paraId="36038391" w14:textId="06318229" w:rsidR="007663D0" w:rsidRDefault="007663D0" w:rsidP="00764B39">
            <w:pPr>
              <w:pStyle w:val="NormalWeb"/>
              <w:spacing w:before="0" w:beforeAutospacing="0" w:after="0" w:afterAutospacing="0"/>
              <w:rPr>
                <w:ins w:id="1048" w:author="Rohit Agnihotri (Digital,ISC)(X-IGT Solutions)" w:date="2026-09-02T12:16:00Z"/>
                <w:color w:val="000000"/>
                <w:sz w:val="20"/>
                <w:szCs w:val="20"/>
              </w:rPr>
            </w:pPr>
            <w:ins w:id="1049" w:author="Rohit Agnihotri (Digital,ISC)(X-IGT Solutions)" w:date="2026-09-02T12:08:00Z">
              <w:r w:rsidRPr="00764B39">
                <w:rPr>
                  <w:color w:val="000000"/>
                  <w:sz w:val="20"/>
                  <w:szCs w:val="20"/>
                  <w:rPrChange w:id="1050" w:author="Rohit Agnihotri (Digital,ISC)(X-IGT Solutions)" w:date="2026-09-02T12:14:00Z">
                    <w:rPr>
                      <w:rFonts w:ascii="Aptos" w:hAnsi="Aptos"/>
                      <w:color w:val="000000"/>
                    </w:rPr>
                  </w:rPrChange>
                </w:rPr>
                <w:t xml:space="preserve">• </w:t>
              </w:r>
            </w:ins>
            <w:ins w:id="1051" w:author="Rohit Agnihotri (Digital,ISC)(X-IGT Solutions)" w:date="2026-09-02T12:53:00Z">
              <w:r w:rsidR="00306D03">
                <w:rPr>
                  <w:color w:val="000000"/>
                  <w:sz w:val="20"/>
                  <w:szCs w:val="20"/>
                </w:rPr>
                <w:t>C</w:t>
              </w:r>
            </w:ins>
            <w:ins w:id="1052" w:author="Rohit Agnihotri (Digital,ISC)(X-IGT Solutions)" w:date="2026-09-02T12:08:00Z">
              <w:r w:rsidRPr="00764B39">
                <w:rPr>
                  <w:color w:val="000000"/>
                  <w:sz w:val="20"/>
                  <w:szCs w:val="20"/>
                  <w:rPrChange w:id="1053" w:author="Rohit Agnihotri (Digital,ISC)(X-IGT Solutions)" w:date="2026-09-02T12:14:00Z">
                    <w:rPr>
                      <w:rFonts w:ascii="Aptos" w:hAnsi="Aptos"/>
                      <w:color w:val="000000"/>
                    </w:rPr>
                  </w:rPrChange>
                </w:rPr>
                <w:t xml:space="preserve">ontextual interventions based on digital-channel </w:t>
              </w:r>
              <w:proofErr w:type="spellStart"/>
              <w:r w:rsidRPr="00764B39">
                <w:rPr>
                  <w:color w:val="000000"/>
                  <w:sz w:val="20"/>
                  <w:szCs w:val="20"/>
                  <w:rPrChange w:id="1054" w:author="Rohit Agnihotri (Digital,ISC)(X-IGT Solutions)" w:date="2026-09-02T12:14:00Z">
                    <w:rPr>
                      <w:rFonts w:ascii="Aptos" w:hAnsi="Aptos"/>
                      <w:color w:val="000000"/>
                    </w:rPr>
                  </w:rPrChange>
                </w:rPr>
                <w:t>behaviour</w:t>
              </w:r>
              <w:proofErr w:type="spellEnd"/>
              <w:r w:rsidRPr="00764B39">
                <w:rPr>
                  <w:color w:val="000000"/>
                  <w:sz w:val="20"/>
                  <w:szCs w:val="20"/>
                  <w:rPrChange w:id="1055" w:author="Rohit Agnihotri (Digital,ISC)(X-IGT Solutions)" w:date="2026-09-02T12:14:00Z">
                    <w:rPr>
                      <w:rFonts w:ascii="Aptos" w:hAnsi="Aptos"/>
                      <w:color w:val="000000"/>
                    </w:rPr>
                  </w:rPrChange>
                </w:rPr>
                <w:t>.</w:t>
              </w:r>
            </w:ins>
          </w:p>
          <w:p w14:paraId="4673C2B7" w14:textId="77777777" w:rsidR="00764B39" w:rsidRPr="00764B39" w:rsidRDefault="00764B39">
            <w:pPr>
              <w:pStyle w:val="NormalWeb"/>
              <w:spacing w:before="0" w:beforeAutospacing="0" w:after="0" w:afterAutospacing="0"/>
              <w:rPr>
                <w:ins w:id="1056" w:author="Rohit Agnihotri (Digital,ISC)(X-IGT Solutions)" w:date="2026-09-02T12:08:00Z"/>
                <w:color w:val="212121"/>
                <w:sz w:val="20"/>
                <w:szCs w:val="20"/>
                <w:rPrChange w:id="1057" w:author="Rohit Agnihotri (Digital,ISC)(X-IGT Solutions)" w:date="2026-09-02T12:14:00Z">
                  <w:rPr>
                    <w:ins w:id="1058" w:author="Rohit Agnihotri (Digital,ISC)(X-IGT Solutions)" w:date="2026-09-02T12:08:00Z"/>
                    <w:rFonts w:ascii="Aptos" w:hAnsi="Aptos"/>
                    <w:color w:val="212121"/>
                  </w:rPr>
                </w:rPrChange>
              </w:rPr>
              <w:pPrChange w:id="1059" w:author="Rohit Agnihotri (Digital,ISC)(X-IGT Solutions)" w:date="2026-09-02T12:14:00Z">
                <w:pPr>
                  <w:pStyle w:val="NormalWeb"/>
                </w:pPr>
              </w:pPrChange>
            </w:pPr>
          </w:p>
          <w:p w14:paraId="3FDB328F" w14:textId="77777777" w:rsidR="007663D0" w:rsidRPr="00764B39" w:rsidRDefault="007663D0">
            <w:pPr>
              <w:pStyle w:val="NormalWeb"/>
              <w:spacing w:before="0" w:beforeAutospacing="0" w:after="0" w:afterAutospacing="0"/>
              <w:rPr>
                <w:ins w:id="1060" w:author="Rohit Agnihotri (Digital,ISC)(X-IGT Solutions)" w:date="2026-09-02T12:08:00Z"/>
                <w:color w:val="212121"/>
                <w:sz w:val="20"/>
                <w:szCs w:val="20"/>
                <w:rPrChange w:id="1061" w:author="Rohit Agnihotri (Digital,ISC)(X-IGT Solutions)" w:date="2026-09-02T12:14:00Z">
                  <w:rPr>
                    <w:ins w:id="1062" w:author="Rohit Agnihotri (Digital,ISC)(X-IGT Solutions)" w:date="2026-09-02T12:08:00Z"/>
                    <w:rFonts w:ascii="Aptos" w:hAnsi="Aptos"/>
                    <w:color w:val="212121"/>
                  </w:rPr>
                </w:rPrChange>
              </w:rPr>
              <w:pPrChange w:id="1063" w:author="Rohit Agnihotri (Digital,ISC)(X-IGT Solutions)" w:date="2026-09-02T12:14:00Z">
                <w:pPr>
                  <w:pStyle w:val="NormalWeb"/>
                </w:pPr>
              </w:pPrChange>
            </w:pPr>
            <w:ins w:id="1064" w:author="Rohit Agnihotri (Digital,ISC)(X-IGT Solutions)" w:date="2026-09-02T12:08:00Z">
              <w:r w:rsidRPr="00764B39">
                <w:rPr>
                  <w:color w:val="000000"/>
                  <w:sz w:val="20"/>
                  <w:szCs w:val="20"/>
                  <w:rPrChange w:id="1065" w:author="Rohit Agnihotri (Digital,ISC)(X-IGT Solutions)" w:date="2026-09-02T12:14:00Z">
                    <w:rPr>
                      <w:rFonts w:ascii="Aptos" w:hAnsi="Aptos"/>
                      <w:color w:val="000000"/>
                    </w:rPr>
                  </w:rPrChange>
                </w:rPr>
                <w:t xml:space="preserve">D. </w:t>
              </w:r>
              <w:r w:rsidRPr="00764B39">
                <w:rPr>
                  <w:b/>
                  <w:color w:val="000000"/>
                  <w:sz w:val="20"/>
                  <w:szCs w:val="20"/>
                  <w:rPrChange w:id="1066" w:author="Rohit Agnihotri (Digital,ISC)(X-IGT Solutions)" w:date="2026-09-02T12:14:00Z">
                    <w:rPr>
                      <w:rFonts w:ascii="Aptos" w:hAnsi="Aptos"/>
                      <w:color w:val="000000"/>
                    </w:rPr>
                  </w:rPrChange>
                </w:rPr>
                <w:t>Experimentation and Optimization</w:t>
              </w:r>
            </w:ins>
          </w:p>
          <w:p w14:paraId="792A70B9" w14:textId="77777777" w:rsidR="00764B39" w:rsidRDefault="00764B39" w:rsidP="00764B39">
            <w:pPr>
              <w:pStyle w:val="NormalWeb"/>
              <w:spacing w:before="0" w:beforeAutospacing="0" w:after="0" w:afterAutospacing="0"/>
              <w:rPr>
                <w:ins w:id="1067" w:author="Rohit Agnihotri (Digital,ISC)(X-IGT Solutions)" w:date="2026-09-02T12:16:00Z"/>
                <w:color w:val="000000"/>
                <w:sz w:val="20"/>
                <w:szCs w:val="20"/>
              </w:rPr>
            </w:pPr>
          </w:p>
          <w:p w14:paraId="572F6C78" w14:textId="6201C689" w:rsidR="007663D0" w:rsidRPr="00764B39" w:rsidRDefault="007663D0">
            <w:pPr>
              <w:pStyle w:val="NormalWeb"/>
              <w:spacing w:before="0" w:beforeAutospacing="0" w:after="0" w:afterAutospacing="0"/>
              <w:rPr>
                <w:ins w:id="1068" w:author="Rohit Agnihotri (Digital,ISC)(X-IGT Solutions)" w:date="2026-09-02T12:08:00Z"/>
                <w:color w:val="212121"/>
                <w:sz w:val="20"/>
                <w:szCs w:val="20"/>
                <w:rPrChange w:id="1069" w:author="Rohit Agnihotri (Digital,ISC)(X-IGT Solutions)" w:date="2026-09-02T12:14:00Z">
                  <w:rPr>
                    <w:ins w:id="1070" w:author="Rohit Agnihotri (Digital,ISC)(X-IGT Solutions)" w:date="2026-09-02T12:08:00Z"/>
                    <w:rFonts w:ascii="Aptos" w:hAnsi="Aptos"/>
                    <w:color w:val="212121"/>
                  </w:rPr>
                </w:rPrChange>
              </w:rPr>
              <w:pPrChange w:id="1071" w:author="Rohit Agnihotri (Digital,ISC)(X-IGT Solutions)" w:date="2026-09-02T12:14:00Z">
                <w:pPr>
                  <w:pStyle w:val="NormalWeb"/>
                </w:pPr>
              </w:pPrChange>
            </w:pPr>
            <w:ins w:id="1072" w:author="Rohit Agnihotri (Digital,ISC)(X-IGT Solutions)" w:date="2026-09-02T12:08:00Z">
              <w:r w:rsidRPr="00764B39">
                <w:rPr>
                  <w:color w:val="000000"/>
                  <w:sz w:val="20"/>
                  <w:szCs w:val="20"/>
                  <w:rPrChange w:id="1073" w:author="Rohit Agnihotri (Digital,ISC)(X-IGT Solutions)" w:date="2026-09-02T12:14:00Z">
                    <w:rPr>
                      <w:rFonts w:ascii="Aptos" w:hAnsi="Aptos"/>
                      <w:color w:val="000000"/>
                    </w:rPr>
                  </w:rPrChange>
                </w:rPr>
                <w:t>Purpose:</w:t>
              </w:r>
            </w:ins>
          </w:p>
          <w:p w14:paraId="0BCA0E09" w14:textId="77777777" w:rsidR="00764B39" w:rsidRDefault="00764B39" w:rsidP="00764B39">
            <w:pPr>
              <w:pStyle w:val="NormalWeb"/>
              <w:spacing w:before="0" w:beforeAutospacing="0" w:after="0" w:afterAutospacing="0"/>
              <w:rPr>
                <w:ins w:id="1074" w:author="Rohit Agnihotri (Digital,ISC)(X-IGT Solutions)" w:date="2026-09-02T12:16:00Z"/>
                <w:color w:val="000000"/>
                <w:sz w:val="20"/>
                <w:szCs w:val="20"/>
              </w:rPr>
            </w:pPr>
          </w:p>
          <w:p w14:paraId="51610D3C" w14:textId="6C336C2E" w:rsidR="007663D0" w:rsidRPr="00764B39" w:rsidRDefault="007663D0">
            <w:pPr>
              <w:pStyle w:val="NormalWeb"/>
              <w:spacing w:before="0" w:beforeAutospacing="0" w:after="0" w:afterAutospacing="0"/>
              <w:rPr>
                <w:ins w:id="1075" w:author="Rohit Agnihotri (Digital,ISC)(X-IGT Solutions)" w:date="2026-09-02T12:08:00Z"/>
                <w:color w:val="212121"/>
                <w:sz w:val="20"/>
                <w:szCs w:val="20"/>
                <w:rPrChange w:id="1076" w:author="Rohit Agnihotri (Digital,ISC)(X-IGT Solutions)" w:date="2026-09-02T12:14:00Z">
                  <w:rPr>
                    <w:ins w:id="1077" w:author="Rohit Agnihotri (Digital,ISC)(X-IGT Solutions)" w:date="2026-09-02T12:08:00Z"/>
                    <w:rFonts w:ascii="Aptos" w:hAnsi="Aptos"/>
                    <w:color w:val="212121"/>
                  </w:rPr>
                </w:rPrChange>
              </w:rPr>
              <w:pPrChange w:id="1078" w:author="Rohit Agnihotri (Digital,ISC)(X-IGT Solutions)" w:date="2026-09-02T12:14:00Z">
                <w:pPr>
                  <w:pStyle w:val="NormalWeb"/>
                </w:pPr>
              </w:pPrChange>
            </w:pPr>
            <w:ins w:id="1079" w:author="Rohit Agnihotri (Digital,ISC)(X-IGT Solutions)" w:date="2026-09-02T12:08:00Z">
              <w:r w:rsidRPr="00764B39">
                <w:rPr>
                  <w:color w:val="000000"/>
                  <w:sz w:val="20"/>
                  <w:szCs w:val="20"/>
                  <w:rPrChange w:id="1080" w:author="Rohit Agnihotri (Digital,ISC)(X-IGT Solutions)" w:date="2026-09-02T12:14:00Z">
                    <w:rPr>
                      <w:rFonts w:ascii="Aptos" w:hAnsi="Aptos"/>
                      <w:color w:val="000000"/>
                    </w:rPr>
                  </w:rPrChange>
                </w:rPr>
                <w:t>To conduct A/B, A/B/n, multivariate or similar experiments configured by IndiGo for assessment and optimization of agreed digital experiences.</w:t>
              </w:r>
            </w:ins>
          </w:p>
          <w:p w14:paraId="1345A83E" w14:textId="77777777" w:rsidR="007663D0" w:rsidRPr="00764B39" w:rsidRDefault="007663D0">
            <w:pPr>
              <w:pStyle w:val="NormalWeb"/>
              <w:spacing w:before="0" w:beforeAutospacing="0" w:after="0" w:afterAutospacing="0"/>
              <w:rPr>
                <w:ins w:id="1081" w:author="Rohit Agnihotri (Digital,ISC)(X-IGT Solutions)" w:date="2026-09-02T12:08:00Z"/>
                <w:color w:val="212121"/>
                <w:sz w:val="20"/>
                <w:szCs w:val="20"/>
                <w:rPrChange w:id="1082" w:author="Rohit Agnihotri (Digital,ISC)(X-IGT Solutions)" w:date="2026-09-02T12:14:00Z">
                  <w:rPr>
                    <w:ins w:id="1083" w:author="Rohit Agnihotri (Digital,ISC)(X-IGT Solutions)" w:date="2026-09-02T12:08:00Z"/>
                    <w:rFonts w:ascii="Aptos" w:hAnsi="Aptos"/>
                    <w:color w:val="212121"/>
                  </w:rPr>
                </w:rPrChange>
              </w:rPr>
              <w:pPrChange w:id="1084" w:author="Rohit Agnihotri (Digital,ISC)(X-IGT Solutions)" w:date="2026-09-02T12:14:00Z">
                <w:pPr>
                  <w:pStyle w:val="NormalWeb"/>
                </w:pPr>
              </w:pPrChange>
            </w:pPr>
            <w:ins w:id="1085" w:author="Rohit Agnihotri (Digital,ISC)(X-IGT Solutions)" w:date="2026-09-02T12:08:00Z">
              <w:r w:rsidRPr="00764B39">
                <w:rPr>
                  <w:color w:val="000000"/>
                  <w:sz w:val="20"/>
                  <w:szCs w:val="20"/>
                  <w:rPrChange w:id="1086" w:author="Rohit Agnihotri (Digital,ISC)(X-IGT Solutions)" w:date="2026-09-02T12:14:00Z">
                    <w:rPr>
                      <w:rFonts w:ascii="Aptos" w:hAnsi="Aptos"/>
                      <w:color w:val="000000"/>
                    </w:rPr>
                  </w:rPrChange>
                </w:rPr>
                <w:t>Processing may include:</w:t>
              </w:r>
            </w:ins>
          </w:p>
          <w:p w14:paraId="6F02D051" w14:textId="251BD557" w:rsidR="00764B39" w:rsidRPr="00764B39" w:rsidRDefault="007663D0">
            <w:pPr>
              <w:pStyle w:val="NormalWeb"/>
              <w:spacing w:before="0" w:beforeAutospacing="0" w:after="0" w:afterAutospacing="0"/>
              <w:rPr>
                <w:ins w:id="1087" w:author="Rohit Agnihotri (Digital,ISC)(X-IGT Solutions)" w:date="2026-09-02T12:13:00Z"/>
                <w:color w:val="000000"/>
                <w:sz w:val="20"/>
                <w:szCs w:val="20"/>
                <w:rPrChange w:id="1088" w:author="Rohit Agnihotri (Digital,ISC)(X-IGT Solutions)" w:date="2026-09-02T12:14:00Z">
                  <w:rPr>
                    <w:ins w:id="1089" w:author="Rohit Agnihotri (Digital,ISC)(X-IGT Solutions)" w:date="2026-09-02T12:13:00Z"/>
                    <w:rFonts w:ascii="Aptos" w:hAnsi="Aptos"/>
                    <w:color w:val="000000"/>
                  </w:rPr>
                </w:rPrChange>
              </w:rPr>
              <w:pPrChange w:id="1090" w:author="Rohit Agnihotri (Digital,ISC)(X-IGT Solutions)" w:date="2026-09-02T12:14:00Z">
                <w:pPr>
                  <w:pStyle w:val="NormalWeb"/>
                </w:pPr>
              </w:pPrChange>
            </w:pPr>
            <w:ins w:id="1091" w:author="Rohit Agnihotri (Digital,ISC)(X-IGT Solutions)" w:date="2026-09-02T12:08:00Z">
              <w:r w:rsidRPr="00764B39">
                <w:rPr>
                  <w:color w:val="000000"/>
                  <w:sz w:val="20"/>
                  <w:szCs w:val="20"/>
                  <w:rPrChange w:id="1092" w:author="Rohit Agnihotri (Digital,ISC)(X-IGT Solutions)" w:date="2026-09-02T12:14:00Z">
                    <w:rPr>
                      <w:rFonts w:ascii="Aptos" w:hAnsi="Aptos"/>
                      <w:color w:val="000000"/>
                    </w:rPr>
                  </w:rPrChange>
                </w:rPr>
                <w:t xml:space="preserve">• </w:t>
              </w:r>
            </w:ins>
            <w:ins w:id="1093" w:author="Rohit Agnihotri (Digital,ISC)(X-IGT Solutions)" w:date="2026-09-02T12:53:00Z">
              <w:r w:rsidR="00306D03">
                <w:rPr>
                  <w:color w:val="000000"/>
                  <w:sz w:val="20"/>
                  <w:szCs w:val="20"/>
                </w:rPr>
                <w:t>A</w:t>
              </w:r>
            </w:ins>
            <w:ins w:id="1094" w:author="Rohit Agnihotri (Digital,ISC)(X-IGT Solutions)" w:date="2026-09-02T12:08:00Z">
              <w:r w:rsidRPr="00764B39">
                <w:rPr>
                  <w:color w:val="000000"/>
                  <w:sz w:val="20"/>
                  <w:szCs w:val="20"/>
                  <w:rPrChange w:id="1095" w:author="Rohit Agnihotri (Digital,ISC)(X-IGT Solutions)" w:date="2026-09-02T12:14:00Z">
                    <w:rPr>
                      <w:rFonts w:ascii="Aptos" w:hAnsi="Aptos"/>
                      <w:color w:val="000000"/>
                    </w:rPr>
                  </w:rPrChange>
                </w:rPr>
                <w:t>ssignment to experiment or holdout groups</w:t>
              </w:r>
            </w:ins>
          </w:p>
          <w:p w14:paraId="0CBF647A" w14:textId="632AB3EA" w:rsidR="00764B39" w:rsidRPr="00764B39" w:rsidRDefault="007663D0">
            <w:pPr>
              <w:pStyle w:val="NormalWeb"/>
              <w:spacing w:before="0" w:beforeAutospacing="0" w:after="0" w:afterAutospacing="0"/>
              <w:rPr>
                <w:ins w:id="1096" w:author="Rohit Agnihotri (Digital,ISC)(X-IGT Solutions)" w:date="2026-09-02T12:13:00Z"/>
                <w:color w:val="000000"/>
                <w:sz w:val="20"/>
                <w:szCs w:val="20"/>
                <w:rPrChange w:id="1097" w:author="Rohit Agnihotri (Digital,ISC)(X-IGT Solutions)" w:date="2026-09-02T12:14:00Z">
                  <w:rPr>
                    <w:ins w:id="1098" w:author="Rohit Agnihotri (Digital,ISC)(X-IGT Solutions)" w:date="2026-09-02T12:13:00Z"/>
                    <w:rFonts w:ascii="Aptos" w:hAnsi="Aptos"/>
                    <w:color w:val="000000"/>
                  </w:rPr>
                </w:rPrChange>
              </w:rPr>
              <w:pPrChange w:id="1099" w:author="Rohit Agnihotri (Digital,ISC)(X-IGT Solutions)" w:date="2026-09-02T12:14:00Z">
                <w:pPr>
                  <w:pStyle w:val="NormalWeb"/>
                </w:pPr>
              </w:pPrChange>
            </w:pPr>
            <w:ins w:id="1100" w:author="Rohit Agnihotri (Digital,ISC)(X-IGT Solutions)" w:date="2026-09-02T12:08:00Z">
              <w:r w:rsidRPr="00764B39">
                <w:rPr>
                  <w:color w:val="000000"/>
                  <w:sz w:val="20"/>
                  <w:szCs w:val="20"/>
                  <w:rPrChange w:id="1101" w:author="Rohit Agnihotri (Digital,ISC)(X-IGT Solutions)" w:date="2026-09-02T12:14:00Z">
                    <w:rPr>
                      <w:rFonts w:ascii="Aptos" w:hAnsi="Aptos"/>
                      <w:color w:val="000000"/>
                    </w:rPr>
                  </w:rPrChange>
                </w:rPr>
                <w:t xml:space="preserve">• </w:t>
              </w:r>
            </w:ins>
            <w:ins w:id="1102" w:author="Rohit Agnihotri (Digital,ISC)(X-IGT Solutions)" w:date="2026-09-02T12:53:00Z">
              <w:r w:rsidR="00306D03">
                <w:rPr>
                  <w:color w:val="000000"/>
                  <w:sz w:val="20"/>
                  <w:szCs w:val="20"/>
                </w:rPr>
                <w:t>P</w:t>
              </w:r>
            </w:ins>
            <w:ins w:id="1103" w:author="Rohit Agnihotri (Digital,ISC)(X-IGT Solutions)" w:date="2026-09-02T12:08:00Z">
              <w:r w:rsidRPr="00764B39">
                <w:rPr>
                  <w:color w:val="000000"/>
                  <w:sz w:val="20"/>
                  <w:szCs w:val="20"/>
                  <w:rPrChange w:id="1104" w:author="Rohit Agnihotri (Digital,ISC)(X-IGT Solutions)" w:date="2026-09-02T12:14:00Z">
                    <w:rPr>
                      <w:rFonts w:ascii="Aptos" w:hAnsi="Aptos"/>
                      <w:color w:val="000000"/>
                    </w:rPr>
                  </w:rPrChange>
                </w:rPr>
                <w:t>resentation of alternative UI components, messages, placements or offers</w:t>
              </w:r>
            </w:ins>
          </w:p>
          <w:p w14:paraId="2EE27473" w14:textId="0B857AE6" w:rsidR="00764B39" w:rsidRPr="00764B39" w:rsidRDefault="007663D0">
            <w:pPr>
              <w:pStyle w:val="NormalWeb"/>
              <w:spacing w:before="0" w:beforeAutospacing="0" w:after="0" w:afterAutospacing="0"/>
              <w:rPr>
                <w:ins w:id="1105" w:author="Rohit Agnihotri (Digital,ISC)(X-IGT Solutions)" w:date="2026-09-02T12:13:00Z"/>
                <w:color w:val="000000"/>
                <w:sz w:val="20"/>
                <w:szCs w:val="20"/>
                <w:rPrChange w:id="1106" w:author="Rohit Agnihotri (Digital,ISC)(X-IGT Solutions)" w:date="2026-09-02T12:14:00Z">
                  <w:rPr>
                    <w:ins w:id="1107" w:author="Rohit Agnihotri (Digital,ISC)(X-IGT Solutions)" w:date="2026-09-02T12:13:00Z"/>
                    <w:rFonts w:ascii="Aptos" w:hAnsi="Aptos"/>
                    <w:color w:val="000000"/>
                  </w:rPr>
                </w:rPrChange>
              </w:rPr>
              <w:pPrChange w:id="1108" w:author="Rohit Agnihotri (Digital,ISC)(X-IGT Solutions)" w:date="2026-09-02T12:14:00Z">
                <w:pPr>
                  <w:pStyle w:val="NormalWeb"/>
                </w:pPr>
              </w:pPrChange>
            </w:pPr>
            <w:ins w:id="1109" w:author="Rohit Agnihotri (Digital,ISC)(X-IGT Solutions)" w:date="2026-09-02T12:08:00Z">
              <w:r w:rsidRPr="00764B39">
                <w:rPr>
                  <w:color w:val="000000"/>
                  <w:sz w:val="20"/>
                  <w:szCs w:val="20"/>
                  <w:rPrChange w:id="1110" w:author="Rohit Agnihotri (Digital,ISC)(X-IGT Solutions)" w:date="2026-09-02T12:14:00Z">
                    <w:rPr>
                      <w:rFonts w:ascii="Aptos" w:hAnsi="Aptos"/>
                      <w:color w:val="000000"/>
                    </w:rPr>
                  </w:rPrChange>
                </w:rPr>
                <w:t xml:space="preserve">• </w:t>
              </w:r>
            </w:ins>
            <w:ins w:id="1111" w:author="Rohit Agnihotri (Digital,ISC)(X-IGT Solutions)" w:date="2026-09-02T12:53:00Z">
              <w:r w:rsidR="00306D03">
                <w:rPr>
                  <w:color w:val="000000"/>
                  <w:sz w:val="20"/>
                  <w:szCs w:val="20"/>
                </w:rPr>
                <w:t>C</w:t>
              </w:r>
            </w:ins>
            <w:ins w:id="1112" w:author="Rohit Agnihotri (Digital,ISC)(X-IGT Solutions)" w:date="2026-09-02T12:08:00Z">
              <w:r w:rsidRPr="00764B39">
                <w:rPr>
                  <w:color w:val="000000"/>
                  <w:sz w:val="20"/>
                  <w:szCs w:val="20"/>
                  <w:rPrChange w:id="1113" w:author="Rohit Agnihotri (Digital,ISC)(X-IGT Solutions)" w:date="2026-09-02T12:14:00Z">
                    <w:rPr>
                      <w:rFonts w:ascii="Aptos" w:hAnsi="Aptos"/>
                      <w:color w:val="000000"/>
                    </w:rPr>
                  </w:rPrChange>
                </w:rPr>
                <w:t>ollection of interaction and conversion events</w:t>
              </w:r>
            </w:ins>
          </w:p>
          <w:p w14:paraId="72540625" w14:textId="1EB74786" w:rsidR="007663D0" w:rsidRPr="00764B39" w:rsidRDefault="007663D0">
            <w:pPr>
              <w:pStyle w:val="NormalWeb"/>
              <w:spacing w:before="0" w:beforeAutospacing="0" w:after="0" w:afterAutospacing="0"/>
              <w:rPr>
                <w:ins w:id="1114" w:author="Rohit Agnihotri (Digital,ISC)(X-IGT Solutions)" w:date="2026-09-02T12:08:00Z"/>
                <w:color w:val="212121"/>
                <w:sz w:val="20"/>
                <w:szCs w:val="20"/>
                <w:rPrChange w:id="1115" w:author="Rohit Agnihotri (Digital,ISC)(X-IGT Solutions)" w:date="2026-09-02T12:14:00Z">
                  <w:rPr>
                    <w:ins w:id="1116" w:author="Rohit Agnihotri (Digital,ISC)(X-IGT Solutions)" w:date="2026-09-02T12:08:00Z"/>
                    <w:rFonts w:ascii="Aptos" w:hAnsi="Aptos"/>
                    <w:color w:val="212121"/>
                  </w:rPr>
                </w:rPrChange>
              </w:rPr>
              <w:pPrChange w:id="1117" w:author="Rohit Agnihotri (Digital,ISC)(X-IGT Solutions)" w:date="2026-09-02T12:14:00Z">
                <w:pPr>
                  <w:pStyle w:val="NormalWeb"/>
                </w:pPr>
              </w:pPrChange>
            </w:pPr>
            <w:ins w:id="1118" w:author="Rohit Agnihotri (Digital,ISC)(X-IGT Solutions)" w:date="2026-09-02T12:08:00Z">
              <w:r w:rsidRPr="00764B39">
                <w:rPr>
                  <w:color w:val="000000"/>
                  <w:sz w:val="20"/>
                  <w:szCs w:val="20"/>
                  <w:rPrChange w:id="1119" w:author="Rohit Agnihotri (Digital,ISC)(X-IGT Solutions)" w:date="2026-09-02T12:14:00Z">
                    <w:rPr>
                      <w:rFonts w:ascii="Aptos" w:hAnsi="Aptos"/>
                      <w:color w:val="000000"/>
                    </w:rPr>
                  </w:rPrChange>
                </w:rPr>
                <w:t xml:space="preserve">• </w:t>
              </w:r>
            </w:ins>
            <w:ins w:id="1120" w:author="Rohit Agnihotri (Digital,ISC)(X-IGT Solutions)" w:date="2026-09-02T12:53:00Z">
              <w:r w:rsidR="00306D03">
                <w:rPr>
                  <w:color w:val="000000"/>
                  <w:sz w:val="20"/>
                  <w:szCs w:val="20"/>
                </w:rPr>
                <w:t>M</w:t>
              </w:r>
            </w:ins>
            <w:ins w:id="1121" w:author="Rohit Agnihotri (Digital,ISC)(X-IGT Solutions)" w:date="2026-09-02T12:08:00Z">
              <w:r w:rsidRPr="00764B39">
                <w:rPr>
                  <w:color w:val="000000"/>
                  <w:sz w:val="20"/>
                  <w:szCs w:val="20"/>
                  <w:rPrChange w:id="1122" w:author="Rohit Agnihotri (Digital,ISC)(X-IGT Solutions)" w:date="2026-09-02T12:14:00Z">
                    <w:rPr>
                      <w:rFonts w:ascii="Aptos" w:hAnsi="Aptos"/>
                      <w:color w:val="000000"/>
                    </w:rPr>
                  </w:rPrChange>
                </w:rPr>
                <w:t>easurement of experiment outcomes and statistical performance.</w:t>
              </w:r>
            </w:ins>
          </w:p>
          <w:p w14:paraId="651DCA06" w14:textId="77777777" w:rsidR="00764B39" w:rsidRDefault="00764B39" w:rsidP="00764B39">
            <w:pPr>
              <w:pStyle w:val="NormalWeb"/>
              <w:spacing w:before="0" w:beforeAutospacing="0" w:after="0" w:afterAutospacing="0"/>
              <w:rPr>
                <w:ins w:id="1123" w:author="Rohit Agnihotri (Digital,ISC)(X-IGT Solutions)" w:date="2026-09-02T12:16:00Z"/>
                <w:color w:val="000000"/>
                <w:sz w:val="20"/>
                <w:szCs w:val="20"/>
              </w:rPr>
            </w:pPr>
          </w:p>
          <w:p w14:paraId="1C7CBF6A" w14:textId="61892358" w:rsidR="007663D0" w:rsidRPr="00764B39" w:rsidRDefault="007663D0">
            <w:pPr>
              <w:pStyle w:val="NormalWeb"/>
              <w:spacing w:before="0" w:beforeAutospacing="0" w:after="0" w:afterAutospacing="0"/>
              <w:rPr>
                <w:ins w:id="1124" w:author="Rohit Agnihotri (Digital,ISC)(X-IGT Solutions)" w:date="2026-09-02T12:08:00Z"/>
                <w:b/>
                <w:color w:val="212121"/>
                <w:sz w:val="20"/>
                <w:szCs w:val="20"/>
                <w:rPrChange w:id="1125" w:author="Rohit Agnihotri (Digital,ISC)(X-IGT Solutions)" w:date="2026-09-02T12:14:00Z">
                  <w:rPr>
                    <w:ins w:id="1126" w:author="Rohit Agnihotri (Digital,ISC)(X-IGT Solutions)" w:date="2026-09-02T12:08:00Z"/>
                    <w:rFonts w:ascii="Aptos" w:hAnsi="Aptos"/>
                    <w:color w:val="212121"/>
                  </w:rPr>
                </w:rPrChange>
              </w:rPr>
              <w:pPrChange w:id="1127" w:author="Rohit Agnihotri (Digital,ISC)(X-IGT Solutions)" w:date="2026-09-02T12:14:00Z">
                <w:pPr>
                  <w:pStyle w:val="NormalWeb"/>
                </w:pPr>
              </w:pPrChange>
            </w:pPr>
            <w:ins w:id="1128" w:author="Rohit Agnihotri (Digital,ISC)(X-IGT Solutions)" w:date="2026-09-02T12:08:00Z">
              <w:r w:rsidRPr="00764B39">
                <w:rPr>
                  <w:color w:val="000000"/>
                  <w:sz w:val="20"/>
                  <w:szCs w:val="20"/>
                  <w:rPrChange w:id="1129" w:author="Rohit Agnihotri (Digital,ISC)(X-IGT Solutions)" w:date="2026-09-02T12:14:00Z">
                    <w:rPr>
                      <w:rFonts w:ascii="Aptos" w:hAnsi="Aptos"/>
                      <w:color w:val="000000"/>
                    </w:rPr>
                  </w:rPrChange>
                </w:rPr>
                <w:t xml:space="preserve">E. </w:t>
              </w:r>
              <w:r w:rsidRPr="00764B39">
                <w:rPr>
                  <w:b/>
                  <w:color w:val="000000"/>
                  <w:sz w:val="20"/>
                  <w:szCs w:val="20"/>
                  <w:rPrChange w:id="1130" w:author="Rohit Agnihotri (Digital,ISC)(X-IGT Solutions)" w:date="2026-09-02T12:14:00Z">
                    <w:rPr>
                      <w:rFonts w:ascii="Aptos" w:hAnsi="Aptos"/>
                      <w:color w:val="000000"/>
                    </w:rPr>
                  </w:rPrChange>
                </w:rPr>
                <w:t>Analytics and Performance Measurement</w:t>
              </w:r>
            </w:ins>
          </w:p>
          <w:p w14:paraId="12CFA2F5" w14:textId="77777777" w:rsidR="00764B39" w:rsidRDefault="00764B39" w:rsidP="00764B39">
            <w:pPr>
              <w:pStyle w:val="NormalWeb"/>
              <w:spacing w:before="0" w:beforeAutospacing="0" w:after="0" w:afterAutospacing="0"/>
              <w:rPr>
                <w:ins w:id="1131" w:author="Rohit Agnihotri (Digital,ISC)(X-IGT Solutions)" w:date="2026-09-02T12:16:00Z"/>
                <w:color w:val="000000"/>
                <w:sz w:val="20"/>
                <w:szCs w:val="20"/>
              </w:rPr>
            </w:pPr>
          </w:p>
          <w:p w14:paraId="78C816A7" w14:textId="42DC26F7" w:rsidR="007663D0" w:rsidRPr="00764B39" w:rsidRDefault="007663D0">
            <w:pPr>
              <w:pStyle w:val="NormalWeb"/>
              <w:spacing w:before="0" w:beforeAutospacing="0" w:after="0" w:afterAutospacing="0"/>
              <w:rPr>
                <w:ins w:id="1132" w:author="Rohit Agnihotri (Digital,ISC)(X-IGT Solutions)" w:date="2026-09-02T12:08:00Z"/>
                <w:color w:val="212121"/>
                <w:sz w:val="20"/>
                <w:szCs w:val="20"/>
                <w:rPrChange w:id="1133" w:author="Rohit Agnihotri (Digital,ISC)(X-IGT Solutions)" w:date="2026-09-02T12:14:00Z">
                  <w:rPr>
                    <w:ins w:id="1134" w:author="Rohit Agnihotri (Digital,ISC)(X-IGT Solutions)" w:date="2026-09-02T12:08:00Z"/>
                    <w:rFonts w:ascii="Aptos" w:hAnsi="Aptos"/>
                    <w:color w:val="212121"/>
                  </w:rPr>
                </w:rPrChange>
              </w:rPr>
              <w:pPrChange w:id="1135" w:author="Rohit Agnihotri (Digital,ISC)(X-IGT Solutions)" w:date="2026-09-02T12:14:00Z">
                <w:pPr>
                  <w:pStyle w:val="NormalWeb"/>
                </w:pPr>
              </w:pPrChange>
            </w:pPr>
            <w:ins w:id="1136" w:author="Rohit Agnihotri (Digital,ISC)(X-IGT Solutions)" w:date="2026-09-02T12:08:00Z">
              <w:r w:rsidRPr="00764B39">
                <w:rPr>
                  <w:color w:val="000000"/>
                  <w:sz w:val="20"/>
                  <w:szCs w:val="20"/>
                  <w:rPrChange w:id="1137" w:author="Rohit Agnihotri (Digital,ISC)(X-IGT Solutions)" w:date="2026-09-02T12:14:00Z">
                    <w:rPr>
                      <w:rFonts w:ascii="Aptos" w:hAnsi="Aptos"/>
                      <w:color w:val="000000"/>
                    </w:rPr>
                  </w:rPrChange>
                </w:rPr>
                <w:t>Purpose:</w:t>
              </w:r>
            </w:ins>
          </w:p>
          <w:p w14:paraId="3ED97B15" w14:textId="77777777" w:rsidR="00764B39" w:rsidRDefault="00764B39" w:rsidP="00764B39">
            <w:pPr>
              <w:pStyle w:val="NormalWeb"/>
              <w:spacing w:before="0" w:beforeAutospacing="0" w:after="0" w:afterAutospacing="0"/>
              <w:rPr>
                <w:ins w:id="1138" w:author="Rohit Agnihotri (Digital,ISC)(X-IGT Solutions)" w:date="2026-09-02T12:16:00Z"/>
                <w:color w:val="000000"/>
                <w:sz w:val="20"/>
                <w:szCs w:val="20"/>
              </w:rPr>
            </w:pPr>
          </w:p>
          <w:p w14:paraId="2F19FA02" w14:textId="42AB4095" w:rsidR="007663D0" w:rsidRPr="00764B39" w:rsidRDefault="007663D0">
            <w:pPr>
              <w:pStyle w:val="NormalWeb"/>
              <w:spacing w:before="0" w:beforeAutospacing="0" w:after="0" w:afterAutospacing="0"/>
              <w:rPr>
                <w:ins w:id="1139" w:author="Rohit Agnihotri (Digital,ISC)(X-IGT Solutions)" w:date="2026-09-02T12:08:00Z"/>
                <w:color w:val="212121"/>
                <w:sz w:val="20"/>
                <w:szCs w:val="20"/>
                <w:rPrChange w:id="1140" w:author="Rohit Agnihotri (Digital,ISC)(X-IGT Solutions)" w:date="2026-09-02T12:14:00Z">
                  <w:rPr>
                    <w:ins w:id="1141" w:author="Rohit Agnihotri (Digital,ISC)(X-IGT Solutions)" w:date="2026-09-02T12:08:00Z"/>
                    <w:rFonts w:ascii="Aptos" w:hAnsi="Aptos"/>
                    <w:color w:val="212121"/>
                  </w:rPr>
                </w:rPrChange>
              </w:rPr>
              <w:pPrChange w:id="1142" w:author="Rohit Agnihotri (Digital,ISC)(X-IGT Solutions)" w:date="2026-09-02T12:14:00Z">
                <w:pPr>
                  <w:pStyle w:val="NormalWeb"/>
                </w:pPr>
              </w:pPrChange>
            </w:pPr>
            <w:ins w:id="1143" w:author="Rohit Agnihotri (Digital,ISC)(X-IGT Solutions)" w:date="2026-09-02T12:08:00Z">
              <w:r w:rsidRPr="00764B39">
                <w:rPr>
                  <w:color w:val="000000"/>
                  <w:sz w:val="20"/>
                  <w:szCs w:val="20"/>
                  <w:rPrChange w:id="1144" w:author="Rohit Agnihotri (Digital,ISC)(X-IGT Solutions)" w:date="2026-09-02T12:14:00Z">
                    <w:rPr>
                      <w:rFonts w:ascii="Aptos" w:hAnsi="Aptos"/>
                      <w:color w:val="000000"/>
                    </w:rPr>
                  </w:rPrChange>
                </w:rPr>
                <w:t>To measure the effectiveness and performance of customer engagement, personalization, journeys and experiments.</w:t>
              </w:r>
            </w:ins>
          </w:p>
          <w:p w14:paraId="1298E397" w14:textId="77777777" w:rsidR="007663D0" w:rsidRPr="00764B39" w:rsidRDefault="007663D0">
            <w:pPr>
              <w:pStyle w:val="NormalWeb"/>
              <w:spacing w:before="0" w:beforeAutospacing="0" w:after="0" w:afterAutospacing="0"/>
              <w:rPr>
                <w:ins w:id="1145" w:author="Rohit Agnihotri (Digital,ISC)(X-IGT Solutions)" w:date="2026-09-02T12:08:00Z"/>
                <w:color w:val="212121"/>
                <w:sz w:val="20"/>
                <w:szCs w:val="20"/>
                <w:rPrChange w:id="1146" w:author="Rohit Agnihotri (Digital,ISC)(X-IGT Solutions)" w:date="2026-09-02T12:14:00Z">
                  <w:rPr>
                    <w:ins w:id="1147" w:author="Rohit Agnihotri (Digital,ISC)(X-IGT Solutions)" w:date="2026-09-02T12:08:00Z"/>
                    <w:rFonts w:ascii="Aptos" w:hAnsi="Aptos"/>
                    <w:color w:val="212121"/>
                  </w:rPr>
                </w:rPrChange>
              </w:rPr>
              <w:pPrChange w:id="1148" w:author="Rohit Agnihotri (Digital,ISC)(X-IGT Solutions)" w:date="2026-09-02T12:14:00Z">
                <w:pPr>
                  <w:pStyle w:val="NormalWeb"/>
                </w:pPr>
              </w:pPrChange>
            </w:pPr>
            <w:ins w:id="1149" w:author="Rohit Agnihotri (Digital,ISC)(X-IGT Solutions)" w:date="2026-09-02T12:08:00Z">
              <w:r w:rsidRPr="00764B39">
                <w:rPr>
                  <w:color w:val="000000"/>
                  <w:sz w:val="20"/>
                  <w:szCs w:val="20"/>
                  <w:rPrChange w:id="1150" w:author="Rohit Agnihotri (Digital,ISC)(X-IGT Solutions)" w:date="2026-09-02T12:14:00Z">
                    <w:rPr>
                      <w:rFonts w:ascii="Aptos" w:hAnsi="Aptos"/>
                      <w:color w:val="000000"/>
                    </w:rPr>
                  </w:rPrChange>
                </w:rPr>
                <w:lastRenderedPageBreak/>
                <w:t>Processing may include campaign impressions, clicks, dismissals, conversions, journey progression, drop-off measurement, cohort/segment reporting, attribution and Platform performance reporting.</w:t>
              </w:r>
            </w:ins>
          </w:p>
          <w:p w14:paraId="7AE65F75" w14:textId="77777777" w:rsidR="00764B39" w:rsidRDefault="00764B39" w:rsidP="00764B39">
            <w:pPr>
              <w:pStyle w:val="NormalWeb"/>
              <w:spacing w:before="0" w:beforeAutospacing="0" w:after="0" w:afterAutospacing="0"/>
              <w:rPr>
                <w:ins w:id="1151" w:author="Rohit Agnihotri (Digital,ISC)(X-IGT Solutions)" w:date="2026-09-02T12:16:00Z"/>
                <w:color w:val="000000"/>
                <w:sz w:val="20"/>
                <w:szCs w:val="20"/>
              </w:rPr>
            </w:pPr>
          </w:p>
          <w:p w14:paraId="0E5FC890" w14:textId="38539E22" w:rsidR="007663D0" w:rsidRPr="00764B39" w:rsidRDefault="007663D0">
            <w:pPr>
              <w:pStyle w:val="NormalWeb"/>
              <w:spacing w:before="0" w:beforeAutospacing="0" w:after="0" w:afterAutospacing="0"/>
              <w:rPr>
                <w:ins w:id="1152" w:author="Rohit Agnihotri (Digital,ISC)(X-IGT Solutions)" w:date="2026-09-02T12:08:00Z"/>
                <w:color w:val="212121"/>
                <w:sz w:val="20"/>
                <w:szCs w:val="20"/>
                <w:rPrChange w:id="1153" w:author="Rohit Agnihotri (Digital,ISC)(X-IGT Solutions)" w:date="2026-09-02T12:14:00Z">
                  <w:rPr>
                    <w:ins w:id="1154" w:author="Rohit Agnihotri (Digital,ISC)(X-IGT Solutions)" w:date="2026-09-02T12:08:00Z"/>
                    <w:rFonts w:ascii="Aptos" w:hAnsi="Aptos"/>
                    <w:color w:val="212121"/>
                  </w:rPr>
                </w:rPrChange>
              </w:rPr>
              <w:pPrChange w:id="1155" w:author="Rohit Agnihotri (Digital,ISC)(X-IGT Solutions)" w:date="2026-09-02T12:14:00Z">
                <w:pPr>
                  <w:pStyle w:val="NormalWeb"/>
                </w:pPr>
              </w:pPrChange>
            </w:pPr>
            <w:ins w:id="1156" w:author="Rohit Agnihotri (Digital,ISC)(X-IGT Solutions)" w:date="2026-09-02T12:08:00Z">
              <w:r w:rsidRPr="00764B39">
                <w:rPr>
                  <w:color w:val="000000"/>
                  <w:sz w:val="20"/>
                  <w:szCs w:val="20"/>
                  <w:rPrChange w:id="1157" w:author="Rohit Agnihotri (Digital,ISC)(X-IGT Solutions)" w:date="2026-09-02T12:14:00Z">
                    <w:rPr>
                      <w:rFonts w:ascii="Aptos" w:hAnsi="Aptos"/>
                      <w:color w:val="000000"/>
                    </w:rPr>
                  </w:rPrChange>
                </w:rPr>
                <w:t>The Processor shall not use IndiGo Personal Data for independent advertising, data brokerage, enrichment of third-party datasets, creation of unrelated profiles or the Processor’s own commercial purposes.</w:t>
              </w:r>
            </w:ins>
          </w:p>
          <w:p w14:paraId="6E0917D0" w14:textId="77777777" w:rsidR="00764B39" w:rsidRDefault="00764B39" w:rsidP="00764B39">
            <w:pPr>
              <w:pStyle w:val="NormalWeb"/>
              <w:spacing w:before="0" w:beforeAutospacing="0" w:after="0" w:afterAutospacing="0"/>
              <w:rPr>
                <w:ins w:id="1158" w:author="Rohit Agnihotri (Digital,ISC)(X-IGT Solutions)" w:date="2026-09-02T12:16:00Z"/>
                <w:color w:val="000000"/>
                <w:sz w:val="20"/>
                <w:szCs w:val="20"/>
              </w:rPr>
            </w:pPr>
          </w:p>
          <w:p w14:paraId="0B9DF257" w14:textId="72E8F4ED" w:rsidR="007663D0" w:rsidRPr="00764B39" w:rsidRDefault="007663D0">
            <w:pPr>
              <w:pStyle w:val="NormalWeb"/>
              <w:spacing w:before="0" w:beforeAutospacing="0" w:after="0" w:afterAutospacing="0"/>
              <w:rPr>
                <w:ins w:id="1159" w:author="Rohit Agnihotri (Digital,ISC)(X-IGT Solutions)" w:date="2026-09-02T12:08:00Z"/>
                <w:b/>
                <w:color w:val="212121"/>
                <w:sz w:val="20"/>
                <w:szCs w:val="20"/>
                <w:rPrChange w:id="1160" w:author="Rohit Agnihotri (Digital,ISC)(X-IGT Solutions)" w:date="2026-09-02T12:14:00Z">
                  <w:rPr>
                    <w:ins w:id="1161" w:author="Rohit Agnihotri (Digital,ISC)(X-IGT Solutions)" w:date="2026-09-02T12:08:00Z"/>
                    <w:rFonts w:ascii="Aptos" w:hAnsi="Aptos"/>
                    <w:color w:val="212121"/>
                  </w:rPr>
                </w:rPrChange>
              </w:rPr>
              <w:pPrChange w:id="1162" w:author="Rohit Agnihotri (Digital,ISC)(X-IGT Solutions)" w:date="2026-09-02T12:14:00Z">
                <w:pPr>
                  <w:pStyle w:val="NormalWeb"/>
                </w:pPr>
              </w:pPrChange>
            </w:pPr>
            <w:ins w:id="1163" w:author="Rohit Agnihotri (Digital,ISC)(X-IGT Solutions)" w:date="2026-09-02T12:08:00Z">
              <w:r w:rsidRPr="00764B39">
                <w:rPr>
                  <w:color w:val="000000"/>
                  <w:sz w:val="20"/>
                  <w:szCs w:val="20"/>
                  <w:rPrChange w:id="1164" w:author="Rohit Agnihotri (Digital,ISC)(X-IGT Solutions)" w:date="2026-09-02T12:14:00Z">
                    <w:rPr>
                      <w:rFonts w:ascii="Aptos" w:hAnsi="Aptos"/>
                      <w:color w:val="000000"/>
                    </w:rPr>
                  </w:rPrChange>
                </w:rPr>
                <w:t xml:space="preserve">F. </w:t>
              </w:r>
              <w:r w:rsidRPr="00764B39">
                <w:rPr>
                  <w:b/>
                  <w:color w:val="000000"/>
                  <w:sz w:val="20"/>
                  <w:szCs w:val="20"/>
                  <w:rPrChange w:id="1165" w:author="Rohit Agnihotri (Digital,ISC)(X-IGT Solutions)" w:date="2026-09-02T12:14:00Z">
                    <w:rPr>
                      <w:rFonts w:ascii="Aptos" w:hAnsi="Aptos"/>
                      <w:color w:val="000000"/>
                    </w:rPr>
                  </w:rPrChange>
                </w:rPr>
                <w:t>Platform Administration, Security and Support</w:t>
              </w:r>
            </w:ins>
          </w:p>
          <w:p w14:paraId="4BB8EA55" w14:textId="77777777" w:rsidR="00764B39" w:rsidRDefault="00764B39" w:rsidP="00764B39">
            <w:pPr>
              <w:pStyle w:val="NormalWeb"/>
              <w:spacing w:before="0" w:beforeAutospacing="0" w:after="0" w:afterAutospacing="0"/>
              <w:rPr>
                <w:ins w:id="1166" w:author="Rohit Agnihotri (Digital,ISC)(X-IGT Solutions)" w:date="2026-09-02T12:16:00Z"/>
                <w:color w:val="000000"/>
                <w:sz w:val="20"/>
                <w:szCs w:val="20"/>
              </w:rPr>
            </w:pPr>
          </w:p>
          <w:p w14:paraId="4566A5A8" w14:textId="6DE3802B" w:rsidR="007663D0" w:rsidRPr="00764B39" w:rsidRDefault="007663D0">
            <w:pPr>
              <w:pStyle w:val="NormalWeb"/>
              <w:spacing w:before="0" w:beforeAutospacing="0" w:after="0" w:afterAutospacing="0"/>
              <w:rPr>
                <w:ins w:id="1167" w:author="Rohit Agnihotri (Digital,ISC)(X-IGT Solutions)" w:date="2026-09-02T12:08:00Z"/>
                <w:color w:val="212121"/>
                <w:sz w:val="20"/>
                <w:szCs w:val="20"/>
                <w:rPrChange w:id="1168" w:author="Rohit Agnihotri (Digital,ISC)(X-IGT Solutions)" w:date="2026-09-02T12:14:00Z">
                  <w:rPr>
                    <w:ins w:id="1169" w:author="Rohit Agnihotri (Digital,ISC)(X-IGT Solutions)" w:date="2026-09-02T12:08:00Z"/>
                    <w:rFonts w:ascii="Aptos" w:hAnsi="Aptos"/>
                    <w:color w:val="212121"/>
                  </w:rPr>
                </w:rPrChange>
              </w:rPr>
              <w:pPrChange w:id="1170" w:author="Rohit Agnihotri (Digital,ISC)(X-IGT Solutions)" w:date="2026-09-02T12:14:00Z">
                <w:pPr>
                  <w:pStyle w:val="NormalWeb"/>
                </w:pPr>
              </w:pPrChange>
            </w:pPr>
            <w:ins w:id="1171" w:author="Rohit Agnihotri (Digital,ISC)(X-IGT Solutions)" w:date="2026-09-02T12:08:00Z">
              <w:r w:rsidRPr="00764B39">
                <w:rPr>
                  <w:color w:val="000000"/>
                  <w:sz w:val="20"/>
                  <w:szCs w:val="20"/>
                  <w:rPrChange w:id="1172" w:author="Rohit Agnihotri (Digital,ISC)(X-IGT Solutions)" w:date="2026-09-02T12:14:00Z">
                    <w:rPr>
                      <w:rFonts w:ascii="Aptos" w:hAnsi="Aptos"/>
                      <w:color w:val="000000"/>
                    </w:rPr>
                  </w:rPrChange>
                </w:rPr>
                <w:t>Purpose:</w:t>
              </w:r>
            </w:ins>
          </w:p>
          <w:p w14:paraId="4C81B559" w14:textId="77777777" w:rsidR="00764B39" w:rsidRDefault="00764B39" w:rsidP="00764B39">
            <w:pPr>
              <w:pStyle w:val="NormalWeb"/>
              <w:spacing w:before="0" w:beforeAutospacing="0" w:after="0" w:afterAutospacing="0"/>
              <w:rPr>
                <w:ins w:id="1173" w:author="Rohit Agnihotri (Digital,ISC)(X-IGT Solutions)" w:date="2026-09-02T12:16:00Z"/>
                <w:color w:val="000000"/>
                <w:sz w:val="20"/>
                <w:szCs w:val="20"/>
              </w:rPr>
            </w:pPr>
          </w:p>
          <w:p w14:paraId="0DEE04C3" w14:textId="10028A56" w:rsidR="007663D0" w:rsidRPr="00764B39" w:rsidRDefault="007663D0">
            <w:pPr>
              <w:pStyle w:val="NormalWeb"/>
              <w:spacing w:before="0" w:beforeAutospacing="0" w:after="0" w:afterAutospacing="0"/>
              <w:rPr>
                <w:ins w:id="1174" w:author="Rohit Agnihotri (Digital,ISC)(X-IGT Solutions)" w:date="2026-09-02T12:08:00Z"/>
                <w:color w:val="212121"/>
                <w:sz w:val="20"/>
                <w:szCs w:val="20"/>
                <w:rPrChange w:id="1175" w:author="Rohit Agnihotri (Digital,ISC)(X-IGT Solutions)" w:date="2026-09-02T12:14:00Z">
                  <w:rPr>
                    <w:ins w:id="1176" w:author="Rohit Agnihotri (Digital,ISC)(X-IGT Solutions)" w:date="2026-09-02T12:08:00Z"/>
                    <w:rFonts w:ascii="Aptos" w:hAnsi="Aptos"/>
                    <w:color w:val="212121"/>
                  </w:rPr>
                </w:rPrChange>
              </w:rPr>
              <w:pPrChange w:id="1177" w:author="Rohit Agnihotri (Digital,ISC)(X-IGT Solutions)" w:date="2026-09-02T12:14:00Z">
                <w:pPr>
                  <w:pStyle w:val="NormalWeb"/>
                </w:pPr>
              </w:pPrChange>
            </w:pPr>
            <w:ins w:id="1178" w:author="Rohit Agnihotri (Digital,ISC)(X-IGT Solutions)" w:date="2026-09-02T12:08:00Z">
              <w:r w:rsidRPr="00764B39">
                <w:rPr>
                  <w:color w:val="000000"/>
                  <w:sz w:val="20"/>
                  <w:szCs w:val="20"/>
                  <w:rPrChange w:id="1179" w:author="Rohit Agnihotri (Digital,ISC)(X-IGT Solutions)" w:date="2026-09-02T12:14:00Z">
                    <w:rPr>
                      <w:rFonts w:ascii="Aptos" w:hAnsi="Aptos"/>
                      <w:color w:val="000000"/>
                    </w:rPr>
                  </w:rPrChange>
                </w:rPr>
                <w:t>To operate, secure, maintain, monitor and support the Platform.</w:t>
              </w:r>
            </w:ins>
          </w:p>
          <w:p w14:paraId="7F396170" w14:textId="77777777" w:rsidR="007663D0" w:rsidRPr="00764B39" w:rsidRDefault="007663D0">
            <w:pPr>
              <w:pStyle w:val="NormalWeb"/>
              <w:spacing w:before="0" w:beforeAutospacing="0" w:after="0" w:afterAutospacing="0"/>
              <w:rPr>
                <w:ins w:id="1180" w:author="Rohit Agnihotri (Digital,ISC)(X-IGT Solutions)" w:date="2026-09-02T12:08:00Z"/>
                <w:color w:val="212121"/>
                <w:sz w:val="20"/>
                <w:szCs w:val="20"/>
                <w:rPrChange w:id="1181" w:author="Rohit Agnihotri (Digital,ISC)(X-IGT Solutions)" w:date="2026-09-02T12:14:00Z">
                  <w:rPr>
                    <w:ins w:id="1182" w:author="Rohit Agnihotri (Digital,ISC)(X-IGT Solutions)" w:date="2026-09-02T12:08:00Z"/>
                    <w:rFonts w:ascii="Aptos" w:hAnsi="Aptos"/>
                    <w:color w:val="212121"/>
                  </w:rPr>
                </w:rPrChange>
              </w:rPr>
              <w:pPrChange w:id="1183" w:author="Rohit Agnihotri (Digital,ISC)(X-IGT Solutions)" w:date="2026-09-02T12:14:00Z">
                <w:pPr>
                  <w:pStyle w:val="NormalWeb"/>
                </w:pPr>
              </w:pPrChange>
            </w:pPr>
            <w:ins w:id="1184" w:author="Rohit Agnihotri (Digital,ISC)(X-IGT Solutions)" w:date="2026-09-02T12:08:00Z">
              <w:r w:rsidRPr="00764B39">
                <w:rPr>
                  <w:color w:val="000000"/>
                  <w:sz w:val="20"/>
                  <w:szCs w:val="20"/>
                  <w:rPrChange w:id="1185" w:author="Rohit Agnihotri (Digital,ISC)(X-IGT Solutions)" w:date="2026-09-02T12:14:00Z">
                    <w:rPr>
                      <w:rFonts w:ascii="Aptos" w:hAnsi="Aptos"/>
                      <w:color w:val="000000"/>
                    </w:rPr>
                  </w:rPrChange>
                </w:rPr>
                <w:t>Processing may include:</w:t>
              </w:r>
            </w:ins>
          </w:p>
          <w:p w14:paraId="77F5C660" w14:textId="3CF41510" w:rsidR="00764B39" w:rsidRPr="00764B39" w:rsidRDefault="007663D0">
            <w:pPr>
              <w:pStyle w:val="NormalWeb"/>
              <w:spacing w:before="0" w:beforeAutospacing="0" w:after="0" w:afterAutospacing="0"/>
              <w:rPr>
                <w:ins w:id="1186" w:author="Rohit Agnihotri (Digital,ISC)(X-IGT Solutions)" w:date="2026-09-02T12:14:00Z"/>
                <w:color w:val="000000"/>
                <w:sz w:val="20"/>
                <w:szCs w:val="20"/>
                <w:rPrChange w:id="1187" w:author="Rohit Agnihotri (Digital,ISC)(X-IGT Solutions)" w:date="2026-09-02T12:14:00Z">
                  <w:rPr>
                    <w:ins w:id="1188" w:author="Rohit Agnihotri (Digital,ISC)(X-IGT Solutions)" w:date="2026-09-02T12:14:00Z"/>
                    <w:rFonts w:ascii="Aptos" w:hAnsi="Aptos"/>
                    <w:color w:val="000000"/>
                  </w:rPr>
                </w:rPrChange>
              </w:rPr>
              <w:pPrChange w:id="1189" w:author="Rohit Agnihotri (Digital,ISC)(X-IGT Solutions)" w:date="2026-09-02T12:14:00Z">
                <w:pPr>
                  <w:pStyle w:val="NormalWeb"/>
                </w:pPr>
              </w:pPrChange>
            </w:pPr>
            <w:ins w:id="1190" w:author="Rohit Agnihotri (Digital,ISC)(X-IGT Solutions)" w:date="2026-09-02T12:08:00Z">
              <w:r w:rsidRPr="00764B39">
                <w:rPr>
                  <w:color w:val="000000"/>
                  <w:sz w:val="20"/>
                  <w:szCs w:val="20"/>
                  <w:rPrChange w:id="1191" w:author="Rohit Agnihotri (Digital,ISC)(X-IGT Solutions)" w:date="2026-09-02T12:14:00Z">
                    <w:rPr>
                      <w:rFonts w:ascii="Aptos" w:hAnsi="Aptos"/>
                      <w:color w:val="000000"/>
                    </w:rPr>
                  </w:rPrChange>
                </w:rPr>
                <w:t xml:space="preserve">• </w:t>
              </w:r>
            </w:ins>
            <w:ins w:id="1192" w:author="Rohit Agnihotri (Digital,ISC)(X-IGT Solutions)" w:date="2026-09-02T12:53:00Z">
              <w:r w:rsidR="00306D03">
                <w:rPr>
                  <w:color w:val="000000"/>
                  <w:sz w:val="20"/>
                  <w:szCs w:val="20"/>
                </w:rPr>
                <w:t>U</w:t>
              </w:r>
            </w:ins>
            <w:ins w:id="1193" w:author="Rohit Agnihotri (Digital,ISC)(X-IGT Solutions)" w:date="2026-09-02T12:08:00Z">
              <w:r w:rsidRPr="00764B39">
                <w:rPr>
                  <w:color w:val="000000"/>
                  <w:sz w:val="20"/>
                  <w:szCs w:val="20"/>
                  <w:rPrChange w:id="1194" w:author="Rohit Agnihotri (Digital,ISC)(X-IGT Solutions)" w:date="2026-09-02T12:14:00Z">
                    <w:rPr>
                      <w:rFonts w:ascii="Aptos" w:hAnsi="Aptos"/>
                      <w:color w:val="000000"/>
                    </w:rPr>
                  </w:rPrChange>
                </w:rPr>
                <w:t>ser-access administration and RBAC</w:t>
              </w:r>
            </w:ins>
          </w:p>
          <w:p w14:paraId="44D1231E" w14:textId="6B12D0A7" w:rsidR="00764B39" w:rsidRPr="00764B39" w:rsidRDefault="007663D0">
            <w:pPr>
              <w:pStyle w:val="NormalWeb"/>
              <w:spacing w:before="0" w:beforeAutospacing="0" w:after="0" w:afterAutospacing="0"/>
              <w:rPr>
                <w:ins w:id="1195" w:author="Rohit Agnihotri (Digital,ISC)(X-IGT Solutions)" w:date="2026-09-02T12:14:00Z"/>
                <w:color w:val="000000"/>
                <w:sz w:val="20"/>
                <w:szCs w:val="20"/>
                <w:rPrChange w:id="1196" w:author="Rohit Agnihotri (Digital,ISC)(X-IGT Solutions)" w:date="2026-09-02T12:14:00Z">
                  <w:rPr>
                    <w:ins w:id="1197" w:author="Rohit Agnihotri (Digital,ISC)(X-IGT Solutions)" w:date="2026-09-02T12:14:00Z"/>
                    <w:rFonts w:ascii="Aptos" w:hAnsi="Aptos"/>
                    <w:color w:val="000000"/>
                  </w:rPr>
                </w:rPrChange>
              </w:rPr>
              <w:pPrChange w:id="1198" w:author="Rohit Agnihotri (Digital,ISC)(X-IGT Solutions)" w:date="2026-09-02T12:14:00Z">
                <w:pPr>
                  <w:pStyle w:val="NormalWeb"/>
                </w:pPr>
              </w:pPrChange>
            </w:pPr>
            <w:ins w:id="1199" w:author="Rohit Agnihotri (Digital,ISC)(X-IGT Solutions)" w:date="2026-09-02T12:08:00Z">
              <w:r w:rsidRPr="00764B39">
                <w:rPr>
                  <w:color w:val="000000"/>
                  <w:sz w:val="20"/>
                  <w:szCs w:val="20"/>
                  <w:rPrChange w:id="1200" w:author="Rohit Agnihotri (Digital,ISC)(X-IGT Solutions)" w:date="2026-09-02T12:14:00Z">
                    <w:rPr>
                      <w:rFonts w:ascii="Aptos" w:hAnsi="Aptos"/>
                      <w:color w:val="000000"/>
                    </w:rPr>
                  </w:rPrChange>
                </w:rPr>
                <w:t xml:space="preserve">• </w:t>
              </w:r>
            </w:ins>
            <w:ins w:id="1201" w:author="Rohit Agnihotri (Digital,ISC)(X-IGT Solutions)" w:date="2026-09-02T12:53:00Z">
              <w:r w:rsidR="00306D03">
                <w:rPr>
                  <w:color w:val="000000"/>
                  <w:sz w:val="20"/>
                  <w:szCs w:val="20"/>
                </w:rPr>
                <w:t>A</w:t>
              </w:r>
            </w:ins>
            <w:ins w:id="1202" w:author="Rohit Agnihotri (Digital,ISC)(X-IGT Solutions)" w:date="2026-09-02T12:08:00Z">
              <w:r w:rsidRPr="00764B39">
                <w:rPr>
                  <w:color w:val="000000"/>
                  <w:sz w:val="20"/>
                  <w:szCs w:val="20"/>
                  <w:rPrChange w:id="1203" w:author="Rohit Agnihotri (Digital,ISC)(X-IGT Solutions)" w:date="2026-09-02T12:14:00Z">
                    <w:rPr>
                      <w:rFonts w:ascii="Aptos" w:hAnsi="Aptos"/>
                      <w:color w:val="000000"/>
                    </w:rPr>
                  </w:rPrChange>
                </w:rPr>
                <w:t>udit logging</w:t>
              </w:r>
            </w:ins>
          </w:p>
          <w:p w14:paraId="42E3DD2F" w14:textId="3D8BF08F" w:rsidR="00764B39" w:rsidRPr="00764B39" w:rsidRDefault="007663D0">
            <w:pPr>
              <w:pStyle w:val="NormalWeb"/>
              <w:spacing w:before="0" w:beforeAutospacing="0" w:after="0" w:afterAutospacing="0"/>
              <w:rPr>
                <w:ins w:id="1204" w:author="Rohit Agnihotri (Digital,ISC)(X-IGT Solutions)" w:date="2026-09-02T12:14:00Z"/>
                <w:color w:val="000000"/>
                <w:sz w:val="20"/>
                <w:szCs w:val="20"/>
                <w:rPrChange w:id="1205" w:author="Rohit Agnihotri (Digital,ISC)(X-IGT Solutions)" w:date="2026-09-02T12:14:00Z">
                  <w:rPr>
                    <w:ins w:id="1206" w:author="Rohit Agnihotri (Digital,ISC)(X-IGT Solutions)" w:date="2026-09-02T12:14:00Z"/>
                    <w:rFonts w:ascii="Aptos" w:hAnsi="Aptos"/>
                    <w:color w:val="000000"/>
                  </w:rPr>
                </w:rPrChange>
              </w:rPr>
              <w:pPrChange w:id="1207" w:author="Rohit Agnihotri (Digital,ISC)(X-IGT Solutions)" w:date="2026-09-02T12:14:00Z">
                <w:pPr>
                  <w:pStyle w:val="NormalWeb"/>
                </w:pPr>
              </w:pPrChange>
            </w:pPr>
            <w:ins w:id="1208" w:author="Rohit Agnihotri (Digital,ISC)(X-IGT Solutions)" w:date="2026-09-02T12:08:00Z">
              <w:r w:rsidRPr="00764B39">
                <w:rPr>
                  <w:color w:val="000000"/>
                  <w:sz w:val="20"/>
                  <w:szCs w:val="20"/>
                  <w:rPrChange w:id="1209" w:author="Rohit Agnihotri (Digital,ISC)(X-IGT Solutions)" w:date="2026-09-02T12:14:00Z">
                    <w:rPr>
                      <w:rFonts w:ascii="Aptos" w:hAnsi="Aptos"/>
                      <w:color w:val="000000"/>
                    </w:rPr>
                  </w:rPrChange>
                </w:rPr>
                <w:t xml:space="preserve">• </w:t>
              </w:r>
            </w:ins>
            <w:ins w:id="1210" w:author="Rohit Agnihotri (Digital,ISC)(X-IGT Solutions)" w:date="2026-09-02T12:53:00Z">
              <w:r w:rsidR="00306D03">
                <w:rPr>
                  <w:color w:val="000000"/>
                  <w:sz w:val="20"/>
                  <w:szCs w:val="20"/>
                </w:rPr>
                <w:t>A</w:t>
              </w:r>
            </w:ins>
            <w:ins w:id="1211" w:author="Rohit Agnihotri (Digital,ISC)(X-IGT Solutions)" w:date="2026-09-02T12:08:00Z">
              <w:r w:rsidRPr="00764B39">
                <w:rPr>
                  <w:color w:val="000000"/>
                  <w:sz w:val="20"/>
                  <w:szCs w:val="20"/>
                  <w:rPrChange w:id="1212" w:author="Rohit Agnihotri (Digital,ISC)(X-IGT Solutions)" w:date="2026-09-02T12:14:00Z">
                    <w:rPr>
                      <w:rFonts w:ascii="Aptos" w:hAnsi="Aptos"/>
                      <w:color w:val="000000"/>
                    </w:rPr>
                  </w:rPrChange>
                </w:rPr>
                <w:t>pplication and infrastructure monitoring</w:t>
              </w:r>
            </w:ins>
          </w:p>
          <w:p w14:paraId="50192DFB" w14:textId="3F667B7F" w:rsidR="00764B39" w:rsidRPr="00764B39" w:rsidRDefault="007663D0">
            <w:pPr>
              <w:pStyle w:val="NormalWeb"/>
              <w:spacing w:before="0" w:beforeAutospacing="0" w:after="0" w:afterAutospacing="0"/>
              <w:rPr>
                <w:ins w:id="1213" w:author="Rohit Agnihotri (Digital,ISC)(X-IGT Solutions)" w:date="2026-09-02T12:14:00Z"/>
                <w:color w:val="000000"/>
                <w:sz w:val="20"/>
                <w:szCs w:val="20"/>
                <w:rPrChange w:id="1214" w:author="Rohit Agnihotri (Digital,ISC)(X-IGT Solutions)" w:date="2026-09-02T12:14:00Z">
                  <w:rPr>
                    <w:ins w:id="1215" w:author="Rohit Agnihotri (Digital,ISC)(X-IGT Solutions)" w:date="2026-09-02T12:14:00Z"/>
                    <w:rFonts w:ascii="Aptos" w:hAnsi="Aptos"/>
                    <w:color w:val="000000"/>
                  </w:rPr>
                </w:rPrChange>
              </w:rPr>
              <w:pPrChange w:id="1216" w:author="Rohit Agnihotri (Digital,ISC)(X-IGT Solutions)" w:date="2026-09-02T12:14:00Z">
                <w:pPr>
                  <w:pStyle w:val="NormalWeb"/>
                </w:pPr>
              </w:pPrChange>
            </w:pPr>
            <w:ins w:id="1217" w:author="Rohit Agnihotri (Digital,ISC)(X-IGT Solutions)" w:date="2026-09-02T12:08:00Z">
              <w:r w:rsidRPr="00764B39">
                <w:rPr>
                  <w:color w:val="000000"/>
                  <w:sz w:val="20"/>
                  <w:szCs w:val="20"/>
                  <w:rPrChange w:id="1218" w:author="Rohit Agnihotri (Digital,ISC)(X-IGT Solutions)" w:date="2026-09-02T12:14:00Z">
                    <w:rPr>
                      <w:rFonts w:ascii="Aptos" w:hAnsi="Aptos"/>
                      <w:color w:val="000000"/>
                    </w:rPr>
                  </w:rPrChange>
                </w:rPr>
                <w:t xml:space="preserve">• </w:t>
              </w:r>
            </w:ins>
            <w:ins w:id="1219" w:author="Rohit Agnihotri (Digital,ISC)(X-IGT Solutions)" w:date="2026-09-02T12:53:00Z">
              <w:r w:rsidR="00306D03">
                <w:rPr>
                  <w:color w:val="000000"/>
                  <w:sz w:val="20"/>
                  <w:szCs w:val="20"/>
                </w:rPr>
                <w:t>S</w:t>
              </w:r>
            </w:ins>
            <w:ins w:id="1220" w:author="Rohit Agnihotri (Digital,ISC)(X-IGT Solutions)" w:date="2026-09-02T12:08:00Z">
              <w:r w:rsidRPr="00764B39">
                <w:rPr>
                  <w:color w:val="000000"/>
                  <w:sz w:val="20"/>
                  <w:szCs w:val="20"/>
                  <w:rPrChange w:id="1221" w:author="Rohit Agnihotri (Digital,ISC)(X-IGT Solutions)" w:date="2026-09-02T12:14:00Z">
                    <w:rPr>
                      <w:rFonts w:ascii="Aptos" w:hAnsi="Aptos"/>
                      <w:color w:val="000000"/>
                    </w:rPr>
                  </w:rPrChange>
                </w:rPr>
                <w:t>ecurity monitoring</w:t>
              </w:r>
            </w:ins>
          </w:p>
          <w:p w14:paraId="1A874F7B" w14:textId="657883BE" w:rsidR="00764B39" w:rsidRPr="00764B39" w:rsidRDefault="007663D0">
            <w:pPr>
              <w:pStyle w:val="NormalWeb"/>
              <w:spacing w:before="0" w:beforeAutospacing="0" w:after="0" w:afterAutospacing="0"/>
              <w:rPr>
                <w:ins w:id="1222" w:author="Rohit Agnihotri (Digital,ISC)(X-IGT Solutions)" w:date="2026-09-02T12:14:00Z"/>
                <w:color w:val="000000"/>
                <w:sz w:val="20"/>
                <w:szCs w:val="20"/>
                <w:rPrChange w:id="1223" w:author="Rohit Agnihotri (Digital,ISC)(X-IGT Solutions)" w:date="2026-09-02T12:14:00Z">
                  <w:rPr>
                    <w:ins w:id="1224" w:author="Rohit Agnihotri (Digital,ISC)(X-IGT Solutions)" w:date="2026-09-02T12:14:00Z"/>
                    <w:rFonts w:ascii="Aptos" w:hAnsi="Aptos"/>
                    <w:color w:val="000000"/>
                  </w:rPr>
                </w:rPrChange>
              </w:rPr>
              <w:pPrChange w:id="1225" w:author="Rohit Agnihotri (Digital,ISC)(X-IGT Solutions)" w:date="2026-09-02T12:14:00Z">
                <w:pPr>
                  <w:pStyle w:val="NormalWeb"/>
                </w:pPr>
              </w:pPrChange>
            </w:pPr>
            <w:ins w:id="1226" w:author="Rohit Agnihotri (Digital,ISC)(X-IGT Solutions)" w:date="2026-09-02T12:08:00Z">
              <w:r w:rsidRPr="00764B39">
                <w:rPr>
                  <w:color w:val="000000"/>
                  <w:sz w:val="20"/>
                  <w:szCs w:val="20"/>
                  <w:rPrChange w:id="1227" w:author="Rohit Agnihotri (Digital,ISC)(X-IGT Solutions)" w:date="2026-09-02T12:14:00Z">
                    <w:rPr>
                      <w:rFonts w:ascii="Aptos" w:hAnsi="Aptos"/>
                      <w:color w:val="000000"/>
                    </w:rPr>
                  </w:rPrChange>
                </w:rPr>
                <w:t xml:space="preserve">• </w:t>
              </w:r>
            </w:ins>
            <w:ins w:id="1228" w:author="Rohit Agnihotri (Digital,ISC)(X-IGT Solutions)" w:date="2026-09-02T12:53:00Z">
              <w:r w:rsidR="00306D03">
                <w:rPr>
                  <w:color w:val="000000"/>
                  <w:sz w:val="20"/>
                  <w:szCs w:val="20"/>
                </w:rPr>
                <w:t>T</w:t>
              </w:r>
            </w:ins>
            <w:ins w:id="1229" w:author="Rohit Agnihotri (Digital,ISC)(X-IGT Solutions)" w:date="2026-09-02T12:08:00Z">
              <w:r w:rsidRPr="00764B39">
                <w:rPr>
                  <w:color w:val="000000"/>
                  <w:sz w:val="20"/>
                  <w:szCs w:val="20"/>
                  <w:rPrChange w:id="1230" w:author="Rohit Agnihotri (Digital,ISC)(X-IGT Solutions)" w:date="2026-09-02T12:14:00Z">
                    <w:rPr>
                      <w:rFonts w:ascii="Aptos" w:hAnsi="Aptos"/>
                      <w:color w:val="000000"/>
                    </w:rPr>
                  </w:rPrChange>
                </w:rPr>
                <w:t>roubleshooting and incident investigation</w:t>
              </w:r>
            </w:ins>
          </w:p>
          <w:p w14:paraId="18718A9A" w14:textId="7E9E1ED7" w:rsidR="00764B39" w:rsidRPr="00764B39" w:rsidRDefault="007663D0">
            <w:pPr>
              <w:pStyle w:val="NormalWeb"/>
              <w:spacing w:before="0" w:beforeAutospacing="0" w:after="0" w:afterAutospacing="0"/>
              <w:rPr>
                <w:ins w:id="1231" w:author="Rohit Agnihotri (Digital,ISC)(X-IGT Solutions)" w:date="2026-09-02T12:14:00Z"/>
                <w:color w:val="000000"/>
                <w:sz w:val="20"/>
                <w:szCs w:val="20"/>
                <w:rPrChange w:id="1232" w:author="Rohit Agnihotri (Digital,ISC)(X-IGT Solutions)" w:date="2026-09-02T12:14:00Z">
                  <w:rPr>
                    <w:ins w:id="1233" w:author="Rohit Agnihotri (Digital,ISC)(X-IGT Solutions)" w:date="2026-09-02T12:14:00Z"/>
                    <w:rFonts w:ascii="Aptos" w:hAnsi="Aptos"/>
                    <w:color w:val="000000"/>
                  </w:rPr>
                </w:rPrChange>
              </w:rPr>
              <w:pPrChange w:id="1234" w:author="Rohit Agnihotri (Digital,ISC)(X-IGT Solutions)" w:date="2026-09-02T12:14:00Z">
                <w:pPr>
                  <w:pStyle w:val="NormalWeb"/>
                </w:pPr>
              </w:pPrChange>
            </w:pPr>
            <w:ins w:id="1235" w:author="Rohit Agnihotri (Digital,ISC)(X-IGT Solutions)" w:date="2026-09-02T12:08:00Z">
              <w:r w:rsidRPr="00764B39">
                <w:rPr>
                  <w:color w:val="000000"/>
                  <w:sz w:val="20"/>
                  <w:szCs w:val="20"/>
                  <w:rPrChange w:id="1236" w:author="Rohit Agnihotri (Digital,ISC)(X-IGT Solutions)" w:date="2026-09-02T12:14:00Z">
                    <w:rPr>
                      <w:rFonts w:ascii="Aptos" w:hAnsi="Aptos"/>
                      <w:color w:val="000000"/>
                    </w:rPr>
                  </w:rPrChange>
                </w:rPr>
                <w:t xml:space="preserve">• </w:t>
              </w:r>
            </w:ins>
            <w:ins w:id="1237" w:author="Rohit Agnihotri (Digital,ISC)(X-IGT Solutions)" w:date="2026-09-02T12:53:00Z">
              <w:r w:rsidR="00306D03">
                <w:rPr>
                  <w:color w:val="000000"/>
                  <w:sz w:val="20"/>
                  <w:szCs w:val="20"/>
                </w:rPr>
                <w:t>T</w:t>
              </w:r>
            </w:ins>
            <w:ins w:id="1238" w:author="Rohit Agnihotri (Digital,ISC)(X-IGT Solutions)" w:date="2026-09-02T12:08:00Z">
              <w:r w:rsidRPr="00764B39">
                <w:rPr>
                  <w:color w:val="000000"/>
                  <w:sz w:val="20"/>
                  <w:szCs w:val="20"/>
                  <w:rPrChange w:id="1239" w:author="Rohit Agnihotri (Digital,ISC)(X-IGT Solutions)" w:date="2026-09-02T12:14:00Z">
                    <w:rPr>
                      <w:rFonts w:ascii="Aptos" w:hAnsi="Aptos"/>
                      <w:color w:val="000000"/>
                    </w:rPr>
                  </w:rPrChange>
                </w:rPr>
                <w:t>echnical support</w:t>
              </w:r>
            </w:ins>
          </w:p>
          <w:p w14:paraId="575BF328" w14:textId="36F10797" w:rsidR="007663D0" w:rsidRPr="00764B39" w:rsidRDefault="007663D0">
            <w:pPr>
              <w:pStyle w:val="NormalWeb"/>
              <w:spacing w:before="0" w:beforeAutospacing="0" w:after="0" w:afterAutospacing="0"/>
              <w:rPr>
                <w:ins w:id="1240" w:author="Rohit Agnihotri (Digital,ISC)(X-IGT Solutions)" w:date="2026-09-02T12:08:00Z"/>
                <w:color w:val="212121"/>
                <w:sz w:val="20"/>
                <w:szCs w:val="20"/>
                <w:rPrChange w:id="1241" w:author="Rohit Agnihotri (Digital,ISC)(X-IGT Solutions)" w:date="2026-09-02T12:14:00Z">
                  <w:rPr>
                    <w:ins w:id="1242" w:author="Rohit Agnihotri (Digital,ISC)(X-IGT Solutions)" w:date="2026-09-02T12:08:00Z"/>
                    <w:rFonts w:ascii="Aptos" w:hAnsi="Aptos"/>
                    <w:color w:val="212121"/>
                  </w:rPr>
                </w:rPrChange>
              </w:rPr>
              <w:pPrChange w:id="1243" w:author="Rohit Agnihotri (Digital,ISC)(X-IGT Solutions)" w:date="2026-09-02T12:14:00Z">
                <w:pPr>
                  <w:pStyle w:val="NormalWeb"/>
                </w:pPr>
              </w:pPrChange>
            </w:pPr>
            <w:ins w:id="1244" w:author="Rohit Agnihotri (Digital,ISC)(X-IGT Solutions)" w:date="2026-09-02T12:08:00Z">
              <w:r w:rsidRPr="00764B39">
                <w:rPr>
                  <w:color w:val="000000"/>
                  <w:sz w:val="20"/>
                  <w:szCs w:val="20"/>
                  <w:rPrChange w:id="1245" w:author="Rohit Agnihotri (Digital,ISC)(X-IGT Solutions)" w:date="2026-09-02T12:14:00Z">
                    <w:rPr>
                      <w:rFonts w:ascii="Aptos" w:hAnsi="Aptos"/>
                      <w:color w:val="000000"/>
                    </w:rPr>
                  </w:rPrChange>
                </w:rPr>
                <w:t xml:space="preserve">• </w:t>
              </w:r>
            </w:ins>
            <w:ins w:id="1246" w:author="Rohit Agnihotri (Digital,ISC)(X-IGT Solutions)" w:date="2026-09-02T12:53:00Z">
              <w:r w:rsidR="00306D03">
                <w:rPr>
                  <w:color w:val="000000"/>
                  <w:sz w:val="20"/>
                  <w:szCs w:val="20"/>
                </w:rPr>
                <w:t>S</w:t>
              </w:r>
            </w:ins>
            <w:ins w:id="1247" w:author="Rohit Agnihotri (Digital,ISC)(X-IGT Solutions)" w:date="2026-09-02T12:08:00Z">
              <w:r w:rsidRPr="00764B39">
                <w:rPr>
                  <w:color w:val="000000"/>
                  <w:sz w:val="20"/>
                  <w:szCs w:val="20"/>
                  <w:rPrChange w:id="1248" w:author="Rohit Agnihotri (Digital,ISC)(X-IGT Solutions)" w:date="2026-09-02T12:14:00Z">
                    <w:rPr>
                      <w:rFonts w:ascii="Aptos" w:hAnsi="Aptos"/>
                      <w:color w:val="000000"/>
                    </w:rPr>
                  </w:rPrChange>
                </w:rPr>
                <w:t>ervice-performance monitoring.</w:t>
              </w:r>
            </w:ins>
          </w:p>
          <w:p w14:paraId="33F5D044" w14:textId="77777777" w:rsidR="00764B39" w:rsidRDefault="00764B39" w:rsidP="00764B39">
            <w:pPr>
              <w:pStyle w:val="NormalWeb"/>
              <w:spacing w:before="0" w:beforeAutospacing="0" w:after="0" w:afterAutospacing="0"/>
              <w:rPr>
                <w:ins w:id="1249" w:author="Rohit Agnihotri (Digital,ISC)(X-IGT Solutions)" w:date="2026-09-02T12:16:00Z"/>
                <w:color w:val="000000"/>
                <w:sz w:val="20"/>
                <w:szCs w:val="20"/>
              </w:rPr>
            </w:pPr>
          </w:p>
          <w:p w14:paraId="7D8C2DE7" w14:textId="2716E256" w:rsidR="007663D0" w:rsidRPr="00764B39" w:rsidRDefault="007663D0">
            <w:pPr>
              <w:pStyle w:val="NormalWeb"/>
              <w:spacing w:before="0" w:beforeAutospacing="0" w:after="0" w:afterAutospacing="0"/>
              <w:rPr>
                <w:ins w:id="1250" w:author="Rohit Agnihotri (Digital,ISC)(X-IGT Solutions)" w:date="2026-09-02T12:08:00Z"/>
                <w:color w:val="212121"/>
                <w:sz w:val="20"/>
                <w:szCs w:val="20"/>
                <w:rPrChange w:id="1251" w:author="Rohit Agnihotri (Digital,ISC)(X-IGT Solutions)" w:date="2026-09-02T12:14:00Z">
                  <w:rPr>
                    <w:ins w:id="1252" w:author="Rohit Agnihotri (Digital,ISC)(X-IGT Solutions)" w:date="2026-09-02T12:08:00Z"/>
                    <w:rFonts w:ascii="Aptos" w:hAnsi="Aptos"/>
                    <w:color w:val="212121"/>
                  </w:rPr>
                </w:rPrChange>
              </w:rPr>
              <w:pPrChange w:id="1253" w:author="Rohit Agnihotri (Digital,ISC)(X-IGT Solutions)" w:date="2026-09-02T12:14:00Z">
                <w:pPr>
                  <w:pStyle w:val="NormalWeb"/>
                </w:pPr>
              </w:pPrChange>
            </w:pPr>
            <w:ins w:id="1254" w:author="Rohit Agnihotri (Digital,ISC)(X-IGT Solutions)" w:date="2026-09-02T12:08:00Z">
              <w:r w:rsidRPr="00764B39">
                <w:rPr>
                  <w:color w:val="000000"/>
                  <w:sz w:val="20"/>
                  <w:szCs w:val="20"/>
                  <w:rPrChange w:id="1255" w:author="Rohit Agnihotri (Digital,ISC)(X-IGT Solutions)" w:date="2026-09-02T12:14:00Z">
                    <w:rPr>
                      <w:rFonts w:ascii="Aptos" w:hAnsi="Aptos"/>
                      <w:color w:val="000000"/>
                    </w:rPr>
                  </w:rPrChange>
                </w:rPr>
                <w:t>Only the minimum authorized-user, device, network, access, system-event and diagnostic information required for such activities shall be processed.</w:t>
              </w:r>
            </w:ins>
          </w:p>
          <w:p w14:paraId="39D8276E" w14:textId="00751153" w:rsidR="00BA1421" w:rsidRPr="00764B39" w:rsidRDefault="00BA1421">
            <w:pPr>
              <w:tabs>
                <w:tab w:val="left" w:pos="792"/>
              </w:tabs>
              <w:spacing w:after="0"/>
              <w:jc w:val="both"/>
              <w:rPr>
                <w:ins w:id="1256" w:author="Rohit Agnihotri (Digital,ISC)(X-IGT Solutions)" w:date="2026-09-01T11:45:00Z"/>
                <w:rFonts w:ascii="Times New Roman" w:eastAsia="Times New Roman" w:hAnsi="Times New Roman" w:cs="Times New Roman"/>
                <w:color w:val="000000"/>
                <w:sz w:val="20"/>
                <w:szCs w:val="20"/>
              </w:rPr>
              <w:pPrChange w:id="1257" w:author="Rohit Agnihotri (Digital,ISC)(X-IGT Solutions)" w:date="2026-09-02T12:14:00Z">
                <w:pPr>
                  <w:tabs>
                    <w:tab w:val="left" w:pos="792"/>
                  </w:tabs>
                  <w:jc w:val="both"/>
                </w:pPr>
              </w:pPrChange>
            </w:pPr>
          </w:p>
          <w:p w14:paraId="000000A2" w14:textId="2F8C7102" w:rsidR="00FF3D5C" w:rsidRPr="00764B39" w:rsidDel="00BA1421" w:rsidRDefault="00703809">
            <w:pPr>
              <w:tabs>
                <w:tab w:val="left" w:pos="792"/>
              </w:tabs>
              <w:spacing w:after="0"/>
              <w:jc w:val="both"/>
              <w:rPr>
                <w:del w:id="1258" w:author="Rohit Agnihotri (Digital,ISC)(X-IGT Solutions)" w:date="2026-09-01T11:45:00Z"/>
                <w:rFonts w:ascii="Times New Roman" w:eastAsia="Times New Roman" w:hAnsi="Times New Roman" w:cs="Times New Roman"/>
                <w:color w:val="000000"/>
                <w:sz w:val="20"/>
                <w:szCs w:val="20"/>
              </w:rPr>
              <w:pPrChange w:id="1259" w:author="Rohit Agnihotri (Digital,ISC)(X-IGT Solutions)" w:date="2026-09-02T12:14:00Z">
                <w:pPr>
                  <w:tabs>
                    <w:tab w:val="left" w:pos="792"/>
                  </w:tabs>
                  <w:jc w:val="both"/>
                </w:pPr>
              </w:pPrChange>
            </w:pPr>
            <w:del w:id="1260" w:author="Rohit Agnihotri (Digital,ISC)(X-IGT Solutions)" w:date="2026-09-01T11:45:00Z">
              <w:r w:rsidRPr="00764B39" w:rsidDel="00BA1421">
                <w:rPr>
                  <w:rFonts w:ascii="Times New Roman" w:eastAsia="Times New Roman" w:hAnsi="Times New Roman" w:cs="Times New Roman"/>
                  <w:color w:val="000000"/>
                  <w:sz w:val="20"/>
                  <w:szCs w:val="20"/>
                </w:rPr>
                <w:delText>The Processor shall process Personal Data on behalf of the Controller for the purpose of providing, operating, implementing, supporting, maintaining, and improving the In-App Engagement and Personalization Platform, including:</w:delText>
              </w:r>
            </w:del>
          </w:p>
          <w:p w14:paraId="000000A3" w14:textId="3B6D34B2" w:rsidR="00FF3D5C" w:rsidRPr="00764B39" w:rsidDel="00BA1421" w:rsidRDefault="00703809">
            <w:pPr>
              <w:tabs>
                <w:tab w:val="left" w:pos="792"/>
              </w:tabs>
              <w:spacing w:after="0"/>
              <w:jc w:val="both"/>
              <w:rPr>
                <w:del w:id="1261" w:author="Rohit Agnihotri (Digital,ISC)(X-IGT Solutions)" w:date="2026-09-01T11:45:00Z"/>
                <w:rFonts w:ascii="Times New Roman" w:eastAsia="Times New Roman" w:hAnsi="Times New Roman" w:cs="Times New Roman"/>
                <w:color w:val="000000"/>
                <w:sz w:val="20"/>
                <w:szCs w:val="20"/>
              </w:rPr>
              <w:pPrChange w:id="1262" w:author="Rohit Agnihotri (Digital,ISC)(X-IGT Solutions)" w:date="2026-09-02T12:14:00Z">
                <w:pPr>
                  <w:tabs>
                    <w:tab w:val="left" w:pos="792"/>
                  </w:tabs>
                  <w:jc w:val="both"/>
                </w:pPr>
              </w:pPrChange>
            </w:pPr>
            <w:del w:id="1263" w:author="Rohit Agnihotri (Digital,ISC)(X-IGT Solutions)" w:date="2026-09-01T11:45:00Z">
              <w:r w:rsidRPr="00764B39" w:rsidDel="00BA1421">
                <w:rPr>
                  <w:rFonts w:ascii="Times New Roman" w:eastAsia="Times New Roman" w:hAnsi="Times New Roman" w:cs="Times New Roman"/>
                  <w:color w:val="000000"/>
                  <w:sz w:val="20"/>
                  <w:szCs w:val="20"/>
                </w:rPr>
                <w:delText>•Delivery of personalized in-app experiences and push notifications.</w:delText>
              </w:r>
            </w:del>
          </w:p>
          <w:p w14:paraId="000000A4" w14:textId="69E94F63" w:rsidR="00FF3D5C" w:rsidRPr="00764B39" w:rsidDel="00BA1421" w:rsidRDefault="00703809">
            <w:pPr>
              <w:tabs>
                <w:tab w:val="left" w:pos="792"/>
              </w:tabs>
              <w:spacing w:after="0"/>
              <w:jc w:val="both"/>
              <w:rPr>
                <w:del w:id="1264" w:author="Rohit Agnihotri (Digital,ISC)(X-IGT Solutions)" w:date="2026-09-01T11:45:00Z"/>
                <w:rFonts w:ascii="Times New Roman" w:eastAsia="Times New Roman" w:hAnsi="Times New Roman" w:cs="Times New Roman"/>
                <w:color w:val="000000"/>
                <w:sz w:val="20"/>
                <w:szCs w:val="20"/>
              </w:rPr>
              <w:pPrChange w:id="1265" w:author="Rohit Agnihotri (Digital,ISC)(X-IGT Solutions)" w:date="2026-09-02T12:14:00Z">
                <w:pPr>
                  <w:tabs>
                    <w:tab w:val="left" w:pos="792"/>
                  </w:tabs>
                  <w:jc w:val="both"/>
                </w:pPr>
              </w:pPrChange>
            </w:pPr>
            <w:del w:id="1266" w:author="Rohit Agnihotri (Digital,ISC)(X-IGT Solutions)" w:date="2026-09-01T11:45:00Z">
              <w:r w:rsidRPr="00764B39" w:rsidDel="00BA1421">
                <w:rPr>
                  <w:rFonts w:ascii="Times New Roman" w:eastAsia="Times New Roman" w:hAnsi="Times New Roman" w:cs="Times New Roman"/>
                  <w:color w:val="000000"/>
                  <w:sz w:val="20"/>
                  <w:szCs w:val="20"/>
                </w:rPr>
                <w:delText>•Customer segmentation, audience management, and journey orchestration.</w:delText>
              </w:r>
            </w:del>
          </w:p>
          <w:p w14:paraId="000000A5" w14:textId="6CA17D5F" w:rsidR="00FF3D5C" w:rsidRPr="00764B39" w:rsidDel="00BA1421" w:rsidRDefault="00703809">
            <w:pPr>
              <w:tabs>
                <w:tab w:val="left" w:pos="792"/>
              </w:tabs>
              <w:spacing w:after="0"/>
              <w:jc w:val="both"/>
              <w:rPr>
                <w:del w:id="1267" w:author="Rohit Agnihotri (Digital,ISC)(X-IGT Solutions)" w:date="2026-09-01T11:45:00Z"/>
                <w:rFonts w:ascii="Times New Roman" w:eastAsia="Times New Roman" w:hAnsi="Times New Roman" w:cs="Times New Roman"/>
                <w:color w:val="000000"/>
                <w:sz w:val="20"/>
                <w:szCs w:val="20"/>
              </w:rPr>
              <w:pPrChange w:id="1268" w:author="Rohit Agnihotri (Digital,ISC)(X-IGT Solutions)" w:date="2026-09-02T12:14:00Z">
                <w:pPr>
                  <w:tabs>
                    <w:tab w:val="left" w:pos="792"/>
                  </w:tabs>
                  <w:jc w:val="both"/>
                </w:pPr>
              </w:pPrChange>
            </w:pPr>
            <w:del w:id="1269" w:author="Rohit Agnihotri (Digital,ISC)(X-IGT Solutions)" w:date="2026-09-01T11:45:00Z">
              <w:r w:rsidRPr="00764B39" w:rsidDel="00BA1421">
                <w:rPr>
                  <w:rFonts w:ascii="Times New Roman" w:eastAsia="Times New Roman" w:hAnsi="Times New Roman" w:cs="Times New Roman"/>
                  <w:color w:val="000000"/>
                  <w:sz w:val="20"/>
                  <w:szCs w:val="20"/>
                </w:rPr>
                <w:delText>•Real-time personalization based on customer profile, booking, travel, and behavioural events.</w:delText>
              </w:r>
            </w:del>
          </w:p>
          <w:p w14:paraId="000000A6" w14:textId="34B83666" w:rsidR="00FF3D5C" w:rsidRPr="00764B39" w:rsidDel="00BA1421" w:rsidRDefault="00703809">
            <w:pPr>
              <w:tabs>
                <w:tab w:val="left" w:pos="792"/>
              </w:tabs>
              <w:spacing w:after="0"/>
              <w:jc w:val="both"/>
              <w:rPr>
                <w:del w:id="1270" w:author="Rohit Agnihotri (Digital,ISC)(X-IGT Solutions)" w:date="2026-09-01T11:45:00Z"/>
                <w:rFonts w:ascii="Times New Roman" w:eastAsia="Times New Roman" w:hAnsi="Times New Roman" w:cs="Times New Roman"/>
                <w:color w:val="000000"/>
                <w:sz w:val="20"/>
                <w:szCs w:val="20"/>
              </w:rPr>
              <w:pPrChange w:id="1271" w:author="Rohit Agnihotri (Digital,ISC)(X-IGT Solutions)" w:date="2026-09-02T12:14:00Z">
                <w:pPr>
                  <w:tabs>
                    <w:tab w:val="left" w:pos="792"/>
                  </w:tabs>
                  <w:jc w:val="both"/>
                </w:pPr>
              </w:pPrChange>
            </w:pPr>
            <w:del w:id="1272" w:author="Rohit Agnihotri (Digital,ISC)(X-IGT Solutions)" w:date="2026-09-01T11:45:00Z">
              <w:r w:rsidRPr="00764B39" w:rsidDel="00BA1421">
                <w:rPr>
                  <w:rFonts w:ascii="Times New Roman" w:eastAsia="Times New Roman" w:hAnsi="Times New Roman" w:cs="Times New Roman"/>
                  <w:color w:val="000000"/>
                  <w:sz w:val="20"/>
                  <w:szCs w:val="20"/>
                </w:rPr>
                <w:delText>•Delivery of operational notifications relating to flight journeys (including check-in, gate changes, delays, baggage information, and other travel updates).</w:delText>
              </w:r>
            </w:del>
          </w:p>
          <w:p w14:paraId="000000A7" w14:textId="4FCBA4AC" w:rsidR="00FF3D5C" w:rsidRPr="00764B39" w:rsidDel="00BA1421" w:rsidRDefault="00703809">
            <w:pPr>
              <w:tabs>
                <w:tab w:val="left" w:pos="792"/>
              </w:tabs>
              <w:spacing w:after="0"/>
              <w:jc w:val="both"/>
              <w:rPr>
                <w:del w:id="1273" w:author="Rohit Agnihotri (Digital,ISC)(X-IGT Solutions)" w:date="2026-09-01T11:45:00Z"/>
                <w:rFonts w:ascii="Times New Roman" w:eastAsia="Times New Roman" w:hAnsi="Times New Roman" w:cs="Times New Roman"/>
                <w:color w:val="000000"/>
                <w:sz w:val="20"/>
                <w:szCs w:val="20"/>
              </w:rPr>
              <w:pPrChange w:id="1274" w:author="Rohit Agnihotri (Digital,ISC)(X-IGT Solutions)" w:date="2026-09-02T12:14:00Z">
                <w:pPr>
                  <w:tabs>
                    <w:tab w:val="left" w:pos="792"/>
                  </w:tabs>
                  <w:jc w:val="both"/>
                </w:pPr>
              </w:pPrChange>
            </w:pPr>
            <w:del w:id="1275" w:author="Rohit Agnihotri (Digital,ISC)(X-IGT Solutions)" w:date="2026-09-01T11:45:00Z">
              <w:r w:rsidRPr="00764B39" w:rsidDel="00BA1421">
                <w:rPr>
                  <w:rFonts w:ascii="Times New Roman" w:eastAsia="Times New Roman" w:hAnsi="Times New Roman" w:cs="Times New Roman"/>
                  <w:color w:val="000000"/>
                  <w:sz w:val="20"/>
                  <w:szCs w:val="20"/>
                </w:rPr>
                <w:delText>•Campaign management, experimentation (A/B testing), gamification, and optimization.</w:delText>
              </w:r>
            </w:del>
          </w:p>
          <w:p w14:paraId="000000A8" w14:textId="48DD257D" w:rsidR="00FF3D5C" w:rsidRPr="00764B39" w:rsidDel="00BA1421" w:rsidRDefault="00703809">
            <w:pPr>
              <w:tabs>
                <w:tab w:val="left" w:pos="792"/>
              </w:tabs>
              <w:spacing w:after="0"/>
              <w:jc w:val="both"/>
              <w:rPr>
                <w:del w:id="1276" w:author="Rohit Agnihotri (Digital,ISC)(X-IGT Solutions)" w:date="2026-09-01T11:45:00Z"/>
                <w:rFonts w:ascii="Times New Roman" w:eastAsia="Times New Roman" w:hAnsi="Times New Roman" w:cs="Times New Roman"/>
                <w:color w:val="000000"/>
                <w:sz w:val="20"/>
                <w:szCs w:val="20"/>
              </w:rPr>
              <w:pPrChange w:id="1277" w:author="Rohit Agnihotri (Digital,ISC)(X-IGT Solutions)" w:date="2026-09-02T12:14:00Z">
                <w:pPr>
                  <w:tabs>
                    <w:tab w:val="left" w:pos="792"/>
                  </w:tabs>
                  <w:jc w:val="both"/>
                </w:pPr>
              </w:pPrChange>
            </w:pPr>
            <w:del w:id="1278" w:author="Rohit Agnihotri (Digital,ISC)(X-IGT Solutions)" w:date="2026-09-01T11:45:00Z">
              <w:r w:rsidRPr="00764B39" w:rsidDel="00BA1421">
                <w:rPr>
                  <w:rFonts w:ascii="Times New Roman" w:eastAsia="Times New Roman" w:hAnsi="Times New Roman" w:cs="Times New Roman"/>
                  <w:color w:val="000000"/>
                  <w:sz w:val="20"/>
                  <w:szCs w:val="20"/>
                </w:rPr>
                <w:delText>•Analytics, reporting, performance measurement, and campaign effectiveness.</w:delText>
              </w:r>
            </w:del>
          </w:p>
          <w:p w14:paraId="000000A9" w14:textId="3B896C72" w:rsidR="00FF3D5C" w:rsidRPr="00764B39" w:rsidDel="00BA1421" w:rsidRDefault="00703809">
            <w:pPr>
              <w:tabs>
                <w:tab w:val="left" w:pos="792"/>
              </w:tabs>
              <w:spacing w:after="0"/>
              <w:jc w:val="both"/>
              <w:rPr>
                <w:del w:id="1279" w:author="Rohit Agnihotri (Digital,ISC)(X-IGT Solutions)" w:date="2026-09-01T11:45:00Z"/>
                <w:rFonts w:ascii="Times New Roman" w:eastAsia="Times New Roman" w:hAnsi="Times New Roman" w:cs="Times New Roman"/>
                <w:color w:val="000000"/>
                <w:sz w:val="20"/>
                <w:szCs w:val="20"/>
              </w:rPr>
              <w:pPrChange w:id="1280" w:author="Rohit Agnihotri (Digital,ISC)(X-IGT Solutions)" w:date="2026-09-02T12:14:00Z">
                <w:pPr>
                  <w:tabs>
                    <w:tab w:val="left" w:pos="792"/>
                  </w:tabs>
                  <w:jc w:val="both"/>
                </w:pPr>
              </w:pPrChange>
            </w:pPr>
            <w:del w:id="1281" w:author="Rohit Agnihotri (Digital,ISC)(X-IGT Solutions)" w:date="2026-09-01T11:45:00Z">
              <w:r w:rsidRPr="00764B39" w:rsidDel="00BA1421">
                <w:rPr>
                  <w:rFonts w:ascii="Times New Roman" w:eastAsia="Times New Roman" w:hAnsi="Times New Roman" w:cs="Times New Roman"/>
                  <w:color w:val="000000"/>
                  <w:sz w:val="20"/>
                  <w:szCs w:val="20"/>
                </w:rPr>
                <w:delText>•Platform administration, security monitoring, troubleshooting, technical support, audit logging, and compliance with applicable legal and contractual obligations.</w:delText>
              </w:r>
            </w:del>
          </w:p>
          <w:p w14:paraId="49B7E9AD" w14:textId="77777777" w:rsidR="00FF3D5C" w:rsidRPr="00764B39" w:rsidRDefault="00703809">
            <w:pPr>
              <w:tabs>
                <w:tab w:val="left" w:pos="792"/>
              </w:tabs>
              <w:spacing w:after="0"/>
              <w:jc w:val="both"/>
              <w:rPr>
                <w:ins w:id="1282" w:author="Rohit Agnihotri (Digital,ISC)(X-IGT Solutions)" w:date="2026-09-01T11:45:00Z"/>
                <w:rFonts w:ascii="Times New Roman" w:eastAsia="Times New Roman" w:hAnsi="Times New Roman" w:cs="Times New Roman"/>
                <w:color w:val="000000"/>
                <w:sz w:val="20"/>
                <w:szCs w:val="20"/>
              </w:rPr>
              <w:pPrChange w:id="1283" w:author="Rohit Agnihotri (Digital,ISC)(X-IGT Solutions)" w:date="2026-09-02T12:14:00Z">
                <w:pPr>
                  <w:tabs>
                    <w:tab w:val="left" w:pos="792"/>
                  </w:tabs>
                  <w:jc w:val="both"/>
                </w:pPr>
              </w:pPrChange>
            </w:pPr>
            <w:del w:id="1284" w:author="Rohit Agnihotri (Digital,ISC)(X-IGT Solutions)" w:date="2026-09-01T11:45:00Z">
              <w:r w:rsidRPr="00764B39" w:rsidDel="00BA1421">
                <w:rPr>
                  <w:rFonts w:ascii="Times New Roman" w:eastAsia="Times New Roman" w:hAnsi="Times New Roman" w:cs="Times New Roman"/>
                  <w:color w:val="000000"/>
                  <w:sz w:val="20"/>
                  <w:szCs w:val="20"/>
                </w:rPr>
                <w:delText>This processing shall be carried out solely for the performance of the Services under the Agreement and in accordance with the documented instructions of the Controller.</w:delText>
              </w:r>
            </w:del>
          </w:p>
          <w:p w14:paraId="000000AA" w14:textId="5CF54DD6" w:rsidR="00BA1421" w:rsidRPr="00764B39" w:rsidRDefault="00BA1421">
            <w:pPr>
              <w:tabs>
                <w:tab w:val="left" w:pos="792"/>
              </w:tabs>
              <w:spacing w:after="0"/>
              <w:jc w:val="both"/>
              <w:rPr>
                <w:rFonts w:ascii="Times New Roman" w:eastAsia="Times New Roman" w:hAnsi="Times New Roman" w:cs="Times New Roman"/>
                <w:color w:val="000000"/>
                <w:sz w:val="20"/>
                <w:szCs w:val="20"/>
              </w:rPr>
              <w:pPrChange w:id="1285" w:author="Rohit Agnihotri (Digital,ISC)(X-IGT Solutions)" w:date="2026-09-02T12:14:00Z">
                <w:pPr>
                  <w:tabs>
                    <w:tab w:val="left" w:pos="792"/>
                  </w:tabs>
                  <w:jc w:val="both"/>
                </w:pPr>
              </w:pPrChange>
            </w:pPr>
          </w:p>
        </w:tc>
      </w:tr>
      <w:tr w:rsidR="00FF3D5C" w14:paraId="7A489354" w14:textId="77777777">
        <w:trPr>
          <w:gridAfter w:val="1"/>
          <w:wAfter w:w="6" w:type="dxa"/>
          <w:trHeight w:val="2690"/>
        </w:trPr>
        <w:tc>
          <w:tcPr>
            <w:tcW w:w="3787" w:type="dxa"/>
            <w:tcBorders>
              <w:top w:val="single" w:sz="5" w:space="0" w:color="000000"/>
              <w:left w:val="single" w:sz="5" w:space="0" w:color="000000"/>
              <w:bottom w:val="single" w:sz="5" w:space="0" w:color="000000"/>
              <w:right w:val="single" w:sz="5" w:space="0" w:color="000000"/>
            </w:tcBorders>
          </w:tcPr>
          <w:p w14:paraId="000000AB" w14:textId="77777777" w:rsidR="00FF3D5C" w:rsidRDefault="00703809">
            <w:pPr>
              <w:spacing w:after="365"/>
              <w:ind w:left="115"/>
              <w:jc w:val="both"/>
              <w:rPr>
                <w:rFonts w:ascii="Times New Roman" w:eastAsia="Times New Roman" w:hAnsi="Times New Roman" w:cs="Times New Roman"/>
                <w:b/>
                <w:bCs/>
                <w:color w:val="000000"/>
                <w:sz w:val="20"/>
                <w:szCs w:val="20"/>
              </w:rPr>
            </w:pPr>
            <w:commentRangeStart w:id="1286"/>
            <w:r>
              <w:rPr>
                <w:rFonts w:ascii="Times New Roman" w:eastAsia="Times New Roman" w:hAnsi="Times New Roman" w:cs="Times New Roman"/>
                <w:b/>
                <w:bCs/>
                <w:color w:val="000000"/>
                <w:sz w:val="20"/>
                <w:szCs w:val="20"/>
              </w:rPr>
              <w:lastRenderedPageBreak/>
              <w:t>CROSS BORDER TRANSFER</w:t>
            </w:r>
            <w:commentRangeEnd w:id="1286"/>
            <w:r w:rsidR="002304A3">
              <w:rPr>
                <w:rStyle w:val="CommentReference"/>
                <w:rFonts w:ascii="Times New Roman" w:eastAsia="Times New Roman" w:hAnsi="Times New Roman" w:cs="Times New Roman"/>
                <w:b/>
                <w:bCs/>
                <w:color w:val="000000"/>
                <w:sz w:val="20"/>
                <w:szCs w:val="20"/>
              </w:rPr>
              <w:commentReference w:id="1286"/>
            </w:r>
          </w:p>
        </w:tc>
        <w:tc>
          <w:tcPr>
            <w:tcW w:w="6720" w:type="dxa"/>
            <w:tcBorders>
              <w:top w:val="single" w:sz="5" w:space="0" w:color="000000"/>
              <w:left w:val="single" w:sz="5" w:space="0" w:color="000000"/>
              <w:bottom w:val="single" w:sz="5" w:space="0" w:color="000000"/>
              <w:right w:val="single" w:sz="5" w:space="0" w:color="000000"/>
            </w:tcBorders>
          </w:tcPr>
          <w:p w14:paraId="000000AC" w14:textId="77777777" w:rsidR="00FF3D5C" w:rsidRDefault="00703809">
            <w:pPr>
              <w:tabs>
                <w:tab w:val="left" w:pos="792"/>
              </w:tabs>
              <w:ind w:left="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Parties agree that Personal Data shall be primarily processed in India. Any transfer of Personal Data outside India, including remote access, hosting, backup, disaster recovery, or transit through any other jurisdiction, shall be permitted only where:</w:t>
            </w:r>
          </w:p>
          <w:p w14:paraId="000000AD" w14:textId="77777777" w:rsidR="00FF3D5C" w:rsidRDefault="00703809">
            <w:pPr>
              <w:tabs>
                <w:tab w:val="left" w:pos="792"/>
              </w:tabs>
              <w:ind w:left="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such transfer is expressly approved by the Controller in writing;</w:t>
            </w:r>
          </w:p>
          <w:p w14:paraId="000000AE" w14:textId="77777777" w:rsidR="00FF3D5C" w:rsidRDefault="00703809">
            <w:pPr>
              <w:tabs>
                <w:tab w:val="left" w:pos="792"/>
              </w:tabs>
              <w:ind w:left="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it is necessary for the performance of the Services under the Agreement; and</w:t>
            </w:r>
          </w:p>
          <w:p w14:paraId="000000AF" w14:textId="77777777" w:rsidR="00FF3D5C" w:rsidRDefault="00703809">
            <w:pPr>
              <w:tabs>
                <w:tab w:val="left" w:pos="792"/>
              </w:tabs>
              <w:ind w:left="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Processor implements appropriate safeguards and complies with all applicable data protection laws and the Agreement.</w:t>
            </w:r>
          </w:p>
        </w:tc>
      </w:tr>
      <w:tr w:rsidR="00FF3D5C" w14:paraId="4D48E61D" w14:textId="77777777">
        <w:trPr>
          <w:gridAfter w:val="1"/>
          <w:wAfter w:w="6" w:type="dxa"/>
          <w:trHeight w:val="560"/>
        </w:trPr>
        <w:tc>
          <w:tcPr>
            <w:tcW w:w="3787" w:type="dxa"/>
            <w:tcBorders>
              <w:top w:val="single" w:sz="5" w:space="0" w:color="000000"/>
              <w:left w:val="single" w:sz="5" w:space="0" w:color="000000"/>
              <w:bottom w:val="single" w:sz="5" w:space="0" w:color="000000"/>
              <w:right w:val="single" w:sz="5" w:space="0" w:color="000000"/>
            </w:tcBorders>
          </w:tcPr>
          <w:p w14:paraId="000000B0" w14:textId="77777777" w:rsidR="00FF3D5C" w:rsidRDefault="00703809">
            <w:pPr>
              <w:spacing w:after="365"/>
              <w:ind w:left="115"/>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lastRenderedPageBreak/>
              <w:t>List of Sub-processors</w:t>
            </w:r>
          </w:p>
        </w:tc>
        <w:tc>
          <w:tcPr>
            <w:tcW w:w="6720" w:type="dxa"/>
            <w:tcBorders>
              <w:top w:val="single" w:sz="5" w:space="0" w:color="000000"/>
              <w:left w:val="single" w:sz="5" w:space="0" w:color="000000"/>
              <w:bottom w:val="single" w:sz="5" w:space="0" w:color="000000"/>
              <w:right w:val="single" w:sz="5" w:space="0" w:color="000000"/>
            </w:tcBorders>
          </w:tcPr>
          <w:p w14:paraId="000000B1" w14:textId="77777777" w:rsidR="00FF3D5C" w:rsidRDefault="00703809">
            <w:pPr>
              <w:tabs>
                <w:tab w:val="left" w:pos="792"/>
              </w:tabs>
              <w:ind w:left="80"/>
              <w:jc w:val="both"/>
              <w:rPr>
                <w:rFonts w:ascii="Times New Roman" w:eastAsia="Times New Roman" w:hAnsi="Times New Roman" w:cs="Times New Roman"/>
                <w:color w:val="000000"/>
                <w:sz w:val="20"/>
                <w:szCs w:val="20"/>
                <w:highlight w:val="green"/>
              </w:rPr>
            </w:pPr>
            <w:r>
              <w:rPr>
                <w:rFonts w:ascii="Times New Roman" w:eastAsia="Times New Roman" w:hAnsi="Times New Roman" w:cs="Times New Roman"/>
                <w:color w:val="000000"/>
                <w:sz w:val="20"/>
                <w:szCs w:val="20"/>
                <w:highlight w:val="green"/>
              </w:rPr>
              <w:t>None</w:t>
            </w:r>
          </w:p>
        </w:tc>
      </w:tr>
      <w:tr w:rsidR="00FF3D5C" w14:paraId="00B0D642" w14:textId="77777777">
        <w:trPr>
          <w:gridAfter w:val="1"/>
          <w:wAfter w:w="6" w:type="dxa"/>
          <w:trHeight w:val="2000"/>
        </w:trPr>
        <w:tc>
          <w:tcPr>
            <w:tcW w:w="3787" w:type="dxa"/>
            <w:tcBorders>
              <w:top w:val="single" w:sz="5" w:space="0" w:color="000000"/>
              <w:left w:val="single" w:sz="5" w:space="0" w:color="000000"/>
              <w:bottom w:val="single" w:sz="5" w:space="0" w:color="000000"/>
              <w:right w:val="single" w:sz="5" w:space="0" w:color="000000"/>
            </w:tcBorders>
          </w:tcPr>
          <w:p w14:paraId="000000B2" w14:textId="77777777" w:rsidR="00FF3D5C" w:rsidRDefault="00703809">
            <w:pPr>
              <w:spacing w:after="365"/>
              <w:ind w:left="115"/>
              <w:jc w:val="both"/>
              <w:rPr>
                <w:rFonts w:ascii="Times New Roman" w:eastAsia="Times New Roman" w:hAnsi="Times New Roman" w:cs="Times New Roman"/>
                <w:b/>
                <w:bCs/>
                <w:color w:val="000000"/>
                <w:sz w:val="20"/>
                <w:szCs w:val="20"/>
              </w:rPr>
            </w:pPr>
            <w:commentRangeStart w:id="1287"/>
            <w:r>
              <w:rPr>
                <w:rFonts w:ascii="Times New Roman" w:eastAsia="Times New Roman" w:hAnsi="Times New Roman" w:cs="Times New Roman"/>
                <w:b/>
                <w:bCs/>
                <w:color w:val="000000"/>
                <w:sz w:val="20"/>
                <w:szCs w:val="20"/>
              </w:rPr>
              <w:t>RETENTION</w:t>
            </w:r>
            <w:commentRangeEnd w:id="1287"/>
            <w:r w:rsidR="002304A3">
              <w:rPr>
                <w:rStyle w:val="CommentReference"/>
                <w:rFonts w:ascii="Times New Roman" w:eastAsia="Times New Roman" w:hAnsi="Times New Roman" w:cs="Times New Roman"/>
                <w:b/>
                <w:bCs/>
                <w:color w:val="000000"/>
                <w:sz w:val="20"/>
                <w:szCs w:val="20"/>
              </w:rPr>
              <w:commentReference w:id="1287"/>
            </w:r>
          </w:p>
        </w:tc>
        <w:tc>
          <w:tcPr>
            <w:tcW w:w="6720" w:type="dxa"/>
            <w:tcBorders>
              <w:top w:val="single" w:sz="5" w:space="0" w:color="000000"/>
              <w:left w:val="single" w:sz="5" w:space="0" w:color="000000"/>
              <w:bottom w:val="single" w:sz="5" w:space="0" w:color="000000"/>
              <w:right w:val="single" w:sz="5" w:space="0" w:color="000000"/>
            </w:tcBorders>
          </w:tcPr>
          <w:p w14:paraId="000000B3" w14:textId="77777777" w:rsidR="00FF3D5C" w:rsidRDefault="00703809">
            <w:pPr>
              <w:tabs>
                <w:tab w:val="left" w:pos="792"/>
              </w:tabs>
              <w:ind w:left="80"/>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Processor shall retain Personal Data only for the duration necessary to provide the Services under the Agreement or as otherwise instructed by the Controller. Upon expiry or termination of the Agreement, or upon the Controller's written instruction, the Processor shall securely return or delete all Personal Data, unless retention is required under applicable law. The Processor shall maintain configurable data retention and deletion capabilities in accordance with the Controller's documented instructions.</w:t>
            </w:r>
          </w:p>
        </w:tc>
      </w:tr>
      <w:tr w:rsidR="00FF3D5C" w14:paraId="1B184EC9" w14:textId="77777777">
        <w:trPr>
          <w:trHeight w:val="365"/>
        </w:trPr>
        <w:tc>
          <w:tcPr>
            <w:tcW w:w="10513" w:type="dxa"/>
            <w:gridSpan w:val="3"/>
            <w:tcBorders>
              <w:top w:val="single" w:sz="5" w:space="0" w:color="000000"/>
              <w:left w:val="single" w:sz="5" w:space="0" w:color="000000"/>
              <w:bottom w:val="single" w:sz="5" w:space="0" w:color="000000"/>
              <w:right w:val="single" w:sz="5" w:space="0" w:color="000000"/>
            </w:tcBorders>
            <w:shd w:val="clear" w:color="auto" w:fill="E6E6E6"/>
            <w:vAlign w:val="center"/>
          </w:tcPr>
          <w:p w14:paraId="000000B4" w14:textId="77777777" w:rsidR="00FF3D5C" w:rsidRDefault="00703809">
            <w:pPr>
              <w:numPr>
                <w:ilvl w:val="0"/>
                <w:numId w:val="14"/>
              </w:numPr>
              <w:tabs>
                <w:tab w:val="left" w:pos="432"/>
              </w:tabs>
              <w:spacing w:after="0" w:line="240" w:lineRule="auto"/>
              <w:ind w:left="144"/>
              <w:jc w:val="both"/>
            </w:pPr>
            <w:r>
              <w:rPr>
                <w:rFonts w:ascii="Times New Roman" w:eastAsia="Times New Roman" w:hAnsi="Times New Roman" w:cs="Times New Roman"/>
                <w:b/>
                <w:bCs/>
                <w:color w:val="000000"/>
                <w:sz w:val="20"/>
                <w:szCs w:val="20"/>
              </w:rPr>
              <w:t>COMPETENT SUPERVISORY AUTHORITY</w:t>
            </w:r>
          </w:p>
        </w:tc>
      </w:tr>
      <w:tr w:rsidR="00FF3D5C" w14:paraId="0E934054" w14:textId="77777777">
        <w:trPr>
          <w:trHeight w:val="1695"/>
        </w:trPr>
        <w:tc>
          <w:tcPr>
            <w:tcW w:w="10513" w:type="dxa"/>
            <w:gridSpan w:val="3"/>
            <w:tcBorders>
              <w:top w:val="single" w:sz="5" w:space="0" w:color="000000"/>
              <w:left w:val="single" w:sz="5" w:space="0" w:color="000000"/>
              <w:bottom w:val="single" w:sz="5" w:space="0" w:color="000000"/>
              <w:right w:val="single" w:sz="5" w:space="0" w:color="000000"/>
            </w:tcBorders>
          </w:tcPr>
          <w:p w14:paraId="000000B7" w14:textId="77777777" w:rsidR="00FF3D5C" w:rsidRDefault="00703809">
            <w:pPr>
              <w:spacing w:before="69" w:after="116"/>
              <w:ind w:left="144" w:right="108"/>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The competent supervisory authority shall be the supervisory authority which has jurisdiction in relation to the activities of the Data Exporter as controller under applicable protection laws or, where it is not established in applicable jurisdiction, where its representative has been established pursuant to applicable legal requirements or, if the Data Exporter does not have to appoint a representative, where the data subjects whose Personal Data are transferred are located.</w:t>
            </w:r>
          </w:p>
        </w:tc>
      </w:tr>
      <w:tr w:rsidR="00FF3D5C" w14:paraId="4217842F" w14:textId="77777777">
        <w:trPr>
          <w:trHeight w:val="293"/>
        </w:trPr>
        <w:tc>
          <w:tcPr>
            <w:tcW w:w="10513" w:type="dxa"/>
            <w:gridSpan w:val="3"/>
            <w:tcBorders>
              <w:top w:val="single" w:sz="5" w:space="0" w:color="000000"/>
              <w:left w:val="single" w:sz="5" w:space="0" w:color="000000"/>
              <w:bottom w:val="single" w:sz="5" w:space="0" w:color="000000"/>
              <w:right w:val="single" w:sz="5" w:space="0" w:color="000000"/>
            </w:tcBorders>
            <w:shd w:val="clear" w:color="auto" w:fill="E6E6E6"/>
            <w:vAlign w:val="center"/>
          </w:tcPr>
          <w:p w14:paraId="000000BA" w14:textId="77777777" w:rsidR="00FF3D5C" w:rsidRDefault="00703809">
            <w:pPr>
              <w:numPr>
                <w:ilvl w:val="0"/>
                <w:numId w:val="14"/>
              </w:numPr>
              <w:tabs>
                <w:tab w:val="left" w:pos="432"/>
              </w:tabs>
              <w:spacing w:after="0" w:line="240" w:lineRule="auto"/>
              <w:ind w:left="144"/>
              <w:jc w:val="both"/>
            </w:pPr>
            <w:r>
              <w:rPr>
                <w:rFonts w:ascii="Times New Roman" w:eastAsia="Times New Roman" w:hAnsi="Times New Roman" w:cs="Times New Roman"/>
                <w:b/>
                <w:bCs/>
                <w:color w:val="000000"/>
                <w:sz w:val="20"/>
                <w:szCs w:val="20"/>
              </w:rPr>
              <w:t>GOVERNING LAW AND CHOICE OF FORUM</w:t>
            </w:r>
          </w:p>
        </w:tc>
      </w:tr>
      <w:tr w:rsidR="00FF3D5C" w14:paraId="1B36E0F8" w14:textId="77777777">
        <w:trPr>
          <w:trHeight w:val="885"/>
        </w:trPr>
        <w:tc>
          <w:tcPr>
            <w:tcW w:w="3787" w:type="dxa"/>
            <w:tcBorders>
              <w:top w:val="single" w:sz="5" w:space="0" w:color="000000"/>
              <w:left w:val="single" w:sz="5" w:space="0" w:color="000000"/>
              <w:bottom w:val="single" w:sz="5" w:space="0" w:color="000000"/>
              <w:right w:val="single" w:sz="5" w:space="0" w:color="000000"/>
            </w:tcBorders>
          </w:tcPr>
          <w:p w14:paraId="000000BD" w14:textId="77777777" w:rsidR="00FF3D5C" w:rsidRDefault="00703809">
            <w:pPr>
              <w:spacing w:after="167"/>
              <w:ind w:left="115"/>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GOVERNING LAW</w:t>
            </w:r>
          </w:p>
        </w:tc>
        <w:tc>
          <w:tcPr>
            <w:tcW w:w="6726" w:type="dxa"/>
            <w:gridSpan w:val="2"/>
            <w:tcBorders>
              <w:top w:val="single" w:sz="5" w:space="0" w:color="000000"/>
              <w:left w:val="single" w:sz="5" w:space="0" w:color="000000"/>
              <w:bottom w:val="single" w:sz="5" w:space="0" w:color="000000"/>
              <w:right w:val="single" w:sz="5" w:space="0" w:color="000000"/>
            </w:tcBorders>
            <w:vAlign w:val="center"/>
          </w:tcPr>
          <w:p w14:paraId="000000BE" w14:textId="77777777" w:rsidR="00FF3D5C" w:rsidRDefault="00703809">
            <w:pPr>
              <w:spacing w:before="73" w:after="107"/>
              <w:ind w:left="11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 the purposes of Clauses 17 of the Controller SCCs, the parties select the law of Ireland or England and Wales applicable as per EU or UK.</w:t>
            </w:r>
          </w:p>
        </w:tc>
      </w:tr>
      <w:tr w:rsidR="00FF3D5C" w14:paraId="23615CD1" w14:textId="77777777">
        <w:trPr>
          <w:trHeight w:val="903"/>
        </w:trPr>
        <w:tc>
          <w:tcPr>
            <w:tcW w:w="3787" w:type="dxa"/>
            <w:tcBorders>
              <w:top w:val="single" w:sz="5" w:space="0" w:color="000000"/>
              <w:left w:val="single" w:sz="5" w:space="0" w:color="000000"/>
              <w:bottom w:val="single" w:sz="5" w:space="0" w:color="000000"/>
              <w:right w:val="single" w:sz="5" w:space="0" w:color="000000"/>
            </w:tcBorders>
          </w:tcPr>
          <w:p w14:paraId="000000C0" w14:textId="77777777" w:rsidR="00FF3D5C" w:rsidRDefault="00703809">
            <w:pPr>
              <w:spacing w:after="167"/>
              <w:ind w:left="115"/>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CHOICE OF FORUM</w:t>
            </w:r>
          </w:p>
        </w:tc>
        <w:tc>
          <w:tcPr>
            <w:tcW w:w="6726" w:type="dxa"/>
            <w:gridSpan w:val="2"/>
            <w:tcBorders>
              <w:top w:val="single" w:sz="5" w:space="0" w:color="000000"/>
              <w:left w:val="single" w:sz="5" w:space="0" w:color="000000"/>
              <w:bottom w:val="single" w:sz="5" w:space="0" w:color="000000"/>
              <w:right w:val="single" w:sz="5" w:space="0" w:color="000000"/>
            </w:tcBorders>
            <w:vAlign w:val="center"/>
          </w:tcPr>
          <w:p w14:paraId="000000C1" w14:textId="77777777" w:rsidR="00FF3D5C" w:rsidRDefault="00703809">
            <w:pPr>
              <w:spacing w:before="74" w:after="106"/>
              <w:ind w:left="111"/>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 the purposes of Clause 18 of the Controller SCCs, the parties select the courts of Ireland or England and Wales applicable as per EU or UK.</w:t>
            </w:r>
          </w:p>
        </w:tc>
      </w:tr>
      <w:tr w:rsidR="00FF3D5C" w14:paraId="693285C8" w14:textId="77777777">
        <w:trPr>
          <w:trHeight w:val="275"/>
        </w:trPr>
        <w:tc>
          <w:tcPr>
            <w:tcW w:w="10513" w:type="dxa"/>
            <w:gridSpan w:val="3"/>
            <w:tcBorders>
              <w:top w:val="single" w:sz="5" w:space="0" w:color="000000"/>
              <w:left w:val="single" w:sz="5" w:space="0" w:color="000000"/>
              <w:bottom w:val="single" w:sz="5" w:space="0" w:color="000000"/>
              <w:right w:val="single" w:sz="5" w:space="0" w:color="000000"/>
            </w:tcBorders>
            <w:shd w:val="clear" w:color="auto" w:fill="E6E6E6"/>
            <w:vAlign w:val="center"/>
          </w:tcPr>
          <w:p w14:paraId="000000C3" w14:textId="77777777" w:rsidR="00FF3D5C" w:rsidRDefault="00703809">
            <w:pPr>
              <w:numPr>
                <w:ilvl w:val="0"/>
                <w:numId w:val="14"/>
              </w:numPr>
              <w:tabs>
                <w:tab w:val="left" w:pos="432"/>
              </w:tabs>
              <w:spacing w:after="0" w:line="240" w:lineRule="auto"/>
              <w:ind w:left="144"/>
              <w:jc w:val="both"/>
            </w:pPr>
            <w:r>
              <w:rPr>
                <w:rFonts w:ascii="Times New Roman" w:eastAsia="Times New Roman" w:hAnsi="Times New Roman" w:cs="Times New Roman"/>
                <w:b/>
                <w:bCs/>
                <w:color w:val="000000"/>
                <w:sz w:val="20"/>
                <w:szCs w:val="20"/>
              </w:rPr>
              <w:t>OTHER</w:t>
            </w:r>
          </w:p>
        </w:tc>
      </w:tr>
      <w:tr w:rsidR="00FF3D5C" w14:paraId="52432AEA" w14:textId="77777777">
        <w:trPr>
          <w:trHeight w:val="336"/>
        </w:trPr>
        <w:tc>
          <w:tcPr>
            <w:tcW w:w="3787" w:type="dxa"/>
            <w:vMerge w:val="restart"/>
            <w:tcBorders>
              <w:top w:val="single" w:sz="5" w:space="0" w:color="000000"/>
              <w:left w:val="single" w:sz="5" w:space="0" w:color="000000"/>
              <w:right w:val="single" w:sz="5" w:space="0" w:color="000000"/>
            </w:tcBorders>
          </w:tcPr>
          <w:p w14:paraId="000000C6" w14:textId="77777777" w:rsidR="00FF3D5C" w:rsidRDefault="00703809">
            <w:pPr>
              <w:spacing w:after="167"/>
              <w:ind w:left="115"/>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Where the Controller SCCs identify optional provisions or provisions with multiple options) the following will apply:</w:t>
            </w:r>
          </w:p>
        </w:tc>
        <w:tc>
          <w:tcPr>
            <w:tcW w:w="6726" w:type="dxa"/>
            <w:gridSpan w:val="2"/>
            <w:tcBorders>
              <w:top w:val="single" w:sz="5" w:space="0" w:color="000000"/>
              <w:left w:val="single" w:sz="5" w:space="0" w:color="000000"/>
              <w:bottom w:val="single" w:sz="5" w:space="0" w:color="000000"/>
              <w:right w:val="single" w:sz="5" w:space="0" w:color="000000"/>
            </w:tcBorders>
          </w:tcPr>
          <w:p w14:paraId="000000C7" w14:textId="77777777" w:rsidR="00FF3D5C" w:rsidRDefault="00703809">
            <w:pPr>
              <w:spacing w:after="131"/>
              <w:ind w:left="144"/>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 Clause 7 (Docking Clause), the optional provision will apply</w:t>
            </w:r>
          </w:p>
        </w:tc>
      </w:tr>
      <w:tr w:rsidR="00FF3D5C" w14:paraId="75D22401" w14:textId="77777777">
        <w:trPr>
          <w:trHeight w:val="1272"/>
        </w:trPr>
        <w:tc>
          <w:tcPr>
            <w:tcW w:w="3787" w:type="dxa"/>
            <w:vMerge/>
            <w:tcBorders>
              <w:top w:val="single" w:sz="5" w:space="0" w:color="000000"/>
              <w:left w:val="single" w:sz="5" w:space="0" w:color="000000"/>
              <w:right w:val="single" w:sz="5" w:space="0" w:color="000000"/>
            </w:tcBorders>
          </w:tcPr>
          <w:p w14:paraId="000000C9" w14:textId="77777777" w:rsidR="00FF3D5C" w:rsidRDefault="00FF3D5C">
            <w:pPr>
              <w:widowControl w:val="0"/>
              <w:pBdr>
                <w:top w:val="nil"/>
                <w:left w:val="nil"/>
                <w:bottom w:val="nil"/>
                <w:right w:val="nil"/>
                <w:between w:val="nil"/>
              </w:pBdr>
              <w:spacing w:after="0" w:line="276" w:lineRule="auto"/>
              <w:rPr>
                <w:rFonts w:ascii="Times New Roman" w:eastAsia="Times New Roman" w:hAnsi="Times New Roman" w:cs="Times New Roman"/>
                <w:color w:val="000000"/>
                <w:sz w:val="20"/>
                <w:szCs w:val="20"/>
              </w:rPr>
            </w:pPr>
          </w:p>
        </w:tc>
        <w:tc>
          <w:tcPr>
            <w:tcW w:w="6726" w:type="dxa"/>
            <w:gridSpan w:val="2"/>
            <w:tcBorders>
              <w:top w:val="single" w:sz="5" w:space="0" w:color="000000"/>
              <w:left w:val="single" w:sz="5" w:space="0" w:color="000000"/>
              <w:bottom w:val="single" w:sz="5" w:space="0" w:color="000000"/>
              <w:right w:val="single" w:sz="5" w:space="0" w:color="000000"/>
            </w:tcBorders>
          </w:tcPr>
          <w:p w14:paraId="000000CA" w14:textId="77777777" w:rsidR="00FF3D5C" w:rsidRDefault="00703809">
            <w:pPr>
              <w:shd w:val="clear" w:color="auto" w:fill="FFFFFF"/>
              <w:spacing w:before="240" w:after="120"/>
              <w:jc w:val="both"/>
              <w:rPr>
                <w:rFonts w:ascii="Times New Roman" w:eastAsia="Times New Roman" w:hAnsi="Times New Roman" w:cs="Times New Roman"/>
                <w:b/>
                <w:bCs/>
                <w:sz w:val="20"/>
                <w:szCs w:val="20"/>
              </w:rPr>
            </w:pPr>
            <w:r>
              <w:rPr>
                <w:rFonts w:ascii="Times New Roman" w:eastAsia="Times New Roman" w:hAnsi="Times New Roman" w:cs="Times New Roman"/>
                <w:color w:val="000000"/>
                <w:sz w:val="20"/>
                <w:szCs w:val="20"/>
              </w:rPr>
              <w:t>For Clause 9 (Use of sub-processors), OPTION 1: SPECIFIC PRIOR AUTHORISATION</w:t>
            </w:r>
          </w:p>
        </w:tc>
      </w:tr>
      <w:tr w:rsidR="00FF3D5C" w14:paraId="19BC21C4" w14:textId="77777777">
        <w:trPr>
          <w:trHeight w:val="491"/>
        </w:trPr>
        <w:tc>
          <w:tcPr>
            <w:tcW w:w="3787" w:type="dxa"/>
            <w:vMerge/>
            <w:tcBorders>
              <w:top w:val="single" w:sz="5" w:space="0" w:color="000000"/>
              <w:left w:val="single" w:sz="5" w:space="0" w:color="000000"/>
              <w:right w:val="single" w:sz="5" w:space="0" w:color="000000"/>
            </w:tcBorders>
          </w:tcPr>
          <w:p w14:paraId="000000CC" w14:textId="77777777" w:rsidR="00FF3D5C" w:rsidRDefault="00FF3D5C">
            <w:pPr>
              <w:widowControl w:val="0"/>
              <w:pBdr>
                <w:top w:val="nil"/>
                <w:left w:val="nil"/>
                <w:bottom w:val="nil"/>
                <w:right w:val="nil"/>
                <w:between w:val="nil"/>
              </w:pBdr>
              <w:spacing w:after="0" w:line="276" w:lineRule="auto"/>
              <w:rPr>
                <w:rFonts w:ascii="Times New Roman" w:eastAsia="Times New Roman" w:hAnsi="Times New Roman" w:cs="Times New Roman"/>
                <w:b/>
                <w:bCs/>
                <w:sz w:val="20"/>
                <w:szCs w:val="20"/>
              </w:rPr>
            </w:pPr>
          </w:p>
        </w:tc>
        <w:tc>
          <w:tcPr>
            <w:tcW w:w="6726" w:type="dxa"/>
            <w:gridSpan w:val="2"/>
            <w:tcBorders>
              <w:top w:val="single" w:sz="5" w:space="0" w:color="000000"/>
              <w:left w:val="single" w:sz="5" w:space="0" w:color="000000"/>
              <w:bottom w:val="single" w:sz="5" w:space="0" w:color="000000"/>
              <w:right w:val="single" w:sz="5" w:space="0" w:color="000000"/>
            </w:tcBorders>
          </w:tcPr>
          <w:p w14:paraId="000000CD" w14:textId="77777777" w:rsidR="00FF3D5C" w:rsidRDefault="00703809">
            <w:pPr>
              <w:spacing w:after="171"/>
              <w:ind w:left="144"/>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For Clause 11(a) (Redress) – the optional provision will not apply</w:t>
            </w:r>
          </w:p>
        </w:tc>
      </w:tr>
      <w:tr w:rsidR="00FF3D5C" w14:paraId="61682927" w14:textId="77777777">
        <w:trPr>
          <w:trHeight w:val="275"/>
        </w:trPr>
        <w:tc>
          <w:tcPr>
            <w:tcW w:w="10513" w:type="dxa"/>
            <w:gridSpan w:val="3"/>
            <w:tcBorders>
              <w:top w:val="single" w:sz="5" w:space="0" w:color="000000"/>
              <w:left w:val="single" w:sz="5" w:space="0" w:color="000000"/>
              <w:bottom w:val="single" w:sz="5" w:space="0" w:color="000000"/>
              <w:right w:val="single" w:sz="5" w:space="0" w:color="000000"/>
            </w:tcBorders>
            <w:shd w:val="clear" w:color="auto" w:fill="E6E6E6"/>
            <w:vAlign w:val="center"/>
          </w:tcPr>
          <w:p w14:paraId="000000CF" w14:textId="77777777" w:rsidR="00FF3D5C" w:rsidRDefault="00703809">
            <w:pPr>
              <w:numPr>
                <w:ilvl w:val="0"/>
                <w:numId w:val="14"/>
              </w:numPr>
              <w:tabs>
                <w:tab w:val="left" w:pos="432"/>
              </w:tabs>
              <w:spacing w:after="0" w:line="240" w:lineRule="auto"/>
              <w:ind w:left="144"/>
              <w:jc w:val="both"/>
            </w:pPr>
            <w:r>
              <w:rPr>
                <w:rFonts w:ascii="Times New Roman" w:eastAsia="Times New Roman" w:hAnsi="Times New Roman" w:cs="Times New Roman"/>
                <w:b/>
                <w:bCs/>
                <w:color w:val="000000"/>
                <w:sz w:val="20"/>
                <w:szCs w:val="20"/>
              </w:rPr>
              <w:t>LIST OF SUB-PROCESSORS</w:t>
            </w:r>
          </w:p>
        </w:tc>
      </w:tr>
      <w:tr w:rsidR="00FF3D5C" w14:paraId="73FFABE9" w14:textId="77777777">
        <w:trPr>
          <w:trHeight w:val="491"/>
        </w:trPr>
        <w:tc>
          <w:tcPr>
            <w:tcW w:w="3787" w:type="dxa"/>
            <w:tcBorders>
              <w:left w:val="single" w:sz="5" w:space="0" w:color="000000"/>
              <w:right w:val="single" w:sz="5" w:space="0" w:color="000000"/>
            </w:tcBorders>
          </w:tcPr>
          <w:p w14:paraId="000000D2" w14:textId="77777777" w:rsidR="00FF3D5C" w:rsidRDefault="00703809">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Name</w:t>
            </w:r>
          </w:p>
        </w:tc>
        <w:tc>
          <w:tcPr>
            <w:tcW w:w="6726" w:type="dxa"/>
            <w:gridSpan w:val="2"/>
            <w:tcBorders>
              <w:top w:val="single" w:sz="5" w:space="0" w:color="000000"/>
              <w:left w:val="single" w:sz="5" w:space="0" w:color="000000"/>
              <w:bottom w:val="single" w:sz="5" w:space="0" w:color="000000"/>
              <w:right w:val="single" w:sz="5" w:space="0" w:color="000000"/>
            </w:tcBorders>
          </w:tcPr>
          <w:p w14:paraId="000000D3" w14:textId="77777777" w:rsidR="00FF3D5C" w:rsidRDefault="00703809">
            <w:pPr>
              <w:spacing w:after="171"/>
              <w:ind w:left="144"/>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Nature and Purpose of processing</w:t>
            </w:r>
          </w:p>
        </w:tc>
      </w:tr>
      <w:tr w:rsidR="00FF3D5C" w14:paraId="3272F551" w14:textId="77777777">
        <w:trPr>
          <w:trHeight w:val="491"/>
        </w:trPr>
        <w:tc>
          <w:tcPr>
            <w:tcW w:w="3787" w:type="dxa"/>
            <w:tcBorders>
              <w:left w:val="single" w:sz="5" w:space="0" w:color="000000"/>
              <w:right w:val="single" w:sz="5" w:space="0" w:color="000000"/>
            </w:tcBorders>
          </w:tcPr>
          <w:p w14:paraId="000000D5" w14:textId="77777777" w:rsidR="00FF3D5C" w:rsidRDefault="00703809">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Amazon Web Services</w:t>
            </w:r>
          </w:p>
        </w:tc>
        <w:tc>
          <w:tcPr>
            <w:tcW w:w="6726" w:type="dxa"/>
            <w:gridSpan w:val="2"/>
            <w:tcBorders>
              <w:top w:val="single" w:sz="5" w:space="0" w:color="000000"/>
              <w:left w:val="single" w:sz="5" w:space="0" w:color="000000"/>
              <w:bottom w:val="single" w:sz="5" w:space="0" w:color="000000"/>
              <w:right w:val="single" w:sz="5" w:space="0" w:color="000000"/>
            </w:tcBorders>
          </w:tcPr>
          <w:p w14:paraId="000000D6" w14:textId="77777777" w:rsidR="00FF3D5C" w:rsidRDefault="00703809">
            <w:pPr>
              <w:spacing w:after="171"/>
              <w:ind w:left="144"/>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sz w:val="20"/>
                <w:szCs w:val="20"/>
              </w:rPr>
              <w:t xml:space="preserve">Cloud hosting &amp; compute (EC2, </w:t>
            </w:r>
            <w:proofErr w:type="spellStart"/>
            <w:proofErr w:type="gramStart"/>
            <w:r>
              <w:rPr>
                <w:rFonts w:ascii="Times New Roman" w:eastAsia="Times New Roman" w:hAnsi="Times New Roman" w:cs="Times New Roman"/>
                <w:b/>
                <w:bCs/>
                <w:sz w:val="20"/>
                <w:szCs w:val="20"/>
              </w:rPr>
              <w:t>ELB,CloudFront</w:t>
            </w:r>
            <w:proofErr w:type="spellEnd"/>
            <w:proofErr w:type="gramEnd"/>
            <w:r>
              <w:rPr>
                <w:rFonts w:ascii="Times New Roman" w:eastAsia="Times New Roman" w:hAnsi="Times New Roman" w:cs="Times New Roman"/>
                <w:b/>
                <w:bCs/>
                <w:sz w:val="20"/>
                <w:szCs w:val="20"/>
              </w:rPr>
              <w:t xml:space="preserve"> CDN, Kafka, Airflow)</w:t>
            </w:r>
          </w:p>
        </w:tc>
      </w:tr>
      <w:tr w:rsidR="00FF3D5C" w14:paraId="7F39FF03" w14:textId="77777777">
        <w:trPr>
          <w:trHeight w:val="491"/>
        </w:trPr>
        <w:tc>
          <w:tcPr>
            <w:tcW w:w="3787" w:type="dxa"/>
            <w:tcBorders>
              <w:left w:val="single" w:sz="5" w:space="0" w:color="000000"/>
              <w:right w:val="single" w:sz="5" w:space="0" w:color="000000"/>
            </w:tcBorders>
          </w:tcPr>
          <w:p w14:paraId="000000D8" w14:textId="77777777" w:rsidR="00FF3D5C" w:rsidRDefault="00703809">
            <w:pPr>
              <w:jc w:val="both"/>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MongoDB Atlas</w:t>
            </w:r>
          </w:p>
        </w:tc>
        <w:tc>
          <w:tcPr>
            <w:tcW w:w="6726" w:type="dxa"/>
            <w:gridSpan w:val="2"/>
            <w:tcBorders>
              <w:top w:val="single" w:sz="5" w:space="0" w:color="000000"/>
              <w:left w:val="single" w:sz="5" w:space="0" w:color="000000"/>
              <w:bottom w:val="single" w:sz="5" w:space="0" w:color="000000"/>
              <w:right w:val="single" w:sz="5" w:space="0" w:color="000000"/>
            </w:tcBorders>
          </w:tcPr>
          <w:p w14:paraId="000000D9" w14:textId="77777777" w:rsidR="00FF3D5C" w:rsidRDefault="00703809">
            <w:pPr>
              <w:spacing w:after="171"/>
              <w:ind w:left="144"/>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sz w:val="20"/>
                <w:szCs w:val="20"/>
              </w:rPr>
              <w:t>Managed DB for events &amp; user attributes</w:t>
            </w:r>
          </w:p>
        </w:tc>
      </w:tr>
      <w:tr w:rsidR="00FF3D5C" w14:paraId="6EF90714" w14:textId="77777777">
        <w:trPr>
          <w:trHeight w:val="491"/>
        </w:trPr>
        <w:tc>
          <w:tcPr>
            <w:tcW w:w="3787" w:type="dxa"/>
            <w:tcBorders>
              <w:left w:val="single" w:sz="5" w:space="0" w:color="000000"/>
              <w:bottom w:val="single" w:sz="5" w:space="0" w:color="000000"/>
              <w:right w:val="single" w:sz="5" w:space="0" w:color="000000"/>
            </w:tcBorders>
          </w:tcPr>
          <w:p w14:paraId="000000DB" w14:textId="77777777" w:rsidR="00FF3D5C" w:rsidRDefault="00703809">
            <w:pPr>
              <w:jc w:val="both"/>
              <w:rPr>
                <w:rFonts w:ascii="Times New Roman" w:eastAsia="Times New Roman" w:hAnsi="Times New Roman" w:cs="Times New Roman"/>
                <w:b/>
                <w:bCs/>
                <w:sz w:val="20"/>
                <w:szCs w:val="20"/>
              </w:rPr>
            </w:pPr>
            <w:proofErr w:type="spellStart"/>
            <w:r>
              <w:rPr>
                <w:rFonts w:ascii="Times New Roman" w:eastAsia="Times New Roman" w:hAnsi="Times New Roman" w:cs="Times New Roman"/>
                <w:b/>
                <w:bCs/>
                <w:sz w:val="20"/>
                <w:szCs w:val="20"/>
              </w:rPr>
              <w:t>Clickhouse</w:t>
            </w:r>
            <w:proofErr w:type="spellEnd"/>
            <w:r>
              <w:rPr>
                <w:rFonts w:ascii="Times New Roman" w:eastAsia="Times New Roman" w:hAnsi="Times New Roman" w:cs="Times New Roman"/>
                <w:b/>
                <w:bCs/>
                <w:sz w:val="20"/>
                <w:szCs w:val="20"/>
              </w:rPr>
              <w:t xml:space="preserve"> (on AWS)</w:t>
            </w:r>
          </w:p>
        </w:tc>
        <w:tc>
          <w:tcPr>
            <w:tcW w:w="6726" w:type="dxa"/>
            <w:gridSpan w:val="2"/>
            <w:tcBorders>
              <w:top w:val="single" w:sz="5" w:space="0" w:color="000000"/>
              <w:left w:val="single" w:sz="5" w:space="0" w:color="000000"/>
              <w:bottom w:val="single" w:sz="5" w:space="0" w:color="000000"/>
              <w:right w:val="single" w:sz="5" w:space="0" w:color="000000"/>
            </w:tcBorders>
          </w:tcPr>
          <w:p w14:paraId="000000DC" w14:textId="77777777" w:rsidR="00FF3D5C" w:rsidRDefault="00703809">
            <w:pPr>
              <w:spacing w:after="171"/>
              <w:ind w:left="144"/>
              <w:jc w:val="both"/>
              <w:rPr>
                <w:rFonts w:ascii="Times New Roman" w:eastAsia="Times New Roman" w:hAnsi="Times New Roman" w:cs="Times New Roman"/>
                <w:b/>
                <w:bCs/>
                <w:color w:val="000000"/>
                <w:sz w:val="20"/>
                <w:szCs w:val="20"/>
              </w:rPr>
            </w:pPr>
            <w:r>
              <w:rPr>
                <w:rFonts w:ascii="Times New Roman" w:eastAsia="Times New Roman" w:hAnsi="Times New Roman" w:cs="Times New Roman"/>
                <w:b/>
                <w:bCs/>
                <w:sz w:val="20"/>
                <w:szCs w:val="20"/>
              </w:rPr>
              <w:t>Analytics warehouse for engagement reporting</w:t>
            </w:r>
          </w:p>
        </w:tc>
      </w:tr>
    </w:tbl>
    <w:p w14:paraId="000000DE" w14:textId="77777777" w:rsidR="00FF3D5C" w:rsidRDefault="00703809">
      <w:pPr>
        <w:rPr>
          <w:b/>
          <w:bCs/>
          <w:sz w:val="20"/>
          <w:szCs w:val="20"/>
        </w:rPr>
      </w:pPr>
      <w:r>
        <w:br w:type="page"/>
      </w:r>
      <w:r>
        <w:rPr>
          <w:b/>
          <w:bCs/>
          <w:sz w:val="20"/>
          <w:szCs w:val="20"/>
        </w:rPr>
        <w:lastRenderedPageBreak/>
        <w:t xml:space="preserve">UNITED KINGDOM – UK Addendum </w:t>
      </w:r>
    </w:p>
    <w:p w14:paraId="000000DF" w14:textId="77777777" w:rsidR="00FF3D5C" w:rsidRDefault="00FF3D5C">
      <w:pPr>
        <w:widowControl w:val="0"/>
        <w:pBdr>
          <w:top w:val="nil"/>
          <w:left w:val="nil"/>
          <w:bottom w:val="nil"/>
          <w:right w:val="nil"/>
          <w:between w:val="nil"/>
        </w:pBdr>
        <w:spacing w:after="0" w:line="240" w:lineRule="auto"/>
        <w:ind w:left="956"/>
        <w:rPr>
          <w:rFonts w:ascii="Times New Roman" w:eastAsia="Times New Roman" w:hAnsi="Times New Roman" w:cs="Times New Roman"/>
          <w:b/>
          <w:bCs/>
          <w:color w:val="000000"/>
          <w:sz w:val="20"/>
          <w:szCs w:val="20"/>
        </w:rPr>
      </w:pPr>
    </w:p>
    <w:p w14:paraId="000000E0" w14:textId="77777777" w:rsidR="00FF3D5C" w:rsidRDefault="00703809">
      <w:pPr>
        <w:widowControl w:val="0"/>
        <w:pBdr>
          <w:top w:val="nil"/>
          <w:left w:val="nil"/>
          <w:bottom w:val="nil"/>
          <w:right w:val="nil"/>
          <w:between w:val="nil"/>
        </w:pBdr>
        <w:spacing w:after="0" w:line="240" w:lineRule="auto"/>
        <w:ind w:left="95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In relation to transfers of Reservation Data protected by the privacy laws of the United Kingdom, the UK Addendum will further apply to such transfers subject to the following:</w:t>
      </w:r>
    </w:p>
    <w:p w14:paraId="000000E1" w14:textId="77777777" w:rsidR="00FF3D5C" w:rsidRDefault="00703809">
      <w:pPr>
        <w:widowControl w:val="0"/>
        <w:pBdr>
          <w:top w:val="nil"/>
          <w:left w:val="nil"/>
          <w:bottom w:val="nil"/>
          <w:right w:val="nil"/>
          <w:between w:val="nil"/>
        </w:pBdr>
        <w:spacing w:after="0" w:line="240" w:lineRule="auto"/>
        <w:ind w:left="956"/>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 </w:t>
      </w:r>
    </w:p>
    <w:tbl>
      <w:tblPr>
        <w:tblStyle w:val="a1"/>
        <w:tblW w:w="7660" w:type="dxa"/>
        <w:tblInd w:w="980" w:type="dxa"/>
        <w:tblLayout w:type="fixed"/>
        <w:tblLook w:val="0600" w:firstRow="0" w:lastRow="0" w:firstColumn="0" w:lastColumn="0" w:noHBand="1" w:noVBand="1"/>
      </w:tblPr>
      <w:tblGrid>
        <w:gridCol w:w="2156"/>
        <w:gridCol w:w="5504"/>
      </w:tblGrid>
      <w:tr w:rsidR="00FF3D5C" w14:paraId="6291872B" w14:textId="77777777">
        <w:trPr>
          <w:trHeight w:val="285"/>
        </w:trPr>
        <w:tc>
          <w:tcPr>
            <w:tcW w:w="215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00000E2" w14:textId="77777777" w:rsidR="00FF3D5C" w:rsidRDefault="00703809">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Parties </w:t>
            </w:r>
          </w:p>
          <w:p w14:paraId="000000E3" w14:textId="77777777" w:rsidR="00FF3D5C" w:rsidRDefault="00703809">
            <w:pPr>
              <w:widowControl w:val="0"/>
              <w:pBdr>
                <w:top w:val="nil"/>
                <w:left w:val="nil"/>
                <w:bottom w:val="nil"/>
                <w:right w:val="nil"/>
                <w:between w:val="nil"/>
              </w:pBdr>
              <w:spacing w:after="0" w:line="240" w:lineRule="auto"/>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 xml:space="preserve">(Table 1) </w:t>
            </w:r>
          </w:p>
        </w:tc>
        <w:tc>
          <w:tcPr>
            <w:tcW w:w="5504"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00000E4" w14:textId="77777777" w:rsidR="00FF3D5C" w:rsidRDefault="00703809">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Specified in Annex I. </w:t>
            </w:r>
          </w:p>
        </w:tc>
      </w:tr>
      <w:tr w:rsidR="00FF3D5C" w14:paraId="03FB7509" w14:textId="77777777">
        <w:trPr>
          <w:trHeight w:val="405"/>
        </w:trPr>
        <w:tc>
          <w:tcPr>
            <w:tcW w:w="215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00000E5" w14:textId="77777777" w:rsidR="00FF3D5C" w:rsidRDefault="00703809">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Selected SCCs, Modules and Selected Clauses </w:t>
            </w:r>
          </w:p>
          <w:p w14:paraId="000000E6" w14:textId="77777777" w:rsidR="00FF3D5C" w:rsidRDefault="00703809">
            <w:pPr>
              <w:widowControl w:val="0"/>
              <w:pBdr>
                <w:top w:val="nil"/>
                <w:left w:val="nil"/>
                <w:bottom w:val="nil"/>
                <w:right w:val="nil"/>
                <w:between w:val="nil"/>
              </w:pBdr>
              <w:spacing w:after="0" w:line="240" w:lineRule="auto"/>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 xml:space="preserve">(Table 2) </w:t>
            </w:r>
          </w:p>
        </w:tc>
        <w:tc>
          <w:tcPr>
            <w:tcW w:w="5504"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00000E7" w14:textId="77777777" w:rsidR="00FF3D5C" w:rsidRDefault="00703809">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Please refer to the selected modules and clauses of the SCC C-to-P Transfer Clauses specified above. </w:t>
            </w:r>
          </w:p>
        </w:tc>
      </w:tr>
      <w:tr w:rsidR="00FF3D5C" w14:paraId="60C589C6" w14:textId="77777777">
        <w:trPr>
          <w:trHeight w:val="285"/>
        </w:trPr>
        <w:tc>
          <w:tcPr>
            <w:tcW w:w="215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00000E8" w14:textId="77777777" w:rsidR="00FF3D5C" w:rsidRDefault="00703809">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Appendix Information </w:t>
            </w:r>
          </w:p>
          <w:p w14:paraId="000000E9" w14:textId="77777777" w:rsidR="00FF3D5C" w:rsidRDefault="00703809">
            <w:pPr>
              <w:widowControl w:val="0"/>
              <w:pBdr>
                <w:top w:val="nil"/>
                <w:left w:val="nil"/>
                <w:bottom w:val="nil"/>
                <w:right w:val="nil"/>
                <w:between w:val="nil"/>
              </w:pBdr>
              <w:spacing w:after="0" w:line="240" w:lineRule="auto"/>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 xml:space="preserve">(Table 3) </w:t>
            </w:r>
          </w:p>
        </w:tc>
        <w:tc>
          <w:tcPr>
            <w:tcW w:w="5504"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00000EA" w14:textId="77777777" w:rsidR="00FF3D5C" w:rsidRDefault="00703809">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Please refer to the relevant information from Annexes I and II above of this Privacy Schedule. </w:t>
            </w:r>
          </w:p>
        </w:tc>
      </w:tr>
      <w:tr w:rsidR="00FF3D5C" w14:paraId="154350EA" w14:textId="77777777">
        <w:trPr>
          <w:trHeight w:val="525"/>
        </w:trPr>
        <w:tc>
          <w:tcPr>
            <w:tcW w:w="2156"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00000EB" w14:textId="77777777" w:rsidR="00FF3D5C" w:rsidRDefault="00703809">
            <w:pPr>
              <w:widowControl w:val="0"/>
              <w:pBdr>
                <w:top w:val="nil"/>
                <w:left w:val="nil"/>
                <w:bottom w:val="nil"/>
                <w:right w:val="nil"/>
                <w:between w:val="nil"/>
              </w:pBdr>
              <w:spacing w:after="0" w:line="240" w:lineRule="auto"/>
              <w:rPr>
                <w:rFonts w:ascii="Times New Roman" w:eastAsia="Times New Roman" w:hAnsi="Times New Roman" w:cs="Times New Roman"/>
                <w:b/>
                <w:bCs/>
                <w:color w:val="000000"/>
                <w:sz w:val="20"/>
                <w:szCs w:val="20"/>
              </w:rPr>
            </w:pPr>
            <w:r>
              <w:rPr>
                <w:rFonts w:ascii="Times New Roman" w:eastAsia="Times New Roman" w:hAnsi="Times New Roman" w:cs="Times New Roman"/>
                <w:b/>
                <w:bCs/>
                <w:color w:val="000000"/>
                <w:sz w:val="20"/>
                <w:szCs w:val="20"/>
              </w:rPr>
              <w:t xml:space="preserve">Ending this Addendum when the Approved Addendum Changes </w:t>
            </w:r>
          </w:p>
          <w:p w14:paraId="000000EC" w14:textId="77777777" w:rsidR="00FF3D5C" w:rsidRDefault="00703809">
            <w:pPr>
              <w:widowControl w:val="0"/>
              <w:pBdr>
                <w:top w:val="nil"/>
                <w:left w:val="nil"/>
                <w:bottom w:val="nil"/>
                <w:right w:val="nil"/>
                <w:between w:val="nil"/>
              </w:pBdr>
              <w:spacing w:after="0" w:line="240" w:lineRule="auto"/>
              <w:rPr>
                <w:rFonts w:ascii="Times New Roman" w:eastAsia="Times New Roman" w:hAnsi="Times New Roman" w:cs="Times New Roman"/>
                <w:i/>
                <w:iCs/>
                <w:color w:val="000000"/>
                <w:sz w:val="20"/>
                <w:szCs w:val="20"/>
              </w:rPr>
            </w:pPr>
            <w:r>
              <w:rPr>
                <w:rFonts w:ascii="Times New Roman" w:eastAsia="Times New Roman" w:hAnsi="Times New Roman" w:cs="Times New Roman"/>
                <w:i/>
                <w:iCs/>
                <w:color w:val="000000"/>
                <w:sz w:val="20"/>
                <w:szCs w:val="20"/>
              </w:rPr>
              <w:t xml:space="preserve">(Table 4) </w:t>
            </w:r>
          </w:p>
        </w:tc>
        <w:tc>
          <w:tcPr>
            <w:tcW w:w="5504" w:type="dxa"/>
            <w:tcBorders>
              <w:top w:val="single" w:sz="8" w:space="0" w:color="000000"/>
              <w:left w:val="single" w:sz="8" w:space="0" w:color="000000"/>
              <w:bottom w:val="single" w:sz="8" w:space="0" w:color="000000"/>
              <w:right w:val="single" w:sz="8" w:space="0" w:color="000000"/>
            </w:tcBorders>
            <w:tcMar>
              <w:left w:w="108" w:type="dxa"/>
              <w:right w:w="108" w:type="dxa"/>
            </w:tcMar>
          </w:tcPr>
          <w:p w14:paraId="000000ED" w14:textId="77777777" w:rsidR="00FF3D5C" w:rsidRDefault="00703809">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 xml:space="preserve">Neither Party may terminate the UK Addendum in accordance with the terms of the UK Addendum” Neither Party”). </w:t>
            </w:r>
          </w:p>
        </w:tc>
      </w:tr>
    </w:tbl>
    <w:p w14:paraId="000000EE" w14:textId="77777777" w:rsidR="00FF3D5C" w:rsidRDefault="00FF3D5C">
      <w:pPr>
        <w:widowControl w:val="0"/>
        <w:pBdr>
          <w:top w:val="nil"/>
          <w:left w:val="nil"/>
          <w:bottom w:val="nil"/>
          <w:right w:val="nil"/>
          <w:between w:val="nil"/>
        </w:pBdr>
        <w:spacing w:after="0" w:line="240" w:lineRule="auto"/>
        <w:ind w:left="956"/>
        <w:rPr>
          <w:rFonts w:ascii="Times New Roman" w:eastAsia="Times New Roman" w:hAnsi="Times New Roman" w:cs="Times New Roman"/>
          <w:b/>
          <w:bCs/>
          <w:i/>
          <w:iCs/>
          <w:color w:val="000000"/>
          <w:sz w:val="20"/>
          <w:szCs w:val="20"/>
          <w:u w:val="single"/>
        </w:rPr>
      </w:pPr>
    </w:p>
    <w:p w14:paraId="000000EF" w14:textId="77777777" w:rsidR="00FF3D5C" w:rsidRDefault="00FF3D5C">
      <w:pPr>
        <w:widowControl w:val="0"/>
        <w:pBdr>
          <w:top w:val="nil"/>
          <w:left w:val="nil"/>
          <w:bottom w:val="nil"/>
          <w:right w:val="nil"/>
          <w:between w:val="nil"/>
        </w:pBdr>
        <w:spacing w:after="0" w:line="240" w:lineRule="auto"/>
        <w:ind w:left="956"/>
        <w:rPr>
          <w:rFonts w:ascii="Times New Roman" w:eastAsia="Times New Roman" w:hAnsi="Times New Roman" w:cs="Times New Roman"/>
          <w:b/>
          <w:bCs/>
          <w:i/>
          <w:iCs/>
          <w:color w:val="000000"/>
          <w:sz w:val="20"/>
          <w:szCs w:val="20"/>
          <w:u w:val="single"/>
        </w:rPr>
      </w:pPr>
    </w:p>
    <w:p w14:paraId="000000F0" w14:textId="77777777" w:rsidR="00FF3D5C" w:rsidRDefault="00703809">
      <w:pPr>
        <w:widowControl w:val="0"/>
        <w:pBdr>
          <w:top w:val="nil"/>
          <w:left w:val="nil"/>
          <w:bottom w:val="nil"/>
          <w:right w:val="nil"/>
          <w:between w:val="nil"/>
        </w:pBdr>
        <w:spacing w:after="0" w:line="240" w:lineRule="auto"/>
        <w:ind w:left="956"/>
        <w:rPr>
          <w:rFonts w:ascii="Times New Roman" w:eastAsia="Times New Roman" w:hAnsi="Times New Roman" w:cs="Times New Roman"/>
          <w:b/>
          <w:bCs/>
          <w:i/>
          <w:iCs/>
          <w:color w:val="000000"/>
          <w:sz w:val="20"/>
          <w:szCs w:val="20"/>
          <w:u w:val="single"/>
        </w:rPr>
      </w:pPr>
      <w:r>
        <w:br w:type="page"/>
      </w:r>
    </w:p>
    <w:p w14:paraId="000000F1" w14:textId="77777777" w:rsidR="00FF3D5C" w:rsidRDefault="00703809">
      <w:pPr>
        <w:widowControl w:val="0"/>
        <w:pBdr>
          <w:top w:val="nil"/>
          <w:left w:val="nil"/>
          <w:bottom w:val="nil"/>
          <w:right w:val="nil"/>
          <w:between w:val="nil"/>
        </w:pBdr>
        <w:spacing w:after="0" w:line="240" w:lineRule="auto"/>
        <w:ind w:left="956"/>
        <w:rPr>
          <w:rFonts w:ascii="Times New Roman" w:eastAsia="Times New Roman" w:hAnsi="Times New Roman" w:cs="Times New Roman"/>
          <w:b/>
          <w:bCs/>
          <w:i/>
          <w:iCs/>
          <w:color w:val="000000"/>
          <w:sz w:val="20"/>
          <w:szCs w:val="20"/>
          <w:u w:val="single"/>
        </w:rPr>
      </w:pPr>
      <w:r>
        <w:rPr>
          <w:rFonts w:ascii="Times New Roman" w:eastAsia="Times New Roman" w:hAnsi="Times New Roman" w:cs="Times New Roman"/>
          <w:b/>
          <w:bCs/>
          <w:color w:val="000000"/>
          <w:sz w:val="20"/>
          <w:szCs w:val="20"/>
        </w:rPr>
        <w:lastRenderedPageBreak/>
        <w:t>Exhibit A (Technical &amp; Organizational Measures)</w:t>
      </w:r>
    </w:p>
    <w:p w14:paraId="000000F2" w14:textId="77777777" w:rsidR="00FF3D5C" w:rsidRDefault="00FF3D5C">
      <w:pPr>
        <w:widowControl w:val="0"/>
        <w:pBdr>
          <w:top w:val="nil"/>
          <w:left w:val="nil"/>
          <w:bottom w:val="nil"/>
          <w:right w:val="nil"/>
          <w:between w:val="nil"/>
        </w:pBdr>
        <w:spacing w:after="0" w:line="240" w:lineRule="auto"/>
        <w:rPr>
          <w:rFonts w:ascii="Times New Roman" w:eastAsia="Times New Roman" w:hAnsi="Times New Roman" w:cs="Times New Roman"/>
          <w:color w:val="000000"/>
          <w:sz w:val="20"/>
          <w:szCs w:val="20"/>
        </w:rPr>
      </w:pPr>
    </w:p>
    <w:p w14:paraId="000000F3" w14:textId="77777777" w:rsidR="00FF3D5C" w:rsidRDefault="00703809">
      <w:pPr>
        <w:jc w:val="both"/>
        <w:rPr>
          <w:sz w:val="20"/>
          <w:szCs w:val="20"/>
        </w:rPr>
      </w:pPr>
      <w:r>
        <w:rPr>
          <w:sz w:val="20"/>
          <w:szCs w:val="20"/>
        </w:rPr>
        <w:t>Third-Party shall implement the following:</w:t>
      </w:r>
    </w:p>
    <w:p w14:paraId="000000F4" w14:textId="77777777" w:rsidR="00FF3D5C" w:rsidRDefault="00FF3D5C">
      <w:pPr>
        <w:widowControl w:val="0"/>
        <w:pBdr>
          <w:top w:val="nil"/>
          <w:left w:val="nil"/>
          <w:bottom w:val="nil"/>
          <w:right w:val="nil"/>
          <w:between w:val="nil"/>
        </w:pBdr>
        <w:spacing w:after="0" w:line="240" w:lineRule="auto"/>
        <w:ind w:left="956"/>
        <w:rPr>
          <w:rFonts w:ascii="Times New Roman" w:eastAsia="Times New Roman" w:hAnsi="Times New Roman" w:cs="Times New Roman"/>
          <w:color w:val="000000"/>
          <w:sz w:val="20"/>
          <w:szCs w:val="20"/>
        </w:rPr>
      </w:pPr>
    </w:p>
    <w:p w14:paraId="000000F5" w14:textId="77777777" w:rsidR="00FF3D5C" w:rsidRDefault="00703809">
      <w:pPr>
        <w:numPr>
          <w:ilvl w:val="0"/>
          <w:numId w:val="10"/>
        </w:numPr>
        <w:pBdr>
          <w:top w:val="nil"/>
          <w:left w:val="nil"/>
          <w:bottom w:val="nil"/>
          <w:right w:val="nil"/>
          <w:between w:val="nil"/>
        </w:pBdr>
        <w:spacing w:after="0"/>
        <w:jc w:val="both"/>
        <w:rPr>
          <w:b/>
          <w:bCs/>
          <w:color w:val="000000"/>
          <w:sz w:val="20"/>
          <w:szCs w:val="20"/>
        </w:rPr>
      </w:pPr>
      <w:r>
        <w:rPr>
          <w:b/>
          <w:bCs/>
          <w:color w:val="000000"/>
          <w:sz w:val="20"/>
          <w:szCs w:val="20"/>
          <w:u w:val="single"/>
        </w:rPr>
        <w:t>HUMAN RESOURCES MEASURES:</w:t>
      </w:r>
    </w:p>
    <w:p w14:paraId="000000F6" w14:textId="77777777" w:rsidR="00FF3D5C" w:rsidRDefault="00703809">
      <w:pPr>
        <w:numPr>
          <w:ilvl w:val="0"/>
          <w:numId w:val="17"/>
        </w:numPr>
        <w:pBdr>
          <w:top w:val="nil"/>
          <w:left w:val="nil"/>
          <w:bottom w:val="nil"/>
          <w:right w:val="nil"/>
          <w:between w:val="nil"/>
        </w:pBdr>
        <w:spacing w:after="0"/>
        <w:jc w:val="both"/>
        <w:rPr>
          <w:color w:val="000000"/>
          <w:sz w:val="20"/>
          <w:szCs w:val="20"/>
        </w:rPr>
      </w:pPr>
      <w:r>
        <w:rPr>
          <w:b/>
          <w:bCs/>
          <w:color w:val="000000"/>
          <w:sz w:val="20"/>
          <w:szCs w:val="20"/>
        </w:rPr>
        <w:t xml:space="preserve">Background Verification (BGV)- </w:t>
      </w:r>
    </w:p>
    <w:p w14:paraId="000000F7" w14:textId="77777777" w:rsidR="00FF3D5C" w:rsidRDefault="00703809">
      <w:pPr>
        <w:numPr>
          <w:ilvl w:val="1"/>
          <w:numId w:val="17"/>
        </w:numPr>
        <w:pBdr>
          <w:top w:val="nil"/>
          <w:left w:val="nil"/>
          <w:bottom w:val="nil"/>
          <w:right w:val="nil"/>
          <w:between w:val="nil"/>
        </w:pBdr>
        <w:spacing w:after="0"/>
        <w:jc w:val="both"/>
        <w:rPr>
          <w:b/>
          <w:bCs/>
          <w:color w:val="000000"/>
          <w:sz w:val="20"/>
          <w:szCs w:val="20"/>
        </w:rPr>
      </w:pPr>
      <w:r>
        <w:rPr>
          <w:color w:val="000000"/>
          <w:sz w:val="20"/>
          <w:szCs w:val="20"/>
        </w:rPr>
        <w:t>Stringent BGV procedure shall be in place for all employees, contractors, and vendors before provisioning access to the systems.</w:t>
      </w:r>
    </w:p>
    <w:p w14:paraId="000000F8" w14:textId="77777777" w:rsidR="00FF3D5C" w:rsidRDefault="00703809">
      <w:pPr>
        <w:numPr>
          <w:ilvl w:val="1"/>
          <w:numId w:val="17"/>
        </w:numPr>
        <w:pBdr>
          <w:top w:val="nil"/>
          <w:left w:val="nil"/>
          <w:bottom w:val="nil"/>
          <w:right w:val="nil"/>
          <w:between w:val="nil"/>
        </w:pBdr>
        <w:spacing w:after="0"/>
        <w:jc w:val="both"/>
        <w:rPr>
          <w:b/>
          <w:bCs/>
          <w:color w:val="000000"/>
          <w:sz w:val="20"/>
          <w:szCs w:val="20"/>
        </w:rPr>
      </w:pPr>
      <w:r>
        <w:rPr>
          <w:color w:val="000000"/>
          <w:sz w:val="20"/>
          <w:szCs w:val="20"/>
        </w:rPr>
        <w:t>BGV shall have previous employment, address, education and criminal checks performed.</w:t>
      </w:r>
    </w:p>
    <w:p w14:paraId="000000F9" w14:textId="77777777" w:rsidR="00FF3D5C" w:rsidRDefault="00703809">
      <w:pPr>
        <w:numPr>
          <w:ilvl w:val="0"/>
          <w:numId w:val="17"/>
        </w:numPr>
        <w:pBdr>
          <w:top w:val="nil"/>
          <w:left w:val="nil"/>
          <w:bottom w:val="nil"/>
          <w:right w:val="nil"/>
          <w:between w:val="nil"/>
        </w:pBdr>
        <w:spacing w:after="0"/>
        <w:jc w:val="both"/>
        <w:rPr>
          <w:color w:val="000000"/>
          <w:sz w:val="20"/>
          <w:szCs w:val="20"/>
        </w:rPr>
      </w:pPr>
      <w:r>
        <w:rPr>
          <w:b/>
          <w:bCs/>
          <w:color w:val="000000"/>
          <w:sz w:val="20"/>
          <w:szCs w:val="20"/>
        </w:rPr>
        <w:t>Employee Access Control-</w:t>
      </w:r>
      <w:r>
        <w:rPr>
          <w:color w:val="000000"/>
          <w:sz w:val="20"/>
          <w:szCs w:val="20"/>
        </w:rPr>
        <w:t xml:space="preserve"> </w:t>
      </w:r>
    </w:p>
    <w:p w14:paraId="000000FA" w14:textId="77777777" w:rsidR="00FF3D5C" w:rsidRDefault="00703809">
      <w:pPr>
        <w:numPr>
          <w:ilvl w:val="1"/>
          <w:numId w:val="17"/>
        </w:numPr>
        <w:pBdr>
          <w:top w:val="nil"/>
          <w:left w:val="nil"/>
          <w:bottom w:val="nil"/>
          <w:right w:val="nil"/>
          <w:between w:val="nil"/>
        </w:pBdr>
        <w:spacing w:after="0"/>
        <w:jc w:val="both"/>
        <w:rPr>
          <w:b/>
          <w:bCs/>
          <w:color w:val="000000"/>
          <w:sz w:val="20"/>
          <w:szCs w:val="20"/>
        </w:rPr>
      </w:pPr>
      <w:r>
        <w:rPr>
          <w:color w:val="000000"/>
          <w:sz w:val="20"/>
          <w:szCs w:val="20"/>
        </w:rPr>
        <w:t>Access to confidential and personal data shall be granted solely to active employees.</w:t>
      </w:r>
    </w:p>
    <w:p w14:paraId="000000FB" w14:textId="77777777" w:rsidR="00FF3D5C" w:rsidRDefault="00703809">
      <w:pPr>
        <w:numPr>
          <w:ilvl w:val="0"/>
          <w:numId w:val="17"/>
        </w:numPr>
        <w:pBdr>
          <w:top w:val="nil"/>
          <w:left w:val="nil"/>
          <w:bottom w:val="nil"/>
          <w:right w:val="nil"/>
          <w:between w:val="nil"/>
        </w:pBdr>
        <w:spacing w:after="0"/>
        <w:jc w:val="both"/>
        <w:rPr>
          <w:color w:val="000000"/>
          <w:sz w:val="20"/>
          <w:szCs w:val="20"/>
        </w:rPr>
      </w:pPr>
      <w:r>
        <w:rPr>
          <w:b/>
          <w:bCs/>
          <w:color w:val="000000"/>
          <w:sz w:val="20"/>
          <w:szCs w:val="20"/>
        </w:rPr>
        <w:t xml:space="preserve">Security &amp; Privacy Trainings- </w:t>
      </w:r>
    </w:p>
    <w:p w14:paraId="000000FC" w14:textId="77777777" w:rsidR="00FF3D5C" w:rsidRDefault="00703809">
      <w:pPr>
        <w:numPr>
          <w:ilvl w:val="1"/>
          <w:numId w:val="17"/>
        </w:numPr>
        <w:pBdr>
          <w:top w:val="nil"/>
          <w:left w:val="nil"/>
          <w:bottom w:val="nil"/>
          <w:right w:val="nil"/>
          <w:between w:val="nil"/>
        </w:pBdr>
        <w:spacing w:after="0"/>
        <w:jc w:val="both"/>
        <w:rPr>
          <w:b/>
          <w:bCs/>
          <w:color w:val="000000"/>
          <w:sz w:val="20"/>
          <w:szCs w:val="20"/>
        </w:rPr>
      </w:pPr>
      <w:r>
        <w:rPr>
          <w:color w:val="000000"/>
          <w:sz w:val="20"/>
          <w:szCs w:val="20"/>
        </w:rPr>
        <w:t xml:space="preserve">Employees shall receive comprehensive security and privacy training at least annually and certificate shall be provided upon successful completion of a subsequent assessment, ensuring consistent awareness of evolving industry practices. </w:t>
      </w:r>
    </w:p>
    <w:p w14:paraId="000000FD" w14:textId="77777777" w:rsidR="00FF3D5C" w:rsidRDefault="00FF3D5C">
      <w:pPr>
        <w:pBdr>
          <w:top w:val="nil"/>
          <w:left w:val="nil"/>
          <w:bottom w:val="nil"/>
          <w:right w:val="nil"/>
          <w:between w:val="nil"/>
        </w:pBdr>
        <w:spacing w:after="0"/>
        <w:ind w:left="720"/>
        <w:jc w:val="both"/>
        <w:rPr>
          <w:b/>
          <w:bCs/>
          <w:color w:val="000000"/>
          <w:sz w:val="20"/>
          <w:szCs w:val="20"/>
        </w:rPr>
      </w:pPr>
    </w:p>
    <w:p w14:paraId="000000FE" w14:textId="77777777" w:rsidR="00FF3D5C" w:rsidRDefault="00703809">
      <w:pPr>
        <w:numPr>
          <w:ilvl w:val="0"/>
          <w:numId w:val="10"/>
        </w:numPr>
        <w:pBdr>
          <w:top w:val="nil"/>
          <w:left w:val="nil"/>
          <w:bottom w:val="nil"/>
          <w:right w:val="nil"/>
          <w:between w:val="nil"/>
        </w:pBdr>
        <w:spacing w:after="0"/>
        <w:jc w:val="both"/>
        <w:rPr>
          <w:b/>
          <w:bCs/>
          <w:color w:val="000000"/>
          <w:sz w:val="20"/>
          <w:szCs w:val="20"/>
        </w:rPr>
      </w:pPr>
      <w:r>
        <w:rPr>
          <w:b/>
          <w:bCs/>
          <w:color w:val="000000"/>
          <w:sz w:val="20"/>
          <w:szCs w:val="20"/>
          <w:u w:val="single"/>
        </w:rPr>
        <w:t>TECHNICAL MEASURES (THIRD-PARTY SYSTEMS):</w:t>
      </w:r>
    </w:p>
    <w:p w14:paraId="000000FF" w14:textId="77777777" w:rsidR="00FF3D5C" w:rsidRDefault="00703809">
      <w:pPr>
        <w:numPr>
          <w:ilvl w:val="0"/>
          <w:numId w:val="18"/>
        </w:numPr>
        <w:pBdr>
          <w:top w:val="nil"/>
          <w:left w:val="nil"/>
          <w:bottom w:val="nil"/>
          <w:right w:val="nil"/>
          <w:between w:val="nil"/>
        </w:pBdr>
        <w:spacing w:after="0"/>
        <w:jc w:val="both"/>
        <w:rPr>
          <w:color w:val="000000"/>
        </w:rPr>
      </w:pPr>
      <w:r>
        <w:rPr>
          <w:b/>
          <w:bCs/>
          <w:color w:val="000000"/>
          <w:sz w:val="20"/>
          <w:szCs w:val="20"/>
        </w:rPr>
        <w:t>Access Control Management-</w:t>
      </w:r>
      <w:r>
        <w:rPr>
          <w:color w:val="000000"/>
          <w:sz w:val="20"/>
          <w:szCs w:val="20"/>
        </w:rPr>
        <w:t xml:space="preserve"> The third-party shall implement and maintain robust identity and access management system to ensure secure, authorized, and accountable access to systems and confidential data.</w:t>
      </w:r>
    </w:p>
    <w:p w14:paraId="00000100" w14:textId="77777777" w:rsidR="00FF3D5C" w:rsidRDefault="00703809">
      <w:pPr>
        <w:numPr>
          <w:ilvl w:val="0"/>
          <w:numId w:val="19"/>
        </w:numPr>
        <w:pBdr>
          <w:top w:val="nil"/>
          <w:left w:val="nil"/>
          <w:bottom w:val="nil"/>
          <w:right w:val="nil"/>
          <w:between w:val="nil"/>
        </w:pBdr>
        <w:spacing w:after="0"/>
        <w:jc w:val="both"/>
        <w:rPr>
          <w:color w:val="000000"/>
          <w:sz w:val="20"/>
          <w:szCs w:val="20"/>
        </w:rPr>
      </w:pPr>
      <w:r>
        <w:rPr>
          <w:b/>
          <w:bCs/>
          <w:color w:val="000000"/>
          <w:sz w:val="20"/>
          <w:szCs w:val="20"/>
        </w:rPr>
        <w:t xml:space="preserve">Unique ID- </w:t>
      </w:r>
      <w:r>
        <w:rPr>
          <w:color w:val="000000"/>
          <w:sz w:val="20"/>
          <w:szCs w:val="20"/>
        </w:rPr>
        <w:t>The third-party shall assign and maintain a unique identifier for each user to ensure traceability and accountability in all access control processes.</w:t>
      </w:r>
    </w:p>
    <w:p w14:paraId="00000101" w14:textId="77777777" w:rsidR="00FF3D5C" w:rsidRDefault="00703809">
      <w:pPr>
        <w:numPr>
          <w:ilvl w:val="0"/>
          <w:numId w:val="19"/>
        </w:numPr>
        <w:pBdr>
          <w:top w:val="nil"/>
          <w:left w:val="nil"/>
          <w:bottom w:val="nil"/>
          <w:right w:val="nil"/>
          <w:between w:val="nil"/>
        </w:pBdr>
        <w:spacing w:after="0"/>
        <w:jc w:val="both"/>
        <w:rPr>
          <w:color w:val="000000"/>
          <w:sz w:val="20"/>
          <w:szCs w:val="20"/>
        </w:rPr>
      </w:pPr>
      <w:r>
        <w:rPr>
          <w:b/>
          <w:bCs/>
          <w:color w:val="000000"/>
          <w:sz w:val="20"/>
          <w:szCs w:val="20"/>
        </w:rPr>
        <w:t xml:space="preserve">Role-Based Access Control (RBAC)- </w:t>
      </w:r>
      <w:r>
        <w:rPr>
          <w:color w:val="000000"/>
          <w:sz w:val="20"/>
          <w:szCs w:val="20"/>
        </w:rPr>
        <w:t>The third-party shall implement Role-Based Access Control (RBAC) to enforce the principle of least privilege, ensuring that users can only access information necessary for their assigned roles.</w:t>
      </w:r>
    </w:p>
    <w:p w14:paraId="00000102" w14:textId="77777777" w:rsidR="00FF3D5C" w:rsidRDefault="00703809">
      <w:pPr>
        <w:numPr>
          <w:ilvl w:val="0"/>
          <w:numId w:val="19"/>
        </w:numPr>
        <w:pBdr>
          <w:top w:val="nil"/>
          <w:left w:val="nil"/>
          <w:bottom w:val="nil"/>
          <w:right w:val="nil"/>
          <w:between w:val="nil"/>
        </w:pBdr>
        <w:spacing w:after="0"/>
        <w:jc w:val="both"/>
        <w:rPr>
          <w:color w:val="000000"/>
          <w:sz w:val="20"/>
          <w:szCs w:val="20"/>
        </w:rPr>
      </w:pPr>
      <w:r>
        <w:rPr>
          <w:b/>
          <w:bCs/>
          <w:color w:val="000000"/>
          <w:sz w:val="20"/>
          <w:szCs w:val="20"/>
        </w:rPr>
        <w:t xml:space="preserve">Reconciliation- </w:t>
      </w:r>
      <w:r>
        <w:rPr>
          <w:color w:val="000000"/>
          <w:sz w:val="20"/>
          <w:szCs w:val="20"/>
        </w:rPr>
        <w:t>The third-party shall perform monthly access reconciliation of user access rights to ensure alignment with approved roles and responsibilities, promptly addressing any discrepancies identified.</w:t>
      </w:r>
    </w:p>
    <w:p w14:paraId="00000103" w14:textId="77777777" w:rsidR="00FF3D5C" w:rsidRDefault="00703809">
      <w:pPr>
        <w:numPr>
          <w:ilvl w:val="0"/>
          <w:numId w:val="19"/>
        </w:numPr>
        <w:pBdr>
          <w:top w:val="nil"/>
          <w:left w:val="nil"/>
          <w:bottom w:val="nil"/>
          <w:right w:val="nil"/>
          <w:between w:val="nil"/>
        </w:pBdr>
        <w:spacing w:after="0"/>
        <w:jc w:val="both"/>
        <w:rPr>
          <w:color w:val="000000"/>
          <w:sz w:val="20"/>
          <w:szCs w:val="20"/>
        </w:rPr>
      </w:pPr>
      <w:r>
        <w:rPr>
          <w:b/>
          <w:bCs/>
          <w:color w:val="000000"/>
          <w:sz w:val="20"/>
          <w:szCs w:val="20"/>
        </w:rPr>
        <w:t xml:space="preserve">Private Accounts- </w:t>
      </w:r>
      <w:r>
        <w:rPr>
          <w:color w:val="000000"/>
          <w:sz w:val="20"/>
          <w:szCs w:val="20"/>
        </w:rPr>
        <w:t>The third-party shall prohibit the creation and usage of shared or generic accounts for system access, ensuring all user accounts are individually assigned and monitored.</w:t>
      </w:r>
    </w:p>
    <w:p w14:paraId="00000104" w14:textId="77777777" w:rsidR="00FF3D5C" w:rsidRDefault="00703809">
      <w:pPr>
        <w:numPr>
          <w:ilvl w:val="0"/>
          <w:numId w:val="19"/>
        </w:numPr>
        <w:pBdr>
          <w:top w:val="nil"/>
          <w:left w:val="nil"/>
          <w:bottom w:val="nil"/>
          <w:right w:val="nil"/>
          <w:between w:val="nil"/>
        </w:pBdr>
        <w:spacing w:after="0"/>
        <w:jc w:val="both"/>
        <w:rPr>
          <w:color w:val="000000"/>
          <w:sz w:val="20"/>
          <w:szCs w:val="20"/>
        </w:rPr>
      </w:pPr>
      <w:r>
        <w:rPr>
          <w:b/>
          <w:bCs/>
          <w:color w:val="000000"/>
          <w:sz w:val="20"/>
          <w:szCs w:val="20"/>
        </w:rPr>
        <w:t xml:space="preserve">Multi-Factor Authentication (MFA)- </w:t>
      </w:r>
      <w:r>
        <w:rPr>
          <w:color w:val="000000"/>
          <w:sz w:val="20"/>
          <w:szCs w:val="20"/>
        </w:rPr>
        <w:t>The third-party shall enforce Multi-Factor Authentication (MFA) for all critical systems and applications, requiring multiple forms of verification before granting access.</w:t>
      </w:r>
    </w:p>
    <w:p w14:paraId="00000105" w14:textId="77777777" w:rsidR="00FF3D5C" w:rsidRDefault="00703809">
      <w:pPr>
        <w:numPr>
          <w:ilvl w:val="0"/>
          <w:numId w:val="19"/>
        </w:numPr>
        <w:pBdr>
          <w:top w:val="nil"/>
          <w:left w:val="nil"/>
          <w:bottom w:val="nil"/>
          <w:right w:val="nil"/>
          <w:between w:val="nil"/>
        </w:pBdr>
        <w:spacing w:after="0"/>
        <w:jc w:val="both"/>
        <w:rPr>
          <w:color w:val="000000"/>
          <w:sz w:val="20"/>
          <w:szCs w:val="20"/>
        </w:rPr>
      </w:pPr>
      <w:r>
        <w:rPr>
          <w:b/>
          <w:bCs/>
          <w:color w:val="000000"/>
          <w:sz w:val="20"/>
          <w:szCs w:val="20"/>
        </w:rPr>
        <w:t xml:space="preserve">Access De-provisioning- </w:t>
      </w:r>
      <w:r>
        <w:rPr>
          <w:color w:val="000000"/>
          <w:sz w:val="20"/>
          <w:szCs w:val="20"/>
        </w:rPr>
        <w:t xml:space="preserve">The third-party shall revoke access within 24 hours of employees, contractors, and vendors personnel exit or immediately in case of termination. </w:t>
      </w:r>
    </w:p>
    <w:p w14:paraId="00000106" w14:textId="77777777" w:rsidR="00FF3D5C" w:rsidRDefault="00703809">
      <w:pPr>
        <w:numPr>
          <w:ilvl w:val="0"/>
          <w:numId w:val="19"/>
        </w:numPr>
        <w:pBdr>
          <w:top w:val="nil"/>
          <w:left w:val="nil"/>
          <w:bottom w:val="nil"/>
          <w:right w:val="nil"/>
          <w:between w:val="nil"/>
        </w:pBdr>
        <w:spacing w:after="0"/>
        <w:jc w:val="both"/>
        <w:rPr>
          <w:color w:val="000000"/>
          <w:sz w:val="20"/>
          <w:szCs w:val="20"/>
        </w:rPr>
      </w:pPr>
      <w:r>
        <w:rPr>
          <w:b/>
          <w:bCs/>
          <w:color w:val="000000"/>
          <w:sz w:val="20"/>
          <w:szCs w:val="20"/>
        </w:rPr>
        <w:t xml:space="preserve">Privilege Accounts- </w:t>
      </w:r>
      <w:r>
        <w:rPr>
          <w:color w:val="000000"/>
          <w:sz w:val="20"/>
          <w:szCs w:val="20"/>
        </w:rPr>
        <w:t>The third-party shall implement a privilege management solution, enforcing stringent controls on Privileged Accounts and ensuring access is restricted to authorized personnel based on the principle of least privilege. These Accounts shall:</w:t>
      </w:r>
    </w:p>
    <w:p w14:paraId="00000107" w14:textId="77777777" w:rsidR="00FF3D5C" w:rsidRDefault="00703809">
      <w:pPr>
        <w:numPr>
          <w:ilvl w:val="0"/>
          <w:numId w:val="9"/>
        </w:numPr>
        <w:pBdr>
          <w:top w:val="nil"/>
          <w:left w:val="nil"/>
          <w:bottom w:val="nil"/>
          <w:right w:val="nil"/>
          <w:between w:val="nil"/>
        </w:pBdr>
        <w:spacing w:after="0"/>
        <w:jc w:val="both"/>
        <w:rPr>
          <w:color w:val="000000"/>
          <w:sz w:val="20"/>
          <w:szCs w:val="20"/>
        </w:rPr>
      </w:pPr>
      <w:r>
        <w:rPr>
          <w:color w:val="000000"/>
          <w:sz w:val="20"/>
          <w:szCs w:val="20"/>
        </w:rPr>
        <w:t>be segregated from their business ID</w:t>
      </w:r>
    </w:p>
    <w:p w14:paraId="00000108" w14:textId="77777777" w:rsidR="00FF3D5C" w:rsidRDefault="00703809">
      <w:pPr>
        <w:numPr>
          <w:ilvl w:val="0"/>
          <w:numId w:val="9"/>
        </w:numPr>
        <w:pBdr>
          <w:top w:val="nil"/>
          <w:left w:val="nil"/>
          <w:bottom w:val="nil"/>
          <w:right w:val="nil"/>
          <w:between w:val="nil"/>
        </w:pBdr>
        <w:spacing w:after="0"/>
        <w:jc w:val="both"/>
        <w:rPr>
          <w:color w:val="000000"/>
          <w:sz w:val="20"/>
          <w:szCs w:val="20"/>
        </w:rPr>
      </w:pPr>
      <w:r>
        <w:rPr>
          <w:color w:val="000000"/>
          <w:sz w:val="20"/>
          <w:szCs w:val="20"/>
        </w:rPr>
        <w:t>be protected with MFA</w:t>
      </w:r>
    </w:p>
    <w:p w14:paraId="00000109" w14:textId="77777777" w:rsidR="00FF3D5C" w:rsidRDefault="00703809">
      <w:pPr>
        <w:numPr>
          <w:ilvl w:val="0"/>
          <w:numId w:val="9"/>
        </w:numPr>
        <w:pBdr>
          <w:top w:val="nil"/>
          <w:left w:val="nil"/>
          <w:bottom w:val="nil"/>
          <w:right w:val="nil"/>
          <w:between w:val="nil"/>
        </w:pBdr>
        <w:spacing w:after="0"/>
        <w:jc w:val="both"/>
        <w:rPr>
          <w:color w:val="000000"/>
          <w:sz w:val="20"/>
          <w:szCs w:val="20"/>
        </w:rPr>
      </w:pPr>
      <w:r>
        <w:rPr>
          <w:color w:val="000000"/>
          <w:sz w:val="20"/>
          <w:szCs w:val="20"/>
        </w:rPr>
        <w:t>have just in time access with session recording and log retention</w:t>
      </w:r>
    </w:p>
    <w:p w14:paraId="0000010A" w14:textId="77777777" w:rsidR="00FF3D5C" w:rsidRDefault="00703809">
      <w:pPr>
        <w:numPr>
          <w:ilvl w:val="0"/>
          <w:numId w:val="9"/>
        </w:numPr>
        <w:pBdr>
          <w:top w:val="nil"/>
          <w:left w:val="nil"/>
          <w:bottom w:val="nil"/>
          <w:right w:val="nil"/>
          <w:between w:val="nil"/>
        </w:pBdr>
        <w:spacing w:after="0"/>
        <w:jc w:val="both"/>
        <w:rPr>
          <w:color w:val="000000"/>
          <w:sz w:val="20"/>
          <w:szCs w:val="20"/>
        </w:rPr>
      </w:pPr>
      <w:r>
        <w:rPr>
          <w:color w:val="000000"/>
          <w:sz w:val="20"/>
          <w:szCs w:val="20"/>
        </w:rPr>
        <w:t>be continuously monitored</w:t>
      </w:r>
    </w:p>
    <w:p w14:paraId="0000010B" w14:textId="77777777" w:rsidR="00FF3D5C" w:rsidRDefault="00703809">
      <w:pPr>
        <w:numPr>
          <w:ilvl w:val="0"/>
          <w:numId w:val="18"/>
        </w:numPr>
        <w:pBdr>
          <w:top w:val="nil"/>
          <w:left w:val="nil"/>
          <w:bottom w:val="nil"/>
          <w:right w:val="nil"/>
          <w:between w:val="nil"/>
        </w:pBdr>
        <w:spacing w:after="0"/>
        <w:jc w:val="both"/>
        <w:rPr>
          <w:color w:val="000000"/>
        </w:rPr>
      </w:pPr>
      <w:r>
        <w:rPr>
          <w:b/>
          <w:bCs/>
          <w:color w:val="000000"/>
          <w:sz w:val="20"/>
          <w:szCs w:val="20"/>
        </w:rPr>
        <w:t>Hardening-</w:t>
      </w:r>
      <w:r>
        <w:rPr>
          <w:color w:val="000000"/>
          <w:sz w:val="20"/>
          <w:szCs w:val="20"/>
        </w:rPr>
        <w:t xml:space="preserve"> The third-party shall implement and maintain rigorous hardening protocols across all infrastructure components, ensuring the minimization of vulnerabilities and the fortification of defenses against potential exploitation.</w:t>
      </w:r>
    </w:p>
    <w:p w14:paraId="0000010C" w14:textId="77777777" w:rsidR="00FF3D5C" w:rsidRDefault="00703809">
      <w:pPr>
        <w:numPr>
          <w:ilvl w:val="0"/>
          <w:numId w:val="2"/>
        </w:numPr>
        <w:pBdr>
          <w:top w:val="nil"/>
          <w:left w:val="nil"/>
          <w:bottom w:val="nil"/>
          <w:right w:val="nil"/>
          <w:between w:val="nil"/>
        </w:pBdr>
        <w:spacing w:after="0"/>
        <w:jc w:val="both"/>
        <w:rPr>
          <w:color w:val="000000"/>
          <w:sz w:val="20"/>
          <w:szCs w:val="20"/>
        </w:rPr>
      </w:pPr>
      <w:r>
        <w:rPr>
          <w:b/>
          <w:bCs/>
          <w:color w:val="000000"/>
          <w:sz w:val="20"/>
          <w:szCs w:val="20"/>
        </w:rPr>
        <w:t xml:space="preserve">Network- </w:t>
      </w:r>
      <w:r>
        <w:rPr>
          <w:color w:val="000000"/>
          <w:sz w:val="20"/>
          <w:szCs w:val="20"/>
        </w:rPr>
        <w:t>The third-party shall deploy hardened network equipment based on latest CIS benchmarks or equivalent hardening standards.</w:t>
      </w:r>
    </w:p>
    <w:p w14:paraId="0000010D" w14:textId="77777777" w:rsidR="00FF3D5C" w:rsidRDefault="00703809">
      <w:pPr>
        <w:numPr>
          <w:ilvl w:val="0"/>
          <w:numId w:val="2"/>
        </w:numPr>
        <w:pBdr>
          <w:top w:val="nil"/>
          <w:left w:val="nil"/>
          <w:bottom w:val="nil"/>
          <w:right w:val="nil"/>
          <w:between w:val="nil"/>
        </w:pBdr>
        <w:spacing w:after="0"/>
        <w:jc w:val="both"/>
        <w:rPr>
          <w:color w:val="000000"/>
          <w:sz w:val="20"/>
          <w:szCs w:val="20"/>
        </w:rPr>
      </w:pPr>
      <w:r>
        <w:rPr>
          <w:b/>
          <w:bCs/>
          <w:color w:val="000000"/>
          <w:sz w:val="20"/>
          <w:szCs w:val="20"/>
        </w:rPr>
        <w:lastRenderedPageBreak/>
        <w:t xml:space="preserve">Compute- </w:t>
      </w:r>
      <w:r>
        <w:rPr>
          <w:color w:val="000000"/>
          <w:sz w:val="20"/>
          <w:szCs w:val="20"/>
        </w:rPr>
        <w:t>The third-party shall deploy hardened server, workstation equipment based on latest CIS benchmarks or equivalent hardening standards.</w:t>
      </w:r>
    </w:p>
    <w:p w14:paraId="0000010E" w14:textId="77777777" w:rsidR="00FF3D5C" w:rsidRDefault="00703809">
      <w:pPr>
        <w:numPr>
          <w:ilvl w:val="0"/>
          <w:numId w:val="18"/>
        </w:numPr>
        <w:pBdr>
          <w:top w:val="nil"/>
          <w:left w:val="nil"/>
          <w:bottom w:val="nil"/>
          <w:right w:val="nil"/>
          <w:between w:val="nil"/>
        </w:pBdr>
        <w:spacing w:after="0" w:line="240" w:lineRule="auto"/>
        <w:jc w:val="both"/>
        <w:rPr>
          <w:color w:val="000000"/>
        </w:rPr>
      </w:pPr>
      <w:r>
        <w:rPr>
          <w:b/>
          <w:bCs/>
          <w:color w:val="000000"/>
          <w:sz w:val="20"/>
          <w:szCs w:val="20"/>
        </w:rPr>
        <w:t>Virtual Private Network-</w:t>
      </w:r>
      <w:r>
        <w:rPr>
          <w:color w:val="000000"/>
          <w:sz w:val="20"/>
          <w:szCs w:val="20"/>
        </w:rPr>
        <w:t xml:space="preserve"> The third-party shall implement and maintain secure Virtual Private Network (VPN) access controls.</w:t>
      </w:r>
    </w:p>
    <w:p w14:paraId="0000010F" w14:textId="77777777" w:rsidR="00FF3D5C" w:rsidRDefault="00703809">
      <w:pPr>
        <w:numPr>
          <w:ilvl w:val="1"/>
          <w:numId w:val="18"/>
        </w:numPr>
        <w:pBdr>
          <w:top w:val="nil"/>
          <w:left w:val="nil"/>
          <w:bottom w:val="nil"/>
          <w:right w:val="nil"/>
          <w:between w:val="nil"/>
        </w:pBdr>
        <w:spacing w:after="0" w:line="240" w:lineRule="auto"/>
        <w:jc w:val="both"/>
        <w:rPr>
          <w:color w:val="000000"/>
          <w:sz w:val="20"/>
          <w:szCs w:val="20"/>
        </w:rPr>
      </w:pPr>
      <w:r>
        <w:rPr>
          <w:b/>
          <w:bCs/>
          <w:color w:val="000000"/>
          <w:sz w:val="20"/>
          <w:szCs w:val="20"/>
        </w:rPr>
        <w:t>Encryption</w:t>
      </w:r>
      <w:r>
        <w:rPr>
          <w:color w:val="000000"/>
          <w:sz w:val="20"/>
          <w:szCs w:val="20"/>
        </w:rPr>
        <w:t xml:space="preserve"> – Algorithm AES 256-Bit or higher with RSA shall be used.</w:t>
      </w:r>
    </w:p>
    <w:p w14:paraId="00000110" w14:textId="77777777" w:rsidR="00FF3D5C" w:rsidRDefault="00703809">
      <w:pPr>
        <w:numPr>
          <w:ilvl w:val="1"/>
          <w:numId w:val="18"/>
        </w:numPr>
        <w:pBdr>
          <w:top w:val="nil"/>
          <w:left w:val="nil"/>
          <w:bottom w:val="nil"/>
          <w:right w:val="nil"/>
          <w:between w:val="nil"/>
        </w:pBdr>
        <w:spacing w:after="0" w:line="240" w:lineRule="auto"/>
        <w:jc w:val="both"/>
        <w:rPr>
          <w:color w:val="000000"/>
          <w:sz w:val="20"/>
          <w:szCs w:val="20"/>
        </w:rPr>
      </w:pPr>
      <w:r>
        <w:rPr>
          <w:b/>
          <w:bCs/>
          <w:color w:val="000000"/>
          <w:sz w:val="20"/>
          <w:szCs w:val="20"/>
        </w:rPr>
        <w:t xml:space="preserve">Device Posture- </w:t>
      </w:r>
      <w:r>
        <w:rPr>
          <w:color w:val="000000"/>
          <w:sz w:val="20"/>
          <w:szCs w:val="20"/>
        </w:rPr>
        <w:t>The third-party shall enforce stringent device posture validation prior to establishing VPN connection including, but not limited to, domain join system, anti-malware solution, latest patches.</w:t>
      </w:r>
    </w:p>
    <w:p w14:paraId="00000111" w14:textId="77777777" w:rsidR="00FF3D5C" w:rsidRDefault="00703809">
      <w:pPr>
        <w:numPr>
          <w:ilvl w:val="1"/>
          <w:numId w:val="18"/>
        </w:numPr>
        <w:pBdr>
          <w:top w:val="nil"/>
          <w:left w:val="nil"/>
          <w:bottom w:val="nil"/>
          <w:right w:val="nil"/>
          <w:between w:val="nil"/>
        </w:pBdr>
        <w:spacing w:after="0" w:line="240" w:lineRule="auto"/>
        <w:jc w:val="both"/>
        <w:rPr>
          <w:color w:val="000000"/>
          <w:sz w:val="20"/>
          <w:szCs w:val="20"/>
        </w:rPr>
      </w:pPr>
      <w:r>
        <w:rPr>
          <w:b/>
          <w:bCs/>
          <w:color w:val="000000"/>
          <w:sz w:val="20"/>
          <w:szCs w:val="20"/>
        </w:rPr>
        <w:t xml:space="preserve">Multi-Factor Authentication (MFA)- </w:t>
      </w:r>
      <w:r>
        <w:rPr>
          <w:color w:val="000000"/>
          <w:sz w:val="20"/>
          <w:szCs w:val="20"/>
        </w:rPr>
        <w:t>The third-party shall mandate the use of Multi-Factor Authentication (MFA) for all VPN access attempts.</w:t>
      </w:r>
    </w:p>
    <w:p w14:paraId="00000112" w14:textId="77777777" w:rsidR="00FF3D5C" w:rsidRDefault="00703809">
      <w:pPr>
        <w:numPr>
          <w:ilvl w:val="0"/>
          <w:numId w:val="18"/>
        </w:numPr>
        <w:pBdr>
          <w:top w:val="nil"/>
          <w:left w:val="nil"/>
          <w:bottom w:val="nil"/>
          <w:right w:val="nil"/>
          <w:between w:val="nil"/>
        </w:pBdr>
        <w:spacing w:after="0"/>
        <w:jc w:val="both"/>
        <w:rPr>
          <w:color w:val="000000"/>
        </w:rPr>
      </w:pPr>
      <w:r>
        <w:rPr>
          <w:b/>
          <w:bCs/>
          <w:color w:val="000000"/>
          <w:sz w:val="20"/>
          <w:szCs w:val="20"/>
        </w:rPr>
        <w:t>Anti-virus and anti-malware-</w:t>
      </w:r>
      <w:r>
        <w:rPr>
          <w:color w:val="000000"/>
          <w:sz w:val="20"/>
          <w:szCs w:val="20"/>
        </w:rPr>
        <w:t xml:space="preserve"> The third-party shall implement and maintain comprehensive anti-virus and anti-malware solutions across all systems, ensuring continuous updates and real-time scanning to proactively identify, block, and neutralize emerging threats.</w:t>
      </w:r>
    </w:p>
    <w:p w14:paraId="00000113" w14:textId="77777777" w:rsidR="00FF3D5C" w:rsidRDefault="00703809">
      <w:pPr>
        <w:numPr>
          <w:ilvl w:val="0"/>
          <w:numId w:val="18"/>
        </w:numPr>
        <w:pBdr>
          <w:top w:val="nil"/>
          <w:left w:val="nil"/>
          <w:bottom w:val="nil"/>
          <w:right w:val="nil"/>
          <w:between w:val="nil"/>
        </w:pBdr>
        <w:spacing w:after="0"/>
        <w:jc w:val="both"/>
        <w:rPr>
          <w:color w:val="000000"/>
        </w:rPr>
      </w:pPr>
      <w:r>
        <w:rPr>
          <w:b/>
          <w:bCs/>
          <w:color w:val="000000"/>
          <w:sz w:val="20"/>
          <w:szCs w:val="20"/>
        </w:rPr>
        <w:t xml:space="preserve">Network- </w:t>
      </w:r>
      <w:r>
        <w:rPr>
          <w:color w:val="000000"/>
          <w:sz w:val="20"/>
          <w:szCs w:val="20"/>
        </w:rPr>
        <w:t>The third-party shall implement a robust network security architecture, ensuring effective isolation and segmentation from its other customers, while deploying firewalls, NACLs, and secure management VLANs to control access, monitor traffic, and mitigate potential vulnerabilities.</w:t>
      </w:r>
    </w:p>
    <w:p w14:paraId="00000114" w14:textId="77777777" w:rsidR="00FF3D5C" w:rsidRDefault="00703809">
      <w:pPr>
        <w:numPr>
          <w:ilvl w:val="0"/>
          <w:numId w:val="3"/>
        </w:numPr>
        <w:pBdr>
          <w:top w:val="nil"/>
          <w:left w:val="nil"/>
          <w:bottom w:val="nil"/>
          <w:right w:val="nil"/>
          <w:between w:val="nil"/>
        </w:pBdr>
        <w:spacing w:after="0"/>
        <w:jc w:val="both"/>
        <w:rPr>
          <w:color w:val="000000"/>
          <w:sz w:val="20"/>
          <w:szCs w:val="20"/>
        </w:rPr>
      </w:pPr>
      <w:r>
        <w:rPr>
          <w:b/>
          <w:bCs/>
          <w:color w:val="000000"/>
          <w:sz w:val="20"/>
          <w:szCs w:val="20"/>
        </w:rPr>
        <w:t xml:space="preserve">Isolated &amp; Segregated Networks- </w:t>
      </w:r>
      <w:r>
        <w:rPr>
          <w:color w:val="000000"/>
          <w:sz w:val="20"/>
          <w:szCs w:val="20"/>
        </w:rPr>
        <w:t>The third-party shall ensure that critical systems and sensitive data are isolated within segregated network segments, utilizing VLANs and subnets to enforce strict boundaries between different zones and minimize the risk of lateral movement within the network for IndiGo.</w:t>
      </w:r>
    </w:p>
    <w:p w14:paraId="00000115" w14:textId="77777777" w:rsidR="00FF3D5C" w:rsidRDefault="00703809">
      <w:pPr>
        <w:numPr>
          <w:ilvl w:val="0"/>
          <w:numId w:val="3"/>
        </w:numPr>
        <w:pBdr>
          <w:top w:val="nil"/>
          <w:left w:val="nil"/>
          <w:bottom w:val="nil"/>
          <w:right w:val="nil"/>
          <w:between w:val="nil"/>
        </w:pBdr>
        <w:spacing w:after="0"/>
        <w:jc w:val="both"/>
        <w:rPr>
          <w:color w:val="000000"/>
          <w:sz w:val="20"/>
          <w:szCs w:val="20"/>
        </w:rPr>
      </w:pPr>
      <w:r>
        <w:rPr>
          <w:b/>
          <w:bCs/>
          <w:color w:val="000000"/>
          <w:sz w:val="20"/>
          <w:szCs w:val="20"/>
        </w:rPr>
        <w:t>Firewalls-</w:t>
      </w:r>
      <w:r>
        <w:rPr>
          <w:color w:val="000000"/>
          <w:sz w:val="20"/>
          <w:szCs w:val="20"/>
        </w:rPr>
        <w:t xml:space="preserve"> The third-party shall deploy firewalls at critical network entry and exit points, ensuring that all traffic is filtered according to predefined security policies, and only authorized communication is allowed between internal and external networks.</w:t>
      </w:r>
    </w:p>
    <w:p w14:paraId="00000116" w14:textId="77777777" w:rsidR="00FF3D5C" w:rsidRDefault="00703809">
      <w:pPr>
        <w:numPr>
          <w:ilvl w:val="0"/>
          <w:numId w:val="3"/>
        </w:numPr>
        <w:pBdr>
          <w:top w:val="nil"/>
          <w:left w:val="nil"/>
          <w:bottom w:val="nil"/>
          <w:right w:val="nil"/>
          <w:between w:val="nil"/>
        </w:pBdr>
        <w:spacing w:after="0"/>
        <w:jc w:val="both"/>
        <w:rPr>
          <w:color w:val="000000"/>
          <w:sz w:val="20"/>
          <w:szCs w:val="20"/>
        </w:rPr>
      </w:pPr>
      <w:r>
        <w:rPr>
          <w:b/>
          <w:bCs/>
          <w:color w:val="000000"/>
          <w:sz w:val="20"/>
          <w:szCs w:val="20"/>
        </w:rPr>
        <w:t>Network Access Control Lists (NACL)-</w:t>
      </w:r>
      <w:r>
        <w:rPr>
          <w:color w:val="000000"/>
          <w:sz w:val="20"/>
          <w:szCs w:val="20"/>
        </w:rPr>
        <w:t xml:space="preserve"> The third-party shall configure and enforce NACLs on cloud and on-prem networks to regulate traffic flow, ensuring that only permitted traffic is allowed between network segments and preventing unauthorized access at the subnet level.</w:t>
      </w:r>
    </w:p>
    <w:p w14:paraId="00000117" w14:textId="77777777" w:rsidR="00FF3D5C" w:rsidRDefault="00703809">
      <w:pPr>
        <w:numPr>
          <w:ilvl w:val="0"/>
          <w:numId w:val="3"/>
        </w:numPr>
        <w:pBdr>
          <w:top w:val="nil"/>
          <w:left w:val="nil"/>
          <w:bottom w:val="nil"/>
          <w:right w:val="nil"/>
          <w:between w:val="nil"/>
        </w:pBdr>
        <w:spacing w:after="0"/>
        <w:jc w:val="both"/>
        <w:rPr>
          <w:color w:val="000000"/>
          <w:sz w:val="20"/>
          <w:szCs w:val="20"/>
        </w:rPr>
      </w:pPr>
      <w:r>
        <w:rPr>
          <w:b/>
          <w:bCs/>
          <w:color w:val="000000"/>
          <w:sz w:val="20"/>
          <w:szCs w:val="20"/>
        </w:rPr>
        <w:t>Review-</w:t>
      </w:r>
      <w:r>
        <w:rPr>
          <w:color w:val="000000"/>
          <w:sz w:val="20"/>
          <w:szCs w:val="20"/>
        </w:rPr>
        <w:t xml:space="preserve"> The third-party shall conduct annual reviews of firewall and NACL rules to ensure that they are up to date, appropriately restrictive, and aligned with security best practices.</w:t>
      </w:r>
    </w:p>
    <w:p w14:paraId="00000118" w14:textId="77777777" w:rsidR="00FF3D5C" w:rsidRDefault="00703809">
      <w:pPr>
        <w:numPr>
          <w:ilvl w:val="0"/>
          <w:numId w:val="3"/>
        </w:numPr>
        <w:pBdr>
          <w:top w:val="nil"/>
          <w:left w:val="nil"/>
          <w:bottom w:val="nil"/>
          <w:right w:val="nil"/>
          <w:between w:val="nil"/>
        </w:pBdr>
        <w:spacing w:after="0"/>
        <w:jc w:val="both"/>
        <w:rPr>
          <w:color w:val="000000"/>
          <w:sz w:val="20"/>
          <w:szCs w:val="20"/>
        </w:rPr>
      </w:pPr>
      <w:r>
        <w:rPr>
          <w:b/>
          <w:bCs/>
          <w:color w:val="000000"/>
          <w:sz w:val="20"/>
          <w:szCs w:val="20"/>
        </w:rPr>
        <w:t xml:space="preserve">Management VLAN- </w:t>
      </w:r>
      <w:r>
        <w:rPr>
          <w:color w:val="000000"/>
          <w:sz w:val="20"/>
          <w:szCs w:val="20"/>
        </w:rPr>
        <w:t>The third-party shall implement a dedicated management VLAN to securely separate administrative access from regular network traffic.</w:t>
      </w:r>
    </w:p>
    <w:p w14:paraId="00000119" w14:textId="77777777" w:rsidR="00FF3D5C" w:rsidRDefault="00703809">
      <w:pPr>
        <w:numPr>
          <w:ilvl w:val="0"/>
          <w:numId w:val="18"/>
        </w:numPr>
        <w:pBdr>
          <w:top w:val="nil"/>
          <w:left w:val="nil"/>
          <w:bottom w:val="nil"/>
          <w:right w:val="nil"/>
          <w:between w:val="nil"/>
        </w:pBdr>
        <w:jc w:val="both"/>
        <w:rPr>
          <w:color w:val="000000"/>
        </w:rPr>
      </w:pPr>
      <w:r>
        <w:rPr>
          <w:b/>
          <w:bCs/>
          <w:color w:val="000000"/>
          <w:sz w:val="20"/>
          <w:szCs w:val="20"/>
        </w:rPr>
        <w:t xml:space="preserve">Passwords- </w:t>
      </w:r>
      <w:r>
        <w:rPr>
          <w:color w:val="000000"/>
          <w:sz w:val="20"/>
          <w:szCs w:val="20"/>
        </w:rPr>
        <w:t>The third-party shall enforce stringent password complexity requirements, ensuring that all passwords are sufficiently robust by incorporating the following:</w:t>
      </w:r>
    </w:p>
    <w:p w14:paraId="0000011A" w14:textId="77777777" w:rsidR="00FF3D5C" w:rsidRDefault="00703809">
      <w:pPr>
        <w:numPr>
          <w:ilvl w:val="0"/>
          <w:numId w:val="4"/>
        </w:numPr>
        <w:pBdr>
          <w:top w:val="nil"/>
          <w:left w:val="nil"/>
          <w:bottom w:val="nil"/>
          <w:right w:val="nil"/>
          <w:between w:val="nil"/>
        </w:pBdr>
        <w:spacing w:after="0"/>
        <w:jc w:val="both"/>
        <w:rPr>
          <w:color w:val="000000"/>
        </w:rPr>
      </w:pPr>
      <w:r>
        <w:rPr>
          <w:color w:val="000000"/>
          <w:sz w:val="20"/>
          <w:szCs w:val="20"/>
        </w:rPr>
        <w:t>Password shall have at least 8 characters long, 1 numeric, 1 special character.</w:t>
      </w:r>
    </w:p>
    <w:p w14:paraId="0000011B" w14:textId="77777777" w:rsidR="00FF3D5C" w:rsidRDefault="00703809">
      <w:pPr>
        <w:numPr>
          <w:ilvl w:val="0"/>
          <w:numId w:val="4"/>
        </w:numPr>
        <w:pBdr>
          <w:top w:val="nil"/>
          <w:left w:val="nil"/>
          <w:bottom w:val="nil"/>
          <w:right w:val="nil"/>
          <w:between w:val="nil"/>
        </w:pBdr>
        <w:spacing w:after="0"/>
        <w:jc w:val="both"/>
        <w:rPr>
          <w:color w:val="000000"/>
        </w:rPr>
      </w:pPr>
      <w:r>
        <w:rPr>
          <w:color w:val="000000"/>
          <w:sz w:val="20"/>
          <w:szCs w:val="20"/>
        </w:rPr>
        <w:t xml:space="preserve">User shall be prompted to change the password on first login attempt. </w:t>
      </w:r>
    </w:p>
    <w:p w14:paraId="0000011C" w14:textId="77777777" w:rsidR="00FF3D5C" w:rsidRDefault="00703809">
      <w:pPr>
        <w:numPr>
          <w:ilvl w:val="0"/>
          <w:numId w:val="4"/>
        </w:numPr>
        <w:pBdr>
          <w:top w:val="nil"/>
          <w:left w:val="nil"/>
          <w:bottom w:val="nil"/>
          <w:right w:val="nil"/>
          <w:between w:val="nil"/>
        </w:pBdr>
        <w:spacing w:after="0"/>
        <w:jc w:val="both"/>
        <w:rPr>
          <w:color w:val="000000"/>
        </w:rPr>
      </w:pPr>
      <w:r>
        <w:rPr>
          <w:color w:val="000000"/>
          <w:sz w:val="20"/>
          <w:szCs w:val="20"/>
        </w:rPr>
        <w:t>User IDs shall be disabled after five consecutive failed login attempts.</w:t>
      </w:r>
    </w:p>
    <w:p w14:paraId="0000011D" w14:textId="77777777" w:rsidR="00FF3D5C" w:rsidRDefault="00703809">
      <w:pPr>
        <w:numPr>
          <w:ilvl w:val="0"/>
          <w:numId w:val="4"/>
        </w:numPr>
        <w:pBdr>
          <w:top w:val="nil"/>
          <w:left w:val="nil"/>
          <w:bottom w:val="nil"/>
          <w:right w:val="nil"/>
          <w:between w:val="nil"/>
        </w:pBdr>
        <w:spacing w:after="0"/>
        <w:jc w:val="both"/>
        <w:rPr>
          <w:color w:val="000000"/>
        </w:rPr>
      </w:pPr>
      <w:r>
        <w:rPr>
          <w:color w:val="000000"/>
          <w:sz w:val="20"/>
          <w:szCs w:val="20"/>
        </w:rPr>
        <w:t>User IDs that have been inactive for thirty (30) days shall be disabled.</w:t>
      </w:r>
    </w:p>
    <w:p w14:paraId="0000011E" w14:textId="77777777" w:rsidR="00FF3D5C" w:rsidRDefault="00703809">
      <w:pPr>
        <w:numPr>
          <w:ilvl w:val="0"/>
          <w:numId w:val="4"/>
        </w:numPr>
        <w:pBdr>
          <w:top w:val="nil"/>
          <w:left w:val="nil"/>
          <w:bottom w:val="nil"/>
          <w:right w:val="nil"/>
          <w:between w:val="nil"/>
        </w:pBdr>
        <w:spacing w:after="0"/>
        <w:jc w:val="both"/>
        <w:rPr>
          <w:color w:val="000000"/>
        </w:rPr>
      </w:pPr>
      <w:r>
        <w:rPr>
          <w:color w:val="000000"/>
          <w:sz w:val="20"/>
          <w:szCs w:val="20"/>
        </w:rPr>
        <w:t xml:space="preserve">User IDs that remain inactive for sixty (60) days shall be deleted. </w:t>
      </w:r>
    </w:p>
    <w:p w14:paraId="0000011F" w14:textId="77777777" w:rsidR="00FF3D5C" w:rsidRDefault="00FF3D5C">
      <w:pPr>
        <w:pBdr>
          <w:top w:val="nil"/>
          <w:left w:val="nil"/>
          <w:bottom w:val="nil"/>
          <w:right w:val="nil"/>
          <w:between w:val="nil"/>
        </w:pBdr>
        <w:spacing w:after="0"/>
        <w:ind w:left="1980"/>
        <w:jc w:val="both"/>
        <w:rPr>
          <w:color w:val="000000"/>
          <w:sz w:val="20"/>
          <w:szCs w:val="20"/>
        </w:rPr>
      </w:pPr>
    </w:p>
    <w:p w14:paraId="00000120" w14:textId="77777777" w:rsidR="00FF3D5C" w:rsidRDefault="00703809">
      <w:pPr>
        <w:numPr>
          <w:ilvl w:val="0"/>
          <w:numId w:val="18"/>
        </w:numPr>
        <w:pBdr>
          <w:top w:val="nil"/>
          <w:left w:val="nil"/>
          <w:bottom w:val="nil"/>
          <w:right w:val="nil"/>
          <w:between w:val="nil"/>
        </w:pBdr>
        <w:spacing w:after="0"/>
        <w:jc w:val="both"/>
        <w:rPr>
          <w:color w:val="000000"/>
        </w:rPr>
      </w:pPr>
      <w:r>
        <w:rPr>
          <w:b/>
          <w:bCs/>
          <w:color w:val="000000"/>
          <w:sz w:val="20"/>
          <w:szCs w:val="20"/>
        </w:rPr>
        <w:t xml:space="preserve">Secrets &amp; Key Management- </w:t>
      </w:r>
      <w:r>
        <w:rPr>
          <w:color w:val="000000"/>
          <w:sz w:val="20"/>
          <w:szCs w:val="20"/>
        </w:rPr>
        <w:t>The third-party shall implement a robust secrets and key management framework to protect sensitive cryptographic materials, ensuring secure storage, regular rotation, and proper deletion to mitigate the risk of unauthorized access or data breaches.</w:t>
      </w:r>
    </w:p>
    <w:p w14:paraId="00000121" w14:textId="77777777" w:rsidR="00FF3D5C" w:rsidRDefault="00703809">
      <w:pPr>
        <w:numPr>
          <w:ilvl w:val="0"/>
          <w:numId w:val="5"/>
        </w:numPr>
        <w:pBdr>
          <w:top w:val="nil"/>
          <w:left w:val="nil"/>
          <w:bottom w:val="nil"/>
          <w:right w:val="nil"/>
          <w:between w:val="nil"/>
        </w:pBdr>
        <w:spacing w:after="0"/>
        <w:jc w:val="both"/>
        <w:rPr>
          <w:color w:val="000000"/>
          <w:sz w:val="20"/>
          <w:szCs w:val="20"/>
        </w:rPr>
      </w:pPr>
      <w:r>
        <w:rPr>
          <w:b/>
          <w:bCs/>
          <w:color w:val="000000"/>
          <w:sz w:val="20"/>
          <w:szCs w:val="20"/>
        </w:rPr>
        <w:t xml:space="preserve">Vault- </w:t>
      </w:r>
      <w:r>
        <w:rPr>
          <w:color w:val="000000"/>
          <w:sz w:val="20"/>
          <w:szCs w:val="20"/>
        </w:rPr>
        <w:t>The third-party shall utilize a secure vault solution for the storage of sensitive secrets and encryption keys, ensuring that access to these resources is tightly controlled and monitored to prevent unauthorized retrieval or exposure.</w:t>
      </w:r>
    </w:p>
    <w:p w14:paraId="00000122" w14:textId="77777777" w:rsidR="00FF3D5C" w:rsidRDefault="00703809">
      <w:pPr>
        <w:numPr>
          <w:ilvl w:val="0"/>
          <w:numId w:val="5"/>
        </w:numPr>
        <w:pBdr>
          <w:top w:val="nil"/>
          <w:left w:val="nil"/>
          <w:bottom w:val="nil"/>
          <w:right w:val="nil"/>
          <w:between w:val="nil"/>
        </w:pBdr>
        <w:spacing w:after="0"/>
        <w:jc w:val="both"/>
        <w:rPr>
          <w:color w:val="000000"/>
          <w:sz w:val="20"/>
          <w:szCs w:val="20"/>
        </w:rPr>
      </w:pPr>
      <w:r>
        <w:rPr>
          <w:b/>
          <w:bCs/>
          <w:color w:val="000000"/>
          <w:sz w:val="20"/>
          <w:szCs w:val="20"/>
        </w:rPr>
        <w:t>Rotation-</w:t>
      </w:r>
      <w:r>
        <w:rPr>
          <w:color w:val="000000"/>
          <w:sz w:val="20"/>
          <w:szCs w:val="20"/>
        </w:rPr>
        <w:t xml:space="preserve"> The third-party shall enforce a regular key and secrets rotation policy, ensuring that cryptographic keys, passwords, and other sensitive data are periodically updated or rotated to limit the potential impact of a compromised secret.</w:t>
      </w:r>
    </w:p>
    <w:p w14:paraId="00000123" w14:textId="77777777" w:rsidR="00FF3D5C" w:rsidRDefault="00703809">
      <w:pPr>
        <w:numPr>
          <w:ilvl w:val="0"/>
          <w:numId w:val="5"/>
        </w:numPr>
        <w:pBdr>
          <w:top w:val="nil"/>
          <w:left w:val="nil"/>
          <w:bottom w:val="nil"/>
          <w:right w:val="nil"/>
          <w:between w:val="nil"/>
        </w:pBdr>
        <w:spacing w:after="0"/>
        <w:jc w:val="both"/>
        <w:rPr>
          <w:color w:val="000000"/>
          <w:sz w:val="20"/>
          <w:szCs w:val="20"/>
        </w:rPr>
      </w:pPr>
      <w:r>
        <w:rPr>
          <w:b/>
          <w:bCs/>
          <w:color w:val="000000"/>
          <w:sz w:val="20"/>
          <w:szCs w:val="20"/>
        </w:rPr>
        <w:lastRenderedPageBreak/>
        <w:t>Deletion-</w:t>
      </w:r>
      <w:r>
        <w:rPr>
          <w:color w:val="000000"/>
          <w:sz w:val="20"/>
          <w:szCs w:val="20"/>
        </w:rPr>
        <w:t xml:space="preserve"> The third-party shall ensure that obsolete or expired secrets and encryption keys are securely deleted in accordance with industry best practices, using methods that ensure keys are unrecoverable and cannot be exploited after decommissioning.</w:t>
      </w:r>
    </w:p>
    <w:p w14:paraId="00000124" w14:textId="77777777" w:rsidR="00FF3D5C" w:rsidRDefault="00703809">
      <w:pPr>
        <w:numPr>
          <w:ilvl w:val="0"/>
          <w:numId w:val="18"/>
        </w:numPr>
        <w:pBdr>
          <w:top w:val="nil"/>
          <w:left w:val="nil"/>
          <w:bottom w:val="nil"/>
          <w:right w:val="nil"/>
          <w:between w:val="nil"/>
        </w:pBdr>
        <w:spacing w:after="0"/>
        <w:jc w:val="both"/>
        <w:rPr>
          <w:color w:val="000000"/>
        </w:rPr>
      </w:pPr>
      <w:r>
        <w:rPr>
          <w:b/>
          <w:bCs/>
          <w:color w:val="000000"/>
          <w:sz w:val="20"/>
          <w:szCs w:val="20"/>
        </w:rPr>
        <w:t>Encryption-</w:t>
      </w:r>
      <w:r>
        <w:rPr>
          <w:color w:val="000000"/>
          <w:sz w:val="20"/>
          <w:szCs w:val="20"/>
        </w:rPr>
        <w:t xml:space="preserve"> Third-party shall use the following encryption protocols in respect of all storage devices and systems:</w:t>
      </w:r>
    </w:p>
    <w:p w14:paraId="00000125" w14:textId="77777777" w:rsidR="00FF3D5C" w:rsidRDefault="00703809">
      <w:pPr>
        <w:numPr>
          <w:ilvl w:val="0"/>
          <w:numId w:val="6"/>
        </w:numPr>
        <w:pBdr>
          <w:top w:val="nil"/>
          <w:left w:val="nil"/>
          <w:bottom w:val="nil"/>
          <w:right w:val="nil"/>
          <w:between w:val="nil"/>
        </w:pBdr>
        <w:spacing w:after="0"/>
        <w:jc w:val="both"/>
        <w:rPr>
          <w:color w:val="000000"/>
          <w:sz w:val="20"/>
          <w:szCs w:val="20"/>
        </w:rPr>
      </w:pPr>
      <w:r>
        <w:rPr>
          <w:color w:val="000000"/>
          <w:sz w:val="20"/>
          <w:szCs w:val="20"/>
        </w:rPr>
        <w:t>for data at rest: using AES-256 (at a minimum).</w:t>
      </w:r>
    </w:p>
    <w:p w14:paraId="00000126" w14:textId="77777777" w:rsidR="00FF3D5C" w:rsidRDefault="00703809">
      <w:pPr>
        <w:numPr>
          <w:ilvl w:val="0"/>
          <w:numId w:val="6"/>
        </w:numPr>
        <w:pBdr>
          <w:top w:val="nil"/>
          <w:left w:val="nil"/>
          <w:bottom w:val="nil"/>
          <w:right w:val="nil"/>
          <w:between w:val="nil"/>
        </w:pBdr>
        <w:spacing w:after="0"/>
        <w:jc w:val="both"/>
        <w:rPr>
          <w:color w:val="000000"/>
          <w:sz w:val="20"/>
          <w:szCs w:val="20"/>
        </w:rPr>
      </w:pPr>
      <w:r>
        <w:rPr>
          <w:color w:val="000000"/>
          <w:sz w:val="20"/>
          <w:szCs w:val="20"/>
        </w:rPr>
        <w:t>for data in transit: using file level encryption with AES-256 (at minimum) for transmission via email and using TLS 1.2 (at a minimum) for transmission via public network connections.</w:t>
      </w:r>
    </w:p>
    <w:p w14:paraId="00000127" w14:textId="77777777" w:rsidR="00FF3D5C" w:rsidRDefault="00703809">
      <w:pPr>
        <w:numPr>
          <w:ilvl w:val="0"/>
          <w:numId w:val="18"/>
        </w:numPr>
        <w:pBdr>
          <w:top w:val="nil"/>
          <w:left w:val="nil"/>
          <w:bottom w:val="nil"/>
          <w:right w:val="nil"/>
          <w:between w:val="nil"/>
        </w:pBdr>
        <w:spacing w:after="0"/>
        <w:jc w:val="both"/>
        <w:rPr>
          <w:color w:val="000000"/>
        </w:rPr>
      </w:pPr>
      <w:r>
        <w:rPr>
          <w:b/>
          <w:bCs/>
          <w:color w:val="000000"/>
          <w:sz w:val="20"/>
          <w:szCs w:val="20"/>
        </w:rPr>
        <w:t xml:space="preserve">Right to Audit- </w:t>
      </w:r>
      <w:r>
        <w:rPr>
          <w:color w:val="000000"/>
          <w:sz w:val="20"/>
          <w:szCs w:val="20"/>
        </w:rPr>
        <w:t>The third-party shall permit IndiGo (or its appointed auditors) to audit its compliance with these measures, providing access to necessary information, systems, and personnel. Audits may be conducted on-site with 30 days prior notice, during business hours, and with minimal disruption to operations. IndiGo may exercise audit rights no more than once per twelve (12) month period, except when obligated by a regulatory authority or following an incident affecting the third-party. The third-party shall also respond promptly to any written audit-related inquiries from IndiGo.</w:t>
      </w:r>
    </w:p>
    <w:p w14:paraId="00000128" w14:textId="77777777" w:rsidR="00FF3D5C" w:rsidRDefault="00703809">
      <w:pPr>
        <w:numPr>
          <w:ilvl w:val="0"/>
          <w:numId w:val="18"/>
        </w:numPr>
        <w:pBdr>
          <w:top w:val="nil"/>
          <w:left w:val="nil"/>
          <w:bottom w:val="nil"/>
          <w:right w:val="nil"/>
          <w:between w:val="nil"/>
        </w:pBdr>
        <w:spacing w:after="0"/>
        <w:jc w:val="both"/>
        <w:rPr>
          <w:color w:val="000000"/>
        </w:rPr>
      </w:pPr>
      <w:r>
        <w:rPr>
          <w:b/>
          <w:bCs/>
          <w:color w:val="000000"/>
          <w:sz w:val="20"/>
          <w:szCs w:val="20"/>
        </w:rPr>
        <w:t>Data Destruction-</w:t>
      </w:r>
      <w:r>
        <w:rPr>
          <w:color w:val="000000"/>
          <w:sz w:val="20"/>
          <w:szCs w:val="20"/>
        </w:rPr>
        <w:t xml:space="preserve"> The third-party shall implement and adhere to strict data destruction protocols to ensure that all data is securely destroyed at the end of its retention period or termination of agreement, whichever is later and in accordance with legal and regulatory requirements, rendering it irrecoverable.</w:t>
      </w:r>
    </w:p>
    <w:p w14:paraId="00000129" w14:textId="77777777" w:rsidR="00FF3D5C" w:rsidRDefault="00703809">
      <w:pPr>
        <w:numPr>
          <w:ilvl w:val="1"/>
          <w:numId w:val="7"/>
        </w:numPr>
        <w:pBdr>
          <w:top w:val="nil"/>
          <w:left w:val="nil"/>
          <w:bottom w:val="nil"/>
          <w:right w:val="nil"/>
          <w:between w:val="nil"/>
        </w:pBdr>
        <w:spacing w:after="0"/>
        <w:jc w:val="both"/>
        <w:rPr>
          <w:color w:val="000000"/>
          <w:sz w:val="20"/>
          <w:szCs w:val="20"/>
        </w:rPr>
      </w:pPr>
      <w:r>
        <w:rPr>
          <w:b/>
          <w:bCs/>
          <w:color w:val="000000"/>
          <w:sz w:val="20"/>
          <w:szCs w:val="20"/>
        </w:rPr>
        <w:t xml:space="preserve">Retention Period- </w:t>
      </w:r>
      <w:r>
        <w:rPr>
          <w:color w:val="000000"/>
          <w:sz w:val="20"/>
          <w:szCs w:val="20"/>
        </w:rPr>
        <w:t>The third-party shall retain data only for the duration defined in the DPA or Main Agreement</w:t>
      </w:r>
    </w:p>
    <w:p w14:paraId="0000012A" w14:textId="77777777" w:rsidR="00FF3D5C" w:rsidRDefault="00703809">
      <w:pPr>
        <w:numPr>
          <w:ilvl w:val="1"/>
          <w:numId w:val="7"/>
        </w:numPr>
        <w:pBdr>
          <w:top w:val="nil"/>
          <w:left w:val="nil"/>
          <w:bottom w:val="nil"/>
          <w:right w:val="nil"/>
          <w:between w:val="nil"/>
        </w:pBdr>
        <w:spacing w:after="0"/>
        <w:jc w:val="both"/>
        <w:rPr>
          <w:color w:val="000000"/>
          <w:sz w:val="20"/>
          <w:szCs w:val="20"/>
        </w:rPr>
      </w:pPr>
      <w:r>
        <w:rPr>
          <w:b/>
          <w:bCs/>
          <w:color w:val="000000"/>
          <w:sz w:val="20"/>
          <w:szCs w:val="20"/>
        </w:rPr>
        <w:t xml:space="preserve">Return of Data - </w:t>
      </w:r>
      <w:r>
        <w:rPr>
          <w:color w:val="000000"/>
          <w:sz w:val="20"/>
          <w:szCs w:val="20"/>
        </w:rPr>
        <w:t>The third-party shall ensure that all data is securely returned within thirty (30) days upon termination of the agreement or securely destroy upon reaching the expiration of data retention period or termination of the agreement whichever is later. Destruction processes make the data irrecoverable by employing industry-standard methods, preventing any potential recovery or unauthorized access.</w:t>
      </w:r>
    </w:p>
    <w:p w14:paraId="0000012B" w14:textId="77777777" w:rsidR="00FF3D5C" w:rsidRDefault="00703809">
      <w:pPr>
        <w:numPr>
          <w:ilvl w:val="1"/>
          <w:numId w:val="7"/>
        </w:numPr>
        <w:pBdr>
          <w:top w:val="nil"/>
          <w:left w:val="nil"/>
          <w:bottom w:val="nil"/>
          <w:right w:val="nil"/>
          <w:between w:val="nil"/>
        </w:pBdr>
        <w:spacing w:after="0"/>
        <w:jc w:val="both"/>
        <w:rPr>
          <w:color w:val="000000"/>
          <w:sz w:val="20"/>
          <w:szCs w:val="20"/>
        </w:rPr>
      </w:pPr>
      <w:r>
        <w:rPr>
          <w:b/>
          <w:bCs/>
          <w:color w:val="000000"/>
          <w:sz w:val="20"/>
          <w:szCs w:val="20"/>
        </w:rPr>
        <w:t>Cease Processing-</w:t>
      </w:r>
      <w:r>
        <w:rPr>
          <w:color w:val="000000"/>
          <w:sz w:val="20"/>
          <w:szCs w:val="20"/>
        </w:rPr>
        <w:t xml:space="preserve"> Upon reaching the expiration of the data retention period or termination of the agreement whichever is earlier, the third-party shall ensure that all data ceases from any active processing within ten (10) days, ensuring it is no longer accessible or usable for any purpose.</w:t>
      </w:r>
    </w:p>
    <w:p w14:paraId="0000012C" w14:textId="77777777" w:rsidR="00FF3D5C" w:rsidRDefault="00703809">
      <w:pPr>
        <w:numPr>
          <w:ilvl w:val="1"/>
          <w:numId w:val="7"/>
        </w:numPr>
        <w:pBdr>
          <w:top w:val="nil"/>
          <w:left w:val="nil"/>
          <w:bottom w:val="nil"/>
          <w:right w:val="nil"/>
          <w:between w:val="nil"/>
        </w:pBdr>
        <w:jc w:val="both"/>
        <w:rPr>
          <w:color w:val="000000"/>
          <w:sz w:val="20"/>
          <w:szCs w:val="20"/>
        </w:rPr>
      </w:pPr>
      <w:r>
        <w:rPr>
          <w:b/>
          <w:bCs/>
          <w:color w:val="000000"/>
          <w:sz w:val="20"/>
          <w:szCs w:val="20"/>
        </w:rPr>
        <w:t>Certificate-</w:t>
      </w:r>
      <w:r>
        <w:rPr>
          <w:color w:val="000000"/>
          <w:sz w:val="20"/>
          <w:szCs w:val="20"/>
        </w:rPr>
        <w:t xml:space="preserve"> The third-party shall provide a certificate of data destruction or cease processing as defined under clause 10 (c) and 10 (b).</w:t>
      </w:r>
    </w:p>
    <w:p w14:paraId="0000012D" w14:textId="77777777" w:rsidR="00FF3D5C" w:rsidRDefault="00703809">
      <w:pPr>
        <w:pStyle w:val="Heading3"/>
        <w:numPr>
          <w:ilvl w:val="0"/>
          <w:numId w:val="18"/>
        </w:numPr>
        <w:jc w:val="both"/>
        <w:rPr>
          <w:rFonts w:ascii="Calibri" w:eastAsia="Calibri" w:hAnsi="Calibri" w:cs="Calibri"/>
        </w:rPr>
      </w:pPr>
      <w:r>
        <w:rPr>
          <w:rFonts w:ascii="Calibri" w:eastAsia="Calibri" w:hAnsi="Calibri" w:cs="Calibri"/>
          <w:sz w:val="20"/>
          <w:szCs w:val="20"/>
        </w:rPr>
        <w:t xml:space="preserve">Policies &amp; Frameworks- </w:t>
      </w:r>
      <w:r>
        <w:rPr>
          <w:rFonts w:ascii="Calibri" w:eastAsia="Calibri" w:hAnsi="Calibri" w:cs="Calibri"/>
          <w:b w:val="0"/>
          <w:bCs w:val="0"/>
          <w:sz w:val="20"/>
          <w:szCs w:val="20"/>
        </w:rPr>
        <w:t>The third-party shall establish, implement, and maintain policies frameworks that are aligned with industry standards, including but not limited to the following:</w:t>
      </w:r>
    </w:p>
    <w:p w14:paraId="0000012E"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 xml:space="preserve">Information Security Policy- </w:t>
      </w:r>
      <w:r>
        <w:rPr>
          <w:rFonts w:ascii="Calibri" w:eastAsia="Calibri" w:hAnsi="Calibri" w:cs="Calibri"/>
          <w:b w:val="0"/>
          <w:bCs w:val="0"/>
          <w:sz w:val="20"/>
          <w:szCs w:val="20"/>
        </w:rPr>
        <w:t>The third-party shall ensure that its security policies are fully aligned with ISO 27001.</w:t>
      </w:r>
    </w:p>
    <w:p w14:paraId="0000012F"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 xml:space="preserve">Cloud Security Framework- </w:t>
      </w:r>
      <w:r>
        <w:rPr>
          <w:rFonts w:ascii="Calibri" w:eastAsia="Calibri" w:hAnsi="Calibri" w:cs="Calibri"/>
          <w:b w:val="0"/>
          <w:bCs w:val="0"/>
          <w:sz w:val="20"/>
          <w:szCs w:val="20"/>
        </w:rPr>
        <w:t>The third-party shall adopt and implement a robust Cloud Security Framework, aligned with latest version of Cloud Control Matrix, to ensure the protection of data, applications, and infrastructure.</w:t>
      </w:r>
    </w:p>
    <w:p w14:paraId="00000130" w14:textId="77777777" w:rsidR="00FF3D5C" w:rsidRDefault="00703809">
      <w:pPr>
        <w:pStyle w:val="Heading3"/>
        <w:numPr>
          <w:ilvl w:val="0"/>
          <w:numId w:val="18"/>
        </w:numPr>
        <w:jc w:val="both"/>
        <w:rPr>
          <w:rFonts w:ascii="Calibri" w:eastAsia="Calibri" w:hAnsi="Calibri" w:cs="Calibri"/>
        </w:rPr>
      </w:pPr>
      <w:r>
        <w:rPr>
          <w:rFonts w:ascii="Calibri" w:eastAsia="Calibri" w:hAnsi="Calibri" w:cs="Calibri"/>
          <w:sz w:val="20"/>
          <w:szCs w:val="20"/>
        </w:rPr>
        <w:t>Certifications</w:t>
      </w:r>
      <w:r>
        <w:rPr>
          <w:rFonts w:ascii="Calibri" w:eastAsia="Calibri" w:hAnsi="Calibri" w:cs="Calibri"/>
          <w:b w:val="0"/>
          <w:bCs w:val="0"/>
          <w:sz w:val="20"/>
          <w:szCs w:val="20"/>
        </w:rPr>
        <w:t>-</w:t>
      </w:r>
      <w:r>
        <w:rPr>
          <w:rFonts w:ascii="Calibri" w:eastAsia="Calibri" w:hAnsi="Calibri" w:cs="Calibri"/>
          <w:sz w:val="20"/>
          <w:szCs w:val="20"/>
        </w:rPr>
        <w:t xml:space="preserve"> </w:t>
      </w:r>
      <w:r>
        <w:rPr>
          <w:rFonts w:ascii="Calibri" w:eastAsia="Calibri" w:hAnsi="Calibri" w:cs="Calibri"/>
          <w:b w:val="0"/>
          <w:bCs w:val="0"/>
          <w:sz w:val="20"/>
          <w:szCs w:val="20"/>
        </w:rPr>
        <w:t>The third-party shall maintain up-to-date certifications to demonstrate compliance with industry standards, ensuring robust data protection and security</w:t>
      </w:r>
    </w:p>
    <w:p w14:paraId="00000131"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b w:val="0"/>
          <w:bCs w:val="0"/>
          <w:sz w:val="20"/>
          <w:szCs w:val="20"/>
        </w:rPr>
        <w:t>SOC 2 Type II report (including all principles) and latest version of ISO 27001.</w:t>
      </w:r>
    </w:p>
    <w:p w14:paraId="00000132"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b w:val="0"/>
          <w:bCs w:val="0"/>
          <w:sz w:val="20"/>
          <w:szCs w:val="20"/>
        </w:rPr>
        <w:t xml:space="preserve">Certifications for PCI </w:t>
      </w:r>
      <w:proofErr w:type="gramStart"/>
      <w:r>
        <w:rPr>
          <w:rFonts w:ascii="Calibri" w:eastAsia="Calibri" w:hAnsi="Calibri" w:cs="Calibri"/>
          <w:b w:val="0"/>
          <w:bCs w:val="0"/>
          <w:sz w:val="20"/>
          <w:szCs w:val="20"/>
        </w:rPr>
        <w:t>DSS,ISO</w:t>
      </w:r>
      <w:proofErr w:type="gramEnd"/>
      <w:r>
        <w:rPr>
          <w:rFonts w:ascii="Calibri" w:eastAsia="Calibri" w:hAnsi="Calibri" w:cs="Calibri"/>
          <w:b w:val="0"/>
          <w:bCs w:val="0"/>
          <w:sz w:val="20"/>
          <w:szCs w:val="20"/>
        </w:rPr>
        <w:t xml:space="preserve"> 22301, ISO 27701 or an equivalent privacy management certification and HITRUST basis applicability. </w:t>
      </w:r>
    </w:p>
    <w:p w14:paraId="00000133"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b w:val="0"/>
          <w:bCs w:val="0"/>
          <w:sz w:val="20"/>
          <w:szCs w:val="20"/>
        </w:rPr>
        <w:t>All Certificates as per 12 (a) and applicable certificates as per 12 (b) shall be provided to IndiGo on an annual basis.</w:t>
      </w:r>
    </w:p>
    <w:p w14:paraId="00000134" w14:textId="77777777" w:rsidR="00FF3D5C" w:rsidRDefault="00703809">
      <w:pPr>
        <w:pStyle w:val="Heading3"/>
        <w:numPr>
          <w:ilvl w:val="0"/>
          <w:numId w:val="18"/>
        </w:numPr>
        <w:jc w:val="both"/>
        <w:rPr>
          <w:rFonts w:ascii="Calibri" w:eastAsia="Calibri" w:hAnsi="Calibri" w:cs="Calibri"/>
        </w:rPr>
      </w:pPr>
      <w:r>
        <w:rPr>
          <w:rFonts w:ascii="Calibri" w:eastAsia="Calibri" w:hAnsi="Calibri" w:cs="Calibri"/>
          <w:sz w:val="20"/>
          <w:szCs w:val="20"/>
        </w:rPr>
        <w:lastRenderedPageBreak/>
        <w:t>Data Backup</w:t>
      </w:r>
      <w:r>
        <w:rPr>
          <w:b w:val="0"/>
          <w:bCs w:val="0"/>
        </w:rPr>
        <w:t>-</w:t>
      </w:r>
      <w:r>
        <w:rPr>
          <w:rFonts w:ascii="Calibri" w:eastAsia="Calibri" w:hAnsi="Calibri" w:cs="Calibri"/>
          <w:sz w:val="20"/>
          <w:szCs w:val="20"/>
        </w:rPr>
        <w:t xml:space="preserve"> The</w:t>
      </w:r>
      <w:r>
        <w:rPr>
          <w:rFonts w:ascii="Calibri" w:eastAsia="Calibri" w:hAnsi="Calibri" w:cs="Calibri"/>
          <w:b w:val="0"/>
          <w:bCs w:val="0"/>
          <w:sz w:val="20"/>
          <w:szCs w:val="20"/>
        </w:rPr>
        <w:t xml:space="preserve"> third-party shall implement a robust data backup strategy, performing incremental backups daily and full pull backups weekly.</w:t>
      </w:r>
    </w:p>
    <w:p w14:paraId="00000135" w14:textId="77777777" w:rsidR="00FF3D5C" w:rsidRDefault="00703809">
      <w:pPr>
        <w:pStyle w:val="Heading3"/>
        <w:numPr>
          <w:ilvl w:val="0"/>
          <w:numId w:val="18"/>
        </w:numPr>
        <w:jc w:val="both"/>
        <w:rPr>
          <w:rFonts w:ascii="Calibri" w:eastAsia="Calibri" w:hAnsi="Calibri" w:cs="Calibri"/>
        </w:rPr>
      </w:pPr>
      <w:r>
        <w:rPr>
          <w:rFonts w:ascii="Calibri" w:eastAsia="Calibri" w:hAnsi="Calibri" w:cs="Calibri"/>
          <w:sz w:val="20"/>
          <w:szCs w:val="20"/>
        </w:rPr>
        <w:t>Internal Audit &amp; Risk Assessment Program-</w:t>
      </w:r>
      <w:r>
        <w:rPr>
          <w:rFonts w:ascii="Calibri" w:eastAsia="Calibri" w:hAnsi="Calibri" w:cs="Calibri"/>
          <w:b w:val="0"/>
          <w:bCs w:val="0"/>
          <w:sz w:val="20"/>
          <w:szCs w:val="20"/>
        </w:rPr>
        <w:t xml:space="preserve"> The third-party shall conduct regular internal audits and risk assessments to ensure ongoing compliance with security and operational standards. The third-party shall also implement a vendor risk management program for its subcontractors, ensuring that they adhere to the same security, risk management, and compliance requirements as outlined in the TOMs.</w:t>
      </w:r>
    </w:p>
    <w:p w14:paraId="00000136" w14:textId="77777777" w:rsidR="00FF3D5C" w:rsidRDefault="00703809">
      <w:pPr>
        <w:pStyle w:val="Heading3"/>
        <w:numPr>
          <w:ilvl w:val="0"/>
          <w:numId w:val="18"/>
        </w:numPr>
        <w:jc w:val="both"/>
        <w:rPr>
          <w:rFonts w:ascii="Calibri" w:eastAsia="Calibri" w:hAnsi="Calibri" w:cs="Calibri"/>
        </w:rPr>
      </w:pPr>
      <w:r>
        <w:rPr>
          <w:rFonts w:ascii="Calibri" w:eastAsia="Calibri" w:hAnsi="Calibri" w:cs="Calibri"/>
          <w:sz w:val="20"/>
          <w:szCs w:val="20"/>
        </w:rPr>
        <w:t xml:space="preserve">Security Incidents- </w:t>
      </w:r>
      <w:r>
        <w:rPr>
          <w:rFonts w:ascii="Calibri" w:eastAsia="Calibri" w:hAnsi="Calibri" w:cs="Calibri"/>
          <w:b w:val="0"/>
          <w:bCs w:val="0"/>
          <w:sz w:val="20"/>
          <w:szCs w:val="20"/>
        </w:rPr>
        <w:t>The third-party shall implement a comprehensive security incident management process to ensure prompt detection, response, and resolution of any security incidents, while maintaining transparent communication with relevant stakeholders.</w:t>
      </w:r>
    </w:p>
    <w:p w14:paraId="00000137"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 xml:space="preserve">Notifications- </w:t>
      </w:r>
      <w:r>
        <w:rPr>
          <w:rFonts w:ascii="Calibri" w:eastAsia="Calibri" w:hAnsi="Calibri" w:cs="Calibri"/>
          <w:b w:val="0"/>
          <w:bCs w:val="0"/>
          <w:sz w:val="20"/>
          <w:szCs w:val="20"/>
        </w:rPr>
        <w:t xml:space="preserve">The third-party shall notify IndiGo without undue delay and latest within 8 hours upon of detection of a security incident to </w:t>
      </w:r>
      <w:r>
        <w:rPr>
          <w:rFonts w:ascii="Calibri" w:eastAsia="Calibri" w:hAnsi="Calibri" w:cs="Calibri"/>
          <w:sz w:val="20"/>
          <w:szCs w:val="20"/>
          <w:u w:val="single"/>
        </w:rPr>
        <w:t>soc@goindigo.in</w:t>
      </w:r>
      <w:r>
        <w:rPr>
          <w:rFonts w:ascii="Calibri" w:eastAsia="Calibri" w:hAnsi="Calibri" w:cs="Calibri"/>
          <w:b w:val="0"/>
          <w:bCs w:val="0"/>
          <w:sz w:val="20"/>
          <w:szCs w:val="20"/>
        </w:rPr>
        <w:t>, providing all relevant details to facilitate a timely and effective response.</w:t>
      </w:r>
    </w:p>
    <w:p w14:paraId="00000138"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 xml:space="preserve">Regular Updates- </w:t>
      </w:r>
      <w:r>
        <w:rPr>
          <w:rFonts w:ascii="Calibri" w:eastAsia="Calibri" w:hAnsi="Calibri" w:cs="Calibri"/>
          <w:b w:val="0"/>
          <w:bCs w:val="0"/>
          <w:sz w:val="20"/>
          <w:szCs w:val="20"/>
        </w:rPr>
        <w:t>The third-party shall provide regular updates to IndiGo throughout the incident resolution process, detailing the actions taken, impact assessment, and any emerging risks.</w:t>
      </w:r>
    </w:p>
    <w:p w14:paraId="00000139"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 xml:space="preserve">Remediation Actions- </w:t>
      </w:r>
      <w:r>
        <w:rPr>
          <w:rFonts w:ascii="Calibri" w:eastAsia="Calibri" w:hAnsi="Calibri" w:cs="Calibri"/>
          <w:b w:val="0"/>
          <w:bCs w:val="0"/>
          <w:sz w:val="20"/>
          <w:szCs w:val="20"/>
        </w:rPr>
        <w:t>The third-party shall take immediate and appropriate remediation actions to contain, mitigate, and resolve any security incidents, ensuring that corrective measures are implemented to prevent recurrence.</w:t>
      </w:r>
    </w:p>
    <w:p w14:paraId="0000013A"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Regulator Notifications &amp; Assistance-</w:t>
      </w:r>
      <w:r>
        <w:rPr>
          <w:rFonts w:ascii="Calibri" w:eastAsia="Calibri" w:hAnsi="Calibri" w:cs="Calibri"/>
          <w:b w:val="0"/>
          <w:bCs w:val="0"/>
          <w:sz w:val="20"/>
          <w:szCs w:val="20"/>
        </w:rPr>
        <w:t xml:space="preserve"> In the event of a security incident, the third-party shall not notify any regulatory authorities without written prior consent from IndiGo and assist IndiGo in fulfilling its obligations for reporting and addressing the incident with regulators.</w:t>
      </w:r>
    </w:p>
    <w:p w14:paraId="0000013B" w14:textId="77777777" w:rsidR="00FF3D5C" w:rsidRDefault="00703809">
      <w:pPr>
        <w:pStyle w:val="Heading3"/>
        <w:numPr>
          <w:ilvl w:val="0"/>
          <w:numId w:val="18"/>
        </w:numPr>
        <w:jc w:val="both"/>
        <w:rPr>
          <w:rFonts w:ascii="Calibri" w:eastAsia="Calibri" w:hAnsi="Calibri" w:cs="Calibri"/>
        </w:rPr>
      </w:pPr>
      <w:r>
        <w:rPr>
          <w:rFonts w:ascii="Calibri" w:eastAsia="Calibri" w:hAnsi="Calibri" w:cs="Calibri"/>
          <w:sz w:val="20"/>
          <w:szCs w:val="20"/>
        </w:rPr>
        <w:t xml:space="preserve">Logging &amp; Monitoring- </w:t>
      </w:r>
      <w:r>
        <w:rPr>
          <w:rFonts w:ascii="Calibri" w:eastAsia="Calibri" w:hAnsi="Calibri" w:cs="Calibri"/>
          <w:b w:val="0"/>
          <w:bCs w:val="0"/>
          <w:sz w:val="20"/>
          <w:szCs w:val="20"/>
        </w:rPr>
        <w:t>The third-party shall implement continuous logging and monitoring of security events, ensuring that security logs are actively monitored 24/7 and securely retained for a minimum of 365 days to support incident detection, investigation, and compliance requirements.</w:t>
      </w:r>
    </w:p>
    <w:p w14:paraId="0000013C" w14:textId="77777777" w:rsidR="00FF3D5C" w:rsidRDefault="00703809">
      <w:pPr>
        <w:pStyle w:val="Heading3"/>
        <w:numPr>
          <w:ilvl w:val="0"/>
          <w:numId w:val="18"/>
        </w:numPr>
        <w:jc w:val="both"/>
        <w:rPr>
          <w:rFonts w:ascii="Calibri" w:eastAsia="Calibri" w:hAnsi="Calibri" w:cs="Calibri"/>
        </w:rPr>
      </w:pPr>
      <w:r>
        <w:rPr>
          <w:rFonts w:ascii="Calibri" w:eastAsia="Calibri" w:hAnsi="Calibri" w:cs="Calibri"/>
          <w:sz w:val="20"/>
          <w:szCs w:val="20"/>
        </w:rPr>
        <w:t xml:space="preserve">Business Continuity and Disaster Recovery- </w:t>
      </w:r>
      <w:r>
        <w:rPr>
          <w:rFonts w:ascii="Calibri" w:eastAsia="Calibri" w:hAnsi="Calibri" w:cs="Calibri"/>
          <w:b w:val="0"/>
          <w:bCs w:val="0"/>
          <w:sz w:val="20"/>
          <w:szCs w:val="20"/>
        </w:rPr>
        <w:t>The third-party shall establish and maintain comprehensive Business Continuity and Disaster Recovery (BCDR) plans that outline procedures for maintaining essential operations and services in the event of disruptions, ensuring minimal downtime.</w:t>
      </w:r>
    </w:p>
    <w:p w14:paraId="0000013D" w14:textId="77777777" w:rsidR="00FF3D5C" w:rsidRDefault="00703809">
      <w:pPr>
        <w:pStyle w:val="Heading3"/>
        <w:numPr>
          <w:ilvl w:val="0"/>
          <w:numId w:val="8"/>
        </w:numPr>
        <w:jc w:val="both"/>
        <w:rPr>
          <w:rFonts w:ascii="Calibri" w:eastAsia="Calibri" w:hAnsi="Calibri" w:cs="Calibri"/>
          <w:b w:val="0"/>
          <w:bCs w:val="0"/>
          <w:sz w:val="20"/>
          <w:szCs w:val="20"/>
        </w:rPr>
      </w:pPr>
      <w:r>
        <w:rPr>
          <w:rFonts w:ascii="Calibri" w:eastAsia="Calibri" w:hAnsi="Calibri" w:cs="Calibri"/>
          <w:sz w:val="20"/>
          <w:szCs w:val="20"/>
        </w:rPr>
        <w:t xml:space="preserve">Recovery Time Objective- </w:t>
      </w:r>
      <w:r>
        <w:rPr>
          <w:rFonts w:ascii="Calibri" w:eastAsia="Calibri" w:hAnsi="Calibri" w:cs="Calibri"/>
          <w:b w:val="0"/>
          <w:bCs w:val="0"/>
          <w:sz w:val="20"/>
          <w:szCs w:val="20"/>
        </w:rPr>
        <w:t>The third-party shall define and regularly review the Recovery Time Objective (RTO) for critical systems, ensuring that recovery efforts are aligned with acceptable downtime limits to meet business needs.</w:t>
      </w:r>
    </w:p>
    <w:p w14:paraId="0000013E" w14:textId="77777777" w:rsidR="00FF3D5C" w:rsidRDefault="00703809">
      <w:pPr>
        <w:pStyle w:val="Heading3"/>
        <w:numPr>
          <w:ilvl w:val="0"/>
          <w:numId w:val="8"/>
        </w:numPr>
        <w:jc w:val="both"/>
        <w:rPr>
          <w:rFonts w:ascii="Calibri" w:eastAsia="Calibri" w:hAnsi="Calibri" w:cs="Calibri"/>
          <w:b w:val="0"/>
          <w:bCs w:val="0"/>
          <w:sz w:val="20"/>
          <w:szCs w:val="20"/>
        </w:rPr>
      </w:pPr>
      <w:r>
        <w:rPr>
          <w:rFonts w:ascii="Calibri" w:eastAsia="Calibri" w:hAnsi="Calibri" w:cs="Calibri"/>
          <w:sz w:val="20"/>
          <w:szCs w:val="20"/>
        </w:rPr>
        <w:t xml:space="preserve">Recovery Point Objective- </w:t>
      </w:r>
      <w:r>
        <w:rPr>
          <w:rFonts w:ascii="Calibri" w:eastAsia="Calibri" w:hAnsi="Calibri" w:cs="Calibri"/>
          <w:b w:val="0"/>
          <w:bCs w:val="0"/>
          <w:sz w:val="20"/>
          <w:szCs w:val="20"/>
        </w:rPr>
        <w:t>The third-party shall define and regularly review the Recovery Point Objective (RPO) for critical data, ensuring that recovery processes are designed to minimize data loss by meeting established time-based thresholds.</w:t>
      </w:r>
    </w:p>
    <w:p w14:paraId="0000013F" w14:textId="77777777" w:rsidR="00FF3D5C" w:rsidRDefault="00703809">
      <w:pPr>
        <w:pStyle w:val="Heading3"/>
        <w:numPr>
          <w:ilvl w:val="0"/>
          <w:numId w:val="8"/>
        </w:numPr>
        <w:jc w:val="both"/>
        <w:rPr>
          <w:rFonts w:ascii="Calibri" w:eastAsia="Calibri" w:hAnsi="Calibri" w:cs="Calibri"/>
          <w:b w:val="0"/>
          <w:bCs w:val="0"/>
          <w:sz w:val="20"/>
          <w:szCs w:val="20"/>
        </w:rPr>
      </w:pPr>
      <w:r>
        <w:rPr>
          <w:rFonts w:ascii="Calibri" w:eastAsia="Calibri" w:hAnsi="Calibri" w:cs="Calibri"/>
          <w:sz w:val="20"/>
          <w:szCs w:val="20"/>
        </w:rPr>
        <w:t>BCDR Testing –</w:t>
      </w:r>
      <w:r>
        <w:rPr>
          <w:rFonts w:ascii="Calibri" w:eastAsia="Calibri" w:hAnsi="Calibri" w:cs="Calibri"/>
          <w:b w:val="0"/>
          <w:bCs w:val="0"/>
          <w:sz w:val="20"/>
          <w:szCs w:val="20"/>
        </w:rPr>
        <w:t xml:space="preserve"> The third-party shall test the BCDR plan, at least annually.</w:t>
      </w:r>
    </w:p>
    <w:p w14:paraId="00000140" w14:textId="77777777" w:rsidR="00FF3D5C" w:rsidRDefault="00703809">
      <w:pPr>
        <w:pStyle w:val="Heading3"/>
        <w:numPr>
          <w:ilvl w:val="0"/>
          <w:numId w:val="18"/>
        </w:numPr>
        <w:jc w:val="both"/>
        <w:rPr>
          <w:rFonts w:ascii="Calibri" w:eastAsia="Calibri" w:hAnsi="Calibri" w:cs="Calibri"/>
        </w:rPr>
      </w:pPr>
      <w:r>
        <w:rPr>
          <w:rFonts w:ascii="Calibri" w:eastAsia="Calibri" w:hAnsi="Calibri" w:cs="Calibri"/>
          <w:sz w:val="20"/>
          <w:szCs w:val="20"/>
        </w:rPr>
        <w:t xml:space="preserve">Security Testing- </w:t>
      </w:r>
      <w:r>
        <w:rPr>
          <w:rFonts w:ascii="Calibri" w:eastAsia="Calibri" w:hAnsi="Calibri" w:cs="Calibri"/>
          <w:b w:val="0"/>
          <w:bCs w:val="0"/>
          <w:sz w:val="20"/>
          <w:szCs w:val="20"/>
        </w:rPr>
        <w:t>The third-party shall implement a thorough security testing program to identify, assess, and remediate vulnerabilities across its applications and systems.</w:t>
      </w:r>
      <w:r>
        <w:rPr>
          <w:rFonts w:ascii="Calibri" w:eastAsia="Calibri" w:hAnsi="Calibri" w:cs="Calibri"/>
          <w:sz w:val="20"/>
          <w:szCs w:val="20"/>
        </w:rPr>
        <w:t xml:space="preserve"> </w:t>
      </w:r>
    </w:p>
    <w:p w14:paraId="00000141"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 xml:space="preserve">SAST &amp; DAST for Applications- </w:t>
      </w:r>
      <w:r>
        <w:rPr>
          <w:rFonts w:ascii="Calibri" w:eastAsia="Calibri" w:hAnsi="Calibri" w:cs="Calibri"/>
          <w:b w:val="0"/>
          <w:bCs w:val="0"/>
          <w:sz w:val="20"/>
          <w:szCs w:val="20"/>
        </w:rPr>
        <w:t xml:space="preserve">The third-party shall conduct regular Static Application Security Testing (SAST) and Dynamic Application Security Testing (DAST) to identify vulnerabilities within its applications during both the development phase and prior to deployment. </w:t>
      </w:r>
    </w:p>
    <w:p w14:paraId="00000142"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Vulnerability Assessments</w:t>
      </w:r>
      <w:r>
        <w:rPr>
          <w:rFonts w:ascii="Calibri" w:eastAsia="Calibri" w:hAnsi="Calibri" w:cs="Calibri"/>
          <w:b w:val="0"/>
          <w:bCs w:val="0"/>
          <w:sz w:val="20"/>
          <w:szCs w:val="20"/>
        </w:rPr>
        <w:t>-</w:t>
      </w:r>
      <w:r>
        <w:rPr>
          <w:rFonts w:ascii="Calibri" w:eastAsia="Calibri" w:hAnsi="Calibri" w:cs="Calibri"/>
          <w:sz w:val="20"/>
          <w:szCs w:val="20"/>
        </w:rPr>
        <w:t xml:space="preserve"> </w:t>
      </w:r>
      <w:r>
        <w:rPr>
          <w:rFonts w:ascii="Calibri" w:eastAsia="Calibri" w:hAnsi="Calibri" w:cs="Calibri"/>
          <w:b w:val="0"/>
          <w:bCs w:val="0"/>
          <w:sz w:val="20"/>
          <w:szCs w:val="20"/>
        </w:rPr>
        <w:t xml:space="preserve">The third-party shall perform monthly Vulnerability Assessments to identify potential security weaknesses within its systems and networks. These assessments </w:t>
      </w:r>
      <w:r>
        <w:rPr>
          <w:rFonts w:ascii="Calibri" w:eastAsia="Calibri" w:hAnsi="Calibri" w:cs="Calibri"/>
          <w:b w:val="0"/>
          <w:bCs w:val="0"/>
          <w:sz w:val="20"/>
          <w:szCs w:val="20"/>
        </w:rPr>
        <w:lastRenderedPageBreak/>
        <w:t>will focus on both internal and external vulnerabilities and will be performed using automated tools and manual testing to ensure thoroughness.</w:t>
      </w:r>
    </w:p>
    <w:p w14:paraId="00000143"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 xml:space="preserve">External Penetration Testing- </w:t>
      </w:r>
      <w:r>
        <w:rPr>
          <w:rFonts w:ascii="Calibri" w:eastAsia="Calibri" w:hAnsi="Calibri" w:cs="Calibri"/>
          <w:b w:val="0"/>
          <w:bCs w:val="0"/>
          <w:sz w:val="20"/>
          <w:szCs w:val="20"/>
        </w:rPr>
        <w:t>The third-party shall conduct external penetration testing at least annually or after all significant system changes. These tests will simulate real-world attacks to assess the security posture of externally facing applications and networks, identifying any potential vulnerabilities that could be exploited by attackers.</w:t>
      </w:r>
    </w:p>
    <w:p w14:paraId="00000144"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 xml:space="preserve">Report Sharing- </w:t>
      </w:r>
      <w:r>
        <w:rPr>
          <w:rFonts w:ascii="Calibri" w:eastAsia="Calibri" w:hAnsi="Calibri" w:cs="Calibri"/>
          <w:b w:val="0"/>
          <w:bCs w:val="0"/>
          <w:sz w:val="20"/>
          <w:szCs w:val="20"/>
        </w:rPr>
        <w:t>The third-party shall share comprehensive reports with IndiGo detailing the findings of 18 (c). These reports shall provide clear descriptions of identified vulnerabilities, their potential impact, and an assessment of the overall security posture.</w:t>
      </w:r>
    </w:p>
    <w:p w14:paraId="00000145"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Remediation Timelines for Critical Vulnerabilities</w:t>
      </w:r>
      <w:r>
        <w:rPr>
          <w:rFonts w:ascii="Calibri" w:eastAsia="Calibri" w:hAnsi="Calibri" w:cs="Calibri"/>
          <w:b w:val="0"/>
          <w:bCs w:val="0"/>
          <w:sz w:val="20"/>
          <w:szCs w:val="20"/>
        </w:rPr>
        <w:t>-The third-party shall establish and adhere to remediation timelines for critical vulnerabilities identified through security testing. Critical vulnerabilities must be addressed within thirty (30) days to minimize the risk of exploitation, with clear steps and actions taken to resolve these issues promptly.</w:t>
      </w:r>
    </w:p>
    <w:p w14:paraId="00000146" w14:textId="77777777" w:rsidR="00FF3D5C" w:rsidRDefault="00703809">
      <w:pPr>
        <w:pStyle w:val="Heading3"/>
        <w:numPr>
          <w:ilvl w:val="0"/>
          <w:numId w:val="18"/>
        </w:numPr>
        <w:jc w:val="both"/>
        <w:rPr>
          <w:rFonts w:ascii="Calibri" w:eastAsia="Calibri" w:hAnsi="Calibri" w:cs="Calibri"/>
        </w:rPr>
      </w:pPr>
      <w:r>
        <w:rPr>
          <w:rFonts w:ascii="Calibri" w:eastAsia="Calibri" w:hAnsi="Calibri" w:cs="Calibri"/>
          <w:sz w:val="20"/>
          <w:szCs w:val="20"/>
        </w:rPr>
        <w:t xml:space="preserve">Web Filtering &amp; DLP- </w:t>
      </w:r>
      <w:r>
        <w:rPr>
          <w:rFonts w:ascii="Calibri" w:eastAsia="Calibri" w:hAnsi="Calibri" w:cs="Calibri"/>
          <w:b w:val="0"/>
          <w:bCs w:val="0"/>
          <w:sz w:val="20"/>
          <w:szCs w:val="20"/>
        </w:rPr>
        <w:t>The third-party shall implement a comprehensive Web Filtering and Data Leakage Prevention (DLP) strategy.</w:t>
      </w:r>
    </w:p>
    <w:p w14:paraId="00000147"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 xml:space="preserve">Web Filtering- </w:t>
      </w:r>
      <w:r>
        <w:rPr>
          <w:rFonts w:ascii="Calibri" w:eastAsia="Calibri" w:hAnsi="Calibri" w:cs="Calibri"/>
          <w:b w:val="0"/>
          <w:bCs w:val="0"/>
          <w:sz w:val="20"/>
          <w:szCs w:val="20"/>
        </w:rPr>
        <w:t>The third-party shall deploy web filtering solutions to monitor and control access to websites and online content. This includes blocking access to known malicious websites, filtering inappropriate content, and preventing users from accessing sites that pose security risks.</w:t>
      </w:r>
    </w:p>
    <w:p w14:paraId="00000148"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 xml:space="preserve">DLP (Data Leakage Prevention)- </w:t>
      </w:r>
      <w:r>
        <w:rPr>
          <w:rFonts w:ascii="Calibri" w:eastAsia="Calibri" w:hAnsi="Calibri" w:cs="Calibri"/>
          <w:b w:val="0"/>
          <w:bCs w:val="0"/>
          <w:sz w:val="20"/>
          <w:szCs w:val="20"/>
        </w:rPr>
        <w:t>The third-party shall implement DLP technologies to monitor, detect, and prevent the unauthorized transfer or leakage of sensitive information, whether intentional or accidental. This includes protecting data at rest, in transit, and in use, ensuring that any sensitive or confidential data is not exposed, shared, or transmitted outside of approved channels.</w:t>
      </w:r>
    </w:p>
    <w:p w14:paraId="00000149" w14:textId="77777777" w:rsidR="00FF3D5C" w:rsidRDefault="00703809">
      <w:pPr>
        <w:pStyle w:val="Heading3"/>
        <w:numPr>
          <w:ilvl w:val="0"/>
          <w:numId w:val="18"/>
        </w:numPr>
        <w:jc w:val="both"/>
        <w:rPr>
          <w:rFonts w:ascii="Calibri" w:eastAsia="Calibri" w:hAnsi="Calibri" w:cs="Calibri"/>
        </w:rPr>
      </w:pPr>
      <w:r>
        <w:rPr>
          <w:rFonts w:ascii="Calibri" w:eastAsia="Calibri" w:hAnsi="Calibri" w:cs="Calibri"/>
          <w:sz w:val="20"/>
          <w:szCs w:val="20"/>
        </w:rPr>
        <w:t xml:space="preserve">Application Security- </w:t>
      </w:r>
      <w:r>
        <w:rPr>
          <w:rFonts w:ascii="Calibri" w:eastAsia="Calibri" w:hAnsi="Calibri" w:cs="Calibri"/>
          <w:b w:val="0"/>
          <w:bCs w:val="0"/>
          <w:sz w:val="20"/>
          <w:szCs w:val="20"/>
        </w:rPr>
        <w:t>The third-party shall implement a comprehensive application security program.</w:t>
      </w:r>
    </w:p>
    <w:p w14:paraId="0000014A"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 xml:space="preserve">Secure Software Development Lifecycle (SDLC)- </w:t>
      </w:r>
      <w:r>
        <w:rPr>
          <w:rFonts w:ascii="Calibri" w:eastAsia="Calibri" w:hAnsi="Calibri" w:cs="Calibri"/>
          <w:b w:val="0"/>
          <w:bCs w:val="0"/>
          <w:sz w:val="20"/>
          <w:szCs w:val="20"/>
        </w:rPr>
        <w:t>The third-party shall define and implement secure SDLC phase including but not limited to requirements gathering, design, development, testing, deployment, and maintenance.</w:t>
      </w:r>
    </w:p>
    <w:p w14:paraId="0000014B"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Secure Coding Standards-</w:t>
      </w:r>
      <w:r>
        <w:rPr>
          <w:rFonts w:ascii="Calibri" w:eastAsia="Calibri" w:hAnsi="Calibri" w:cs="Calibri"/>
          <w:b w:val="0"/>
          <w:bCs w:val="0"/>
          <w:sz w:val="20"/>
          <w:szCs w:val="20"/>
        </w:rPr>
        <w:t xml:space="preserve"> All development activities shall follow secure coding practices and guidelines in accordance with industry standards such as the OWASP Top Ten, secure coding guidelines, and any relevant regulatory or compliance frameworks.</w:t>
      </w:r>
    </w:p>
    <w:p w14:paraId="0000014C"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API Security-</w:t>
      </w:r>
      <w:r>
        <w:rPr>
          <w:rFonts w:ascii="Calibri" w:eastAsia="Calibri" w:hAnsi="Calibri" w:cs="Calibri"/>
          <w:b w:val="0"/>
          <w:bCs w:val="0"/>
          <w:sz w:val="20"/>
          <w:szCs w:val="20"/>
        </w:rPr>
        <w:t xml:space="preserve"> The third-party shall implement robust security measures for all APIs, including secure authentication (using, OAuth 2.0, OpenID Connect), encryption of data in transit and at rest (using., TLS 1.2 or higher, AES-256 encryption or higher), input validation to prevent injection attacks, and rate limiting (using industry-standard frameworks such as OWASP API Security Top 10) to prevent unauthorized access and abuse.</w:t>
      </w:r>
    </w:p>
    <w:p w14:paraId="0000014D" w14:textId="77777777" w:rsidR="00FF3D5C" w:rsidRDefault="00703809">
      <w:pPr>
        <w:pStyle w:val="Heading3"/>
        <w:numPr>
          <w:ilvl w:val="1"/>
          <w:numId w:val="18"/>
        </w:numPr>
        <w:jc w:val="both"/>
        <w:rPr>
          <w:rFonts w:ascii="Calibri" w:eastAsia="Calibri" w:hAnsi="Calibri" w:cs="Calibri"/>
          <w:sz w:val="20"/>
          <w:szCs w:val="20"/>
        </w:rPr>
      </w:pPr>
      <w:r>
        <w:rPr>
          <w:rFonts w:ascii="Calibri" w:eastAsia="Calibri" w:hAnsi="Calibri" w:cs="Calibri"/>
          <w:sz w:val="20"/>
          <w:szCs w:val="20"/>
        </w:rPr>
        <w:t>Container Security-</w:t>
      </w:r>
      <w:r>
        <w:rPr>
          <w:rFonts w:ascii="Calibri" w:eastAsia="Calibri" w:hAnsi="Calibri" w:cs="Calibri"/>
          <w:b w:val="0"/>
          <w:bCs w:val="0"/>
          <w:sz w:val="20"/>
          <w:szCs w:val="20"/>
        </w:rPr>
        <w:t xml:space="preserve"> The third-party shall implement robust security measures for containerized applications, including the use of trusted and scanned container images, runtime protection with minimal privileges, and secure configurations following industry standards such as CIS Docker and Kubernetes Benchmarks. Containers shall be monitored and logged (using tools like Prometheus or EFK Stack), and network segmentation and access controls shall be enforced.</w:t>
      </w:r>
    </w:p>
    <w:p w14:paraId="0000014E" w14:textId="77777777" w:rsidR="00FF3D5C" w:rsidRDefault="00703809">
      <w:pPr>
        <w:numPr>
          <w:ilvl w:val="0"/>
          <w:numId w:val="18"/>
        </w:numPr>
        <w:pBdr>
          <w:top w:val="nil"/>
          <w:left w:val="nil"/>
          <w:bottom w:val="nil"/>
          <w:right w:val="nil"/>
          <w:between w:val="nil"/>
        </w:pBdr>
        <w:spacing w:after="0"/>
        <w:rPr>
          <w:color w:val="000000"/>
        </w:rPr>
      </w:pPr>
      <w:r>
        <w:rPr>
          <w:b/>
          <w:bCs/>
          <w:color w:val="000000"/>
          <w:sz w:val="20"/>
          <w:szCs w:val="20"/>
        </w:rPr>
        <w:t xml:space="preserve">AI Security </w:t>
      </w:r>
    </w:p>
    <w:p w14:paraId="0000014F" w14:textId="77777777" w:rsidR="00FF3D5C" w:rsidRDefault="00703809">
      <w:pPr>
        <w:numPr>
          <w:ilvl w:val="0"/>
          <w:numId w:val="11"/>
        </w:numPr>
        <w:pBdr>
          <w:top w:val="nil"/>
          <w:left w:val="nil"/>
          <w:bottom w:val="nil"/>
          <w:right w:val="nil"/>
          <w:between w:val="nil"/>
        </w:pBdr>
        <w:spacing w:after="0"/>
        <w:jc w:val="both"/>
        <w:rPr>
          <w:color w:val="000000"/>
          <w:sz w:val="20"/>
          <w:szCs w:val="20"/>
        </w:rPr>
      </w:pPr>
      <w:r>
        <w:rPr>
          <w:b/>
          <w:bCs/>
          <w:color w:val="000000"/>
          <w:sz w:val="20"/>
          <w:szCs w:val="20"/>
        </w:rPr>
        <w:lastRenderedPageBreak/>
        <w:t>Agent Identity Hardening</w:t>
      </w:r>
      <w:r>
        <w:rPr>
          <w:color w:val="000000"/>
          <w:sz w:val="20"/>
          <w:szCs w:val="20"/>
        </w:rPr>
        <w:t>: Each AI agent shall have a unique, cryptographically attested identity (PKI/</w:t>
      </w:r>
      <w:proofErr w:type="spellStart"/>
      <w:r>
        <w:rPr>
          <w:color w:val="000000"/>
          <w:sz w:val="20"/>
          <w:szCs w:val="20"/>
        </w:rPr>
        <w:t>mTLS</w:t>
      </w:r>
      <w:proofErr w:type="spellEnd"/>
      <w:r>
        <w:rPr>
          <w:color w:val="000000"/>
          <w:sz w:val="20"/>
          <w:szCs w:val="20"/>
        </w:rPr>
        <w:t>) with scoped, short</w:t>
      </w:r>
      <w:r>
        <w:rPr>
          <w:rFonts w:ascii="Cambria Math" w:eastAsia="Cambria Math" w:hAnsi="Cambria Math" w:cs="Cambria Math"/>
          <w:color w:val="000000"/>
          <w:sz w:val="20"/>
          <w:szCs w:val="20"/>
        </w:rPr>
        <w:t>‑</w:t>
      </w:r>
      <w:r>
        <w:rPr>
          <w:color w:val="000000"/>
          <w:sz w:val="20"/>
          <w:szCs w:val="20"/>
        </w:rPr>
        <w:t>lived credentials; prohibit privilege inheritance without fresh intent validation.</w:t>
      </w:r>
    </w:p>
    <w:p w14:paraId="00000150" w14:textId="77777777" w:rsidR="00FF3D5C" w:rsidRDefault="00703809">
      <w:pPr>
        <w:numPr>
          <w:ilvl w:val="0"/>
          <w:numId w:val="11"/>
        </w:numPr>
        <w:pBdr>
          <w:top w:val="nil"/>
          <w:left w:val="nil"/>
          <w:bottom w:val="nil"/>
          <w:right w:val="nil"/>
          <w:between w:val="nil"/>
        </w:pBdr>
        <w:spacing w:after="0"/>
        <w:jc w:val="both"/>
        <w:rPr>
          <w:color w:val="000000"/>
          <w:sz w:val="20"/>
          <w:szCs w:val="20"/>
        </w:rPr>
      </w:pPr>
      <w:r>
        <w:rPr>
          <w:b/>
          <w:bCs/>
          <w:color w:val="000000"/>
          <w:sz w:val="20"/>
          <w:szCs w:val="20"/>
        </w:rPr>
        <w:t>Inter</w:t>
      </w:r>
      <w:r>
        <w:rPr>
          <w:rFonts w:ascii="Cambria Math" w:eastAsia="Cambria Math" w:hAnsi="Cambria Math" w:cs="Cambria Math"/>
          <w:b/>
          <w:bCs/>
          <w:color w:val="000000"/>
          <w:sz w:val="20"/>
          <w:szCs w:val="20"/>
        </w:rPr>
        <w:t>‑</w:t>
      </w:r>
      <w:r>
        <w:rPr>
          <w:b/>
          <w:bCs/>
          <w:color w:val="000000"/>
          <w:sz w:val="20"/>
          <w:szCs w:val="20"/>
        </w:rPr>
        <w:t>Agent Secure Channels:</w:t>
      </w:r>
      <w:r>
        <w:rPr>
          <w:color w:val="000000"/>
          <w:sz w:val="20"/>
          <w:szCs w:val="20"/>
        </w:rPr>
        <w:t xml:space="preserve"> All agent communications must use session keys, </w:t>
      </w:r>
      <w:proofErr w:type="spellStart"/>
      <w:r>
        <w:rPr>
          <w:color w:val="000000"/>
          <w:sz w:val="20"/>
          <w:szCs w:val="20"/>
        </w:rPr>
        <w:t>mTLS</w:t>
      </w:r>
      <w:proofErr w:type="spellEnd"/>
      <w:r>
        <w:rPr>
          <w:color w:val="000000"/>
          <w:sz w:val="20"/>
          <w:szCs w:val="20"/>
        </w:rPr>
        <w:t xml:space="preserve"> (TLS1.3) with per</w:t>
      </w:r>
      <w:r>
        <w:rPr>
          <w:rFonts w:ascii="Cambria Math" w:eastAsia="Cambria Math" w:hAnsi="Cambria Math" w:cs="Cambria Math"/>
          <w:color w:val="000000"/>
          <w:sz w:val="20"/>
          <w:szCs w:val="20"/>
        </w:rPr>
        <w:t>‑</w:t>
      </w:r>
      <w:r>
        <w:rPr>
          <w:color w:val="000000"/>
          <w:sz w:val="20"/>
          <w:szCs w:val="20"/>
        </w:rPr>
        <w:t>agent certificates, digital signatures (RSA-4096), anti</w:t>
      </w:r>
      <w:r>
        <w:rPr>
          <w:rFonts w:ascii="Cambria Math" w:eastAsia="Cambria Math" w:hAnsi="Cambria Math" w:cs="Cambria Math"/>
          <w:color w:val="000000"/>
          <w:sz w:val="20"/>
          <w:szCs w:val="20"/>
        </w:rPr>
        <w:t>‑</w:t>
      </w:r>
      <w:r>
        <w:rPr>
          <w:color w:val="000000"/>
          <w:sz w:val="20"/>
          <w:szCs w:val="20"/>
        </w:rPr>
        <w:t>replay protections (</w:t>
      </w:r>
      <w:proofErr w:type="spellStart"/>
      <w:r>
        <w:rPr>
          <w:color w:val="000000"/>
          <w:sz w:val="20"/>
          <w:szCs w:val="20"/>
        </w:rPr>
        <w:t>nonces</w:t>
      </w:r>
      <w:proofErr w:type="spellEnd"/>
      <w:r>
        <w:rPr>
          <w:color w:val="000000"/>
          <w:sz w:val="20"/>
          <w:szCs w:val="20"/>
        </w:rPr>
        <w:t xml:space="preserve">/timestamps). </w:t>
      </w:r>
    </w:p>
    <w:p w14:paraId="00000151" w14:textId="77777777" w:rsidR="00FF3D5C" w:rsidRDefault="00703809">
      <w:pPr>
        <w:numPr>
          <w:ilvl w:val="0"/>
          <w:numId w:val="11"/>
        </w:numPr>
        <w:pBdr>
          <w:top w:val="nil"/>
          <w:left w:val="nil"/>
          <w:bottom w:val="nil"/>
          <w:right w:val="nil"/>
          <w:between w:val="nil"/>
        </w:pBdr>
        <w:spacing w:after="0"/>
        <w:jc w:val="both"/>
        <w:rPr>
          <w:color w:val="000000"/>
          <w:sz w:val="20"/>
          <w:szCs w:val="20"/>
        </w:rPr>
      </w:pPr>
      <w:r>
        <w:rPr>
          <w:b/>
          <w:bCs/>
          <w:color w:val="000000"/>
          <w:sz w:val="20"/>
          <w:szCs w:val="20"/>
        </w:rPr>
        <w:t>Session &amp; Context Management</w:t>
      </w:r>
      <w:r>
        <w:rPr>
          <w:color w:val="000000"/>
          <w:sz w:val="20"/>
          <w:szCs w:val="20"/>
        </w:rPr>
        <w:t>: Limit session duration to 20–30 minutes idle timeout, persist only essential state while avoiding raw prompts or sensitive context, and apply strict validation during context rehydration when resuming sessions.</w:t>
      </w:r>
    </w:p>
    <w:p w14:paraId="00000152" w14:textId="77777777" w:rsidR="00FF3D5C" w:rsidRDefault="00703809">
      <w:pPr>
        <w:numPr>
          <w:ilvl w:val="0"/>
          <w:numId w:val="11"/>
        </w:numPr>
        <w:pBdr>
          <w:top w:val="nil"/>
          <w:left w:val="nil"/>
          <w:bottom w:val="nil"/>
          <w:right w:val="nil"/>
          <w:between w:val="nil"/>
        </w:pBdr>
        <w:spacing w:after="0" w:line="240" w:lineRule="auto"/>
        <w:jc w:val="both"/>
        <w:rPr>
          <w:color w:val="000000"/>
          <w:sz w:val="20"/>
          <w:szCs w:val="20"/>
        </w:rPr>
      </w:pPr>
      <w:r>
        <w:rPr>
          <w:b/>
          <w:bCs/>
          <w:color w:val="000000"/>
          <w:sz w:val="20"/>
          <w:szCs w:val="20"/>
        </w:rPr>
        <w:t>Cascading Failure Resilience and Containment:</w:t>
      </w:r>
      <w:r>
        <w:rPr>
          <w:color w:val="000000"/>
          <w:sz w:val="20"/>
          <w:szCs w:val="20"/>
        </w:rPr>
        <w:t xml:space="preserve"> Implement quotas, rate limits, circuit breakers, and independent policy enforcement between planning and execution components to prevent and contain multi</w:t>
      </w:r>
      <w:r>
        <w:rPr>
          <w:rFonts w:ascii="Cambria Math" w:eastAsia="Cambria Math" w:hAnsi="Cambria Math" w:cs="Cambria Math"/>
          <w:color w:val="000000"/>
          <w:sz w:val="20"/>
          <w:szCs w:val="20"/>
        </w:rPr>
        <w:t>‑</w:t>
      </w:r>
      <w:r>
        <w:rPr>
          <w:color w:val="000000"/>
          <w:sz w:val="20"/>
          <w:szCs w:val="20"/>
        </w:rPr>
        <w:t>agent cascading failures; test blast</w:t>
      </w:r>
      <w:r>
        <w:rPr>
          <w:rFonts w:ascii="Cambria Math" w:eastAsia="Cambria Math" w:hAnsi="Cambria Math" w:cs="Cambria Math"/>
          <w:color w:val="000000"/>
          <w:sz w:val="20"/>
          <w:szCs w:val="20"/>
        </w:rPr>
        <w:t>‑</w:t>
      </w:r>
      <w:r>
        <w:rPr>
          <w:color w:val="000000"/>
          <w:sz w:val="20"/>
          <w:szCs w:val="20"/>
        </w:rPr>
        <w:t>radius guardrails annually.</w:t>
      </w:r>
    </w:p>
    <w:p w14:paraId="00000153" w14:textId="77777777" w:rsidR="00FF3D5C" w:rsidRDefault="00703809">
      <w:pPr>
        <w:numPr>
          <w:ilvl w:val="0"/>
          <w:numId w:val="11"/>
        </w:numPr>
        <w:pBdr>
          <w:top w:val="nil"/>
          <w:left w:val="nil"/>
          <w:bottom w:val="nil"/>
          <w:right w:val="nil"/>
          <w:between w:val="nil"/>
        </w:pBdr>
        <w:spacing w:after="0" w:line="240" w:lineRule="auto"/>
        <w:jc w:val="both"/>
        <w:rPr>
          <w:color w:val="000000"/>
          <w:sz w:val="20"/>
          <w:szCs w:val="20"/>
        </w:rPr>
      </w:pPr>
      <w:r>
        <w:rPr>
          <w:b/>
          <w:bCs/>
          <w:color w:val="000000"/>
          <w:sz w:val="20"/>
          <w:szCs w:val="20"/>
        </w:rPr>
        <w:t xml:space="preserve">AI security and Integrity control: </w:t>
      </w:r>
      <w:r>
        <w:rPr>
          <w:color w:val="000000"/>
          <w:sz w:val="20"/>
          <w:szCs w:val="20"/>
        </w:rPr>
        <w:t xml:space="preserve">The Service Provider shall implement AI security measures aligned with the OWASP Top 10 for LLMs/Agentic AI and </w:t>
      </w:r>
      <w:proofErr w:type="spellStart"/>
      <w:r>
        <w:rPr>
          <w:color w:val="000000"/>
          <w:sz w:val="20"/>
          <w:szCs w:val="20"/>
        </w:rPr>
        <w:t>GenAI</w:t>
      </w:r>
      <w:proofErr w:type="spellEnd"/>
      <w:r>
        <w:rPr>
          <w:color w:val="000000"/>
          <w:sz w:val="20"/>
          <w:szCs w:val="20"/>
        </w:rPr>
        <w:t xml:space="preserve"> systems, and shall conduct periodic red</w:t>
      </w:r>
      <w:r>
        <w:rPr>
          <w:rFonts w:ascii="Cambria Math" w:eastAsia="Cambria Math" w:hAnsi="Cambria Math" w:cs="Cambria Math"/>
          <w:color w:val="000000"/>
          <w:sz w:val="20"/>
          <w:szCs w:val="20"/>
        </w:rPr>
        <w:t>‑</w:t>
      </w:r>
      <w:r>
        <w:rPr>
          <w:color w:val="000000"/>
          <w:sz w:val="20"/>
          <w:szCs w:val="20"/>
        </w:rPr>
        <w:t>teaming exercises to identify and mitigate vulnerabilities.</w:t>
      </w:r>
    </w:p>
    <w:p w14:paraId="00000154" w14:textId="77777777" w:rsidR="00FF3D5C" w:rsidRDefault="00703809">
      <w:pPr>
        <w:numPr>
          <w:ilvl w:val="0"/>
          <w:numId w:val="11"/>
        </w:numPr>
        <w:pBdr>
          <w:top w:val="nil"/>
          <w:left w:val="nil"/>
          <w:bottom w:val="nil"/>
          <w:right w:val="nil"/>
          <w:between w:val="nil"/>
        </w:pBdr>
        <w:spacing w:after="0" w:line="240" w:lineRule="auto"/>
        <w:jc w:val="both"/>
        <w:rPr>
          <w:color w:val="000000"/>
          <w:sz w:val="20"/>
          <w:szCs w:val="20"/>
        </w:rPr>
      </w:pPr>
      <w:r>
        <w:rPr>
          <w:b/>
          <w:bCs/>
          <w:color w:val="000000"/>
          <w:sz w:val="20"/>
          <w:szCs w:val="20"/>
        </w:rPr>
        <w:t>Runtime Supply</w:t>
      </w:r>
      <w:r>
        <w:rPr>
          <w:rFonts w:ascii="Cambria Math" w:eastAsia="Cambria Math" w:hAnsi="Cambria Math" w:cs="Cambria Math"/>
          <w:b/>
          <w:bCs/>
          <w:color w:val="000000"/>
          <w:sz w:val="20"/>
          <w:szCs w:val="20"/>
        </w:rPr>
        <w:t>‑</w:t>
      </w:r>
      <w:r>
        <w:rPr>
          <w:b/>
          <w:bCs/>
          <w:color w:val="000000"/>
          <w:sz w:val="20"/>
          <w:szCs w:val="20"/>
        </w:rPr>
        <w:t>Chain Assurance:</w:t>
      </w:r>
      <w:r>
        <w:rPr>
          <w:color w:val="000000"/>
          <w:sz w:val="20"/>
          <w:szCs w:val="20"/>
        </w:rPr>
        <w:t xml:space="preserve"> Vendor shall verify MCP (Model Context Protocol) tools, plugins, agent</w:t>
      </w:r>
      <w:r>
        <w:rPr>
          <w:rFonts w:ascii="Cambria Math" w:eastAsia="Cambria Math" w:hAnsi="Cambria Math" w:cs="Cambria Math"/>
          <w:color w:val="000000"/>
          <w:sz w:val="20"/>
          <w:szCs w:val="20"/>
        </w:rPr>
        <w:t>‑</w:t>
      </w:r>
      <w:r>
        <w:rPr>
          <w:color w:val="000000"/>
          <w:sz w:val="20"/>
          <w:szCs w:val="20"/>
        </w:rPr>
        <w:t xml:space="preserve">cards, and prompt templates; maintain SBOM/AIBOM; perform </w:t>
      </w:r>
      <w:proofErr w:type="spellStart"/>
      <w:r>
        <w:rPr>
          <w:color w:val="000000"/>
          <w:sz w:val="20"/>
          <w:szCs w:val="20"/>
        </w:rPr>
        <w:t>typosquat</w:t>
      </w:r>
      <w:proofErr w:type="spellEnd"/>
      <w:r>
        <w:rPr>
          <w:color w:val="000000"/>
          <w:sz w:val="20"/>
          <w:szCs w:val="20"/>
        </w:rPr>
        <w:t xml:space="preserve"> checks; and provide an emergency kill</w:t>
      </w:r>
      <w:r>
        <w:rPr>
          <w:rFonts w:ascii="Cambria Math" w:eastAsia="Cambria Math" w:hAnsi="Cambria Math" w:cs="Cambria Math"/>
          <w:color w:val="000000"/>
          <w:sz w:val="20"/>
          <w:szCs w:val="20"/>
        </w:rPr>
        <w:t>‑</w:t>
      </w:r>
      <w:r>
        <w:rPr>
          <w:color w:val="000000"/>
          <w:sz w:val="20"/>
          <w:szCs w:val="20"/>
        </w:rPr>
        <w:t xml:space="preserve">switch to revoke compromised components at runtime. </w:t>
      </w:r>
    </w:p>
    <w:p w14:paraId="00000155" w14:textId="77777777" w:rsidR="00FF3D5C" w:rsidRDefault="00703809">
      <w:pPr>
        <w:numPr>
          <w:ilvl w:val="0"/>
          <w:numId w:val="11"/>
        </w:numPr>
        <w:pBdr>
          <w:top w:val="nil"/>
          <w:left w:val="nil"/>
          <w:bottom w:val="nil"/>
          <w:right w:val="nil"/>
          <w:between w:val="nil"/>
        </w:pBdr>
        <w:spacing w:after="0" w:line="240" w:lineRule="auto"/>
        <w:jc w:val="both"/>
        <w:rPr>
          <w:color w:val="000000"/>
          <w:sz w:val="20"/>
          <w:szCs w:val="20"/>
        </w:rPr>
      </w:pPr>
      <w:r>
        <w:rPr>
          <w:b/>
          <w:bCs/>
          <w:color w:val="000000"/>
          <w:sz w:val="20"/>
          <w:szCs w:val="20"/>
        </w:rPr>
        <w:t>Secure Execution (No eval):</w:t>
      </w:r>
      <w:r>
        <w:rPr>
          <w:color w:val="000000"/>
          <w:sz w:val="20"/>
          <w:szCs w:val="20"/>
        </w:rPr>
        <w:t xml:space="preserve"> Vendor shall prohibit unsafe </w:t>
      </w:r>
      <w:proofErr w:type="gramStart"/>
      <w:r>
        <w:rPr>
          <w:color w:val="000000"/>
          <w:sz w:val="20"/>
          <w:szCs w:val="20"/>
        </w:rPr>
        <w:t>eval(</w:t>
      </w:r>
      <w:proofErr w:type="gramEnd"/>
      <w:r>
        <w:rPr>
          <w:color w:val="000000"/>
          <w:sz w:val="20"/>
          <w:szCs w:val="20"/>
        </w:rPr>
        <w:t>), dynamic code loading of untrusted content, and unsafe deserialization; any model</w:t>
      </w:r>
      <w:r>
        <w:rPr>
          <w:rFonts w:ascii="Cambria Math" w:eastAsia="Cambria Math" w:hAnsi="Cambria Math" w:cs="Cambria Math"/>
          <w:color w:val="000000"/>
          <w:sz w:val="20"/>
          <w:szCs w:val="20"/>
        </w:rPr>
        <w:t>‑</w:t>
      </w:r>
      <w:r>
        <w:rPr>
          <w:color w:val="000000"/>
          <w:sz w:val="20"/>
          <w:szCs w:val="20"/>
        </w:rPr>
        <w:t>generated code must execute only in non</w:t>
      </w:r>
      <w:r>
        <w:rPr>
          <w:rFonts w:ascii="Cambria Math" w:eastAsia="Cambria Math" w:hAnsi="Cambria Math" w:cs="Cambria Math"/>
          <w:color w:val="000000"/>
          <w:sz w:val="20"/>
          <w:szCs w:val="20"/>
        </w:rPr>
        <w:t>‑</w:t>
      </w:r>
      <w:r>
        <w:rPr>
          <w:color w:val="000000"/>
          <w:sz w:val="20"/>
          <w:szCs w:val="20"/>
        </w:rPr>
        <w:t>root, isolated sandboxes with strict filesystem and outbound</w:t>
      </w:r>
      <w:r>
        <w:rPr>
          <w:rFonts w:ascii="Cambria Math" w:eastAsia="Cambria Math" w:hAnsi="Cambria Math" w:cs="Cambria Math"/>
          <w:color w:val="000000"/>
          <w:sz w:val="20"/>
          <w:szCs w:val="20"/>
        </w:rPr>
        <w:t>‑</w:t>
      </w:r>
      <w:r>
        <w:rPr>
          <w:color w:val="000000"/>
          <w:sz w:val="20"/>
          <w:szCs w:val="20"/>
        </w:rPr>
        <w:t>network restrictions.</w:t>
      </w:r>
    </w:p>
    <w:p w14:paraId="00000156" w14:textId="77777777" w:rsidR="00FF3D5C" w:rsidRDefault="00FF3D5C">
      <w:pPr>
        <w:spacing w:after="0" w:line="240" w:lineRule="auto"/>
        <w:jc w:val="both"/>
        <w:rPr>
          <w:sz w:val="20"/>
          <w:szCs w:val="20"/>
        </w:rPr>
      </w:pPr>
    </w:p>
    <w:p w14:paraId="00000157" w14:textId="77777777" w:rsidR="00FF3D5C" w:rsidRDefault="003D48C8">
      <w:pPr>
        <w:jc w:val="center"/>
        <w:rPr>
          <w:b/>
          <w:bCs/>
        </w:rPr>
      </w:pPr>
      <w:sdt>
        <w:sdtPr>
          <w:tag w:val="goog_rdk_0"/>
          <w:id w:val="1547851193"/>
        </w:sdtPr>
        <w:sdtContent>
          <w:commentRangeStart w:id="1288"/>
        </w:sdtContent>
      </w:sdt>
      <w:sdt>
        <w:sdtPr>
          <w:tag w:val="goog_rdk_1"/>
          <w:id w:val="-608750626"/>
        </w:sdtPr>
        <w:sdtContent>
          <w:commentRangeStart w:id="1289"/>
        </w:sdtContent>
      </w:sdt>
      <w:r w:rsidR="00703809">
        <w:rPr>
          <w:b/>
          <w:bCs/>
        </w:rPr>
        <w:t>Exhibit B: AI Clauses</w:t>
      </w:r>
      <w:commentRangeEnd w:id="1288"/>
      <w:r w:rsidR="00703809">
        <w:rPr>
          <w:rStyle w:val="CommentReference"/>
          <w:b/>
          <w:bCs/>
          <w:sz w:val="22"/>
          <w:szCs w:val="22"/>
        </w:rPr>
        <w:commentReference w:id="1288"/>
      </w:r>
      <w:commentRangeEnd w:id="1289"/>
      <w:r w:rsidR="00703809">
        <w:rPr>
          <w:rStyle w:val="CommentReference"/>
          <w:b/>
          <w:bCs/>
          <w:sz w:val="22"/>
          <w:szCs w:val="22"/>
        </w:rPr>
        <w:commentReference w:id="1289"/>
      </w:r>
    </w:p>
    <w:p w14:paraId="5509315D" w14:textId="77777777" w:rsidR="005F1BB1" w:rsidRDefault="00703809" w:rsidP="005F1BB1">
      <w:pPr>
        <w:rPr>
          <w:ins w:id="1290" w:author="Rohit Agnihotri (Digital,ISC)(X-IGT Solutions)" w:date="2026-09-02T12:47:00Z"/>
          <w:b/>
          <w:bCs/>
        </w:rPr>
      </w:pPr>
      <w:r>
        <w:tab/>
      </w:r>
      <w:ins w:id="1291" w:author="Rohit Agnihotri (Digital,ISC)(X-IGT Solutions)" w:date="2026-09-02T12:47:00Z">
        <w:r w:rsidR="005F1BB1">
          <w:rPr>
            <w:b/>
            <w:bCs/>
          </w:rPr>
          <w:t>A. Scope, Disclosure &amp; Approval</w:t>
        </w:r>
      </w:ins>
    </w:p>
    <w:p w14:paraId="5CB7A2D6" w14:textId="77777777" w:rsidR="005F1BB1" w:rsidRDefault="005F1BB1" w:rsidP="005F1BB1">
      <w:pPr>
        <w:numPr>
          <w:ilvl w:val="0"/>
          <w:numId w:val="35"/>
        </w:numPr>
        <w:spacing w:after="0" w:line="240" w:lineRule="auto"/>
        <w:rPr>
          <w:ins w:id="1292" w:author="Rohit Agnihotri (Digital,ISC)(X-IGT Solutions)" w:date="2026-09-02T12:47:00Z"/>
        </w:rPr>
      </w:pPr>
      <w:ins w:id="1293" w:author="Rohit Agnihotri (Digital,ISC)(X-IGT Solutions)" w:date="2026-09-02T12:47:00Z">
        <w:r>
          <w:rPr>
            <w:b/>
            <w:bCs/>
          </w:rPr>
          <w:t>Disclosure.</w:t>
        </w:r>
        <w:r>
          <w:t xml:space="preserve"> When seeking approval, the Vendor must disclose (at minimum):</w:t>
        </w:r>
        <w:r>
          <w:br/>
          <w:t>a. AI System description (model family/version, training/fine-tuning approach, ownership, country of origin),</w:t>
        </w:r>
        <w:r>
          <w:br/>
          <w:t>b. purposes and scope of use, including where and how outputs will influence service delivery,</w:t>
        </w:r>
        <w:r>
          <w:br/>
          <w:t>c. risk classification (prohibited/high-risk/limited/minimal) and legal obligations triggered,</w:t>
        </w:r>
        <w:r>
          <w:br/>
          <w:t>d. data locations at rest/in transit; sub processors; cloud regions,</w:t>
        </w:r>
        <w:r>
          <w:br/>
          <w:t>e. security controls, logging, human oversight measures, and circuit-breaker design,</w:t>
        </w:r>
        <w:r>
          <w:br/>
          <w:t>f. known limitations, expected error rates, and applicable thresholds,</w:t>
        </w:r>
        <w:r>
          <w:br/>
          <w:t>g. any Base Third-Party Software and applicable license terms.</w:t>
        </w:r>
      </w:ins>
    </w:p>
    <w:p w14:paraId="0BEED4B8" w14:textId="77777777" w:rsidR="005F1BB1" w:rsidRDefault="005F1BB1" w:rsidP="005F1BB1">
      <w:pPr>
        <w:numPr>
          <w:ilvl w:val="0"/>
          <w:numId w:val="35"/>
        </w:numPr>
        <w:spacing w:after="0" w:line="240" w:lineRule="auto"/>
        <w:rPr>
          <w:ins w:id="1294" w:author="Rohit Agnihotri (Digital,ISC)(X-IGT Solutions)" w:date="2026-09-02T12:47:00Z"/>
        </w:rPr>
      </w:pPr>
      <w:ins w:id="1295" w:author="Rohit Agnihotri (Digital,ISC)(X-IGT Solutions)" w:date="2026-09-02T12:47:00Z">
        <w:r>
          <w:rPr>
            <w:b/>
            <w:bCs/>
          </w:rPr>
          <w:t>Conformity of Underlying Model.</w:t>
        </w:r>
        <w:r>
          <w:t xml:space="preserve"> The Vendor must only use an underlying model that is either Explicitly approved in writing by IndiGo. Any change or Substantial Modification requires prior written approval.</w:t>
        </w:r>
      </w:ins>
    </w:p>
    <w:p w14:paraId="64635CAD" w14:textId="77777777" w:rsidR="005F1BB1" w:rsidRDefault="005F1BB1" w:rsidP="005F1BB1">
      <w:pPr>
        <w:numPr>
          <w:ilvl w:val="0"/>
          <w:numId w:val="35"/>
        </w:numPr>
        <w:spacing w:after="0" w:line="240" w:lineRule="auto"/>
        <w:rPr>
          <w:ins w:id="1296" w:author="Rohit Agnihotri (Digital,ISC)(X-IGT Solutions)" w:date="2026-09-02T12:47:00Z"/>
        </w:rPr>
      </w:pPr>
      <w:ins w:id="1297" w:author="Rohit Agnihotri (Digital,ISC)(X-IGT Solutions)" w:date="2026-09-02T12:47:00Z">
        <w:r>
          <w:rPr>
            <w:b/>
            <w:bCs/>
          </w:rPr>
          <w:t>Banned AI Systems.</w:t>
        </w:r>
        <w:r>
          <w:t xml:space="preserve"> The Vendor must not use (and must ensure its Supply Chain does not use):</w:t>
        </w:r>
        <w:r>
          <w:br/>
          <w:t>a. any AI system that is prohibited under applicable law, and</w:t>
        </w:r>
        <w:r>
          <w:br/>
          <w:t>If discovered, the Vendor must immediately stop use, notify IndiGo, and remove the system. Non-compliance is material breach and may trigger termination.</w:t>
        </w:r>
      </w:ins>
    </w:p>
    <w:p w14:paraId="52E73DC6" w14:textId="77777777" w:rsidR="005F1BB1" w:rsidRDefault="005F1BB1" w:rsidP="005F1BB1">
      <w:pPr>
        <w:numPr>
          <w:ilvl w:val="0"/>
          <w:numId w:val="35"/>
        </w:numPr>
        <w:spacing w:after="0" w:line="240" w:lineRule="auto"/>
        <w:rPr>
          <w:ins w:id="1298" w:author="Rohit Agnihotri (Digital,ISC)(X-IGT Solutions)" w:date="2026-09-02T12:47:00Z"/>
        </w:rPr>
      </w:pPr>
      <w:ins w:id="1299" w:author="Rohit Agnihotri (Digital,ISC)(X-IGT Solutions)" w:date="2026-09-02T12:47:00Z">
        <w:r>
          <w:rPr>
            <w:b/>
            <w:bCs/>
          </w:rPr>
          <w:t>Responsibility.</w:t>
        </w:r>
        <w:r>
          <w:t xml:space="preserve"> The Vendor remains fully responsible for performance and compliance regardless of IndiGo approvals or third-party tools/models used.</w:t>
        </w:r>
      </w:ins>
    </w:p>
    <w:p w14:paraId="0C39C879" w14:textId="77777777" w:rsidR="005F1BB1" w:rsidRDefault="005F1BB1" w:rsidP="005F1BB1">
      <w:pPr>
        <w:jc w:val="center"/>
        <w:rPr>
          <w:ins w:id="1300" w:author="Rohit Agnihotri (Digital,ISC)(X-IGT Solutions)" w:date="2026-09-02T12:47:00Z"/>
        </w:rPr>
      </w:pPr>
    </w:p>
    <w:p w14:paraId="1FCC80E2" w14:textId="77777777" w:rsidR="005F1BB1" w:rsidRDefault="005F1BB1" w:rsidP="005F1BB1">
      <w:pPr>
        <w:rPr>
          <w:ins w:id="1301" w:author="Rohit Agnihotri (Digital,ISC)(X-IGT Solutions)" w:date="2026-09-02T12:47:00Z"/>
          <w:b/>
          <w:bCs/>
        </w:rPr>
      </w:pPr>
      <w:ins w:id="1302" w:author="Rohit Agnihotri (Digital,ISC)(X-IGT Solutions)" w:date="2026-09-02T12:47:00Z">
        <w:r>
          <w:rPr>
            <w:b/>
            <w:bCs/>
          </w:rPr>
          <w:t>C. Compliance, Governance &amp; Updates to Law</w:t>
        </w:r>
      </w:ins>
    </w:p>
    <w:p w14:paraId="0379170D" w14:textId="77777777" w:rsidR="005F1BB1" w:rsidRDefault="005F1BB1" w:rsidP="005F1BB1">
      <w:pPr>
        <w:numPr>
          <w:ilvl w:val="0"/>
          <w:numId w:val="36"/>
        </w:numPr>
        <w:spacing w:after="0" w:line="240" w:lineRule="auto"/>
        <w:rPr>
          <w:ins w:id="1303" w:author="Rohit Agnihotri (Digital,ISC)(X-IGT Solutions)" w:date="2026-09-02T12:47:00Z"/>
        </w:rPr>
      </w:pPr>
      <w:ins w:id="1304" w:author="Rohit Agnihotri (Digital,ISC)(X-IGT Solutions)" w:date="2026-09-02T12:47:00Z">
        <w:r>
          <w:rPr>
            <w:b/>
            <w:bCs/>
          </w:rPr>
          <w:t>Compliance.</w:t>
        </w:r>
        <w:r>
          <w:t xml:space="preserve"> The Vendor must comply with all applicable laws and policies relating to AI, data, privacy, IP, security, and discrimination, including (without limitation) EU AI Act. </w:t>
        </w:r>
      </w:ins>
    </w:p>
    <w:p w14:paraId="577602FF" w14:textId="77777777" w:rsidR="005F1BB1" w:rsidRDefault="005F1BB1" w:rsidP="005F1BB1">
      <w:pPr>
        <w:numPr>
          <w:ilvl w:val="0"/>
          <w:numId w:val="36"/>
        </w:numPr>
        <w:spacing w:after="0" w:line="240" w:lineRule="auto"/>
        <w:rPr>
          <w:ins w:id="1305" w:author="Rohit Agnihotri (Digital,ISC)(X-IGT Solutions)" w:date="2026-09-02T12:47:00Z"/>
        </w:rPr>
      </w:pPr>
      <w:ins w:id="1306" w:author="Rohit Agnihotri (Digital,ISC)(X-IGT Solutions)" w:date="2026-09-02T12:47:00Z">
        <w:r>
          <w:rPr>
            <w:b/>
            <w:bCs/>
          </w:rPr>
          <w:lastRenderedPageBreak/>
          <w:t>New Requirements.</w:t>
        </w:r>
        <w:r>
          <w:t xml:space="preserve"> The Vendor must comply with new or changed laws/policies during the term that apply to the Services/AI System.</w:t>
        </w:r>
      </w:ins>
    </w:p>
    <w:p w14:paraId="655DD018" w14:textId="77777777" w:rsidR="005F1BB1" w:rsidRDefault="005F1BB1" w:rsidP="005F1BB1">
      <w:pPr>
        <w:numPr>
          <w:ilvl w:val="0"/>
          <w:numId w:val="36"/>
        </w:numPr>
        <w:spacing w:after="0" w:line="240" w:lineRule="auto"/>
        <w:rPr>
          <w:ins w:id="1307" w:author="Rohit Agnihotri (Digital,ISC)(X-IGT Solutions)" w:date="2026-09-02T12:47:00Z"/>
        </w:rPr>
      </w:pPr>
      <w:ins w:id="1308" w:author="Rohit Agnihotri (Digital,ISC)(X-IGT Solutions)" w:date="2026-09-02T12:47:00Z">
        <w:r>
          <w:rPr>
            <w:b/>
            <w:bCs/>
          </w:rPr>
          <w:t>Assistance.</w:t>
        </w:r>
        <w:r>
          <w:t xml:space="preserve"> The Vendor must provide reasonable assistance and information for IndiGo’s legal, regulatory, and audit obligations (including regulatory notifications where required).</w:t>
        </w:r>
      </w:ins>
    </w:p>
    <w:p w14:paraId="5B05124B" w14:textId="77777777" w:rsidR="005F1BB1" w:rsidRDefault="005F1BB1" w:rsidP="005F1BB1">
      <w:pPr>
        <w:numPr>
          <w:ilvl w:val="0"/>
          <w:numId w:val="36"/>
        </w:numPr>
        <w:spacing w:after="0" w:line="240" w:lineRule="auto"/>
        <w:rPr>
          <w:ins w:id="1309" w:author="Rohit Agnihotri (Digital,ISC)(X-IGT Solutions)" w:date="2026-09-02T12:47:00Z"/>
        </w:rPr>
      </w:pPr>
      <w:ins w:id="1310" w:author="Rohit Agnihotri (Digital,ISC)(X-IGT Solutions)" w:date="2026-09-02T12:47:00Z">
        <w:r>
          <w:rPr>
            <w:b/>
            <w:bCs/>
          </w:rPr>
          <w:t>Risk Category &amp; High-Risk Duties.</w:t>
        </w:r>
        <w:r>
          <w:t xml:space="preserve"> Where the AI System is </w:t>
        </w:r>
        <w:r>
          <w:rPr>
            <w:b/>
            <w:bCs/>
          </w:rPr>
          <w:t>high-risk</w:t>
        </w:r>
        <w:r>
          <w:t>, the Vendor must implement a documented risk management system, maintain technical documentation, enable logging, ensure human oversight, accuracy/robustness/cybersecurity, undertake conformity processes where applicable, and maintain post-market monitoring.</w:t>
        </w:r>
      </w:ins>
    </w:p>
    <w:p w14:paraId="6C9B9E76" w14:textId="77777777" w:rsidR="005F1BB1" w:rsidRDefault="005F1BB1" w:rsidP="005F1BB1">
      <w:pPr>
        <w:jc w:val="center"/>
        <w:rPr>
          <w:ins w:id="1311" w:author="Rohit Agnihotri (Digital,ISC)(X-IGT Solutions)" w:date="2026-09-02T12:47:00Z"/>
        </w:rPr>
      </w:pPr>
    </w:p>
    <w:p w14:paraId="291AFF31" w14:textId="77777777" w:rsidR="005F1BB1" w:rsidRDefault="005F1BB1" w:rsidP="005F1BB1">
      <w:pPr>
        <w:rPr>
          <w:ins w:id="1312" w:author="Rohit Agnihotri (Digital,ISC)(X-IGT Solutions)" w:date="2026-09-02T12:47:00Z"/>
          <w:b/>
          <w:bCs/>
        </w:rPr>
      </w:pPr>
      <w:ins w:id="1313" w:author="Rohit Agnihotri (Digital,ISC)(X-IGT Solutions)" w:date="2026-09-02T12:47:00Z">
        <w:r>
          <w:rPr>
            <w:b/>
            <w:bCs/>
          </w:rPr>
          <w:t>D. Privacy, Security &amp; Data Handling</w:t>
        </w:r>
      </w:ins>
    </w:p>
    <w:p w14:paraId="0BBCCB0D" w14:textId="77777777" w:rsidR="005F1BB1" w:rsidRDefault="005F1BB1" w:rsidP="005F1BB1">
      <w:pPr>
        <w:numPr>
          <w:ilvl w:val="0"/>
          <w:numId w:val="37"/>
        </w:numPr>
        <w:spacing w:after="0" w:line="240" w:lineRule="auto"/>
        <w:rPr>
          <w:ins w:id="1314" w:author="Rohit Agnihotri (Digital,ISC)(X-IGT Solutions)" w:date="2026-09-02T12:47:00Z"/>
        </w:rPr>
      </w:pPr>
      <w:ins w:id="1315" w:author="Rohit Agnihotri (Digital,ISC)(X-IGT Solutions)" w:date="2026-09-02T12:47:00Z">
        <w:r>
          <w:rPr>
            <w:b/>
            <w:bCs/>
          </w:rPr>
          <w:t>Use Limits.</w:t>
        </w:r>
        <w:r>
          <w:t xml:space="preserve"> The Vendor may use IndiGo Data only to perform the Services and must not (without express written approval):</w:t>
        </w:r>
        <w:r>
          <w:br/>
          <w:t>a. mine IndiGo Data for unrelated purposes;</w:t>
        </w:r>
        <w:r>
          <w:br/>
          <w:t>b. ingests IndiGo Data into general or unrelated foundation/LLM models;</w:t>
        </w:r>
        <w:r>
          <w:br/>
          <w:t>c. sell, license, or provide access to IndiGo Data to third parties;</w:t>
        </w:r>
        <w:r>
          <w:br/>
          <w:t>d. transmits, store, or access IndiGo Data outside the approved regions.</w:t>
        </w:r>
      </w:ins>
    </w:p>
    <w:p w14:paraId="64C679CD" w14:textId="77777777" w:rsidR="005F1BB1" w:rsidRDefault="005F1BB1" w:rsidP="005F1BB1">
      <w:pPr>
        <w:numPr>
          <w:ilvl w:val="0"/>
          <w:numId w:val="37"/>
        </w:numPr>
        <w:spacing w:after="0" w:line="240" w:lineRule="auto"/>
        <w:rPr>
          <w:ins w:id="1316" w:author="Rohit Agnihotri (Digital,ISC)(X-IGT Solutions)" w:date="2026-09-02T12:47:00Z"/>
        </w:rPr>
      </w:pPr>
      <w:ins w:id="1317" w:author="Rohit Agnihotri (Digital,ISC)(X-IGT Solutions)" w:date="2026-09-02T12:47:00Z">
        <w:r>
          <w:rPr>
            <w:b/>
            <w:bCs/>
          </w:rPr>
          <w:t>Data Segregation &amp; Residency.</w:t>
        </w:r>
        <w:r>
          <w:t xml:space="preserve"> The Vendor must segregate IndiGo Data logically and (where feasible) physically from other customer data and store data in geographical boundaries of India only. </w:t>
        </w:r>
      </w:ins>
    </w:p>
    <w:p w14:paraId="2D3BA3A3" w14:textId="77777777" w:rsidR="005F1BB1" w:rsidRDefault="005F1BB1" w:rsidP="005F1BB1">
      <w:pPr>
        <w:numPr>
          <w:ilvl w:val="0"/>
          <w:numId w:val="37"/>
        </w:numPr>
        <w:spacing w:after="0" w:line="240" w:lineRule="auto"/>
        <w:rPr>
          <w:ins w:id="1318" w:author="Rohit Agnihotri (Digital,ISC)(X-IGT Solutions)" w:date="2026-09-02T12:47:00Z"/>
        </w:rPr>
      </w:pPr>
      <w:ins w:id="1319" w:author="Rohit Agnihotri (Digital,ISC)(X-IGT Solutions)" w:date="2026-09-02T12:47:00Z">
        <w:r>
          <w:rPr>
            <w:b/>
            <w:bCs/>
          </w:rPr>
          <w:t>Security Controls.</w:t>
        </w:r>
        <w:r>
          <w:t xml:space="preserve"> The Vendor must implement administrative, physical and technical measures defined in the Exhibit A: Technical and Organizational Measures Addendum</w:t>
        </w:r>
      </w:ins>
    </w:p>
    <w:p w14:paraId="640168D9" w14:textId="77777777" w:rsidR="005F1BB1" w:rsidRDefault="005F1BB1" w:rsidP="005F1BB1">
      <w:pPr>
        <w:numPr>
          <w:ilvl w:val="0"/>
          <w:numId w:val="37"/>
        </w:numPr>
        <w:spacing w:after="0" w:line="240" w:lineRule="auto"/>
        <w:rPr>
          <w:ins w:id="1320" w:author="Rohit Agnihotri (Digital,ISC)(X-IGT Solutions)" w:date="2026-09-02T12:47:00Z"/>
        </w:rPr>
      </w:pPr>
      <w:ins w:id="1321" w:author="Rohit Agnihotri (Digital,ISC)(X-IGT Solutions)" w:date="2026-09-02T12:47:00Z">
        <w:r>
          <w:rPr>
            <w:b/>
            <w:bCs/>
          </w:rPr>
          <w:t>Supply Chain Risk.</w:t>
        </w:r>
        <w:r>
          <w:t xml:space="preserve"> IndiGo may conduct due diligence and risk reviews of the Vendor’s Supply Chain and require removal/cessation of any Supply Chain element presenting unacceptable risk.</w:t>
        </w:r>
      </w:ins>
    </w:p>
    <w:p w14:paraId="2520355C" w14:textId="77777777" w:rsidR="005F1BB1" w:rsidRDefault="005F1BB1" w:rsidP="005F1BB1">
      <w:pPr>
        <w:jc w:val="center"/>
        <w:rPr>
          <w:ins w:id="1322" w:author="Rohit Agnihotri (Digital,ISC)(X-IGT Solutions)" w:date="2026-09-02T12:47:00Z"/>
        </w:rPr>
      </w:pPr>
    </w:p>
    <w:p w14:paraId="5FABCCCF" w14:textId="77777777" w:rsidR="005F1BB1" w:rsidRDefault="005F1BB1" w:rsidP="005F1BB1">
      <w:pPr>
        <w:rPr>
          <w:ins w:id="1323" w:author="Rohit Agnihotri (Digital,ISC)(X-IGT Solutions)" w:date="2026-09-02T12:47:00Z"/>
          <w:b/>
          <w:bCs/>
        </w:rPr>
      </w:pPr>
      <w:ins w:id="1324" w:author="Rohit Agnihotri (Digital,ISC)(X-IGT Solutions)" w:date="2026-09-02T12:47:00Z">
        <w:r>
          <w:rPr>
            <w:b/>
            <w:bCs/>
          </w:rPr>
          <w:t xml:space="preserve">E. Quality, Fairness, </w:t>
        </w:r>
        <w:proofErr w:type="spellStart"/>
        <w:r>
          <w:rPr>
            <w:b/>
            <w:bCs/>
          </w:rPr>
          <w:t>Explainability</w:t>
        </w:r>
        <w:proofErr w:type="spellEnd"/>
        <w:r>
          <w:rPr>
            <w:b/>
            <w:bCs/>
          </w:rPr>
          <w:t xml:space="preserve"> &amp; Human Oversight</w:t>
        </w:r>
      </w:ins>
    </w:p>
    <w:p w14:paraId="5CDCF87D" w14:textId="77777777" w:rsidR="005F1BB1" w:rsidRDefault="005F1BB1" w:rsidP="005F1BB1">
      <w:pPr>
        <w:numPr>
          <w:ilvl w:val="0"/>
          <w:numId w:val="38"/>
        </w:numPr>
        <w:spacing w:after="0" w:line="240" w:lineRule="auto"/>
        <w:rPr>
          <w:ins w:id="1325" w:author="Rohit Agnihotri (Digital,ISC)(X-IGT Solutions)" w:date="2026-09-02T12:47:00Z"/>
        </w:rPr>
      </w:pPr>
      <w:ins w:id="1326" w:author="Rohit Agnihotri (Digital,ISC)(X-IGT Solutions)" w:date="2026-09-02T12:47:00Z">
        <w:r>
          <w:rPr>
            <w:b/>
            <w:bCs/>
          </w:rPr>
          <w:t>Assurance.</w:t>
        </w:r>
        <w:r>
          <w:t xml:space="preserve"> The Vendor must perform quality assurance on AI outputs to ensure accuracy, reliability, robustness to noise/adversarial inputs, and safety for the intended use.</w:t>
        </w:r>
      </w:ins>
    </w:p>
    <w:p w14:paraId="2435C4B4" w14:textId="77777777" w:rsidR="005F1BB1" w:rsidRDefault="005F1BB1" w:rsidP="005F1BB1">
      <w:pPr>
        <w:numPr>
          <w:ilvl w:val="0"/>
          <w:numId w:val="38"/>
        </w:numPr>
        <w:spacing w:after="0" w:line="240" w:lineRule="auto"/>
        <w:rPr>
          <w:ins w:id="1327" w:author="Rohit Agnihotri (Digital,ISC)(X-IGT Solutions)" w:date="2026-09-02T12:47:00Z"/>
        </w:rPr>
      </w:pPr>
      <w:ins w:id="1328" w:author="Rohit Agnihotri (Digital,ISC)(X-IGT Solutions)" w:date="2026-09-02T12:47:00Z">
        <w:r>
          <w:rPr>
            <w:b/>
            <w:bCs/>
          </w:rPr>
          <w:t>Fairness &amp; Inclusivity.</w:t>
        </w:r>
        <w:r>
          <w:t xml:space="preserve"> The AI System must not unlawfully discriminate or cause/facilitate discrimination; the Vendor must assess and mitigate bias and support accessibility and inclusivity in line with industry accepted AI Ethics Principles.</w:t>
        </w:r>
      </w:ins>
    </w:p>
    <w:p w14:paraId="3DC7F971" w14:textId="77777777" w:rsidR="005F1BB1" w:rsidRDefault="005F1BB1" w:rsidP="005F1BB1">
      <w:pPr>
        <w:numPr>
          <w:ilvl w:val="0"/>
          <w:numId w:val="38"/>
        </w:numPr>
        <w:spacing w:after="0" w:line="240" w:lineRule="auto"/>
        <w:rPr>
          <w:ins w:id="1329" w:author="Rohit Agnihotri (Digital,ISC)(X-IGT Solutions)" w:date="2026-09-02T12:47:00Z"/>
        </w:rPr>
      </w:pPr>
      <w:proofErr w:type="spellStart"/>
      <w:ins w:id="1330" w:author="Rohit Agnihotri (Digital,ISC)(X-IGT Solutions)" w:date="2026-09-02T12:47:00Z">
        <w:r>
          <w:rPr>
            <w:b/>
            <w:bCs/>
          </w:rPr>
          <w:t>Explainability</w:t>
        </w:r>
        <w:proofErr w:type="spellEnd"/>
        <w:r>
          <w:rPr>
            <w:b/>
            <w:bCs/>
          </w:rPr>
          <w:t xml:space="preserve"> &amp; Transparency.</w:t>
        </w:r>
        <w:r>
          <w:t xml:space="preserve"> The Vendor must design and test for sufficient transparency to enable IndiGo to understand and use the AI System appropriately and to explain outcomes to Affected Persons where required. On request, the Vendor must provide technical and other information sufficient to understand:</w:t>
        </w:r>
        <w:r>
          <w:br/>
          <w:t>a. the logic behind an individual output;</w:t>
        </w:r>
        <w:r>
          <w:br/>
          <w:t>b. features/parameters most influencing the output;</w:t>
        </w:r>
        <w:r>
          <w:br/>
          <w:t>c. error rates/uncertainty; limitations and assumptions;</w:t>
        </w:r>
        <w:r>
          <w:br/>
          <w:t>d. relevant AI Datasets (sources, dates, data quality and representativeness, any Personal Information/Indigenous Data handling), and data governance steps;</w:t>
        </w:r>
        <w:r>
          <w:br/>
          <w:t>e. model elements (architecture, parameters, training methods, known limitations);</w:t>
        </w:r>
        <w:r>
          <w:br/>
          <w:t>f. robustness and safety characteristics; and</w:t>
        </w:r>
        <w:r>
          <w:br/>
          <w:t>g. risk management activities and mitigations.</w:t>
        </w:r>
        <w:r>
          <w:br/>
          <w:t xml:space="preserve">IndiGo may use, copy, and disclose such information: </w:t>
        </w:r>
      </w:ins>
    </w:p>
    <w:p w14:paraId="3BB94BE7" w14:textId="77777777" w:rsidR="005F1BB1" w:rsidRDefault="005F1BB1" w:rsidP="005F1BB1">
      <w:pPr>
        <w:pStyle w:val="ListParagraph"/>
        <w:numPr>
          <w:ilvl w:val="0"/>
          <w:numId w:val="39"/>
        </w:numPr>
        <w:spacing w:after="0" w:line="240" w:lineRule="auto"/>
        <w:rPr>
          <w:ins w:id="1331" w:author="Rohit Agnihotri (Digital,ISC)(X-IGT Solutions)" w:date="2026-09-02T12:47:00Z"/>
        </w:rPr>
      </w:pPr>
      <w:ins w:id="1332" w:author="Rohit Agnihotri (Digital,ISC)(X-IGT Solutions)" w:date="2026-09-02T12:47:00Z">
        <w:r>
          <w:t xml:space="preserve">to inform Affected Persons; </w:t>
        </w:r>
      </w:ins>
    </w:p>
    <w:p w14:paraId="4EA1AD51" w14:textId="77777777" w:rsidR="005F1BB1" w:rsidRDefault="005F1BB1" w:rsidP="005F1BB1">
      <w:pPr>
        <w:pStyle w:val="ListParagraph"/>
        <w:numPr>
          <w:ilvl w:val="0"/>
          <w:numId w:val="39"/>
        </w:numPr>
        <w:spacing w:after="0" w:line="240" w:lineRule="auto"/>
        <w:rPr>
          <w:ins w:id="1333" w:author="Rohit Agnihotri (Digital,ISC)(X-IGT Solutions)" w:date="2026-09-02T12:47:00Z"/>
        </w:rPr>
      </w:pPr>
      <w:ins w:id="1334" w:author="Rohit Agnihotri (Digital,ISC)(X-IGT Solutions)" w:date="2026-09-02T12:47:00Z">
        <w:r>
          <w:t xml:space="preserve">in legal/regulatory proceedings; and </w:t>
        </w:r>
      </w:ins>
    </w:p>
    <w:p w14:paraId="2B82D272" w14:textId="77777777" w:rsidR="005F1BB1" w:rsidRDefault="005F1BB1" w:rsidP="005F1BB1">
      <w:pPr>
        <w:pStyle w:val="ListParagraph"/>
        <w:numPr>
          <w:ilvl w:val="0"/>
          <w:numId w:val="39"/>
        </w:numPr>
        <w:spacing w:after="0" w:line="240" w:lineRule="auto"/>
        <w:rPr>
          <w:ins w:id="1335" w:author="Rohit Agnihotri (Digital,ISC)(X-IGT Solutions)" w:date="2026-09-02T12:47:00Z"/>
        </w:rPr>
      </w:pPr>
      <w:ins w:id="1336" w:author="Rohit Agnihotri (Digital,ISC)(X-IGT Solutions)" w:date="2026-09-02T12:47:00Z">
        <w:r>
          <w:lastRenderedPageBreak/>
          <w:t>for IndiGo purposes related to the Services.</w:t>
        </w:r>
      </w:ins>
    </w:p>
    <w:p w14:paraId="54D026F8" w14:textId="77777777" w:rsidR="005F1BB1" w:rsidRDefault="005F1BB1" w:rsidP="005F1BB1">
      <w:pPr>
        <w:numPr>
          <w:ilvl w:val="0"/>
          <w:numId w:val="38"/>
        </w:numPr>
        <w:spacing w:after="0" w:line="240" w:lineRule="auto"/>
        <w:rPr>
          <w:ins w:id="1337" w:author="Rohit Agnihotri (Digital,ISC)(X-IGT Solutions)" w:date="2026-09-02T12:47:00Z"/>
        </w:rPr>
      </w:pPr>
      <w:ins w:id="1338" w:author="Rohit Agnihotri (Digital,ISC)(X-IGT Solutions)" w:date="2026-09-02T12:47:00Z">
        <w:r>
          <w:rPr>
            <w:b/>
            <w:bCs/>
          </w:rPr>
          <w:t>Human Oversight.</w:t>
        </w:r>
        <w:r>
          <w:t xml:space="preserve"> The AI System must support effective human oversight, including the ability to detect anomalies, correctly interpret outputs, and override/ignore results. The Vendor must provide appropriate human-machine interface tools and guidance to IndiGo personnel.</w:t>
        </w:r>
      </w:ins>
    </w:p>
    <w:p w14:paraId="5073E3D7" w14:textId="77777777" w:rsidR="005F1BB1" w:rsidRDefault="005F1BB1" w:rsidP="005F1BB1">
      <w:pPr>
        <w:numPr>
          <w:ilvl w:val="0"/>
          <w:numId w:val="38"/>
        </w:numPr>
        <w:spacing w:after="0" w:line="240" w:lineRule="auto"/>
        <w:rPr>
          <w:ins w:id="1339" w:author="Rohit Agnihotri (Digital,ISC)(X-IGT Solutions)" w:date="2026-09-02T12:47:00Z"/>
        </w:rPr>
      </w:pPr>
      <w:ins w:id="1340" w:author="Rohit Agnihotri (Digital,ISC)(X-IGT Solutions)" w:date="2026-09-02T12:47:00Z">
        <w:r>
          <w:rPr>
            <w:b/>
            <w:bCs/>
            <w:color w:val="000000" w:themeColor="text1"/>
          </w:rPr>
          <w:t>Fail-Safe Mechanism</w:t>
        </w:r>
        <w:r>
          <w:rPr>
            <w:b/>
            <w:bCs/>
          </w:rPr>
          <w:t>.</w:t>
        </w:r>
        <w:r>
          <w:t xml:space="preserve"> The AI System must allow immediate interruption/suspension upon IndiGo instruction and via a human-accessible control. If immediate stoppage would cause greater irreversible harm than continued operation, the Vendor must contact IndiGo immediately to agree a safe response.</w:t>
        </w:r>
      </w:ins>
    </w:p>
    <w:p w14:paraId="08F89097" w14:textId="77777777" w:rsidR="005F1BB1" w:rsidRDefault="005F1BB1" w:rsidP="005F1BB1">
      <w:pPr>
        <w:jc w:val="center"/>
        <w:rPr>
          <w:ins w:id="1341" w:author="Rohit Agnihotri (Digital,ISC)(X-IGT Solutions)" w:date="2026-09-02T12:47:00Z"/>
        </w:rPr>
      </w:pPr>
    </w:p>
    <w:p w14:paraId="42CFB065" w14:textId="77777777" w:rsidR="005F1BB1" w:rsidRDefault="005F1BB1" w:rsidP="005F1BB1">
      <w:pPr>
        <w:rPr>
          <w:ins w:id="1342" w:author="Rohit Agnihotri (Digital,ISC)(X-IGT Solutions)" w:date="2026-09-02T12:47:00Z"/>
          <w:b/>
          <w:bCs/>
        </w:rPr>
      </w:pPr>
      <w:ins w:id="1343" w:author="Rohit Agnihotri (Digital,ISC)(X-IGT Solutions)" w:date="2026-09-02T12:47:00Z">
        <w:r>
          <w:rPr>
            <w:b/>
            <w:bCs/>
          </w:rPr>
          <w:t>F. Incidents, Monitoring &amp; Corrective Actions</w:t>
        </w:r>
      </w:ins>
    </w:p>
    <w:p w14:paraId="34AEEDBB" w14:textId="77777777" w:rsidR="005F1BB1" w:rsidRDefault="005F1BB1" w:rsidP="005F1BB1">
      <w:pPr>
        <w:numPr>
          <w:ilvl w:val="0"/>
          <w:numId w:val="40"/>
        </w:numPr>
        <w:spacing w:after="0" w:line="240" w:lineRule="auto"/>
        <w:rPr>
          <w:ins w:id="1344" w:author="Rohit Agnihotri (Digital,ISC)(X-IGT Solutions)" w:date="2026-09-02T12:47:00Z"/>
        </w:rPr>
      </w:pPr>
      <w:ins w:id="1345" w:author="Rohit Agnihotri (Digital,ISC)(X-IGT Solutions)" w:date="2026-09-02T12:47:00Z">
        <w:r>
          <w:rPr>
            <w:b/>
            <w:bCs/>
          </w:rPr>
          <w:t>Incident Notification.</w:t>
        </w:r>
        <w:r>
          <w:t xml:space="preserve"> The Vendor must </w:t>
        </w:r>
        <w:r>
          <w:rPr>
            <w:b/>
            <w:bCs/>
          </w:rPr>
          <w:t>immediately</w:t>
        </w:r>
        <w:r>
          <w:t xml:space="preserve"> notify IndiGo (and within 24 hours at the latest) and follow IndiGo directions if:</w:t>
        </w:r>
        <w:r>
          <w:br/>
          <w:t xml:space="preserve">a. an </w:t>
        </w:r>
        <w:r>
          <w:rPr>
            <w:b/>
            <w:bCs/>
          </w:rPr>
          <w:t>AI Incident</w:t>
        </w:r>
        <w:r>
          <w:t xml:space="preserve"> occurs or an </w:t>
        </w:r>
        <w:r>
          <w:rPr>
            <w:b/>
            <w:bCs/>
          </w:rPr>
          <w:t>AI Hazard</w:t>
        </w:r>
        <w:r>
          <w:t xml:space="preserve"> exists;</w:t>
        </w:r>
        <w:r>
          <w:br/>
          <w:t>b. outputs are incorrect, harmful, biased, or outside agreed performance thresholds;</w:t>
        </w:r>
        <w:r>
          <w:br/>
          <w:t>c. the AI System behaves in an unintended or non-compliant way; or</w:t>
        </w:r>
        <w:r>
          <w:br/>
          <w:t>d. any security or data breach occurs.</w:t>
        </w:r>
        <w:r>
          <w:br/>
          <w:t>Where required by law, the Vendor must notify competent authorities and provide IndiGo copies of such notices.</w:t>
        </w:r>
      </w:ins>
    </w:p>
    <w:p w14:paraId="35E2ED03" w14:textId="77777777" w:rsidR="005F1BB1" w:rsidRDefault="005F1BB1" w:rsidP="005F1BB1">
      <w:pPr>
        <w:numPr>
          <w:ilvl w:val="0"/>
          <w:numId w:val="40"/>
        </w:numPr>
        <w:spacing w:after="0" w:line="240" w:lineRule="auto"/>
        <w:rPr>
          <w:ins w:id="1346" w:author="Rohit Agnihotri (Digital,ISC)(X-IGT Solutions)" w:date="2026-09-02T12:47:00Z"/>
        </w:rPr>
      </w:pPr>
      <w:ins w:id="1347" w:author="Rohit Agnihotri (Digital,ISC)(X-IGT Solutions)" w:date="2026-09-02T12:47:00Z">
        <w:r>
          <w:rPr>
            <w:b/>
            <w:bCs/>
          </w:rPr>
          <w:t>Corrective Action.</w:t>
        </w:r>
        <w:r>
          <w:t xml:space="preserve"> Upon an Incident, the Vendor must promptly mitigate, correct, and (if required) suspend the AI System; if issues persist or materially impact risk, the Vendor must propose and implement an agreed remediation plan and repeat testing/validation.</w:t>
        </w:r>
      </w:ins>
    </w:p>
    <w:p w14:paraId="5DAB49E7" w14:textId="77777777" w:rsidR="005F1BB1" w:rsidRDefault="005F1BB1" w:rsidP="005F1BB1">
      <w:pPr>
        <w:jc w:val="center"/>
        <w:rPr>
          <w:ins w:id="1348" w:author="Rohit Agnihotri (Digital,ISC)(X-IGT Solutions)" w:date="2026-09-02T12:47:00Z"/>
        </w:rPr>
      </w:pPr>
    </w:p>
    <w:p w14:paraId="0F3F1D81" w14:textId="77777777" w:rsidR="005F1BB1" w:rsidRDefault="005F1BB1" w:rsidP="005F1BB1">
      <w:pPr>
        <w:rPr>
          <w:ins w:id="1349" w:author="Rohit Agnihotri (Digital,ISC)(X-IGT Solutions)" w:date="2026-09-02T12:47:00Z"/>
          <w:b/>
          <w:bCs/>
        </w:rPr>
      </w:pPr>
      <w:ins w:id="1350" w:author="Rohit Agnihotri (Digital,ISC)(X-IGT Solutions)" w:date="2026-09-02T12:47:00Z">
        <w:r>
          <w:rPr>
            <w:b/>
            <w:bCs/>
          </w:rPr>
          <w:t>G. Training Data, Testing, Validation &amp; Acceptance</w:t>
        </w:r>
      </w:ins>
    </w:p>
    <w:p w14:paraId="035B97A3" w14:textId="77777777" w:rsidR="005F1BB1" w:rsidRDefault="005F1BB1" w:rsidP="005F1BB1">
      <w:pPr>
        <w:numPr>
          <w:ilvl w:val="0"/>
          <w:numId w:val="41"/>
        </w:numPr>
        <w:spacing w:after="0" w:line="240" w:lineRule="auto"/>
        <w:rPr>
          <w:ins w:id="1351" w:author="Rohit Agnihotri (Digital,ISC)(X-IGT Solutions)" w:date="2026-09-02T12:47:00Z"/>
        </w:rPr>
      </w:pPr>
      <w:ins w:id="1352" w:author="Rohit Agnihotri (Digital,ISC)(X-IGT Solutions)" w:date="2026-09-02T12:47:00Z">
        <w:r>
          <w:rPr>
            <w:b/>
            <w:bCs/>
          </w:rPr>
          <w:t>Training Data Provision.</w:t>
        </w:r>
        <w:r>
          <w:br/>
          <w:t xml:space="preserve">a. </w:t>
        </w:r>
        <w:r>
          <w:rPr>
            <w:b/>
            <w:bCs/>
          </w:rPr>
          <w:t>IndiGo-provided Training Data</w:t>
        </w:r>
        <w:r>
          <w:t>: The Vendor must use it only for the Services; apply agreed data governance; and not combine with other customers’ data unless expressly approved.</w:t>
        </w:r>
        <w:r>
          <w:br/>
          <w:t xml:space="preserve">b. </w:t>
        </w:r>
        <w:r>
          <w:rPr>
            <w:b/>
            <w:bCs/>
          </w:rPr>
          <w:t>Vendor-provided Training Data</w:t>
        </w:r>
        <w:r>
          <w:t xml:space="preserve">: The Vendor must identify sources; ensure no third-party rights are infringed; identify and mitigate uncontrolled bias. </w:t>
        </w:r>
      </w:ins>
    </w:p>
    <w:p w14:paraId="6BD4FD69" w14:textId="77777777" w:rsidR="005F1BB1" w:rsidRDefault="005F1BB1" w:rsidP="005F1BB1">
      <w:pPr>
        <w:numPr>
          <w:ilvl w:val="0"/>
          <w:numId w:val="41"/>
        </w:numPr>
        <w:spacing w:after="0" w:line="240" w:lineRule="auto"/>
        <w:rPr>
          <w:ins w:id="1353" w:author="Rohit Agnihotri (Digital,ISC)(X-IGT Solutions)" w:date="2026-09-02T12:47:00Z"/>
        </w:rPr>
      </w:pPr>
      <w:ins w:id="1354" w:author="Rohit Agnihotri (Digital,ISC)(X-IGT Solutions)" w:date="2026-09-02T12:47:00Z">
        <w:r>
          <w:rPr>
            <w:b/>
            <w:bCs/>
          </w:rPr>
          <w:t>Acceptance (Outputs/Deliverables).</w:t>
        </w:r>
        <w:r>
          <w:t xml:space="preserve"> Where the Services include deliverables or material AI-generated outputs subject to acceptance:</w:t>
        </w:r>
        <w:r>
          <w:br/>
          <w:t>a. IndiGo may carry out Acceptance Testing against the Acceptance Criteria in the;</w:t>
        </w:r>
        <w:r>
          <w:br/>
          <w:t>b. the Vendor must provide detailed test artefacts and data (methodology, inputs, expected outputs, assumptions, limitations);</w:t>
        </w:r>
        <w:r>
          <w:br/>
          <w:t>c. failures must be rectified and re-tested promptly; repeated failures or inability to meet Acceptance Criteria constitute a default permitting termination under the Contract</w:t>
        </w:r>
      </w:ins>
    </w:p>
    <w:p w14:paraId="650AA3FF" w14:textId="77777777" w:rsidR="005F1BB1" w:rsidRDefault="005F1BB1" w:rsidP="005F1BB1">
      <w:pPr>
        <w:numPr>
          <w:ilvl w:val="0"/>
          <w:numId w:val="41"/>
        </w:numPr>
        <w:spacing w:after="0" w:line="240" w:lineRule="auto"/>
        <w:rPr>
          <w:ins w:id="1355" w:author="Rohit Agnihotri (Digital,ISC)(X-IGT Solutions)" w:date="2026-09-02T12:47:00Z"/>
        </w:rPr>
      </w:pPr>
      <w:ins w:id="1356" w:author="Rohit Agnihotri (Digital,ISC)(X-IGT Solutions)" w:date="2026-09-02T12:47:00Z">
        <w:r>
          <w:rPr>
            <w:b/>
            <w:bCs/>
          </w:rPr>
          <w:t>User Guidance.</w:t>
        </w:r>
        <w:r>
          <w:t xml:space="preserve"> The Vendor must provide a </w:t>
        </w:r>
        <w:r>
          <w:rPr>
            <w:b/>
            <w:bCs/>
          </w:rPr>
          <w:t>User Manual</w:t>
        </w:r>
        <w:r>
          <w:t xml:space="preserve"> (if IndiGo interacts with the AI System) covering: capabilities/limitations, </w:t>
        </w:r>
        <w:proofErr w:type="spellStart"/>
        <w:r>
          <w:t>explainability</w:t>
        </w:r>
        <w:proofErr w:type="spellEnd"/>
        <w:r>
          <w:t xml:space="preserve"> level, required data preparations, human oversight measures, expected lifetime and maintenance, logging mechanisms, and known risks/foreseeable misuse. The Vendor must update the manual with each substantial change.</w:t>
        </w:r>
      </w:ins>
    </w:p>
    <w:p w14:paraId="64425B68" w14:textId="77777777" w:rsidR="005F1BB1" w:rsidRDefault="005F1BB1" w:rsidP="005F1BB1">
      <w:pPr>
        <w:jc w:val="center"/>
        <w:rPr>
          <w:ins w:id="1357" w:author="Rohit Agnihotri (Digital,ISC)(X-IGT Solutions)" w:date="2026-09-02T12:47:00Z"/>
        </w:rPr>
      </w:pPr>
    </w:p>
    <w:p w14:paraId="60B98297" w14:textId="77777777" w:rsidR="005F1BB1" w:rsidRDefault="005F1BB1" w:rsidP="005F1BB1">
      <w:pPr>
        <w:rPr>
          <w:ins w:id="1358" w:author="Rohit Agnihotri (Digital,ISC)(X-IGT Solutions)" w:date="2026-09-02T12:47:00Z"/>
          <w:b/>
          <w:bCs/>
        </w:rPr>
      </w:pPr>
      <w:ins w:id="1359" w:author="Rohit Agnihotri (Digital,ISC)(X-IGT Solutions)" w:date="2026-09-02T12:47:00Z">
        <w:r>
          <w:rPr>
            <w:b/>
            <w:bCs/>
          </w:rPr>
          <w:t>H. Change Control, Versions &amp; Roll-Back</w:t>
        </w:r>
      </w:ins>
    </w:p>
    <w:p w14:paraId="47D3C494" w14:textId="77777777" w:rsidR="005F1BB1" w:rsidRDefault="005F1BB1" w:rsidP="005F1BB1">
      <w:pPr>
        <w:numPr>
          <w:ilvl w:val="0"/>
          <w:numId w:val="42"/>
        </w:numPr>
        <w:spacing w:after="0" w:line="240" w:lineRule="auto"/>
        <w:rPr>
          <w:ins w:id="1360" w:author="Rohit Agnihotri (Digital,ISC)(X-IGT Solutions)" w:date="2026-09-02T12:47:00Z"/>
        </w:rPr>
      </w:pPr>
      <w:ins w:id="1361" w:author="Rohit Agnihotri (Digital,ISC)(X-IGT Solutions)" w:date="2026-09-02T12:47:00Z">
        <w:r>
          <w:rPr>
            <w:b/>
            <w:bCs/>
          </w:rPr>
          <w:lastRenderedPageBreak/>
          <w:t>Change Control.</w:t>
        </w:r>
        <w:r>
          <w:t xml:space="preserve"> The Vendor must not make a Substantial Modification or deploy updates that change functionality, risk classification, data locations, or material performance without IndiGo’s prior written approval.</w:t>
        </w:r>
      </w:ins>
    </w:p>
    <w:p w14:paraId="222946EC" w14:textId="77777777" w:rsidR="005F1BB1" w:rsidRDefault="005F1BB1" w:rsidP="005F1BB1">
      <w:pPr>
        <w:numPr>
          <w:ilvl w:val="0"/>
          <w:numId w:val="42"/>
        </w:numPr>
        <w:spacing w:after="0" w:line="240" w:lineRule="auto"/>
        <w:rPr>
          <w:ins w:id="1362" w:author="Rohit Agnihotri (Digital,ISC)(X-IGT Solutions)" w:date="2026-09-02T12:47:00Z"/>
        </w:rPr>
      </w:pPr>
      <w:ins w:id="1363" w:author="Rohit Agnihotri (Digital,ISC)(X-IGT Solutions)" w:date="2026-09-02T12:47:00Z">
        <w:r>
          <w:rPr>
            <w:b/>
            <w:bCs/>
          </w:rPr>
          <w:t>Versioning &amp; Roll-Back.</w:t>
        </w:r>
        <w:r>
          <w:t xml:space="preserve"> The Vendor must maintain the previous two iterations for a period of one year keep a log of key differences, and roll back to a prior version immediately upon IndiGo request if an update degrades performance or increases risk.</w:t>
        </w:r>
      </w:ins>
    </w:p>
    <w:p w14:paraId="24928774" w14:textId="77777777" w:rsidR="005F1BB1" w:rsidRDefault="005F1BB1" w:rsidP="005F1BB1">
      <w:pPr>
        <w:jc w:val="center"/>
        <w:rPr>
          <w:ins w:id="1364" w:author="Rohit Agnihotri (Digital,ISC)(X-IGT Solutions)" w:date="2026-09-02T12:47:00Z"/>
        </w:rPr>
      </w:pPr>
    </w:p>
    <w:p w14:paraId="24633E11" w14:textId="77777777" w:rsidR="005F1BB1" w:rsidRDefault="005F1BB1" w:rsidP="005F1BB1">
      <w:pPr>
        <w:rPr>
          <w:ins w:id="1365" w:author="Rohit Agnihotri (Digital,ISC)(X-IGT Solutions)" w:date="2026-09-02T12:47:00Z"/>
          <w:b/>
          <w:bCs/>
        </w:rPr>
      </w:pPr>
      <w:ins w:id="1366" w:author="Rohit Agnihotri (Digital,ISC)(X-IGT Solutions)" w:date="2026-09-02T12:47:00Z">
        <w:r>
          <w:rPr>
            <w:b/>
            <w:bCs/>
          </w:rPr>
          <w:t>I. Reporting, Records, Logging &amp; Audit</w:t>
        </w:r>
      </w:ins>
    </w:p>
    <w:p w14:paraId="0E50CC40" w14:textId="77777777" w:rsidR="005F1BB1" w:rsidRDefault="005F1BB1" w:rsidP="005F1BB1">
      <w:pPr>
        <w:numPr>
          <w:ilvl w:val="0"/>
          <w:numId w:val="43"/>
        </w:numPr>
        <w:spacing w:after="0" w:line="240" w:lineRule="auto"/>
        <w:rPr>
          <w:ins w:id="1367" w:author="Rohit Agnihotri (Digital,ISC)(X-IGT Solutions)" w:date="2026-09-02T12:47:00Z"/>
        </w:rPr>
      </w:pPr>
      <w:ins w:id="1368" w:author="Rohit Agnihotri (Digital,ISC)(X-IGT Solutions)" w:date="2026-09-02T12:47:00Z">
        <w:r>
          <w:rPr>
            <w:b/>
            <w:bCs/>
          </w:rPr>
          <w:t>Regular Reports.</w:t>
        </w:r>
        <w:r>
          <w:t xml:space="preserve"> Vendor must provide reports periodically which should cover:</w:t>
        </w:r>
        <w:r>
          <w:br/>
        </w:r>
      </w:ins>
    </w:p>
    <w:p w14:paraId="4CB85DF5" w14:textId="77777777" w:rsidR="005F1BB1" w:rsidRDefault="005F1BB1" w:rsidP="005F1BB1">
      <w:pPr>
        <w:numPr>
          <w:ilvl w:val="0"/>
          <w:numId w:val="44"/>
        </w:numPr>
        <w:spacing w:after="0" w:line="240" w:lineRule="auto"/>
        <w:rPr>
          <w:ins w:id="1369" w:author="Rohit Agnihotri (Digital,ISC)(X-IGT Solutions)" w:date="2026-09-02T12:47:00Z"/>
        </w:rPr>
      </w:pPr>
      <w:ins w:id="1370" w:author="Rohit Agnihotri (Digital,ISC)(X-IGT Solutions)" w:date="2026-09-02T12:47:00Z">
        <w:r>
          <w:t>Performance/accuracy KPIs with thresholds and trend analysis</w:t>
        </w:r>
      </w:ins>
    </w:p>
    <w:p w14:paraId="57F96E5F" w14:textId="77777777" w:rsidR="005F1BB1" w:rsidRDefault="005F1BB1" w:rsidP="005F1BB1">
      <w:pPr>
        <w:numPr>
          <w:ilvl w:val="0"/>
          <w:numId w:val="44"/>
        </w:numPr>
        <w:spacing w:after="0" w:line="240" w:lineRule="auto"/>
        <w:rPr>
          <w:ins w:id="1371" w:author="Rohit Agnihotri (Digital,ISC)(X-IGT Solutions)" w:date="2026-09-02T12:47:00Z"/>
        </w:rPr>
      </w:pPr>
      <w:ins w:id="1372" w:author="Rohit Agnihotri (Digital,ISC)(X-IGT Solutions)" w:date="2026-09-02T12:47:00Z">
        <w:r>
          <w:t>Drift/hallucination metrics and mitigations</w:t>
        </w:r>
      </w:ins>
    </w:p>
    <w:p w14:paraId="170C21B5" w14:textId="77777777" w:rsidR="005F1BB1" w:rsidRDefault="005F1BB1" w:rsidP="005F1BB1">
      <w:pPr>
        <w:numPr>
          <w:ilvl w:val="0"/>
          <w:numId w:val="44"/>
        </w:numPr>
        <w:spacing w:after="0" w:line="240" w:lineRule="auto"/>
        <w:rPr>
          <w:ins w:id="1373" w:author="Rohit Agnihotri (Digital,ISC)(X-IGT Solutions)" w:date="2026-09-02T12:47:00Z"/>
        </w:rPr>
      </w:pPr>
      <w:ins w:id="1374" w:author="Rohit Agnihotri (Digital,ISC)(X-IGT Solutions)" w:date="2026-09-02T12:47:00Z">
        <w:r>
          <w:t>Bias/disparate-impact testing results, actions taken</w:t>
        </w:r>
      </w:ins>
    </w:p>
    <w:p w14:paraId="4775E582" w14:textId="77777777" w:rsidR="005F1BB1" w:rsidRDefault="005F1BB1" w:rsidP="005F1BB1">
      <w:pPr>
        <w:numPr>
          <w:ilvl w:val="0"/>
          <w:numId w:val="44"/>
        </w:numPr>
        <w:spacing w:after="0" w:line="240" w:lineRule="auto"/>
        <w:rPr>
          <w:ins w:id="1375" w:author="Rohit Agnihotri (Digital,ISC)(X-IGT Solutions)" w:date="2026-09-02T12:47:00Z"/>
        </w:rPr>
      </w:pPr>
      <w:ins w:id="1376" w:author="Rohit Agnihotri (Digital,ISC)(X-IGT Solutions)" w:date="2026-09-02T12:47:00Z">
        <w:r>
          <w:t>Security report (vuln mgmt., pen test summary, incidents)</w:t>
        </w:r>
      </w:ins>
    </w:p>
    <w:p w14:paraId="10F29461" w14:textId="77777777" w:rsidR="005F1BB1" w:rsidRDefault="005F1BB1" w:rsidP="005F1BB1">
      <w:pPr>
        <w:numPr>
          <w:ilvl w:val="0"/>
          <w:numId w:val="44"/>
        </w:numPr>
        <w:spacing w:after="0" w:line="240" w:lineRule="auto"/>
        <w:rPr>
          <w:ins w:id="1377" w:author="Rohit Agnihotri (Digital,ISC)(X-IGT Solutions)" w:date="2026-09-02T12:47:00Z"/>
        </w:rPr>
      </w:pPr>
      <w:ins w:id="1378" w:author="Rohit Agnihotri (Digital,ISC)(X-IGT Solutions)" w:date="2026-09-02T12:47:00Z">
        <w:r>
          <w:t>Incident log (AI and data/privacy) and corrective actions</w:t>
        </w:r>
      </w:ins>
    </w:p>
    <w:p w14:paraId="45331325" w14:textId="77777777" w:rsidR="005F1BB1" w:rsidRDefault="005F1BB1" w:rsidP="005F1BB1">
      <w:pPr>
        <w:numPr>
          <w:ilvl w:val="0"/>
          <w:numId w:val="44"/>
        </w:numPr>
        <w:spacing w:after="0" w:line="240" w:lineRule="auto"/>
        <w:rPr>
          <w:ins w:id="1379" w:author="Rohit Agnihotri (Digital,ISC)(X-IGT Solutions)" w:date="2026-09-02T12:47:00Z"/>
        </w:rPr>
      </w:pPr>
      <w:ins w:id="1380" w:author="Rohit Agnihotri (Digital,ISC)(X-IGT Solutions)" w:date="2026-09-02T12:47:00Z">
        <w:r>
          <w:t>Training/testing summaries and model change log</w:t>
        </w:r>
      </w:ins>
    </w:p>
    <w:p w14:paraId="53725E56" w14:textId="77777777" w:rsidR="005F1BB1" w:rsidRDefault="005F1BB1" w:rsidP="005F1BB1">
      <w:pPr>
        <w:numPr>
          <w:ilvl w:val="0"/>
          <w:numId w:val="44"/>
        </w:numPr>
        <w:spacing w:after="0" w:line="240" w:lineRule="auto"/>
        <w:rPr>
          <w:ins w:id="1381" w:author="Rohit Agnihotri (Digital,ISC)(X-IGT Solutions)" w:date="2026-09-02T12:47:00Z"/>
        </w:rPr>
      </w:pPr>
      <w:ins w:id="1382" w:author="Rohit Agnihotri (Digital,ISC)(X-IGT Solutions)" w:date="2026-09-02T12:47:00Z">
        <w:r>
          <w:t>Supply Chain changes and risk review outcomes</w:t>
        </w:r>
      </w:ins>
    </w:p>
    <w:p w14:paraId="6599F8A9" w14:textId="77777777" w:rsidR="005F1BB1" w:rsidRDefault="005F1BB1" w:rsidP="005F1BB1">
      <w:pPr>
        <w:ind w:left="720"/>
        <w:rPr>
          <w:ins w:id="1383" w:author="Rohit Agnihotri (Digital,ISC)(X-IGT Solutions)" w:date="2026-09-02T12:47:00Z"/>
        </w:rPr>
      </w:pPr>
    </w:p>
    <w:p w14:paraId="5EE5490E" w14:textId="77777777" w:rsidR="005F1BB1" w:rsidRDefault="005F1BB1" w:rsidP="005F1BB1">
      <w:pPr>
        <w:numPr>
          <w:ilvl w:val="0"/>
          <w:numId w:val="43"/>
        </w:numPr>
        <w:spacing w:after="0" w:line="240" w:lineRule="auto"/>
        <w:rPr>
          <w:ins w:id="1384" w:author="Rohit Agnihotri (Digital,ISC)(X-IGT Solutions)" w:date="2026-09-02T12:47:00Z"/>
        </w:rPr>
      </w:pPr>
      <w:ins w:id="1385" w:author="Rohit Agnihotri (Digital,ISC)(X-IGT Solutions)" w:date="2026-09-02T12:47:00Z">
        <w:r>
          <w:rPr>
            <w:b/>
            <w:bCs/>
          </w:rPr>
          <w:t>On-Demand Information.</w:t>
        </w:r>
        <w:r>
          <w:t xml:space="preserve"> Within </w:t>
        </w:r>
        <w:r>
          <w:rPr>
            <w:b/>
            <w:bCs/>
          </w:rPr>
          <w:t>10 Business Days</w:t>
        </w:r>
        <w:r>
          <w:t xml:space="preserve"> the Vendor must provide any AI-related reports/information in the format IndiGo requests. The Vendor must provide evidence supporting the accuracy of reports upon request.</w:t>
        </w:r>
      </w:ins>
    </w:p>
    <w:p w14:paraId="1D3079E0" w14:textId="77777777" w:rsidR="005F1BB1" w:rsidRDefault="005F1BB1" w:rsidP="005F1BB1">
      <w:pPr>
        <w:numPr>
          <w:ilvl w:val="0"/>
          <w:numId w:val="43"/>
        </w:numPr>
        <w:spacing w:after="0" w:line="240" w:lineRule="auto"/>
        <w:rPr>
          <w:ins w:id="1386" w:author="Rohit Agnihotri (Digital,ISC)(X-IGT Solutions)" w:date="2026-09-02T12:47:00Z"/>
        </w:rPr>
      </w:pPr>
      <w:ins w:id="1387" w:author="Rohit Agnihotri (Digital,ISC)(X-IGT Solutions)" w:date="2026-09-02T12:47:00Z">
        <w:r>
          <w:rPr>
            <w:b/>
            <w:bCs/>
          </w:rPr>
          <w:t>Logging.</w:t>
        </w:r>
        <w:r>
          <w:t xml:space="preserve"> The AI System must automatically log events, inputs (as appropriate), outputs, and key runtime context to ensure traceability across the lifecycle and to identify situations risking health, safety, rights, or Substantial Modification. Logging must align with Industry best practice such as ISO</w:t>
        </w:r>
        <w:r>
          <w:rPr>
            <w:b/>
            <w:bCs/>
          </w:rPr>
          <w:t>/IEC 42001:2023</w:t>
        </w:r>
        <w:r>
          <w:t>. Logs must be retained for at least a year.</w:t>
        </w:r>
      </w:ins>
    </w:p>
    <w:p w14:paraId="67C04D68" w14:textId="77777777" w:rsidR="005F1BB1" w:rsidRDefault="005F1BB1" w:rsidP="005F1BB1">
      <w:pPr>
        <w:numPr>
          <w:ilvl w:val="0"/>
          <w:numId w:val="43"/>
        </w:numPr>
        <w:spacing w:after="0" w:line="240" w:lineRule="auto"/>
        <w:rPr>
          <w:ins w:id="1388" w:author="Rohit Agnihotri (Digital,ISC)(X-IGT Solutions)" w:date="2026-09-02T12:47:00Z"/>
        </w:rPr>
      </w:pPr>
      <w:ins w:id="1389" w:author="Rohit Agnihotri (Digital,ISC)(X-IGT Solutions)" w:date="2026-09-02T12:47:00Z">
        <w:r>
          <w:rPr>
            <w:b/>
            <w:bCs/>
          </w:rPr>
          <w:t>Audit.</w:t>
        </w:r>
        <w:r>
          <w:t xml:space="preserve"> IndiGo may audit compliance once per calendar year and after any Substantial Modification, including access to locations, staff for interview, systems, logs, test artefacts, risk registers, and documentation. If non-compliance is found, Vendor must remediate within the timeframe set by IndiGo. IndiGo may publish audit conclusions. Vendor bears its own costs; if the audit reveals material breach, IndiGo need not reimburse any Vendor costs.</w:t>
        </w:r>
      </w:ins>
    </w:p>
    <w:p w14:paraId="5766701D" w14:textId="77777777" w:rsidR="005F1BB1" w:rsidRDefault="005F1BB1" w:rsidP="005F1BB1">
      <w:pPr>
        <w:jc w:val="center"/>
        <w:rPr>
          <w:ins w:id="1390" w:author="Rohit Agnihotri (Digital,ISC)(X-IGT Solutions)" w:date="2026-09-02T12:47:00Z"/>
        </w:rPr>
      </w:pPr>
    </w:p>
    <w:p w14:paraId="0FE7E081" w14:textId="77777777" w:rsidR="005F1BB1" w:rsidRDefault="005F1BB1" w:rsidP="005F1BB1">
      <w:pPr>
        <w:rPr>
          <w:ins w:id="1391" w:author="Rohit Agnihotri (Digital,ISC)(X-IGT Solutions)" w:date="2026-09-02T12:47:00Z"/>
          <w:b/>
          <w:bCs/>
        </w:rPr>
      </w:pPr>
      <w:ins w:id="1392" w:author="Rohit Agnihotri (Digital,ISC)(X-IGT Solutions)" w:date="2026-09-02T12:47:00Z">
        <w:r>
          <w:rPr>
            <w:b/>
            <w:bCs/>
          </w:rPr>
          <w:t>J. Intellectual Property &amp; Third-Party Software</w:t>
        </w:r>
      </w:ins>
    </w:p>
    <w:p w14:paraId="4D9C71C8" w14:textId="77777777" w:rsidR="005F1BB1" w:rsidRDefault="005F1BB1" w:rsidP="005F1BB1">
      <w:pPr>
        <w:numPr>
          <w:ilvl w:val="0"/>
          <w:numId w:val="45"/>
        </w:numPr>
        <w:spacing w:after="0" w:line="240" w:lineRule="auto"/>
        <w:rPr>
          <w:ins w:id="1393" w:author="Rohit Agnihotri (Digital,ISC)(X-IGT Solutions)" w:date="2026-09-02T12:47:00Z"/>
        </w:rPr>
      </w:pPr>
      <w:ins w:id="1394" w:author="Rohit Agnihotri (Digital,ISC)(X-IGT Solutions)" w:date="2026-09-02T12:47:00Z">
        <w:r>
          <w:rPr>
            <w:b/>
            <w:bCs/>
          </w:rPr>
          <w:t>IndiGo Data &amp; Outputs.</w:t>
        </w:r>
        <w:r>
          <w:t xml:space="preserve"> All rights in IndiGo Data remain with IndiGo. </w:t>
        </w:r>
      </w:ins>
    </w:p>
    <w:p w14:paraId="05C5D2FC" w14:textId="77777777" w:rsidR="005F1BB1" w:rsidRDefault="005F1BB1" w:rsidP="005F1BB1">
      <w:pPr>
        <w:numPr>
          <w:ilvl w:val="0"/>
          <w:numId w:val="45"/>
        </w:numPr>
        <w:spacing w:after="0" w:line="240" w:lineRule="auto"/>
        <w:rPr>
          <w:ins w:id="1395" w:author="Rohit Agnihotri (Digital,ISC)(X-IGT Solutions)" w:date="2026-09-02T12:47:00Z"/>
        </w:rPr>
      </w:pPr>
      <w:ins w:id="1396" w:author="Rohit Agnihotri (Digital,ISC)(X-IGT Solutions)" w:date="2026-09-02T12:47:00Z">
        <w:r>
          <w:rPr>
            <w:b/>
            <w:bCs/>
          </w:rPr>
          <w:t>IP Warranty.</w:t>
        </w:r>
        <w:r>
          <w:t xml:space="preserve"> The Vendor warrants the Services, outputs, and Contract Material do not infringe IP or Moral Rights of any person and will indemnify IndiGo for third-party claims arising from infringement.</w:t>
        </w:r>
      </w:ins>
    </w:p>
    <w:p w14:paraId="113BD269" w14:textId="77777777" w:rsidR="005F1BB1" w:rsidRDefault="005F1BB1" w:rsidP="005F1BB1">
      <w:pPr>
        <w:numPr>
          <w:ilvl w:val="0"/>
          <w:numId w:val="45"/>
        </w:numPr>
        <w:spacing w:after="0" w:line="240" w:lineRule="auto"/>
        <w:rPr>
          <w:ins w:id="1397" w:author="Rohit Agnihotri (Digital,ISC)(X-IGT Solutions)" w:date="2026-09-02T12:47:00Z"/>
        </w:rPr>
      </w:pPr>
      <w:ins w:id="1398" w:author="Rohit Agnihotri (Digital,ISC)(X-IGT Solutions)" w:date="2026-09-02T12:47:00Z">
        <w:r>
          <w:rPr>
            <w:b/>
            <w:bCs/>
          </w:rPr>
          <w:t>Open Source &amp; SBOM.</w:t>
        </w:r>
        <w:r>
          <w:t xml:space="preserve"> If Open Source Software is used, the Vendor must disclose components and licenses and provide a current </w:t>
        </w:r>
        <w:r>
          <w:rPr>
            <w:b/>
            <w:bCs/>
          </w:rPr>
          <w:t>software bill of materials (SBOM)</w:t>
        </w:r>
        <w:r>
          <w:t xml:space="preserve"> on request.</w:t>
        </w:r>
      </w:ins>
    </w:p>
    <w:p w14:paraId="3F03B6D9" w14:textId="77777777" w:rsidR="005F1BB1" w:rsidRDefault="005F1BB1" w:rsidP="005F1BB1">
      <w:pPr>
        <w:jc w:val="center"/>
        <w:rPr>
          <w:ins w:id="1399" w:author="Rohit Agnihotri (Digital,ISC)(X-IGT Solutions)" w:date="2026-09-02T12:47:00Z"/>
        </w:rPr>
      </w:pPr>
    </w:p>
    <w:p w14:paraId="0C8A7F39" w14:textId="77777777" w:rsidR="005F1BB1" w:rsidRDefault="005F1BB1" w:rsidP="005F1BB1">
      <w:pPr>
        <w:rPr>
          <w:ins w:id="1400" w:author="Rohit Agnihotri (Digital,ISC)(X-IGT Solutions)" w:date="2026-09-02T12:47:00Z"/>
          <w:b/>
          <w:bCs/>
        </w:rPr>
      </w:pPr>
      <w:ins w:id="1401" w:author="Rohit Agnihotri (Digital,ISC)(X-IGT Solutions)" w:date="2026-09-02T12:47:00Z">
        <w:r>
          <w:rPr>
            <w:b/>
            <w:bCs/>
          </w:rPr>
          <w:t>K. Handover &amp; Destruction of Datasets and Logs</w:t>
        </w:r>
      </w:ins>
    </w:p>
    <w:p w14:paraId="383F5FC3" w14:textId="77777777" w:rsidR="005F1BB1" w:rsidRDefault="005F1BB1" w:rsidP="005F1BB1">
      <w:pPr>
        <w:numPr>
          <w:ilvl w:val="0"/>
          <w:numId w:val="46"/>
        </w:numPr>
        <w:spacing w:after="0" w:line="240" w:lineRule="auto"/>
        <w:rPr>
          <w:ins w:id="1402" w:author="Rohit Agnihotri (Digital,ISC)(X-IGT Solutions)" w:date="2026-09-02T12:47:00Z"/>
        </w:rPr>
      </w:pPr>
      <w:ins w:id="1403" w:author="Rohit Agnihotri (Digital,ISC)(X-IGT Solutions)" w:date="2026-09-02T12:47:00Z">
        <w:r>
          <w:rPr>
            <w:b/>
            <w:bCs/>
          </w:rPr>
          <w:t>Handover on Request.</w:t>
        </w:r>
        <w:r>
          <w:t xml:space="preserve"> On IndiGo request, the Vendor must hand over:</w:t>
        </w:r>
        <w:r>
          <w:br/>
          <w:t xml:space="preserve">a. most recent </w:t>
        </w:r>
        <w:r>
          <w:rPr>
            <w:b/>
            <w:bCs/>
          </w:rPr>
          <w:t>IndiGo AI Datasets</w:t>
        </w:r>
        <w:r>
          <w:t xml:space="preserve"> and any derived datasets belonging to IndiGo; and</w:t>
        </w:r>
        <w:r>
          <w:br/>
          <w:t>Datasets must be provided in the format/media requested by IndiGo.</w:t>
        </w:r>
      </w:ins>
    </w:p>
    <w:p w14:paraId="72497C33" w14:textId="77777777" w:rsidR="005F1BB1" w:rsidRDefault="005F1BB1" w:rsidP="005F1BB1">
      <w:pPr>
        <w:numPr>
          <w:ilvl w:val="0"/>
          <w:numId w:val="46"/>
        </w:numPr>
        <w:spacing w:after="0" w:line="240" w:lineRule="auto"/>
        <w:rPr>
          <w:ins w:id="1404" w:author="Rohit Agnihotri (Digital,ISC)(X-IGT Solutions)" w:date="2026-09-02T12:47:00Z"/>
        </w:rPr>
      </w:pPr>
      <w:ins w:id="1405" w:author="Rohit Agnihotri (Digital,ISC)(X-IGT Solutions)" w:date="2026-09-02T12:47:00Z">
        <w:r>
          <w:rPr>
            <w:b/>
            <w:bCs/>
          </w:rPr>
          <w:lastRenderedPageBreak/>
          <w:t>Destruction.</w:t>
        </w:r>
        <w:r>
          <w:t xml:space="preserve"> On request or at termination/expiry of contract the Vendor must promptly destroy originals and copies of </w:t>
        </w:r>
        <w:r>
          <w:rPr>
            <w:b/>
            <w:bCs/>
          </w:rPr>
          <w:t>IndiGo AI Datasets</w:t>
        </w:r>
        <w:r>
          <w:t xml:space="preserve"> and provide evidence of destruction.</w:t>
        </w:r>
      </w:ins>
    </w:p>
    <w:p w14:paraId="082EB1DB" w14:textId="77777777" w:rsidR="005F1BB1" w:rsidRDefault="005F1BB1" w:rsidP="005F1BB1">
      <w:pPr>
        <w:jc w:val="center"/>
        <w:rPr>
          <w:ins w:id="1406" w:author="Rohit Agnihotri (Digital,ISC)(X-IGT Solutions)" w:date="2026-09-02T12:47:00Z"/>
        </w:rPr>
      </w:pPr>
    </w:p>
    <w:p w14:paraId="0269E5D2" w14:textId="77777777" w:rsidR="005F1BB1" w:rsidRDefault="005F1BB1" w:rsidP="005F1BB1">
      <w:pPr>
        <w:rPr>
          <w:ins w:id="1407" w:author="Rohit Agnihotri (Digital,ISC)(X-IGT Solutions)" w:date="2026-09-02T12:47:00Z"/>
          <w:b/>
          <w:bCs/>
        </w:rPr>
      </w:pPr>
      <w:ins w:id="1408" w:author="Rohit Agnihotri (Digital,ISC)(X-IGT Solutions)" w:date="2026-09-02T12:47:00Z">
        <w:r>
          <w:rPr>
            <w:b/>
            <w:bCs/>
          </w:rPr>
          <w:t>L. AI Risk Management System (RMS)</w:t>
        </w:r>
      </w:ins>
    </w:p>
    <w:p w14:paraId="33A252CD" w14:textId="77777777" w:rsidR="005F1BB1" w:rsidRDefault="005F1BB1" w:rsidP="005F1BB1">
      <w:pPr>
        <w:numPr>
          <w:ilvl w:val="0"/>
          <w:numId w:val="47"/>
        </w:numPr>
        <w:spacing w:after="0" w:line="240" w:lineRule="auto"/>
        <w:rPr>
          <w:ins w:id="1409" w:author="Rohit Agnihotri (Digital,ISC)(X-IGT Solutions)" w:date="2026-09-02T12:47:00Z"/>
        </w:rPr>
      </w:pPr>
      <w:ins w:id="1410" w:author="Rohit Agnihotri (Digital,ISC)(X-IGT Solutions)" w:date="2026-09-02T12:47:00Z">
        <w:r>
          <w:rPr>
            <w:b/>
            <w:bCs/>
          </w:rPr>
          <w:t>RMS Establishment.</w:t>
        </w:r>
        <w:r>
          <w:t xml:space="preserve"> Before Delivery of Services and throughout the term, the Vendor must establish, implement, document and maintain an AI </w:t>
        </w:r>
        <w:r>
          <w:rPr>
            <w:b/>
            <w:bCs/>
          </w:rPr>
          <w:t>Risk Management System</w:t>
        </w:r>
        <w:r>
          <w:t xml:space="preserve"> proportionate to the AI System and its risks, consistent with industry best practices: - </w:t>
        </w:r>
      </w:ins>
    </w:p>
    <w:p w14:paraId="754F4E13" w14:textId="77777777" w:rsidR="005F1BB1" w:rsidRDefault="005F1BB1" w:rsidP="005F1BB1">
      <w:pPr>
        <w:numPr>
          <w:ilvl w:val="0"/>
          <w:numId w:val="47"/>
        </w:numPr>
        <w:spacing w:after="0" w:line="240" w:lineRule="auto"/>
        <w:rPr>
          <w:ins w:id="1411" w:author="Rohit Agnihotri (Digital,ISC)(X-IGT Solutions)" w:date="2026-09-02T12:47:00Z"/>
        </w:rPr>
      </w:pPr>
      <w:ins w:id="1412" w:author="Rohit Agnihotri (Digital,ISC)(X-IGT Solutions)" w:date="2026-09-02T12:47:00Z">
        <w:r>
          <w:rPr>
            <w:b/>
            <w:bCs/>
          </w:rPr>
          <w:t>RMS Content should contain at minimum:</w:t>
        </w:r>
        <w:r>
          <w:br/>
          <w:t xml:space="preserve">a. identification/estimation/evaluation of known and foreseeable risks to safety, fundamental rights and lawful non-discrimination of person, </w:t>
        </w:r>
      </w:ins>
    </w:p>
    <w:p w14:paraId="7E732A4E" w14:textId="77777777" w:rsidR="005F1BB1" w:rsidRDefault="005F1BB1" w:rsidP="005F1BB1">
      <w:pPr>
        <w:ind w:left="720"/>
        <w:rPr>
          <w:ins w:id="1413" w:author="Rohit Agnihotri (Digital,ISC)(X-IGT Solutions)" w:date="2026-09-02T12:47:00Z"/>
        </w:rPr>
      </w:pPr>
      <w:ins w:id="1414" w:author="Rohit Agnihotri (Digital,ISC)(X-IGT Solutions)" w:date="2026-09-02T12:47:00Z">
        <w:r>
          <w:t>b. controls prioritizing risk elimination by design; mitigation and monitoring where elimination is not feasible;</w:t>
        </w:r>
        <w:r>
          <w:br/>
        </w:r>
      </w:ins>
    </w:p>
    <w:p w14:paraId="00000158" w14:textId="77777777" w:rsidR="00FF3D5C" w:rsidRDefault="00FF3D5C">
      <w:pPr>
        <w:tabs>
          <w:tab w:val="left" w:pos="390"/>
        </w:tabs>
      </w:pPr>
    </w:p>
    <w:sectPr w:rsidR="00FF3D5C">
      <w:headerReference w:type="default" r:id="rId16"/>
      <w:footerReference w:type="default" r:id="rId17"/>
      <w:pgSz w:w="12240" w:h="15840"/>
      <w:pgMar w:top="1440" w:right="1440" w:bottom="1440" w:left="1440" w:header="1008" w:footer="10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33" w:author="Anshu Singal (Legal,ISC)" w:date="2026-09-02T11:06:00Z" w:initials="AS">
    <w:p w14:paraId="3433DAFC" w14:textId="77777777" w:rsidR="003D48C8" w:rsidRDefault="003D48C8" w:rsidP="00067E93">
      <w:pPr>
        <w:pStyle w:val="CommentText"/>
      </w:pPr>
      <w:r>
        <w:rPr>
          <w:rStyle w:val="CommentReference"/>
        </w:rPr>
        <w:annotationRef/>
      </w:r>
      <w:r>
        <w:t xml:space="preserve">Website </w:t>
      </w:r>
      <w:proofErr w:type="gramStart"/>
      <w:r>
        <w:t>also ?</w:t>
      </w:r>
      <w:proofErr w:type="gramEnd"/>
    </w:p>
  </w:comment>
  <w:comment w:id="34" w:author="Rohit Agnihotri (Digital,ISC)(X-IGT Solutions)" w:date="2026-09-02T11:32:00Z" w:initials="RA(S">
    <w:p w14:paraId="2DB0D61C" w14:textId="77777777" w:rsidR="003D48C8" w:rsidRPr="00EA29B5" w:rsidRDefault="003D48C8" w:rsidP="00EA29B5">
      <w:pPr>
        <w:rPr>
          <w:rFonts w:ascii="Times New Roman" w:eastAsia="Times New Roman" w:hAnsi="Times New Roman" w:cs="Times New Roman"/>
          <w:sz w:val="24"/>
          <w:szCs w:val="24"/>
          <w:lang w:val="en-US"/>
        </w:rPr>
      </w:pPr>
      <w:r>
        <w:rPr>
          <w:rStyle w:val="CommentReference"/>
        </w:rPr>
        <w:annotationRef/>
      </w:r>
      <w:r w:rsidRPr="00EA29B5">
        <w:rPr>
          <w:rFonts w:ascii="Times New Roman" w:eastAsia="Times New Roman" w:hAnsi="Times New Roman" w:cs="Times New Roman"/>
          <w:sz w:val="24"/>
          <w:szCs w:val="24"/>
          <w:lang w:val="en-US"/>
        </w:rPr>
        <w:t>SAAS agreement includes free of cost POC for website for 6 months as well</w:t>
      </w:r>
    </w:p>
    <w:p w14:paraId="59E3D6E9" w14:textId="4D5C21D8" w:rsidR="003D48C8" w:rsidRDefault="003D48C8">
      <w:pPr>
        <w:pStyle w:val="CommentText"/>
      </w:pPr>
    </w:p>
  </w:comment>
  <w:comment w:id="35" w:author="Anshu Singal (Legal,ISC)" w:date="2026-09-02T14:21:00Z" w:initials="AS">
    <w:p w14:paraId="78031ABF" w14:textId="77777777" w:rsidR="003D48C8" w:rsidRDefault="003D48C8" w:rsidP="00404762">
      <w:pPr>
        <w:pStyle w:val="CommentText"/>
      </w:pPr>
      <w:r>
        <w:rPr>
          <w:rStyle w:val="CommentReference"/>
        </w:rPr>
        <w:annotationRef/>
      </w:r>
      <w:r>
        <w:t>I don’t recall this being discussed. Please share what is applicable to website, mobile separately.</w:t>
      </w:r>
    </w:p>
  </w:comment>
  <w:comment w:id="78" w:author="Anshu Singal (Legal,ISC)" w:date="2026-09-02T11:07:00Z" w:initials="AS">
    <w:p w14:paraId="4AC101A0" w14:textId="77777777" w:rsidR="003D48C8" w:rsidRDefault="003D48C8" w:rsidP="00176C95">
      <w:pPr>
        <w:pStyle w:val="CommentText"/>
      </w:pPr>
      <w:r>
        <w:rPr>
          <w:rStyle w:val="CommentReference"/>
        </w:rPr>
        <w:annotationRef/>
      </w:r>
    </w:p>
  </w:comment>
  <w:comment w:id="81" w:author="Anshu Singal (Legal,ISC)" w:date="2026-09-02T11:09:00Z" w:initials="AS">
    <w:p w14:paraId="615A0951" w14:textId="77777777" w:rsidR="003D48C8" w:rsidRDefault="003D48C8" w:rsidP="00B44AE8">
      <w:pPr>
        <w:pStyle w:val="CommentText"/>
      </w:pPr>
      <w:r>
        <w:rPr>
          <w:rStyle w:val="CommentReference"/>
        </w:rPr>
        <w:annotationRef/>
      </w:r>
      <w:r>
        <w:t xml:space="preserve">Need to segregate operational from </w:t>
      </w:r>
      <w:proofErr w:type="spellStart"/>
      <w:r>
        <w:t>promotioal</w:t>
      </w:r>
      <w:proofErr w:type="spellEnd"/>
      <w:r>
        <w:t xml:space="preserve"> </w:t>
      </w:r>
    </w:p>
  </w:comment>
  <w:comment w:id="82" w:author="Rohit Agnihotri (Digital,ISC)(X-IGT Solutions)" w:date="2026-09-02T12:37:00Z" w:initials="RA(S">
    <w:p w14:paraId="268CED7C" w14:textId="175840BE" w:rsidR="003D48C8" w:rsidRDefault="003D48C8">
      <w:pPr>
        <w:pStyle w:val="CommentText"/>
      </w:pPr>
      <w:r>
        <w:rPr>
          <w:rStyle w:val="CommentReference"/>
        </w:rPr>
        <w:annotationRef/>
      </w:r>
      <w:r>
        <w:t>Segregation made</w:t>
      </w:r>
    </w:p>
  </w:comment>
  <w:comment w:id="83" w:author="Anshu Singal (Legal,ISC)" w:date="2026-09-02T14:21:00Z" w:initials="AS">
    <w:p w14:paraId="46E73998" w14:textId="77777777" w:rsidR="003D48C8" w:rsidRDefault="003D48C8" w:rsidP="00404762">
      <w:pPr>
        <w:pStyle w:val="CommentText"/>
      </w:pPr>
      <w:r>
        <w:rPr>
          <w:rStyle w:val="CommentReference"/>
        </w:rPr>
        <w:annotationRef/>
      </w:r>
      <w:r>
        <w:t>Please segregate between mobile and website</w:t>
      </w:r>
    </w:p>
  </w:comment>
  <w:comment w:id="577" w:author="Anshu Singal (Legal,ISC)" w:date="2026-09-02T11:15:00Z" w:initials="AS">
    <w:p w14:paraId="69552915" w14:textId="77777777" w:rsidR="003D48C8" w:rsidRDefault="003D48C8" w:rsidP="000E18B3">
      <w:pPr>
        <w:pStyle w:val="CommentText"/>
      </w:pPr>
      <w:r>
        <w:rPr>
          <w:rStyle w:val="CommentReference"/>
        </w:rPr>
        <w:annotationRef/>
      </w:r>
      <w:r>
        <w:t xml:space="preserve">Please move the instructions to processor under </w:t>
      </w:r>
      <w:r>
        <w:rPr>
          <w:lang w:val="en-US"/>
        </w:rPr>
        <w:t xml:space="preserve">3.1 </w:t>
      </w:r>
      <w:r>
        <w:rPr>
          <w:b/>
          <w:bCs/>
          <w:lang w:val="en-US"/>
        </w:rPr>
        <w:t>Compliance with Instructions:</w:t>
      </w:r>
    </w:p>
  </w:comment>
  <w:comment w:id="578" w:author="Rohit Agnihotri (Digital,ISC)(X-IGT Solutions)" w:date="2026-09-02T12:38:00Z" w:initials="RA(S">
    <w:p w14:paraId="2FB87CE9" w14:textId="321F3B4B" w:rsidR="003D48C8" w:rsidRDefault="003D48C8">
      <w:pPr>
        <w:pStyle w:val="CommentText"/>
      </w:pPr>
      <w:r>
        <w:rPr>
          <w:rStyle w:val="CommentReference"/>
        </w:rPr>
        <w:annotationRef/>
      </w:r>
      <w:r>
        <w:t>Done</w:t>
      </w:r>
    </w:p>
  </w:comment>
  <w:comment w:id="580" w:author="Anshu Singal (Legal,ISC)" w:date="2026-09-02T11:10:00Z" w:initials="AS">
    <w:p w14:paraId="6276D5C8" w14:textId="77777777" w:rsidR="003D48C8" w:rsidRDefault="003D48C8" w:rsidP="00524D26">
      <w:pPr>
        <w:pStyle w:val="CommentText"/>
      </w:pPr>
      <w:r>
        <w:rPr>
          <w:rStyle w:val="CommentReference"/>
        </w:rPr>
        <w:annotationRef/>
      </w:r>
      <w:r>
        <w:t xml:space="preserve">Incomplete booking reminders are not operational. Please shall exhaustive list of operational </w:t>
      </w:r>
      <w:proofErr w:type="spellStart"/>
      <w:r>
        <w:t>communciations</w:t>
      </w:r>
      <w:proofErr w:type="spellEnd"/>
    </w:p>
  </w:comment>
  <w:comment w:id="581" w:author="Rohit Agnihotri (Digital,ISC)(X-IGT Solutions)" w:date="2026-09-02T12:29:00Z" w:initials="RA(S">
    <w:p w14:paraId="23BFE542" w14:textId="66A8A452" w:rsidR="003D48C8" w:rsidRDefault="003D48C8">
      <w:pPr>
        <w:pStyle w:val="CommentText"/>
      </w:pPr>
      <w:r>
        <w:rPr>
          <w:rStyle w:val="CommentReference"/>
        </w:rPr>
        <w:annotationRef/>
      </w:r>
      <w:r>
        <w:t>Moved to promotional section</w:t>
      </w:r>
    </w:p>
  </w:comment>
  <w:comment w:id="1286" w:author="Anshu Singal (Legal,ISC)" w:date="2026-09-02T11:14:00Z" w:initials="AS">
    <w:p w14:paraId="432EC1C8" w14:textId="77777777" w:rsidR="003D48C8" w:rsidRDefault="003D48C8" w:rsidP="002304A3">
      <w:pPr>
        <w:pStyle w:val="CommentText"/>
      </w:pPr>
      <w:r>
        <w:rPr>
          <w:rStyle w:val="CommentReference"/>
        </w:rPr>
        <w:annotationRef/>
      </w:r>
      <w:r>
        <w:t>Vendor to update</w:t>
      </w:r>
    </w:p>
  </w:comment>
  <w:comment w:id="1287" w:author="Anshu Singal (Legal,ISC)" w:date="2026-09-02T11:14:00Z" w:initials="AS">
    <w:p w14:paraId="791CB3EE" w14:textId="77777777" w:rsidR="003D48C8" w:rsidRDefault="003D48C8" w:rsidP="002304A3">
      <w:pPr>
        <w:pStyle w:val="CommentText"/>
      </w:pPr>
      <w:r>
        <w:rPr>
          <w:rStyle w:val="CommentReference"/>
        </w:rPr>
        <w:annotationRef/>
      </w:r>
      <w:r>
        <w:t>Vendor to update</w:t>
      </w:r>
    </w:p>
  </w:comment>
  <w:comment w:id="1288" w:author="Rinika Gautam (Digital,ISC)" w:date="2026-08-21T15:43:00Z" w:initials="">
    <w:p w14:paraId="0000015C" w14:textId="77777777" w:rsidR="003D48C8" w:rsidRDefault="003D48C8">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AI clauses to be updated and shared separately</w:t>
      </w:r>
    </w:p>
  </w:comment>
  <w:comment w:id="1289" w:author="Anmol Bhatt" w:date="2026-08-24T08:38:00Z" w:initials="">
    <w:p w14:paraId="0000015D" w14:textId="77777777" w:rsidR="003D48C8" w:rsidRDefault="003D48C8">
      <w:pPr>
        <w:widowControl w:val="0"/>
        <w:pBdr>
          <w:top w:val="nil"/>
          <w:left w:val="nil"/>
          <w:bottom w:val="nil"/>
          <w:right w:val="nil"/>
          <w:between w:val="nil"/>
        </w:pBdr>
        <w:spacing w:after="0" w:line="240" w:lineRule="auto"/>
        <w:rPr>
          <w:rFonts w:ascii="Arial" w:eastAsia="Arial" w:hAnsi="Arial" w:cs="Arial"/>
          <w:color w:val="000000"/>
        </w:rPr>
      </w:pPr>
      <w:r>
        <w:rPr>
          <w:rStyle w:val="CommentReference"/>
        </w:rPr>
        <w:annotationRef/>
      </w:r>
      <w:r>
        <w:rPr>
          <w:rFonts w:ascii="Arial" w:eastAsia="Arial" w:hAnsi="Arial" w:cs="Arial"/>
          <w:color w:val="000000"/>
        </w:rPr>
        <w:t>Noted, Rinika.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433DAFC" w15:done="0"/>
  <w15:commentEx w15:paraId="59E3D6E9" w15:paraIdParent="3433DAFC" w15:done="0"/>
  <w15:commentEx w15:paraId="78031ABF" w15:paraIdParent="3433DAFC" w15:done="0"/>
  <w15:commentEx w15:paraId="4AC101A0" w15:done="0"/>
  <w15:commentEx w15:paraId="615A0951" w15:done="0"/>
  <w15:commentEx w15:paraId="268CED7C" w15:paraIdParent="615A0951" w15:done="0"/>
  <w15:commentEx w15:paraId="46E73998" w15:paraIdParent="615A0951" w15:done="0"/>
  <w15:commentEx w15:paraId="69552915" w15:done="0"/>
  <w15:commentEx w15:paraId="2FB87CE9" w15:paraIdParent="69552915" w15:done="0"/>
  <w15:commentEx w15:paraId="6276D5C8" w15:done="0"/>
  <w15:commentEx w15:paraId="23BFE542" w15:paraIdParent="6276D5C8" w15:done="0"/>
  <w15:commentEx w15:paraId="432EC1C8" w15:done="0"/>
  <w15:commentEx w15:paraId="791CB3EE" w15:done="0"/>
  <w15:commentEx w15:paraId="0000015C" w15:done="0"/>
  <w15:commentEx w15:paraId="0000015D" w15:paraIdParent="0000015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62AB7E8" w16cex:dateUtc="2026-09-02T05:36:00Z"/>
  <w16cex:commentExtensible w16cex:durableId="1798D537" w16cex:dateUtc="2026-09-02T08:51:00Z"/>
  <w16cex:commentExtensible w16cex:durableId="517C1289" w16cex:dateUtc="2026-09-02T05:39:00Z"/>
  <w16cex:commentExtensible w16cex:durableId="592B18E7" w16cex:dateUtc="2026-09-02T08:51:00Z"/>
  <w16cex:commentExtensible w16cex:durableId="4967B5AE" w16cex:dateUtc="2026-09-02T05:45:00Z"/>
  <w16cex:commentExtensible w16cex:durableId="72CE0DF4" w16cex:dateUtc="2026-09-02T05:44:00Z"/>
  <w16cex:commentExtensible w16cex:durableId="3E88C4A1" w16cex:dateUtc="2026-09-02T05: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433DAFC" w16cid:durableId="662AB7E8"/>
  <w16cid:commentId w16cid:paraId="59E3D6E9" w16cid:durableId="2E4287C0"/>
  <w16cid:commentId w16cid:paraId="78031ABF" w16cid:durableId="1798D537"/>
  <w16cid:commentId w16cid:paraId="4AC101A0" w16cid:durableId="4AC101A0"/>
  <w16cid:commentId w16cid:paraId="615A0951" w16cid:durableId="517C1289"/>
  <w16cid:commentId w16cid:paraId="268CED7C" w16cid:durableId="2E429727"/>
  <w16cid:commentId w16cid:paraId="46E73998" w16cid:durableId="592B18E7"/>
  <w16cid:commentId w16cid:paraId="69552915" w16cid:durableId="4967B5AE"/>
  <w16cid:commentId w16cid:paraId="2FB87CE9" w16cid:durableId="2E429740"/>
  <w16cid:commentId w16cid:paraId="6276D5C8" w16cid:durableId="6276D5C8"/>
  <w16cid:commentId w16cid:paraId="23BFE542" w16cid:durableId="23BFE542"/>
  <w16cid:commentId w16cid:paraId="432EC1C8" w16cid:durableId="72CE0DF4"/>
  <w16cid:commentId w16cid:paraId="791CB3EE" w16cid:durableId="3E88C4A1"/>
  <w16cid:commentId w16cid:paraId="0000015C" w16cid:durableId="2E412899"/>
  <w16cid:commentId w16cid:paraId="0000015D" w16cid:durableId="2E41289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DAC7515" w14:textId="77777777" w:rsidR="003D48C8" w:rsidRDefault="003D48C8">
      <w:pPr>
        <w:spacing w:after="0" w:line="240" w:lineRule="auto"/>
      </w:pPr>
      <w:r>
        <w:separator/>
      </w:r>
    </w:p>
  </w:endnote>
  <w:endnote w:type="continuationSeparator" w:id="0">
    <w:p w14:paraId="369A6F69" w14:textId="77777777" w:rsidR="003D48C8" w:rsidRDefault="003D4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embedRegular r:id="rId1" w:fontKey="{AE1C378E-4536-4C8D-ADEE-5A04929624EC}"/>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2" w:fontKey="{97A022C0-EE53-4DA1-A56D-41D4E5CA4A44}"/>
    <w:embedBold r:id="rId3" w:fontKey="{4CE78F4D-E799-4F22-B8A7-C7CB6836A5BB}"/>
    <w:embedItalic r:id="rId4" w:fontKey="{2BCA1EE2-AE65-4D86-8950-5A1EB5681301}"/>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embedRegular r:id="rId5" w:fontKey="{E91CB08B-3C6A-41B9-9A36-936A306274D6}"/>
    <w:embedItalic r:id="rId6" w:fontKey="{B57D0782-7FF9-491F-93F9-113CB946B8B1}"/>
  </w:font>
  <w:font w:name="Segoe UI">
    <w:panose1 w:val="020B0502040204020203"/>
    <w:charset w:val="00"/>
    <w:family w:val="swiss"/>
    <w:pitch w:val="variable"/>
    <w:sig w:usb0="E4002EFF" w:usb1="C000E47F" w:usb2="00000009" w:usb3="00000000" w:csb0="000001FF" w:csb1="00000000"/>
    <w:embedRegular r:id="rId7" w:fontKey="{4F2574D1-B00B-439D-9667-EF6BC4998829}"/>
  </w:font>
  <w:font w:name="Georgia">
    <w:panose1 w:val="02040502050405020303"/>
    <w:charset w:val="00"/>
    <w:family w:val="roman"/>
    <w:pitch w:val="variable"/>
    <w:sig w:usb0="00000287" w:usb1="00000000" w:usb2="00000000" w:usb3="00000000" w:csb0="0000009F" w:csb1="00000000"/>
    <w:embedItalic r:id="rId8" w:fontKey="{0768650F-3433-4C9B-859F-E860F1D34B26}"/>
  </w:font>
  <w:font w:name="Aptos">
    <w:charset w:val="00"/>
    <w:family w:val="swiss"/>
    <w:pitch w:val="variable"/>
    <w:sig w:usb0="20000287" w:usb1="00000003" w:usb2="00000000" w:usb3="00000000" w:csb0="0000019F" w:csb1="00000000"/>
    <w:embedRegular r:id="rId9" w:fontKey="{4A3B0132-2479-404F-9BF2-90A1AB974546}"/>
    <w:embedBold r:id="rId10" w:fontKey="{1D0ED63E-493F-40A7-B367-24693920916E}"/>
  </w:font>
  <w:font w:name="Cambria Math">
    <w:panose1 w:val="02040503050406030204"/>
    <w:charset w:val="00"/>
    <w:family w:val="roman"/>
    <w:pitch w:val="variable"/>
    <w:sig w:usb0="E00006FF" w:usb1="420024FF" w:usb2="02000000" w:usb3="00000000" w:csb0="0000019F" w:csb1="00000000"/>
    <w:embedRegular r:id="rId11" w:fontKey="{15D8F7EF-B6FB-453E-A7B0-8A87C37559BD}"/>
    <w:embedBold r:id="rId12" w:fontKey="{1EFBD900-CB5A-495F-9DD4-9044012CE3D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15B" w14:textId="2D2E82F0" w:rsidR="003D48C8" w:rsidRDefault="003D48C8">
    <w:pPr>
      <w:widowControl w:val="0"/>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Version 4.0</w:t>
    </w:r>
    <w:r>
      <w:rPr>
        <w:rFonts w:ascii="Times New Roman" w:eastAsia="Times New Roman" w:hAnsi="Times New Roman" w:cs="Times New Roman"/>
        <w:color w:val="000000"/>
        <w:sz w:val="20"/>
        <w:szCs w:val="20"/>
      </w:rPr>
      <w:tab/>
      <w:t xml:space="preserve">Confidential </w:t>
    </w:r>
    <w:r>
      <w:rPr>
        <w:rFonts w:ascii="Times New Roman" w:eastAsia="Times New Roman" w:hAnsi="Times New Roman" w:cs="Times New Roman"/>
        <w:color w:val="000000"/>
        <w:sz w:val="20"/>
        <w:szCs w:val="20"/>
      </w:rPr>
      <w:tab/>
    </w: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Pr>
        <w:rFonts w:ascii="Times New Roman" w:eastAsia="Times New Roman" w:hAnsi="Times New Roman" w:cs="Times New Roman"/>
        <w:noProof/>
        <w:color w:val="000000"/>
        <w:sz w:val="20"/>
        <w:szCs w:val="20"/>
      </w:rPr>
      <w:t>1</w:t>
    </w:r>
    <w:r>
      <w:rPr>
        <w:rFonts w:ascii="Times New Roman" w:eastAsia="Times New Roman" w:hAnsi="Times New Roman" w:cs="Times New Roman"/>
        <w:color w:val="000000"/>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31ECA45" w14:textId="77777777" w:rsidR="003D48C8" w:rsidRDefault="003D48C8">
      <w:pPr>
        <w:spacing w:after="0" w:line="240" w:lineRule="auto"/>
      </w:pPr>
      <w:r>
        <w:separator/>
      </w:r>
    </w:p>
  </w:footnote>
  <w:footnote w:type="continuationSeparator" w:id="0">
    <w:p w14:paraId="651C61B5" w14:textId="77777777" w:rsidR="003D48C8" w:rsidRDefault="003D48C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000159" w14:textId="77777777" w:rsidR="003D48C8" w:rsidRDefault="003D48C8">
    <w:pPr>
      <w:widowControl w:val="0"/>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p w14:paraId="0000015A" w14:textId="77777777" w:rsidR="003D48C8" w:rsidRDefault="003D48C8">
    <w:pPr>
      <w:widowControl w:val="0"/>
      <w:pBdr>
        <w:top w:val="nil"/>
        <w:left w:val="nil"/>
        <w:bottom w:val="nil"/>
        <w:right w:val="nil"/>
        <w:between w:val="nil"/>
      </w:pBdr>
      <w:tabs>
        <w:tab w:val="center" w:pos="4680"/>
        <w:tab w:val="right" w:pos="9360"/>
      </w:tabs>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3100D6"/>
    <w:multiLevelType w:val="multilevel"/>
    <w:tmpl w:val="7E32A85E"/>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29A069C"/>
    <w:multiLevelType w:val="multilevel"/>
    <w:tmpl w:val="791C966E"/>
    <w:lvl w:ilvl="0">
      <w:start w:val="1"/>
      <w:numFmt w:val="bullet"/>
      <w:lvlText w:val="●"/>
      <w:lvlJc w:val="left"/>
      <w:pPr>
        <w:ind w:left="2340" w:hanging="360"/>
      </w:pPr>
      <w:rPr>
        <w:rFonts w:ascii="Noto Sans Symbols" w:eastAsia="Noto Sans Symbols" w:hAnsi="Noto Sans Symbols" w:cs="Noto Sans Symbols"/>
      </w:rPr>
    </w:lvl>
    <w:lvl w:ilvl="1">
      <w:start w:val="1"/>
      <w:numFmt w:val="bullet"/>
      <w:lvlText w:val="o"/>
      <w:lvlJc w:val="left"/>
      <w:pPr>
        <w:ind w:left="3060" w:hanging="360"/>
      </w:pPr>
      <w:rPr>
        <w:rFonts w:ascii="Courier New" w:eastAsia="Courier New" w:hAnsi="Courier New" w:cs="Courier New"/>
      </w:rPr>
    </w:lvl>
    <w:lvl w:ilvl="2">
      <w:start w:val="1"/>
      <w:numFmt w:val="bullet"/>
      <w:lvlText w:val="▪"/>
      <w:lvlJc w:val="left"/>
      <w:pPr>
        <w:ind w:left="3780" w:hanging="360"/>
      </w:pPr>
      <w:rPr>
        <w:rFonts w:ascii="Noto Sans Symbols" w:eastAsia="Noto Sans Symbols" w:hAnsi="Noto Sans Symbols" w:cs="Noto Sans Symbols"/>
      </w:rPr>
    </w:lvl>
    <w:lvl w:ilvl="3">
      <w:start w:val="1"/>
      <w:numFmt w:val="bullet"/>
      <w:lvlText w:val="●"/>
      <w:lvlJc w:val="left"/>
      <w:pPr>
        <w:ind w:left="4500" w:hanging="360"/>
      </w:pPr>
      <w:rPr>
        <w:rFonts w:ascii="Noto Sans Symbols" w:eastAsia="Noto Sans Symbols" w:hAnsi="Noto Sans Symbols" w:cs="Noto Sans Symbols"/>
      </w:rPr>
    </w:lvl>
    <w:lvl w:ilvl="4">
      <w:start w:val="1"/>
      <w:numFmt w:val="bullet"/>
      <w:lvlText w:val="o"/>
      <w:lvlJc w:val="left"/>
      <w:pPr>
        <w:ind w:left="5220" w:hanging="360"/>
      </w:pPr>
      <w:rPr>
        <w:rFonts w:ascii="Courier New" w:eastAsia="Courier New" w:hAnsi="Courier New" w:cs="Courier New"/>
      </w:rPr>
    </w:lvl>
    <w:lvl w:ilvl="5">
      <w:start w:val="1"/>
      <w:numFmt w:val="bullet"/>
      <w:lvlText w:val="▪"/>
      <w:lvlJc w:val="left"/>
      <w:pPr>
        <w:ind w:left="5940" w:hanging="360"/>
      </w:pPr>
      <w:rPr>
        <w:rFonts w:ascii="Noto Sans Symbols" w:eastAsia="Noto Sans Symbols" w:hAnsi="Noto Sans Symbols" w:cs="Noto Sans Symbols"/>
      </w:rPr>
    </w:lvl>
    <w:lvl w:ilvl="6">
      <w:start w:val="1"/>
      <w:numFmt w:val="bullet"/>
      <w:lvlText w:val="●"/>
      <w:lvlJc w:val="left"/>
      <w:pPr>
        <w:ind w:left="6660" w:hanging="360"/>
      </w:pPr>
      <w:rPr>
        <w:rFonts w:ascii="Noto Sans Symbols" w:eastAsia="Noto Sans Symbols" w:hAnsi="Noto Sans Symbols" w:cs="Noto Sans Symbols"/>
      </w:rPr>
    </w:lvl>
    <w:lvl w:ilvl="7">
      <w:start w:val="1"/>
      <w:numFmt w:val="bullet"/>
      <w:lvlText w:val="o"/>
      <w:lvlJc w:val="left"/>
      <w:pPr>
        <w:ind w:left="7380" w:hanging="360"/>
      </w:pPr>
      <w:rPr>
        <w:rFonts w:ascii="Courier New" w:eastAsia="Courier New" w:hAnsi="Courier New" w:cs="Courier New"/>
      </w:rPr>
    </w:lvl>
    <w:lvl w:ilvl="8">
      <w:start w:val="1"/>
      <w:numFmt w:val="bullet"/>
      <w:lvlText w:val="▪"/>
      <w:lvlJc w:val="left"/>
      <w:pPr>
        <w:ind w:left="8100" w:hanging="360"/>
      </w:pPr>
      <w:rPr>
        <w:rFonts w:ascii="Noto Sans Symbols" w:eastAsia="Noto Sans Symbols" w:hAnsi="Noto Sans Symbols" w:cs="Noto Sans Symbols"/>
      </w:rPr>
    </w:lvl>
  </w:abstractNum>
  <w:abstractNum w:abstractNumId="2" w15:restartNumberingAfterBreak="0">
    <w:nsid w:val="02F53167"/>
    <w:multiLevelType w:val="multilevel"/>
    <w:tmpl w:val="D9CACFA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0AED625F"/>
    <w:multiLevelType w:val="multilevel"/>
    <w:tmpl w:val="49780ABA"/>
    <w:lvl w:ilvl="0">
      <w:start w:val="1"/>
      <w:numFmt w:val="lowerLetter"/>
      <w:lvlText w:val="%1."/>
      <w:lvlJc w:val="left"/>
      <w:pPr>
        <w:ind w:left="1620" w:hanging="360"/>
      </w:pPr>
      <w:rPr>
        <w:b w:val="0"/>
        <w:bCs w:val="0"/>
        <w:sz w:val="22"/>
        <w:szCs w:val="22"/>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4" w15:restartNumberingAfterBreak="0">
    <w:nsid w:val="0BD52056"/>
    <w:multiLevelType w:val="multilevel"/>
    <w:tmpl w:val="70B09F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17645E"/>
    <w:multiLevelType w:val="multilevel"/>
    <w:tmpl w:val="5B7039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07914B9"/>
    <w:multiLevelType w:val="multilevel"/>
    <w:tmpl w:val="40240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3E337C"/>
    <w:multiLevelType w:val="multilevel"/>
    <w:tmpl w:val="BB2282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1AA72931"/>
    <w:multiLevelType w:val="multilevel"/>
    <w:tmpl w:val="F58C9180"/>
    <w:lvl w:ilvl="0">
      <w:start w:val="1"/>
      <w:numFmt w:val="lowerLetter"/>
      <w:lvlText w:val="%1."/>
      <w:lvlJc w:val="left"/>
      <w:pPr>
        <w:ind w:left="1620" w:hanging="360"/>
      </w:pPr>
      <w:rPr>
        <w:b w:val="0"/>
        <w:bCs w:val="0"/>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9" w15:restartNumberingAfterBreak="0">
    <w:nsid w:val="1C3D0323"/>
    <w:multiLevelType w:val="hybridMultilevel"/>
    <w:tmpl w:val="D5A0D6B6"/>
    <w:lvl w:ilvl="0" w:tplc="10DC0C64">
      <w:start w:val="1"/>
      <w:numFmt w:val="lowerRoman"/>
      <w:lvlText w:val="(%1)"/>
      <w:lvlJc w:val="left"/>
      <w:pPr>
        <w:ind w:left="1440" w:hanging="72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0" w15:restartNumberingAfterBreak="0">
    <w:nsid w:val="20D0032D"/>
    <w:multiLevelType w:val="multilevel"/>
    <w:tmpl w:val="F22AE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A90C1E"/>
    <w:multiLevelType w:val="multilevel"/>
    <w:tmpl w:val="071E851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2" w15:restartNumberingAfterBreak="0">
    <w:nsid w:val="234967F6"/>
    <w:multiLevelType w:val="multilevel"/>
    <w:tmpl w:val="0E5C4784"/>
    <w:lvl w:ilvl="0">
      <w:start w:val="1"/>
      <w:numFmt w:val="lowerLetter"/>
      <w:lvlText w:val="%1."/>
      <w:lvlJc w:val="left"/>
      <w:pPr>
        <w:ind w:left="1620" w:hanging="360"/>
      </w:pPr>
      <w:rPr>
        <w:b w:val="0"/>
        <w:bCs w:val="0"/>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13" w15:restartNumberingAfterBreak="0">
    <w:nsid w:val="263A3D8A"/>
    <w:multiLevelType w:val="multilevel"/>
    <w:tmpl w:val="3508FC5E"/>
    <w:lvl w:ilvl="0">
      <w:start w:val="1"/>
      <w:numFmt w:val="lowerLetter"/>
      <w:lvlText w:val="%1."/>
      <w:lvlJc w:val="left"/>
      <w:pPr>
        <w:ind w:left="1800" w:hanging="360"/>
      </w:pPr>
    </w:lvl>
    <w:lvl w:ilvl="1">
      <w:start w:val="1"/>
      <w:numFmt w:val="lowerLetter"/>
      <w:lvlText w:val="%2."/>
      <w:lvlJc w:val="left"/>
      <w:pPr>
        <w:ind w:left="1800" w:hanging="360"/>
      </w:pPr>
      <w:rPr>
        <w:b w:val="0"/>
        <w:bCs w:val="0"/>
      </w:rPr>
    </w:lvl>
    <w:lvl w:ilvl="2">
      <w:start w:val="1"/>
      <w:numFmt w:val="lowerLetter"/>
      <w:lvlText w:val="%3)"/>
      <w:lvlJc w:val="left"/>
      <w:pPr>
        <w:ind w:left="1800" w:hanging="360"/>
      </w:pPr>
      <w:rPr>
        <w:b/>
        <w:bCs/>
      </w:r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4" w15:restartNumberingAfterBreak="0">
    <w:nsid w:val="27314A08"/>
    <w:multiLevelType w:val="multilevel"/>
    <w:tmpl w:val="D2A8F2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47390"/>
    <w:multiLevelType w:val="multilevel"/>
    <w:tmpl w:val="7D2093E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2CC952EC"/>
    <w:multiLevelType w:val="multilevel"/>
    <w:tmpl w:val="CC289966"/>
    <w:lvl w:ilvl="0">
      <w:start w:val="1"/>
      <w:numFmt w:val="lowerLetter"/>
      <w:lvlText w:val="%1."/>
      <w:lvlJc w:val="left"/>
      <w:pPr>
        <w:ind w:left="1620" w:hanging="360"/>
      </w:pPr>
      <w:rPr>
        <w:rFonts w:ascii="Calibri" w:eastAsia="Calibri" w:hAnsi="Calibri" w:cs="Calibri"/>
        <w:b w:val="0"/>
        <w:bCs w:val="0"/>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17" w15:restartNumberingAfterBreak="0">
    <w:nsid w:val="336974BF"/>
    <w:multiLevelType w:val="multilevel"/>
    <w:tmpl w:val="3C38A5E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8" w15:restartNumberingAfterBreak="0">
    <w:nsid w:val="33FF053F"/>
    <w:multiLevelType w:val="multilevel"/>
    <w:tmpl w:val="FC1A0C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9" w15:restartNumberingAfterBreak="0">
    <w:nsid w:val="358270FD"/>
    <w:multiLevelType w:val="multilevel"/>
    <w:tmpl w:val="F77CEA0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37BB497F"/>
    <w:multiLevelType w:val="multilevel"/>
    <w:tmpl w:val="A7DC2B5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38D043DC"/>
    <w:multiLevelType w:val="multilevel"/>
    <w:tmpl w:val="4162A2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AB1405"/>
    <w:multiLevelType w:val="multilevel"/>
    <w:tmpl w:val="586A44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F17EE1"/>
    <w:multiLevelType w:val="hybridMultilevel"/>
    <w:tmpl w:val="2490EB6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B38074E"/>
    <w:multiLevelType w:val="multilevel"/>
    <w:tmpl w:val="EED62D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CF66664"/>
    <w:multiLevelType w:val="multilevel"/>
    <w:tmpl w:val="B3B84E2C"/>
    <w:lvl w:ilvl="0">
      <w:start w:val="1"/>
      <w:numFmt w:val="lowerLetter"/>
      <w:lvlText w:val="%1."/>
      <w:lvlJc w:val="left"/>
      <w:pPr>
        <w:ind w:left="1620" w:hanging="360"/>
      </w:p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26" w15:restartNumberingAfterBreak="0">
    <w:nsid w:val="3CF9627E"/>
    <w:multiLevelType w:val="multilevel"/>
    <w:tmpl w:val="A6162A50"/>
    <w:lvl w:ilvl="0">
      <w:start w:val="1"/>
      <w:numFmt w:val="decimal"/>
      <w:lvlText w:val="%1)"/>
      <w:lvlJc w:val="left"/>
      <w:pPr>
        <w:ind w:left="720" w:hanging="360"/>
      </w:pPr>
      <w:rPr>
        <w:b w:val="0"/>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40B4703D"/>
    <w:multiLevelType w:val="multilevel"/>
    <w:tmpl w:val="50CE5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46749A"/>
    <w:multiLevelType w:val="multilevel"/>
    <w:tmpl w:val="F4FE41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9" w15:restartNumberingAfterBreak="0">
    <w:nsid w:val="4D5876C3"/>
    <w:multiLevelType w:val="multilevel"/>
    <w:tmpl w:val="ADB469FA"/>
    <w:lvl w:ilvl="0">
      <w:start w:val="6"/>
      <w:numFmt w:val="decimal"/>
      <w:lvlText w:val="%1"/>
      <w:lvlJc w:val="left"/>
      <w:pPr>
        <w:ind w:left="360" w:hanging="360"/>
      </w:pPr>
    </w:lvl>
    <w:lvl w:ilvl="1">
      <w:start w:val="2"/>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720" w:hanging="720"/>
      </w:pPr>
    </w:lvl>
    <w:lvl w:ilvl="5">
      <w:start w:val="1"/>
      <w:numFmt w:val="decimal"/>
      <w:lvlText w:val="%1.%2.%3.%4.%5.%6"/>
      <w:lvlJc w:val="left"/>
      <w:pPr>
        <w:ind w:left="1080" w:hanging="1080"/>
      </w:pPr>
    </w:lvl>
    <w:lvl w:ilvl="6">
      <w:start w:val="1"/>
      <w:numFmt w:val="decimal"/>
      <w:lvlText w:val="%1.%2.%3.%4.%5.%6.%7"/>
      <w:lvlJc w:val="left"/>
      <w:pPr>
        <w:ind w:left="1080" w:hanging="1080"/>
      </w:pPr>
    </w:lvl>
    <w:lvl w:ilvl="7">
      <w:start w:val="1"/>
      <w:numFmt w:val="decimal"/>
      <w:lvlText w:val="%1.%2.%3.%4.%5.%6.%7.%8"/>
      <w:lvlJc w:val="left"/>
      <w:pPr>
        <w:ind w:left="1440" w:hanging="1440"/>
      </w:pPr>
    </w:lvl>
    <w:lvl w:ilvl="8">
      <w:start w:val="1"/>
      <w:numFmt w:val="decimal"/>
      <w:lvlText w:val="%1.%2.%3.%4.%5.%6.%7.%8.%9"/>
      <w:lvlJc w:val="left"/>
      <w:pPr>
        <w:ind w:left="1440" w:hanging="1440"/>
      </w:pPr>
    </w:lvl>
  </w:abstractNum>
  <w:abstractNum w:abstractNumId="30" w15:restartNumberingAfterBreak="0">
    <w:nsid w:val="4E846B3B"/>
    <w:multiLevelType w:val="multilevel"/>
    <w:tmpl w:val="0BF631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51212D3D"/>
    <w:multiLevelType w:val="multilevel"/>
    <w:tmpl w:val="6D7A3D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8614B05"/>
    <w:multiLevelType w:val="multilevel"/>
    <w:tmpl w:val="8B362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E74517"/>
    <w:multiLevelType w:val="multilevel"/>
    <w:tmpl w:val="86CE0A2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5C685D68"/>
    <w:multiLevelType w:val="multilevel"/>
    <w:tmpl w:val="4A9E108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5CB30688"/>
    <w:multiLevelType w:val="multilevel"/>
    <w:tmpl w:val="8FF6598A"/>
    <w:lvl w:ilvl="0">
      <w:start w:val="1"/>
      <w:numFmt w:val="decimal"/>
      <w:lvlText w:val="%1)"/>
      <w:lvlJc w:val="left"/>
      <w:pPr>
        <w:ind w:left="720" w:hanging="360"/>
      </w:pPr>
      <w:rPr>
        <w:b w:val="0"/>
        <w:bCs w:val="0"/>
        <w:sz w:val="22"/>
        <w:szCs w:val="22"/>
      </w:rPr>
    </w:lvl>
    <w:lvl w:ilvl="1">
      <w:start w:val="1"/>
      <w:numFmt w:val="lowerLetter"/>
      <w:lvlText w:val="%2."/>
      <w:lvlJc w:val="left"/>
      <w:pPr>
        <w:ind w:left="1710" w:hanging="360"/>
      </w:pPr>
      <w:rPr>
        <w:b w:val="0"/>
        <w:bCs w:val="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5CE3285B"/>
    <w:multiLevelType w:val="multilevel"/>
    <w:tmpl w:val="A80A2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F374AD"/>
    <w:multiLevelType w:val="multilevel"/>
    <w:tmpl w:val="B6789D5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 w15:restartNumberingAfterBreak="0">
    <w:nsid w:val="5E5E0C4A"/>
    <w:multiLevelType w:val="multilevel"/>
    <w:tmpl w:val="3D6CB334"/>
    <w:lvl w:ilvl="0">
      <w:start w:val="1"/>
      <w:numFmt w:val="lowerRoman"/>
      <w:lvlText w:val="%1."/>
      <w:lvlJc w:val="right"/>
      <w:pPr>
        <w:tabs>
          <w:tab w:val="num" w:pos="1440"/>
        </w:tabs>
        <w:ind w:left="1440" w:hanging="360"/>
      </w:pPr>
    </w:lvl>
    <w:lvl w:ilvl="1">
      <w:start w:val="1"/>
      <w:numFmt w:val="decimal"/>
      <w:lvlText w:val="%2."/>
      <w:lvlJc w:val="left"/>
      <w:pPr>
        <w:tabs>
          <w:tab w:val="num" w:pos="2160"/>
        </w:tabs>
        <w:ind w:left="2160" w:hanging="360"/>
      </w:pPr>
    </w:lvl>
    <w:lvl w:ilvl="2">
      <w:start w:val="1"/>
      <w:numFmt w:val="decimal"/>
      <w:lvlText w:val="%3."/>
      <w:lvlJc w:val="left"/>
      <w:pPr>
        <w:tabs>
          <w:tab w:val="num" w:pos="2880"/>
        </w:tabs>
        <w:ind w:left="2880" w:hanging="360"/>
      </w:pPr>
    </w:lvl>
    <w:lvl w:ilvl="3">
      <w:start w:val="1"/>
      <w:numFmt w:val="decimal"/>
      <w:lvlText w:val="%4."/>
      <w:lvlJc w:val="left"/>
      <w:pPr>
        <w:tabs>
          <w:tab w:val="num" w:pos="3600"/>
        </w:tabs>
        <w:ind w:left="3600" w:hanging="360"/>
      </w:pPr>
    </w:lvl>
    <w:lvl w:ilvl="4">
      <w:start w:val="1"/>
      <w:numFmt w:val="decimal"/>
      <w:lvlText w:val="%5."/>
      <w:lvlJc w:val="left"/>
      <w:pPr>
        <w:tabs>
          <w:tab w:val="num" w:pos="4320"/>
        </w:tabs>
        <w:ind w:left="4320" w:hanging="360"/>
      </w:pPr>
    </w:lvl>
    <w:lvl w:ilvl="5">
      <w:start w:val="1"/>
      <w:numFmt w:val="decimal"/>
      <w:lvlText w:val="%6."/>
      <w:lvlJc w:val="left"/>
      <w:pPr>
        <w:tabs>
          <w:tab w:val="num" w:pos="5040"/>
        </w:tabs>
        <w:ind w:left="5040" w:hanging="360"/>
      </w:pPr>
    </w:lvl>
    <w:lvl w:ilvl="6">
      <w:start w:val="1"/>
      <w:numFmt w:val="decimal"/>
      <w:lvlText w:val="%7."/>
      <w:lvlJc w:val="left"/>
      <w:pPr>
        <w:tabs>
          <w:tab w:val="num" w:pos="5760"/>
        </w:tabs>
        <w:ind w:left="5760" w:hanging="360"/>
      </w:pPr>
    </w:lvl>
    <w:lvl w:ilvl="7">
      <w:start w:val="1"/>
      <w:numFmt w:val="decimal"/>
      <w:lvlText w:val="%8."/>
      <w:lvlJc w:val="left"/>
      <w:pPr>
        <w:tabs>
          <w:tab w:val="num" w:pos="6480"/>
        </w:tabs>
        <w:ind w:left="6480" w:hanging="360"/>
      </w:pPr>
    </w:lvl>
    <w:lvl w:ilvl="8">
      <w:start w:val="1"/>
      <w:numFmt w:val="decimal"/>
      <w:lvlText w:val="%9."/>
      <w:lvlJc w:val="left"/>
      <w:pPr>
        <w:tabs>
          <w:tab w:val="num" w:pos="7200"/>
        </w:tabs>
        <w:ind w:left="7200" w:hanging="360"/>
      </w:pPr>
    </w:lvl>
  </w:abstractNum>
  <w:abstractNum w:abstractNumId="39" w15:restartNumberingAfterBreak="0">
    <w:nsid w:val="682E687E"/>
    <w:multiLevelType w:val="multilevel"/>
    <w:tmpl w:val="0E42745A"/>
    <w:lvl w:ilvl="0">
      <w:start w:val="1"/>
      <w:numFmt w:val="upperLetter"/>
      <w:lvlText w:val="%1."/>
      <w:lvlJc w:val="left"/>
      <w:pPr>
        <w:ind w:left="0" w:firstLine="0"/>
      </w:pPr>
      <w:rPr>
        <w:rFonts w:ascii="Times New Roman" w:eastAsia="Times New Roman" w:hAnsi="Times New Roman" w:cs="Times New Roman"/>
        <w:b/>
        <w:bCs/>
        <w:color w:val="000000"/>
        <w:sz w:val="20"/>
        <w:szCs w:val="20"/>
        <w:shd w:val="clear" w:color="auto" w:fill="E7E6E6"/>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40" w15:restartNumberingAfterBreak="0">
    <w:nsid w:val="684F7C47"/>
    <w:multiLevelType w:val="multilevel"/>
    <w:tmpl w:val="E5626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7E49E6"/>
    <w:multiLevelType w:val="multilevel"/>
    <w:tmpl w:val="6F4673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6102213"/>
    <w:multiLevelType w:val="multilevel"/>
    <w:tmpl w:val="C2C0CD32"/>
    <w:lvl w:ilvl="0">
      <w:start w:val="1"/>
      <w:numFmt w:val="lowerLetter"/>
      <w:lvlText w:val="%1."/>
      <w:lvlJc w:val="left"/>
      <w:pPr>
        <w:ind w:left="1620" w:hanging="360"/>
      </w:pPr>
      <w:rPr>
        <w:b w:val="0"/>
        <w:bCs w:val="0"/>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43" w15:restartNumberingAfterBreak="0">
    <w:nsid w:val="7BBC33D8"/>
    <w:multiLevelType w:val="multilevel"/>
    <w:tmpl w:val="34F065C8"/>
    <w:lvl w:ilvl="0">
      <w:start w:val="1"/>
      <w:numFmt w:val="lowerLetter"/>
      <w:lvlText w:val="%1."/>
      <w:lvlJc w:val="left"/>
      <w:pPr>
        <w:ind w:left="1620" w:hanging="360"/>
      </w:pPr>
      <w:rPr>
        <w:b w:val="0"/>
        <w:bCs w:val="0"/>
      </w:rPr>
    </w:lvl>
    <w:lvl w:ilvl="1">
      <w:start w:val="1"/>
      <w:numFmt w:val="lowerLetter"/>
      <w:lvlText w:val="%2."/>
      <w:lvlJc w:val="left"/>
      <w:pPr>
        <w:ind w:left="2340" w:hanging="360"/>
      </w:pPr>
    </w:lvl>
    <w:lvl w:ilvl="2">
      <w:start w:val="1"/>
      <w:numFmt w:val="lowerRoman"/>
      <w:lvlText w:val="%3."/>
      <w:lvlJc w:val="right"/>
      <w:pPr>
        <w:ind w:left="3060" w:hanging="180"/>
      </w:pPr>
    </w:lvl>
    <w:lvl w:ilvl="3">
      <w:start w:val="1"/>
      <w:numFmt w:val="decimal"/>
      <w:lvlText w:val="%4."/>
      <w:lvlJc w:val="left"/>
      <w:pPr>
        <w:ind w:left="3780" w:hanging="360"/>
      </w:pPr>
    </w:lvl>
    <w:lvl w:ilvl="4">
      <w:start w:val="1"/>
      <w:numFmt w:val="lowerLetter"/>
      <w:lvlText w:val="%5."/>
      <w:lvlJc w:val="left"/>
      <w:pPr>
        <w:ind w:left="4500" w:hanging="360"/>
      </w:pPr>
    </w:lvl>
    <w:lvl w:ilvl="5">
      <w:start w:val="1"/>
      <w:numFmt w:val="lowerRoman"/>
      <w:lvlText w:val="%6."/>
      <w:lvlJc w:val="right"/>
      <w:pPr>
        <w:ind w:left="5220" w:hanging="180"/>
      </w:pPr>
    </w:lvl>
    <w:lvl w:ilvl="6">
      <w:start w:val="1"/>
      <w:numFmt w:val="decimal"/>
      <w:lvlText w:val="%7."/>
      <w:lvlJc w:val="left"/>
      <w:pPr>
        <w:ind w:left="5940" w:hanging="360"/>
      </w:pPr>
    </w:lvl>
    <w:lvl w:ilvl="7">
      <w:start w:val="1"/>
      <w:numFmt w:val="lowerLetter"/>
      <w:lvlText w:val="%8."/>
      <w:lvlJc w:val="left"/>
      <w:pPr>
        <w:ind w:left="6660" w:hanging="360"/>
      </w:pPr>
    </w:lvl>
    <w:lvl w:ilvl="8">
      <w:start w:val="1"/>
      <w:numFmt w:val="lowerRoman"/>
      <w:lvlText w:val="%9."/>
      <w:lvlJc w:val="right"/>
      <w:pPr>
        <w:ind w:left="7380" w:hanging="180"/>
      </w:pPr>
    </w:lvl>
  </w:abstractNum>
  <w:abstractNum w:abstractNumId="44" w15:restartNumberingAfterBreak="0">
    <w:nsid w:val="7DEE7273"/>
    <w:multiLevelType w:val="multilevel"/>
    <w:tmpl w:val="FB1ABD4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7F6510B7"/>
    <w:multiLevelType w:val="multilevel"/>
    <w:tmpl w:val="CE38CD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 w15:restartNumberingAfterBreak="0">
    <w:nsid w:val="7FD269F7"/>
    <w:multiLevelType w:val="multilevel"/>
    <w:tmpl w:val="D716E592"/>
    <w:lvl w:ilvl="0">
      <w:start w:val="3"/>
      <w:numFmt w:val="upperLetter"/>
      <w:lvlText w:val="%1."/>
      <w:lvlJc w:val="left"/>
      <w:pPr>
        <w:ind w:left="0" w:firstLine="0"/>
      </w:pPr>
      <w:rPr>
        <w:rFonts w:ascii="Times New Roman" w:eastAsia="Times New Roman" w:hAnsi="Times New Roman" w:cs="Times New Roman"/>
        <w:b/>
        <w:bCs/>
        <w:color w:val="000000"/>
        <w:sz w:val="20"/>
        <w:szCs w:val="20"/>
        <w:shd w:val="clear" w:color="auto" w:fill="E6E6E6"/>
        <w:vertAlign w:val="baseline"/>
      </w:r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abstractNumId w:val="33"/>
  </w:num>
  <w:num w:numId="2">
    <w:abstractNumId w:val="8"/>
  </w:num>
  <w:num w:numId="3">
    <w:abstractNumId w:val="12"/>
  </w:num>
  <w:num w:numId="4">
    <w:abstractNumId w:val="3"/>
  </w:num>
  <w:num w:numId="5">
    <w:abstractNumId w:val="42"/>
  </w:num>
  <w:num w:numId="6">
    <w:abstractNumId w:val="25"/>
  </w:num>
  <w:num w:numId="7">
    <w:abstractNumId w:val="13"/>
  </w:num>
  <w:num w:numId="8">
    <w:abstractNumId w:val="17"/>
  </w:num>
  <w:num w:numId="9">
    <w:abstractNumId w:val="1"/>
  </w:num>
  <w:num w:numId="10">
    <w:abstractNumId w:val="19"/>
  </w:num>
  <w:num w:numId="11">
    <w:abstractNumId w:val="43"/>
  </w:num>
  <w:num w:numId="12">
    <w:abstractNumId w:val="0"/>
  </w:num>
  <w:num w:numId="13">
    <w:abstractNumId w:val="39"/>
  </w:num>
  <w:num w:numId="14">
    <w:abstractNumId w:val="46"/>
  </w:num>
  <w:num w:numId="15">
    <w:abstractNumId w:val="29"/>
  </w:num>
  <w:num w:numId="16">
    <w:abstractNumId w:val="2"/>
  </w:num>
  <w:num w:numId="17">
    <w:abstractNumId w:val="26"/>
  </w:num>
  <w:num w:numId="18">
    <w:abstractNumId w:val="35"/>
  </w:num>
  <w:num w:numId="19">
    <w:abstractNumId w:val="16"/>
  </w:num>
  <w:num w:numId="20">
    <w:abstractNumId w:val="23"/>
  </w:num>
  <w:num w:numId="21">
    <w:abstractNumId w:val="4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32"/>
  </w:num>
  <w:num w:numId="23">
    <w:abstractNumId w:val="22"/>
  </w:num>
  <w:num w:numId="24">
    <w:abstractNumId w:val="40"/>
  </w:num>
  <w:num w:numId="25">
    <w:abstractNumId w:val="36"/>
  </w:num>
  <w:num w:numId="26">
    <w:abstractNumId w:val="31"/>
  </w:num>
  <w:num w:numId="27">
    <w:abstractNumId w:val="4"/>
  </w:num>
  <w:num w:numId="28">
    <w:abstractNumId w:val="14"/>
  </w:num>
  <w:num w:numId="29">
    <w:abstractNumId w:val="24"/>
  </w:num>
  <w:num w:numId="30">
    <w:abstractNumId w:val="10"/>
  </w:num>
  <w:num w:numId="31">
    <w:abstractNumId w:val="41"/>
  </w:num>
  <w:num w:numId="32">
    <w:abstractNumId w:val="21"/>
  </w:num>
  <w:num w:numId="33">
    <w:abstractNumId w:val="6"/>
  </w:num>
  <w:num w:numId="34">
    <w:abstractNumId w:val="27"/>
  </w:num>
  <w:num w:numId="35">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hit Agnihotri (Digital,ISC)(X-IGT Solutions)">
    <w15:presenceInfo w15:providerId="AD" w15:userId="S-1-5-21-2783114922-2817001173-3339588246-157597"/>
  </w15:person>
  <w15:person w15:author="Anshu Singal (Legal,ISC)">
    <w15:presenceInfo w15:providerId="AD" w15:userId="S::ANSHU.SINGAL@goIndiGo.in::b0903f24-382d-45b5-9351-029c6dfd934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embedTrueTypeFonts/>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3D5C"/>
    <w:rsid w:val="000305F9"/>
    <w:rsid w:val="00067E93"/>
    <w:rsid w:val="000B3EF3"/>
    <w:rsid w:val="000E18B3"/>
    <w:rsid w:val="000E2F78"/>
    <w:rsid w:val="00176C95"/>
    <w:rsid w:val="001C1149"/>
    <w:rsid w:val="002304A3"/>
    <w:rsid w:val="0027655A"/>
    <w:rsid w:val="00306D03"/>
    <w:rsid w:val="003D48C8"/>
    <w:rsid w:val="003E276C"/>
    <w:rsid w:val="003E3550"/>
    <w:rsid w:val="00404762"/>
    <w:rsid w:val="00411205"/>
    <w:rsid w:val="004A6E50"/>
    <w:rsid w:val="004C2239"/>
    <w:rsid w:val="004D4F4B"/>
    <w:rsid w:val="004E55EC"/>
    <w:rsid w:val="00500537"/>
    <w:rsid w:val="00517C89"/>
    <w:rsid w:val="00524D26"/>
    <w:rsid w:val="005F1BB1"/>
    <w:rsid w:val="00666FDB"/>
    <w:rsid w:val="00675831"/>
    <w:rsid w:val="00703809"/>
    <w:rsid w:val="00764B39"/>
    <w:rsid w:val="007663D0"/>
    <w:rsid w:val="007E290A"/>
    <w:rsid w:val="008E4F80"/>
    <w:rsid w:val="008E7C92"/>
    <w:rsid w:val="0090472A"/>
    <w:rsid w:val="00B438B0"/>
    <w:rsid w:val="00B44AE8"/>
    <w:rsid w:val="00BA1421"/>
    <w:rsid w:val="00BA46AF"/>
    <w:rsid w:val="00BB057B"/>
    <w:rsid w:val="00C53FEA"/>
    <w:rsid w:val="00C82385"/>
    <w:rsid w:val="00D5047C"/>
    <w:rsid w:val="00DE148C"/>
    <w:rsid w:val="00EA29B5"/>
    <w:rsid w:val="00F36260"/>
    <w:rsid w:val="00F63DD4"/>
    <w:rsid w:val="00FF3D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61FD5478"/>
  <w15:docId w15:val="{838BD85D-C513-4E43-818E-AE501EC687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pPr>
      <w:widowControl w:val="0"/>
      <w:spacing w:before="4" w:after="0" w:line="240" w:lineRule="auto"/>
      <w:ind w:left="20"/>
      <w:outlineLvl w:val="0"/>
    </w:pPr>
    <w:rPr>
      <w:rFonts w:ascii="Arial" w:eastAsia="Arial" w:hAnsi="Arial" w:cs="Arial"/>
      <w:b/>
      <w:bCs/>
      <w:sz w:val="48"/>
      <w:szCs w:val="48"/>
    </w:rPr>
  </w:style>
  <w:style w:type="paragraph" w:styleId="Heading2">
    <w:name w:val="heading 2"/>
    <w:basedOn w:val="Normal"/>
    <w:next w:val="Normal"/>
    <w:link w:val="Heading2Char"/>
    <w:uiPriority w:val="9"/>
    <w:unhideWhenUsed/>
    <w:qFormat/>
    <w:pPr>
      <w:keepNext/>
      <w:keepLines/>
      <w:spacing w:before="40" w:after="0"/>
      <w:outlineLvl w:val="1"/>
    </w:pPr>
    <w:rPr>
      <w:color w:val="2F5496"/>
      <w:sz w:val="26"/>
      <w:szCs w:val="26"/>
    </w:rPr>
  </w:style>
  <w:style w:type="paragraph" w:styleId="Heading3">
    <w:name w:val="heading 3"/>
    <w:basedOn w:val="Normal"/>
    <w:next w:val="Normal"/>
    <w:link w:val="Heading3Char"/>
    <w:uiPriority w:val="9"/>
    <w:unhideWhenUsed/>
    <w:qFormat/>
    <w:pPr>
      <w:spacing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pPr>
      <w:keepNext/>
      <w:keepLines/>
      <w:spacing w:before="40" w:after="0"/>
      <w:outlineLvl w:val="3"/>
    </w:pPr>
    <w:rPr>
      <w:i/>
      <w:iCs/>
      <w:color w:val="2F5496"/>
    </w:rPr>
  </w:style>
  <w:style w:type="paragraph" w:styleId="Heading5">
    <w:name w:val="heading 5"/>
    <w:basedOn w:val="Normal"/>
    <w:next w:val="Normal"/>
    <w:link w:val="Heading5Char"/>
    <w:uiPriority w:val="9"/>
    <w:semiHidden/>
    <w:unhideWhenUsed/>
    <w:qFormat/>
    <w:pPr>
      <w:spacing w:line="240" w:lineRule="auto"/>
      <w:outlineLvl w:val="4"/>
    </w:pPr>
    <w:rPr>
      <w:rFonts w:ascii="Times New Roman" w:eastAsia="Times New Roman" w:hAnsi="Times New Roman" w:cs="Times New Roman"/>
      <w:b/>
      <w:bCs/>
      <w:sz w:val="20"/>
      <w:szCs w:val="20"/>
    </w:rPr>
  </w:style>
  <w:style w:type="paragraph" w:styleId="Heading6">
    <w:name w:val="heading 6"/>
    <w:basedOn w:val="Normal"/>
    <w:next w:val="Normal"/>
    <w:link w:val="Heading6Char"/>
    <w:uiPriority w:val="9"/>
    <w:semiHidden/>
    <w:unhideWhenUsed/>
    <w:qFormat/>
    <w:pPr>
      <w:spacing w:line="240" w:lineRule="auto"/>
      <w:outlineLvl w:val="5"/>
    </w:pPr>
    <w:rPr>
      <w:rFonts w:ascii="Times New Roman" w:eastAsia="Times New Roman" w:hAnsi="Times New Roman" w:cs="Times New Roman"/>
      <w:b/>
      <w:bCs/>
      <w:sz w:val="15"/>
      <w:szCs w:val="1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styleId="CommentReference">
    <w:name w:val="annotation reference"/>
    <w:basedOn w:val="DefaultParagraphFont"/>
    <w:uiPriority w:val="99"/>
    <w:unhideWhenUsed/>
    <w:rsid w:val="00361DDF"/>
    <w:rPr>
      <w:sz w:val="16"/>
      <w:szCs w:val="16"/>
    </w:rPr>
  </w:style>
  <w:style w:type="paragraph" w:styleId="CommentText">
    <w:name w:val="annotation text"/>
    <w:basedOn w:val="Normal"/>
    <w:link w:val="CommentTextChar"/>
    <w:uiPriority w:val="99"/>
    <w:unhideWhenUsed/>
    <w:rsid w:val="00361DDF"/>
    <w:pPr>
      <w:spacing w:line="240" w:lineRule="auto"/>
    </w:pPr>
    <w:rPr>
      <w:sz w:val="20"/>
      <w:szCs w:val="20"/>
    </w:rPr>
  </w:style>
  <w:style w:type="character" w:customStyle="1" w:styleId="CommentTextChar">
    <w:name w:val="Comment Text Char"/>
    <w:basedOn w:val="DefaultParagraphFont"/>
    <w:link w:val="CommentText"/>
    <w:uiPriority w:val="99"/>
    <w:rsid w:val="00361DDF"/>
    <w:rPr>
      <w:sz w:val="20"/>
      <w:szCs w:val="20"/>
    </w:rPr>
  </w:style>
  <w:style w:type="paragraph" w:styleId="CommentSubject">
    <w:name w:val="annotation subject"/>
    <w:basedOn w:val="CommentText"/>
    <w:next w:val="CommentText"/>
    <w:link w:val="CommentSubjectChar"/>
    <w:uiPriority w:val="99"/>
    <w:semiHidden/>
    <w:unhideWhenUsed/>
    <w:rsid w:val="00361DDF"/>
    <w:rPr>
      <w:b/>
      <w:bCs/>
    </w:rPr>
  </w:style>
  <w:style w:type="character" w:customStyle="1" w:styleId="CommentSubjectChar">
    <w:name w:val="Comment Subject Char"/>
    <w:basedOn w:val="CommentTextChar"/>
    <w:link w:val="CommentSubject"/>
    <w:uiPriority w:val="99"/>
    <w:semiHidden/>
    <w:rsid w:val="00361DDF"/>
    <w:rPr>
      <w:b/>
      <w:bCs/>
      <w:sz w:val="20"/>
      <w:szCs w:val="20"/>
    </w:rPr>
  </w:style>
  <w:style w:type="paragraph" w:customStyle="1" w:styleId="Head1ParH-net">
    <w:name w:val="Head1Par H-net"/>
    <w:basedOn w:val="Normal"/>
    <w:uiPriority w:val="1"/>
    <w:rsid w:val="5D46AF9C"/>
    <w:pPr>
      <w:spacing w:before="120" w:after="0"/>
      <w:jc w:val="both"/>
    </w:pPr>
    <w:rPr>
      <w:rFonts w:ascii="Arial" w:eastAsia="Times New Roman" w:hAnsi="Arial" w:cs="Times New Roman"/>
    </w:rPr>
  </w:style>
  <w:style w:type="paragraph" w:styleId="ListParagraph">
    <w:name w:val="List Paragraph"/>
    <w:aliases w:val="????,Bullet- First level,Equipment,Figure_name,FooterText,Heading2,List Paragraph Char Char,List Paragraph1,Listenabsatz1,Numbered Indented Text,Slide Comments,UEDAŞ Bullet,Use Case List Paragraph,abc siralı,lp1,numbered,列出段落,temporary"/>
    <w:basedOn w:val="Normal"/>
    <w:link w:val="ListParagraphChar"/>
    <w:uiPriority w:val="34"/>
    <w:qFormat/>
    <w:pPr>
      <w:ind w:left="720"/>
      <w:contextualSpacing/>
    </w:pPr>
  </w:style>
  <w:style w:type="paragraph" w:styleId="Revision">
    <w:name w:val="Revision"/>
    <w:hidden/>
    <w:uiPriority w:val="99"/>
    <w:semiHidden/>
    <w:rsid w:val="009F6A18"/>
    <w:pPr>
      <w:spacing w:after="0" w:line="240" w:lineRule="auto"/>
    </w:pPr>
  </w:style>
  <w:style w:type="character" w:customStyle="1" w:styleId="Heading3Char">
    <w:name w:val="Heading 3 Char"/>
    <w:basedOn w:val="DefaultParagraphFont"/>
    <w:link w:val="Heading3"/>
    <w:uiPriority w:val="9"/>
    <w:rsid w:val="000F314F"/>
    <w:rPr>
      <w:rFonts w:ascii="Times New Roman" w:eastAsia="Times New Roman" w:hAnsi="Times New Roman" w:cs="Times New Roman"/>
      <w:b/>
      <w:bCs/>
      <w:sz w:val="27"/>
      <w:szCs w:val="27"/>
    </w:rPr>
  </w:style>
  <w:style w:type="character" w:customStyle="1" w:styleId="Heading5Char">
    <w:name w:val="Heading 5 Char"/>
    <w:basedOn w:val="DefaultParagraphFont"/>
    <w:link w:val="Heading5"/>
    <w:uiPriority w:val="9"/>
    <w:rsid w:val="000F314F"/>
    <w:rPr>
      <w:rFonts w:ascii="Times New Roman" w:eastAsia="Times New Roman" w:hAnsi="Times New Roman" w:cs="Times New Roman"/>
      <w:b/>
      <w:bCs/>
      <w:sz w:val="20"/>
      <w:szCs w:val="20"/>
    </w:rPr>
  </w:style>
  <w:style w:type="character" w:customStyle="1" w:styleId="Heading6Char">
    <w:name w:val="Heading 6 Char"/>
    <w:basedOn w:val="DefaultParagraphFont"/>
    <w:link w:val="Heading6"/>
    <w:uiPriority w:val="9"/>
    <w:rsid w:val="000F314F"/>
    <w:rPr>
      <w:rFonts w:ascii="Times New Roman" w:eastAsia="Times New Roman" w:hAnsi="Times New Roman" w:cs="Times New Roman"/>
      <w:b/>
      <w:bCs/>
      <w:sz w:val="15"/>
      <w:szCs w:val="15"/>
    </w:rPr>
  </w:style>
  <w:style w:type="paragraph" w:styleId="NormalWeb">
    <w:name w:val="Normal (Web)"/>
    <w:basedOn w:val="Normal"/>
    <w:uiPriority w:val="99"/>
    <w:semiHidden/>
    <w:unhideWhenUsed/>
    <w:rsid w:val="000F314F"/>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F314F"/>
    <w:rPr>
      <w:b/>
      <w:bCs/>
    </w:rPr>
  </w:style>
  <w:style w:type="character" w:customStyle="1" w:styleId="ssba-share-text">
    <w:name w:val="ssba-share-text"/>
    <w:basedOn w:val="DefaultParagraphFont"/>
    <w:rsid w:val="000F314F"/>
  </w:style>
  <w:style w:type="paragraph" w:customStyle="1" w:styleId="ssbp-li--facebook">
    <w:name w:val="ssbp-li--facebook"/>
    <w:basedOn w:val="Normal"/>
    <w:rsid w:val="000F314F"/>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0F314F"/>
    <w:rPr>
      <w:color w:val="0000FF"/>
      <w:u w:val="single"/>
    </w:rPr>
  </w:style>
  <w:style w:type="paragraph" w:customStyle="1" w:styleId="ssbp-li--google">
    <w:name w:val="ssbp-li--google"/>
    <w:basedOn w:val="Normal"/>
    <w:rsid w:val="000F31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sbp-li--twitter">
    <w:name w:val="ssbp-li--twitter"/>
    <w:basedOn w:val="Normal"/>
    <w:rsid w:val="000F314F"/>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sbp-li--linkedin">
    <w:name w:val="ssbp-li--linkedin"/>
    <w:basedOn w:val="Normal"/>
    <w:rsid w:val="000F314F"/>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192E39"/>
    <w:pPr>
      <w:spacing w:after="0" w:line="290" w:lineRule="atLeast"/>
    </w:pPr>
    <w:rPr>
      <w:rFonts w:ascii="Times New Roman" w:eastAsia="SimSun" w:hAnsi="Times New Roman" w:cs="Times New Roman"/>
      <w:sz w:val="20"/>
      <w:szCs w:val="20"/>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 Char,Bullet- First level Char,Equipment Char,Figure_name Char,FooterText Char,Heading2 Char,List Paragraph Char Char Char,List Paragraph1 Char,Listenabsatz1 Char,Numbered Indented Text Char,Slide Comments Char,UEDAŞ Bullet Char"/>
    <w:basedOn w:val="DefaultParagraphFont"/>
    <w:link w:val="ListParagraph"/>
    <w:uiPriority w:val="34"/>
    <w:rsid w:val="00192E39"/>
  </w:style>
  <w:style w:type="character" w:customStyle="1" w:styleId="ui-provider">
    <w:name w:val="ui-provider"/>
    <w:basedOn w:val="DefaultParagraphFont"/>
    <w:rsid w:val="00E15B51"/>
  </w:style>
  <w:style w:type="character" w:customStyle="1" w:styleId="Heading2Char">
    <w:name w:val="Heading 2 Char"/>
    <w:basedOn w:val="DefaultParagraphFont"/>
    <w:link w:val="Heading2"/>
    <w:uiPriority w:val="9"/>
    <w:rsid w:val="0028467C"/>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28467C"/>
    <w:rPr>
      <w:rFonts w:asciiTheme="majorHAnsi" w:eastAsiaTheme="majorEastAsia" w:hAnsiTheme="majorHAnsi" w:cstheme="majorBidi"/>
      <w:i/>
      <w:iCs/>
      <w:color w:val="2F5496" w:themeColor="accent1" w:themeShade="BF"/>
    </w:rPr>
  </w:style>
  <w:style w:type="character" w:customStyle="1" w:styleId="Heading1Char">
    <w:name w:val="Heading 1 Char"/>
    <w:basedOn w:val="DefaultParagraphFont"/>
    <w:link w:val="Heading1"/>
    <w:uiPriority w:val="9"/>
    <w:rsid w:val="001B10BF"/>
    <w:rPr>
      <w:rFonts w:ascii="Arial" w:eastAsia="Arial" w:hAnsi="Arial" w:cs="Arial"/>
      <w:b/>
      <w:bCs/>
      <w:sz w:val="48"/>
      <w:szCs w:val="48"/>
    </w:rPr>
  </w:style>
  <w:style w:type="numbering" w:customStyle="1" w:styleId="NoList1">
    <w:name w:val="No List1"/>
    <w:next w:val="NoList"/>
    <w:uiPriority w:val="99"/>
    <w:semiHidden/>
    <w:unhideWhenUsed/>
    <w:rsid w:val="001B10BF"/>
  </w:style>
  <w:style w:type="paragraph" w:styleId="BodyText">
    <w:name w:val="Body Text"/>
    <w:basedOn w:val="Normal"/>
    <w:link w:val="BodyTextChar"/>
    <w:uiPriority w:val="1"/>
    <w:qFormat/>
    <w:rsid w:val="001B10BF"/>
    <w:pPr>
      <w:widowControl w:val="0"/>
      <w:autoSpaceDE w:val="0"/>
      <w:autoSpaceDN w:val="0"/>
      <w:spacing w:after="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1B10BF"/>
    <w:rPr>
      <w:rFonts w:ascii="Times New Roman" w:eastAsia="Times New Roman" w:hAnsi="Times New Roman" w:cs="Times New Roman"/>
      <w:sz w:val="24"/>
      <w:szCs w:val="24"/>
    </w:rPr>
  </w:style>
  <w:style w:type="paragraph" w:customStyle="1" w:styleId="TableParagraph">
    <w:name w:val="Table Paragraph"/>
    <w:basedOn w:val="Normal"/>
    <w:uiPriority w:val="1"/>
    <w:qFormat/>
    <w:rsid w:val="001B10BF"/>
    <w:pPr>
      <w:widowControl w:val="0"/>
      <w:autoSpaceDE w:val="0"/>
      <w:autoSpaceDN w:val="0"/>
      <w:spacing w:after="0" w:line="240" w:lineRule="auto"/>
    </w:pPr>
    <w:rPr>
      <w:rFonts w:ascii="Times New Roman" w:eastAsia="Times New Roman" w:hAnsi="Times New Roman" w:cs="Times New Roman"/>
    </w:rPr>
  </w:style>
  <w:style w:type="paragraph" w:styleId="Header">
    <w:name w:val="header"/>
    <w:basedOn w:val="Normal"/>
    <w:link w:val="HeaderChar"/>
    <w:uiPriority w:val="99"/>
    <w:unhideWhenUsed/>
    <w:rsid w:val="001B10BF"/>
    <w:pPr>
      <w:widowControl w:val="0"/>
      <w:tabs>
        <w:tab w:val="center" w:pos="4680"/>
        <w:tab w:val="right" w:pos="9360"/>
      </w:tabs>
      <w:autoSpaceDE w:val="0"/>
      <w:autoSpaceDN w:val="0"/>
      <w:spacing w:after="0" w:line="240" w:lineRule="auto"/>
    </w:pPr>
    <w:rPr>
      <w:rFonts w:ascii="Times New Roman" w:eastAsia="Times New Roman" w:hAnsi="Times New Roman" w:cs="Times New Roman"/>
    </w:rPr>
  </w:style>
  <w:style w:type="character" w:customStyle="1" w:styleId="HeaderChar">
    <w:name w:val="Header Char"/>
    <w:basedOn w:val="DefaultParagraphFont"/>
    <w:link w:val="Header"/>
    <w:uiPriority w:val="99"/>
    <w:rsid w:val="001B10BF"/>
    <w:rPr>
      <w:rFonts w:ascii="Times New Roman" w:eastAsia="Times New Roman" w:hAnsi="Times New Roman" w:cs="Times New Roman"/>
    </w:rPr>
  </w:style>
  <w:style w:type="paragraph" w:styleId="Footer">
    <w:name w:val="footer"/>
    <w:basedOn w:val="Normal"/>
    <w:link w:val="FooterChar"/>
    <w:uiPriority w:val="99"/>
    <w:unhideWhenUsed/>
    <w:rsid w:val="001B10BF"/>
    <w:pPr>
      <w:widowControl w:val="0"/>
      <w:tabs>
        <w:tab w:val="center" w:pos="4680"/>
        <w:tab w:val="right" w:pos="9360"/>
      </w:tabs>
      <w:autoSpaceDE w:val="0"/>
      <w:autoSpaceDN w:val="0"/>
      <w:spacing w:after="0" w:line="240" w:lineRule="auto"/>
    </w:pPr>
    <w:rPr>
      <w:rFonts w:ascii="Times New Roman" w:eastAsia="Times New Roman" w:hAnsi="Times New Roman" w:cs="Times New Roman"/>
    </w:rPr>
  </w:style>
  <w:style w:type="character" w:customStyle="1" w:styleId="FooterChar">
    <w:name w:val="Footer Char"/>
    <w:basedOn w:val="DefaultParagraphFont"/>
    <w:link w:val="Footer"/>
    <w:uiPriority w:val="99"/>
    <w:rsid w:val="001B10BF"/>
    <w:rPr>
      <w:rFonts w:ascii="Times New Roman" w:eastAsia="Times New Roman" w:hAnsi="Times New Roman" w:cs="Times New Roman"/>
    </w:rPr>
  </w:style>
  <w:style w:type="table" w:customStyle="1" w:styleId="PlainTable31">
    <w:name w:val="Plain Table 31"/>
    <w:basedOn w:val="TableNormal"/>
    <w:next w:val="PlainTable3"/>
    <w:uiPriority w:val="43"/>
    <w:rsid w:val="001B10BF"/>
    <w:pPr>
      <w:spacing w:after="0" w:line="240" w:lineRule="auto"/>
    </w:pPr>
    <w:rPr>
      <w:rFonts w:eastAsia="Times New Roman"/>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styleId="PlainTable3">
    <w:name w:val="Plain Table 3"/>
    <w:basedOn w:val="TableNormal"/>
    <w:uiPriority w:val="43"/>
    <w:rsid w:val="001B10B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BalloonText">
    <w:name w:val="Balloon Text"/>
    <w:basedOn w:val="Normal"/>
    <w:link w:val="BalloonTextChar"/>
    <w:uiPriority w:val="99"/>
    <w:semiHidden/>
    <w:unhideWhenUsed/>
    <w:rsid w:val="000C2E9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2E93"/>
    <w:rPr>
      <w:rFonts w:ascii="Segoe UI" w:hAnsi="Segoe UI" w:cs="Segoe UI"/>
      <w:sz w:val="18"/>
      <w:szCs w:val="18"/>
    </w:rPr>
  </w:style>
  <w:style w:type="paragraph" w:customStyle="1" w:styleId="para">
    <w:name w:val="para"/>
    <w:basedOn w:val="ListParagraph"/>
    <w:link w:val="paraChar"/>
    <w:qFormat/>
    <w:rsid w:val="00F864D2"/>
    <w:pPr>
      <w:ind w:left="360"/>
      <w:jc w:val="both"/>
    </w:pPr>
    <w:rPr>
      <w:sz w:val="20"/>
      <w:szCs w:val="20"/>
    </w:rPr>
  </w:style>
  <w:style w:type="character" w:customStyle="1" w:styleId="paraChar">
    <w:name w:val="para Char"/>
    <w:basedOn w:val="ListParagraphChar"/>
    <w:link w:val="para"/>
    <w:rsid w:val="00F864D2"/>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pPr>
    <w:rPr>
      <w:rFonts w:ascii="Times New Roman" w:eastAsia="Times New Roman" w:hAnsi="Times New Roman" w:cs="Times New Roman"/>
      <w:sz w:val="20"/>
      <w:szCs w:val="20"/>
    </w:rPr>
    <w:tblPr>
      <w:tblStyleRowBandSize w:val="1"/>
      <w:tblStyleColBandSize w:val="1"/>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32747940">
      <w:bodyDiv w:val="1"/>
      <w:marLeft w:val="0"/>
      <w:marRight w:val="0"/>
      <w:marTop w:val="0"/>
      <w:marBottom w:val="0"/>
      <w:divBdr>
        <w:top w:val="none" w:sz="0" w:space="0" w:color="auto"/>
        <w:left w:val="none" w:sz="0" w:space="0" w:color="auto"/>
        <w:bottom w:val="none" w:sz="0" w:space="0" w:color="auto"/>
        <w:right w:val="none" w:sz="0" w:space="0" w:color="auto"/>
      </w:divBdr>
    </w:div>
    <w:div w:id="821508577">
      <w:bodyDiv w:val="1"/>
      <w:marLeft w:val="0"/>
      <w:marRight w:val="0"/>
      <w:marTop w:val="0"/>
      <w:marBottom w:val="0"/>
      <w:divBdr>
        <w:top w:val="none" w:sz="0" w:space="0" w:color="auto"/>
        <w:left w:val="none" w:sz="0" w:space="0" w:color="auto"/>
        <w:bottom w:val="none" w:sz="0" w:space="0" w:color="auto"/>
        <w:right w:val="none" w:sz="0" w:space="0" w:color="auto"/>
      </w:divBdr>
    </w:div>
    <w:div w:id="1042241963">
      <w:bodyDiv w:val="1"/>
      <w:marLeft w:val="0"/>
      <w:marRight w:val="0"/>
      <w:marTop w:val="0"/>
      <w:marBottom w:val="0"/>
      <w:divBdr>
        <w:top w:val="none" w:sz="0" w:space="0" w:color="auto"/>
        <w:left w:val="none" w:sz="0" w:space="0" w:color="auto"/>
        <w:bottom w:val="none" w:sz="0" w:space="0" w:color="auto"/>
        <w:right w:val="none" w:sz="0" w:space="0" w:color="auto"/>
      </w:divBdr>
    </w:div>
    <w:div w:id="1084646245">
      <w:bodyDiv w:val="1"/>
      <w:marLeft w:val="0"/>
      <w:marRight w:val="0"/>
      <w:marTop w:val="0"/>
      <w:marBottom w:val="0"/>
      <w:divBdr>
        <w:top w:val="none" w:sz="0" w:space="0" w:color="auto"/>
        <w:left w:val="none" w:sz="0" w:space="0" w:color="auto"/>
        <w:bottom w:val="none" w:sz="0" w:space="0" w:color="auto"/>
        <w:right w:val="none" w:sz="0" w:space="0" w:color="auto"/>
      </w:divBdr>
    </w:div>
    <w:div w:id="1239906116">
      <w:bodyDiv w:val="1"/>
      <w:marLeft w:val="0"/>
      <w:marRight w:val="0"/>
      <w:marTop w:val="0"/>
      <w:marBottom w:val="0"/>
      <w:divBdr>
        <w:top w:val="none" w:sz="0" w:space="0" w:color="auto"/>
        <w:left w:val="none" w:sz="0" w:space="0" w:color="auto"/>
        <w:bottom w:val="none" w:sz="0" w:space="0" w:color="auto"/>
        <w:right w:val="none" w:sz="0" w:space="0" w:color="auto"/>
      </w:divBdr>
    </w:div>
    <w:div w:id="1257859357">
      <w:bodyDiv w:val="1"/>
      <w:marLeft w:val="0"/>
      <w:marRight w:val="0"/>
      <w:marTop w:val="0"/>
      <w:marBottom w:val="0"/>
      <w:divBdr>
        <w:top w:val="none" w:sz="0" w:space="0" w:color="auto"/>
        <w:left w:val="none" w:sz="0" w:space="0" w:color="auto"/>
        <w:bottom w:val="none" w:sz="0" w:space="0" w:color="auto"/>
        <w:right w:val="none" w:sz="0" w:space="0" w:color="auto"/>
      </w:divBdr>
    </w:div>
    <w:div w:id="16481248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fontTable" Target="fontTable.xml"/><Relationship Id="rId3" Type="http://schemas.openxmlformats.org/officeDocument/2006/relationships/customXml" Target="../customXml/item3.xml"/><Relationship Id="rId21" Type="http://schemas.microsoft.com/office/2018/08/relationships/commentsExtensible" Target="commentsExtensible.xml"/><Relationship Id="rId7" Type="http://schemas.openxmlformats.org/officeDocument/2006/relationships/styles" Target="styles.xml"/><Relationship Id="rId12" Type="http://schemas.openxmlformats.org/officeDocument/2006/relationships/hyperlink" Target="mailto:6e-dpo@goindgo.in" TargetMode="Externa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6/09/relationships/commentsIds" Target="commentsIds.xml"/><Relationship Id="rId10" Type="http://schemas.openxmlformats.org/officeDocument/2006/relationships/footnotes" Target="footnotes.xml"/><Relationship Id="rId19" Type="http://schemas.microsoft.com/office/2011/relationships/people" Target="peop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QfCpJr2ZctVlXRjPrh+CM2LvDA==">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</go:docsCustomData>
</go:gDocsCustomXmlDataStorage>
</file>

<file path=customXml/item2.xml><?xml version="1.0" encoding="utf-8"?>
<ct:contentTypeSchema xmlns:ct="http://schemas.microsoft.com/office/2006/metadata/contentType" xmlns:ma="http://schemas.microsoft.com/office/2006/metadata/properties/metaAttributes" ct:_="" ma:_="" ma:contentTypeName="Document" ma:contentTypeID="0x01010005EA78701D9CB74A94E38252BAB16D34" ma:contentTypeVersion="15" ma:contentTypeDescription="Create a new document." ma:contentTypeScope="" ma:versionID="9cd3424a73fb776ce000b1b5bb13b20a">
  <xsd:schema xmlns:xsd="http://www.w3.org/2001/XMLSchema" xmlns:xs="http://www.w3.org/2001/XMLSchema" xmlns:p="http://schemas.microsoft.com/office/2006/metadata/properties" xmlns:ns3="bf2567e6-16f4-4c6b-b0e9-0ea0396e433b" xmlns:ns4="5add0bd2-c77a-462d-bf1b-4bc5b2b102e1" targetNamespace="http://schemas.microsoft.com/office/2006/metadata/properties" ma:root="true" ma:fieldsID="8df173fb0339a05726bf1a29330b6932" ns3:_="" ns4:_="">
    <xsd:import namespace="bf2567e6-16f4-4c6b-b0e9-0ea0396e433b"/>
    <xsd:import namespace="5add0bd2-c77a-462d-bf1b-4bc5b2b102e1"/>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SystemTags" minOccurs="0"/>
                <xsd:element ref="ns3:MediaServiceDateTaken"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f2567e6-16f4-4c6b-b0e9-0ea0396e433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add0bd2-c77a-462d-bf1b-4bc5b2b102e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activity xmlns="bf2567e6-16f4-4c6b-b0e9-0ea0396e433b" xsi:nil="true"/>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B836BE7-9E25-46BF-9C94-DDF1523B87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f2567e6-16f4-4c6b-b0e9-0ea0396e433b"/>
    <ds:schemaRef ds:uri="5add0bd2-c77a-462d-bf1b-4bc5b2b102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E2BD8A8-BEE5-4E48-9089-8430EAAEEAC7}">
  <ds:schemaRefs>
    <ds:schemaRef ds:uri="http://schemas.microsoft.com/sharepoint/v3/contenttype/forms"/>
  </ds:schemaRefs>
</ds:datastoreItem>
</file>

<file path=customXml/itemProps4.xml><?xml version="1.0" encoding="utf-8"?>
<ds:datastoreItem xmlns:ds="http://schemas.openxmlformats.org/officeDocument/2006/customXml" ds:itemID="{FFDAE33E-8D85-40CC-AFEB-93CA3C47C72A}">
  <ds:schemaRefs>
    <ds:schemaRef ds:uri="http://www.w3.org/XML/1998/namespace"/>
    <ds:schemaRef ds:uri="http://schemas.microsoft.com/office/infopath/2007/PartnerControls"/>
    <ds:schemaRef ds:uri="5add0bd2-c77a-462d-bf1b-4bc5b2b102e1"/>
    <ds:schemaRef ds:uri="http://schemas.openxmlformats.org/package/2006/metadata/core-properties"/>
    <ds:schemaRef ds:uri="http://purl.org/dc/terms/"/>
    <ds:schemaRef ds:uri="bf2567e6-16f4-4c6b-b0e9-0ea0396e433b"/>
    <ds:schemaRef ds:uri="http://schemas.microsoft.com/office/2006/documentManagement/types"/>
    <ds:schemaRef ds:uri="http://purl.org/dc/dcmitype/"/>
    <ds:schemaRef ds:uri="http://purl.org/dc/elements/1.1/"/>
    <ds:schemaRef ds:uri="http://schemas.microsoft.com/office/2006/metadata/properties"/>
  </ds:schemaRefs>
</ds:datastoreItem>
</file>

<file path=customXml/itemProps5.xml><?xml version="1.0" encoding="utf-8"?>
<ds:datastoreItem xmlns:ds="http://schemas.openxmlformats.org/officeDocument/2006/customXml" ds:itemID="{FCBFE126-726A-4061-A21B-648C698D44A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26</Pages>
  <Words>9999</Words>
  <Characters>57000</Characters>
  <Application>Microsoft Office Word</Application>
  <DocSecurity>0</DocSecurity>
  <Lines>475</Lines>
  <Paragraphs>133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Azhar Mohammad Hussain (Digital,ISC)(X-deloitte)</dc:creator>
  <cp:lastModifiedBy>Rohit Agnihotri (Digital,ISC)(X-IGT Solutions)</cp:lastModifiedBy>
  <cp:revision>3</cp:revision>
  <dcterms:created xsi:type="dcterms:W3CDTF">2026-09-02T09:06:00Z</dcterms:created>
  <dcterms:modified xsi:type="dcterms:W3CDTF">2026-09-02T09:16:00Z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0x01010005EA78701D9CB74A94E38252BAB16D34</vt:lpwstr>
  </property>
  <property fmtid="{D5CDD505-2E9C-101B-9397-08002B2CF9AE}" pid="3" name="MediaServiceImageTags">
    <vt:lpwstr/>
  </property>
  <property fmtid="{D5CDD505-2E9C-101B-9397-08002B2CF9AE}" pid="4" name="MSIP_Label_c5616f8d-06f9-41da-a1a3-92ca0c5ba98a_Enabled">
    <vt:lpwstr>true</vt:lpwstr>
  </property>
  <property fmtid="{D5CDD505-2E9C-101B-9397-08002B2CF9AE}" pid="5" name="MSIP_Label_c5616f8d-06f9-41da-a1a3-92ca0c5ba98a_SetDate">
    <vt:lpwstr>2024-01-17T07:04:50Z</vt:lpwstr>
  </property>
  <property fmtid="{D5CDD505-2E9C-101B-9397-08002B2CF9AE}" pid="6" name="MSIP_Label_c5616f8d-06f9-41da-a1a3-92ca0c5ba98a_Method">
    <vt:lpwstr>Standard</vt:lpwstr>
  </property>
  <property fmtid="{D5CDD505-2E9C-101B-9397-08002B2CF9AE}" pid="7" name="MSIP_Label_c5616f8d-06f9-41da-a1a3-92ca0c5ba98a_Name">
    <vt:lpwstr>Internal</vt:lpwstr>
  </property>
  <property fmtid="{D5CDD505-2E9C-101B-9397-08002B2CF9AE}" pid="8" name="MSIP_Label_c5616f8d-06f9-41da-a1a3-92ca0c5ba98a_SiteId">
    <vt:lpwstr>73f2e714-a32e-4697-9449-dffe1df8a5d5</vt:lpwstr>
  </property>
  <property fmtid="{D5CDD505-2E9C-101B-9397-08002B2CF9AE}" pid="9" name="MSIP_Label_c5616f8d-06f9-41da-a1a3-92ca0c5ba98a_ActionId">
    <vt:lpwstr>525fc8bc-bde9-4890-b7ea-ade6630d837e</vt:lpwstr>
  </property>
  <property fmtid="{D5CDD505-2E9C-101B-9397-08002B2CF9AE}" pid="10" name="MSIP_Label_c5616f8d-06f9-41da-a1a3-92ca0c5ba98a_ContentBits">
    <vt:lpwstr>0</vt:lpwstr>
  </property>
  <property fmtid="{D5CDD505-2E9C-101B-9397-08002B2CF9AE}" pid="11" name="Order">
    <vt:r8>4700</vt:r8>
  </property>
  <property fmtid="{D5CDD505-2E9C-101B-9397-08002B2CF9AE}" pid="12" name="xd_Signature">
    <vt:bool>false</vt:bool>
  </property>
  <property fmtid="{D5CDD505-2E9C-101B-9397-08002B2CF9AE}" pid="13" name="xd_ProgID">
    <vt:lpwstr/>
  </property>
  <property fmtid="{D5CDD505-2E9C-101B-9397-08002B2CF9AE}" pid="14" name="ComplianceAssetId">
    <vt:lpwstr/>
  </property>
  <property fmtid="{D5CDD505-2E9C-101B-9397-08002B2CF9AE}" pid="15" name="TemplateUrl">
    <vt:lpwstr/>
  </property>
  <property fmtid="{D5CDD505-2E9C-101B-9397-08002B2CF9AE}" pid="16" name="_ExtendedDescription">
    <vt:lpwstr/>
  </property>
  <property fmtid="{D5CDD505-2E9C-101B-9397-08002B2CF9AE}" pid="17" name="TriggerFlowInfo">
    <vt:lpwstr/>
  </property>
</Properties>
</file>