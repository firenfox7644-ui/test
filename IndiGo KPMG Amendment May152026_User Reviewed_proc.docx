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30BBC" w14:textId="77777777" w:rsidR="004D2421" w:rsidRPr="00AC29C0" w:rsidRDefault="00797AC9" w:rsidP="005943F2">
      <w:pPr>
        <w:spacing w:after="120" w:line="276" w:lineRule="auto"/>
        <w:divId w:val="2215766550"/>
        <w:rPr>
          <w:rFonts w:asciiTheme="minorHAnsi" w:hAnsiTheme="minorHAnsi" w:cstheme="minorHAnsi"/>
          <w:b/>
          <w:bCs/>
        </w:rPr>
      </w:pPr>
      <w:r w:rsidRPr="00AC29C0">
        <w:rPr>
          <w:rFonts w:asciiTheme="minorHAnsi" w:hAnsiTheme="minorHAnsi" w:cstheme="minorHAnsi"/>
          <w:b/>
          <w:bCs/>
        </w:rPr>
        <w:t>Strictly Private &amp; Confidential</w:t>
      </w:r>
    </w:p>
    <w:p w14:paraId="0C35D6AF" w14:textId="77777777" w:rsidR="004D2421" w:rsidRPr="00AC29C0" w:rsidRDefault="004D2421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879B193" w14:textId="77777777" w:rsidR="004D2421" w:rsidRPr="00AC29C0" w:rsidRDefault="00797AC9" w:rsidP="00797AC9">
      <w:pPr>
        <w:spacing w:line="276" w:lineRule="auto"/>
        <w:divId w:val="2215766551"/>
        <w:rPr>
          <w:rFonts w:asciiTheme="minorHAnsi" w:hAnsiTheme="minorHAnsi" w:cstheme="minorHAnsi"/>
          <w:b/>
          <w:bCs/>
        </w:rPr>
      </w:pPr>
      <w:r w:rsidRPr="00AC29C0">
        <w:rPr>
          <w:rFonts w:asciiTheme="minorHAnsi" w:hAnsiTheme="minorHAnsi" w:cstheme="minorHAnsi"/>
          <w:b/>
          <w:bCs/>
        </w:rPr>
        <w:t>Vineet Mittal</w:t>
      </w:r>
    </w:p>
    <w:p w14:paraId="3F9DF825" w14:textId="77777777" w:rsidR="00EA686C" w:rsidRPr="00AC29C0" w:rsidRDefault="00797AC9" w:rsidP="00797AC9">
      <w:pPr>
        <w:spacing w:line="276" w:lineRule="auto"/>
        <w:divId w:val="2215766555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SVP Finance</w:t>
      </w:r>
    </w:p>
    <w:p w14:paraId="2A456F92" w14:textId="77777777" w:rsidR="00EA686C" w:rsidRPr="00AC29C0" w:rsidRDefault="00797AC9" w:rsidP="00797AC9">
      <w:pPr>
        <w:spacing w:line="276" w:lineRule="auto"/>
        <w:divId w:val="2215766558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InterGlobe Aviation Limited</w:t>
      </w:r>
    </w:p>
    <w:p w14:paraId="44D5FC7F" w14:textId="77777777" w:rsidR="00EA686C" w:rsidRPr="00AC29C0" w:rsidRDefault="00797AC9" w:rsidP="00797AC9">
      <w:pPr>
        <w:spacing w:line="276" w:lineRule="auto"/>
        <w:divId w:val="2215766561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Block 2A &amp; 2B,</w:t>
      </w:r>
      <w:r w:rsidR="00847DC2" w:rsidRPr="00AC29C0">
        <w:rPr>
          <w:rFonts w:asciiTheme="minorHAnsi" w:hAnsiTheme="minorHAnsi" w:cstheme="minorHAnsi"/>
        </w:rPr>
        <w:t xml:space="preserve"> </w:t>
      </w:r>
      <w:r w:rsidRPr="00AC29C0">
        <w:rPr>
          <w:rFonts w:asciiTheme="minorHAnsi" w:hAnsiTheme="minorHAnsi" w:cstheme="minorHAnsi"/>
        </w:rPr>
        <w:t xml:space="preserve">DLF Corporate Park, DLF City Phase-III, </w:t>
      </w:r>
    </w:p>
    <w:p w14:paraId="60446069" w14:textId="77777777" w:rsidR="004D2421" w:rsidRPr="00AC29C0" w:rsidRDefault="00797AC9" w:rsidP="00797AC9">
      <w:pPr>
        <w:spacing w:line="276" w:lineRule="auto"/>
        <w:divId w:val="2215766564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Gurugram - 122 002, Haryana, India</w:t>
      </w:r>
    </w:p>
    <w:p w14:paraId="3A3398E7" w14:textId="145599E4" w:rsidR="004930AA" w:rsidRPr="00E14030" w:rsidRDefault="00333DC8" w:rsidP="005943F2">
      <w:pPr>
        <w:spacing w:after="120" w:line="276" w:lineRule="auto"/>
        <w:divId w:val="2215766567"/>
        <w:rPr>
          <w:rFonts w:asciiTheme="minorHAnsi" w:hAnsiTheme="minorHAnsi" w:cstheme="minorHAnsi"/>
          <w:b/>
          <w:bCs/>
        </w:rPr>
      </w:pPr>
      <w:r w:rsidRPr="00E14030">
        <w:rPr>
          <w:rFonts w:asciiTheme="minorHAnsi" w:hAnsiTheme="minorHAnsi" w:cstheme="minorHAnsi"/>
          <w:b/>
          <w:bCs/>
        </w:rPr>
        <w:t xml:space="preserve">Dated: </w:t>
      </w:r>
      <w:r w:rsidR="00BC1256" w:rsidRPr="00E14030">
        <w:rPr>
          <w:rFonts w:asciiTheme="minorHAnsi" w:hAnsiTheme="minorHAnsi" w:cstheme="minorHAnsi"/>
          <w:b/>
          <w:bCs/>
        </w:rPr>
        <w:t>06 May 2026</w:t>
      </w:r>
    </w:p>
    <w:p w14:paraId="687D99F3" w14:textId="77777777" w:rsidR="00AE18FE" w:rsidRPr="00AC29C0" w:rsidRDefault="00AE18FE" w:rsidP="005943F2">
      <w:pPr>
        <w:spacing w:after="120" w:line="276" w:lineRule="auto"/>
        <w:rPr>
          <w:rFonts w:asciiTheme="minorHAnsi" w:hAnsiTheme="minorHAnsi" w:cstheme="minorHAnsi"/>
        </w:rPr>
      </w:pPr>
    </w:p>
    <w:p w14:paraId="3587FCC8" w14:textId="77777777" w:rsidR="00631B27" w:rsidRPr="00AC29C0" w:rsidRDefault="00797AC9" w:rsidP="005943F2">
      <w:pPr>
        <w:spacing w:after="120" w:line="276" w:lineRule="auto"/>
        <w:divId w:val="2215766570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  <w:b/>
          <w:bCs/>
        </w:rPr>
        <w:t>Ref:</w:t>
      </w:r>
      <w:r w:rsidRPr="00AC29C0">
        <w:rPr>
          <w:rFonts w:asciiTheme="minorHAnsi" w:hAnsiTheme="minorHAnsi" w:cstheme="minorHAnsi"/>
        </w:rPr>
        <w:t xml:space="preserve"> Addendum No. 1 (hereinafter referred to as “Addendum 1”) to </w:t>
      </w:r>
      <w:r w:rsidR="00BE6C7D" w:rsidRPr="00AC29C0">
        <w:rPr>
          <w:rFonts w:asciiTheme="minorHAnsi" w:hAnsiTheme="minorHAnsi" w:cstheme="minorHAnsi"/>
        </w:rPr>
        <w:t>Engagement Letter</w:t>
      </w:r>
      <w:r w:rsidRPr="00AC29C0">
        <w:rPr>
          <w:rFonts w:asciiTheme="minorHAnsi" w:hAnsiTheme="minorHAnsi" w:cstheme="minorHAnsi"/>
        </w:rPr>
        <w:t xml:space="preserve"> dated </w:t>
      </w:r>
      <w:r w:rsidR="00024EB5" w:rsidRPr="00AC29C0">
        <w:rPr>
          <w:rFonts w:asciiTheme="minorHAnsi" w:hAnsiTheme="minorHAnsi" w:cstheme="minorHAnsi"/>
        </w:rPr>
        <w:t>06</w:t>
      </w:r>
      <w:r w:rsidRPr="009A3631">
        <w:rPr>
          <w:rFonts w:asciiTheme="minorHAnsi" w:hAnsiTheme="minorHAnsi" w:cstheme="minorHAnsi"/>
          <w:vertAlign w:val="superscript"/>
        </w:rPr>
        <w:t>th</w:t>
      </w:r>
      <w:r w:rsidR="003B0510">
        <w:rPr>
          <w:rFonts w:asciiTheme="minorHAnsi" w:hAnsiTheme="minorHAnsi" w:cstheme="minorHAnsi"/>
        </w:rPr>
        <w:t xml:space="preserve"> </w:t>
      </w:r>
      <w:r w:rsidR="00024EB5" w:rsidRPr="00AC29C0">
        <w:rPr>
          <w:rFonts w:asciiTheme="minorHAnsi" w:hAnsiTheme="minorHAnsi" w:cstheme="minorHAnsi"/>
        </w:rPr>
        <w:t>June</w:t>
      </w:r>
      <w:r w:rsidRPr="00AC29C0">
        <w:rPr>
          <w:rFonts w:asciiTheme="minorHAnsi" w:hAnsiTheme="minorHAnsi" w:cstheme="minorHAnsi"/>
        </w:rPr>
        <w:t xml:space="preserve"> 202</w:t>
      </w:r>
      <w:r w:rsidR="00024EB5" w:rsidRPr="00AC29C0">
        <w:rPr>
          <w:rFonts w:asciiTheme="minorHAnsi" w:hAnsiTheme="minorHAnsi" w:cstheme="minorHAnsi"/>
        </w:rPr>
        <w:t>4</w:t>
      </w:r>
      <w:r w:rsidRPr="00AC29C0">
        <w:rPr>
          <w:rFonts w:asciiTheme="minorHAnsi" w:hAnsiTheme="minorHAnsi" w:cstheme="minorHAnsi"/>
        </w:rPr>
        <w:t xml:space="preserve"> </w:t>
      </w:r>
    </w:p>
    <w:p w14:paraId="3CF96803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47180F62" w14:textId="1C68C289" w:rsidR="004D10EF" w:rsidRDefault="00797AC9" w:rsidP="005943F2">
      <w:pPr>
        <w:spacing w:after="120" w:line="276" w:lineRule="auto"/>
        <w:divId w:val="2215766573"/>
        <w:rPr>
          <w:rFonts w:asciiTheme="minorHAnsi" w:hAnsiTheme="minorHAnsi" w:cstheme="minorHAnsi"/>
        </w:rPr>
      </w:pPr>
      <w:r w:rsidRPr="004D10EF">
        <w:rPr>
          <w:rFonts w:asciiTheme="minorHAnsi" w:hAnsiTheme="minorHAnsi" w:cstheme="minorHAnsi"/>
        </w:rPr>
        <w:t xml:space="preserve">This refers to the existing Engagement Letter dated </w:t>
      </w:r>
      <w:r w:rsidRPr="00E14030">
        <w:rPr>
          <w:rFonts w:asciiTheme="minorHAnsi" w:hAnsiTheme="minorHAnsi" w:cstheme="minorHAnsi"/>
          <w:b/>
          <w:bCs/>
        </w:rPr>
        <w:t>06 June 2024</w:t>
      </w:r>
      <w:r w:rsidRPr="004D10EF">
        <w:rPr>
          <w:rFonts w:asciiTheme="minorHAnsi" w:hAnsiTheme="minorHAnsi" w:cstheme="minorHAnsi"/>
        </w:rPr>
        <w:t xml:space="preserve"> </w:t>
      </w:r>
      <w:r w:rsidR="001312C6" w:rsidRPr="004D10EF">
        <w:rPr>
          <w:rFonts w:asciiTheme="minorHAnsi" w:hAnsiTheme="minorHAnsi" w:cstheme="minorHAnsi"/>
        </w:rPr>
        <w:t>entered</w:t>
      </w:r>
      <w:r w:rsidRPr="004D10EF">
        <w:rPr>
          <w:rFonts w:asciiTheme="minorHAnsi" w:hAnsiTheme="minorHAnsi" w:cstheme="minorHAnsi"/>
        </w:rPr>
        <w:t xml:space="preserve"> between InterGlobe Aviation Limited (“InterGlobe” or</w:t>
      </w:r>
      <w:r w:rsidR="00E34164">
        <w:rPr>
          <w:rFonts w:asciiTheme="minorHAnsi" w:hAnsiTheme="minorHAnsi" w:cstheme="minorHAnsi"/>
        </w:rPr>
        <w:t xml:space="preserve"> “company” or</w:t>
      </w:r>
      <w:r w:rsidRPr="004D10EF">
        <w:rPr>
          <w:rFonts w:asciiTheme="minorHAnsi" w:hAnsiTheme="minorHAnsi" w:cstheme="minorHAnsi"/>
        </w:rPr>
        <w:t xml:space="preserve"> “you” or the “Client”) and KPMG India Services LLP (“KPMG” or “we”) for the provision of Loan Staff Assistance Services (</w:t>
      </w:r>
      <w:r w:rsidR="00161655">
        <w:rPr>
          <w:rFonts w:asciiTheme="minorHAnsi" w:hAnsiTheme="minorHAnsi" w:cstheme="minorHAnsi"/>
        </w:rPr>
        <w:t xml:space="preserve">hereinafter referred to as </w:t>
      </w:r>
      <w:r w:rsidRPr="004D10EF">
        <w:rPr>
          <w:rFonts w:asciiTheme="minorHAnsi" w:hAnsiTheme="minorHAnsi" w:cstheme="minorHAnsi"/>
        </w:rPr>
        <w:t>“</w:t>
      </w:r>
      <w:r w:rsidR="00161655">
        <w:rPr>
          <w:rFonts w:asciiTheme="minorHAnsi" w:hAnsiTheme="minorHAnsi" w:cstheme="minorHAnsi"/>
        </w:rPr>
        <w:t xml:space="preserve">Engagement </w:t>
      </w:r>
      <w:r w:rsidR="00643151">
        <w:rPr>
          <w:rFonts w:asciiTheme="minorHAnsi" w:hAnsiTheme="minorHAnsi" w:cstheme="minorHAnsi"/>
        </w:rPr>
        <w:t>Letter”</w:t>
      </w:r>
      <w:r w:rsidRPr="004D10EF">
        <w:rPr>
          <w:rFonts w:asciiTheme="minorHAnsi" w:hAnsiTheme="minorHAnsi" w:cstheme="minorHAnsi"/>
        </w:rPr>
        <w:t>).</w:t>
      </w:r>
    </w:p>
    <w:p w14:paraId="011309B5" w14:textId="4F5CDC57" w:rsidR="006B6163" w:rsidRDefault="00797AC9" w:rsidP="005943F2">
      <w:pPr>
        <w:spacing w:after="120" w:line="276" w:lineRule="auto"/>
        <w:divId w:val="2215766576"/>
        <w:rPr>
          <w:rFonts w:asciiTheme="minorHAnsi" w:hAnsiTheme="minorHAnsi" w:cstheme="minorHAnsi"/>
        </w:rPr>
      </w:pPr>
      <w:r w:rsidRPr="004D10EF">
        <w:rPr>
          <w:rFonts w:asciiTheme="minorHAnsi" w:hAnsiTheme="minorHAnsi" w:cstheme="minorHAnsi"/>
        </w:rPr>
        <w:t xml:space="preserve">Based on discussions between InterGlobe and KPMG, the parties have mutually agreed that </w:t>
      </w:r>
      <w:r w:rsidR="00166DFC">
        <w:rPr>
          <w:rFonts w:asciiTheme="minorHAnsi" w:hAnsiTheme="minorHAnsi" w:cstheme="minorHAnsi"/>
        </w:rPr>
        <w:t>with effect from 1</w:t>
      </w:r>
      <w:r w:rsidR="00166DFC" w:rsidRPr="00643151">
        <w:rPr>
          <w:rFonts w:asciiTheme="minorHAnsi" w:hAnsiTheme="minorHAnsi" w:cstheme="minorHAnsi"/>
          <w:vertAlign w:val="superscript"/>
        </w:rPr>
        <w:t>st</w:t>
      </w:r>
      <w:r w:rsidR="00166DFC">
        <w:rPr>
          <w:rFonts w:asciiTheme="minorHAnsi" w:hAnsiTheme="minorHAnsi" w:cstheme="minorHAnsi"/>
        </w:rPr>
        <w:t xml:space="preserve"> April 2026 </w:t>
      </w:r>
      <w:r w:rsidRPr="004D10EF">
        <w:rPr>
          <w:rFonts w:asciiTheme="minorHAnsi" w:hAnsiTheme="minorHAnsi" w:cstheme="minorHAnsi"/>
        </w:rPr>
        <w:t xml:space="preserve">the following discount shall be applicable </w:t>
      </w:r>
      <w:r w:rsidR="001312C6" w:rsidRPr="004D10EF">
        <w:rPr>
          <w:rFonts w:asciiTheme="minorHAnsi" w:hAnsiTheme="minorHAnsi" w:cstheme="minorHAnsi"/>
        </w:rPr>
        <w:t>monthly</w:t>
      </w:r>
      <w:r w:rsidRPr="004D10EF">
        <w:rPr>
          <w:rFonts w:asciiTheme="minorHAnsi" w:hAnsiTheme="minorHAnsi" w:cstheme="minorHAnsi"/>
        </w:rPr>
        <w:t>, determined in accordance with the applicable invoice slab value</w:t>
      </w:r>
      <w:ins w:id="0" w:author="Swati Sharma (Legal,ISC)" w:date="2026-05-12T16:54:00Z">
        <w:r w:rsidR="00BB22D0">
          <w:rPr>
            <w:rFonts w:asciiTheme="minorHAnsi" w:hAnsiTheme="minorHAnsi" w:cstheme="minorHAnsi"/>
          </w:rPr>
          <w:t xml:space="preserve"> </w:t>
        </w:r>
      </w:ins>
      <w:ins w:id="1" w:author="Swati Sharma (Legal,ISC)" w:date="2026-05-12T16:55:00Z">
        <w:r w:rsidR="00904DF2" w:rsidRPr="00904DF2">
          <w:rPr>
            <w:rFonts w:asciiTheme="minorHAnsi" w:hAnsiTheme="minorHAnsi" w:cstheme="minorHAnsi"/>
          </w:rPr>
          <w:t>as set out below: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3396"/>
      </w:tblGrid>
      <w:tr w:rsidR="006D7A5A" w14:paraId="55AAF129" w14:textId="77777777" w:rsidTr="00301894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6815D5" w14:textId="77777777" w:rsidR="00084431" w:rsidRPr="00301894" w:rsidRDefault="00797AC9" w:rsidP="005943F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01894">
              <w:rPr>
                <w:rFonts w:asciiTheme="minorHAnsi" w:hAnsiTheme="minorHAnsi" w:cstheme="minorHAnsi"/>
                <w:b/>
                <w:bCs/>
              </w:rPr>
              <w:t>Invoice Slab</w:t>
            </w:r>
            <w:r w:rsidR="004E4E5F" w:rsidRPr="0030189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1312C6" w:rsidRPr="00301894">
              <w:rPr>
                <w:rFonts w:asciiTheme="minorHAnsi" w:hAnsiTheme="minorHAnsi" w:cstheme="minorHAnsi"/>
                <w:b/>
                <w:bCs/>
              </w:rPr>
              <w:t>(</w:t>
            </w:r>
            <w:r w:rsidR="004E4E5F" w:rsidRPr="00301894">
              <w:rPr>
                <w:rFonts w:asciiTheme="minorHAnsi" w:hAnsiTheme="minorHAnsi" w:cstheme="minorHAnsi"/>
                <w:b/>
                <w:bCs/>
              </w:rPr>
              <w:t>INR</w:t>
            </w:r>
            <w:r w:rsidR="001312C6" w:rsidRPr="00301894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1A653E" w14:textId="77777777" w:rsidR="00084431" w:rsidRPr="00301894" w:rsidRDefault="00797AC9" w:rsidP="005943F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01894">
              <w:rPr>
                <w:rFonts w:asciiTheme="minorHAnsi" w:hAnsiTheme="minorHAnsi" w:cstheme="minorHAnsi"/>
                <w:b/>
                <w:bCs/>
              </w:rPr>
              <w:t>Value Discount</w:t>
            </w:r>
            <w:r w:rsidR="005B0DCF" w:rsidRPr="00301894">
              <w:rPr>
                <w:rFonts w:asciiTheme="minorHAnsi" w:hAnsiTheme="minorHAnsi" w:cstheme="minorHAnsi"/>
                <w:b/>
                <w:bCs/>
              </w:rPr>
              <w:t xml:space="preserve"> on </w:t>
            </w:r>
            <w:r w:rsidR="00E21DB1" w:rsidRPr="00301894">
              <w:rPr>
                <w:rFonts w:asciiTheme="minorHAnsi" w:hAnsiTheme="minorHAnsi" w:cstheme="minorHAnsi"/>
                <w:b/>
                <w:bCs/>
              </w:rPr>
              <w:t xml:space="preserve">monthly </w:t>
            </w:r>
            <w:r w:rsidR="005B0DCF" w:rsidRPr="00301894">
              <w:rPr>
                <w:rFonts w:asciiTheme="minorHAnsi" w:hAnsiTheme="minorHAnsi" w:cstheme="minorHAnsi"/>
                <w:b/>
                <w:bCs/>
              </w:rPr>
              <w:t>invoice</w:t>
            </w:r>
          </w:p>
        </w:tc>
      </w:tr>
      <w:tr w:rsidR="006D7A5A" w14:paraId="55001D6C" w14:textId="77777777" w:rsidTr="00301894">
        <w:trPr>
          <w:jc w:val="center"/>
        </w:trPr>
        <w:tc>
          <w:tcPr>
            <w:tcW w:w="0" w:type="auto"/>
            <w:vAlign w:val="center"/>
            <w:hideMark/>
          </w:tcPr>
          <w:p w14:paraId="19F292A1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0-1 Cr.</w:t>
            </w:r>
          </w:p>
        </w:tc>
        <w:tc>
          <w:tcPr>
            <w:tcW w:w="0" w:type="auto"/>
            <w:noWrap/>
            <w:vAlign w:val="center"/>
            <w:hideMark/>
          </w:tcPr>
          <w:p w14:paraId="09EFF113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4.7%</w:t>
            </w:r>
          </w:p>
        </w:tc>
      </w:tr>
      <w:tr w:rsidR="006D7A5A" w14:paraId="3C0D6D72" w14:textId="77777777" w:rsidTr="00301894">
        <w:trPr>
          <w:jc w:val="center"/>
        </w:trPr>
        <w:tc>
          <w:tcPr>
            <w:tcW w:w="0" w:type="auto"/>
            <w:vAlign w:val="center"/>
            <w:hideMark/>
          </w:tcPr>
          <w:p w14:paraId="0075A8EE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1-2.5 Cr.</w:t>
            </w:r>
          </w:p>
        </w:tc>
        <w:tc>
          <w:tcPr>
            <w:tcW w:w="0" w:type="auto"/>
            <w:noWrap/>
            <w:vAlign w:val="center"/>
            <w:hideMark/>
          </w:tcPr>
          <w:p w14:paraId="3CDE6D21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8.7%</w:t>
            </w:r>
          </w:p>
        </w:tc>
      </w:tr>
      <w:tr w:rsidR="006D7A5A" w14:paraId="674F2454" w14:textId="77777777" w:rsidTr="00301894">
        <w:trPr>
          <w:jc w:val="center"/>
        </w:trPr>
        <w:tc>
          <w:tcPr>
            <w:tcW w:w="0" w:type="auto"/>
            <w:vAlign w:val="center"/>
            <w:hideMark/>
          </w:tcPr>
          <w:p w14:paraId="6A2C8747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2.5-4 Cr.</w:t>
            </w:r>
          </w:p>
        </w:tc>
        <w:tc>
          <w:tcPr>
            <w:tcW w:w="0" w:type="auto"/>
            <w:noWrap/>
            <w:vAlign w:val="center"/>
            <w:hideMark/>
          </w:tcPr>
          <w:p w14:paraId="494E98F7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10.7%</w:t>
            </w:r>
          </w:p>
        </w:tc>
      </w:tr>
      <w:tr w:rsidR="006D7A5A" w14:paraId="4CA26F65" w14:textId="77777777" w:rsidTr="00301894">
        <w:trPr>
          <w:jc w:val="center"/>
        </w:trPr>
        <w:tc>
          <w:tcPr>
            <w:tcW w:w="0" w:type="auto"/>
            <w:vAlign w:val="center"/>
            <w:hideMark/>
          </w:tcPr>
          <w:p w14:paraId="62319A3B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4-6 Cr.</w:t>
            </w:r>
          </w:p>
        </w:tc>
        <w:tc>
          <w:tcPr>
            <w:tcW w:w="0" w:type="auto"/>
            <w:noWrap/>
            <w:vAlign w:val="center"/>
            <w:hideMark/>
          </w:tcPr>
          <w:p w14:paraId="23F6C2F8" w14:textId="77777777" w:rsidR="00084431" w:rsidRPr="00F32747" w:rsidRDefault="00797AC9" w:rsidP="005943F2">
            <w:pPr>
              <w:jc w:val="center"/>
              <w:rPr>
                <w:rFonts w:asciiTheme="minorHAnsi" w:hAnsiTheme="minorHAnsi" w:cstheme="minorHAnsi"/>
              </w:rPr>
            </w:pPr>
            <w:r w:rsidRPr="00F32747">
              <w:rPr>
                <w:rFonts w:asciiTheme="minorHAnsi" w:hAnsiTheme="minorHAnsi" w:cstheme="minorHAnsi"/>
              </w:rPr>
              <w:t>13.0%</w:t>
            </w:r>
          </w:p>
        </w:tc>
      </w:tr>
    </w:tbl>
    <w:p w14:paraId="38968FB4" w14:textId="77777777" w:rsidR="00797AC9" w:rsidRDefault="00797AC9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757A1BE" w14:textId="3177085E" w:rsidR="001312C6" w:rsidRPr="005943F2" w:rsidRDefault="00797AC9" w:rsidP="005943F2">
      <w:pPr>
        <w:spacing w:after="120" w:line="276" w:lineRule="auto"/>
        <w:divId w:val="2215766579"/>
        <w:rPr>
          <w:rFonts w:asciiTheme="minorHAnsi" w:hAnsiTheme="minorHAnsi" w:cstheme="minorHAnsi"/>
        </w:rPr>
      </w:pPr>
      <w:r w:rsidRPr="005943F2">
        <w:rPr>
          <w:rFonts w:asciiTheme="minorHAnsi" w:hAnsiTheme="minorHAnsi" w:cstheme="minorHAnsi"/>
        </w:rPr>
        <w:t xml:space="preserve">For the purposes of determining the applicable invoice slab, the invoice value shall mean </w:t>
      </w:r>
      <w:commentRangeStart w:id="2"/>
      <w:commentRangeStart w:id="3"/>
      <w:r w:rsidRPr="005943F2">
        <w:rPr>
          <w:rFonts w:asciiTheme="minorHAnsi" w:hAnsiTheme="minorHAnsi" w:cstheme="minorHAnsi"/>
        </w:rPr>
        <w:t xml:space="preserve">the monthly invoice </w:t>
      </w:r>
      <w:r w:rsidRPr="00285B1B">
        <w:rPr>
          <w:rFonts w:asciiTheme="minorHAnsi" w:hAnsiTheme="minorHAnsi" w:cstheme="minorHAnsi"/>
        </w:rPr>
        <w:t xml:space="preserve">amount </w:t>
      </w:r>
      <w:del w:id="4" w:author="Swati Sharma (Legal,ISC)" w:date="2026-05-12T16:55:00Z">
        <w:r w:rsidR="005943F2" w:rsidRPr="00285B1B" w:rsidDel="00A7340F">
          <w:rPr>
            <w:rFonts w:asciiTheme="minorHAnsi" w:hAnsiTheme="minorHAnsi" w:cstheme="minorHAnsi"/>
          </w:rPr>
          <w:delText xml:space="preserve">net of </w:delText>
        </w:r>
      </w:del>
      <w:ins w:id="5" w:author="Swati Sharma (Legal,ISC)" w:date="2026-05-12T16:55:00Z">
        <w:r w:rsidR="00A7340F">
          <w:rPr>
            <w:rFonts w:asciiTheme="minorHAnsi" w:hAnsiTheme="minorHAnsi" w:cstheme="minorHAnsi"/>
          </w:rPr>
          <w:t xml:space="preserve"> </w:t>
        </w:r>
        <w:r w:rsidR="00A7340F" w:rsidRPr="00A7340F">
          <w:rPr>
            <w:rFonts w:asciiTheme="minorHAnsi" w:hAnsiTheme="minorHAnsi" w:cstheme="minorHAnsi"/>
          </w:rPr>
          <w:t>pre</w:t>
        </w:r>
        <w:r w:rsidR="00A7340F" w:rsidRPr="00A7340F">
          <w:rPr>
            <w:rFonts w:ascii="Cambria Math" w:hAnsi="Cambria Math" w:cs="Cambria Math"/>
          </w:rPr>
          <w:t>‑</w:t>
        </w:r>
        <w:r w:rsidR="00A7340F" w:rsidRPr="00285B1B">
          <w:rPr>
            <w:rFonts w:asciiTheme="minorHAnsi" w:hAnsiTheme="minorHAnsi" w:cstheme="minorHAnsi"/>
          </w:rPr>
          <w:t xml:space="preserve"> </w:t>
        </w:r>
      </w:ins>
      <w:r w:rsidR="005943F2" w:rsidRPr="00285B1B">
        <w:rPr>
          <w:rFonts w:asciiTheme="minorHAnsi" w:hAnsiTheme="minorHAnsi" w:cstheme="minorHAnsi"/>
        </w:rPr>
        <w:t>discounts</w:t>
      </w:r>
      <w:ins w:id="6" w:author="Swati Sharma (Legal,ISC)" w:date="2026-05-12T16:56:00Z">
        <w:r w:rsidR="00A7340F">
          <w:rPr>
            <w:rFonts w:asciiTheme="minorHAnsi" w:hAnsiTheme="minorHAnsi" w:cstheme="minorHAnsi"/>
          </w:rPr>
          <w:t xml:space="preserve"> </w:t>
        </w:r>
        <w:r w:rsidR="00A7340F" w:rsidRPr="00A7340F">
          <w:rPr>
            <w:rFonts w:asciiTheme="minorHAnsi" w:hAnsiTheme="minorHAnsi" w:cstheme="minorHAnsi"/>
          </w:rPr>
          <w:t>(i.e. prior to application of any discount)</w:t>
        </w:r>
      </w:ins>
      <w:r w:rsidR="005943F2" w:rsidRPr="00285B1B">
        <w:rPr>
          <w:rFonts w:asciiTheme="minorHAnsi" w:hAnsiTheme="minorHAnsi" w:cstheme="minorHAnsi"/>
        </w:rPr>
        <w:t xml:space="preserve"> </w:t>
      </w:r>
      <w:r w:rsidRPr="00285B1B">
        <w:rPr>
          <w:rFonts w:asciiTheme="minorHAnsi" w:hAnsiTheme="minorHAnsi" w:cstheme="minorHAnsi"/>
        </w:rPr>
        <w:t xml:space="preserve">raised by </w:t>
      </w:r>
      <w:r w:rsidRPr="005943F2">
        <w:rPr>
          <w:rFonts w:asciiTheme="minorHAnsi" w:hAnsiTheme="minorHAnsi" w:cstheme="minorHAnsi"/>
        </w:rPr>
        <w:t xml:space="preserve">KPMG </w:t>
      </w:r>
      <w:commentRangeEnd w:id="2"/>
      <w:r w:rsidR="00264506">
        <w:rPr>
          <w:rStyle w:val="CommentReference"/>
        </w:rPr>
        <w:commentReference w:id="2"/>
      </w:r>
      <w:commentRangeEnd w:id="3"/>
      <w:r w:rsidR="00001AB8">
        <w:rPr>
          <w:rStyle w:val="CommentReference"/>
        </w:rPr>
        <w:commentReference w:id="3"/>
      </w:r>
      <w:r w:rsidRPr="005943F2">
        <w:rPr>
          <w:rFonts w:asciiTheme="minorHAnsi" w:hAnsiTheme="minorHAnsi" w:cstheme="minorHAnsi"/>
        </w:rPr>
        <w:t xml:space="preserve">under this </w:t>
      </w:r>
      <w:r w:rsidR="00780DF8">
        <w:rPr>
          <w:rFonts w:asciiTheme="minorHAnsi" w:hAnsiTheme="minorHAnsi" w:cstheme="minorHAnsi"/>
        </w:rPr>
        <w:t>Engagement Letter</w:t>
      </w:r>
      <w:r w:rsidRPr="005943F2">
        <w:rPr>
          <w:rFonts w:asciiTheme="minorHAnsi" w:hAnsiTheme="minorHAnsi" w:cstheme="minorHAnsi"/>
        </w:rPr>
        <w:t xml:space="preserve">, exclusive of applicable taxes, for services rendered during that month. </w:t>
      </w:r>
    </w:p>
    <w:p w14:paraId="294AB6F9" w14:textId="744BAF7A" w:rsidR="003C1686" w:rsidRPr="003C1686" w:rsidRDefault="00797AC9" w:rsidP="003C1686">
      <w:pPr>
        <w:spacing w:after="120" w:line="276" w:lineRule="auto"/>
        <w:divId w:val="2215766582"/>
        <w:rPr>
          <w:ins w:id="7" w:author="Swati Sharma (Legal,ISC)" w:date="2026-05-12T16:57:00Z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addition to the above discounts </w:t>
      </w:r>
      <w:r w:rsidR="007D772B" w:rsidRPr="007D772B">
        <w:rPr>
          <w:rFonts w:asciiTheme="minorHAnsi" w:hAnsiTheme="minorHAnsi" w:cstheme="minorHAnsi"/>
        </w:rPr>
        <w:t xml:space="preserve">KPMG </w:t>
      </w:r>
      <w:r w:rsidR="00FE0DE7">
        <w:rPr>
          <w:rFonts w:asciiTheme="minorHAnsi" w:hAnsiTheme="minorHAnsi" w:cstheme="minorHAnsi"/>
        </w:rPr>
        <w:t xml:space="preserve">team will work on </w:t>
      </w:r>
      <w:commentRangeStart w:id="8"/>
      <w:commentRangeStart w:id="9"/>
      <w:commentRangeStart w:id="10"/>
      <w:commentRangeStart w:id="11"/>
      <w:r w:rsidR="00FE0DE7">
        <w:rPr>
          <w:rFonts w:asciiTheme="minorHAnsi" w:hAnsiTheme="minorHAnsi" w:cstheme="minorHAnsi"/>
        </w:rPr>
        <w:t xml:space="preserve">KPMG provided </w:t>
      </w:r>
      <w:r w:rsidR="007F399D" w:rsidRPr="007D772B">
        <w:rPr>
          <w:rFonts w:asciiTheme="minorHAnsi" w:hAnsiTheme="minorHAnsi" w:cstheme="minorHAnsi"/>
        </w:rPr>
        <w:t>laptops with an</w:t>
      </w:r>
      <w:r w:rsidR="007D772B" w:rsidRPr="007D77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indicative monthly value of Rs. 3000 per month </w:t>
      </w:r>
      <w:r w:rsidR="007D772B" w:rsidRPr="007D772B">
        <w:rPr>
          <w:rFonts w:asciiTheme="minorHAnsi" w:hAnsiTheme="minorHAnsi" w:cstheme="minorHAnsi"/>
        </w:rPr>
        <w:t xml:space="preserve">and </w:t>
      </w:r>
      <w:r>
        <w:rPr>
          <w:rFonts w:asciiTheme="minorHAnsi" w:hAnsiTheme="minorHAnsi" w:cstheme="minorHAnsi"/>
        </w:rPr>
        <w:t xml:space="preserve">the KPMG team deployed is expected to work out KPMG offices (indicative monthly value of Rs. 25000 per </w:t>
      </w:r>
      <w:r w:rsidR="003C1B61">
        <w:rPr>
          <w:rFonts w:asciiTheme="minorHAnsi" w:hAnsiTheme="minorHAnsi" w:cstheme="minorHAnsi"/>
        </w:rPr>
        <w:t xml:space="preserve">month) </w:t>
      </w:r>
      <w:r w:rsidR="003C1B61" w:rsidRPr="007D772B">
        <w:rPr>
          <w:rFonts w:asciiTheme="minorHAnsi" w:hAnsiTheme="minorHAnsi" w:cstheme="minorHAnsi"/>
        </w:rPr>
        <w:t>subject</w:t>
      </w:r>
      <w:r w:rsidR="007D772B" w:rsidRPr="007D772B">
        <w:rPr>
          <w:rFonts w:asciiTheme="minorHAnsi" w:hAnsiTheme="minorHAnsi" w:cstheme="minorHAnsi"/>
        </w:rPr>
        <w:t xml:space="preserve"> to KPMG’s</w:t>
      </w:r>
      <w:r>
        <w:rPr>
          <w:rFonts w:asciiTheme="minorHAnsi" w:hAnsiTheme="minorHAnsi" w:cstheme="minorHAnsi"/>
        </w:rPr>
        <w:t xml:space="preserve"> </w:t>
      </w:r>
      <w:r w:rsidR="007D772B" w:rsidRPr="007D772B">
        <w:rPr>
          <w:rFonts w:asciiTheme="minorHAnsi" w:hAnsiTheme="minorHAnsi" w:cstheme="minorHAnsi"/>
        </w:rPr>
        <w:t>internal IT, security, and asset</w:t>
      </w:r>
      <w:r w:rsidR="007D772B" w:rsidRPr="007D772B">
        <w:rPr>
          <w:rFonts w:ascii="Cambria Math" w:hAnsi="Cambria Math" w:cs="Cambria Math"/>
        </w:rPr>
        <w:t>‑</w:t>
      </w:r>
      <w:r w:rsidR="007D772B" w:rsidRPr="007D772B">
        <w:rPr>
          <w:rFonts w:asciiTheme="minorHAnsi" w:hAnsiTheme="minorHAnsi" w:cstheme="minorHAnsi"/>
        </w:rPr>
        <w:t xml:space="preserve">usage </w:t>
      </w:r>
      <w:r w:rsidRPr="005A117E">
        <w:rPr>
          <w:rFonts w:asciiTheme="minorHAnsi" w:hAnsiTheme="minorHAnsi" w:cstheme="minorHAnsi"/>
        </w:rPr>
        <w:t xml:space="preserve">and other HR </w:t>
      </w:r>
      <w:r w:rsidR="007D772B" w:rsidRPr="005A117E">
        <w:rPr>
          <w:rFonts w:asciiTheme="minorHAnsi" w:hAnsiTheme="minorHAnsi" w:cstheme="minorHAnsi"/>
        </w:rPr>
        <w:t xml:space="preserve">policies. </w:t>
      </w:r>
      <w:commentRangeEnd w:id="8"/>
      <w:r w:rsidR="00D0033B" w:rsidRPr="005A117E">
        <w:rPr>
          <w:rStyle w:val="CommentReference"/>
        </w:rPr>
        <w:commentReference w:id="8"/>
      </w:r>
      <w:commentRangeEnd w:id="9"/>
      <w:r w:rsidR="00001AB8">
        <w:rPr>
          <w:rStyle w:val="CommentReference"/>
        </w:rPr>
        <w:commentReference w:id="9"/>
      </w:r>
      <w:commentRangeEnd w:id="10"/>
      <w:r w:rsidR="00480E74">
        <w:rPr>
          <w:rStyle w:val="CommentReference"/>
        </w:rPr>
        <w:commentReference w:id="10"/>
      </w:r>
      <w:commentRangeEnd w:id="11"/>
      <w:r w:rsidR="003E7FC3">
        <w:rPr>
          <w:rStyle w:val="CommentReference"/>
        </w:rPr>
        <w:commentReference w:id="11"/>
      </w:r>
      <w:r w:rsidR="007D772B" w:rsidRPr="005A117E">
        <w:rPr>
          <w:rFonts w:asciiTheme="minorHAnsi" w:hAnsiTheme="minorHAnsi" w:cstheme="minorHAnsi"/>
        </w:rPr>
        <w:t xml:space="preserve">All such assets shall </w:t>
      </w:r>
      <w:r w:rsidR="00FB0B8B" w:rsidRPr="005A117E">
        <w:rPr>
          <w:rFonts w:asciiTheme="minorHAnsi" w:hAnsiTheme="minorHAnsi" w:cstheme="minorHAnsi"/>
        </w:rPr>
        <w:t>always</w:t>
      </w:r>
      <w:r w:rsidR="007D772B" w:rsidRPr="005A117E">
        <w:rPr>
          <w:rFonts w:asciiTheme="minorHAnsi" w:hAnsiTheme="minorHAnsi" w:cstheme="minorHAnsi"/>
        </w:rPr>
        <w:t xml:space="preserve"> remain the property of KPMG.</w:t>
      </w:r>
      <w:ins w:id="13" w:author="Swati Sharma (Legal,ISC)" w:date="2026-05-12T16:57:00Z">
        <w:r w:rsidR="003C1686" w:rsidRPr="005A117E">
          <w:rPr>
            <w:rFonts w:asciiTheme="minorHAnsi" w:hAnsiTheme="minorHAnsi" w:cstheme="minorHAnsi"/>
          </w:rPr>
          <w:t xml:space="preserve"> </w:t>
        </w:r>
        <w:commentRangeStart w:id="14"/>
        <w:commentRangeStart w:id="15"/>
        <w:r w:rsidR="003C1686" w:rsidRPr="005A117E">
          <w:rPr>
            <w:rFonts w:asciiTheme="minorHAnsi" w:hAnsiTheme="minorHAnsi" w:cstheme="minorHAnsi"/>
          </w:rPr>
          <w:t xml:space="preserve">Notwithstanding the foregoing, access to Client systems, data and information, and performance of services, shall at all times remain subject to </w:t>
        </w:r>
      </w:ins>
      <w:ins w:id="16" w:author="Swati Sharma (Legal,ISC)" w:date="2026-05-12T16:58:00Z">
        <w:r w:rsidR="003C1686" w:rsidRPr="005A117E">
          <w:rPr>
            <w:rFonts w:asciiTheme="minorHAnsi" w:hAnsiTheme="minorHAnsi" w:cstheme="minorHAnsi"/>
          </w:rPr>
          <w:t>[</w:t>
        </w:r>
      </w:ins>
      <w:ins w:id="17" w:author="Swati Sharma (Legal,ISC)" w:date="2026-05-12T16:59:00Z">
        <w:r w:rsidR="002B2FA5" w:rsidRPr="005A117E">
          <w:rPr>
            <w:rFonts w:asciiTheme="minorHAnsi" w:hAnsiTheme="minorHAnsi" w:cstheme="minorHAnsi"/>
          </w:rPr>
          <w:t xml:space="preserve">Technical and organizational measures as set out in </w:t>
        </w:r>
      </w:ins>
      <w:ins w:id="18" w:author="Swati Sharma (Legal,ISC)" w:date="2026-05-15T17:10:00Z">
        <w:r w:rsidR="007E7918" w:rsidRPr="005A117E">
          <w:rPr>
            <w:rFonts w:asciiTheme="minorHAnsi" w:hAnsiTheme="minorHAnsi" w:cstheme="minorHAnsi"/>
          </w:rPr>
          <w:t>the data</w:t>
        </w:r>
      </w:ins>
      <w:ins w:id="19" w:author="Swati Sharma (Legal,ISC)" w:date="2026-05-12T16:57:00Z">
        <w:r w:rsidR="003C1686" w:rsidRPr="005A117E">
          <w:rPr>
            <w:rFonts w:asciiTheme="minorHAnsi" w:hAnsiTheme="minorHAnsi" w:cstheme="minorHAnsi"/>
          </w:rPr>
          <w:t xml:space="preserve"> protection</w:t>
        </w:r>
      </w:ins>
      <w:ins w:id="20" w:author="Swati Sharma (Legal,ISC)" w:date="2026-05-12T16:58:00Z">
        <w:r w:rsidR="003C1686" w:rsidRPr="005A117E">
          <w:rPr>
            <w:rFonts w:asciiTheme="minorHAnsi" w:hAnsiTheme="minorHAnsi" w:cstheme="minorHAnsi"/>
          </w:rPr>
          <w:t xml:space="preserve"> agreement</w:t>
        </w:r>
      </w:ins>
      <w:ins w:id="21" w:author="Swati Sharma (Legal,ISC)" w:date="2026-05-12T16:59:00Z">
        <w:r w:rsidR="002B2FA5" w:rsidRPr="005A117E">
          <w:rPr>
            <w:rFonts w:asciiTheme="minorHAnsi" w:hAnsiTheme="minorHAnsi" w:cstheme="minorHAnsi"/>
          </w:rPr>
          <w:t xml:space="preserve"> dated [___], signed between the Parties</w:t>
        </w:r>
      </w:ins>
      <w:ins w:id="22" w:author="Swati Sharma (Legal,ISC)" w:date="2026-05-12T17:00:00Z">
        <w:r w:rsidR="002B2FA5" w:rsidRPr="005A117E">
          <w:rPr>
            <w:rFonts w:asciiTheme="minorHAnsi" w:hAnsiTheme="minorHAnsi" w:cstheme="minorHAnsi"/>
          </w:rPr>
          <w:t>]</w:t>
        </w:r>
      </w:ins>
      <w:commentRangeEnd w:id="14"/>
      <w:ins w:id="23" w:author="Swati Sharma (Legal,ISC)" w:date="2026-05-15T17:10:00Z">
        <w:r w:rsidR="007E7918">
          <w:rPr>
            <w:rStyle w:val="CommentReference"/>
          </w:rPr>
          <w:commentReference w:id="14"/>
        </w:r>
      </w:ins>
      <w:commentRangeEnd w:id="15"/>
      <w:r w:rsidR="00656085">
        <w:rPr>
          <w:rStyle w:val="CommentReference"/>
        </w:rPr>
        <w:commentReference w:id="15"/>
      </w:r>
    </w:p>
    <w:p w14:paraId="47E4A1EE" w14:textId="325A3890" w:rsidR="00761CBC" w:rsidRPr="00761CBC" w:rsidRDefault="00761CBC" w:rsidP="005943F2">
      <w:pPr>
        <w:spacing w:after="120" w:line="276" w:lineRule="auto"/>
        <w:rPr>
          <w:rFonts w:asciiTheme="minorHAnsi" w:hAnsiTheme="minorHAnsi" w:cstheme="minorHAnsi"/>
        </w:rPr>
      </w:pPr>
    </w:p>
    <w:p w14:paraId="2925123C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6F08DEFD" w14:textId="58D2E767" w:rsidR="00C97F48" w:rsidRDefault="00C97F48" w:rsidP="002B2FA5">
      <w:pPr>
        <w:divId w:val="221576658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  <w:r w:rsidR="00957915">
        <w:rPr>
          <w:rFonts w:asciiTheme="minorHAnsi" w:hAnsiTheme="minorHAnsi" w:cstheme="minorHAnsi"/>
        </w:rPr>
        <w:lastRenderedPageBreak/>
        <w:t xml:space="preserve">     </w:t>
      </w:r>
      <w:r>
        <w:rPr>
          <w:rFonts w:asciiTheme="minorHAnsi" w:hAnsiTheme="minorHAnsi" w:cstheme="minorHAnsi"/>
        </w:rPr>
        <w:t>Agreed Rate Card for Reference</w:t>
      </w:r>
    </w:p>
    <w:p w14:paraId="72895751" w14:textId="77777777" w:rsidR="00957915" w:rsidRDefault="00957915" w:rsidP="002B2FA5">
      <w:pPr>
        <w:rPr>
          <w:rFonts w:asciiTheme="minorHAnsi" w:hAnsiTheme="minorHAnsi" w:cstheme="minorHAnsi"/>
        </w:rPr>
      </w:pPr>
    </w:p>
    <w:tbl>
      <w:tblPr>
        <w:tblW w:w="8740" w:type="dxa"/>
        <w:jc w:val="center"/>
        <w:tblLook w:val="04A0" w:firstRow="1" w:lastRow="0" w:firstColumn="1" w:lastColumn="0" w:noHBand="0" w:noVBand="1"/>
      </w:tblPr>
      <w:tblGrid>
        <w:gridCol w:w="7260"/>
        <w:gridCol w:w="1480"/>
      </w:tblGrid>
      <w:tr w:rsidR="00C97F48" w:rsidRPr="000956FC" w14:paraId="44F2C325" w14:textId="77777777" w:rsidTr="00301894">
        <w:trPr>
          <w:trHeight w:val="288"/>
          <w:jc w:val="center"/>
        </w:trPr>
        <w:tc>
          <w:tcPr>
            <w:tcW w:w="7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719E" w14:textId="5FC71631" w:rsidR="00C97F48" w:rsidRPr="000956FC" w:rsidRDefault="00C97F48" w:rsidP="00B82565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Experience across </w:t>
            </w:r>
            <w:r w:rsidR="00EA74BE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roles for skills </w:t>
            </w:r>
            <w:r w:rsidR="00873535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– </w:t>
            </w:r>
            <w:r w:rsidRPr="000956FC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Adobe, </w:t>
            </w:r>
            <w:r w:rsidR="00910235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>Frontend</w:t>
            </w:r>
            <w:r w:rsidR="00F0671F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, </w:t>
            </w:r>
            <w:r w:rsidRPr="000956FC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Salesforce &amp; Microsoft </w:t>
            </w:r>
            <w:r w:rsidR="00F0671F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(Web &amp; </w:t>
            </w:r>
            <w:r w:rsidR="00720A74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 xml:space="preserve">Mobile) 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8ED7" w14:textId="77777777" w:rsidR="00C97F48" w:rsidRPr="000956FC" w:rsidRDefault="00C97F48" w:rsidP="00B82565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b/>
                <w:bCs/>
                <w:color w:val="000000"/>
                <w:lang w:bidi="ar-SA"/>
              </w:rPr>
              <w:t>Rate / hr.</w:t>
            </w:r>
          </w:p>
        </w:tc>
      </w:tr>
      <w:tr w:rsidR="00C97F48" w:rsidRPr="000956FC" w14:paraId="33CB4CEF" w14:textId="77777777" w:rsidTr="00301894">
        <w:trPr>
          <w:trHeight w:val="288"/>
          <w:jc w:val="center"/>
        </w:trPr>
        <w:tc>
          <w:tcPr>
            <w:tcW w:w="7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31A4" w14:textId="77777777" w:rsidR="00C97F48" w:rsidRPr="000956FC" w:rsidRDefault="00C97F48" w:rsidP="00B82565">
            <w:pPr>
              <w:widowControl/>
              <w:autoSpaceDE/>
              <w:autoSpaceDN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Exp of 2 to 5 years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E3A32" w14:textId="77777777" w:rsidR="00C97F48" w:rsidRPr="000956FC" w:rsidRDefault="00C97F48" w:rsidP="00B82565">
            <w:pPr>
              <w:widowControl/>
              <w:autoSpaceDE/>
              <w:autoSpaceDN/>
              <w:jc w:val="right"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INR 1720 /-</w:t>
            </w:r>
          </w:p>
        </w:tc>
      </w:tr>
      <w:tr w:rsidR="00C97F48" w:rsidRPr="000956FC" w14:paraId="2F2086F3" w14:textId="77777777" w:rsidTr="00301894">
        <w:trPr>
          <w:trHeight w:val="288"/>
          <w:jc w:val="center"/>
        </w:trPr>
        <w:tc>
          <w:tcPr>
            <w:tcW w:w="7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2C37" w14:textId="77777777" w:rsidR="00C97F48" w:rsidRPr="000956FC" w:rsidRDefault="00C97F48" w:rsidP="00B82565">
            <w:pPr>
              <w:widowControl/>
              <w:autoSpaceDE/>
              <w:autoSpaceDN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Exp of 5 to 8 years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40715" w14:textId="77777777" w:rsidR="00C97F48" w:rsidRPr="000956FC" w:rsidRDefault="00C97F48" w:rsidP="00B82565">
            <w:pPr>
              <w:widowControl/>
              <w:autoSpaceDE/>
              <w:autoSpaceDN/>
              <w:jc w:val="right"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INR 2030 /-</w:t>
            </w:r>
          </w:p>
        </w:tc>
      </w:tr>
      <w:tr w:rsidR="00C97F48" w:rsidRPr="000956FC" w14:paraId="53E2F66A" w14:textId="77777777" w:rsidTr="00301894">
        <w:trPr>
          <w:trHeight w:val="288"/>
          <w:jc w:val="center"/>
        </w:trPr>
        <w:tc>
          <w:tcPr>
            <w:tcW w:w="7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D559" w14:textId="77777777" w:rsidR="00C97F48" w:rsidRPr="000956FC" w:rsidRDefault="00C97F48" w:rsidP="00B82565">
            <w:pPr>
              <w:widowControl/>
              <w:autoSpaceDE/>
              <w:autoSpaceDN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Exp of 8+ years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66C3B" w14:textId="77777777" w:rsidR="00C97F48" w:rsidRPr="000956FC" w:rsidRDefault="00C97F48" w:rsidP="00B82565">
            <w:pPr>
              <w:widowControl/>
              <w:autoSpaceDE/>
              <w:autoSpaceDN/>
              <w:jc w:val="right"/>
              <w:rPr>
                <w:rFonts w:asciiTheme="minorHAnsi" w:hAnsiTheme="minorHAnsi" w:cstheme="minorHAnsi"/>
                <w:color w:val="000000"/>
                <w:lang w:bidi="ar-SA"/>
              </w:rPr>
            </w:pPr>
            <w:r w:rsidRPr="000956FC">
              <w:rPr>
                <w:rFonts w:asciiTheme="minorHAnsi" w:hAnsiTheme="minorHAnsi" w:cstheme="minorHAnsi"/>
                <w:color w:val="000000"/>
                <w:lang w:bidi="ar-SA"/>
              </w:rPr>
              <w:t>INR 2495 /-</w:t>
            </w:r>
          </w:p>
        </w:tc>
      </w:tr>
    </w:tbl>
    <w:p w14:paraId="45141853" w14:textId="77777777" w:rsidR="00C97F48" w:rsidRPr="005943F2" w:rsidRDefault="00C97F48" w:rsidP="00C97F48">
      <w:pPr>
        <w:spacing w:after="120" w:line="276" w:lineRule="auto"/>
        <w:rPr>
          <w:rFonts w:asciiTheme="minorHAnsi" w:hAnsiTheme="minorHAnsi" w:cstheme="minorHAnsi"/>
        </w:rPr>
      </w:pPr>
    </w:p>
    <w:p w14:paraId="3CE2F156" w14:textId="5B9366CF" w:rsidR="00780DF8" w:rsidRDefault="00797AC9" w:rsidP="005943F2">
      <w:pPr>
        <w:spacing w:after="120" w:line="276" w:lineRule="auto"/>
        <w:divId w:val="2215766588"/>
        <w:rPr>
          <w:rFonts w:asciiTheme="minorHAnsi" w:hAnsiTheme="minorHAnsi" w:cstheme="minorHAnsi"/>
        </w:rPr>
      </w:pPr>
      <w:r w:rsidRPr="00413EAF">
        <w:rPr>
          <w:rFonts w:asciiTheme="minorHAnsi" w:hAnsiTheme="minorHAnsi" w:cstheme="minorHAnsi"/>
        </w:rPr>
        <w:t>This Addendum 1 shall be in effect</w:t>
      </w:r>
      <w:r w:rsidR="00413EAF" w:rsidRPr="00413EAF">
        <w:rPr>
          <w:rFonts w:asciiTheme="minorHAnsi" w:hAnsiTheme="minorHAnsi" w:cstheme="minorHAnsi"/>
        </w:rPr>
        <w:t xml:space="preserve"> </w:t>
      </w:r>
      <w:r w:rsidR="00780DF8">
        <w:rPr>
          <w:rFonts w:asciiTheme="minorHAnsi" w:hAnsiTheme="minorHAnsi" w:cstheme="minorHAnsi"/>
        </w:rPr>
        <w:t xml:space="preserve">from </w:t>
      </w:r>
      <w:r w:rsidR="00780DF8" w:rsidRPr="00E14030">
        <w:rPr>
          <w:rFonts w:asciiTheme="minorHAnsi" w:hAnsiTheme="minorHAnsi" w:cstheme="minorHAnsi"/>
          <w:b/>
          <w:bCs/>
        </w:rPr>
        <w:t>1</w:t>
      </w:r>
      <w:r w:rsidR="00780DF8" w:rsidRPr="00E14030">
        <w:rPr>
          <w:rFonts w:asciiTheme="minorHAnsi" w:hAnsiTheme="minorHAnsi" w:cstheme="minorHAnsi"/>
          <w:b/>
          <w:bCs/>
          <w:vertAlign w:val="superscript"/>
        </w:rPr>
        <w:t>st</w:t>
      </w:r>
      <w:r w:rsidR="00780DF8" w:rsidRPr="00E14030">
        <w:rPr>
          <w:rFonts w:asciiTheme="minorHAnsi" w:hAnsiTheme="minorHAnsi" w:cstheme="minorHAnsi"/>
          <w:b/>
          <w:bCs/>
        </w:rPr>
        <w:t xml:space="preserve"> April 2026</w:t>
      </w:r>
      <w:r w:rsidR="00780DF8">
        <w:rPr>
          <w:rFonts w:asciiTheme="minorHAnsi" w:hAnsiTheme="minorHAnsi" w:cstheme="minorHAnsi"/>
        </w:rPr>
        <w:t>.</w:t>
      </w:r>
    </w:p>
    <w:p w14:paraId="0E395B6C" w14:textId="61E12218" w:rsidR="003F1DF7" w:rsidRPr="00413EAF" w:rsidRDefault="00780DF8" w:rsidP="005943F2">
      <w:pPr>
        <w:spacing w:after="120" w:line="276" w:lineRule="auto"/>
        <w:divId w:val="2215766591"/>
        <w:rPr>
          <w:rFonts w:asciiTheme="minorHAnsi" w:hAnsiTheme="minorHAnsi" w:cstheme="minorHAnsi"/>
        </w:rPr>
      </w:pPr>
      <w:commentRangeStart w:id="24"/>
      <w:commentRangeStart w:id="25"/>
      <w:commentRangeStart w:id="26"/>
      <w:r>
        <w:rPr>
          <w:rFonts w:asciiTheme="minorHAnsi" w:hAnsiTheme="minorHAnsi" w:cstheme="minorHAnsi"/>
        </w:rPr>
        <w:t>Further</w:t>
      </w:r>
      <w:r w:rsidR="00592AB7">
        <w:rPr>
          <w:rFonts w:asciiTheme="minorHAnsi" w:hAnsiTheme="minorHAnsi" w:cstheme="minorHAnsi"/>
        </w:rPr>
        <w:t xml:space="preserve"> referring to clause 9 of the </w:t>
      </w:r>
      <w:r w:rsidR="00F702B0">
        <w:rPr>
          <w:rFonts w:asciiTheme="minorHAnsi" w:hAnsiTheme="minorHAnsi" w:cstheme="minorHAnsi"/>
        </w:rPr>
        <w:t>Engagement</w:t>
      </w:r>
      <w:r w:rsidR="00592AB7">
        <w:rPr>
          <w:rFonts w:asciiTheme="minorHAnsi" w:hAnsiTheme="minorHAnsi" w:cstheme="minorHAnsi"/>
        </w:rPr>
        <w:t xml:space="preserve"> Letter</w:t>
      </w:r>
      <w:r>
        <w:rPr>
          <w:rFonts w:asciiTheme="minorHAnsi" w:hAnsiTheme="minorHAnsi" w:cstheme="minorHAnsi"/>
        </w:rPr>
        <w:t xml:space="preserve">, the parties </w:t>
      </w:r>
      <w:r w:rsidR="00D00C03">
        <w:rPr>
          <w:rFonts w:asciiTheme="minorHAnsi" w:hAnsiTheme="minorHAnsi" w:cstheme="minorHAnsi"/>
        </w:rPr>
        <w:t>mutually agree</w:t>
      </w:r>
      <w:r w:rsidR="00553C56">
        <w:rPr>
          <w:rFonts w:asciiTheme="minorHAnsi" w:hAnsiTheme="minorHAnsi" w:cstheme="minorHAnsi"/>
        </w:rPr>
        <w:t xml:space="preserve"> to change the end date</w:t>
      </w:r>
      <w:r>
        <w:rPr>
          <w:rFonts w:asciiTheme="minorHAnsi" w:hAnsiTheme="minorHAnsi" w:cstheme="minorHAnsi"/>
        </w:rPr>
        <w:t xml:space="preserve"> </w:t>
      </w:r>
      <w:r w:rsidR="00553C56">
        <w:rPr>
          <w:rFonts w:asciiTheme="minorHAnsi" w:hAnsiTheme="minorHAnsi" w:cstheme="minorHAnsi"/>
        </w:rPr>
        <w:t xml:space="preserve">to </w:t>
      </w:r>
      <w:r w:rsidRPr="00E14030">
        <w:rPr>
          <w:rFonts w:asciiTheme="minorHAnsi" w:hAnsiTheme="minorHAnsi" w:cstheme="minorHAnsi"/>
          <w:b/>
          <w:bCs/>
        </w:rPr>
        <w:t>31</w:t>
      </w:r>
      <w:r w:rsidRPr="00E14030">
        <w:rPr>
          <w:rFonts w:asciiTheme="minorHAnsi" w:hAnsiTheme="minorHAnsi" w:cstheme="minorHAnsi"/>
          <w:b/>
          <w:bCs/>
          <w:vertAlign w:val="superscript"/>
        </w:rPr>
        <w:t>st</w:t>
      </w:r>
      <w:r w:rsidRPr="00E14030">
        <w:rPr>
          <w:rFonts w:asciiTheme="minorHAnsi" w:hAnsiTheme="minorHAnsi" w:cstheme="minorHAnsi"/>
          <w:b/>
          <w:bCs/>
        </w:rPr>
        <w:t xml:space="preserve"> March 2029</w:t>
      </w:r>
      <w:r>
        <w:rPr>
          <w:rFonts w:asciiTheme="minorHAnsi" w:hAnsiTheme="minorHAnsi" w:cstheme="minorHAnsi"/>
        </w:rPr>
        <w:t>.</w:t>
      </w:r>
      <w:r w:rsidR="00333E95">
        <w:rPr>
          <w:rFonts w:asciiTheme="minorHAnsi" w:hAnsiTheme="minorHAnsi" w:cstheme="minorHAnsi"/>
        </w:rPr>
        <w:t xml:space="preserve"> </w:t>
      </w:r>
      <w:r w:rsidR="00232FDC">
        <w:rPr>
          <w:rFonts w:asciiTheme="minorHAnsi" w:hAnsiTheme="minorHAnsi" w:cstheme="minorHAnsi"/>
        </w:rPr>
        <w:t xml:space="preserve">The </w:t>
      </w:r>
      <w:r w:rsidR="003574F6">
        <w:rPr>
          <w:rFonts w:asciiTheme="minorHAnsi" w:hAnsiTheme="minorHAnsi" w:cstheme="minorHAnsi"/>
        </w:rPr>
        <w:t>p</w:t>
      </w:r>
      <w:r w:rsidR="00333E95">
        <w:rPr>
          <w:rFonts w:asciiTheme="minorHAnsi" w:hAnsiTheme="minorHAnsi" w:cstheme="minorHAnsi"/>
        </w:rPr>
        <w:t xml:space="preserve">arties further agree and </w:t>
      </w:r>
      <w:r w:rsidR="00643151">
        <w:rPr>
          <w:rFonts w:asciiTheme="minorHAnsi" w:hAnsiTheme="minorHAnsi" w:cstheme="minorHAnsi"/>
        </w:rPr>
        <w:t>acknowledge</w:t>
      </w:r>
      <w:r w:rsidR="00333E95">
        <w:rPr>
          <w:rFonts w:asciiTheme="minorHAnsi" w:hAnsiTheme="minorHAnsi" w:cstheme="minorHAnsi"/>
        </w:rPr>
        <w:t xml:space="preserve"> that</w:t>
      </w:r>
      <w:r w:rsidR="00FB2C00">
        <w:rPr>
          <w:rFonts w:asciiTheme="minorHAnsi" w:hAnsiTheme="minorHAnsi" w:cstheme="minorHAnsi"/>
        </w:rPr>
        <w:t xml:space="preserve"> </w:t>
      </w:r>
      <w:r w:rsidR="00D00C03">
        <w:rPr>
          <w:rFonts w:asciiTheme="minorHAnsi" w:hAnsiTheme="minorHAnsi" w:cstheme="minorHAnsi"/>
        </w:rPr>
        <w:t>t</w:t>
      </w:r>
      <w:r w:rsidR="00413EAF">
        <w:rPr>
          <w:rFonts w:asciiTheme="minorHAnsi" w:hAnsiTheme="minorHAnsi" w:cstheme="minorHAnsi"/>
        </w:rPr>
        <w:t xml:space="preserve">here shall be no </w:t>
      </w:r>
      <w:r w:rsidR="00826F0A">
        <w:rPr>
          <w:rFonts w:asciiTheme="minorHAnsi" w:hAnsiTheme="minorHAnsi" w:cstheme="minorHAnsi"/>
        </w:rPr>
        <w:t xml:space="preserve">further </w:t>
      </w:r>
      <w:r w:rsidR="00413EAF">
        <w:rPr>
          <w:rFonts w:asciiTheme="minorHAnsi" w:hAnsiTheme="minorHAnsi" w:cstheme="minorHAnsi"/>
        </w:rPr>
        <w:t>down</w:t>
      </w:r>
      <w:r w:rsidR="00826F0A">
        <w:rPr>
          <w:rFonts w:asciiTheme="minorHAnsi" w:hAnsiTheme="minorHAnsi" w:cstheme="minorHAnsi"/>
        </w:rPr>
        <w:t>ward discount or</w:t>
      </w:r>
      <w:r w:rsidR="002B79AF">
        <w:rPr>
          <w:rFonts w:asciiTheme="minorHAnsi" w:hAnsiTheme="minorHAnsi" w:cstheme="minorHAnsi"/>
        </w:rPr>
        <w:t xml:space="preserve"> downward</w:t>
      </w:r>
      <w:r w:rsidR="00826F0A">
        <w:rPr>
          <w:rFonts w:asciiTheme="minorHAnsi" w:hAnsiTheme="minorHAnsi" w:cstheme="minorHAnsi"/>
        </w:rPr>
        <w:t xml:space="preserve"> rate card revision </w:t>
      </w:r>
      <w:r w:rsidR="00333E95">
        <w:rPr>
          <w:rFonts w:asciiTheme="minorHAnsi" w:hAnsiTheme="minorHAnsi" w:cstheme="minorHAnsi"/>
        </w:rPr>
        <w:t xml:space="preserve">until </w:t>
      </w:r>
      <w:r w:rsidR="00324DA0">
        <w:rPr>
          <w:rFonts w:asciiTheme="minorHAnsi" w:hAnsiTheme="minorHAnsi" w:cstheme="minorHAnsi"/>
        </w:rPr>
        <w:t>31</w:t>
      </w:r>
      <w:r w:rsidR="00324DA0" w:rsidRPr="00643151">
        <w:rPr>
          <w:rFonts w:asciiTheme="minorHAnsi" w:hAnsiTheme="minorHAnsi" w:cstheme="minorHAnsi"/>
          <w:vertAlign w:val="superscript"/>
        </w:rPr>
        <w:t>st</w:t>
      </w:r>
      <w:r w:rsidR="00324DA0">
        <w:rPr>
          <w:rFonts w:asciiTheme="minorHAnsi" w:hAnsiTheme="minorHAnsi" w:cstheme="minorHAnsi"/>
        </w:rPr>
        <w:t xml:space="preserve"> </w:t>
      </w:r>
      <w:r w:rsidR="0068744D">
        <w:rPr>
          <w:rFonts w:asciiTheme="minorHAnsi" w:hAnsiTheme="minorHAnsi" w:cstheme="minorHAnsi"/>
        </w:rPr>
        <w:t xml:space="preserve">March </w:t>
      </w:r>
      <w:r w:rsidR="00324DA0">
        <w:rPr>
          <w:rFonts w:asciiTheme="minorHAnsi" w:hAnsiTheme="minorHAnsi" w:cstheme="minorHAnsi"/>
        </w:rPr>
        <w:t>2029</w:t>
      </w:r>
      <w:ins w:id="27" w:author="Swati Sharma (Legal,ISC)" w:date="2026-05-12T17:02:00Z">
        <w:r w:rsidR="00FF7F16">
          <w:rPr>
            <w:rFonts w:asciiTheme="minorHAnsi" w:hAnsiTheme="minorHAnsi" w:cstheme="minorHAnsi"/>
          </w:rPr>
          <w:t xml:space="preserve"> </w:t>
        </w:r>
      </w:ins>
      <w:ins w:id="28" w:author="Swati Sharma (Legal,ISC)" w:date="2026-05-12T17:03:00Z">
        <w:r w:rsidR="00FF7F16" w:rsidRPr="00FF7F16">
          <w:rPr>
            <w:rFonts w:asciiTheme="minorHAnsi" w:hAnsiTheme="minorHAnsi" w:cstheme="minorHAnsi"/>
          </w:rPr>
          <w:t>unless otherwise mutually agreed in writing</w:t>
        </w:r>
      </w:ins>
      <w:r w:rsidR="00AE6DB5">
        <w:rPr>
          <w:rFonts w:asciiTheme="minorHAnsi" w:hAnsiTheme="minorHAnsi" w:cstheme="minorHAnsi"/>
        </w:rPr>
        <w:t>.</w:t>
      </w:r>
      <w:commentRangeEnd w:id="24"/>
      <w:r w:rsidR="003A3BF1">
        <w:rPr>
          <w:rStyle w:val="CommentReference"/>
        </w:rPr>
        <w:commentReference w:id="24"/>
      </w:r>
      <w:commentRangeEnd w:id="25"/>
      <w:r w:rsidR="00F3136A">
        <w:rPr>
          <w:rStyle w:val="CommentReference"/>
        </w:rPr>
        <w:commentReference w:id="25"/>
      </w:r>
      <w:commentRangeEnd w:id="26"/>
      <w:r w:rsidR="00480E74">
        <w:rPr>
          <w:rStyle w:val="CommentReference"/>
        </w:rPr>
        <w:commentReference w:id="26"/>
      </w:r>
    </w:p>
    <w:p w14:paraId="7D2E7AF3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7B2FC624" w14:textId="5C8A8216" w:rsidR="005943F2" w:rsidRDefault="00797AC9" w:rsidP="005943F2">
      <w:pPr>
        <w:spacing w:after="120" w:line="276" w:lineRule="auto"/>
        <w:divId w:val="2215766594"/>
        <w:rPr>
          <w:rFonts w:asciiTheme="minorHAnsi" w:hAnsiTheme="minorHAnsi" w:cstheme="minorHAnsi"/>
        </w:rPr>
      </w:pPr>
      <w:r w:rsidRPr="00AD6012">
        <w:rPr>
          <w:rFonts w:asciiTheme="minorHAnsi" w:hAnsiTheme="minorHAnsi" w:cstheme="minorHAnsi"/>
        </w:rPr>
        <w:t xml:space="preserve">All other terms and conditions set out in the </w:t>
      </w:r>
      <w:r w:rsidR="00161655">
        <w:rPr>
          <w:rFonts w:asciiTheme="minorHAnsi" w:hAnsiTheme="minorHAnsi" w:cstheme="minorHAnsi"/>
        </w:rPr>
        <w:t xml:space="preserve">Engagement Letter </w:t>
      </w:r>
      <w:r w:rsidRPr="00AD6012">
        <w:rPr>
          <w:rFonts w:asciiTheme="minorHAnsi" w:hAnsiTheme="minorHAnsi" w:cstheme="minorHAnsi"/>
        </w:rPr>
        <w:t xml:space="preserve">shall continue in full force and effect and are hereby deemed to be incorporated by reference into this Addendum 1. This Addendum 1 shall form an integral part of the </w:t>
      </w:r>
      <w:r w:rsidR="00161655">
        <w:rPr>
          <w:rFonts w:asciiTheme="minorHAnsi" w:hAnsiTheme="minorHAnsi" w:cstheme="minorHAnsi"/>
        </w:rPr>
        <w:t xml:space="preserve">Engagement </w:t>
      </w:r>
      <w:r w:rsidR="009F012C">
        <w:rPr>
          <w:rFonts w:asciiTheme="minorHAnsi" w:hAnsiTheme="minorHAnsi" w:cstheme="minorHAnsi"/>
        </w:rPr>
        <w:t xml:space="preserve">Letter </w:t>
      </w:r>
      <w:r w:rsidR="009F012C" w:rsidRPr="00AD6012">
        <w:rPr>
          <w:rFonts w:asciiTheme="minorHAnsi" w:hAnsiTheme="minorHAnsi" w:cstheme="minorHAnsi"/>
        </w:rPr>
        <w:t>and</w:t>
      </w:r>
      <w:r w:rsidRPr="00AD6012">
        <w:rPr>
          <w:rFonts w:asciiTheme="minorHAnsi" w:hAnsiTheme="minorHAnsi" w:cstheme="minorHAnsi"/>
        </w:rPr>
        <w:t xml:space="preserve"> shall be governed by the terms and conditions contained therein. The </w:t>
      </w:r>
      <w:r w:rsidR="00161655">
        <w:rPr>
          <w:rFonts w:asciiTheme="minorHAnsi" w:hAnsiTheme="minorHAnsi" w:cstheme="minorHAnsi"/>
        </w:rPr>
        <w:t xml:space="preserve">Engagement </w:t>
      </w:r>
      <w:r w:rsidR="009F012C">
        <w:rPr>
          <w:rFonts w:asciiTheme="minorHAnsi" w:hAnsiTheme="minorHAnsi" w:cstheme="minorHAnsi"/>
        </w:rPr>
        <w:t>Letter,</w:t>
      </w:r>
      <w:r w:rsidRPr="00AD6012">
        <w:rPr>
          <w:rFonts w:asciiTheme="minorHAnsi" w:hAnsiTheme="minorHAnsi" w:cstheme="minorHAnsi"/>
        </w:rPr>
        <w:t xml:space="preserve"> together with this Addendum 1, constitutes the entire agreement between KPMG and InterGlobe in relation to the subject matter hereof. </w:t>
      </w:r>
    </w:p>
    <w:p w14:paraId="72D15BAB" w14:textId="77777777" w:rsidR="009639DE" w:rsidRPr="00AC29C0" w:rsidRDefault="00797AC9" w:rsidP="005943F2">
      <w:pPr>
        <w:spacing w:after="120" w:line="276" w:lineRule="auto"/>
        <w:divId w:val="2215766597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Kindly confirm the acceptance of the terms of Addendum 1 by signing in the space provided below and returning the same to KPMG.</w:t>
      </w:r>
    </w:p>
    <w:p w14:paraId="64B6B46B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50344C1B" w14:textId="77777777" w:rsidR="004D2421" w:rsidRPr="00AC29C0" w:rsidRDefault="00797AC9" w:rsidP="005943F2">
      <w:pPr>
        <w:spacing w:after="120" w:line="276" w:lineRule="auto"/>
        <w:divId w:val="2215774300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I agree </w:t>
      </w:r>
      <w:r w:rsidR="00926085" w:rsidRPr="00AC29C0">
        <w:rPr>
          <w:rFonts w:asciiTheme="minorHAnsi" w:hAnsiTheme="minorHAnsi" w:cstheme="minorHAnsi"/>
        </w:rPr>
        <w:t>with</w:t>
      </w:r>
      <w:r w:rsidRPr="00AC29C0">
        <w:rPr>
          <w:rFonts w:asciiTheme="minorHAnsi" w:hAnsiTheme="minorHAnsi" w:cstheme="minorHAnsi"/>
        </w:rPr>
        <w:t xml:space="preserve"> and accept the above terms and </w:t>
      </w:r>
      <w:r w:rsidR="00D908CD" w:rsidRPr="00AC29C0">
        <w:rPr>
          <w:rFonts w:asciiTheme="minorHAnsi" w:hAnsiTheme="minorHAnsi" w:cstheme="minorHAnsi"/>
        </w:rPr>
        <w:t>conditions.</w:t>
      </w:r>
    </w:p>
    <w:p w14:paraId="01587C7B" w14:textId="77777777" w:rsidR="006D2E6E" w:rsidRDefault="006D2E6E" w:rsidP="005943F2">
      <w:pPr>
        <w:spacing w:after="120" w:line="276" w:lineRule="auto"/>
        <w:rPr>
          <w:rFonts w:asciiTheme="minorHAnsi" w:hAnsiTheme="minorHAnsi" w:cstheme="minorHAnsi"/>
        </w:rPr>
      </w:pPr>
    </w:p>
    <w:p w14:paraId="3AAC37E7" w14:textId="77777777" w:rsidR="00981D2D" w:rsidRPr="00AC29C0" w:rsidRDefault="00981D2D" w:rsidP="005943F2">
      <w:pPr>
        <w:spacing w:after="120" w:line="276" w:lineRule="auto"/>
        <w:rPr>
          <w:rFonts w:asciiTheme="minorHAnsi" w:hAnsiTheme="minorHAnsi" w:cstheme="minorHAnsi"/>
        </w:rPr>
      </w:pPr>
    </w:p>
    <w:p w14:paraId="7BE95BC0" w14:textId="77777777" w:rsidR="006D2E6E" w:rsidRPr="00AC29C0" w:rsidRDefault="00797AC9" w:rsidP="005943F2">
      <w:pPr>
        <w:spacing w:after="120" w:line="276" w:lineRule="auto"/>
        <w:divId w:val="2215774303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_________________________________________</w:t>
      </w:r>
    </w:p>
    <w:p w14:paraId="4271E151" w14:textId="77777777" w:rsidR="004D2421" w:rsidRPr="00AC29C0" w:rsidRDefault="00797AC9" w:rsidP="005943F2">
      <w:pPr>
        <w:spacing w:after="120" w:line="276" w:lineRule="auto"/>
        <w:divId w:val="2215774306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Name: </w:t>
      </w:r>
      <w:r w:rsidR="00D86A18" w:rsidRPr="00AC29C0">
        <w:rPr>
          <w:rFonts w:asciiTheme="minorHAnsi" w:hAnsiTheme="minorHAnsi" w:cstheme="minorHAnsi"/>
        </w:rPr>
        <w:t>Rohit Kharidi</w:t>
      </w:r>
    </w:p>
    <w:p w14:paraId="25DDB0FA" w14:textId="77777777" w:rsidR="00094BBE" w:rsidRPr="00AC29C0" w:rsidRDefault="00797AC9" w:rsidP="005943F2">
      <w:pPr>
        <w:spacing w:after="120" w:line="276" w:lineRule="auto"/>
        <w:divId w:val="2215774309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Designation: Partner, KPMG India Services LLP </w:t>
      </w:r>
    </w:p>
    <w:p w14:paraId="44DB2469" w14:textId="77777777" w:rsidR="004D2421" w:rsidRPr="00AC29C0" w:rsidRDefault="00797AC9" w:rsidP="005943F2">
      <w:pPr>
        <w:spacing w:after="120" w:line="276" w:lineRule="auto"/>
        <w:divId w:val="2215774312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Date: </w:t>
      </w:r>
      <w:r w:rsidR="009639DE">
        <w:rPr>
          <w:rFonts w:asciiTheme="minorHAnsi" w:hAnsiTheme="minorHAnsi" w:cstheme="minorHAnsi"/>
        </w:rPr>
        <w:t>___________________</w:t>
      </w:r>
    </w:p>
    <w:p w14:paraId="2610B5D3" w14:textId="77777777" w:rsidR="004D2421" w:rsidRPr="00AC29C0" w:rsidRDefault="00797AC9" w:rsidP="005943F2">
      <w:pPr>
        <w:spacing w:after="120" w:line="276" w:lineRule="auto"/>
        <w:divId w:val="2215774315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duly </w:t>
      </w:r>
      <w:r w:rsidR="00A45DBF" w:rsidRPr="00AC29C0">
        <w:rPr>
          <w:rFonts w:asciiTheme="minorHAnsi" w:hAnsiTheme="minorHAnsi" w:cstheme="minorHAnsi"/>
        </w:rPr>
        <w:t>authorized</w:t>
      </w:r>
      <w:r w:rsidRPr="00AC29C0">
        <w:rPr>
          <w:rFonts w:asciiTheme="minorHAnsi" w:hAnsiTheme="minorHAnsi" w:cstheme="minorHAnsi"/>
        </w:rPr>
        <w:t xml:space="preserve"> for and on behalf of KPMG India Services LLP</w:t>
      </w:r>
    </w:p>
    <w:p w14:paraId="6A1C25C8" w14:textId="77777777" w:rsidR="004D2421" w:rsidRPr="00AC29C0" w:rsidRDefault="004D2421" w:rsidP="005943F2">
      <w:pPr>
        <w:spacing w:after="120" w:line="276" w:lineRule="auto"/>
        <w:rPr>
          <w:rFonts w:asciiTheme="minorHAnsi" w:hAnsiTheme="minorHAnsi" w:cstheme="minorHAnsi"/>
        </w:rPr>
      </w:pPr>
    </w:p>
    <w:p w14:paraId="54E26A75" w14:textId="77777777" w:rsidR="004D2421" w:rsidRPr="00AC29C0" w:rsidRDefault="004D2421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D1AED90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5D1865BB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C03AE86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44AFA43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4B6F9CED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13E41FF8" w14:textId="77777777" w:rsidR="004D2421" w:rsidRPr="00AC29C0" w:rsidRDefault="00797AC9" w:rsidP="005943F2">
      <w:pPr>
        <w:spacing w:after="120" w:line="276" w:lineRule="auto"/>
        <w:divId w:val="2215774318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I agree </w:t>
      </w:r>
      <w:r w:rsidR="00926085" w:rsidRPr="00AC29C0">
        <w:rPr>
          <w:rFonts w:asciiTheme="minorHAnsi" w:hAnsiTheme="minorHAnsi" w:cstheme="minorHAnsi"/>
        </w:rPr>
        <w:t>with</w:t>
      </w:r>
      <w:r w:rsidRPr="00AC29C0">
        <w:rPr>
          <w:rFonts w:asciiTheme="minorHAnsi" w:hAnsiTheme="minorHAnsi" w:cstheme="minorHAnsi"/>
        </w:rPr>
        <w:t xml:space="preserve"> and accept the above terms and </w:t>
      </w:r>
      <w:r w:rsidR="00A45DBF" w:rsidRPr="00AC29C0">
        <w:rPr>
          <w:rFonts w:asciiTheme="minorHAnsi" w:hAnsiTheme="minorHAnsi" w:cstheme="minorHAnsi"/>
        </w:rPr>
        <w:t>conditions.</w:t>
      </w:r>
    </w:p>
    <w:p w14:paraId="31AB27D7" w14:textId="77777777" w:rsidR="00A45DBF" w:rsidRPr="00AC29C0" w:rsidRDefault="00A45DBF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E24262B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1BD908E7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7037521E" w14:textId="77777777" w:rsidR="004D2421" w:rsidRPr="00AC29C0" w:rsidRDefault="00797AC9" w:rsidP="005943F2">
      <w:pPr>
        <w:spacing w:after="120" w:line="276" w:lineRule="auto"/>
        <w:divId w:val="2215774321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_________________________________________</w:t>
      </w:r>
    </w:p>
    <w:p w14:paraId="15563EB0" w14:textId="77777777" w:rsidR="004D2421" w:rsidRPr="00AC29C0" w:rsidRDefault="00797AC9" w:rsidP="005943F2">
      <w:pPr>
        <w:spacing w:after="120" w:line="276" w:lineRule="auto"/>
        <w:divId w:val="2215774324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Name: </w:t>
      </w:r>
      <w:r w:rsidR="00262DFF" w:rsidRPr="00AC29C0">
        <w:rPr>
          <w:rFonts w:asciiTheme="minorHAnsi" w:hAnsiTheme="minorHAnsi" w:cstheme="minorHAnsi"/>
        </w:rPr>
        <w:t>Vineet Mittal</w:t>
      </w:r>
    </w:p>
    <w:p w14:paraId="28AFAE18" w14:textId="77777777" w:rsidR="005F3FAF" w:rsidRPr="00AC29C0" w:rsidRDefault="00797AC9" w:rsidP="005943F2">
      <w:pPr>
        <w:spacing w:after="120" w:line="276" w:lineRule="auto"/>
        <w:divId w:val="2215774327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Designation: </w:t>
      </w:r>
      <w:r w:rsidR="0079510E" w:rsidRPr="00AC29C0">
        <w:rPr>
          <w:rFonts w:asciiTheme="minorHAnsi" w:hAnsiTheme="minorHAnsi" w:cstheme="minorHAnsi"/>
        </w:rPr>
        <w:t>SVP Finance</w:t>
      </w:r>
    </w:p>
    <w:p w14:paraId="76B6A57C" w14:textId="77777777" w:rsidR="004D2421" w:rsidRPr="00AC29C0" w:rsidRDefault="00797AC9" w:rsidP="005943F2">
      <w:pPr>
        <w:spacing w:after="120" w:line="276" w:lineRule="auto"/>
        <w:divId w:val="2215774330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Date: </w:t>
      </w:r>
      <w:r w:rsidR="009639DE">
        <w:rPr>
          <w:rFonts w:asciiTheme="minorHAnsi" w:hAnsiTheme="minorHAnsi" w:cstheme="minorHAnsi"/>
        </w:rPr>
        <w:t>___________________</w:t>
      </w:r>
    </w:p>
    <w:p w14:paraId="57F76CEC" w14:textId="77777777" w:rsidR="004D2421" w:rsidRPr="00AC29C0" w:rsidRDefault="00797AC9" w:rsidP="005943F2">
      <w:pPr>
        <w:spacing w:after="120" w:line="276" w:lineRule="auto"/>
        <w:divId w:val="2215774333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duly </w:t>
      </w:r>
      <w:r w:rsidR="006F482D" w:rsidRPr="00AC29C0">
        <w:rPr>
          <w:rFonts w:asciiTheme="minorHAnsi" w:hAnsiTheme="minorHAnsi" w:cstheme="minorHAnsi"/>
        </w:rPr>
        <w:t>authorized</w:t>
      </w:r>
      <w:r w:rsidRPr="00AC29C0">
        <w:rPr>
          <w:rFonts w:asciiTheme="minorHAnsi" w:hAnsiTheme="minorHAnsi" w:cstheme="minorHAnsi"/>
        </w:rPr>
        <w:t xml:space="preserve"> for and on behalf of InterGlobe Aviation Limited</w:t>
      </w:r>
    </w:p>
    <w:p w14:paraId="4A1A82B5" w14:textId="77777777" w:rsidR="004D2421" w:rsidRPr="00AC29C0" w:rsidRDefault="004D2421" w:rsidP="005943F2">
      <w:pPr>
        <w:spacing w:after="120" w:line="276" w:lineRule="auto"/>
        <w:rPr>
          <w:rFonts w:asciiTheme="minorHAnsi" w:hAnsiTheme="minorHAnsi" w:cstheme="minorHAnsi"/>
        </w:rPr>
      </w:pPr>
    </w:p>
    <w:p w14:paraId="761545F3" w14:textId="77777777" w:rsidR="00483E16" w:rsidRDefault="00483E16" w:rsidP="005943F2">
      <w:pPr>
        <w:spacing w:after="120" w:line="276" w:lineRule="auto"/>
        <w:rPr>
          <w:rFonts w:asciiTheme="minorHAnsi" w:hAnsiTheme="minorHAnsi" w:cstheme="minorHAnsi"/>
        </w:rPr>
      </w:pPr>
    </w:p>
    <w:p w14:paraId="29296035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335C9E82" w14:textId="77777777" w:rsidR="005943F2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03399F1F" w14:textId="77777777" w:rsidR="005943F2" w:rsidRPr="00AC29C0" w:rsidRDefault="005943F2" w:rsidP="005943F2">
      <w:pPr>
        <w:spacing w:after="120" w:line="276" w:lineRule="auto"/>
        <w:rPr>
          <w:rFonts w:asciiTheme="minorHAnsi" w:hAnsiTheme="minorHAnsi" w:cstheme="minorHAnsi"/>
        </w:rPr>
      </w:pPr>
    </w:p>
    <w:p w14:paraId="549A1D16" w14:textId="77777777" w:rsidR="00483E16" w:rsidRPr="00AC29C0" w:rsidRDefault="00797AC9" w:rsidP="005943F2">
      <w:pPr>
        <w:spacing w:after="120" w:line="276" w:lineRule="auto"/>
        <w:divId w:val="2215774336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_________________________________________</w:t>
      </w:r>
    </w:p>
    <w:p w14:paraId="375AB102" w14:textId="77777777" w:rsidR="00483E16" w:rsidRPr="00AC29C0" w:rsidRDefault="00797AC9" w:rsidP="005943F2">
      <w:pPr>
        <w:spacing w:after="120" w:line="276" w:lineRule="auto"/>
        <w:divId w:val="2215774339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Name: </w:t>
      </w:r>
      <w:r w:rsidR="0079510E" w:rsidRPr="00AC29C0">
        <w:rPr>
          <w:rFonts w:asciiTheme="minorHAnsi" w:hAnsiTheme="minorHAnsi" w:cstheme="minorHAnsi"/>
        </w:rPr>
        <w:t>Neetan Chopra</w:t>
      </w:r>
    </w:p>
    <w:p w14:paraId="2D45664E" w14:textId="77777777" w:rsidR="00B12F21" w:rsidRPr="00AC29C0" w:rsidRDefault="00797AC9" w:rsidP="005943F2">
      <w:pPr>
        <w:spacing w:after="120" w:line="276" w:lineRule="auto"/>
        <w:divId w:val="2215774342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Designation: </w:t>
      </w:r>
      <w:r w:rsidR="0079510E" w:rsidRPr="00AC29C0">
        <w:rPr>
          <w:rFonts w:asciiTheme="minorHAnsi" w:hAnsiTheme="minorHAnsi" w:cstheme="minorHAnsi"/>
        </w:rPr>
        <w:t>Chief Digital and Information Officer</w:t>
      </w:r>
      <w:r w:rsidRPr="00AC29C0">
        <w:rPr>
          <w:rFonts w:asciiTheme="minorHAnsi" w:hAnsiTheme="minorHAnsi" w:cstheme="minorHAnsi"/>
        </w:rPr>
        <w:t xml:space="preserve"> </w:t>
      </w:r>
    </w:p>
    <w:p w14:paraId="5A728A3D" w14:textId="77777777" w:rsidR="00483E16" w:rsidRPr="00AC29C0" w:rsidRDefault="00797AC9" w:rsidP="005943F2">
      <w:pPr>
        <w:spacing w:after="120" w:line="276" w:lineRule="auto"/>
        <w:divId w:val="2215774345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 xml:space="preserve">Date: </w:t>
      </w:r>
      <w:r w:rsidR="009639DE">
        <w:rPr>
          <w:rFonts w:asciiTheme="minorHAnsi" w:hAnsiTheme="minorHAnsi" w:cstheme="minorHAnsi"/>
        </w:rPr>
        <w:t>___________________</w:t>
      </w:r>
    </w:p>
    <w:p w14:paraId="772E2012" w14:textId="77777777" w:rsidR="00970E81" w:rsidRPr="00AC29C0" w:rsidRDefault="00797AC9" w:rsidP="005943F2">
      <w:pPr>
        <w:spacing w:after="120" w:line="276" w:lineRule="auto"/>
        <w:divId w:val="2215774348"/>
        <w:rPr>
          <w:rFonts w:asciiTheme="minorHAnsi" w:hAnsiTheme="minorHAnsi" w:cstheme="minorHAnsi"/>
        </w:rPr>
      </w:pPr>
      <w:r w:rsidRPr="00AC29C0">
        <w:rPr>
          <w:rFonts w:asciiTheme="minorHAnsi" w:hAnsiTheme="minorHAnsi" w:cstheme="minorHAnsi"/>
        </w:rPr>
        <w:t>duly authorized for and on behalf of InterGlobe Aviation Limited</w:t>
      </w:r>
    </w:p>
    <w:sectPr w:rsidR="00970E81" w:rsidRPr="00AC29C0" w:rsidSect="005943F2">
      <w:headerReference w:type="default" r:id="rId14"/>
      <w:footerReference w:type="default" r:id="rId15"/>
      <w:pgSz w:w="11920" w:h="16850"/>
      <w:pgMar w:top="2520" w:right="1320" w:bottom="1160" w:left="1340" w:header="710" w:footer="162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Swati Sharma (Legal,ISC)" w:date="2026-05-12T16:50:00Z" w:initials="SS">
    <w:p w14:paraId="05C2979F" w14:textId="77777777" w:rsidR="00264506" w:rsidRDefault="00264506" w:rsidP="00264506">
      <w:pPr>
        <w:pStyle w:val="CommentText"/>
      </w:pPr>
      <w:r>
        <w:rPr>
          <w:rStyle w:val="CommentReference"/>
        </w:rPr>
        <w:annotationRef/>
      </w:r>
      <w:r>
        <w:t>IGA User team to vet and provide mark up? Is it gross invoice or net of discount?</w:t>
      </w:r>
    </w:p>
  </w:comment>
  <w:comment w:id="3" w:author="Rinika Gautam (Digital,ISC)" w:date="2026-05-14T16:04:00Z" w:initials="RG">
    <w:p w14:paraId="38CA736E" w14:textId="77777777" w:rsidR="00001AB8" w:rsidRDefault="00001AB8" w:rsidP="00001AB8">
      <w:pPr>
        <w:pStyle w:val="CommentText"/>
      </w:pPr>
      <w:r>
        <w:rPr>
          <w:rStyle w:val="CommentReference"/>
        </w:rPr>
        <w:annotationRef/>
      </w:r>
      <w:r>
        <w:t>Final invoice value is net of discount. Headcount billing is based on the agreed rate card, and depending on the monthly invoice slab, applicable discount percentage (ranging from 4.7% to 13.0%) is applied to arrive at net payable amount</w:t>
      </w:r>
    </w:p>
  </w:comment>
  <w:comment w:id="8" w:author="Swati Sharma (Legal,ISC)" w:date="2026-05-12T16:52:00Z" w:initials="SS">
    <w:p w14:paraId="10E92221" w14:textId="5497375E" w:rsidR="00D0033B" w:rsidRDefault="00D0033B" w:rsidP="00D0033B">
      <w:pPr>
        <w:pStyle w:val="CommentText"/>
      </w:pPr>
      <w:r>
        <w:rPr>
          <w:rStyle w:val="CommentReference"/>
        </w:rPr>
        <w:annotationRef/>
      </w:r>
      <w:r>
        <w:t>User + InfoSec team to vet and provide markup</w:t>
      </w:r>
    </w:p>
  </w:comment>
  <w:comment w:id="9" w:author="Rinika Gautam (Digital,ISC)" w:date="2026-05-14T16:05:00Z" w:initials="RG">
    <w:p w14:paraId="076D1E76" w14:textId="77777777" w:rsidR="00001AB8" w:rsidRDefault="00001AB8" w:rsidP="00001AB8">
      <w:pPr>
        <w:pStyle w:val="CommentText"/>
      </w:pPr>
      <w:r>
        <w:rPr>
          <w:rStyle w:val="CommentReference"/>
        </w:rPr>
        <w:annotationRef/>
      </w:r>
      <w:r>
        <w:t>The laptops will be handed over by KPMG in a clean (factory reset) state with no pre-installed data, applications, or configurations.</w:t>
      </w:r>
    </w:p>
    <w:p w14:paraId="2B4EA5D0" w14:textId="77777777" w:rsidR="00001AB8" w:rsidRDefault="00001AB8" w:rsidP="00001AB8">
      <w:pPr>
        <w:pStyle w:val="CommentText"/>
      </w:pPr>
      <w:r>
        <w:br/>
        <w:t>OS image and policies will be installed/configured by Indigo IT team. All security controls will be managed within Indigo environment, and no sensitive data will be provisioned or transferred to ensure security.</w:t>
      </w:r>
    </w:p>
  </w:comment>
  <w:comment w:id="10" w:author="Gaurav Yadav (FIN,ISC)" w:date="2026-05-19T13:50:00Z" w:initials="GY">
    <w:p w14:paraId="31B1FA04" w14:textId="77777777" w:rsidR="00480E74" w:rsidRDefault="00480E74" w:rsidP="00480E74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Note to KPMG : Would recommend adding the slabs for Laptop and seats provisioning aligned with the Monthly invoice slabs.</w:t>
      </w:r>
    </w:p>
  </w:comment>
  <w:comment w:id="11" w:author="Shishir Upadhyay (Digital,ISC) (X-IGT)" w:date="2026-05-19T16:27:00Z" w:initials="SU((">
    <w:p w14:paraId="75DF6137" w14:textId="6A79FACF" w:rsidR="003E7FC3" w:rsidRDefault="003E7FC3">
      <w:pPr>
        <w:pStyle w:val="CommentText"/>
      </w:pPr>
      <w:r>
        <w:rPr>
          <w:rStyle w:val="CommentReference"/>
        </w:rPr>
        <w:annotationRef/>
      </w:r>
      <w:r>
        <w:t xml:space="preserve">No further InfoSec </w:t>
      </w:r>
      <w:r>
        <w:t>points.</w:t>
      </w:r>
      <w:bookmarkStart w:id="12" w:name="_GoBack"/>
      <w:bookmarkEnd w:id="12"/>
    </w:p>
  </w:comment>
  <w:comment w:id="14" w:author="Swati Sharma (Legal,ISC)" w:date="2026-05-15T17:10:00Z" w:initials="SS">
    <w:p w14:paraId="67D68091" w14:textId="0AA7C09C" w:rsidR="007E7918" w:rsidRDefault="007E7918" w:rsidP="007E7918">
      <w:pPr>
        <w:pStyle w:val="CommentText"/>
      </w:pPr>
      <w:r>
        <w:rPr>
          <w:rStyle w:val="CommentReference"/>
        </w:rPr>
        <w:annotationRef/>
      </w:r>
      <w:r>
        <w:t>Would a DPA be required. InfoSec to advise</w:t>
      </w:r>
    </w:p>
  </w:comment>
  <w:comment w:id="15" w:author="Shishir Upadhyay (Digital,ISC) (X-IGT)" w:date="2026-05-19T16:24:00Z" w:initials="SU((">
    <w:p w14:paraId="562C9AB1" w14:textId="7D7E6B18" w:rsidR="00656085" w:rsidRDefault="00656085">
      <w:pPr>
        <w:pStyle w:val="CommentText"/>
      </w:pPr>
      <w:r>
        <w:rPr>
          <w:rStyle w:val="CommentReference"/>
        </w:rPr>
        <w:annotationRef/>
      </w:r>
      <w:r w:rsidR="003E7FC3">
        <w:t>Requirement of DPA can be commented upon by DPO.</w:t>
      </w:r>
    </w:p>
  </w:comment>
  <w:comment w:id="24" w:author="Swati Sharma (Legal,ISC)" w:date="2026-05-12T17:31:00Z" w:initials="SS">
    <w:p w14:paraId="3F5E99D8" w14:textId="5F075758" w:rsidR="003A3BF1" w:rsidRDefault="003A3BF1" w:rsidP="003A3BF1">
      <w:pPr>
        <w:pStyle w:val="CommentText"/>
      </w:pPr>
      <w:r>
        <w:rPr>
          <w:rStyle w:val="CommentReference"/>
        </w:rPr>
        <w:annotationRef/>
      </w:r>
      <w:r>
        <w:t>IGA user and procurement team to vet and provide mark up/confirmation</w:t>
      </w:r>
    </w:p>
  </w:comment>
  <w:comment w:id="25" w:author="Rinika Gautam (Digital,ISC)" w:date="2026-05-14T16:05:00Z" w:initials="RG">
    <w:p w14:paraId="7EF9EBBC" w14:textId="77777777" w:rsidR="007F02E2" w:rsidRDefault="00F3136A" w:rsidP="007F02E2">
      <w:pPr>
        <w:pStyle w:val="CommentText"/>
      </w:pPr>
      <w:r>
        <w:rPr>
          <w:rStyle w:val="CommentReference"/>
        </w:rPr>
        <w:annotationRef/>
      </w:r>
      <w:r w:rsidR="007F02E2">
        <w:t>We can not confirm or acknowledge this as rate card renegotiation will be subject to business need, and standard renegotiation process will be followed when needed arises.</w:t>
      </w:r>
    </w:p>
  </w:comment>
  <w:comment w:id="26" w:author="Gaurav Yadav (FIN,ISC)" w:date="2026-05-19T13:44:00Z" w:initials="GY">
    <w:p w14:paraId="441AF654" w14:textId="77777777" w:rsidR="00480E74" w:rsidRDefault="00480E74" w:rsidP="00480E74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Aligned with user comments. Let’s strike off the 2</w:t>
      </w:r>
      <w:r>
        <w:rPr>
          <w:vertAlign w:val="superscript"/>
          <w:lang w:val="en-IN"/>
        </w:rPr>
        <w:t>nd</w:t>
      </w:r>
      <w:r>
        <w:rPr>
          <w:lang w:val="en-IN"/>
        </w:rPr>
        <w:t xml:space="preserve"> line in this para, which limits our position for any further possible discounts.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5C2979F" w15:done="0"/>
  <w15:commentEx w15:paraId="38CA736E" w15:paraIdParent="05C2979F" w15:done="0"/>
  <w15:commentEx w15:paraId="10E92221" w15:done="0"/>
  <w15:commentEx w15:paraId="2B4EA5D0" w15:paraIdParent="10E92221" w15:done="0"/>
  <w15:commentEx w15:paraId="31B1FA04" w15:paraIdParent="10E92221" w15:done="0"/>
  <w15:commentEx w15:paraId="75DF6137" w15:paraIdParent="10E92221" w15:done="0"/>
  <w15:commentEx w15:paraId="67D68091" w15:done="0"/>
  <w15:commentEx w15:paraId="562C9AB1" w15:paraIdParent="67D68091" w15:done="0"/>
  <w15:commentEx w15:paraId="3F5E99D8" w15:done="0"/>
  <w15:commentEx w15:paraId="7EF9EBBC" w15:paraIdParent="3F5E99D8" w15:done="0"/>
  <w15:commentEx w15:paraId="441AF654" w15:paraIdParent="3F5E99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63E4C3" w16cex:dateUtc="2026-05-12T11:20:00Z"/>
  <w16cex:commentExtensible w16cex:durableId="19AFF3E0" w16cex:dateUtc="2026-05-14T10:34:00Z"/>
  <w16cex:commentExtensible w16cex:durableId="5E983C88" w16cex:dateUtc="2026-05-12T11:22:00Z"/>
  <w16cex:commentExtensible w16cex:durableId="134772DD" w16cex:dateUtc="2026-05-14T10:35:00Z"/>
  <w16cex:commentExtensible w16cex:durableId="3DD03897" w16cex:dateUtc="2026-05-19T08:20:00Z"/>
  <w16cex:commentExtensible w16cex:durableId="26C04790" w16cex:dateUtc="2026-05-15T11:40:00Z"/>
  <w16cex:commentExtensible w16cex:durableId="5FA1E228" w16cex:dateUtc="2026-05-12T12:01:00Z"/>
  <w16cex:commentExtensible w16cex:durableId="25069B7D" w16cex:dateUtc="2026-05-14T10:35:00Z"/>
  <w16cex:commentExtensible w16cex:durableId="6FAE9639" w16cex:dateUtc="2026-05-19T0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5C2979F" w16cid:durableId="6A63E4C3"/>
  <w16cid:commentId w16cid:paraId="38CA736E" w16cid:durableId="19AFF3E0"/>
  <w16cid:commentId w16cid:paraId="10E92221" w16cid:durableId="5E983C88"/>
  <w16cid:commentId w16cid:paraId="2B4EA5D0" w16cid:durableId="134772DD"/>
  <w16cid:commentId w16cid:paraId="31B1FA04" w16cid:durableId="3DD03897"/>
  <w16cid:commentId w16cid:paraId="75DF6137" w16cid:durableId="2DB70DD6"/>
  <w16cid:commentId w16cid:paraId="67D68091" w16cid:durableId="26C04790"/>
  <w16cid:commentId w16cid:paraId="562C9AB1" w16cid:durableId="2DB70D43"/>
  <w16cid:commentId w16cid:paraId="3F5E99D8" w16cid:durableId="5FA1E228"/>
  <w16cid:commentId w16cid:paraId="7EF9EBBC" w16cid:durableId="25069B7D"/>
  <w16cid:commentId w16cid:paraId="441AF654" w16cid:durableId="6FAE96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47613" w14:textId="77777777" w:rsidR="00DA4671" w:rsidRDefault="00DA4671">
      <w:r>
        <w:separator/>
      </w:r>
    </w:p>
  </w:endnote>
  <w:endnote w:type="continuationSeparator" w:id="0">
    <w:p w14:paraId="2062EA6B" w14:textId="77777777" w:rsidR="00DA4671" w:rsidRDefault="00DA4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1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181D6" w14:textId="77777777" w:rsidR="004D2421" w:rsidRDefault="00797AC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A9EBFA5" wp14:editId="272AE865">
              <wp:simplePos x="0" y="0"/>
              <wp:positionH relativeFrom="page">
                <wp:posOffset>5331460</wp:posOffset>
              </wp:positionH>
              <wp:positionV relativeFrom="page">
                <wp:posOffset>9963785</wp:posOffset>
              </wp:positionV>
              <wp:extent cx="1127760" cy="42100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421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802832" w14:textId="77777777" w:rsidR="004D2421" w:rsidRDefault="00797AC9">
                          <w:pPr>
                            <w:spacing w:before="16"/>
                            <w:ind w:left="20" w:right="80"/>
                            <w:rPr>
                              <w:rFonts w:ascii="Arial"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 xml:space="preserve">Registered Office: 2nd Floor, Block T2 (B Wing) </w:t>
                          </w:r>
                          <w:proofErr w:type="spellStart"/>
                          <w:r>
                            <w:rPr>
                              <w:rFonts w:ascii="Arial"/>
                              <w:sz w:val="11"/>
                            </w:rPr>
                            <w:t>Lodha</w:t>
                          </w:r>
                          <w:proofErr w:type="spellEnd"/>
                          <w:r>
                            <w:rPr>
                              <w:rFonts w:ascii="Arial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1"/>
                            </w:rPr>
                            <w:t>Excelus</w:t>
                          </w:r>
                          <w:proofErr w:type="spellEnd"/>
                          <w:r>
                            <w:rPr>
                              <w:rFonts w:ascii="Arial"/>
                              <w:sz w:val="11"/>
                            </w:rPr>
                            <w:t>,</w:t>
                          </w:r>
                        </w:p>
                        <w:p w14:paraId="1992F25D" w14:textId="77777777" w:rsidR="004D2421" w:rsidRDefault="00797AC9">
                          <w:pPr>
                            <w:ind w:left="36" w:hanging="17"/>
                            <w:rPr>
                              <w:rFonts w:ascii="Arial"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Apollo Mills Compound, N M Joshi Marg, Mahalaxmi,</w:t>
                          </w:r>
                        </w:p>
                        <w:p w14:paraId="3568985A" w14:textId="77777777" w:rsidR="004D2421" w:rsidRDefault="00797AC9">
                          <w:pPr>
                            <w:spacing w:line="121" w:lineRule="exact"/>
                            <w:ind w:left="36"/>
                            <w:rPr>
                              <w:rFonts w:ascii="Arial"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Mumbai -</w:t>
                          </w:r>
                          <w:r>
                            <w:rPr>
                              <w:rFonts w:ascii="Arial"/>
                              <w:spacing w:val="-1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1"/>
                            </w:rPr>
                            <w:t>400011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9EBF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419.8pt;margin-top:784.55pt;width:88.8pt;height:3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tZR0owIAAJYFAAAOAAAAZHJzL2Uyb0RvYy54bWysVNtunDAQfa/Uf7D8TriEvYDCRsmyVJXS i5T0A7xgFqvGprZ3Ia367x2bZbNJVKlqy4M12OMzc2aO5+p6aDk6UKWZFBkOLwKMqChlxcQuw18e Cm+JkTZEVIRLQTP8SDW+Xr19c9V3KY1kI3lFFQIQodO+y3BjTJf6vi4b2hJ9ITsq4LCWqiUGftXO rxTpAb3lfhQEc7+XquqULKnWsJuPh3jl8OualuZTXWtqEM8w5Gbcqty6tau/uiLpTpGuYeUxDfIX WbSECQh6gsqJIWiv2CuolpVKalmbi1K2vqxrVlLHAdiEwQs29w3pqOMCxdHdqUz6/8GWHw+fFWJV hiOMBGmhRQ90MOhWDiiy1ek7nYLTfQduZoBt6LJjqrs7WX7VSMh1Q8SO3igl+4aSCrIL7U3/7OqI oy3Itv8gKwhD9kY6oKFWrS0dFAMBOnTp8dQZm0ppQ4bRYjGHoxLO4igMgpkLQdLpdqe0eUdli6yR YQWdd+jkcKeNzYakk4sNJmTBOHfd5+LZBjiOOxAbrtozm4Vr5o8kSDbLzTL24mi+8eIgz72bYh17 8yJczPLLfL3Ow582bhinDasqKmyYSVhh/GeNO0p8lMRJWlpyVlk4m5JWu+2aK3QgIOzCfceCnLn5 z9NwRQAuLyiFURzcRolXzJcLLy7imZcsgqUXhMltMg/iJM6L55TumKD/Tgn1GU5m0WwU02+5Be57 zY2kLTMwOjhrM7w8OZHUSnAjKtdaQxgf7bNS2PSfSgHtnhrtBGs1OqrVDNvBvYxLG92KeSurR1Cw kiAw0CKMPTAaqb5j1MMIybD+tieKYsTfC3gFdt5MhpqM7WQQUcLVDBuMRnNtxrm07xTbNYD89Irg 8buMj4PKTpfzf7DPx+nqFwAAAP//AwBQSwMEFAAGAAgAAAAhAMGr8ZvjAAAADgEAAA8AAABkcnMv ZG93bnJldi54bWxMj7FOwzAQhnck3sG6SmzUTktNk8apKgQTEmoaBkYndhOr8TnEbhveHneC7U7/ p/++y7eT7clFj944FJDMGRCNjVMGWwGf1dvjGogPEpXsHWoBP9rDtri/y2Wm3BVLfTmElsQS9JkU 0IUwZJT6ptNW+rkbNMbs6EYrQ1zHlqpRXmO57emCMU6tNBgvdHLQL51uToezFbD7wvLVfH/U+/JY mqpKGb7zkxAPs2m3ARL0FP5guOlHdSiiU+3OqDzpBayXKY9oDFY8TYDcEJY8L4DUceLL1RPQIqf/ 3yh+AQAA//8DAFBLAQItABQABgAIAAAAIQC2gziS/gAAAOEBAAATAAAAAAAAAAAAAAAAAAAAAABb Q29udGVudF9UeXBlc10ueG1sUEsBAi0AFAAGAAgAAAAhADj9If/WAAAAlAEAAAsAAAAAAAAAAAAA AAAALwEAAF9yZWxzLy5yZWxzUEsBAi0AFAAGAAgAAAAhADC1lHSjAgAAlgUAAA4AAAAAAAAAAAAA AAAALgIAAGRycy9lMm9Eb2MueG1sUEsBAi0AFAAGAAgAAAAhAMGr8ZvjAAAADgEAAA8AAAAAAAAA AAAAAAAA/QQAAGRycy9kb3ducmV2LnhtbFBLBQYAAAAABAAEAPMAAAANBgAAAAA= " filled="f" stroked="f">
              <v:textbox inset="0,0,0,0">
                <w:txbxContent>
                  <w:p w14:paraId="52802832" w14:textId="77777777" w:rsidR="004D2421" w:rsidRDefault="00797AC9">
                    <w:pPr>
                      <w:spacing w:before="16"/>
                      <w:ind w:left="20" w:right="80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sz w:val="11"/>
                      </w:rPr>
                      <w:t xml:space="preserve">Registered Office: 2nd Floor, Block T2 (B Wing) </w:t>
                    </w:r>
                    <w:proofErr w:type="spellStart"/>
                    <w:r>
                      <w:rPr>
                        <w:rFonts w:ascii="Arial"/>
                        <w:sz w:val="11"/>
                      </w:rPr>
                      <w:t>Lodha</w:t>
                    </w:r>
                    <w:proofErr w:type="spellEnd"/>
                    <w:r>
                      <w:rPr>
                        <w:rFonts w:ascii="Arial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1"/>
                      </w:rPr>
                      <w:t>Excelus</w:t>
                    </w:r>
                    <w:proofErr w:type="spellEnd"/>
                    <w:r>
                      <w:rPr>
                        <w:rFonts w:ascii="Arial"/>
                        <w:sz w:val="11"/>
                      </w:rPr>
                      <w:t>,</w:t>
                    </w:r>
                  </w:p>
                  <w:p w14:paraId="1992F25D" w14:textId="77777777" w:rsidR="004D2421" w:rsidRDefault="00797AC9">
                    <w:pPr>
                      <w:ind w:left="36" w:hanging="17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sz w:val="11"/>
                      </w:rPr>
                      <w:t>Apollo Mills Compound, N M Joshi Marg, Mahalaxmi,</w:t>
                    </w:r>
                  </w:p>
                  <w:p w14:paraId="3568985A" w14:textId="77777777" w:rsidR="004D2421" w:rsidRDefault="00797AC9">
                    <w:pPr>
                      <w:spacing w:line="121" w:lineRule="exact"/>
                      <w:ind w:left="36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sz w:val="11"/>
                      </w:rPr>
                      <w:t>Mumbai -</w:t>
                    </w:r>
                    <w:r>
                      <w:rPr>
                        <w:rFonts w:ascii="Arial"/>
                        <w:spacing w:val="-12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sz w:val="11"/>
                      </w:rPr>
                      <w:t>400011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4224129" wp14:editId="212A8CE6">
              <wp:simplePos x="0" y="0"/>
              <wp:positionH relativeFrom="page">
                <wp:posOffset>2661285</wp:posOffset>
              </wp:positionH>
              <wp:positionV relativeFrom="page">
                <wp:posOffset>9963785</wp:posOffset>
              </wp:positionV>
              <wp:extent cx="1835150" cy="3898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5150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E8254C" w14:textId="77777777" w:rsidR="004D2421" w:rsidRDefault="00797AC9">
                          <w:pPr>
                            <w:spacing w:before="17"/>
                            <w:ind w:left="20" w:right="18"/>
                            <w:jc w:val="both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KPMG India Services LLP, an Indian limited liability partnership with</w:t>
                          </w:r>
                          <w:r>
                            <w:rPr>
                              <w:rFonts w:ascii="Arial"/>
                              <w:color w:val="2B2A29"/>
                              <w:spacing w:val="-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LLP</w:t>
                          </w:r>
                          <w:r>
                            <w:rPr>
                              <w:rFonts w:ascii="Arial"/>
                              <w:color w:val="2B2A29"/>
                              <w:spacing w:val="-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0"/>
                            </w:rPr>
                            <w:t>Registration</w:t>
                          </w:r>
                          <w:r>
                            <w:rPr>
                              <w:rFonts w:ascii="Arial"/>
                              <w:spacing w:val="-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0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0"/>
                            </w:rPr>
                            <w:t>AAA-1964</w:t>
                          </w:r>
                          <w:r>
                            <w:rPr>
                              <w:rFonts w:ascii="Arial"/>
                              <w:spacing w:val="-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2B2A29"/>
                              <w:spacing w:val="-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a</w:t>
                          </w:r>
                          <w:r>
                            <w:rPr>
                              <w:rFonts w:ascii="Arial"/>
                              <w:color w:val="2B2A29"/>
                              <w:spacing w:val="-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member</w:t>
                          </w:r>
                          <w:r>
                            <w:rPr>
                              <w:rFonts w:ascii="Arial"/>
                              <w:color w:val="2B2A29"/>
                              <w:spacing w:val="-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firm</w:t>
                          </w:r>
                          <w:r>
                            <w:rPr>
                              <w:rFonts w:ascii="Arial"/>
                              <w:color w:val="2B2A29"/>
                              <w:spacing w:val="-10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of</w:t>
                          </w:r>
                          <w:r>
                            <w:rPr>
                              <w:rFonts w:ascii="Arial"/>
                              <w:color w:val="2B2A29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2A29"/>
                              <w:sz w:val="10"/>
                            </w:rPr>
                            <w:t>KPMG global organization of independent member firms affiliated with KPMG International Limited, a private English company limited by</w:t>
                          </w:r>
                          <w:r>
                            <w:rPr>
                              <w:rFonts w:ascii="Arial"/>
                              <w:color w:val="2B2A29"/>
                              <w:spacing w:val="-1"/>
                              <w:sz w:val="10"/>
                            </w:rPr>
                            <w:t xml:space="preserve"> </w:t>
                          </w:r>
                          <w:r w:rsidR="009039EA">
                            <w:rPr>
                              <w:rFonts w:ascii="Arial"/>
                              <w:color w:val="2B2A29"/>
                              <w:sz w:val="10"/>
                            </w:rPr>
                            <w:t>guarantee.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24129" id="Text Box 1" o:spid="_x0000_s1030" type="#_x0000_t202" style="position:absolute;margin-left:209.55pt;margin-top:784.55pt;width:144.5pt;height:30.7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Rj2NoAIAAJYFAAAOAAAAZHJzL2Uyb0RvYy54bWysVF1vmzAUfZ+0/2D5nQApSQGVVE0I06Tu Q2r3AxxjgjWwme0Eumn/fdempGmrSdM2HqyLfX3uxzm+V9dD26AjU5pLkeFwFmDEBJUlF/sMf7kv vBgjbYgoSSMFy/AD0/h69fbNVd+lbC5r2ZRMIQAROu27DNfGdKnva1qzluiZ7JiAw0qqlhj4VXu/ VKQH9Lbx50Gw9Hupyk5JyrSG3Xw8xCuHX1WMmk9VpZlBTYYhN+NW5dadXf3VFUn3inQ1p49pkL/I oiVcQNATVE4MQQfFX0G1nCqpZWVmVLa+rCpOmasBqgmDF9Xc1aRjrhZoju5ObdL/D5Z+PH5WiJfA HUaCtEDRPRsMWssBhbY7fadTcLrrwM0MsG09baW6u5X0q0ZCbmoi9uxGKdnXjJSQnbvpn10dcbQF 2fUfZAlhyMFIBzRUqrWA0AwE6MDSw4kZmwq1IeOLRbiAIwpnF3ESJ446n6TT7U5p847JFlkjwwqY d+jkeKsN1AGuk4sNJmTBm8ax34hnG+A47kBsuGrPbBaOzB9JkGzjbRx50Xy59aIgz72bYhN5yyK8 XOQX+WaThz9t3DBKa16WTNgwk7DC6M+Ie5T4KImTtLRseGnhbEpa7XebRqEjAWEX7rNsQfJnbv7z NNwx1PKipHAeBet54hXL+NKLimjhJZdB7AVhsk6WQZREefG8pFsu2L+XhPoMJ4v5YhTTb2sL3Pe6 NpK23MDoaHib4fjkRFIrwa0oHbWG8Ga0z1ph039qBXRsItoJ1mp0VKsZdoN7GdH0DnayfAAFKwkC Ay3C2AOjluo7Rj2MkAzrbweiGEbNewGvwM6byVCTsZsMIihczbDBaDQ3ZpxLh07xfQ3IT68IHr/L +HFQ2ely/g/2+Thd/QIAAP//AwBQSwMEFAAGAAgAAAAhAKa8HQrhAAAADQEAAA8AAABkcnMvZG93 bnJldi54bWxMj8FOwzAQRO9I/IO1lbhRO0BDm8apKgQnJNQ0HDg6sZtYjdchdtvw92xPcJvdGc2+ zTeT69nZjMF6lJDMBTCDjdcWWwmf1dv9EliICrXqPRoJPybApri9yVWm/QVLc97HllEJhkxJ6GIc Ms5D0xmnwtwPBsk7+NGpSOPYcj2qC5W7nj8IkXKnLNKFTg3mpTPNcX9yErZfWL7a7496Vx5KW1Ur ge/pUcq72bRdA4tmin9huOITOhTEVPsT6sB6CU/JKqEoGYv0qijyLJYkalqlj2IBvMj5/y+KXwAA AP//AwBQSwECLQAUAAYACAAAACEAtoM4kv4AAADhAQAAEwAAAAAAAAAAAAAAAAAAAAAAW0NvbnRl bnRfVHlwZXNdLnhtbFBLAQItABQABgAIAAAAIQA4/SH/1gAAAJQBAAALAAAAAAAAAAAAAAAAAC8B AABfcmVscy8ucmVsc1BLAQItABQABgAIAAAAIQAURj2NoAIAAJYFAAAOAAAAAAAAAAAAAAAAAC4C AABkcnMvZTJvRG9jLnhtbFBLAQItABQABgAIAAAAIQCmvB0K4QAAAA0BAAAPAAAAAAAAAAAAAAAA APoEAABkcnMvZG93bnJldi54bWxQSwUGAAAAAAQABADzAAAACAYAAAAA " filled="f" stroked="f">
              <v:textbox inset="0,0,0,0">
                <w:txbxContent>
                  <w:p w14:paraId="69E8254C" w14:textId="77777777" w:rsidR="004D2421" w:rsidRDefault="00797AC9">
                    <w:pPr>
                      <w:spacing w:before="17"/>
                      <w:ind w:left="20" w:right="18"/>
                      <w:jc w:val="both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2B2A29"/>
                        <w:sz w:val="10"/>
                      </w:rPr>
                      <w:t>KPMG India Services LLP, an Indian limited liability partnership with</w:t>
                    </w:r>
                    <w:r>
                      <w:rPr>
                        <w:rFonts w:ascii="Arial"/>
                        <w:color w:val="2B2A29"/>
                        <w:spacing w:val="-9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LLP</w:t>
                    </w:r>
                    <w:r>
                      <w:rPr>
                        <w:rFonts w:ascii="Arial"/>
                        <w:color w:val="2B2A29"/>
                        <w:spacing w:val="-7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sz w:val="10"/>
                      </w:rPr>
                      <w:t>Registration</w:t>
                    </w:r>
                    <w:r>
                      <w:rPr>
                        <w:rFonts w:ascii="Arial"/>
                        <w:spacing w:val="-9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sz w:val="10"/>
                      </w:rPr>
                      <w:t>No.</w:t>
                    </w:r>
                    <w:r>
                      <w:rPr>
                        <w:rFonts w:ascii="Arial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sz w:val="10"/>
                      </w:rPr>
                      <w:t>AAA-1964</w:t>
                    </w:r>
                    <w:r>
                      <w:rPr>
                        <w:rFonts w:ascii="Arial"/>
                        <w:spacing w:val="-9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and</w:t>
                    </w:r>
                    <w:r>
                      <w:rPr>
                        <w:rFonts w:ascii="Arial"/>
                        <w:color w:val="2B2A29"/>
                        <w:spacing w:val="-8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a</w:t>
                    </w:r>
                    <w:r>
                      <w:rPr>
                        <w:rFonts w:ascii="Arial"/>
                        <w:color w:val="2B2A29"/>
                        <w:spacing w:val="-9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member</w:t>
                    </w:r>
                    <w:r>
                      <w:rPr>
                        <w:rFonts w:ascii="Arial"/>
                        <w:color w:val="2B2A29"/>
                        <w:spacing w:val="-7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firm</w:t>
                    </w:r>
                    <w:r>
                      <w:rPr>
                        <w:rFonts w:ascii="Arial"/>
                        <w:color w:val="2B2A29"/>
                        <w:spacing w:val="-10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of</w:t>
                    </w:r>
                    <w:r>
                      <w:rPr>
                        <w:rFonts w:ascii="Arial"/>
                        <w:color w:val="2B2A29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Arial"/>
                        <w:color w:val="2B2A29"/>
                        <w:sz w:val="10"/>
                      </w:rPr>
                      <w:t>KPMG global organization of independent member firms affiliated with KPMG International Limited, a private English company limited by</w:t>
                    </w:r>
                    <w:r>
                      <w:rPr>
                        <w:rFonts w:ascii="Arial"/>
                        <w:color w:val="2B2A29"/>
                        <w:spacing w:val="-1"/>
                        <w:sz w:val="10"/>
                      </w:rPr>
                      <w:t xml:space="preserve"> </w:t>
                    </w:r>
                    <w:r w:rsidR="009039EA">
                      <w:rPr>
                        <w:rFonts w:ascii="Arial"/>
                        <w:color w:val="2B2A29"/>
                        <w:sz w:val="10"/>
                      </w:rPr>
                      <w:t>guarantee.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A19750" w14:textId="77777777" w:rsidR="00DA4671" w:rsidRDefault="00DA4671">
      <w:r>
        <w:separator/>
      </w:r>
    </w:p>
  </w:footnote>
  <w:footnote w:type="continuationSeparator" w:id="0">
    <w:p w14:paraId="7F0C0B54" w14:textId="77777777" w:rsidR="00DA4671" w:rsidRDefault="00DA4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E5D4C" w14:textId="77777777" w:rsidR="004D2421" w:rsidRDefault="00797AC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A4149DE" wp14:editId="75BBA369">
              <wp:simplePos x="0" y="0"/>
              <wp:positionH relativeFrom="page">
                <wp:posOffset>2546985</wp:posOffset>
              </wp:positionH>
              <wp:positionV relativeFrom="page">
                <wp:posOffset>829310</wp:posOffset>
              </wp:positionV>
              <wp:extent cx="2482215" cy="52705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21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6C2692" w14:textId="77777777" w:rsidR="004D2421" w:rsidRDefault="00797AC9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KPMG India Services LLP</w:t>
                          </w:r>
                        </w:p>
                        <w:p w14:paraId="6810B921" w14:textId="77777777" w:rsidR="004C37FF" w:rsidRPr="004C37FF" w:rsidRDefault="00797AC9" w:rsidP="004C37FF">
                          <w:pPr>
                            <w:spacing w:before="1"/>
                            <w:ind w:left="20" w:right="463"/>
                            <w:rPr>
                              <w:rFonts w:ascii="Arial"/>
                              <w:sz w:val="14"/>
                            </w:rPr>
                          </w:pPr>
                          <w:r w:rsidRPr="004C37FF">
                            <w:rPr>
                              <w:rFonts w:ascii="Arial"/>
                              <w:sz w:val="14"/>
                            </w:rPr>
                            <w:t>Embassy Golf Links Business Park</w:t>
                          </w:r>
                        </w:p>
                        <w:p w14:paraId="649B1E33" w14:textId="77777777" w:rsidR="004C37FF" w:rsidRPr="004C37FF" w:rsidRDefault="00797AC9" w:rsidP="004C37FF">
                          <w:pPr>
                            <w:spacing w:before="1"/>
                            <w:ind w:left="20" w:right="463"/>
                            <w:rPr>
                              <w:rFonts w:ascii="Arial"/>
                              <w:sz w:val="14"/>
                            </w:rPr>
                          </w:pPr>
                          <w:r w:rsidRPr="004C37FF">
                            <w:rPr>
                              <w:rFonts w:ascii="Arial"/>
                              <w:sz w:val="14"/>
                            </w:rPr>
                            <w:t xml:space="preserve">Pebble Beach, B Block, 1st and 2nd </w:t>
                          </w:r>
                          <w:r w:rsidR="009039EA" w:rsidRPr="004C37FF">
                            <w:rPr>
                              <w:rFonts w:ascii="Arial"/>
                              <w:sz w:val="14"/>
                            </w:rPr>
                            <w:t>Floor.</w:t>
                          </w:r>
                        </w:p>
                        <w:p w14:paraId="2DE263FE" w14:textId="77777777" w:rsidR="004D2421" w:rsidRDefault="00797AC9" w:rsidP="004C37FF">
                          <w:pPr>
                            <w:spacing w:before="1"/>
                            <w:ind w:left="20" w:right="463"/>
                            <w:rPr>
                              <w:rFonts w:ascii="Arial"/>
                              <w:sz w:val="14"/>
                            </w:rPr>
                          </w:pPr>
                          <w:r w:rsidRPr="004C37FF">
                            <w:rPr>
                              <w:rFonts w:ascii="Arial"/>
                              <w:sz w:val="14"/>
                            </w:rPr>
                            <w:t>Off Intermediate Ring Road, Bengaluru 560 071 India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149D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200.55pt;margin-top:65.3pt;width:195.45pt;height:41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05RxoQIAAI8FAAAOAAAAZHJzL2Uyb0RvYy54bWysVNtunDAQfa/Uf7D8TrgUWEBho2RZqkrp RUr6AV4wi1Wwqe1dNq367x2bsJfkpWrLAxp8OXNmzmGubw59h/ZUKiZ4jv0rDyPKK1Ezvs3x18fS STBSmvCadILTHD9RhW+Wb99cj0NGA9GKrqYSAQhX2TjkuNV6yFxXVS3tiboSA+Ww2QjZEw2fcuvW koyA3ndu4HmxOwpZD1JUVClYLaZNvLT4TUMr/blpFNWoyzFw0/Yt7Xtj3u7ymmRbSYaWVc80yF+w 6AnjkPQIVRBN0E6yV1A9q6RQotFXlehd0TSsorYGqMb3XlTz0JKB2lqgOWo4tkn9P9jq0/6LRKzO cYwRJz1I9EgPGt2JA4pNd8ZBZXDoYYBj+gDLoLKtVA33ovqmEBerlvAtvZVSjC0lNbDzzU337OqE owzIZvwoakhDdlpYoEMje9M6aAYCdFDp6aiMoVLBYhAmQeBHGFWwFwULL7LSuSSbbw9S6fdU9MgE OZagvEUn+3ulDRuSzUdMMi5K1nVW/Y5fLMDBaQVyw1WzZ1hYMX+mXrpO1knohEG8dkKvKJzbchU6 cekvouJdsVoV/i+T1w+zltU15SbNbCw//DPhni0+WeJoLSU6Vhs4Q0nJ7WbVSbQnYOzSPrbnsHM6 5l7SsE2AWl6U5AehdxekThknCycsw8hJF17ieH56l8ZemIZFeVnSPeP030tCY47TKIgmM51Iv6jN s8/r2kjWMw2jo2N9jpPjIZIZC655baXVhHVTfNYKQ//UCpB7Ftoa1nh0cqs+bA6AYly8EfUTWFcK cBb4E+YdBK2QPzAaYXbkWH3fEUkx6j5wsL8ZNHMg52AzB4RXcDXHGqMpXOlpIO0GybYtIJ9+H/jr LdXnCWXGyvk3xOdzdPkbAAD//wMAUEsDBBQABgAIAAAAIQDY/8844AAAAAsBAAAPAAAAZHJzL2Rv d25yZXYueG1sTI/BTsMwEETvSPyDtZW4UTspCjSNU1UITkiINBw4OrGbWI3XIXbb8PcsJ3pczdPs m2I7u4GdzRSsRwnJUgAz2HptsZPwWb/ePwELUaFWg0cj4ccE2Ja3N4XKtb9gZc772DEqwZArCX2M Y855aHvjVFj60SBlBz85FemcOq4ndaFyN/BUiIw7ZZE+9Go0z71pj/uTk7D7wurFfr83H9WhsnW9 FviWHaW8W8y7DbBo5vgPw58+qUNJTo0/oQ5skPAgkoRQClYiA0bE4zqldY2ENFllwMuCX28ofwEA AP//AwBQSwECLQAUAAYACAAAACEAtoM4kv4AAADhAQAAEwAAAAAAAAAAAAAAAAAAAAAAW0NvbnRl bnRfVHlwZXNdLnhtbFBLAQItABQABgAIAAAAIQA4/SH/1gAAAJQBAAALAAAAAAAAAAAAAAAAAC8B AABfcmVscy8ucmVsc1BLAQItABQABgAIAAAAIQB105RxoQIAAI8FAAAOAAAAAAAAAAAAAAAAAC4C AABkcnMvZTJvRG9jLnhtbFBLAQItABQABgAIAAAAIQDY/8844AAAAAsBAAAPAAAAAAAAAAAAAAAA APsEAABkcnMvZG93bnJldi54bWxQSwUGAAAAAAQABADzAAAACAYAAAAA " filled="f" stroked="f">
              <v:textbox inset="0,0,0,0">
                <w:txbxContent>
                  <w:p w14:paraId="786C2692" w14:textId="77777777" w:rsidR="004D2421" w:rsidRDefault="00797AC9">
                    <w:pPr>
                      <w:spacing w:before="14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KPMG India Services LLP</w:t>
                    </w:r>
                  </w:p>
                  <w:p w14:paraId="6810B921" w14:textId="77777777" w:rsidR="004C37FF" w:rsidRPr="004C37FF" w:rsidRDefault="00797AC9" w:rsidP="004C37FF">
                    <w:pPr>
                      <w:spacing w:before="1"/>
                      <w:ind w:left="20" w:right="463"/>
                      <w:rPr>
                        <w:rFonts w:ascii="Arial"/>
                        <w:sz w:val="14"/>
                      </w:rPr>
                    </w:pPr>
                    <w:r w:rsidRPr="004C37FF">
                      <w:rPr>
                        <w:rFonts w:ascii="Arial"/>
                        <w:sz w:val="14"/>
                      </w:rPr>
                      <w:t>Embassy Golf Links Business Park</w:t>
                    </w:r>
                  </w:p>
                  <w:p w14:paraId="649B1E33" w14:textId="77777777" w:rsidR="004C37FF" w:rsidRPr="004C37FF" w:rsidRDefault="00797AC9" w:rsidP="004C37FF">
                    <w:pPr>
                      <w:spacing w:before="1"/>
                      <w:ind w:left="20" w:right="463"/>
                      <w:rPr>
                        <w:rFonts w:ascii="Arial"/>
                        <w:sz w:val="14"/>
                      </w:rPr>
                    </w:pPr>
                    <w:r w:rsidRPr="004C37FF">
                      <w:rPr>
                        <w:rFonts w:ascii="Arial"/>
                        <w:sz w:val="14"/>
                      </w:rPr>
                      <w:t xml:space="preserve">Pebble Beach, B Block, 1st and 2nd </w:t>
                    </w:r>
                    <w:r w:rsidR="009039EA" w:rsidRPr="004C37FF">
                      <w:rPr>
                        <w:rFonts w:ascii="Arial"/>
                        <w:sz w:val="14"/>
                      </w:rPr>
                      <w:t>Floor.</w:t>
                    </w:r>
                  </w:p>
                  <w:p w14:paraId="2DE263FE" w14:textId="77777777" w:rsidR="004D2421" w:rsidRDefault="00797AC9" w:rsidP="004C37FF">
                    <w:pPr>
                      <w:spacing w:before="1"/>
                      <w:ind w:left="20" w:right="463"/>
                      <w:rPr>
                        <w:rFonts w:ascii="Arial"/>
                        <w:sz w:val="14"/>
                      </w:rPr>
                    </w:pPr>
                    <w:r w:rsidRPr="004C37FF">
                      <w:rPr>
                        <w:rFonts w:ascii="Arial"/>
                        <w:sz w:val="14"/>
                      </w:rPr>
                      <w:t>Off Intermediate Ring Road, Bengaluru 560 071 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A78E436" wp14:editId="4AD7C934">
              <wp:simplePos x="0" y="0"/>
              <wp:positionH relativeFrom="page">
                <wp:posOffset>5636260</wp:posOffset>
              </wp:positionH>
              <wp:positionV relativeFrom="page">
                <wp:posOffset>830580</wp:posOffset>
              </wp:positionV>
              <wp:extent cx="1534160" cy="3549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416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0AF3A" w14:textId="77777777" w:rsidR="004D2421" w:rsidRDefault="00797AC9">
                          <w:pPr>
                            <w:spacing w:before="14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 w:rsidRPr="00711E5F">
                            <w:rPr>
                              <w:rFonts w:ascii="Arial"/>
                              <w:sz w:val="14"/>
                            </w:rPr>
                            <w:t>+91 80 6833 5000</w:t>
                          </w:r>
                        </w:p>
                        <w:p w14:paraId="2AFF106D" w14:textId="77777777" w:rsidR="0034560D" w:rsidRDefault="00797AC9">
                          <w:pPr>
                            <w:ind w:left="27"/>
                            <w:rPr>
                              <w:rFonts w:ascii="Arial"/>
                              <w:sz w:val="14"/>
                            </w:rPr>
                          </w:pPr>
                          <w:r w:rsidRPr="0034560D">
                            <w:rPr>
                              <w:rFonts w:ascii="Arial"/>
                              <w:sz w:val="14"/>
                            </w:rPr>
                            <w:t>+91 80 6833 6999</w:t>
                          </w:r>
                        </w:p>
                        <w:p w14:paraId="1625DC99" w14:textId="77777777" w:rsidR="004D2421" w:rsidRDefault="00DA4671">
                          <w:pPr>
                            <w:ind w:left="27"/>
                            <w:rPr>
                              <w:rFonts w:ascii="Arial"/>
                              <w:sz w:val="14"/>
                            </w:rPr>
                          </w:pPr>
                          <w:hyperlink r:id="rId1" w:history="1">
                            <w:r w:rsidR="004D2421" w:rsidRPr="00227BC4">
                              <w:rPr>
                                <w:rStyle w:val="Hyperlink"/>
                                <w:rFonts w:ascii="Arial"/>
                                <w:spacing w:val="-3"/>
                                <w:sz w:val="14"/>
                              </w:rPr>
                              <w:t>www.kpmg.com/in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78E436" id="Text Box 5" o:spid="_x0000_s1027" type="#_x0000_t202" style="position:absolute;margin-left:443.8pt;margin-top:65.4pt;width:120.8pt;height:27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plMGpQIAAJYFAAAOAAAAZHJzL2Uyb0RvYy54bWysVG1vmzAQ/j5p/8HydwqkQAMqqdYQpknd i9TuBzjGBGtgM9sJdNP++86mJGn7ZdrGB+vw2c89d/f4rm/GrkUHpjSXIsfhRYARE1RWXOxy/PWh 9JYYaUNERVopWI4fmcY3q7dvroc+YwvZyLZiCgGI0NnQ57gxps98X9OGdURfyJ4JcNZSdcTAr9r5 lSIDoHetvwiCxB+kqnolKdMadovJiVcOv64ZNZ/rWjOD2hwDN+NW5datXf3VNcl2ivQNp080yF+w 6AgXEPQIVRBD0F7xV1Adp0pqWZsLKjtf1jWnzOUA2YTBi2zuG9IzlwsUR/fHMun/B0s/Hb4oxKsc xxgJ0kGLHtho0K0cUWyrM/Q6g0P3PRwzI2xDl12mur+T9JtGQq4bInbsnVJyaBipgF1ob/pnVycc bUG2w0dZQRiyN9IBjbXqbOmgGAjQoUuPx85YKtSGjC+jMAEXBd9lHKWJI+eTbL7dK23eM9kha+RY QecdOjncaWPZkGw+YoMJWfK2dd1vxbMNODjtQGy4an2WhWvmzzRIN8vNMvKiRbLxoqAovHflOvKS MryKi8tivS7CXzZuGGUNryombJhZWGH0Z417kvgkiaO0tGx5ZeEsJa1223Wr0IGAsEv3uZqD53TM f07DFQFyeZFSuIiC20XqlcnyyovKKPbSq2DpBWF6myZBlEZF+TylOy7Yv6eEhhyn8SKexHQi/SK3 wH2vcyNZxw2MjpZ3OV4eD5HMSnAjKtdaQ3g72WelsPRPpYB2z412grUandRqxu3oXoZTsxXzVlaP oGAlQWCgRRh7YDRS/cBogBGSY/19TxTDqP0g4BXYeTMbaja2s0EEhas5NhhN5tpMc2nfK75rAPn0 iuDxO8ZPg8pOl/N/sM/H6eo3AAAA//8DAFBLAwQUAAYACAAAACEAp7y5vuAAAAAMAQAADwAAAGRy cy9kb3ducmV2LnhtbEyPwU7DMBBE70j9B2srcaN2g5SmIU5VITghIdJw4OjEbmI1XofYbcPfsz3B bUfzNDtT7GY3sIuZgvUoYb0SwAy2XlvsJHzWrw8ZsBAVajV4NBJ+TIBdubgrVK79FStzOcSOUQiG XEnoYxxzzkPbG6fCyo8GyTv6yalIcuq4ntSVwt3AEyFS7pRF+tCr0Tz3pj0dzk7C/gurF/v93nxU x8rW9VbgW3qS8n4575+ARTPHPxhu9ak6lNSp8WfUgQ0SsmyTEkrGo6ANN2KdbBNgDV1ZugFeFvz/ iPIXAAD//wMAUEsBAi0AFAAGAAgAAAAhALaDOJL+AAAA4QEAABMAAAAAAAAAAAAAAAAAAAAAAFtD b250ZW50X1R5cGVzXS54bWxQSwECLQAUAAYACAAAACEAOP0h/9YAAACUAQAACwAAAAAAAAAAAAAA AAAvAQAAX3JlbHMvLnJlbHNQSwECLQAUAAYACAAAACEARqZTBqUCAACWBQAADgAAAAAAAAAAAAAA AAAuAgAAZHJzL2Uyb0RvYy54bWxQSwECLQAUAAYACAAAACEAp7y5vuAAAAAMAQAADwAAAAAAAAAA AAAAAAD/BAAAZHJzL2Rvd25yZXYueG1sUEsFBgAAAAAEAAQA8wAAAAwGAAAAAA== " filled="f" stroked="f">
              <v:textbox inset="0,0,0,0">
                <w:txbxContent>
                  <w:p w14:paraId="1170AF3A" w14:textId="77777777" w:rsidR="004D2421" w:rsidRDefault="00797AC9">
                    <w:pPr>
                      <w:spacing w:before="14"/>
                      <w:ind w:left="20"/>
                      <w:rPr>
                        <w:rFonts w:ascii="Arial"/>
                        <w:sz w:val="14"/>
                      </w:rPr>
                    </w:pPr>
                    <w:r w:rsidRPr="00711E5F">
                      <w:rPr>
                        <w:rFonts w:ascii="Arial"/>
                        <w:sz w:val="14"/>
                      </w:rPr>
                      <w:t>+91 80 6833 5000</w:t>
                    </w:r>
                  </w:p>
                  <w:p w14:paraId="2AFF106D" w14:textId="77777777" w:rsidR="0034560D" w:rsidRDefault="00797AC9">
                    <w:pPr>
                      <w:ind w:left="27"/>
                      <w:rPr>
                        <w:rFonts w:ascii="Arial"/>
                        <w:sz w:val="14"/>
                      </w:rPr>
                    </w:pPr>
                    <w:r w:rsidRPr="0034560D">
                      <w:rPr>
                        <w:rFonts w:ascii="Arial"/>
                        <w:sz w:val="14"/>
                      </w:rPr>
                      <w:t>+91 80 6833 6999</w:t>
                    </w:r>
                  </w:p>
                  <w:p w14:paraId="1625DC99" w14:textId="77777777" w:rsidR="004D2421" w:rsidRDefault="00DA4671">
                    <w:pPr>
                      <w:ind w:left="27"/>
                      <w:rPr>
                        <w:rFonts w:ascii="Arial"/>
                        <w:sz w:val="14"/>
                      </w:rPr>
                    </w:pPr>
                    <w:hyperlink r:id="rId2" w:history="1">
                      <w:r w:rsidR="004D2421" w:rsidRPr="00227BC4">
                        <w:rPr>
                          <w:rStyle w:val="Hyperlink"/>
                          <w:rFonts w:ascii="Arial"/>
                          <w:spacing w:val="-3"/>
                          <w:sz w:val="14"/>
                        </w:rPr>
                        <w:t>www.kpmg.com/in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534EA4B5" wp14:editId="0B11A546">
              <wp:simplePos x="0" y="0"/>
              <wp:positionH relativeFrom="page">
                <wp:posOffset>845185</wp:posOffset>
              </wp:positionH>
              <wp:positionV relativeFrom="page">
                <wp:posOffset>450850</wp:posOffset>
              </wp:positionV>
              <wp:extent cx="959485" cy="384175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959485" cy="384175"/>
                      </a:xfrm>
                      <a:custGeom>
                        <a:avLst/>
                        <a:gdLst>
                          <a:gd name="T0" fmla="+- 0 2425 1331"/>
                          <a:gd name="T1" fmla="*/ T0 w 1511"/>
                          <a:gd name="T2" fmla="+- 0 1237 710"/>
                          <a:gd name="T3" fmla="*/ 1237 h 605"/>
                          <a:gd name="T4" fmla="+- 0 2509 1331"/>
                          <a:gd name="T5" fmla="*/ T4 w 1511"/>
                          <a:gd name="T6" fmla="+- 0 1309 710"/>
                          <a:gd name="T7" fmla="*/ 1309 h 605"/>
                          <a:gd name="T8" fmla="+- 0 2644 1331"/>
                          <a:gd name="T9" fmla="*/ T8 w 1511"/>
                          <a:gd name="T10" fmla="+- 0 1310 710"/>
                          <a:gd name="T11" fmla="*/ 1310 h 605"/>
                          <a:gd name="T12" fmla="+- 0 2594 1331"/>
                          <a:gd name="T13" fmla="*/ T12 w 1511"/>
                          <a:gd name="T14" fmla="+- 0 1252 710"/>
                          <a:gd name="T15" fmla="*/ 1252 h 605"/>
                          <a:gd name="T16" fmla="+- 0 2517 1331"/>
                          <a:gd name="T17" fmla="*/ T16 w 1511"/>
                          <a:gd name="T18" fmla="+- 0 1182 710"/>
                          <a:gd name="T19" fmla="*/ 1182 h 605"/>
                          <a:gd name="T20" fmla="+- 0 1331 1331"/>
                          <a:gd name="T21" fmla="*/ T20 w 1511"/>
                          <a:gd name="T22" fmla="+- 0 1309 710"/>
                          <a:gd name="T23" fmla="*/ 1309 h 605"/>
                          <a:gd name="T24" fmla="+- 0 2842 1331"/>
                          <a:gd name="T25" fmla="*/ T24 w 1511"/>
                          <a:gd name="T26" fmla="+- 0 1171 710"/>
                          <a:gd name="T27" fmla="*/ 1171 h 605"/>
                          <a:gd name="T28" fmla="+- 0 1463 1331"/>
                          <a:gd name="T29" fmla="*/ T28 w 1511"/>
                          <a:gd name="T30" fmla="+- 0 1118 710"/>
                          <a:gd name="T31" fmla="*/ 1118 h 605"/>
                          <a:gd name="T32" fmla="+- 0 1752 1331"/>
                          <a:gd name="T33" fmla="*/ T32 w 1511"/>
                          <a:gd name="T34" fmla="+- 0 722 710"/>
                          <a:gd name="T35" fmla="*/ 722 h 605"/>
                          <a:gd name="T36" fmla="+- 0 1517 1331"/>
                          <a:gd name="T37" fmla="*/ T36 w 1511"/>
                          <a:gd name="T38" fmla="+- 0 1309 710"/>
                          <a:gd name="T39" fmla="*/ 1309 h 605"/>
                          <a:gd name="T40" fmla="+- 0 1685 1331"/>
                          <a:gd name="T41" fmla="*/ T40 w 1511"/>
                          <a:gd name="T42" fmla="+- 0 1182 710"/>
                          <a:gd name="T43" fmla="*/ 1182 h 605"/>
                          <a:gd name="T44" fmla="+- 0 1785 1331"/>
                          <a:gd name="T45" fmla="*/ T44 w 1511"/>
                          <a:gd name="T46" fmla="+- 0 1183 710"/>
                          <a:gd name="T47" fmla="*/ 1183 h 605"/>
                          <a:gd name="T48" fmla="+- 0 1932 1331"/>
                          <a:gd name="T49" fmla="*/ T48 w 1511"/>
                          <a:gd name="T50" fmla="+- 0 1308 710"/>
                          <a:gd name="T51" fmla="*/ 1308 h 605"/>
                          <a:gd name="T52" fmla="+- 0 2088 1331"/>
                          <a:gd name="T53" fmla="*/ T52 w 1511"/>
                          <a:gd name="T54" fmla="+- 0 1182 710"/>
                          <a:gd name="T55" fmla="*/ 1182 h 605"/>
                          <a:gd name="T56" fmla="+- 0 2372 1331"/>
                          <a:gd name="T57" fmla="*/ T56 w 1511"/>
                          <a:gd name="T58" fmla="+- 0 1182 710"/>
                          <a:gd name="T59" fmla="*/ 1182 h 605"/>
                          <a:gd name="T60" fmla="+- 0 2372 1331"/>
                          <a:gd name="T61" fmla="*/ T60 w 1511"/>
                          <a:gd name="T62" fmla="+- 0 1182 710"/>
                          <a:gd name="T63" fmla="*/ 1182 h 605"/>
                          <a:gd name="T64" fmla="+- 0 2633 1331"/>
                          <a:gd name="T65" fmla="*/ T64 w 1511"/>
                          <a:gd name="T66" fmla="+- 0 1249 710"/>
                          <a:gd name="T67" fmla="*/ 1249 h 605"/>
                          <a:gd name="T68" fmla="+- 0 2749 1331"/>
                          <a:gd name="T69" fmla="*/ T68 w 1511"/>
                          <a:gd name="T70" fmla="+- 0 1182 710"/>
                          <a:gd name="T71" fmla="*/ 1182 h 605"/>
                          <a:gd name="T72" fmla="+- 0 1735 1331"/>
                          <a:gd name="T73" fmla="*/ T72 w 1511"/>
                          <a:gd name="T74" fmla="+- 0 1017 710"/>
                          <a:gd name="T75" fmla="*/ 1017 h 605"/>
                          <a:gd name="T76" fmla="+- 0 1918 1331"/>
                          <a:gd name="T77" fmla="*/ T76 w 1511"/>
                          <a:gd name="T78" fmla="+- 0 1156 710"/>
                          <a:gd name="T79" fmla="*/ 1156 h 605"/>
                          <a:gd name="T80" fmla="+- 0 1795 1331"/>
                          <a:gd name="T81" fmla="*/ T80 w 1511"/>
                          <a:gd name="T82" fmla="+- 0 1093 710"/>
                          <a:gd name="T83" fmla="*/ 1093 h 605"/>
                          <a:gd name="T84" fmla="+- 0 1963 1331"/>
                          <a:gd name="T85" fmla="*/ T84 w 1511"/>
                          <a:gd name="T86" fmla="+- 0 1022 710"/>
                          <a:gd name="T87" fmla="*/ 1022 h 605"/>
                          <a:gd name="T88" fmla="+- 0 1889 1331"/>
                          <a:gd name="T89" fmla="*/ T88 w 1511"/>
                          <a:gd name="T90" fmla="+- 0 985 710"/>
                          <a:gd name="T91" fmla="*/ 985 h 605"/>
                          <a:gd name="T92" fmla="+- 0 2143 1331"/>
                          <a:gd name="T93" fmla="*/ T92 w 1511"/>
                          <a:gd name="T94" fmla="+- 0 710 710"/>
                          <a:gd name="T95" fmla="*/ 710 h 605"/>
                          <a:gd name="T96" fmla="+- 0 2054 1331"/>
                          <a:gd name="T97" fmla="*/ T96 w 1511"/>
                          <a:gd name="T98" fmla="+- 0 1171 710"/>
                          <a:gd name="T99" fmla="*/ 1171 h 605"/>
                          <a:gd name="T100" fmla="+- 0 2479 1331"/>
                          <a:gd name="T101" fmla="*/ T100 w 1511"/>
                          <a:gd name="T102" fmla="+- 0 722 710"/>
                          <a:gd name="T103" fmla="*/ 722 h 605"/>
                          <a:gd name="T104" fmla="+- 0 2088 1331"/>
                          <a:gd name="T105" fmla="*/ T104 w 1511"/>
                          <a:gd name="T106" fmla="+- 0 1171 710"/>
                          <a:gd name="T107" fmla="*/ 1171 h 605"/>
                          <a:gd name="T108" fmla="+- 0 2282 1331"/>
                          <a:gd name="T109" fmla="*/ T108 w 1511"/>
                          <a:gd name="T110" fmla="+- 0 985 710"/>
                          <a:gd name="T111" fmla="*/ 985 h 605"/>
                          <a:gd name="T112" fmla="+- 0 2398 1331"/>
                          <a:gd name="T113" fmla="*/ T112 w 1511"/>
                          <a:gd name="T114" fmla="+- 0 1059 710"/>
                          <a:gd name="T115" fmla="*/ 1059 h 605"/>
                          <a:gd name="T116" fmla="+- 0 2293 1331"/>
                          <a:gd name="T117" fmla="*/ T116 w 1511"/>
                          <a:gd name="T118" fmla="+- 0 1171 710"/>
                          <a:gd name="T119" fmla="*/ 1171 h 605"/>
                          <a:gd name="T120" fmla="+- 0 2467 1331"/>
                          <a:gd name="T121" fmla="*/ T120 w 1511"/>
                          <a:gd name="T122" fmla="+- 0 722 710"/>
                          <a:gd name="T123" fmla="*/ 722 h 605"/>
                          <a:gd name="T124" fmla="+- 0 2431 1331"/>
                          <a:gd name="T125" fmla="*/ T124 w 1511"/>
                          <a:gd name="T126" fmla="+- 0 1123 710"/>
                          <a:gd name="T127" fmla="*/ 1123 h 605"/>
                          <a:gd name="T128" fmla="+- 0 2420 1331"/>
                          <a:gd name="T129" fmla="*/ T128 w 1511"/>
                          <a:gd name="T130" fmla="+- 0 1171 710"/>
                          <a:gd name="T131" fmla="*/ 1171 h 605"/>
                          <a:gd name="T132" fmla="+- 0 2537 1331"/>
                          <a:gd name="T133" fmla="*/ T132 w 1511"/>
                          <a:gd name="T134" fmla="+- 0 1101 710"/>
                          <a:gd name="T135" fmla="*/ 1101 h 605"/>
                          <a:gd name="T136" fmla="+- 0 2479 1331"/>
                          <a:gd name="T137" fmla="*/ T136 w 1511"/>
                          <a:gd name="T138" fmla="+- 0 1039 710"/>
                          <a:gd name="T139" fmla="*/ 1039 h 605"/>
                          <a:gd name="T140" fmla="+- 0 2595 1331"/>
                          <a:gd name="T141" fmla="*/ T140 w 1511"/>
                          <a:gd name="T142" fmla="+- 0 1171 710"/>
                          <a:gd name="T143" fmla="*/ 1171 h 605"/>
                          <a:gd name="T144" fmla="+- 0 2831 1331"/>
                          <a:gd name="T145" fmla="*/ T144 w 1511"/>
                          <a:gd name="T146" fmla="+- 0 722 710"/>
                          <a:gd name="T147" fmla="*/ 722 h 605"/>
                          <a:gd name="T148" fmla="+- 0 1967 1331"/>
                          <a:gd name="T149" fmla="*/ T148 w 1511"/>
                          <a:gd name="T150" fmla="+- 0 1036 710"/>
                          <a:gd name="T151" fmla="*/ 1036 h 605"/>
                          <a:gd name="T152" fmla="+- 0 1881 1331"/>
                          <a:gd name="T153" fmla="*/ T152 w 1511"/>
                          <a:gd name="T154" fmla="+- 0 1041 710"/>
                          <a:gd name="T155" fmla="*/ 1041 h 605"/>
                          <a:gd name="T156" fmla="+- 0 1886 1331"/>
                          <a:gd name="T157" fmla="*/ T156 w 1511"/>
                          <a:gd name="T158" fmla="+- 0 1080 710"/>
                          <a:gd name="T159" fmla="*/ 1080 h 605"/>
                          <a:gd name="T160" fmla="+- 0 1827 1331"/>
                          <a:gd name="T161" fmla="*/ T160 w 1511"/>
                          <a:gd name="T162" fmla="+- 0 1127 710"/>
                          <a:gd name="T163" fmla="*/ 1127 h 605"/>
                          <a:gd name="T164" fmla="+- 0 1968 1331"/>
                          <a:gd name="T165" fmla="*/ T164 w 1511"/>
                          <a:gd name="T166" fmla="+- 0 1059 710"/>
                          <a:gd name="T167" fmla="*/ 1059 h 605"/>
                          <a:gd name="T168" fmla="+- 0 1689 1331"/>
                          <a:gd name="T169" fmla="*/ T168 w 1511"/>
                          <a:gd name="T170" fmla="+- 0 985 710"/>
                          <a:gd name="T171" fmla="*/ 985 h 605"/>
                          <a:gd name="T172" fmla="+- 0 1689 1331"/>
                          <a:gd name="T173" fmla="*/ T172 w 1511"/>
                          <a:gd name="T174" fmla="+- 0 985 710"/>
                          <a:gd name="T175" fmla="*/ 985 h 605"/>
                          <a:gd name="T176" fmla="+- 0 2671 1331"/>
                          <a:gd name="T177" fmla="*/ T176 w 1511"/>
                          <a:gd name="T178" fmla="+- 0 1040 710"/>
                          <a:gd name="T179" fmla="*/ 1040 h 605"/>
                          <a:gd name="T180" fmla="+- 0 2780 1331"/>
                          <a:gd name="T181" fmla="*/ T180 w 1511"/>
                          <a:gd name="T182" fmla="+- 0 1061 710"/>
                          <a:gd name="T183" fmla="*/ 1061 h 605"/>
                          <a:gd name="T184" fmla="+- 0 2507 1331"/>
                          <a:gd name="T185" fmla="*/ T184 w 1511"/>
                          <a:gd name="T186" fmla="+- 0 710 710"/>
                          <a:gd name="T187" fmla="*/ 710 h 605"/>
                          <a:gd name="T188" fmla="+- 0 2479 1331"/>
                          <a:gd name="T189" fmla="*/ T188 w 1511"/>
                          <a:gd name="T190" fmla="+- 0 1039 710"/>
                          <a:gd name="T191" fmla="*/ 1039 h 605"/>
                          <a:gd name="T192" fmla="+- 0 2778 1331"/>
                          <a:gd name="T193" fmla="*/ T192 w 1511"/>
                          <a:gd name="T194" fmla="+- 0 1025 710"/>
                          <a:gd name="T195" fmla="*/ 1025 h 605"/>
                          <a:gd name="T196" fmla="+- 0 2519 1331"/>
                          <a:gd name="T197" fmla="*/ T196 w 1511"/>
                          <a:gd name="T198" fmla="+- 0 722 710"/>
                          <a:gd name="T199" fmla="*/ 722 h 605"/>
                          <a:gd name="T200" fmla="+- 0 2626 1331"/>
                          <a:gd name="T201" fmla="*/ T200 w 1511"/>
                          <a:gd name="T202" fmla="+- 0 968 710"/>
                          <a:gd name="T203" fmla="*/ 968 h 605"/>
                          <a:gd name="T204" fmla="+- 0 2767 1331"/>
                          <a:gd name="T205" fmla="*/ T204 w 1511"/>
                          <a:gd name="T206" fmla="+- 0 1003 710"/>
                          <a:gd name="T207" fmla="*/ 1003 h 605"/>
                          <a:gd name="T208" fmla="+- 0 2657 1331"/>
                          <a:gd name="T209" fmla="*/ T208 w 1511"/>
                          <a:gd name="T210" fmla="+- 0 967 710"/>
                          <a:gd name="T211" fmla="*/ 967 h 605"/>
                          <a:gd name="T212" fmla="+- 0 1792 1331"/>
                          <a:gd name="T213" fmla="*/ T212 w 1511"/>
                          <a:gd name="T214" fmla="+- 0 985 710"/>
                          <a:gd name="T215" fmla="*/ 985 h 605"/>
                          <a:gd name="T216" fmla="+- 0 2116 1331"/>
                          <a:gd name="T217" fmla="*/ T216 w 1511"/>
                          <a:gd name="T218" fmla="+- 0 722 710"/>
                          <a:gd name="T219" fmla="*/ 722 h 605"/>
                          <a:gd name="T220" fmla="+- 0 2116 1331"/>
                          <a:gd name="T221" fmla="*/ T220 w 1511"/>
                          <a:gd name="T222" fmla="+- 0 722 710"/>
                          <a:gd name="T223" fmla="*/ 722 h 60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  <a:cxn ang="0">
                            <a:pos x="T213" y="T215"/>
                          </a:cxn>
                          <a:cxn ang="0">
                            <a:pos x="T217" y="T219"/>
                          </a:cxn>
                          <a:cxn ang="0">
                            <a:pos x="T221" y="T223"/>
                          </a:cxn>
                        </a:cxnLst>
                        <a:rect l="0" t="0" r="r" b="b"/>
                        <a:pathLst>
                          <a:path w="1511" h="605">
                            <a:moveTo>
                              <a:pt x="1186" y="472"/>
                            </a:moveTo>
                            <a:lnTo>
                              <a:pt x="1088" y="472"/>
                            </a:lnTo>
                            <a:lnTo>
                              <a:pt x="1089" y="501"/>
                            </a:lnTo>
                            <a:lnTo>
                              <a:pt x="1094" y="527"/>
                            </a:lnTo>
                            <a:lnTo>
                              <a:pt x="1105" y="551"/>
                            </a:lnTo>
                            <a:lnTo>
                              <a:pt x="1122" y="571"/>
                            </a:lnTo>
                            <a:lnTo>
                              <a:pt x="1148" y="588"/>
                            </a:lnTo>
                            <a:lnTo>
                              <a:pt x="1178" y="599"/>
                            </a:lnTo>
                            <a:lnTo>
                              <a:pt x="1209" y="604"/>
                            </a:lnTo>
                            <a:lnTo>
                              <a:pt x="1238" y="605"/>
                            </a:lnTo>
                            <a:lnTo>
                              <a:pt x="1275" y="604"/>
                            </a:lnTo>
                            <a:lnTo>
                              <a:pt x="1313" y="600"/>
                            </a:lnTo>
                            <a:lnTo>
                              <a:pt x="1351" y="594"/>
                            </a:lnTo>
                            <a:lnTo>
                              <a:pt x="1390" y="587"/>
                            </a:lnTo>
                            <a:lnTo>
                              <a:pt x="1401" y="542"/>
                            </a:lnTo>
                            <a:lnTo>
                              <a:pt x="1263" y="542"/>
                            </a:lnTo>
                            <a:lnTo>
                              <a:pt x="1232" y="538"/>
                            </a:lnTo>
                            <a:lnTo>
                              <a:pt x="1208" y="525"/>
                            </a:lnTo>
                            <a:lnTo>
                              <a:pt x="1192" y="504"/>
                            </a:lnTo>
                            <a:lnTo>
                              <a:pt x="1186" y="472"/>
                            </a:lnTo>
                            <a:close/>
                            <a:moveTo>
                              <a:pt x="421" y="0"/>
                            </a:moveTo>
                            <a:lnTo>
                              <a:pt x="86" y="0"/>
                            </a:lnTo>
                            <a:lnTo>
                              <a:pt x="86" y="314"/>
                            </a:lnTo>
                            <a:lnTo>
                              <a:pt x="0" y="599"/>
                            </a:lnTo>
                            <a:lnTo>
                              <a:pt x="75" y="599"/>
                            </a:lnTo>
                            <a:lnTo>
                              <a:pt x="113" y="472"/>
                            </a:lnTo>
                            <a:lnTo>
                              <a:pt x="1511" y="472"/>
                            </a:lnTo>
                            <a:lnTo>
                              <a:pt x="1511" y="461"/>
                            </a:lnTo>
                            <a:lnTo>
                              <a:pt x="211" y="461"/>
                            </a:lnTo>
                            <a:lnTo>
                              <a:pt x="200" y="437"/>
                            </a:lnTo>
                            <a:lnTo>
                              <a:pt x="227" y="408"/>
                            </a:lnTo>
                            <a:lnTo>
                              <a:pt x="132" y="408"/>
                            </a:lnTo>
                            <a:lnTo>
                              <a:pt x="173" y="275"/>
                            </a:lnTo>
                            <a:lnTo>
                              <a:pt x="98" y="275"/>
                            </a:lnTo>
                            <a:lnTo>
                              <a:pt x="98" y="12"/>
                            </a:lnTo>
                            <a:lnTo>
                              <a:pt x="421" y="12"/>
                            </a:lnTo>
                            <a:lnTo>
                              <a:pt x="421" y="0"/>
                            </a:lnTo>
                            <a:close/>
                            <a:moveTo>
                              <a:pt x="217" y="472"/>
                            </a:moveTo>
                            <a:lnTo>
                              <a:pt x="124" y="472"/>
                            </a:lnTo>
                            <a:lnTo>
                              <a:pt x="186" y="599"/>
                            </a:lnTo>
                            <a:lnTo>
                              <a:pt x="277" y="599"/>
                            </a:lnTo>
                            <a:lnTo>
                              <a:pt x="217" y="472"/>
                            </a:lnTo>
                            <a:close/>
                            <a:moveTo>
                              <a:pt x="454" y="472"/>
                            </a:moveTo>
                            <a:lnTo>
                              <a:pt x="354" y="472"/>
                            </a:lnTo>
                            <a:lnTo>
                              <a:pt x="316" y="599"/>
                            </a:lnTo>
                            <a:lnTo>
                              <a:pt x="399" y="599"/>
                            </a:lnTo>
                            <a:lnTo>
                              <a:pt x="436" y="473"/>
                            </a:lnTo>
                            <a:lnTo>
                              <a:pt x="454" y="473"/>
                            </a:lnTo>
                            <a:lnTo>
                              <a:pt x="454" y="472"/>
                            </a:lnTo>
                            <a:close/>
                            <a:moveTo>
                              <a:pt x="719" y="472"/>
                            </a:moveTo>
                            <a:lnTo>
                              <a:pt x="637" y="472"/>
                            </a:lnTo>
                            <a:lnTo>
                              <a:pt x="601" y="598"/>
                            </a:lnTo>
                            <a:lnTo>
                              <a:pt x="684" y="598"/>
                            </a:lnTo>
                            <a:lnTo>
                              <a:pt x="719" y="472"/>
                            </a:lnTo>
                            <a:close/>
                            <a:moveTo>
                              <a:pt x="907" y="472"/>
                            </a:moveTo>
                            <a:lnTo>
                              <a:pt x="757" y="472"/>
                            </a:lnTo>
                            <a:lnTo>
                              <a:pt x="758" y="598"/>
                            </a:lnTo>
                            <a:lnTo>
                              <a:pt x="827" y="598"/>
                            </a:lnTo>
                            <a:lnTo>
                              <a:pt x="907" y="472"/>
                            </a:lnTo>
                            <a:close/>
                            <a:moveTo>
                              <a:pt x="1041" y="472"/>
                            </a:moveTo>
                            <a:lnTo>
                              <a:pt x="959" y="472"/>
                            </a:lnTo>
                            <a:lnTo>
                              <a:pt x="932" y="598"/>
                            </a:lnTo>
                            <a:lnTo>
                              <a:pt x="1014" y="598"/>
                            </a:lnTo>
                            <a:lnTo>
                              <a:pt x="1041" y="472"/>
                            </a:lnTo>
                            <a:close/>
                            <a:moveTo>
                              <a:pt x="1418" y="472"/>
                            </a:moveTo>
                            <a:lnTo>
                              <a:pt x="1331" y="472"/>
                            </a:lnTo>
                            <a:lnTo>
                              <a:pt x="1316" y="537"/>
                            </a:lnTo>
                            <a:lnTo>
                              <a:pt x="1302" y="539"/>
                            </a:lnTo>
                            <a:lnTo>
                              <a:pt x="1289" y="540"/>
                            </a:lnTo>
                            <a:lnTo>
                              <a:pt x="1276" y="542"/>
                            </a:lnTo>
                            <a:lnTo>
                              <a:pt x="1401" y="542"/>
                            </a:lnTo>
                            <a:lnTo>
                              <a:pt x="1418" y="472"/>
                            </a:lnTo>
                            <a:close/>
                            <a:moveTo>
                              <a:pt x="421" y="12"/>
                            </a:moveTo>
                            <a:lnTo>
                              <a:pt x="409" y="12"/>
                            </a:lnTo>
                            <a:lnTo>
                              <a:pt x="409" y="291"/>
                            </a:lnTo>
                            <a:lnTo>
                              <a:pt x="404" y="307"/>
                            </a:lnTo>
                            <a:lnTo>
                              <a:pt x="360" y="456"/>
                            </a:lnTo>
                            <a:lnTo>
                              <a:pt x="358" y="461"/>
                            </a:lnTo>
                            <a:lnTo>
                              <a:pt x="558" y="461"/>
                            </a:lnTo>
                            <a:lnTo>
                              <a:pt x="587" y="446"/>
                            </a:lnTo>
                            <a:lnTo>
                              <a:pt x="609" y="427"/>
                            </a:lnTo>
                            <a:lnTo>
                              <a:pt x="615" y="417"/>
                            </a:lnTo>
                            <a:lnTo>
                              <a:pt x="455" y="417"/>
                            </a:lnTo>
                            <a:lnTo>
                              <a:pt x="464" y="383"/>
                            </a:lnTo>
                            <a:lnTo>
                              <a:pt x="468" y="366"/>
                            </a:lnTo>
                            <a:lnTo>
                              <a:pt x="479" y="326"/>
                            </a:lnTo>
                            <a:lnTo>
                              <a:pt x="636" y="326"/>
                            </a:lnTo>
                            <a:lnTo>
                              <a:pt x="632" y="312"/>
                            </a:lnTo>
                            <a:lnTo>
                              <a:pt x="623" y="298"/>
                            </a:lnTo>
                            <a:lnTo>
                              <a:pt x="604" y="283"/>
                            </a:lnTo>
                            <a:lnTo>
                              <a:pt x="579" y="277"/>
                            </a:lnTo>
                            <a:lnTo>
                              <a:pt x="558" y="275"/>
                            </a:lnTo>
                            <a:lnTo>
                              <a:pt x="421" y="275"/>
                            </a:lnTo>
                            <a:lnTo>
                              <a:pt x="421" y="12"/>
                            </a:lnTo>
                            <a:close/>
                            <a:moveTo>
                              <a:pt x="1148" y="0"/>
                            </a:moveTo>
                            <a:lnTo>
                              <a:pt x="812" y="0"/>
                            </a:lnTo>
                            <a:lnTo>
                              <a:pt x="812" y="275"/>
                            </a:lnTo>
                            <a:lnTo>
                              <a:pt x="695" y="275"/>
                            </a:lnTo>
                            <a:lnTo>
                              <a:pt x="641" y="461"/>
                            </a:lnTo>
                            <a:lnTo>
                              <a:pt x="723" y="461"/>
                            </a:lnTo>
                            <a:lnTo>
                              <a:pt x="755" y="344"/>
                            </a:lnTo>
                            <a:lnTo>
                              <a:pt x="824" y="344"/>
                            </a:lnTo>
                            <a:lnTo>
                              <a:pt x="824" y="12"/>
                            </a:lnTo>
                            <a:lnTo>
                              <a:pt x="1148" y="12"/>
                            </a:lnTo>
                            <a:lnTo>
                              <a:pt x="1148" y="0"/>
                            </a:lnTo>
                            <a:close/>
                            <a:moveTo>
                              <a:pt x="824" y="344"/>
                            </a:moveTo>
                            <a:lnTo>
                              <a:pt x="755" y="344"/>
                            </a:lnTo>
                            <a:lnTo>
                              <a:pt x="757" y="461"/>
                            </a:lnTo>
                            <a:lnTo>
                              <a:pt x="824" y="461"/>
                            </a:lnTo>
                            <a:lnTo>
                              <a:pt x="824" y="344"/>
                            </a:lnTo>
                            <a:close/>
                            <a:moveTo>
                              <a:pt x="1083" y="275"/>
                            </a:moveTo>
                            <a:lnTo>
                              <a:pt x="951" y="275"/>
                            </a:lnTo>
                            <a:lnTo>
                              <a:pt x="833" y="461"/>
                            </a:lnTo>
                            <a:lnTo>
                              <a:pt x="915" y="461"/>
                            </a:lnTo>
                            <a:lnTo>
                              <a:pt x="986" y="349"/>
                            </a:lnTo>
                            <a:lnTo>
                              <a:pt x="1067" y="349"/>
                            </a:lnTo>
                            <a:lnTo>
                              <a:pt x="1083" y="275"/>
                            </a:lnTo>
                            <a:close/>
                            <a:moveTo>
                              <a:pt x="1067" y="349"/>
                            </a:moveTo>
                            <a:lnTo>
                              <a:pt x="986" y="349"/>
                            </a:lnTo>
                            <a:lnTo>
                              <a:pt x="962" y="461"/>
                            </a:lnTo>
                            <a:lnTo>
                              <a:pt x="1043" y="461"/>
                            </a:lnTo>
                            <a:lnTo>
                              <a:pt x="1067" y="349"/>
                            </a:lnTo>
                            <a:close/>
                            <a:moveTo>
                              <a:pt x="1148" y="12"/>
                            </a:moveTo>
                            <a:lnTo>
                              <a:pt x="1136" y="12"/>
                            </a:lnTo>
                            <a:lnTo>
                              <a:pt x="1136" y="344"/>
                            </a:lnTo>
                            <a:lnTo>
                              <a:pt x="1121" y="367"/>
                            </a:lnTo>
                            <a:lnTo>
                              <a:pt x="1109" y="390"/>
                            </a:lnTo>
                            <a:lnTo>
                              <a:pt x="1100" y="413"/>
                            </a:lnTo>
                            <a:lnTo>
                              <a:pt x="1094" y="433"/>
                            </a:lnTo>
                            <a:lnTo>
                              <a:pt x="1092" y="443"/>
                            </a:lnTo>
                            <a:lnTo>
                              <a:pt x="1090" y="452"/>
                            </a:lnTo>
                            <a:lnTo>
                              <a:pt x="1089" y="461"/>
                            </a:lnTo>
                            <a:lnTo>
                              <a:pt x="1188" y="461"/>
                            </a:lnTo>
                            <a:lnTo>
                              <a:pt x="1188" y="450"/>
                            </a:lnTo>
                            <a:lnTo>
                              <a:pt x="1191" y="432"/>
                            </a:lnTo>
                            <a:lnTo>
                              <a:pt x="1206" y="391"/>
                            </a:lnTo>
                            <a:lnTo>
                              <a:pt x="1230" y="355"/>
                            </a:lnTo>
                            <a:lnTo>
                              <a:pt x="1263" y="330"/>
                            </a:lnTo>
                            <a:lnTo>
                              <a:pt x="1269" y="329"/>
                            </a:lnTo>
                            <a:lnTo>
                              <a:pt x="1148" y="329"/>
                            </a:lnTo>
                            <a:lnTo>
                              <a:pt x="1148" y="12"/>
                            </a:lnTo>
                            <a:close/>
                            <a:moveTo>
                              <a:pt x="1434" y="409"/>
                            </a:moveTo>
                            <a:lnTo>
                              <a:pt x="1277" y="409"/>
                            </a:lnTo>
                            <a:lnTo>
                              <a:pt x="1264" y="461"/>
                            </a:lnTo>
                            <a:lnTo>
                              <a:pt x="1421" y="461"/>
                            </a:lnTo>
                            <a:lnTo>
                              <a:pt x="1434" y="409"/>
                            </a:lnTo>
                            <a:close/>
                            <a:moveTo>
                              <a:pt x="1511" y="12"/>
                            </a:moveTo>
                            <a:lnTo>
                              <a:pt x="1500" y="12"/>
                            </a:lnTo>
                            <a:lnTo>
                              <a:pt x="1500" y="461"/>
                            </a:lnTo>
                            <a:lnTo>
                              <a:pt x="1511" y="461"/>
                            </a:lnTo>
                            <a:lnTo>
                              <a:pt x="1511" y="12"/>
                            </a:lnTo>
                            <a:close/>
                            <a:moveTo>
                              <a:pt x="636" y="326"/>
                            </a:moveTo>
                            <a:lnTo>
                              <a:pt x="508" y="326"/>
                            </a:lnTo>
                            <a:lnTo>
                              <a:pt x="526" y="327"/>
                            </a:lnTo>
                            <a:lnTo>
                              <a:pt x="540" y="328"/>
                            </a:lnTo>
                            <a:lnTo>
                              <a:pt x="550" y="331"/>
                            </a:lnTo>
                            <a:lnTo>
                              <a:pt x="557" y="336"/>
                            </a:lnTo>
                            <a:lnTo>
                              <a:pt x="562" y="343"/>
                            </a:lnTo>
                            <a:lnTo>
                              <a:pt x="561" y="354"/>
                            </a:lnTo>
                            <a:lnTo>
                              <a:pt x="555" y="370"/>
                            </a:lnTo>
                            <a:lnTo>
                              <a:pt x="548" y="389"/>
                            </a:lnTo>
                            <a:lnTo>
                              <a:pt x="536" y="403"/>
                            </a:lnTo>
                            <a:lnTo>
                              <a:pt x="520" y="412"/>
                            </a:lnTo>
                            <a:lnTo>
                              <a:pt x="496" y="417"/>
                            </a:lnTo>
                            <a:lnTo>
                              <a:pt x="615" y="417"/>
                            </a:lnTo>
                            <a:lnTo>
                              <a:pt x="625" y="402"/>
                            </a:lnTo>
                            <a:lnTo>
                              <a:pt x="634" y="371"/>
                            </a:lnTo>
                            <a:lnTo>
                              <a:pt x="637" y="349"/>
                            </a:lnTo>
                            <a:lnTo>
                              <a:pt x="637" y="343"/>
                            </a:lnTo>
                            <a:lnTo>
                              <a:pt x="636" y="329"/>
                            </a:lnTo>
                            <a:lnTo>
                              <a:pt x="636" y="326"/>
                            </a:lnTo>
                            <a:close/>
                            <a:moveTo>
                              <a:pt x="358" y="275"/>
                            </a:moveTo>
                            <a:lnTo>
                              <a:pt x="256" y="275"/>
                            </a:lnTo>
                            <a:lnTo>
                              <a:pt x="132" y="408"/>
                            </a:lnTo>
                            <a:lnTo>
                              <a:pt x="227" y="408"/>
                            </a:lnTo>
                            <a:lnTo>
                              <a:pt x="358" y="275"/>
                            </a:lnTo>
                            <a:close/>
                            <a:moveTo>
                              <a:pt x="1448" y="321"/>
                            </a:moveTo>
                            <a:lnTo>
                              <a:pt x="1306" y="321"/>
                            </a:lnTo>
                            <a:lnTo>
                              <a:pt x="1324" y="323"/>
                            </a:lnTo>
                            <a:lnTo>
                              <a:pt x="1340" y="330"/>
                            </a:lnTo>
                            <a:lnTo>
                              <a:pt x="1350" y="343"/>
                            </a:lnTo>
                            <a:lnTo>
                              <a:pt x="1352" y="365"/>
                            </a:lnTo>
                            <a:lnTo>
                              <a:pt x="1446" y="365"/>
                            </a:lnTo>
                            <a:lnTo>
                              <a:pt x="1449" y="351"/>
                            </a:lnTo>
                            <a:lnTo>
                              <a:pt x="1450" y="334"/>
                            </a:lnTo>
                            <a:lnTo>
                              <a:pt x="1448" y="321"/>
                            </a:lnTo>
                            <a:close/>
                            <a:moveTo>
                              <a:pt x="1511" y="0"/>
                            </a:moveTo>
                            <a:lnTo>
                              <a:pt x="1176" y="0"/>
                            </a:lnTo>
                            <a:lnTo>
                              <a:pt x="1176" y="302"/>
                            </a:lnTo>
                            <a:lnTo>
                              <a:pt x="1165" y="310"/>
                            </a:lnTo>
                            <a:lnTo>
                              <a:pt x="1156" y="319"/>
                            </a:lnTo>
                            <a:lnTo>
                              <a:pt x="1148" y="329"/>
                            </a:lnTo>
                            <a:lnTo>
                              <a:pt x="1269" y="329"/>
                            </a:lnTo>
                            <a:lnTo>
                              <a:pt x="1306" y="321"/>
                            </a:lnTo>
                            <a:lnTo>
                              <a:pt x="1448" y="321"/>
                            </a:lnTo>
                            <a:lnTo>
                              <a:pt x="1447" y="315"/>
                            </a:lnTo>
                            <a:lnTo>
                              <a:pt x="1438" y="296"/>
                            </a:lnTo>
                            <a:lnTo>
                              <a:pt x="1436" y="293"/>
                            </a:lnTo>
                            <a:lnTo>
                              <a:pt x="1188" y="293"/>
                            </a:lnTo>
                            <a:lnTo>
                              <a:pt x="1188" y="12"/>
                            </a:lnTo>
                            <a:lnTo>
                              <a:pt x="1511" y="12"/>
                            </a:lnTo>
                            <a:lnTo>
                              <a:pt x="1511" y="0"/>
                            </a:lnTo>
                            <a:close/>
                            <a:moveTo>
                              <a:pt x="1326" y="257"/>
                            </a:moveTo>
                            <a:lnTo>
                              <a:pt x="1295" y="258"/>
                            </a:lnTo>
                            <a:lnTo>
                              <a:pt x="1260" y="264"/>
                            </a:lnTo>
                            <a:lnTo>
                              <a:pt x="1224" y="275"/>
                            </a:lnTo>
                            <a:lnTo>
                              <a:pt x="1188" y="293"/>
                            </a:lnTo>
                            <a:lnTo>
                              <a:pt x="1436" y="293"/>
                            </a:lnTo>
                            <a:lnTo>
                              <a:pt x="1420" y="278"/>
                            </a:lnTo>
                            <a:lnTo>
                              <a:pt x="1394" y="266"/>
                            </a:lnTo>
                            <a:lnTo>
                              <a:pt x="1363" y="259"/>
                            </a:lnTo>
                            <a:lnTo>
                              <a:pt x="1326" y="257"/>
                            </a:lnTo>
                            <a:close/>
                            <a:moveTo>
                              <a:pt x="785" y="0"/>
                            </a:moveTo>
                            <a:lnTo>
                              <a:pt x="449" y="0"/>
                            </a:lnTo>
                            <a:lnTo>
                              <a:pt x="449" y="275"/>
                            </a:lnTo>
                            <a:lnTo>
                              <a:pt x="461" y="275"/>
                            </a:lnTo>
                            <a:lnTo>
                              <a:pt x="461" y="12"/>
                            </a:lnTo>
                            <a:lnTo>
                              <a:pt x="785" y="12"/>
                            </a:lnTo>
                            <a:lnTo>
                              <a:pt x="785" y="0"/>
                            </a:lnTo>
                            <a:close/>
                            <a:moveTo>
                              <a:pt x="785" y="12"/>
                            </a:moveTo>
                            <a:lnTo>
                              <a:pt x="773" y="12"/>
                            </a:lnTo>
                            <a:lnTo>
                              <a:pt x="773" y="275"/>
                            </a:lnTo>
                            <a:lnTo>
                              <a:pt x="785" y="275"/>
                            </a:lnTo>
                            <a:lnTo>
                              <a:pt x="785" y="12"/>
                            </a:lnTo>
                            <a:close/>
                          </a:path>
                        </a:pathLst>
                      </a:custGeom>
                      <a:solidFill>
                        <a:srgbClr val="004E9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3F322494" id="Freeform: Shape 4" o:spid="_x0000_s1026" style="position:absolute;margin-left:66.55pt;margin-top:35.5pt;width:75.55pt;height:30.2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11,6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Q6/1DRAAAKtVAAAOAAAAZHJzL2Uyb0RvYy54bWysXNuOI7kNfQ+QfzD8mCDbJdV9sD37sJsN AuSywDof4HG7pxtw247tmZ7N1+dQJZYllSgJQV5G3dOnJJKHpESW7O9/+PZ2WH3dX66vp+PjWn1X rVf74+709Hr8/Lj+1+bnPw3r1fW2PT5tD6fj/nH92/66/uHj73/3/fv5w16fXk6Hp/1lhUmO1w/v 58f1y+12/vDwcN297N+21+9O5/0Rf3w+Xd62N/x6+fzwdNm+Y/a3w4Ouqu7h/XR5Ol9Ou/31iv/9 afrj+qOZ//l5v7v98/n5ur+tDo9ryHYz/17Mv5/o34eP328/fL5szy+vOyvG9n+Q4m37esSi81Q/ bW/b1ZfL62Kqt9fd5XQ9Pd++253eHk7Pz6+7vdEB2qgq0ObXl+15b3SBca7n2UzX/9+0u398/fX8 ywVmeD9fP1zx4+rT+99PT6Bq++V2Mjp9e768kW6QdvXNmO632XT7b7fVDv85tmMztOvVDn+qh0b1 LZn2YfuBH959ud7+sj+ZibZf/3a9TZZ/wk/Gbk+r4/YNq27A0vPbAST88U+raqUb3a5UXSvL1AxT DPvDw2pTrd5XqlULkGaQmUvpul/1ikmfp6oZhakM5mXVVUZ+8DmjGkZNcrXVGJULNpjEJ7kaQa6O QZNcNeaKyNUziuQiTFQuBJhrr65ponKNDCO5BkEu2MadTNWqigkGQ9+VNKCoZMo3v4aLREVTLgEb pSXhfAaUbnVUOJcBA4oL53OgW9XHhXNZ2KhOEs6nQakhLpxLgwFFhdMhD7WKCqddIjZaDAOfCONL EX/TLg+yw2mfBz00Oi6cS8RGS7GgfSKU6lWMVu3yYEBxywU8NF0dF84lYqOlgKgDIkBZTDikJycg CBQVrg546OHBsdxWu0Rsaikgap+IXkddrnZpIExctIAFKRxql4ZNLYVDHdAgZLjaZUH2uCZgoRvi e0Lj0rBppHBoAhqEWG1cFuRYbXwWVC8J5/KwQZaOb1lNQIQa6pjHNS4PEK6O09oEPIxwppjHNS4R m0YKhzYgoq6i4dC6PIBWIRxanwddDUNUuNYlYoOYiVuuDYgQaG1dHmRaW58HHB3ilmtdIjatFBBt QIQknMuDLFzn8yAK17lEbDopIDqfCLNuZH/oXB4Swvk86K6Op+DOJWLTSQHR+UQo3UQPS53LgwFF 81zn86B7zBYLiM4lYtNJAdH7REiW610eZMv1AQ99Hc9zvUvEBo4ZD4jeJ0JVOOJEaMVR3dm8CBS1 XB/wMGKXi1mud4nY9FJA9D4RSiF0YsK5PBhQVLgh4KEf45YbXCI2gxQQQ0BENUaT8ODyoAgUFy7g YRTOJFQ/3WuHQQqIISCiiu/7g8uDIlBcuICHYYgHxOASsUGmjvvc6BMxYjOMsDq6NBAmKtros6BV E08ko0vDZpTCYfRpgFhR0VwSCBMXzedAV228tBldEjajFAxjQIJwBh5dDuQzsKp8EnTTxzlFRnA9 Ds8JrMJ9GGgqVuGoqSqXCfGsqSqfCXHjV6jCnYjAc6J8Ph9SEaEql4+UBX1CtEY5F0t2CHpfQiku VFBaC4GhvNJajAwVltb1GE/GKqit5eJa+ZzA9NFtFinYUdigogGilM+I1siOUQsql5INnpM4Vj4n IsfKpSTBcVBk66br4xL6VbYSy2yly6LEq7PlKAnr7EZoAqDH4VCC/okYJYtSW0e3NRXU2kDFOdY+ I+jVVYIFXUogoRgli3o73gxAz8lROcFxUHHrFh3AqBf6JbcSa24VFN2I62i7Qnllt0HFbVgHcSLm ar/yVmLprcLau6rjkewX34SKSxhU32jjxc9Wyi+/lVh/q0UBLrAcVOBACRL6uUsPUqQ0fqSIRbgK qnBpv/OqcDmSF1W4lGn8MlyJdbgKC/EK7hA5Z6En7sYJoeIWDEpxNQzxhqPya3ElFuMqrMarJh4n fjlOKEFCP04gYRePZL8gp7IiflJVYUleoRyI2tBNXopQcQmDohwVvpBr/KpciWW5WtTlmDEmYVCY AyVI6MeJGlHXRrOhX5orsTZXYXEunRr86pxQgoT+jqI6oRpRfn0OnMRyUKFL5y6vQpfPXWGFLsrn l+hKrNFVUKSL8rmZKyGfHyW6Q86MMuxX6Uos09HO5AwyvauqkNZjPtj7UQJUnOGgUtc94ikqoV+q K7FWR5wFEnbxTBNU60AJEvpRottKiGO/Xldiwa6Cih3mi5rQq9gJJMjnMyJXd37JjowpxUhQtKOM i58YvLLdoOIShoV73wt5xq/clVi6q6B2Rz0a7Suo0Q0TgxIkDOKkVUKF7BfwyJiiDX1WpBODV8KL JwbcbPB8Wnc6vtvh0gAD6b0unhPk00EFT6k/Esbaq+AJFLWfDiv4XjjRoDHiyyfVJrryGUEvIlqb aL+CJ5Qgoc+H7tp4FGu/gkcvQrJgWMFD5ZgF/QoeoLh8QQWvejh/LA9qv4LXYgWP9hib2mRqYSfR XgEv7iQ6rN+pMI/L59XveE60n8+IECHaK9/lCAmrd1E+v3rXYvWuy6p3LVfvuO3yme+zbF/4isvu 29HeccFPqy3di6rMtZrz6UrXaTaIYFya2dT2wgxQdCFGACOcCNwXgbElE3i6FwPp0lOToxk4X93J wMG7gY9FshANBIf5potB6dmpp2HgZZpqq+p0TyirKlX7NDuK9BJhqPQ28DJVqQ4mOMrXktmpKDXw MlWpRiQ4SruS2algM/AyVal6MvAyVamUITgqkBJhqK4w8DJV6ZBPcBzOS2anM7eBl6lKR2ADL1OV zqMExzGyRBg6HBp4map0ViM4jlgls9PBycDLVKVTjIGXqWreCxCeGvol4phG/fRAmbqmb24eKE1O c3bC/lUkEvWVpxUKleYMhSuAZStwjqJ+aZFInKWofVn0AOcp6iaWPcBKo7lX9ADnKrxbK3zA+rVC 76tsBevZ1IsqeoAzlkJrqOwBVrotVJqzlipMW4rzlkIfo0gkzlx4kVf2AOeu+8XZ9P6oOHvh4Fi2 Aucv3BUqfICZRl1apDTnMFWYxBRnMSrbilbgPKZQRpU8YMojSgJU15Q9YJWmOqPsAeveujCRmfO8 EakwkWlOZHQyLhKJExkdVZ0HplORPYtecDM+vBN/Wa9wJ/4TPbP9cN7e6AjLP67ecbufblivXh7X dDua/vB2+rrfnAzkRkdZ3GxBFQflGvTJppXvkMPRg+KyVwBlAI/nac7KulWLUneakwE8MpCaBFi8 ndMxA3i0QN6t2jkjMYBHBlJJQDPOUcwAHhlIHX4CQqmkjKadRsDZgXkmHu2MpiwFsEOlnZxR0+se A+QY4pl45Bnpnk/JjLXdajs0IZJL1/R2wSiTkbGmBhMB50zCsvFoZWyonUFAvCFKLo1LZYVAegNI M8JM6RkrSyF29SQQXappxhwzy2BgbXeH03WPRZYR1NjYZctL4WPjjGE8MY+TOS2oRmMgpZHlJuOR 1nuyjmud554BWCYeLdUml4CYciB27ZQalICJ6SaHo94a4VDVJeejt+CEg2OkcHhXXIazW7yePxrD FuFxsgzdBcKyhTC0kVLCsT8VwkJ/kh2Vd6U7fZKr4j7CZJ95T2B9ebQeYd0152HannyyOLtv3iXk 9WStGnprSZzPskpa1Qskz87jpFVNfTTMmJO2psZwAa6h+wJGQt7beT0ep3XvmpTiQkeSrdRTi67I Sp3tnNztyVLyOEnbcd6H86fcuRvsFp/BLSXk9WStRuosF2nV2yZJTque3jAbTtNa4UVxEW4pYV4r 3JmzaTHr0vgIX2AAnp7HiSx8hqBIXHQRytiKyMgrynThtslk3TsLUqyatrVPLc/P46QZ6nIbrZm9 AZ9p4GMFn8l5Jh7tjJpPr7hFk/Js9BDs0rmjT/EZaWkglk226mK/kGza0GsT+HZuY7EwPZeELAOP k50aeqGE6eq57OK/8zjharpkQUGKj2ekzFnb0MsdBtpSHL2bpXVxMSi1bmf1bTI1SEdvYWg+bFKp +Rq6HlOC66z95uKe7cajtTN9/gHz1bi4kVyXXucTDlcGU7jObkd53BQvdcZfOnq7gnV1JsFTWWRw GX1bqwcdGlJ6sB/kTl0cH6W4hbpy6Clc9zI6caKQQm/ApKQ745hhHiemGZWTtKNX5mTxzLG0430k c7zuLYO5yOutZ9f4/FyKmcEeH0txC4v7ZpmtXIoLrSwTuJRUYrBU9/mgkbE5r5yzOeOWtpS1woU3 G5Kzg0hqjbYfkHOlwba1c+KOnCQz6o9c6OLVWMqVVEXX0CirZYELndmLUoZazC4aqlDgkS4AQt6c oXCAmjjKAxcyFijGiWkOGUkvfNpgOsTMSJ6dxyk3zbilI4ZA2w+p58Y7A3jkGe3GS62mpA+YD8eQ TdGoSAIr205s4K0ZoGVpfoXCsvFoZaxsG6zBbdv0jPbQmKUTd7rKHGQG4uJwcmnq3RuXwyE/CTQX diiWMic7vE2bjmz1/DqHzcKjNQ/39Go8kF7avl2p8T4tCWTHLQYu/DYR7g19EoAcCZ43SSGGBbcs 7lBWncfZBHbOTMbDDfqyZhde64VS8pIJ1bg3N5tD1Ky1zbQZybPzaBVjXNajeeli4GJlWa/lYVXS q7XN4NyxtqVP1FAQZI77LX2GwuDSnYCW7vUTbn5BzHbkcbJnazsQNfJtKgJau4HUmdTUwt/Muuhq JefjQxtuVSdx9ihbI5ElcdzNml/PsZ48Wn3pthfF2oJtH9eMEx+5sqq0/OrsK/4G5X5Kj85GWZ15 UcT9sNwB5I5L7z13j07b+Y4L/UWOFi6h76c5KVo0fVcC2LkjmRUebRYo7JTrws77UkJeT9ZKNeya yKATpZJaaPJwdDOU5+dx1mtKsvX8wpUBPDKQ80Bui6s5EWQCFxdDbGGNKwopD4XeVpk80Jb+ubej DcsI588sbZsOs8nZLAmeeCPgRCOyhM8uGO9jIM/NozU9w6hzl5SWL3vgu68yQOv29fxenpfkkZee XS4dpUqXHmyKPXPp7Swbj1bGhj7KRjvPfCuBATwy0L5v1ki1STvymwp88DcN5LNpMTCzCUzXFKBL KS7kOeGVdCAwqQ4b8KS96JeaGytoMSYNpW1PU6OHlwbaVkg2zxZbtJgjfLLXpviMMrWtmnSmwYhK 0bYV5ktb7Gg8WodbmpwBMk/4DiYvJ0gkNfYybegBvMIkAqNydqcza8k+yLiMf7IShbBQh7x15okl 8/T2lfUMZLvwONmHYTn7sEKluMWyrBJuMtH1JPP9kvM9Jbre5HzH5PV0eH36+fVwoGsW18vnTz8e LquvW/oa0Kr5My6STaHmwQ7m5v3xRI9xJGIR/mbM6TsyP52efvvlsrqcpu8SxXef4oeX0+U/69U7 vkf0cX3995ftZb9eHf56xBd1jth5ETs380vT9hRIF/cvn9y/bI87TPW4vq3xSQH68cfb9GWlX86X 188vWGk6ipBI+EZQYwH77aX0laPu70bw+3esfvwvAAAA//8DAFBLAwQUAAYACAAAACEAWnhtNN4A AAAKAQAADwAAAGRycy9kb3ducmV2LnhtbEyPQU+DQBSE7yb+h80z8WYXaKuEsjSNiZd6Am28vrJP IGV3kd0W9Nf7etLjZCYz3+Tb2fTiQqPvnFUQLyIQZGunO9soeH97eUhB+IBWY+8sKfgmD9vi9ibH TLvJlnSpQiO4xPoMFbQhDJmUvm7JoF+4gSx7n240GFiOjdQjTlxueplE0aM02FleaHGg55bqU3U2 Crrk67WMSvPzgav9epfuD3qqDkrd3827DYhAc/gLwxWf0aFgpqM7W+1Fz3q5jDmq4CnmTxxI0lUC 4nh14jXIIpf/LxS/AAAA//8DAFBLAQItABQABgAIAAAAIQC2gziS/gAAAOEBAAATAAAAAAAAAAAA AAAAAAAAAABbQ29udGVudF9UeXBlc10ueG1sUEsBAi0AFAAGAAgAAAAhADj9If/WAAAAlAEAAAsA AAAAAAAAAAAAAAAALwEAAF9yZWxzLy5yZWxzUEsBAi0AFAAGAAgAAAAhAGNDr/UNEAAAq1UAAA4A AAAAAAAAAAAAAAAALgIAAGRycy9lMm9Eb2MueG1sUEsBAi0AFAAGAAgAAAAhAFp4bTTeAAAACgEA AA8AAAAAAAAAAAAAAAAAZxIAAGRycy9kb3ducmV2LnhtbFBLBQYAAAAABAAEAPMAAAByEwAAAAA= " path="m1186,472r-98,l1089,501r5,26l1105,551r17,20l1148,588r30,11l1209,604r29,1l1275,604r38,-4l1351,594r39,-7l1401,542r-138,l1232,538r-24,-13l1192,504r-6,-32xm421,l86,r,314l,599r75,l113,472r1398,l1511,461r-1300,l200,437r27,-29l132,408,173,275r-75,l98,12r323,l421,xm217,472r-93,l186,599r91,l217,472xm454,472r-100,l316,599r83,l436,473r18,l454,472xm719,472r-82,l601,598r83,l719,472xm907,472r-150,l758,598r69,l907,472xm1041,472r-82,l932,598r82,l1041,472xm1418,472r-87,l1316,537r-14,2l1289,540r-13,2l1401,542r17,-70xm421,12r-12,l409,291r-5,16l360,456r-2,5l558,461r29,-15l609,427r6,-10l455,417r9,-34l468,366r11,-40l636,326r-4,-14l623,298,604,283r-25,-6l558,275r-137,l421,12xm1148,l812,r,275l695,275,641,461r82,l755,344r69,l824,12r324,l1148,xm824,344r-69,l757,461r67,l824,344xm1083,275r-132,l833,461r82,l986,349r81,l1083,275xm1067,349r-81,l962,461r81,l1067,349xm1148,12r-12,l1136,344r-15,23l1109,390r-9,23l1094,433r-2,10l1090,452r-1,9l1188,461r,-11l1191,432r15,-41l1230,355r33,-25l1269,329r-121,l1148,12xm1434,409r-157,l1264,461r157,l1434,409xm1511,12r-11,l1500,461r11,l1511,12xm636,326r-128,l526,327r14,1l550,331r7,5l562,343r-1,11l555,370r-7,19l536,403r-16,9l496,417r119,l625,402r9,-31l637,349r,-6l636,329r,-3xm358,275r-102,l132,408r95,l358,275xm1448,321r-142,l1324,323r16,7l1350,343r2,22l1446,365r3,-14l1450,334r-2,-13xm1511,l1176,r,302l1165,310r-9,9l1148,329r121,l1306,321r142,l1447,315r-9,-19l1436,293r-248,l1188,12r323,l1511,xm1326,257r-31,1l1260,264r-36,11l1188,293r248,l1420,278r-26,-12l1363,259r-37,-2xm785,l449,r,275l461,275r,-263l785,12,785,xm785,12r-12,l773,275r12,l785,12xe" fillcolor="#004e97" stroked="f">
              <v:path arrowok="t" o:connecttype="custom" o:connectlocs="694690,785495;748030,831215;833755,831850;802005,795020;753110,750570;0,831215;959485,743585;83820,709930;267335,458470;118110,831215;224790,750570;288290,751205;381635,830580;480695,750570;661035,750570;661035,750570;826770,793115;900430,750570;256540,645795;372745,734060;294640,694055;401320,648970;354330,625475;515620,450850;459105,743585;728980,458470;480695,743585;603885,625475;677545,672465;610870,743585;721360,458470;698500,713105;691515,743585;765810,699135;728980,659765;802640,743585;952500,458470;403860,657860;349250,661035;352425,685800;314960,715645;404495,672465;227330,625475;227330,625475;850900,660400;920115,673735;746760,450850;728980,659765;918845,650875;754380,458470;822325,614680;911860,636905;842010,614045;292735,625475;498475,458470;498475,458470" o:connectangles="0,0,0,0,0,0,0,0,0,0,0,0,0,0,0,0,0,0,0,0,0,0,0,0,0,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EFE2906" wp14:editId="3778A6AB">
              <wp:simplePos x="0" y="0"/>
              <wp:positionH relativeFrom="page">
                <wp:posOffset>5045075</wp:posOffset>
              </wp:positionH>
              <wp:positionV relativeFrom="page">
                <wp:posOffset>830580</wp:posOffset>
              </wp:positionV>
              <wp:extent cx="469265" cy="35496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26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E974A7" w14:textId="77777777" w:rsidR="004D2421" w:rsidRDefault="00797AC9">
                          <w:pPr>
                            <w:spacing w:before="14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Telephone:</w:t>
                          </w:r>
                        </w:p>
                        <w:p w14:paraId="402D0A80" w14:textId="77777777" w:rsidR="004D2421" w:rsidRDefault="00797AC9">
                          <w:pPr>
                            <w:spacing w:before="41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 xml:space="preserve">Fax: </w:t>
                          </w:r>
                          <w:r>
                            <w:rPr>
                              <w:rFonts w:ascii="Arial"/>
                              <w:w w:val="95"/>
                              <w:sz w:val="14"/>
                            </w:rPr>
                            <w:t>Internet: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FE2906" id="Text Box 3" o:spid="_x0000_s1028" type="#_x0000_t202" style="position:absolute;margin-left:397.25pt;margin-top:65.4pt;width:36.95pt;height:27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U/RVoQIAAJUFAAAOAAAAZHJzL2Uyb0RvYy54bWysVG1vmzAQ/j5p/8Hyd8JLCA2opGpCmCZ1 L1K7H+CACdbAZrYT6Kb9951NSNNWk6ZtfLCO891zb4/v+mZoG3SkUjHBU+zPPIwoL0TJ+D7FXx5y Z4mR0oSXpBGcpviRKnyzevvmuu8SGohaNCWVCEC4SvouxbXWXeK6qqhpS9RMdJTDZSVkSzT8yr1b StIDetu4gedFbi9k2UlRUKVAm42XeGXxq4oW+lNVKapRk2LITdtT2nNnTnd1TZK9JF3NilMa5C+y aAnjEPQMlRFN0EGyV1AtK6RQotKzQrSuqCpWUFsDVON7L6q5r0lHbS3QHNWd26T+H2zx8fhZIlam eI4RJy2M6IEOGq3FgOamO32nEjC678BMD6CGKdtKVXcniq8KcbGpCd/TWylFX1NSQna+8XQvXEcc ZUB2/QdRQhhy0MICDZVsTeugGQjQYUqP58mYVApQhlEcRAuMCriaL8IYZBOBJJNzJ5V+R0WLjJBi CYO34OR4p/RoOpmYWFzkrGlAT5KGP1MA5qiB0OBq7kwSdpY/Yi/eLrfL0AmDaOuEXpY5t/kmdKLc v1pk82yzyfyfJq4fJjUrS8pNmIlXfvhnczsxfGTEmVlKNKw0cCYlJfe7TSPRkQCvc/udGnJh5j5P w/YLanlRkh+E3jqInTxaXjlhHi6c+MpbOp4fr+PIC+Mwy5+XdMc4/feSUJ/ieBEsRi79tjbPfq9r I0nLNGyOhrUpXp6NSGIYuOWlHa0mrBnli1aY9J9aAeOeBm35aig6klUPu8E+jMBEN1zeifIRCCwF EAxYClsPhFrI7xj1sEFSrL4diKQYNe85PAKzbiZBTsJuEggvwDXFGqNR3OhxLR06yfY1ID89Inj7 NuPTnjLL5fIf5MttuvoFAAD//wMAUEsDBBQABgAIAAAAIQAlACbh4AAAAAsBAAAPAAAAZHJzL2Rv d25yZXYueG1sTI/BTsMwEETvSPyDtUjcqA2UNA1xqgrBCQmRhgNHJ94mUeN1iN02/D3LCY478zQ7 k29mN4gTTqH3pOF2oUAgNd721Gr4qF5uUhAhGrJm8IQavjHApri8yE1m/ZlKPO1iKziEQmY0dDGO mZSh6dCZsPAjEnt7PzkT+ZxaaSdz5nA3yDulEulMT/yhMyM+ddgcdkenYftJ5XP/9Va/l/uyr6q1 otfkoPX11bx9BBFxjn8w/Nbn6lBwp9ofyQYxaFitlw+MsnGveAMTaZIuQdSspMkKZJHL/xuKHwAA AP//AwBQSwECLQAUAAYACAAAACEAtoM4kv4AAADhAQAAEwAAAAAAAAAAAAAAAAAAAAAAW0NvbnRl bnRfVHlwZXNdLnhtbFBLAQItABQABgAIAAAAIQA4/SH/1gAAAJQBAAALAAAAAAAAAAAAAAAAAC8B AABfcmVscy8ucmVsc1BLAQItABQABgAIAAAAIQCxU/RVoQIAAJUFAAAOAAAAAAAAAAAAAAAAAC4C AABkcnMvZTJvRG9jLnhtbFBLAQItABQABgAIAAAAIQAlACbh4AAAAAsBAAAPAAAAAAAAAAAAAAAA APsEAABkcnMvZG93bnJldi54bWxQSwUGAAAAAAQABADzAAAACAYAAAAA " filled="f" stroked="f">
              <v:textbox inset="0,0,0,0">
                <w:txbxContent>
                  <w:p w14:paraId="3DE974A7" w14:textId="77777777" w:rsidR="004D2421" w:rsidRDefault="00797AC9">
                    <w:pPr>
                      <w:spacing w:before="14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Telephone:</w:t>
                    </w:r>
                  </w:p>
                  <w:p w14:paraId="402D0A80" w14:textId="77777777" w:rsidR="004D2421" w:rsidRDefault="00797AC9">
                    <w:pPr>
                      <w:spacing w:before="41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 xml:space="preserve">Fax: </w:t>
                    </w:r>
                    <w:r>
                      <w:rPr>
                        <w:rFonts w:ascii="Arial"/>
                        <w:w w:val="95"/>
                        <w:sz w:val="14"/>
                      </w:rPr>
                      <w:t>Internet: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E49E2DB4"/>
    <w:lvl w:ilvl="0">
      <w:start w:val="1"/>
      <w:numFmt w:val="bullet"/>
      <w:pStyle w:val="Letterbody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9C32C72"/>
    <w:multiLevelType w:val="multilevel"/>
    <w:tmpl w:val="A5927F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127DCE"/>
    <w:multiLevelType w:val="hybridMultilevel"/>
    <w:tmpl w:val="50B8F496"/>
    <w:lvl w:ilvl="0" w:tplc="4E1259A6">
      <w:start w:val="1"/>
      <w:numFmt w:val="lowerLetter"/>
      <w:lvlText w:val="%1)"/>
      <w:lvlJc w:val="left"/>
      <w:pPr>
        <w:ind w:left="720" w:hanging="360"/>
      </w:pPr>
    </w:lvl>
    <w:lvl w:ilvl="1" w:tplc="8B7823D2">
      <w:start w:val="1"/>
      <w:numFmt w:val="lowerLetter"/>
      <w:lvlText w:val="%2."/>
      <w:lvlJc w:val="left"/>
      <w:pPr>
        <w:ind w:left="1440" w:hanging="360"/>
      </w:pPr>
    </w:lvl>
    <w:lvl w:ilvl="2" w:tplc="B508AAD4">
      <w:start w:val="1"/>
      <w:numFmt w:val="lowerRoman"/>
      <w:lvlText w:val="%3."/>
      <w:lvlJc w:val="right"/>
      <w:pPr>
        <w:ind w:left="2160" w:hanging="180"/>
      </w:pPr>
    </w:lvl>
    <w:lvl w:ilvl="3" w:tplc="16C60904" w:tentative="1">
      <w:start w:val="1"/>
      <w:numFmt w:val="decimal"/>
      <w:lvlText w:val="%4."/>
      <w:lvlJc w:val="left"/>
      <w:pPr>
        <w:ind w:left="2880" w:hanging="360"/>
      </w:pPr>
    </w:lvl>
    <w:lvl w:ilvl="4" w:tplc="217E31AC" w:tentative="1">
      <w:start w:val="1"/>
      <w:numFmt w:val="lowerLetter"/>
      <w:lvlText w:val="%5."/>
      <w:lvlJc w:val="left"/>
      <w:pPr>
        <w:ind w:left="3600" w:hanging="360"/>
      </w:pPr>
    </w:lvl>
    <w:lvl w:ilvl="5" w:tplc="ED64A4B2" w:tentative="1">
      <w:start w:val="1"/>
      <w:numFmt w:val="lowerRoman"/>
      <w:lvlText w:val="%6."/>
      <w:lvlJc w:val="right"/>
      <w:pPr>
        <w:ind w:left="4320" w:hanging="180"/>
      </w:pPr>
    </w:lvl>
    <w:lvl w:ilvl="6" w:tplc="B95ECF50" w:tentative="1">
      <w:start w:val="1"/>
      <w:numFmt w:val="decimal"/>
      <w:lvlText w:val="%7."/>
      <w:lvlJc w:val="left"/>
      <w:pPr>
        <w:ind w:left="5040" w:hanging="360"/>
      </w:pPr>
    </w:lvl>
    <w:lvl w:ilvl="7" w:tplc="EC28435C" w:tentative="1">
      <w:start w:val="1"/>
      <w:numFmt w:val="lowerLetter"/>
      <w:lvlText w:val="%8."/>
      <w:lvlJc w:val="left"/>
      <w:pPr>
        <w:ind w:left="5760" w:hanging="360"/>
      </w:pPr>
    </w:lvl>
    <w:lvl w:ilvl="8" w:tplc="9FE0C5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B1D7A"/>
    <w:multiLevelType w:val="hybridMultilevel"/>
    <w:tmpl w:val="0DC48DB2"/>
    <w:lvl w:ilvl="0" w:tplc="67606D18">
      <w:numFmt w:val="bullet"/>
      <w:lvlText w:val=""/>
      <w:lvlJc w:val="left"/>
      <w:pPr>
        <w:ind w:left="1166" w:hanging="346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10E1D60">
      <w:numFmt w:val="bullet"/>
      <w:lvlText w:val="•"/>
      <w:lvlJc w:val="left"/>
      <w:pPr>
        <w:ind w:left="1969" w:hanging="346"/>
      </w:pPr>
      <w:rPr>
        <w:rFonts w:hint="default"/>
        <w:lang w:val="en-US" w:eastAsia="en-US" w:bidi="en-US"/>
      </w:rPr>
    </w:lvl>
    <w:lvl w:ilvl="2" w:tplc="5D0857AC">
      <w:numFmt w:val="bullet"/>
      <w:lvlText w:val="•"/>
      <w:lvlJc w:val="left"/>
      <w:pPr>
        <w:ind w:left="2778" w:hanging="346"/>
      </w:pPr>
      <w:rPr>
        <w:rFonts w:hint="default"/>
        <w:lang w:val="en-US" w:eastAsia="en-US" w:bidi="en-US"/>
      </w:rPr>
    </w:lvl>
    <w:lvl w:ilvl="3" w:tplc="FE8618DA">
      <w:numFmt w:val="bullet"/>
      <w:lvlText w:val="•"/>
      <w:lvlJc w:val="left"/>
      <w:pPr>
        <w:ind w:left="3587" w:hanging="346"/>
      </w:pPr>
      <w:rPr>
        <w:rFonts w:hint="default"/>
        <w:lang w:val="en-US" w:eastAsia="en-US" w:bidi="en-US"/>
      </w:rPr>
    </w:lvl>
    <w:lvl w:ilvl="4" w:tplc="E3223BBA">
      <w:numFmt w:val="bullet"/>
      <w:lvlText w:val="•"/>
      <w:lvlJc w:val="left"/>
      <w:pPr>
        <w:ind w:left="4396" w:hanging="346"/>
      </w:pPr>
      <w:rPr>
        <w:rFonts w:hint="default"/>
        <w:lang w:val="en-US" w:eastAsia="en-US" w:bidi="en-US"/>
      </w:rPr>
    </w:lvl>
    <w:lvl w:ilvl="5" w:tplc="9D405078">
      <w:numFmt w:val="bullet"/>
      <w:lvlText w:val="•"/>
      <w:lvlJc w:val="left"/>
      <w:pPr>
        <w:ind w:left="5205" w:hanging="346"/>
      </w:pPr>
      <w:rPr>
        <w:rFonts w:hint="default"/>
        <w:lang w:val="en-US" w:eastAsia="en-US" w:bidi="en-US"/>
      </w:rPr>
    </w:lvl>
    <w:lvl w:ilvl="6" w:tplc="5F303A72">
      <w:numFmt w:val="bullet"/>
      <w:lvlText w:val="•"/>
      <w:lvlJc w:val="left"/>
      <w:pPr>
        <w:ind w:left="6014" w:hanging="346"/>
      </w:pPr>
      <w:rPr>
        <w:rFonts w:hint="default"/>
        <w:lang w:val="en-US" w:eastAsia="en-US" w:bidi="en-US"/>
      </w:rPr>
    </w:lvl>
    <w:lvl w:ilvl="7" w:tplc="7EBA3C60">
      <w:numFmt w:val="bullet"/>
      <w:lvlText w:val="•"/>
      <w:lvlJc w:val="left"/>
      <w:pPr>
        <w:ind w:left="6823" w:hanging="346"/>
      </w:pPr>
      <w:rPr>
        <w:rFonts w:hint="default"/>
        <w:lang w:val="en-US" w:eastAsia="en-US" w:bidi="en-US"/>
      </w:rPr>
    </w:lvl>
    <w:lvl w:ilvl="8" w:tplc="C36E0EC8">
      <w:numFmt w:val="bullet"/>
      <w:lvlText w:val="•"/>
      <w:lvlJc w:val="left"/>
      <w:pPr>
        <w:ind w:left="7632" w:hanging="346"/>
      </w:pPr>
      <w:rPr>
        <w:rFonts w:hint="default"/>
        <w:lang w:val="en-US" w:eastAsia="en-US" w:bidi="en-US"/>
      </w:rPr>
    </w:lvl>
  </w:abstractNum>
  <w:abstractNum w:abstractNumId="4" w15:restartNumberingAfterBreak="0">
    <w:nsid w:val="3D923FC3"/>
    <w:multiLevelType w:val="hybridMultilevel"/>
    <w:tmpl w:val="C84E0002"/>
    <w:lvl w:ilvl="0" w:tplc="9906E78E">
      <w:start w:val="1"/>
      <w:numFmt w:val="decimal"/>
      <w:lvlText w:val="%1."/>
      <w:lvlJc w:val="left"/>
      <w:pPr>
        <w:ind w:left="377" w:hanging="360"/>
      </w:pPr>
    </w:lvl>
    <w:lvl w:ilvl="1" w:tplc="BD5E35F4" w:tentative="1">
      <w:start w:val="1"/>
      <w:numFmt w:val="lowerLetter"/>
      <w:lvlText w:val="%2."/>
      <w:lvlJc w:val="left"/>
      <w:pPr>
        <w:ind w:left="1097" w:hanging="360"/>
      </w:pPr>
    </w:lvl>
    <w:lvl w:ilvl="2" w:tplc="48845CB6" w:tentative="1">
      <w:start w:val="1"/>
      <w:numFmt w:val="lowerRoman"/>
      <w:lvlText w:val="%3."/>
      <w:lvlJc w:val="right"/>
      <w:pPr>
        <w:ind w:left="1817" w:hanging="180"/>
      </w:pPr>
    </w:lvl>
    <w:lvl w:ilvl="3" w:tplc="3752B5F8" w:tentative="1">
      <w:start w:val="1"/>
      <w:numFmt w:val="decimal"/>
      <w:lvlText w:val="%4."/>
      <w:lvlJc w:val="left"/>
      <w:pPr>
        <w:ind w:left="2537" w:hanging="360"/>
      </w:pPr>
    </w:lvl>
    <w:lvl w:ilvl="4" w:tplc="7DBAE2C2" w:tentative="1">
      <w:start w:val="1"/>
      <w:numFmt w:val="lowerLetter"/>
      <w:lvlText w:val="%5."/>
      <w:lvlJc w:val="left"/>
      <w:pPr>
        <w:ind w:left="3257" w:hanging="360"/>
      </w:pPr>
    </w:lvl>
    <w:lvl w:ilvl="5" w:tplc="B2F4E9DA" w:tentative="1">
      <w:start w:val="1"/>
      <w:numFmt w:val="lowerRoman"/>
      <w:lvlText w:val="%6."/>
      <w:lvlJc w:val="right"/>
      <w:pPr>
        <w:ind w:left="3977" w:hanging="180"/>
      </w:pPr>
    </w:lvl>
    <w:lvl w:ilvl="6" w:tplc="D106805E" w:tentative="1">
      <w:start w:val="1"/>
      <w:numFmt w:val="decimal"/>
      <w:lvlText w:val="%7."/>
      <w:lvlJc w:val="left"/>
      <w:pPr>
        <w:ind w:left="4697" w:hanging="360"/>
      </w:pPr>
    </w:lvl>
    <w:lvl w:ilvl="7" w:tplc="38C06CD2" w:tentative="1">
      <w:start w:val="1"/>
      <w:numFmt w:val="lowerLetter"/>
      <w:lvlText w:val="%8."/>
      <w:lvlJc w:val="left"/>
      <w:pPr>
        <w:ind w:left="5417" w:hanging="360"/>
      </w:pPr>
    </w:lvl>
    <w:lvl w:ilvl="8" w:tplc="14D46F3A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5" w15:restartNumberingAfterBreak="0">
    <w:nsid w:val="3DB05598"/>
    <w:multiLevelType w:val="hybridMultilevel"/>
    <w:tmpl w:val="0C080BD4"/>
    <w:lvl w:ilvl="0" w:tplc="11B00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BCBA48">
      <w:start w:val="1"/>
      <w:numFmt w:val="lowerLetter"/>
      <w:lvlText w:val="%2."/>
      <w:lvlJc w:val="left"/>
      <w:pPr>
        <w:ind w:left="1440" w:hanging="360"/>
      </w:pPr>
    </w:lvl>
    <w:lvl w:ilvl="2" w:tplc="F46433E2">
      <w:start w:val="1"/>
      <w:numFmt w:val="lowerLetter"/>
      <w:lvlText w:val="(%3)"/>
      <w:lvlJc w:val="left"/>
      <w:pPr>
        <w:ind w:left="2700" w:hanging="720"/>
      </w:pPr>
      <w:rPr>
        <w:rFonts w:hint="default"/>
      </w:rPr>
    </w:lvl>
    <w:lvl w:ilvl="3" w:tplc="D74C03C6" w:tentative="1">
      <w:start w:val="1"/>
      <w:numFmt w:val="decimal"/>
      <w:lvlText w:val="%4."/>
      <w:lvlJc w:val="left"/>
      <w:pPr>
        <w:ind w:left="2880" w:hanging="360"/>
      </w:pPr>
    </w:lvl>
    <w:lvl w:ilvl="4" w:tplc="1DBAB8C6" w:tentative="1">
      <w:start w:val="1"/>
      <w:numFmt w:val="lowerLetter"/>
      <w:lvlText w:val="%5."/>
      <w:lvlJc w:val="left"/>
      <w:pPr>
        <w:ind w:left="3600" w:hanging="360"/>
      </w:pPr>
    </w:lvl>
    <w:lvl w:ilvl="5" w:tplc="2F122D16" w:tentative="1">
      <w:start w:val="1"/>
      <w:numFmt w:val="lowerRoman"/>
      <w:lvlText w:val="%6."/>
      <w:lvlJc w:val="right"/>
      <w:pPr>
        <w:ind w:left="4320" w:hanging="180"/>
      </w:pPr>
    </w:lvl>
    <w:lvl w:ilvl="6" w:tplc="ED7A00E6" w:tentative="1">
      <w:start w:val="1"/>
      <w:numFmt w:val="decimal"/>
      <w:lvlText w:val="%7."/>
      <w:lvlJc w:val="left"/>
      <w:pPr>
        <w:ind w:left="5040" w:hanging="360"/>
      </w:pPr>
    </w:lvl>
    <w:lvl w:ilvl="7" w:tplc="DB88A67E" w:tentative="1">
      <w:start w:val="1"/>
      <w:numFmt w:val="lowerLetter"/>
      <w:lvlText w:val="%8."/>
      <w:lvlJc w:val="left"/>
      <w:pPr>
        <w:ind w:left="5760" w:hanging="360"/>
      </w:pPr>
    </w:lvl>
    <w:lvl w:ilvl="8" w:tplc="ADECEB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6056C"/>
    <w:multiLevelType w:val="multilevel"/>
    <w:tmpl w:val="9034A01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7" w15:restartNumberingAfterBreak="0">
    <w:nsid w:val="57884AD6"/>
    <w:multiLevelType w:val="multilevel"/>
    <w:tmpl w:val="CFF45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FA445E"/>
    <w:multiLevelType w:val="multilevel"/>
    <w:tmpl w:val="6D86269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9" w15:restartNumberingAfterBreak="0">
    <w:nsid w:val="65D438D1"/>
    <w:multiLevelType w:val="hybridMultilevel"/>
    <w:tmpl w:val="EA347D4C"/>
    <w:lvl w:ilvl="0" w:tplc="C180C1F6">
      <w:start w:val="1"/>
      <w:numFmt w:val="decimal"/>
      <w:lvlText w:val="%1"/>
      <w:lvlJc w:val="left"/>
      <w:pPr>
        <w:ind w:left="441" w:hanging="284"/>
      </w:pPr>
      <w:rPr>
        <w:rFonts w:hint="default"/>
        <w:w w:val="100"/>
        <w:lang w:val="en-US" w:eastAsia="en-US" w:bidi="en-US"/>
      </w:rPr>
    </w:lvl>
    <w:lvl w:ilvl="1" w:tplc="8342110C">
      <w:numFmt w:val="bullet"/>
      <w:lvlText w:val="•"/>
      <w:lvlJc w:val="left"/>
      <w:pPr>
        <w:ind w:left="825" w:hanging="284"/>
      </w:pPr>
      <w:rPr>
        <w:rFonts w:hint="default"/>
        <w:lang w:val="en-US" w:eastAsia="en-US" w:bidi="en-US"/>
      </w:rPr>
    </w:lvl>
    <w:lvl w:ilvl="2" w:tplc="78D86CAC">
      <w:numFmt w:val="bullet"/>
      <w:lvlText w:val="•"/>
      <w:lvlJc w:val="left"/>
      <w:pPr>
        <w:ind w:left="1211" w:hanging="284"/>
      </w:pPr>
      <w:rPr>
        <w:rFonts w:hint="default"/>
        <w:lang w:val="en-US" w:eastAsia="en-US" w:bidi="en-US"/>
      </w:rPr>
    </w:lvl>
    <w:lvl w:ilvl="3" w:tplc="609EF6F2">
      <w:numFmt w:val="bullet"/>
      <w:lvlText w:val="•"/>
      <w:lvlJc w:val="left"/>
      <w:pPr>
        <w:ind w:left="1597" w:hanging="284"/>
      </w:pPr>
      <w:rPr>
        <w:rFonts w:hint="default"/>
        <w:lang w:val="en-US" w:eastAsia="en-US" w:bidi="en-US"/>
      </w:rPr>
    </w:lvl>
    <w:lvl w:ilvl="4" w:tplc="6470B494">
      <w:numFmt w:val="bullet"/>
      <w:lvlText w:val="•"/>
      <w:lvlJc w:val="left"/>
      <w:pPr>
        <w:ind w:left="1982" w:hanging="284"/>
      </w:pPr>
      <w:rPr>
        <w:rFonts w:hint="default"/>
        <w:lang w:val="en-US" w:eastAsia="en-US" w:bidi="en-US"/>
      </w:rPr>
    </w:lvl>
    <w:lvl w:ilvl="5" w:tplc="3AD8DF90">
      <w:numFmt w:val="bullet"/>
      <w:lvlText w:val="•"/>
      <w:lvlJc w:val="left"/>
      <w:pPr>
        <w:ind w:left="2368" w:hanging="284"/>
      </w:pPr>
      <w:rPr>
        <w:rFonts w:hint="default"/>
        <w:lang w:val="en-US" w:eastAsia="en-US" w:bidi="en-US"/>
      </w:rPr>
    </w:lvl>
    <w:lvl w:ilvl="6" w:tplc="3F284AE6">
      <w:numFmt w:val="bullet"/>
      <w:lvlText w:val="•"/>
      <w:lvlJc w:val="left"/>
      <w:pPr>
        <w:ind w:left="2754" w:hanging="284"/>
      </w:pPr>
      <w:rPr>
        <w:rFonts w:hint="default"/>
        <w:lang w:val="en-US" w:eastAsia="en-US" w:bidi="en-US"/>
      </w:rPr>
    </w:lvl>
    <w:lvl w:ilvl="7" w:tplc="E1A4E96E">
      <w:numFmt w:val="bullet"/>
      <w:lvlText w:val="•"/>
      <w:lvlJc w:val="left"/>
      <w:pPr>
        <w:ind w:left="3139" w:hanging="284"/>
      </w:pPr>
      <w:rPr>
        <w:rFonts w:hint="default"/>
        <w:lang w:val="en-US" w:eastAsia="en-US" w:bidi="en-US"/>
      </w:rPr>
    </w:lvl>
    <w:lvl w:ilvl="8" w:tplc="9DC286AA">
      <w:numFmt w:val="bullet"/>
      <w:lvlText w:val="•"/>
      <w:lvlJc w:val="left"/>
      <w:pPr>
        <w:ind w:left="3525" w:hanging="284"/>
      </w:pPr>
      <w:rPr>
        <w:rFonts w:hint="default"/>
        <w:lang w:val="en-US" w:eastAsia="en-US" w:bidi="en-US"/>
      </w:rPr>
    </w:lvl>
  </w:abstractNum>
  <w:abstractNum w:abstractNumId="10" w15:restartNumberingAfterBreak="0">
    <w:nsid w:val="7288293D"/>
    <w:multiLevelType w:val="hybridMultilevel"/>
    <w:tmpl w:val="05B09194"/>
    <w:lvl w:ilvl="0" w:tplc="EDBA8226">
      <w:start w:val="1"/>
      <w:numFmt w:val="bullet"/>
      <w:lvlText w:val=""/>
      <w:lvlJc w:val="left"/>
      <w:pPr>
        <w:ind w:left="1166" w:hanging="346"/>
      </w:pPr>
      <w:rPr>
        <w:rFonts w:ascii="Wingdings" w:hAnsi="Wingdings" w:hint="default"/>
        <w:w w:val="100"/>
        <w:sz w:val="22"/>
        <w:szCs w:val="22"/>
        <w:lang w:val="en-US" w:eastAsia="en-US" w:bidi="en-US"/>
      </w:rPr>
    </w:lvl>
    <w:lvl w:ilvl="1" w:tplc="873A1E34">
      <w:numFmt w:val="bullet"/>
      <w:lvlText w:val="•"/>
      <w:lvlJc w:val="left"/>
      <w:pPr>
        <w:ind w:left="1969" w:hanging="346"/>
      </w:pPr>
      <w:rPr>
        <w:rFonts w:hint="default"/>
        <w:lang w:val="en-US" w:eastAsia="en-US" w:bidi="en-US"/>
      </w:rPr>
    </w:lvl>
    <w:lvl w:ilvl="2" w:tplc="F57E7516">
      <w:numFmt w:val="bullet"/>
      <w:lvlText w:val="•"/>
      <w:lvlJc w:val="left"/>
      <w:pPr>
        <w:ind w:left="2778" w:hanging="346"/>
      </w:pPr>
      <w:rPr>
        <w:rFonts w:hint="default"/>
        <w:lang w:val="en-US" w:eastAsia="en-US" w:bidi="en-US"/>
      </w:rPr>
    </w:lvl>
    <w:lvl w:ilvl="3" w:tplc="43A0B648">
      <w:numFmt w:val="bullet"/>
      <w:lvlText w:val="•"/>
      <w:lvlJc w:val="left"/>
      <w:pPr>
        <w:ind w:left="3587" w:hanging="346"/>
      </w:pPr>
      <w:rPr>
        <w:rFonts w:hint="default"/>
        <w:lang w:val="en-US" w:eastAsia="en-US" w:bidi="en-US"/>
      </w:rPr>
    </w:lvl>
    <w:lvl w:ilvl="4" w:tplc="84842CF2">
      <w:numFmt w:val="bullet"/>
      <w:lvlText w:val="•"/>
      <w:lvlJc w:val="left"/>
      <w:pPr>
        <w:ind w:left="4396" w:hanging="346"/>
      </w:pPr>
      <w:rPr>
        <w:rFonts w:hint="default"/>
        <w:lang w:val="en-US" w:eastAsia="en-US" w:bidi="en-US"/>
      </w:rPr>
    </w:lvl>
    <w:lvl w:ilvl="5" w:tplc="C19AC5C4">
      <w:numFmt w:val="bullet"/>
      <w:lvlText w:val="•"/>
      <w:lvlJc w:val="left"/>
      <w:pPr>
        <w:ind w:left="5205" w:hanging="346"/>
      </w:pPr>
      <w:rPr>
        <w:rFonts w:hint="default"/>
        <w:lang w:val="en-US" w:eastAsia="en-US" w:bidi="en-US"/>
      </w:rPr>
    </w:lvl>
    <w:lvl w:ilvl="6" w:tplc="97A4DBFE">
      <w:numFmt w:val="bullet"/>
      <w:lvlText w:val="•"/>
      <w:lvlJc w:val="left"/>
      <w:pPr>
        <w:ind w:left="6014" w:hanging="346"/>
      </w:pPr>
      <w:rPr>
        <w:rFonts w:hint="default"/>
        <w:lang w:val="en-US" w:eastAsia="en-US" w:bidi="en-US"/>
      </w:rPr>
    </w:lvl>
    <w:lvl w:ilvl="7" w:tplc="2A1AACF2">
      <w:numFmt w:val="bullet"/>
      <w:lvlText w:val="•"/>
      <w:lvlJc w:val="left"/>
      <w:pPr>
        <w:ind w:left="6823" w:hanging="346"/>
      </w:pPr>
      <w:rPr>
        <w:rFonts w:hint="default"/>
        <w:lang w:val="en-US" w:eastAsia="en-US" w:bidi="en-US"/>
      </w:rPr>
    </w:lvl>
    <w:lvl w:ilvl="8" w:tplc="3BA80C1E">
      <w:numFmt w:val="bullet"/>
      <w:lvlText w:val="•"/>
      <w:lvlJc w:val="left"/>
      <w:pPr>
        <w:ind w:left="7632" w:hanging="346"/>
      </w:pPr>
      <w:rPr>
        <w:rFonts w:hint="default"/>
        <w:lang w:val="en-US" w:eastAsia="en-US" w:bidi="en-US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10"/>
  </w:num>
  <w:num w:numId="7">
    <w:abstractNumId w:val="5"/>
  </w:num>
  <w:num w:numId="8">
    <w:abstractNumId w:val="1"/>
  </w:num>
  <w:num w:numId="9">
    <w:abstractNumId w:val="2"/>
  </w:num>
  <w:num w:numId="10">
    <w:abstractNumId w:val="8"/>
  </w:num>
  <w:num w:numId="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wati Sharma (Legal,ISC)">
    <w15:presenceInfo w15:providerId="AD" w15:userId="S::Swati.Sharma1@goIndiGo.in::ac72b874-95cc-4b55-af1f-7cf41a32b7d2"/>
  </w15:person>
  <w15:person w15:author="Rinika Gautam (Digital,ISC)">
    <w15:presenceInfo w15:providerId="AD" w15:userId="S::Rinika.Gautam@goIndiGo.in::a973e993-0e4f-4654-ae2b-04d0afbd3bc7"/>
  </w15:person>
  <w15:person w15:author="Gaurav Yadav (FIN,ISC)">
    <w15:presenceInfo w15:providerId="AD" w15:userId="S::Gaurav.Yadav3@goIndiGo.in::6a0222f3-6318-4601-99fa-154efe5f6934"/>
  </w15:person>
  <w15:person w15:author="Shishir Upadhyay (Digital,ISC) (X-IGT)">
    <w15:presenceInfo w15:providerId="AD" w15:userId="S-1-5-21-2783114922-2817001173-3339588246-2683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21"/>
    <w:rsid w:val="00001AB8"/>
    <w:rsid w:val="00006B3A"/>
    <w:rsid w:val="00006D90"/>
    <w:rsid w:val="0001450F"/>
    <w:rsid w:val="0001647A"/>
    <w:rsid w:val="000222D9"/>
    <w:rsid w:val="00024EB5"/>
    <w:rsid w:val="000260AF"/>
    <w:rsid w:val="00027B5E"/>
    <w:rsid w:val="00030983"/>
    <w:rsid w:val="00032E03"/>
    <w:rsid w:val="0003354E"/>
    <w:rsid w:val="00042B0F"/>
    <w:rsid w:val="00042E6F"/>
    <w:rsid w:val="000434EB"/>
    <w:rsid w:val="000436AA"/>
    <w:rsid w:val="00046ABD"/>
    <w:rsid w:val="000523F8"/>
    <w:rsid w:val="00053682"/>
    <w:rsid w:val="00064275"/>
    <w:rsid w:val="00064EFA"/>
    <w:rsid w:val="000709B0"/>
    <w:rsid w:val="00072492"/>
    <w:rsid w:val="0007356E"/>
    <w:rsid w:val="00073CB2"/>
    <w:rsid w:val="00074D77"/>
    <w:rsid w:val="00084431"/>
    <w:rsid w:val="00085213"/>
    <w:rsid w:val="00087B79"/>
    <w:rsid w:val="00094BBE"/>
    <w:rsid w:val="000956FC"/>
    <w:rsid w:val="000A1386"/>
    <w:rsid w:val="000A3A71"/>
    <w:rsid w:val="000A7B47"/>
    <w:rsid w:val="000B6124"/>
    <w:rsid w:val="000B7E1F"/>
    <w:rsid w:val="000C0493"/>
    <w:rsid w:val="000C1776"/>
    <w:rsid w:val="000C45EA"/>
    <w:rsid w:val="000C6A13"/>
    <w:rsid w:val="000D04EC"/>
    <w:rsid w:val="000D17B7"/>
    <w:rsid w:val="000D2A9C"/>
    <w:rsid w:val="000D79F3"/>
    <w:rsid w:val="000D7A31"/>
    <w:rsid w:val="000E0174"/>
    <w:rsid w:val="000E07D6"/>
    <w:rsid w:val="000E12AB"/>
    <w:rsid w:val="000E1C83"/>
    <w:rsid w:val="000E472E"/>
    <w:rsid w:val="000F2966"/>
    <w:rsid w:val="000F497E"/>
    <w:rsid w:val="00100ECA"/>
    <w:rsid w:val="00102771"/>
    <w:rsid w:val="001075BC"/>
    <w:rsid w:val="00107783"/>
    <w:rsid w:val="00122C6C"/>
    <w:rsid w:val="00124336"/>
    <w:rsid w:val="00125721"/>
    <w:rsid w:val="001260C4"/>
    <w:rsid w:val="001312C6"/>
    <w:rsid w:val="00143F21"/>
    <w:rsid w:val="001471BB"/>
    <w:rsid w:val="00152F02"/>
    <w:rsid w:val="00153915"/>
    <w:rsid w:val="001544DB"/>
    <w:rsid w:val="00161655"/>
    <w:rsid w:val="001623A5"/>
    <w:rsid w:val="0016296B"/>
    <w:rsid w:val="00163CAE"/>
    <w:rsid w:val="001646C0"/>
    <w:rsid w:val="00164E04"/>
    <w:rsid w:val="001658A6"/>
    <w:rsid w:val="00166DFC"/>
    <w:rsid w:val="0017101B"/>
    <w:rsid w:val="00171B17"/>
    <w:rsid w:val="00180296"/>
    <w:rsid w:val="00180BF1"/>
    <w:rsid w:val="00180CA6"/>
    <w:rsid w:val="0018591E"/>
    <w:rsid w:val="001872DB"/>
    <w:rsid w:val="00194D72"/>
    <w:rsid w:val="00195BD3"/>
    <w:rsid w:val="001961A4"/>
    <w:rsid w:val="001A01DE"/>
    <w:rsid w:val="001A156E"/>
    <w:rsid w:val="001A2FE7"/>
    <w:rsid w:val="001A494F"/>
    <w:rsid w:val="001A4F86"/>
    <w:rsid w:val="001A6CE7"/>
    <w:rsid w:val="001A787A"/>
    <w:rsid w:val="001B0286"/>
    <w:rsid w:val="001B1004"/>
    <w:rsid w:val="001B5B16"/>
    <w:rsid w:val="001B7AB1"/>
    <w:rsid w:val="001C01FC"/>
    <w:rsid w:val="001C084B"/>
    <w:rsid w:val="001C2202"/>
    <w:rsid w:val="001C3DBF"/>
    <w:rsid w:val="001C6EEB"/>
    <w:rsid w:val="001D76CE"/>
    <w:rsid w:val="001E5B3E"/>
    <w:rsid w:val="001E6158"/>
    <w:rsid w:val="001F1CF1"/>
    <w:rsid w:val="001F5EC3"/>
    <w:rsid w:val="002017D1"/>
    <w:rsid w:val="00204B76"/>
    <w:rsid w:val="002054AA"/>
    <w:rsid w:val="00207EF5"/>
    <w:rsid w:val="0021207E"/>
    <w:rsid w:val="0021726B"/>
    <w:rsid w:val="00227BC4"/>
    <w:rsid w:val="00231B97"/>
    <w:rsid w:val="00232A41"/>
    <w:rsid w:val="00232FDC"/>
    <w:rsid w:val="00233451"/>
    <w:rsid w:val="0023649F"/>
    <w:rsid w:val="00241EB4"/>
    <w:rsid w:val="00243154"/>
    <w:rsid w:val="0024380F"/>
    <w:rsid w:val="002463FA"/>
    <w:rsid w:val="0024656E"/>
    <w:rsid w:val="00247407"/>
    <w:rsid w:val="00253AC8"/>
    <w:rsid w:val="00262CE1"/>
    <w:rsid w:val="00262DD8"/>
    <w:rsid w:val="00262DFF"/>
    <w:rsid w:val="00264506"/>
    <w:rsid w:val="00270945"/>
    <w:rsid w:val="00272D3B"/>
    <w:rsid w:val="00284940"/>
    <w:rsid w:val="00285B1B"/>
    <w:rsid w:val="002906A6"/>
    <w:rsid w:val="00292410"/>
    <w:rsid w:val="00293FD8"/>
    <w:rsid w:val="00295D8A"/>
    <w:rsid w:val="00296C49"/>
    <w:rsid w:val="002A687D"/>
    <w:rsid w:val="002B084E"/>
    <w:rsid w:val="002B2FA5"/>
    <w:rsid w:val="002B4F73"/>
    <w:rsid w:val="002B79AF"/>
    <w:rsid w:val="002C00F1"/>
    <w:rsid w:val="002D0BFB"/>
    <w:rsid w:val="002D1207"/>
    <w:rsid w:val="002D57E6"/>
    <w:rsid w:val="002E1AEE"/>
    <w:rsid w:val="002E6B3D"/>
    <w:rsid w:val="002E714B"/>
    <w:rsid w:val="002F082D"/>
    <w:rsid w:val="0030079D"/>
    <w:rsid w:val="00301894"/>
    <w:rsid w:val="00301F83"/>
    <w:rsid w:val="00302C41"/>
    <w:rsid w:val="003038E1"/>
    <w:rsid w:val="00305805"/>
    <w:rsid w:val="003128D1"/>
    <w:rsid w:val="00314952"/>
    <w:rsid w:val="00314C8C"/>
    <w:rsid w:val="00315396"/>
    <w:rsid w:val="00324DA0"/>
    <w:rsid w:val="00325C0E"/>
    <w:rsid w:val="00327894"/>
    <w:rsid w:val="003319A9"/>
    <w:rsid w:val="00333DC8"/>
    <w:rsid w:val="00333E95"/>
    <w:rsid w:val="00336581"/>
    <w:rsid w:val="00340D5E"/>
    <w:rsid w:val="0034560D"/>
    <w:rsid w:val="00346077"/>
    <w:rsid w:val="00346137"/>
    <w:rsid w:val="00347EF9"/>
    <w:rsid w:val="0035065C"/>
    <w:rsid w:val="00356EB0"/>
    <w:rsid w:val="00357280"/>
    <w:rsid w:val="003574F6"/>
    <w:rsid w:val="00365156"/>
    <w:rsid w:val="0036764B"/>
    <w:rsid w:val="00372D38"/>
    <w:rsid w:val="00373673"/>
    <w:rsid w:val="003741D4"/>
    <w:rsid w:val="0037570B"/>
    <w:rsid w:val="00380083"/>
    <w:rsid w:val="00381FE8"/>
    <w:rsid w:val="00386CDB"/>
    <w:rsid w:val="00387E9E"/>
    <w:rsid w:val="00392838"/>
    <w:rsid w:val="00393B30"/>
    <w:rsid w:val="00394EFE"/>
    <w:rsid w:val="00395944"/>
    <w:rsid w:val="00395B97"/>
    <w:rsid w:val="003A1A08"/>
    <w:rsid w:val="003A28F4"/>
    <w:rsid w:val="003A3BF1"/>
    <w:rsid w:val="003A3E88"/>
    <w:rsid w:val="003B0510"/>
    <w:rsid w:val="003B2816"/>
    <w:rsid w:val="003B2895"/>
    <w:rsid w:val="003B2F44"/>
    <w:rsid w:val="003B37BF"/>
    <w:rsid w:val="003B4575"/>
    <w:rsid w:val="003B4F31"/>
    <w:rsid w:val="003B6A37"/>
    <w:rsid w:val="003B6DEF"/>
    <w:rsid w:val="003B772D"/>
    <w:rsid w:val="003C1686"/>
    <w:rsid w:val="003C1B61"/>
    <w:rsid w:val="003C4B12"/>
    <w:rsid w:val="003C5286"/>
    <w:rsid w:val="003C6083"/>
    <w:rsid w:val="003C6122"/>
    <w:rsid w:val="003C7A30"/>
    <w:rsid w:val="003D01EA"/>
    <w:rsid w:val="003D2D8A"/>
    <w:rsid w:val="003D4420"/>
    <w:rsid w:val="003D51CB"/>
    <w:rsid w:val="003D73E4"/>
    <w:rsid w:val="003E561E"/>
    <w:rsid w:val="003E6128"/>
    <w:rsid w:val="003E7FC3"/>
    <w:rsid w:val="003F1DF7"/>
    <w:rsid w:val="003F1F7E"/>
    <w:rsid w:val="0041267E"/>
    <w:rsid w:val="0041379E"/>
    <w:rsid w:val="00413EAF"/>
    <w:rsid w:val="00414437"/>
    <w:rsid w:val="00414CF2"/>
    <w:rsid w:val="00415355"/>
    <w:rsid w:val="00415752"/>
    <w:rsid w:val="00423010"/>
    <w:rsid w:val="0042548E"/>
    <w:rsid w:val="00427727"/>
    <w:rsid w:val="004306C4"/>
    <w:rsid w:val="0043495A"/>
    <w:rsid w:val="004358D4"/>
    <w:rsid w:val="00435A73"/>
    <w:rsid w:val="00435FCE"/>
    <w:rsid w:val="00440B3A"/>
    <w:rsid w:val="00440EE3"/>
    <w:rsid w:val="00441241"/>
    <w:rsid w:val="00456578"/>
    <w:rsid w:val="0046764E"/>
    <w:rsid w:val="00470AD9"/>
    <w:rsid w:val="00471B5B"/>
    <w:rsid w:val="00474808"/>
    <w:rsid w:val="00474CF0"/>
    <w:rsid w:val="004750F6"/>
    <w:rsid w:val="00476757"/>
    <w:rsid w:val="004770C2"/>
    <w:rsid w:val="004805A0"/>
    <w:rsid w:val="00480E74"/>
    <w:rsid w:val="00483E16"/>
    <w:rsid w:val="004864D8"/>
    <w:rsid w:val="00487150"/>
    <w:rsid w:val="00487992"/>
    <w:rsid w:val="004930AA"/>
    <w:rsid w:val="00495C08"/>
    <w:rsid w:val="004A3205"/>
    <w:rsid w:val="004A5C17"/>
    <w:rsid w:val="004B36A1"/>
    <w:rsid w:val="004B3908"/>
    <w:rsid w:val="004C37FF"/>
    <w:rsid w:val="004C4DA9"/>
    <w:rsid w:val="004C5075"/>
    <w:rsid w:val="004C782C"/>
    <w:rsid w:val="004D10EF"/>
    <w:rsid w:val="004D2421"/>
    <w:rsid w:val="004D2635"/>
    <w:rsid w:val="004E1EBC"/>
    <w:rsid w:val="004E4A8C"/>
    <w:rsid w:val="004E4E5F"/>
    <w:rsid w:val="004E5328"/>
    <w:rsid w:val="004E7EA1"/>
    <w:rsid w:val="004F4EA6"/>
    <w:rsid w:val="00503E10"/>
    <w:rsid w:val="00503E88"/>
    <w:rsid w:val="00504EAD"/>
    <w:rsid w:val="00505343"/>
    <w:rsid w:val="00512237"/>
    <w:rsid w:val="005164DB"/>
    <w:rsid w:val="005210F2"/>
    <w:rsid w:val="0052226D"/>
    <w:rsid w:val="0052394E"/>
    <w:rsid w:val="00526795"/>
    <w:rsid w:val="00531A25"/>
    <w:rsid w:val="00532BE2"/>
    <w:rsid w:val="00532DB8"/>
    <w:rsid w:val="005334F0"/>
    <w:rsid w:val="00547AAF"/>
    <w:rsid w:val="00553C56"/>
    <w:rsid w:val="00553DBC"/>
    <w:rsid w:val="00556518"/>
    <w:rsid w:val="00562445"/>
    <w:rsid w:val="00567A3E"/>
    <w:rsid w:val="00567ACD"/>
    <w:rsid w:val="00575E7C"/>
    <w:rsid w:val="0057669D"/>
    <w:rsid w:val="00577767"/>
    <w:rsid w:val="005903A0"/>
    <w:rsid w:val="00592AB7"/>
    <w:rsid w:val="005943F2"/>
    <w:rsid w:val="00596D9F"/>
    <w:rsid w:val="00596F49"/>
    <w:rsid w:val="00597FB0"/>
    <w:rsid w:val="005A08F5"/>
    <w:rsid w:val="005A117E"/>
    <w:rsid w:val="005A293D"/>
    <w:rsid w:val="005A51B5"/>
    <w:rsid w:val="005A5861"/>
    <w:rsid w:val="005A6C80"/>
    <w:rsid w:val="005B0DCF"/>
    <w:rsid w:val="005B15D9"/>
    <w:rsid w:val="005B5038"/>
    <w:rsid w:val="005B6D40"/>
    <w:rsid w:val="005C21BC"/>
    <w:rsid w:val="005C381D"/>
    <w:rsid w:val="005C46A3"/>
    <w:rsid w:val="005C638A"/>
    <w:rsid w:val="005C7108"/>
    <w:rsid w:val="005D2E4A"/>
    <w:rsid w:val="005D6459"/>
    <w:rsid w:val="005D78B1"/>
    <w:rsid w:val="005E1A25"/>
    <w:rsid w:val="005E27BA"/>
    <w:rsid w:val="005F2329"/>
    <w:rsid w:val="005F3FAF"/>
    <w:rsid w:val="005F5508"/>
    <w:rsid w:val="005F661D"/>
    <w:rsid w:val="006101B9"/>
    <w:rsid w:val="0061218F"/>
    <w:rsid w:val="0061245A"/>
    <w:rsid w:val="0061591C"/>
    <w:rsid w:val="006243ED"/>
    <w:rsid w:val="00624A7D"/>
    <w:rsid w:val="00627248"/>
    <w:rsid w:val="00630FB6"/>
    <w:rsid w:val="00631B27"/>
    <w:rsid w:val="00632F0A"/>
    <w:rsid w:val="00634CEB"/>
    <w:rsid w:val="00635CBF"/>
    <w:rsid w:val="00637B96"/>
    <w:rsid w:val="00641940"/>
    <w:rsid w:val="00643151"/>
    <w:rsid w:val="00645CAE"/>
    <w:rsid w:val="00647A74"/>
    <w:rsid w:val="00650856"/>
    <w:rsid w:val="00653E26"/>
    <w:rsid w:val="00656085"/>
    <w:rsid w:val="00660E5B"/>
    <w:rsid w:val="00661851"/>
    <w:rsid w:val="0066295F"/>
    <w:rsid w:val="00662D1F"/>
    <w:rsid w:val="006638D6"/>
    <w:rsid w:val="00664EE7"/>
    <w:rsid w:val="006667F9"/>
    <w:rsid w:val="00671426"/>
    <w:rsid w:val="006720BF"/>
    <w:rsid w:val="00674474"/>
    <w:rsid w:val="0067503A"/>
    <w:rsid w:val="00680322"/>
    <w:rsid w:val="00683526"/>
    <w:rsid w:val="006844AF"/>
    <w:rsid w:val="0068744D"/>
    <w:rsid w:val="00691550"/>
    <w:rsid w:val="006937E8"/>
    <w:rsid w:val="006A2905"/>
    <w:rsid w:val="006A4ACB"/>
    <w:rsid w:val="006A6935"/>
    <w:rsid w:val="006A79CB"/>
    <w:rsid w:val="006B1314"/>
    <w:rsid w:val="006B1945"/>
    <w:rsid w:val="006B1F9C"/>
    <w:rsid w:val="006B5BC6"/>
    <w:rsid w:val="006B6163"/>
    <w:rsid w:val="006B71E8"/>
    <w:rsid w:val="006C2DDE"/>
    <w:rsid w:val="006C4387"/>
    <w:rsid w:val="006C6E43"/>
    <w:rsid w:val="006D2E6E"/>
    <w:rsid w:val="006D3311"/>
    <w:rsid w:val="006D49C8"/>
    <w:rsid w:val="006D76E5"/>
    <w:rsid w:val="006D7A5A"/>
    <w:rsid w:val="006E4832"/>
    <w:rsid w:val="006E7F99"/>
    <w:rsid w:val="006F0DA0"/>
    <w:rsid w:val="006F482D"/>
    <w:rsid w:val="006F4CFF"/>
    <w:rsid w:val="006F763F"/>
    <w:rsid w:val="006F7E0C"/>
    <w:rsid w:val="007013BD"/>
    <w:rsid w:val="00702277"/>
    <w:rsid w:val="00702D6E"/>
    <w:rsid w:val="007075B0"/>
    <w:rsid w:val="00711E5F"/>
    <w:rsid w:val="007121BA"/>
    <w:rsid w:val="00717181"/>
    <w:rsid w:val="007179E3"/>
    <w:rsid w:val="00720A74"/>
    <w:rsid w:val="007220DB"/>
    <w:rsid w:val="00723C92"/>
    <w:rsid w:val="00724363"/>
    <w:rsid w:val="00726463"/>
    <w:rsid w:val="00726639"/>
    <w:rsid w:val="00731811"/>
    <w:rsid w:val="007333BE"/>
    <w:rsid w:val="007437E0"/>
    <w:rsid w:val="007517AD"/>
    <w:rsid w:val="007520C6"/>
    <w:rsid w:val="00752476"/>
    <w:rsid w:val="007531CF"/>
    <w:rsid w:val="007567F5"/>
    <w:rsid w:val="00761CBC"/>
    <w:rsid w:val="00766151"/>
    <w:rsid w:val="007737B8"/>
    <w:rsid w:val="007805CC"/>
    <w:rsid w:val="00780DF8"/>
    <w:rsid w:val="00783B09"/>
    <w:rsid w:val="00783F23"/>
    <w:rsid w:val="0079510E"/>
    <w:rsid w:val="007959C3"/>
    <w:rsid w:val="00796A48"/>
    <w:rsid w:val="00797AC9"/>
    <w:rsid w:val="007A0B4F"/>
    <w:rsid w:val="007A32DF"/>
    <w:rsid w:val="007A599A"/>
    <w:rsid w:val="007B18DD"/>
    <w:rsid w:val="007B3C2E"/>
    <w:rsid w:val="007C006E"/>
    <w:rsid w:val="007C3F4C"/>
    <w:rsid w:val="007C4799"/>
    <w:rsid w:val="007C73B4"/>
    <w:rsid w:val="007C7F0D"/>
    <w:rsid w:val="007D4840"/>
    <w:rsid w:val="007D772B"/>
    <w:rsid w:val="007E33C4"/>
    <w:rsid w:val="007E475A"/>
    <w:rsid w:val="007E7918"/>
    <w:rsid w:val="007F02E2"/>
    <w:rsid w:val="007F36A0"/>
    <w:rsid w:val="007F399D"/>
    <w:rsid w:val="00807708"/>
    <w:rsid w:val="00812661"/>
    <w:rsid w:val="0081294F"/>
    <w:rsid w:val="00812B41"/>
    <w:rsid w:val="00816BC3"/>
    <w:rsid w:val="0082429D"/>
    <w:rsid w:val="00824C14"/>
    <w:rsid w:val="008260D8"/>
    <w:rsid w:val="0082671C"/>
    <w:rsid w:val="00826F0A"/>
    <w:rsid w:val="0083022C"/>
    <w:rsid w:val="00836D31"/>
    <w:rsid w:val="00837ED5"/>
    <w:rsid w:val="008428F7"/>
    <w:rsid w:val="00843094"/>
    <w:rsid w:val="00847DC2"/>
    <w:rsid w:val="00855340"/>
    <w:rsid w:val="008570C1"/>
    <w:rsid w:val="00857C96"/>
    <w:rsid w:val="00857D7E"/>
    <w:rsid w:val="00860767"/>
    <w:rsid w:val="0086112D"/>
    <w:rsid w:val="00872569"/>
    <w:rsid w:val="008725F5"/>
    <w:rsid w:val="00873535"/>
    <w:rsid w:val="00881D21"/>
    <w:rsid w:val="008858C2"/>
    <w:rsid w:val="008874B1"/>
    <w:rsid w:val="00891533"/>
    <w:rsid w:val="00894E83"/>
    <w:rsid w:val="008955D8"/>
    <w:rsid w:val="008A7240"/>
    <w:rsid w:val="008B5E07"/>
    <w:rsid w:val="008C4782"/>
    <w:rsid w:val="008C5F6B"/>
    <w:rsid w:val="008C6BED"/>
    <w:rsid w:val="008C72B7"/>
    <w:rsid w:val="008D1725"/>
    <w:rsid w:val="008D3587"/>
    <w:rsid w:val="008D7760"/>
    <w:rsid w:val="008E7A2B"/>
    <w:rsid w:val="008F318A"/>
    <w:rsid w:val="008F51CE"/>
    <w:rsid w:val="008F73FB"/>
    <w:rsid w:val="00901239"/>
    <w:rsid w:val="009039EA"/>
    <w:rsid w:val="00904DF2"/>
    <w:rsid w:val="00910235"/>
    <w:rsid w:val="00913415"/>
    <w:rsid w:val="0091482E"/>
    <w:rsid w:val="00916E9A"/>
    <w:rsid w:val="00917CE7"/>
    <w:rsid w:val="0092181B"/>
    <w:rsid w:val="009230E9"/>
    <w:rsid w:val="00923D17"/>
    <w:rsid w:val="00926085"/>
    <w:rsid w:val="0093046D"/>
    <w:rsid w:val="00933936"/>
    <w:rsid w:val="00940690"/>
    <w:rsid w:val="0094259E"/>
    <w:rsid w:val="00950E25"/>
    <w:rsid w:val="00954275"/>
    <w:rsid w:val="00954FB1"/>
    <w:rsid w:val="00956196"/>
    <w:rsid w:val="00956E34"/>
    <w:rsid w:val="00957915"/>
    <w:rsid w:val="009603F1"/>
    <w:rsid w:val="009639DE"/>
    <w:rsid w:val="0096431E"/>
    <w:rsid w:val="009658D9"/>
    <w:rsid w:val="00970E81"/>
    <w:rsid w:val="00970EB7"/>
    <w:rsid w:val="00972CEC"/>
    <w:rsid w:val="009750DF"/>
    <w:rsid w:val="00975462"/>
    <w:rsid w:val="00977ED7"/>
    <w:rsid w:val="0098121C"/>
    <w:rsid w:val="00981D2D"/>
    <w:rsid w:val="00983D8F"/>
    <w:rsid w:val="0099733C"/>
    <w:rsid w:val="009A0FF5"/>
    <w:rsid w:val="009A14C9"/>
    <w:rsid w:val="009A3631"/>
    <w:rsid w:val="009A7FCC"/>
    <w:rsid w:val="009B108C"/>
    <w:rsid w:val="009B6062"/>
    <w:rsid w:val="009C2944"/>
    <w:rsid w:val="009C395D"/>
    <w:rsid w:val="009C5CF5"/>
    <w:rsid w:val="009C7354"/>
    <w:rsid w:val="009D260D"/>
    <w:rsid w:val="009D4772"/>
    <w:rsid w:val="009D590C"/>
    <w:rsid w:val="009D75DF"/>
    <w:rsid w:val="009E5F14"/>
    <w:rsid w:val="009E6C0C"/>
    <w:rsid w:val="009E756D"/>
    <w:rsid w:val="009F012C"/>
    <w:rsid w:val="009F0E2D"/>
    <w:rsid w:val="009F1B02"/>
    <w:rsid w:val="009F2E5F"/>
    <w:rsid w:val="009F40BC"/>
    <w:rsid w:val="00A00D80"/>
    <w:rsid w:val="00A0593D"/>
    <w:rsid w:val="00A06FB6"/>
    <w:rsid w:val="00A07627"/>
    <w:rsid w:val="00A119B9"/>
    <w:rsid w:val="00A16223"/>
    <w:rsid w:val="00A22D07"/>
    <w:rsid w:val="00A31AB6"/>
    <w:rsid w:val="00A45962"/>
    <w:rsid w:val="00A45DBF"/>
    <w:rsid w:val="00A463A1"/>
    <w:rsid w:val="00A51B4D"/>
    <w:rsid w:val="00A5588D"/>
    <w:rsid w:val="00A620DD"/>
    <w:rsid w:val="00A62FF9"/>
    <w:rsid w:val="00A66E83"/>
    <w:rsid w:val="00A7340F"/>
    <w:rsid w:val="00A73413"/>
    <w:rsid w:val="00A83B3C"/>
    <w:rsid w:val="00A845DA"/>
    <w:rsid w:val="00A84AD8"/>
    <w:rsid w:val="00A84FB9"/>
    <w:rsid w:val="00A86842"/>
    <w:rsid w:val="00A87122"/>
    <w:rsid w:val="00A918B0"/>
    <w:rsid w:val="00A94748"/>
    <w:rsid w:val="00A94758"/>
    <w:rsid w:val="00A9507B"/>
    <w:rsid w:val="00A9632C"/>
    <w:rsid w:val="00AA0B4B"/>
    <w:rsid w:val="00AA22E0"/>
    <w:rsid w:val="00AA536B"/>
    <w:rsid w:val="00AA6858"/>
    <w:rsid w:val="00AB0261"/>
    <w:rsid w:val="00AC29C0"/>
    <w:rsid w:val="00AC4FC4"/>
    <w:rsid w:val="00AC708B"/>
    <w:rsid w:val="00AC77E1"/>
    <w:rsid w:val="00AD0E5A"/>
    <w:rsid w:val="00AD6012"/>
    <w:rsid w:val="00AE18FE"/>
    <w:rsid w:val="00AE485D"/>
    <w:rsid w:val="00AE636D"/>
    <w:rsid w:val="00AE6DB5"/>
    <w:rsid w:val="00AF2C81"/>
    <w:rsid w:val="00AF38A5"/>
    <w:rsid w:val="00AF47DA"/>
    <w:rsid w:val="00AF5F76"/>
    <w:rsid w:val="00B04AF0"/>
    <w:rsid w:val="00B05ED9"/>
    <w:rsid w:val="00B12F21"/>
    <w:rsid w:val="00B15E4E"/>
    <w:rsid w:val="00B17540"/>
    <w:rsid w:val="00B2164F"/>
    <w:rsid w:val="00B23313"/>
    <w:rsid w:val="00B23A99"/>
    <w:rsid w:val="00B24FF9"/>
    <w:rsid w:val="00B26E89"/>
    <w:rsid w:val="00B3040F"/>
    <w:rsid w:val="00B316BB"/>
    <w:rsid w:val="00B31D20"/>
    <w:rsid w:val="00B346E9"/>
    <w:rsid w:val="00B353EC"/>
    <w:rsid w:val="00B457DC"/>
    <w:rsid w:val="00B5238E"/>
    <w:rsid w:val="00B52FE8"/>
    <w:rsid w:val="00B5323A"/>
    <w:rsid w:val="00B55B35"/>
    <w:rsid w:val="00B56296"/>
    <w:rsid w:val="00B63909"/>
    <w:rsid w:val="00B67968"/>
    <w:rsid w:val="00B701D7"/>
    <w:rsid w:val="00B71EF7"/>
    <w:rsid w:val="00B80090"/>
    <w:rsid w:val="00B96D62"/>
    <w:rsid w:val="00B97E3B"/>
    <w:rsid w:val="00BA1937"/>
    <w:rsid w:val="00BA5A07"/>
    <w:rsid w:val="00BB22D0"/>
    <w:rsid w:val="00BB281C"/>
    <w:rsid w:val="00BB3777"/>
    <w:rsid w:val="00BB5190"/>
    <w:rsid w:val="00BB5801"/>
    <w:rsid w:val="00BB786B"/>
    <w:rsid w:val="00BC1256"/>
    <w:rsid w:val="00BC2C09"/>
    <w:rsid w:val="00BD1AE3"/>
    <w:rsid w:val="00BD4BA3"/>
    <w:rsid w:val="00BD72F2"/>
    <w:rsid w:val="00BD7526"/>
    <w:rsid w:val="00BD7D8F"/>
    <w:rsid w:val="00BE1A15"/>
    <w:rsid w:val="00BE3432"/>
    <w:rsid w:val="00BE5EEF"/>
    <w:rsid w:val="00BE6C7D"/>
    <w:rsid w:val="00BE7E27"/>
    <w:rsid w:val="00BF01BC"/>
    <w:rsid w:val="00BF3588"/>
    <w:rsid w:val="00BF7107"/>
    <w:rsid w:val="00C008A0"/>
    <w:rsid w:val="00C0429E"/>
    <w:rsid w:val="00C048B5"/>
    <w:rsid w:val="00C06E0B"/>
    <w:rsid w:val="00C22350"/>
    <w:rsid w:val="00C2576E"/>
    <w:rsid w:val="00C2657A"/>
    <w:rsid w:val="00C26931"/>
    <w:rsid w:val="00C31315"/>
    <w:rsid w:val="00C32B64"/>
    <w:rsid w:val="00C35CDE"/>
    <w:rsid w:val="00C445CC"/>
    <w:rsid w:val="00C476EA"/>
    <w:rsid w:val="00C52749"/>
    <w:rsid w:val="00C536F5"/>
    <w:rsid w:val="00C53ADD"/>
    <w:rsid w:val="00C55FD9"/>
    <w:rsid w:val="00C627C7"/>
    <w:rsid w:val="00C62D8B"/>
    <w:rsid w:val="00C73012"/>
    <w:rsid w:val="00C7517F"/>
    <w:rsid w:val="00C775F0"/>
    <w:rsid w:val="00C81536"/>
    <w:rsid w:val="00C82537"/>
    <w:rsid w:val="00C83F03"/>
    <w:rsid w:val="00C84ED7"/>
    <w:rsid w:val="00C85569"/>
    <w:rsid w:val="00C86385"/>
    <w:rsid w:val="00C96DEE"/>
    <w:rsid w:val="00C97F48"/>
    <w:rsid w:val="00CA1F95"/>
    <w:rsid w:val="00CA55F8"/>
    <w:rsid w:val="00CA7632"/>
    <w:rsid w:val="00CB1F6F"/>
    <w:rsid w:val="00CB579B"/>
    <w:rsid w:val="00CD4216"/>
    <w:rsid w:val="00CE09A9"/>
    <w:rsid w:val="00CE29E1"/>
    <w:rsid w:val="00CE31E3"/>
    <w:rsid w:val="00CE3B8B"/>
    <w:rsid w:val="00CF04BC"/>
    <w:rsid w:val="00CF6AE3"/>
    <w:rsid w:val="00CF6F36"/>
    <w:rsid w:val="00CF6F45"/>
    <w:rsid w:val="00D00232"/>
    <w:rsid w:val="00D0033B"/>
    <w:rsid w:val="00D00C03"/>
    <w:rsid w:val="00D01F19"/>
    <w:rsid w:val="00D0251E"/>
    <w:rsid w:val="00D04703"/>
    <w:rsid w:val="00D060FD"/>
    <w:rsid w:val="00D11703"/>
    <w:rsid w:val="00D21B52"/>
    <w:rsid w:val="00D24C5D"/>
    <w:rsid w:val="00D25482"/>
    <w:rsid w:val="00D26765"/>
    <w:rsid w:val="00D31C86"/>
    <w:rsid w:val="00D325D2"/>
    <w:rsid w:val="00D33B91"/>
    <w:rsid w:val="00D35880"/>
    <w:rsid w:val="00D36BE5"/>
    <w:rsid w:val="00D41F5D"/>
    <w:rsid w:val="00D427AE"/>
    <w:rsid w:val="00D43E1A"/>
    <w:rsid w:val="00D44ADA"/>
    <w:rsid w:val="00D45CF2"/>
    <w:rsid w:val="00D468EA"/>
    <w:rsid w:val="00D51C89"/>
    <w:rsid w:val="00D52105"/>
    <w:rsid w:val="00D538A6"/>
    <w:rsid w:val="00D54B63"/>
    <w:rsid w:val="00D54FFE"/>
    <w:rsid w:val="00D57067"/>
    <w:rsid w:val="00D575E0"/>
    <w:rsid w:val="00D628A6"/>
    <w:rsid w:val="00D6521F"/>
    <w:rsid w:val="00D657D8"/>
    <w:rsid w:val="00D71AF6"/>
    <w:rsid w:val="00D71DFC"/>
    <w:rsid w:val="00D75E83"/>
    <w:rsid w:val="00D76372"/>
    <w:rsid w:val="00D81E5A"/>
    <w:rsid w:val="00D81F74"/>
    <w:rsid w:val="00D86A18"/>
    <w:rsid w:val="00D908CD"/>
    <w:rsid w:val="00D91AD6"/>
    <w:rsid w:val="00D93D7E"/>
    <w:rsid w:val="00D95F0C"/>
    <w:rsid w:val="00DA08D6"/>
    <w:rsid w:val="00DA4671"/>
    <w:rsid w:val="00DA6673"/>
    <w:rsid w:val="00DA66AE"/>
    <w:rsid w:val="00DA7E3F"/>
    <w:rsid w:val="00DB476F"/>
    <w:rsid w:val="00DB4F85"/>
    <w:rsid w:val="00DC5E79"/>
    <w:rsid w:val="00DD31C2"/>
    <w:rsid w:val="00DE7814"/>
    <w:rsid w:val="00DF0200"/>
    <w:rsid w:val="00DF7037"/>
    <w:rsid w:val="00E01A31"/>
    <w:rsid w:val="00E03C44"/>
    <w:rsid w:val="00E07277"/>
    <w:rsid w:val="00E07613"/>
    <w:rsid w:val="00E14030"/>
    <w:rsid w:val="00E1683B"/>
    <w:rsid w:val="00E21DB1"/>
    <w:rsid w:val="00E232E2"/>
    <w:rsid w:val="00E24AE4"/>
    <w:rsid w:val="00E26E3F"/>
    <w:rsid w:val="00E31C2D"/>
    <w:rsid w:val="00E33A0E"/>
    <w:rsid w:val="00E34164"/>
    <w:rsid w:val="00E366C0"/>
    <w:rsid w:val="00E425C7"/>
    <w:rsid w:val="00E454A0"/>
    <w:rsid w:val="00E45A6B"/>
    <w:rsid w:val="00E45DB5"/>
    <w:rsid w:val="00E47255"/>
    <w:rsid w:val="00E525A0"/>
    <w:rsid w:val="00E61EF6"/>
    <w:rsid w:val="00E6217C"/>
    <w:rsid w:val="00E62C10"/>
    <w:rsid w:val="00E71D68"/>
    <w:rsid w:val="00E7575D"/>
    <w:rsid w:val="00E775AF"/>
    <w:rsid w:val="00E82B64"/>
    <w:rsid w:val="00E87529"/>
    <w:rsid w:val="00E92D19"/>
    <w:rsid w:val="00E97CCF"/>
    <w:rsid w:val="00EA534D"/>
    <w:rsid w:val="00EA5533"/>
    <w:rsid w:val="00EA686C"/>
    <w:rsid w:val="00EA7213"/>
    <w:rsid w:val="00EA74BE"/>
    <w:rsid w:val="00EB446B"/>
    <w:rsid w:val="00EB4F1B"/>
    <w:rsid w:val="00EB58CE"/>
    <w:rsid w:val="00EB789E"/>
    <w:rsid w:val="00EC19F7"/>
    <w:rsid w:val="00EC2503"/>
    <w:rsid w:val="00EC2807"/>
    <w:rsid w:val="00EC3770"/>
    <w:rsid w:val="00EC6E3B"/>
    <w:rsid w:val="00ED7804"/>
    <w:rsid w:val="00ED7BD1"/>
    <w:rsid w:val="00EE39CD"/>
    <w:rsid w:val="00F0671F"/>
    <w:rsid w:val="00F06F4C"/>
    <w:rsid w:val="00F075E4"/>
    <w:rsid w:val="00F13016"/>
    <w:rsid w:val="00F13623"/>
    <w:rsid w:val="00F1636D"/>
    <w:rsid w:val="00F22455"/>
    <w:rsid w:val="00F250AD"/>
    <w:rsid w:val="00F310E8"/>
    <w:rsid w:val="00F3136A"/>
    <w:rsid w:val="00F32747"/>
    <w:rsid w:val="00F34009"/>
    <w:rsid w:val="00F35336"/>
    <w:rsid w:val="00F37B7F"/>
    <w:rsid w:val="00F40A8D"/>
    <w:rsid w:val="00F4224E"/>
    <w:rsid w:val="00F430A2"/>
    <w:rsid w:val="00F51668"/>
    <w:rsid w:val="00F52682"/>
    <w:rsid w:val="00F560DC"/>
    <w:rsid w:val="00F575CA"/>
    <w:rsid w:val="00F62681"/>
    <w:rsid w:val="00F66552"/>
    <w:rsid w:val="00F670D2"/>
    <w:rsid w:val="00F702B0"/>
    <w:rsid w:val="00F736E2"/>
    <w:rsid w:val="00F74873"/>
    <w:rsid w:val="00F74BC3"/>
    <w:rsid w:val="00F76BFE"/>
    <w:rsid w:val="00F80082"/>
    <w:rsid w:val="00F81CBC"/>
    <w:rsid w:val="00F826C5"/>
    <w:rsid w:val="00F828BC"/>
    <w:rsid w:val="00F83028"/>
    <w:rsid w:val="00F848FD"/>
    <w:rsid w:val="00F85A03"/>
    <w:rsid w:val="00F85BDE"/>
    <w:rsid w:val="00F907FC"/>
    <w:rsid w:val="00F931B4"/>
    <w:rsid w:val="00F94941"/>
    <w:rsid w:val="00F965AA"/>
    <w:rsid w:val="00FA206A"/>
    <w:rsid w:val="00FB0B8B"/>
    <w:rsid w:val="00FB2C00"/>
    <w:rsid w:val="00FB2DAC"/>
    <w:rsid w:val="00FB5618"/>
    <w:rsid w:val="00FB736D"/>
    <w:rsid w:val="00FC396A"/>
    <w:rsid w:val="00FD323F"/>
    <w:rsid w:val="00FD5CAB"/>
    <w:rsid w:val="00FD7DA7"/>
    <w:rsid w:val="00FE0DE7"/>
    <w:rsid w:val="00FE1067"/>
    <w:rsid w:val="00FE1267"/>
    <w:rsid w:val="00FE3BDC"/>
    <w:rsid w:val="00FE78B1"/>
    <w:rsid w:val="00FE7F16"/>
    <w:rsid w:val="00FF24B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5AA6"/>
  <w15:docId w15:val="{A11234F6-226E-43FC-9419-D0D7A80C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386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41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1710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01B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710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01B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3456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60D"/>
    <w:rPr>
      <w:color w:val="605E5C"/>
      <w:shd w:val="clear" w:color="auto" w:fill="E1DFDD"/>
    </w:rPr>
  </w:style>
  <w:style w:type="paragraph" w:customStyle="1" w:styleId="Letterbodybullet">
    <w:name w:val="Letter body bullet"/>
    <w:rsid w:val="001260C4"/>
    <w:pPr>
      <w:widowControl/>
      <w:numPr>
        <w:numId w:val="5"/>
      </w:numPr>
      <w:autoSpaceDE/>
      <w:autoSpaceDN/>
      <w:spacing w:after="120" w:line="280" w:lineRule="exact"/>
    </w:pPr>
    <w:rPr>
      <w:rFonts w:ascii="Times New Roman" w:eastAsia="Times New Roman" w:hAnsi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277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77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7727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7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727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Revision">
    <w:name w:val="Revision"/>
    <w:hidden/>
    <w:uiPriority w:val="99"/>
    <w:semiHidden/>
    <w:rsid w:val="00427727"/>
    <w:pPr>
      <w:widowControl/>
      <w:autoSpaceDE/>
      <w:autoSpaceDN/>
    </w:pPr>
    <w:rPr>
      <w:rFonts w:ascii="Times New Roman" w:eastAsia="Times New Roman" w:hAnsi="Times New Roman" w:cs="Times New Roman"/>
      <w:lang w:bidi="en-US"/>
    </w:rPr>
  </w:style>
  <w:style w:type="paragraph" w:customStyle="1" w:styleId="P25">
    <w:name w:val="P25"/>
    <w:basedOn w:val="Normal"/>
    <w:rsid w:val="001A494F"/>
    <w:pPr>
      <w:suppressAutoHyphens/>
      <w:autoSpaceDE/>
      <w:autoSpaceDN/>
      <w:spacing w:line="100" w:lineRule="atLeast"/>
      <w:jc w:val="center"/>
    </w:pPr>
    <w:rPr>
      <w:rFonts w:ascii="Calibri" w:eastAsia="Calibri1" w:hAnsi="Calibri" w:cs="Calibri1"/>
      <w:color w:val="00000A"/>
      <w:kern w:val="1"/>
      <w:sz w:val="24"/>
      <w:szCs w:val="20"/>
      <w:lang w:eastAsia="zh-C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A206A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F3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6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085"/>
    <w:rPr>
      <w:rFonts w:ascii="Segoe UI" w:eastAsia="Times New Roman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comments.xml" Type="http://schemas.openxmlformats.org/officeDocument/2006/relationships/comments"/><Relationship Id="rId12" Target="commentsExtended.xml" Type="http://schemas.microsoft.com/office/2011/relationships/commentsExtended"/><Relationship Id="rId13" Target="commentsIds.xml" Type="http://schemas.microsoft.com/office/2016/09/relationships/commentsIds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16" Target="fontTable.xml" Type="http://schemas.openxmlformats.org/officeDocument/2006/relationships/fontTable"/><Relationship Id="rId17" Target="people.xml" Type="http://schemas.microsoft.com/office/2011/relationships/people"/><Relationship Id="rId18" Target="theme/theme1.xml" Type="http://schemas.openxmlformats.org/officeDocument/2006/relationships/theme"/><Relationship Id="rId19" Target="commentsExtensible.xml" Type="http://schemas.microsoft.com/office/2018/08/relationships/commentsExtensibl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http://www.kpmg.com/in" TargetMode="External" Type="http://schemas.openxmlformats.org/officeDocument/2006/relationships/hyperlink"/><Relationship Id="rId2" Target="http://www.kpmg.com/in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8DEA83DE32449B89A12481DD2DCFE" ma:contentTypeVersion="15" ma:contentTypeDescription="Create a new document." ma:contentTypeScope="" ma:versionID="754fcb56ab71dbed3d118634a439afc6">
  <xsd:schema xmlns:xsd="http://www.w3.org/2001/XMLSchema" xmlns:xs="http://www.w3.org/2001/XMLSchema" xmlns:p="http://schemas.microsoft.com/office/2006/metadata/properties" xmlns:ns2="57a556a8-f19a-439c-925c-bc5c59d245ac" xmlns:ns3="dd2d711f-48bc-4a8f-b54e-773b07845841" targetNamespace="http://schemas.microsoft.com/office/2006/metadata/properties" ma:root="true" ma:fieldsID="1379bb96c042947a56ee0e55f162d1e5" ns2:_="" ns3:_="">
    <xsd:import namespace="57a556a8-f19a-439c-925c-bc5c59d245ac"/>
    <xsd:import namespace="dd2d711f-48bc-4a8f-b54e-773b078458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556a8-f19a-439c-925c-bc5c59d245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d711f-48bc-4a8f-b54e-773b078458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f978ec0-47b6-4248-ba72-ff17c07fbf13}" ma:internalName="TaxCatchAll" ma:showField="CatchAllData" ma:web="dd2d711f-48bc-4a8f-b54e-773b078458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556a8-f19a-439c-925c-bc5c59d245ac">
      <Terms xmlns="http://schemas.microsoft.com/office/infopath/2007/PartnerControls"/>
    </lcf76f155ced4ddcb4097134ff3c332f>
    <TaxCatchAll xmlns="dd2d711f-48bc-4a8f-b54e-773b0784584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FAC41-861E-4194-825C-584194BE8E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949352-F14F-4E74-B49D-8BE032EE8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556a8-f19a-439c-925c-bc5c59d245ac"/>
    <ds:schemaRef ds:uri="dd2d711f-48bc-4a8f-b54e-773b0784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9D655C-FFCE-48C6-B571-CD74BB1CE220}">
  <ds:schemaRefs>
    <ds:schemaRef ds:uri="http://schemas.microsoft.com/office/2006/metadata/properties"/>
    <ds:schemaRef ds:uri="http://schemas.microsoft.com/office/infopath/2007/PartnerControls"/>
    <ds:schemaRef ds:uri="57a556a8-f19a-439c-925c-bc5c59d245ac"/>
    <ds:schemaRef ds:uri="dd2d711f-48bc-4a8f-b54e-773b07845841"/>
  </ds:schemaRefs>
</ds:datastoreItem>
</file>

<file path=customXml/itemProps4.xml><?xml version="1.0" encoding="utf-8"?>
<ds:datastoreItem xmlns:ds="http://schemas.openxmlformats.org/officeDocument/2006/customXml" ds:itemID="{40AB0883-EBFC-428F-B520-188B177123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KPMG IndiGo Addendum</vt:lpstr>
    </vt:vector>
  </TitlesOfParts>
  <Company>KPMG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2026-05-19T08:22:00Z</dcterms:created>
  <dc:creator>abc</dc:creator>
  <cp:lastModifiedBy>Shishir Upadhyay (Digital,ISC) (X-IGT)</cp:lastModifiedBy>
  <dcterms:modified xsi:type="dcterms:W3CDTF">2026-05-19T10:57:00Z</dcterms:modified>
  <cp:revision>3</cp:revision>
  <dc:title>KPMG IndiGo Addendum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0x010100F3B8DEA83DE32449B89A12481DD2DCFE</vt:lpwstr>
  </property>
  <property fmtid="{D5CDD505-2E9C-101B-9397-08002B2CF9AE}" pid="3" name="Created">
    <vt:filetime>2023-01-17T00:00:00Z</vt:filetime>
  </property>
  <property fmtid="{D5CDD505-2E9C-101B-9397-08002B2CF9AE}" pid="4" name="Creator">
    <vt:lpwstr>Microsoft® Word for Microsoft 365</vt:lpwstr>
  </property>
  <property fmtid="{D5CDD505-2E9C-101B-9397-08002B2CF9AE}" pid="5" name="DocumentFileId">
    <vt:lpwstr>773928</vt:lpwstr>
  </property>
  <property fmtid="{D5CDD505-2E9C-101B-9397-08002B2CF9AE}" pid="6" name="DocumentId">
    <vt:lpwstr>405462</vt:lpwstr>
  </property>
  <property fmtid="{D5CDD505-2E9C-101B-9397-08002B2CF9AE}" pid="7" name="DocumentLanguage">
    <vt:lpwstr>1</vt:lpwstr>
  </property>
  <property fmtid="{D5CDD505-2E9C-101B-9397-08002B2CF9AE}" pid="8" name="LastSaved">
    <vt:filetime>2024-03-06T00:00:00Z</vt:filetime>
  </property>
  <property fmtid="{D5CDD505-2E9C-101B-9397-08002B2CF9AE}" pid="9" name="MediaServiceImageTags">
    <vt:lpwstr/>
  </property>
  <property fmtid="{D5CDD505-2E9C-101B-9397-08002B2CF9AE}" pid="10" name="MSIP_Label_c5616f8d-06f9-41da-a1a3-92ca0c5ba98a_ActionId">
    <vt:lpwstr>84907c6b-ba3a-49f8-8f2b-750f196aea47</vt:lpwstr>
  </property>
  <property fmtid="{D5CDD505-2E9C-101B-9397-08002B2CF9AE}" pid="11" name="MSIP_Label_c5616f8d-06f9-41da-a1a3-92ca0c5ba98a_ContentBits">
    <vt:lpwstr>0</vt:lpwstr>
  </property>
  <property fmtid="{D5CDD505-2E9C-101B-9397-08002B2CF9AE}" pid="12" name="MSIP_Label_c5616f8d-06f9-41da-a1a3-92ca0c5ba98a_Enabled">
    <vt:lpwstr>true</vt:lpwstr>
  </property>
  <property fmtid="{D5CDD505-2E9C-101B-9397-08002B2CF9AE}" pid="13" name="MSIP_Label_c5616f8d-06f9-41da-a1a3-92ca0c5ba98a_Method">
    <vt:lpwstr>Standard</vt:lpwstr>
  </property>
  <property fmtid="{D5CDD505-2E9C-101B-9397-08002B2CF9AE}" pid="14" name="MSIP_Label_c5616f8d-06f9-41da-a1a3-92ca0c5ba98a_Name">
    <vt:lpwstr>Internal</vt:lpwstr>
  </property>
  <property fmtid="{D5CDD505-2E9C-101B-9397-08002B2CF9AE}" pid="15" name="MSIP_Label_c5616f8d-06f9-41da-a1a3-92ca0c5ba98a_SetDate">
    <vt:lpwstr>2024-04-01T06:12:13Z</vt:lpwstr>
  </property>
  <property fmtid="{D5CDD505-2E9C-101B-9397-08002B2CF9AE}" pid="16" name="MSIP_Label_c5616f8d-06f9-41da-a1a3-92ca0c5ba98a_SiteId">
    <vt:lpwstr>73f2e714-a32e-4697-9449-dffe1df8a5d5</vt:lpwstr>
  </property>
  <property fmtid="{D5CDD505-2E9C-101B-9397-08002B2CF9AE}" pid="17" name="ParentEntityId">
    <vt:lpwstr>17243</vt:lpwstr>
  </property>
  <property fmtid="{D5CDD505-2E9C-101B-9397-08002B2CF9AE}" pid="18" name="ParentEntityTypeId">
    <vt:lpwstr>160</vt:lpwstr>
  </property>
  <property fmtid="{D5CDD505-2E9C-101B-9397-08002B2CF9AE}" pid="19" name="UploadedOn">
    <vt:lpwstr>04-27-2026</vt:lpwstr>
  </property>
  <property fmtid="{D5CDD505-2E9C-101B-9397-08002B2CF9AE}" pid="20" name="Version">
    <vt:lpwstr>1.0</vt:lpwstr>
  </property>
</Properties>
</file>