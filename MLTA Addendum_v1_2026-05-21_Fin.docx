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ms-office.classificationlabels+xml" PartName="/docMetadata/LabelInfo.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commentsExtensible+xml" PartName="/word/commentsExtensible.xml"/>
  <Override ContentType="application/vnd.openxmlformats-officedocument.wordprocessingml.commentsIds+xml" PartName="/word/commentsId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 Id="rId5" Target="docMetadata/LabelInfo.xml" Type="http://schemas.microsoft.com/office/2020/02/relationships/classificationlabel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FA42EE" w14:textId="77777777" w:rsidR="002759F9" w:rsidRDefault="002759F9" w:rsidP="002759F9">
      <w:pPr>
        <w:pStyle w:val="Title"/>
        <w:rPr>
          <w:rFonts w:asciiTheme="minorHAnsi" w:hAnsiTheme="minorHAnsi" w:cstheme="minorHAnsi"/>
          <w:b/>
          <w:sz w:val="32"/>
          <w:szCs w:val="32"/>
        </w:rPr>
      </w:pPr>
      <w:r>
        <w:rPr>
          <w:rFonts w:asciiTheme="minorHAnsi" w:hAnsiTheme="minorHAnsi" w:cstheme="minorHAnsi"/>
          <w:b/>
          <w:noProof/>
          <w:sz w:val="32"/>
          <w:szCs w:val="32"/>
          <w:lang w:val="en-GB" w:eastAsia="en-GB"/>
        </w:rPr>
        <w:drawing>
          <wp:anchor distT="0" distB="0" distL="114300" distR="114300" simplePos="0" relativeHeight="251658240" behindDoc="1" locked="0" layoutInCell="1" allowOverlap="1" wp14:anchorId="5D6E4120" wp14:editId="69C53EF1">
            <wp:simplePos x="0" y="0"/>
            <wp:positionH relativeFrom="margin">
              <wp:align>left</wp:align>
            </wp:positionH>
            <wp:positionV relativeFrom="paragraph">
              <wp:posOffset>-93345</wp:posOffset>
            </wp:positionV>
            <wp:extent cx="743585" cy="9753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3585" cy="975360"/>
                    </a:xfrm>
                    <a:prstGeom prst="rect">
                      <a:avLst/>
                    </a:prstGeom>
                    <a:noFill/>
                  </pic:spPr>
                </pic:pic>
              </a:graphicData>
            </a:graphic>
          </wp:anchor>
        </w:drawing>
      </w:r>
    </w:p>
    <w:p w14:paraId="16E67A2F" w14:textId="77777777" w:rsidR="002759F9" w:rsidRPr="002759F9" w:rsidRDefault="002759F9" w:rsidP="002759F9"/>
    <w:p w14:paraId="22EA08C2" w14:textId="77777777" w:rsidR="002759F9" w:rsidRDefault="002759F9" w:rsidP="002759F9">
      <w:pPr>
        <w:pStyle w:val="Title"/>
        <w:jc w:val="center"/>
        <w:rPr>
          <w:rFonts w:asciiTheme="minorHAnsi" w:hAnsiTheme="minorHAnsi" w:cstheme="minorHAnsi"/>
          <w:b/>
          <w:sz w:val="32"/>
          <w:szCs w:val="32"/>
        </w:rPr>
      </w:pPr>
    </w:p>
    <w:p w14:paraId="075ED059" w14:textId="77777777" w:rsidR="002759F9" w:rsidRDefault="002759F9" w:rsidP="002759F9">
      <w:pPr>
        <w:pStyle w:val="Title"/>
        <w:jc w:val="center"/>
        <w:rPr>
          <w:rFonts w:asciiTheme="minorHAnsi" w:hAnsiTheme="minorHAnsi" w:cstheme="minorHAnsi"/>
          <w:b/>
          <w:sz w:val="32"/>
          <w:szCs w:val="32"/>
        </w:rPr>
      </w:pPr>
    </w:p>
    <w:p w14:paraId="5B6B9FF3" w14:textId="2B8B52D7" w:rsidR="002759F9" w:rsidRDefault="004C6556" w:rsidP="002759F9">
      <w:pPr>
        <w:pStyle w:val="Title"/>
        <w:jc w:val="center"/>
        <w:divId w:val="2339758009"/>
        <w:rPr>
          <w:rFonts w:asciiTheme="minorHAnsi" w:hAnsiTheme="minorHAnsi" w:cstheme="minorHAnsi"/>
          <w:b/>
          <w:sz w:val="32"/>
          <w:szCs w:val="32"/>
        </w:rPr>
      </w:pPr>
      <w:commentRangeStart w:id="0"/>
      <w:r>
        <w:rPr>
          <w:rFonts w:asciiTheme="minorHAnsi" w:hAnsiTheme="minorHAnsi" w:cstheme="minorHAnsi"/>
          <w:b/>
          <w:sz w:val="32"/>
          <w:szCs w:val="32"/>
        </w:rPr>
        <w:t>Addendum</w:t>
      </w:r>
      <w:r w:rsidR="002759F9">
        <w:rPr>
          <w:rFonts w:asciiTheme="minorHAnsi" w:hAnsiTheme="minorHAnsi" w:cstheme="minorHAnsi"/>
          <w:b/>
          <w:sz w:val="32"/>
          <w:szCs w:val="32"/>
        </w:rPr>
        <w:t xml:space="preserve"> to </w:t>
      </w:r>
      <w:r w:rsidR="006B12D7">
        <w:rPr>
          <w:rFonts w:asciiTheme="minorHAnsi" w:hAnsiTheme="minorHAnsi" w:cstheme="minorHAnsi"/>
          <w:b/>
          <w:sz w:val="32"/>
          <w:szCs w:val="32"/>
        </w:rPr>
        <w:t>MLTA</w:t>
      </w:r>
      <w:commentRangeEnd w:id="0"/>
      <w:r w:rsidR="00C277FB">
        <w:rPr>
          <w:rStyle w:val="CommentReference"/>
          <w:rFonts w:asciiTheme="minorHAnsi" w:hAnsiTheme="minorHAnsi" w:cstheme="minorHAnsi"/>
          <w:b/>
          <w:sz w:val="32"/>
          <w:szCs w:val="32"/>
        </w:rPr>
        <w:commentReference w:id="0"/>
      </w:r>
    </w:p>
    <w:p w14:paraId="309AD6F3" w14:textId="77777777" w:rsidR="00AC119F" w:rsidRDefault="00AC119F" w:rsidP="00AC119F"/>
    <w:p w14:paraId="243C6CC4" w14:textId="77777777" w:rsidR="00AC119F" w:rsidRPr="00177DE4" w:rsidRDefault="00AC119F" w:rsidP="00E12773">
      <w:pPr>
        <w:jc w:val="both"/>
        <w:divId w:val="2339758010"/>
        <w:rPr>
          <w:rFonts w:ascii="Calibri" w:hAnsi="Calibri" w:cs="Calibri"/>
          <w:b/>
          <w:bCs/>
        </w:rPr>
      </w:pPr>
      <w:r w:rsidRPr="00177DE4">
        <w:rPr>
          <w:rFonts w:ascii="Calibri" w:hAnsi="Calibri" w:cs="Calibri"/>
          <w:b/>
          <w:bCs/>
        </w:rPr>
        <w:t>PARTIES</w:t>
      </w:r>
    </w:p>
    <w:p w14:paraId="3D25708C" w14:textId="77777777" w:rsidR="00AC119F" w:rsidRPr="00E12773" w:rsidRDefault="00AC119F" w:rsidP="00E12773">
      <w:pPr>
        <w:numPr>
          <w:ilvl w:val="0"/>
          <w:numId w:val="20"/>
        </w:numPr>
        <w:spacing w:after="160" w:line="278" w:lineRule="auto"/>
        <w:jc w:val="both"/>
        <w:divId w:val="2339758014"/>
        <w:rPr>
          <w:rFonts w:ascii="Calibri" w:hAnsi="Calibri" w:cs="Calibri"/>
        </w:rPr>
      </w:pPr>
      <w:r w:rsidRPr="00E12773">
        <w:rPr>
          <w:rFonts w:ascii="Calibri" w:hAnsi="Calibri" w:cs="Calibri"/>
        </w:rPr>
        <w:t xml:space="preserve">Adobe Systems Software Ireland Limited, a company incorporated in Ireland, having a place of business at 4-6 Riverwalk, City West Business Campus, </w:t>
      </w:r>
      <w:proofErr w:type="spellStart"/>
      <w:r w:rsidRPr="00E12773">
        <w:rPr>
          <w:rFonts w:ascii="Calibri" w:hAnsi="Calibri" w:cs="Calibri"/>
        </w:rPr>
        <w:t>Saggart</w:t>
      </w:r>
      <w:proofErr w:type="spellEnd"/>
      <w:r w:rsidRPr="00E12773">
        <w:rPr>
          <w:rFonts w:ascii="Calibri" w:hAnsi="Calibri" w:cs="Calibri"/>
        </w:rPr>
        <w:t xml:space="preserve"> D24, Dublin, Ireland (“</w:t>
      </w:r>
      <w:r w:rsidRPr="00E12773">
        <w:rPr>
          <w:rFonts w:ascii="Calibri" w:hAnsi="Calibri" w:cs="Calibri"/>
          <w:b/>
          <w:bCs/>
        </w:rPr>
        <w:t>Adobe</w:t>
      </w:r>
      <w:r w:rsidRPr="00E12773">
        <w:rPr>
          <w:rFonts w:ascii="Calibri" w:hAnsi="Calibri" w:cs="Calibri"/>
        </w:rPr>
        <w:t>”).</w:t>
      </w:r>
    </w:p>
    <w:p w14:paraId="605B806D" w14:textId="5BEFD95B" w:rsidR="00AC119F" w:rsidRPr="004C7F24" w:rsidRDefault="00AC119F" w:rsidP="00E12773">
      <w:pPr>
        <w:numPr>
          <w:ilvl w:val="0"/>
          <w:numId w:val="20"/>
        </w:numPr>
        <w:spacing w:after="160" w:line="278" w:lineRule="auto"/>
        <w:jc w:val="both"/>
        <w:divId w:val="2339758017"/>
        <w:rPr>
          <w:rFonts w:ascii="Calibri" w:hAnsi="Calibri" w:cs="Calibri"/>
        </w:rPr>
      </w:pPr>
      <w:proofErr w:type="spellStart"/>
      <w:r w:rsidRPr="00E12773">
        <w:rPr>
          <w:rFonts w:ascii="Calibri" w:hAnsi="Calibri" w:cs="Calibri"/>
        </w:rPr>
        <w:t>Interglobe</w:t>
      </w:r>
      <w:proofErr w:type="spellEnd"/>
      <w:r w:rsidRPr="00E12773">
        <w:rPr>
          <w:rFonts w:ascii="Calibri" w:hAnsi="Calibri" w:cs="Calibri"/>
        </w:rPr>
        <w:t xml:space="preserve"> Aviation Limited, a company incorporated in India, having a place of business at </w:t>
      </w:r>
      <w:r w:rsidR="00733D82" w:rsidRPr="00E12773">
        <w:rPr>
          <w:rFonts w:ascii="Calibri" w:hAnsi="Calibri" w:cs="Calibri"/>
        </w:rPr>
        <w:t>Global Business Park, 9th Floor Tower-A Phase-Iii M G, Gurgaon, Haryana, 122002, India</w:t>
      </w:r>
      <w:r w:rsidR="00733D82" w:rsidRPr="00E12773">
        <w:rPr>
          <w:rFonts w:ascii="Calibri" w:hAnsi="Calibri" w:cs="Calibri"/>
          <w:lang w:val="en-SG"/>
        </w:rPr>
        <w:t xml:space="preserve"> </w:t>
      </w:r>
      <w:r w:rsidRPr="00E12773">
        <w:rPr>
          <w:rFonts w:ascii="Calibri" w:hAnsi="Calibri" w:cs="Calibri"/>
          <w:lang w:val="en-SG"/>
        </w:rPr>
        <w:t>(“</w:t>
      </w:r>
      <w:r w:rsidRPr="00E12773">
        <w:rPr>
          <w:rFonts w:ascii="Calibri" w:hAnsi="Calibri" w:cs="Calibri"/>
          <w:b/>
          <w:bCs/>
          <w:lang w:val="en-SG"/>
        </w:rPr>
        <w:t>Customer</w:t>
      </w:r>
      <w:r w:rsidRPr="00E12773">
        <w:rPr>
          <w:rFonts w:ascii="Calibri" w:hAnsi="Calibri" w:cs="Calibri"/>
          <w:lang w:val="en-SG"/>
        </w:rPr>
        <w:t xml:space="preserve">”). </w:t>
      </w:r>
    </w:p>
    <w:p w14:paraId="372B6062" w14:textId="5D4B5241" w:rsidR="004C7F24" w:rsidRPr="00E12773" w:rsidRDefault="00B74795" w:rsidP="004C7F24">
      <w:pPr>
        <w:spacing w:after="160" w:line="278" w:lineRule="auto"/>
        <w:jc w:val="both"/>
        <w:rPr>
          <w:rFonts w:ascii="Calibri" w:hAnsi="Calibri" w:cs="Calibri"/>
        </w:rPr>
      </w:pPr>
      <w:r w:rsidRPr="00B74795">
        <w:rPr>
          <w:rFonts w:ascii="Calibri" w:eastAsia="Aptos" w:hAnsi="Calibri" w:cs="Calibri"/>
          <w:b/>
          <w:bCs/>
          <w:noProof/>
          <w:color w:val="BF4E14"/>
          <w:kern w:val="2"/>
          <w:lang w:val="en-IN"/>
          <w14:ligatures w14:val="standardContextual"/>
        </w:rPr>
        <mc:AlternateContent>
          <mc:Choice Requires="wps">
            <w:drawing>
              <wp:anchor distT="0" distB="0" distL="114300" distR="114300" simplePos="0" relativeHeight="251660288" behindDoc="0" locked="0" layoutInCell="1" allowOverlap="1" wp14:anchorId="2D9F7C21" wp14:editId="5A69C2C5">
                <wp:simplePos x="0" y="0"/>
                <wp:positionH relativeFrom="margin">
                  <wp:posOffset>0</wp:posOffset>
                </wp:positionH>
                <wp:positionV relativeFrom="paragraph">
                  <wp:posOffset>0</wp:posOffset>
                </wp:positionV>
                <wp:extent cx="5911850" cy="12700"/>
                <wp:effectExtent l="0" t="0" r="31750" b="25400"/>
                <wp:wrapNone/>
                <wp:docPr id="829418620" name="Straight Connector 1"/>
                <wp:cNvGraphicFramePr/>
                <a:graphic xmlns:a="http://schemas.openxmlformats.org/drawingml/2006/main">
                  <a:graphicData uri="http://schemas.microsoft.com/office/word/2010/wordprocessingShape">
                    <wps:wsp>
                      <wps:cNvCnPr/>
                      <wps:spPr>
                        <a:xfrm flipV="1">
                          <a:off x="0" y="0"/>
                          <a:ext cx="5911850" cy="1270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9463913"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5.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KMenvAEAAGgDAAAOAAAAZHJzL2Uyb0RvYy54bWysU8tu2zAQvBfIPxC8x5IMpHUFyznESC9F GqBp7hs+JAJ8gcta9t93STuuk9yK6kCQXO7szuxofbt3lu1UQhP8wLtFy5nyIkjjx4H/erq/XnGG GbwEG7wa+EEhv91cfVrPsVfLMAUrVWIE4rGf48CnnGPfNCgm5QAXISpPQR2Sg0zHNDYywUzozjbL tv3czCHJmIJQiHS7PQb5puJrrUT+oTWqzOzAqbdc11TXl7I2mzX0Y4I4GXFqA/6hCwfGU9Ez1BYy sN/JfIByRqSAQeeFCK4JWhuhKgdi07Xv2PycIKrKhcTBeJYJ/x+seNjd+cdEMswRe4yPqbDY6+SY tiY+00wrL+qU7atsh7Nsap+ZoMubr123uiF1BcW65Ze2ytocYQpcTJi/qeBY2QzcGl9YQQ+775ip ND19fVKufbg31tbJWM/mV0wmgAyiLWSq5KIcOPqRM7AjOU/kVCExWCNLegHCA97ZxHZAwyfPyDA/ Uc+cWcBMASJSv2ICauFNaulnCzgdk2vo6BVnMhnWGjfw1WW29aWiqpY7sfqraNm9BHmoQjflROOs RU/WK365PNP+8gfZ/AEAAP//AwBQSwMEFAAGAAgAAAAhAOoVPPnXAAAAAwEAAA8AAABkcnMvZG93 bnJldi54bWxMj81uwjAQhO+V+g7WIvVWHOgfTeMgRAU9A30AE2/jiHg3jQ2kb9+ll3IZaTSrmW+L +RBadcI+NkwGJuMMFFLFrqHawOdudT8DFZMlZ1smNPCDEebl7U1hc8dn2uBpm2olJRRza8Cn1OVa x8pjsHHMHZJkX9wHm8T2tXa9PUt5aPU0y551sA3JgrcdLj1Wh+0xGFiu3MeC318269m3I887/1g9 DcbcjYbFG6iEQ/o/hgu+oEMpTHs+kouqNSCPpD+V7PVhInZvYJqBLgt9zV7+AgAA//8DAFBLAQIt ABQABgAIAAAAIQC2gziS/gAAAOEBAAATAAAAAAAAAAAAAAAAAAAAAABbQ29udGVudF9UeXBlc10u eG1sUEsBAi0AFAAGAAgAAAAhADj9If/WAAAAlAEAAAsAAAAAAAAAAAAAAAAALwEAAF9yZWxzLy5y ZWxzUEsBAi0AFAAGAAgAAAAhAOUox6e8AQAAaAMAAA4AAAAAAAAAAAAAAAAALgIAAGRycy9lMm9E b2MueG1sUEsBAi0AFAAGAAgAAAAhAOoVPPnXAAAAAwEAAA8AAAAAAAAAAAAAAAAAFgQAAGRycy9k b3ducmV2LnhtbFBLBQYAAAAABAAEAPMAAAAaBQAAAAA= " strokecolor="windowText" strokeweight="1pt">
                <v:stroke joinstyle="miter"/>
                <w10:wrap anchorx="margin"/>
              </v:line>
            </w:pict>
          </mc:Fallback>
        </mc:AlternateContent>
      </w:r>
    </w:p>
    <w:p w14:paraId="74A01578" w14:textId="77777777" w:rsidR="00177DE4" w:rsidRPr="005440C4" w:rsidRDefault="00177DE4" w:rsidP="00177DE4">
      <w:pPr>
        <w:jc w:val="both"/>
        <w:divId w:val="2339758020"/>
        <w:rPr>
          <w:rFonts w:ascii="Calibri" w:hAnsi="Calibri" w:cs="Calibri"/>
          <w:b/>
          <w:bCs/>
        </w:rPr>
      </w:pPr>
      <w:r w:rsidRPr="005440C4">
        <w:rPr>
          <w:rFonts w:ascii="Calibri" w:hAnsi="Calibri" w:cs="Calibri"/>
          <w:b/>
          <w:bCs/>
        </w:rPr>
        <w:t>BACKGROUND</w:t>
      </w:r>
    </w:p>
    <w:p w14:paraId="5EE4D368" w14:textId="510621C5" w:rsidR="006375D4" w:rsidRPr="00E12773" w:rsidRDefault="006375D4" w:rsidP="00E12773">
      <w:pPr>
        <w:pStyle w:val="ContractNumbered10"/>
        <w:numPr>
          <w:ilvl w:val="0"/>
          <w:numId w:val="21"/>
        </w:numPr>
        <w:spacing w:after="120"/>
        <w:ind w:left="284" w:hanging="284"/>
        <w:divId w:val="2339758023"/>
        <w:rPr>
          <w:sz w:val="22"/>
          <w:szCs w:val="22"/>
          <w:lang w:val="en-US"/>
        </w:rPr>
      </w:pPr>
      <w:r w:rsidRPr="00E12773">
        <w:rPr>
          <w:sz w:val="22"/>
          <w:szCs w:val="22"/>
          <w:lang w:val="en-US"/>
        </w:rPr>
        <w:t xml:space="preserve">Adobe and Customer are Parties to the </w:t>
      </w:r>
      <w:r w:rsidR="00321E7B" w:rsidRPr="00E12773">
        <w:rPr>
          <w:sz w:val="22"/>
          <w:szCs w:val="22"/>
        </w:rPr>
        <w:t>Master Legal Terms</w:t>
      </w:r>
      <w:r w:rsidRPr="00E12773">
        <w:rPr>
          <w:sz w:val="22"/>
          <w:szCs w:val="22"/>
          <w:lang w:val="en-US"/>
        </w:rPr>
        <w:t xml:space="preserve"> Agreement</w:t>
      </w:r>
      <w:r w:rsidR="00321E7B" w:rsidRPr="00E12773">
        <w:rPr>
          <w:sz w:val="22"/>
          <w:szCs w:val="22"/>
        </w:rPr>
        <w:t xml:space="preserve"> or MLTA</w:t>
      </w:r>
      <w:r w:rsidRPr="00E12773">
        <w:rPr>
          <w:sz w:val="22"/>
          <w:szCs w:val="22"/>
          <w:lang w:val="en-US"/>
        </w:rPr>
        <w:t xml:space="preserve"> made effective on </w:t>
      </w:r>
      <w:r w:rsidR="007A081A" w:rsidRPr="00E12773">
        <w:rPr>
          <w:sz w:val="22"/>
          <w:szCs w:val="22"/>
        </w:rPr>
        <w:t>21 August 2015</w:t>
      </w:r>
      <w:r w:rsidRPr="00E12773">
        <w:rPr>
          <w:sz w:val="22"/>
          <w:szCs w:val="22"/>
          <w:lang w:val="en-US"/>
        </w:rPr>
        <w:t xml:space="preserve">, as modified by: </w:t>
      </w:r>
    </w:p>
    <w:p w14:paraId="14319316" w14:textId="4948E659" w:rsidR="00975D73" w:rsidRPr="00E12773" w:rsidRDefault="00A20043" w:rsidP="00E12773">
      <w:pPr>
        <w:pStyle w:val="ListParagraph"/>
        <w:numPr>
          <w:ilvl w:val="1"/>
          <w:numId w:val="21"/>
        </w:numPr>
        <w:tabs>
          <w:tab w:val="left" w:pos="851"/>
        </w:tabs>
        <w:spacing w:after="160" w:line="278" w:lineRule="auto"/>
        <w:ind w:left="709" w:hanging="425"/>
        <w:divId w:val="2339758026"/>
        <w:rPr>
          <w:rFonts w:cs="Calibri"/>
          <w:sz w:val="22"/>
          <w:szCs w:val="22"/>
        </w:rPr>
      </w:pPr>
      <w:r w:rsidRPr="00E12773">
        <w:rPr>
          <w:rFonts w:cs="Calibri"/>
          <w:sz w:val="22"/>
          <w:szCs w:val="22"/>
        </w:rPr>
        <w:t xml:space="preserve">Adobe Sales Order made effective on </w:t>
      </w:r>
      <w:r w:rsidR="00975D73" w:rsidRPr="00E12773">
        <w:rPr>
          <w:rFonts w:cs="Calibri"/>
          <w:sz w:val="22"/>
          <w:szCs w:val="22"/>
        </w:rPr>
        <w:t>11 January 2019 with Agreement Number DR2160961/00744053;</w:t>
      </w:r>
      <w:r w:rsidR="0051583F">
        <w:rPr>
          <w:rFonts w:cs="Calibri"/>
          <w:sz w:val="22"/>
          <w:szCs w:val="22"/>
        </w:rPr>
        <w:t xml:space="preserve"> and</w:t>
      </w:r>
    </w:p>
    <w:p w14:paraId="0DA88E45" w14:textId="68A761FD" w:rsidR="002B19FD" w:rsidRDefault="00975D73" w:rsidP="0051583F">
      <w:pPr>
        <w:pStyle w:val="ListParagraph"/>
        <w:numPr>
          <w:ilvl w:val="1"/>
          <w:numId w:val="21"/>
        </w:numPr>
        <w:spacing w:after="160" w:line="278" w:lineRule="auto"/>
        <w:ind w:left="709" w:hanging="425"/>
        <w:divId w:val="2339758029"/>
        <w:rPr>
          <w:rFonts w:cs="Calibri"/>
          <w:sz w:val="22"/>
          <w:szCs w:val="22"/>
        </w:rPr>
      </w:pPr>
      <w:r w:rsidRPr="00E12773">
        <w:rPr>
          <w:rFonts w:cs="Calibri"/>
          <w:sz w:val="22"/>
          <w:szCs w:val="22"/>
        </w:rPr>
        <w:t xml:space="preserve"> Adobe Sales Order made effective on 25 February 2022 with Agreement Number DR2860674/00879209</w:t>
      </w:r>
      <w:r w:rsidR="0051583F">
        <w:rPr>
          <w:rFonts w:cs="Calibri"/>
          <w:sz w:val="22"/>
          <w:szCs w:val="22"/>
        </w:rPr>
        <w:t>.</w:t>
      </w:r>
    </w:p>
    <w:p w14:paraId="244F4382" w14:textId="77777777" w:rsidR="0051583F" w:rsidRPr="0051583F" w:rsidRDefault="0051583F" w:rsidP="0051583F">
      <w:pPr>
        <w:pStyle w:val="ListParagraph"/>
        <w:spacing w:after="160" w:line="278" w:lineRule="auto"/>
        <w:ind w:left="709"/>
        <w:rPr>
          <w:rFonts w:cs="Calibri"/>
          <w:sz w:val="22"/>
          <w:szCs w:val="22"/>
        </w:rPr>
      </w:pPr>
    </w:p>
    <w:p w14:paraId="40732EC8" w14:textId="02D939D5" w:rsidR="00040789" w:rsidRDefault="00E33D09" w:rsidP="0004478D">
      <w:pPr>
        <w:pStyle w:val="ListParagraph"/>
        <w:numPr>
          <w:ilvl w:val="0"/>
          <w:numId w:val="21"/>
        </w:numPr>
        <w:spacing w:after="160" w:line="278" w:lineRule="auto"/>
        <w:ind w:left="284" w:hanging="284"/>
        <w:divId w:val="2339758032"/>
        <w:rPr>
          <w:rFonts w:cs="Calibri"/>
          <w:sz w:val="22"/>
          <w:szCs w:val="22"/>
        </w:rPr>
      </w:pPr>
      <w:r w:rsidRPr="0051583F">
        <w:rPr>
          <w:rFonts w:cs="Calibri"/>
          <w:sz w:val="22"/>
          <w:szCs w:val="22"/>
        </w:rPr>
        <w:t>The Parties now wish to further amend the MLTA as set forth in Annexure 1</w:t>
      </w:r>
      <w:r w:rsidR="000C1FB1">
        <w:rPr>
          <w:rFonts w:cs="Calibri"/>
          <w:sz w:val="22"/>
          <w:szCs w:val="22"/>
        </w:rPr>
        <w:t xml:space="preserve"> to this addendum (“</w:t>
      </w:r>
      <w:r w:rsidR="000C1FB1" w:rsidRPr="000C1FB1">
        <w:rPr>
          <w:rFonts w:cs="Calibri"/>
          <w:b/>
          <w:bCs/>
          <w:sz w:val="22"/>
          <w:szCs w:val="22"/>
        </w:rPr>
        <w:t>Addendum</w:t>
      </w:r>
      <w:r w:rsidR="000C1FB1">
        <w:rPr>
          <w:rFonts w:cs="Calibri"/>
          <w:sz w:val="22"/>
          <w:szCs w:val="22"/>
        </w:rPr>
        <w:t>”)</w:t>
      </w:r>
      <w:r w:rsidR="0051583F">
        <w:rPr>
          <w:rFonts w:cs="Calibri"/>
          <w:sz w:val="22"/>
          <w:szCs w:val="22"/>
        </w:rPr>
        <w:t>.</w:t>
      </w:r>
    </w:p>
    <w:p w14:paraId="139916CE" w14:textId="77777777" w:rsidR="0051583F" w:rsidRPr="0051583F" w:rsidRDefault="0051583F" w:rsidP="0051583F">
      <w:pPr>
        <w:pStyle w:val="ListParagraph"/>
        <w:spacing w:after="160" w:line="278" w:lineRule="auto"/>
        <w:ind w:left="284"/>
        <w:rPr>
          <w:rFonts w:cs="Calibri"/>
          <w:sz w:val="22"/>
          <w:szCs w:val="22"/>
        </w:rPr>
      </w:pPr>
    </w:p>
    <w:p w14:paraId="104C41CD" w14:textId="5C72292E" w:rsidR="00726CA2" w:rsidRDefault="00040789" w:rsidP="006330C8">
      <w:pPr>
        <w:pStyle w:val="ListParagraph"/>
        <w:numPr>
          <w:ilvl w:val="0"/>
          <w:numId w:val="21"/>
        </w:numPr>
        <w:spacing w:after="160" w:line="278" w:lineRule="auto"/>
        <w:ind w:left="284" w:hanging="284"/>
        <w:divId w:val="2339758035"/>
        <w:rPr>
          <w:rFonts w:cs="Calibri"/>
          <w:sz w:val="22"/>
          <w:szCs w:val="22"/>
        </w:rPr>
      </w:pPr>
      <w:r w:rsidRPr="00040789">
        <w:rPr>
          <w:rFonts w:cs="Calibri"/>
          <w:sz w:val="22"/>
          <w:szCs w:val="22"/>
        </w:rPr>
        <w:t xml:space="preserve">Except as expressly modified by this Addendum, all other terms of the </w:t>
      </w:r>
      <w:r w:rsidR="0075238F">
        <w:rPr>
          <w:rFonts w:cs="Calibri"/>
          <w:sz w:val="22"/>
          <w:szCs w:val="22"/>
        </w:rPr>
        <w:t>MLTA</w:t>
      </w:r>
      <w:r>
        <w:rPr>
          <w:rFonts w:cs="Calibri"/>
          <w:sz w:val="22"/>
          <w:szCs w:val="22"/>
        </w:rPr>
        <w:t xml:space="preserve"> remain in full force and effect.</w:t>
      </w:r>
    </w:p>
    <w:p w14:paraId="65B9ED15" w14:textId="77777777" w:rsidR="008D33F3" w:rsidRPr="008D33F3" w:rsidRDefault="008D33F3" w:rsidP="008D33F3">
      <w:pPr>
        <w:pStyle w:val="ListParagraph"/>
        <w:rPr>
          <w:rFonts w:cs="Calibri"/>
          <w:sz w:val="22"/>
          <w:szCs w:val="22"/>
        </w:rPr>
      </w:pPr>
    </w:p>
    <w:p w14:paraId="33E48BF6" w14:textId="42AC4F1F" w:rsidR="00F44948" w:rsidRPr="00040789" w:rsidRDefault="008D33F3" w:rsidP="00F44948">
      <w:pPr>
        <w:pStyle w:val="ListParagraph"/>
        <w:spacing w:after="160" w:line="278" w:lineRule="auto"/>
        <w:ind w:left="284"/>
        <w:rPr>
          <w:rFonts w:cs="Calibri"/>
          <w:sz w:val="22"/>
          <w:szCs w:val="22"/>
        </w:rPr>
      </w:pPr>
      <w:r w:rsidRPr="008D33F3">
        <w:rPr>
          <w:rFonts w:eastAsia="Aptos" w:cs="Calibri"/>
          <w:b/>
          <w:bCs/>
          <w:noProof/>
          <w:color w:val="BF4E14"/>
          <w:kern w:val="2"/>
          <w:sz w:val="22"/>
          <w:szCs w:val="22"/>
          <w:lang w:val="en-IN"/>
          <w14:ligatures w14:val="standardContextual"/>
        </w:rPr>
        <mc:AlternateContent>
          <mc:Choice Requires="wps">
            <w:drawing>
              <wp:anchor distT="0" distB="0" distL="114300" distR="114300" simplePos="0" relativeHeight="251662336" behindDoc="0" locked="0" layoutInCell="1" allowOverlap="1" wp14:anchorId="67642A15" wp14:editId="08AF4EF5">
                <wp:simplePos x="0" y="0"/>
                <wp:positionH relativeFrom="column">
                  <wp:posOffset>0</wp:posOffset>
                </wp:positionH>
                <wp:positionV relativeFrom="paragraph">
                  <wp:posOffset>-635</wp:posOffset>
                </wp:positionV>
                <wp:extent cx="5899150" cy="31750"/>
                <wp:effectExtent l="0" t="0" r="25400" b="25400"/>
                <wp:wrapNone/>
                <wp:docPr id="779837932" name="Straight Connector 1"/>
                <wp:cNvGraphicFramePr/>
                <a:graphic xmlns:a="http://schemas.openxmlformats.org/drawingml/2006/main">
                  <a:graphicData uri="http://schemas.microsoft.com/office/word/2010/wordprocessingShape">
                    <wps:wsp>
                      <wps:cNvCnPr/>
                      <wps:spPr>
                        <a:xfrm>
                          <a:off x="0" y="0"/>
                          <a:ext cx="5899150" cy="3175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902EAD0"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05pt" to="464.5pt,2.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8cj1tQEAAF4DAAAOAAAAZHJzL2Uyb0RvYy54bWysU01vEzEQvSPxHyzfiTdBpekqmx4alQuC SrQ/YOqPXUv+ksdkk3/P2AlpgBtiD96xx/M87/l5c3/wju11RhvDwJeLjjMdZFQ2jAN/eX78sOYM CwQFLgY98KNGfr99/24zp16v4hSd0pkRSMB+TgOfSkm9ECgn7QEXMelASROzh0LTPAqVYSZ078Sq 6z6JOWaVcpQakVZ3pyTfNnxjtCzfjEFdmBs49VbamNv4Wkex3UA/ZkiTlec24B+68GADHXqB2kEB 9iPbv6C8lTliNGUhoxfRGCt140Bslt0fbL5PkHTjQuJgusiE/w9Wft0/hKdMMswJe0xPubI4mOzr n/pjhybW8SKWPhQmafFmfXe3vCFNJeU+Lm8pJBTxVpwyls86elaDgTsbKhfoYf8Fy2nrry11OcRH 61y7DxfYTGZa3XYVHsgWxkGh0Cc1cAwjZ+BG8pssuUFidFbV8gqER3xwme2BrpycouL8TD1z5gAL JYhI+87d/lZa+9kBTqfiljo5xNtCNnXWD3x9Xe1CPVE3o51ZvelYo9eojk1eUWd0iU2is+GqS67n FF8/i+1PAAAA//8DAFBLAwQUAAYACAAAACEA4oKkItoAAAAEAQAADwAAAGRycy9kb3ducmV2Lnht bEyPwU7DMBBE70j8g7WVuLVOI6hIyKZCIHqCA6Uf4MTbJNReh9hJA1+POdHjaEYzb4rtbI2YaPCd Y4T1KgFBXDvdcYNw+HhZ3oPwQbFWxjEhfJOHbXl9VahcuzO/07QPjYgl7HOF0IbQ51L6uiWr/Mr1 xNE7usGqEOXQSD2ocyy3RqZJspFWdRwXWtXTU0v1aT9ahN38c/dq6um5yg5jejS7rzf1uUG8WcyP DyACzeE/DH/4ER3KyFS5kbUXBiEeCQjLNYhoZmkWdYVwm4EsC3kJX/4CAAD//wMAUEsBAi0AFAAG AAgAAAAhALaDOJL+AAAA4QEAABMAAAAAAAAAAAAAAAAAAAAAAFtDb250ZW50X1R5cGVzXS54bWxQ SwECLQAUAAYACAAAACEAOP0h/9YAAACUAQAACwAAAAAAAAAAAAAAAAAvAQAAX3JlbHMvLnJlbHNQ SwECLQAUAAYACAAAACEAY/HI9bUBAABeAwAADgAAAAAAAAAAAAAAAAAuAgAAZHJzL2Uyb0RvYy54 bWxQSwECLQAUAAYACAAAACEA4oKkItoAAAAEAQAADwAAAAAAAAAAAAAAAAAPBAAAZHJzL2Rvd25y ZXYueG1sUEsFBgAAAAAEAAQA8wAAABYFAAAAAA== " strokecolor="windowText" strokeweight="1pt">
                <v:stroke joinstyle="miter"/>
              </v:line>
            </w:pict>
          </mc:Fallback>
        </mc:AlternateContent>
      </w:r>
    </w:p>
    <w:p w14:paraId="76ED2667" w14:textId="77777777" w:rsidR="00762EE7" w:rsidRPr="00E12773" w:rsidRDefault="00762EE7" w:rsidP="00E12773">
      <w:pPr>
        <w:spacing w:after="160" w:line="259" w:lineRule="auto"/>
        <w:jc w:val="both"/>
        <w:rPr>
          <w:rFonts w:ascii="Calibri" w:hAnsi="Calibri" w:cs="Calibri"/>
        </w:rPr>
      </w:pPr>
      <w:r w:rsidRPr="00E12773">
        <w:rPr>
          <w:rFonts w:ascii="Calibri" w:hAnsi="Calibri" w:cs="Calibri"/>
        </w:rPr>
        <w:br w:type="page"/>
      </w:r>
    </w:p>
    <w:p w14:paraId="3C56FC72" w14:textId="26759AA6" w:rsidR="00594A15" w:rsidRPr="0075118F" w:rsidRDefault="00594A15" w:rsidP="0075118F">
      <w:pPr>
        <w:ind w:right="-427"/>
        <w:jc w:val="both"/>
        <w:divId w:val="2339758038"/>
        <w:rPr>
          <w:rFonts w:ascii="Calibri" w:hAnsi="Calibri" w:cs="Calibri"/>
          <w:sz w:val="20"/>
          <w:szCs w:val="20"/>
        </w:rPr>
      </w:pPr>
      <w:r w:rsidRPr="0075118F">
        <w:rPr>
          <w:rFonts w:ascii="Calibri" w:hAnsi="Calibri" w:cs="Calibri"/>
          <w:sz w:val="20"/>
          <w:szCs w:val="20"/>
        </w:rPr>
        <w:lastRenderedPageBreak/>
        <w:t xml:space="preserve">By signing below, each Party acknowledges that it has carefully read, fully understands, and agrees to the terms of this </w:t>
      </w:r>
      <w:r w:rsidR="00CA63C1">
        <w:rPr>
          <w:rFonts w:ascii="Calibri" w:hAnsi="Calibri" w:cs="Calibri"/>
          <w:sz w:val="20"/>
          <w:szCs w:val="20"/>
        </w:rPr>
        <w:t>Addendum</w:t>
      </w:r>
      <w:r w:rsidRPr="0075118F">
        <w:rPr>
          <w:rFonts w:ascii="Calibri" w:hAnsi="Calibri" w:cs="Calibri"/>
          <w:sz w:val="20"/>
          <w:szCs w:val="20"/>
        </w:rPr>
        <w:t xml:space="preserve">. This </w:t>
      </w:r>
      <w:r w:rsidR="00CA63C1">
        <w:rPr>
          <w:rFonts w:ascii="Calibri" w:hAnsi="Calibri" w:cs="Calibri"/>
          <w:sz w:val="20"/>
          <w:szCs w:val="20"/>
        </w:rPr>
        <w:t>Addendum</w:t>
      </w:r>
      <w:r w:rsidR="00CA63C1" w:rsidRPr="0075118F">
        <w:rPr>
          <w:rFonts w:ascii="Calibri" w:hAnsi="Calibri" w:cs="Calibri"/>
          <w:sz w:val="20"/>
          <w:szCs w:val="20"/>
        </w:rPr>
        <w:t xml:space="preserve"> </w:t>
      </w:r>
      <w:r w:rsidRPr="0075118F">
        <w:rPr>
          <w:rFonts w:ascii="Calibri" w:hAnsi="Calibri" w:cs="Calibri"/>
          <w:sz w:val="20"/>
          <w:szCs w:val="20"/>
        </w:rPr>
        <w:t xml:space="preserve">becomes effective upon the date of last signature (the "Effective Date"). The individuals signing this </w:t>
      </w:r>
      <w:r w:rsidR="00CA63C1">
        <w:rPr>
          <w:rFonts w:ascii="Calibri" w:hAnsi="Calibri" w:cs="Calibri"/>
          <w:sz w:val="20"/>
          <w:szCs w:val="20"/>
        </w:rPr>
        <w:t>Addendum</w:t>
      </w:r>
      <w:r w:rsidR="00CA63C1" w:rsidRPr="0075118F">
        <w:rPr>
          <w:rFonts w:ascii="Calibri" w:hAnsi="Calibri" w:cs="Calibri"/>
          <w:sz w:val="20"/>
          <w:szCs w:val="20"/>
        </w:rPr>
        <w:t xml:space="preserve"> </w:t>
      </w:r>
      <w:r w:rsidRPr="0075118F">
        <w:rPr>
          <w:rFonts w:ascii="Calibri" w:hAnsi="Calibri" w:cs="Calibri"/>
          <w:sz w:val="20"/>
          <w:szCs w:val="20"/>
        </w:rPr>
        <w:t>represent that they have the authority to bind each of their respective Parties to its terms.</w:t>
      </w:r>
    </w:p>
    <w:p w14:paraId="701F643F" w14:textId="77777777" w:rsidR="00594A15" w:rsidRPr="00CA6F06" w:rsidRDefault="00594A15" w:rsidP="00594A15">
      <w:pPr>
        <w:rPr>
          <w:rFonts w:ascii="Calibri" w:hAnsi="Calibri" w:cs="Calibri"/>
        </w:rPr>
      </w:pPr>
    </w:p>
    <w:tbl>
      <w:tblPr>
        <w:tblW w:w="10019" w:type="dxa"/>
        <w:tblCellMar>
          <w:left w:w="0" w:type="dxa"/>
          <w:right w:w="0" w:type="dxa"/>
        </w:tblCellMar>
        <w:tblLook w:val="04A0" w:firstRow="1" w:lastRow="0" w:firstColumn="1" w:lastColumn="0" w:noHBand="0" w:noVBand="1"/>
      </w:tblPr>
      <w:tblGrid>
        <w:gridCol w:w="4550"/>
        <w:gridCol w:w="898"/>
        <w:gridCol w:w="4571"/>
      </w:tblGrid>
      <w:tr w:rsidR="00594A15" w:rsidRPr="005A13CC" w14:paraId="3CB44A1E" w14:textId="77777777" w:rsidTr="009237EB">
        <w:trPr>
          <w:trHeight w:val="765"/>
        </w:trPr>
        <w:tc>
          <w:tcPr>
            <w:tcW w:w="4550" w:type="dxa"/>
            <w:hideMark/>
          </w:tcPr>
          <w:p w14:paraId="7F55C5FC"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b/>
                <w:bCs/>
                <w:color w:val="000000" w:themeColor="text1"/>
                <w:sz w:val="20"/>
                <w:szCs w:val="20"/>
              </w:rPr>
              <w:t>ADOBE SYSTEMS SOFTWARE IRELAND LTD.</w:t>
            </w:r>
            <w:r w:rsidRPr="00945BBC">
              <w:rPr>
                <w:rStyle w:val="eop"/>
                <w:rFonts w:ascii="Calibri" w:hAnsi="Calibri" w:cs="Calibri"/>
                <w:color w:val="000000" w:themeColor="text1"/>
                <w:sz w:val="20"/>
                <w:szCs w:val="20"/>
              </w:rPr>
              <w:t> </w:t>
            </w:r>
          </w:p>
          <w:p w14:paraId="1899538E"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r>
              <w:rPr>
                <w:rStyle w:val="normaltextrun"/>
                <w:rFonts w:ascii="Calibri" w:eastAsiaTheme="minorHAnsi" w:hAnsi="Calibri" w:cs="Calibri"/>
                <w:color w:val="000000" w:themeColor="text1"/>
                <w:sz w:val="20"/>
                <w:szCs w:val="20"/>
              </w:rPr>
              <w:t>4-6 RIVERWALK, CITYWEST BUSINESS CAMPUS</w:t>
            </w:r>
          </w:p>
          <w:p w14:paraId="4D271D91"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16"/>
                <w:szCs w:val="20"/>
              </w:rPr>
            </w:pPr>
            <w:r>
              <w:rPr>
                <w:rStyle w:val="normaltextrun"/>
                <w:rFonts w:ascii="Calibri" w:eastAsiaTheme="minorHAnsi" w:hAnsi="Calibri" w:cs="Calibri"/>
                <w:color w:val="000000" w:themeColor="text1"/>
                <w:sz w:val="20"/>
                <w:szCs w:val="20"/>
              </w:rPr>
              <w:t>SAGGART, DUBLIN, 24, IRELAND</w:t>
            </w:r>
          </w:p>
          <w:p w14:paraId="70A6193E"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p w14:paraId="2F2349FF"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16"/>
                <w:szCs w:val="20"/>
              </w:rPr>
            </w:pPr>
          </w:p>
          <w:p w14:paraId="77DA99D2"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16"/>
                <w:szCs w:val="20"/>
              </w:rPr>
            </w:pPr>
          </w:p>
          <w:p w14:paraId="184BF37E"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p>
        </w:tc>
        <w:tc>
          <w:tcPr>
            <w:tcW w:w="0" w:type="auto"/>
            <w:hideMark/>
          </w:tcPr>
          <w:p w14:paraId="34C8F953"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hideMark/>
          </w:tcPr>
          <w:p w14:paraId="1D11A2BF"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rPr>
            </w:pPr>
            <w:commentRangeStart w:id="1"/>
            <w:r>
              <w:rPr>
                <w:rStyle w:val="normaltextrun"/>
                <w:rFonts w:ascii="Calibri" w:eastAsiaTheme="minorHAnsi" w:hAnsi="Calibri" w:cs="Calibri"/>
                <w:b/>
                <w:bCs/>
                <w:color w:val="000000" w:themeColor="text1"/>
                <w:sz w:val="20"/>
              </w:rPr>
              <w:t>INTERGLOBE AVIATION LIMITED</w:t>
            </w:r>
            <w:r w:rsidRPr="00945BBC">
              <w:rPr>
                <w:rStyle w:val="normaltextrun"/>
                <w:rFonts w:ascii="Calibri" w:eastAsiaTheme="minorHAnsi" w:hAnsi="Calibri" w:cs="Calibri"/>
                <w:b/>
                <w:bCs/>
                <w:color w:val="000000" w:themeColor="text1"/>
              </w:rPr>
              <w:t> </w:t>
            </w:r>
            <w:commentRangeEnd w:id="1"/>
            <w:r w:rsidR="00377756" w:rsidRPr="00945BBC">
              <w:rPr>
                <w:rStyle w:val="CommentReference"/>
                <w:rFonts w:ascii="Calibri" w:eastAsiaTheme="minorHAnsi" w:hAnsi="Calibri" w:cs="Calibri"/>
                <w:b/>
                <w:bCs/>
                <w:color w:val="000000" w:themeColor="text1"/>
                <w:sz w:val="24"/>
                <w:szCs w:val="24"/>
              </w:rPr>
              <w:commentReference w:id="1"/>
            </w:r>
          </w:p>
          <w:p w14:paraId="489D38B3"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r>
              <w:rPr>
                <w:rStyle w:val="normaltextrun"/>
                <w:rFonts w:ascii="Calibri" w:eastAsiaTheme="minorHAnsi" w:hAnsi="Calibri" w:cs="Calibri"/>
                <w:color w:val="000000" w:themeColor="text1"/>
                <w:sz w:val="20"/>
                <w:szCs w:val="20"/>
              </w:rPr>
              <w:t>GLOBAL BUSINESS PARK, 9TH FLOOR TOWER-A PHASE-III M G</w:t>
            </w:r>
          </w:p>
          <w:p w14:paraId="52951786"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GURGAON, HARYANA, 122002, INDIA</w:t>
            </w:r>
          </w:p>
        </w:tc>
      </w:tr>
      <w:tr w:rsidR="00594A15" w:rsidRPr="005A13CC" w14:paraId="5942722D" w14:textId="77777777" w:rsidTr="009237EB">
        <w:trPr>
          <w:trHeight w:val="153"/>
        </w:trPr>
        <w:tc>
          <w:tcPr>
            <w:tcW w:w="4550" w:type="dxa"/>
          </w:tcPr>
          <w:p w14:paraId="6B8C43F4"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sz w:val="20"/>
                <w:szCs w:val="20"/>
              </w:rPr>
            </w:pPr>
            <w:r w:rsidRPr="00441DE8">
              <w:rPr>
                <w:rStyle w:val="eop"/>
                <w:rFonts w:ascii="Calibri" w:hAnsi="Calibri" w:cs="Calibri"/>
                <w:color w:val="000000" w:themeColor="text1"/>
                <w:sz w:val="20"/>
                <w:szCs w:val="20"/>
              </w:rPr>
              <w:t> </w:t>
            </w:r>
          </w:p>
        </w:tc>
        <w:tc>
          <w:tcPr>
            <w:tcW w:w="0" w:type="auto"/>
          </w:tcPr>
          <w:p w14:paraId="7F17C66C"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r w:rsidRPr="00441DE8">
              <w:rPr>
                <w:rStyle w:val="eop"/>
                <w:rFonts w:ascii="Calibri" w:hAnsi="Calibri" w:cs="Calibri"/>
                <w:color w:val="000000" w:themeColor="text1"/>
                <w:sz w:val="20"/>
                <w:szCs w:val="20"/>
              </w:rPr>
              <w:t> </w:t>
            </w:r>
          </w:p>
        </w:tc>
        <w:tc>
          <w:tcPr>
            <w:tcW w:w="4571" w:type="dxa"/>
          </w:tcPr>
          <w:p w14:paraId="4E2414E5"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sz w:val="20"/>
              </w:rPr>
            </w:pPr>
            <w:r w:rsidRPr="00441DE8">
              <w:rPr>
                <w:rStyle w:val="eop"/>
                <w:rFonts w:ascii="Calibri" w:hAnsi="Calibri" w:cs="Calibri"/>
                <w:color w:val="000000" w:themeColor="text1"/>
                <w:sz w:val="20"/>
                <w:szCs w:val="20"/>
              </w:rPr>
              <w:t> </w:t>
            </w:r>
          </w:p>
        </w:tc>
      </w:tr>
      <w:tr w:rsidR="00594A15" w:rsidRPr="005A13CC" w14:paraId="75A081B9" w14:textId="77777777" w:rsidTr="009237EB">
        <w:trPr>
          <w:trHeight w:val="317"/>
        </w:trPr>
        <w:tc>
          <w:tcPr>
            <w:tcW w:w="4550" w:type="dxa"/>
            <w:tcBorders>
              <w:bottom w:val="single" w:sz="12" w:space="0" w:color="auto"/>
            </w:tcBorders>
            <w:hideMark/>
          </w:tcPr>
          <w:p w14:paraId="65231225"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D60ED1">
              <w:rPr>
                <w:rStyle w:val="normaltextrun"/>
                <w:rFonts w:ascii="Calibri" w:eastAsiaTheme="minorHAnsi" w:hAnsi="Calibri" w:cs="Calibri"/>
                <w:color w:val="FFFFFF" w:themeColor="background1"/>
                <w:sz w:val="20"/>
                <w:szCs w:val="20"/>
              </w:rPr>
              <w:t>{{</w:t>
            </w:r>
            <w:proofErr w:type="spellStart"/>
            <w:proofErr w:type="gramStart"/>
            <w:r w:rsidRPr="00D60ED1">
              <w:rPr>
                <w:rStyle w:val="normaltextrun"/>
                <w:rFonts w:ascii="Calibri" w:eastAsiaTheme="minorHAnsi" w:hAnsi="Calibri" w:cs="Calibri"/>
                <w:color w:val="FFFFFF" w:themeColor="background1"/>
                <w:sz w:val="20"/>
                <w:szCs w:val="20"/>
              </w:rPr>
              <w:t>dynamic.signature</w:t>
            </w:r>
            <w:proofErr w:type="gramEnd"/>
            <w:r w:rsidRPr="00D60ED1">
              <w:rPr>
                <w:rStyle w:val="normaltextrun"/>
                <w:rFonts w:ascii="Calibri" w:eastAsiaTheme="minorHAnsi" w:hAnsi="Calibri" w:cs="Calibri"/>
                <w:color w:val="FFFFFF" w:themeColor="background1"/>
                <w:sz w:val="20"/>
                <w:szCs w:val="20"/>
              </w:rPr>
              <w:t>.adobe</w:t>
            </w:r>
            <w:proofErr w:type="spellEnd"/>
            <w:r w:rsidRPr="00D60ED1">
              <w:rPr>
                <w:rStyle w:val="normaltextrun"/>
                <w:rFonts w:ascii="Calibri" w:eastAsiaTheme="minorHAnsi" w:hAnsi="Calibri" w:cs="Calibri"/>
                <w:color w:val="FFFFFF" w:themeColor="background1"/>
                <w:sz w:val="20"/>
                <w:szCs w:val="20"/>
              </w:rPr>
              <w:t>[0].signature}}</w:t>
            </w:r>
          </w:p>
        </w:tc>
        <w:tc>
          <w:tcPr>
            <w:tcW w:w="0" w:type="auto"/>
            <w:hideMark/>
          </w:tcPr>
          <w:p w14:paraId="0D7C0191"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bottom w:val="single" w:sz="12" w:space="0" w:color="auto"/>
            </w:tcBorders>
            <w:hideMark/>
          </w:tcPr>
          <w:p w14:paraId="6954CF45"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 xml:space="preserve"> </w:t>
            </w:r>
            <w:r w:rsidRPr="00D60ED1">
              <w:rPr>
                <w:rStyle w:val="normaltextrun"/>
                <w:rFonts w:ascii="Calibri" w:eastAsiaTheme="minorHAnsi" w:hAnsi="Calibri" w:cs="Calibri"/>
                <w:color w:val="FFFFFF" w:themeColor="background1"/>
                <w:sz w:val="20"/>
                <w:szCs w:val="20"/>
              </w:rPr>
              <w:t>{{</w:t>
            </w:r>
            <w:proofErr w:type="spellStart"/>
            <w:proofErr w:type="gramStart"/>
            <w:r w:rsidRPr="00D60ED1">
              <w:rPr>
                <w:rStyle w:val="normaltextrun"/>
                <w:rFonts w:ascii="Calibri" w:eastAsiaTheme="minorHAnsi" w:hAnsi="Calibri" w:cs="Calibri"/>
                <w:color w:val="FFFFFF" w:themeColor="background1"/>
                <w:sz w:val="20"/>
                <w:szCs w:val="20"/>
              </w:rPr>
              <w:t>dynamic.signature</w:t>
            </w:r>
            <w:proofErr w:type="gramEnd"/>
            <w:r w:rsidRPr="00D60ED1">
              <w:rPr>
                <w:rStyle w:val="normaltextrun"/>
                <w:rFonts w:ascii="Calibri" w:eastAsiaTheme="minorHAnsi" w:hAnsi="Calibri" w:cs="Calibri"/>
                <w:color w:val="FFFFFF" w:themeColor="background1"/>
                <w:sz w:val="20"/>
                <w:szCs w:val="20"/>
              </w:rPr>
              <w:t>.customer</w:t>
            </w:r>
            <w:proofErr w:type="spellEnd"/>
            <w:r w:rsidRPr="00D60ED1">
              <w:rPr>
                <w:rStyle w:val="normaltextrun"/>
                <w:rFonts w:ascii="Calibri" w:eastAsiaTheme="minorHAnsi" w:hAnsi="Calibri" w:cs="Calibri"/>
                <w:color w:val="FFFFFF" w:themeColor="background1"/>
                <w:sz w:val="20"/>
                <w:szCs w:val="20"/>
              </w:rPr>
              <w:t>[0].signature}}</w:t>
            </w:r>
          </w:p>
        </w:tc>
      </w:tr>
      <w:tr w:rsidR="00594A15" w:rsidRPr="005A13CC" w14:paraId="2F870BF7" w14:textId="77777777" w:rsidTr="009237EB">
        <w:tc>
          <w:tcPr>
            <w:tcW w:w="4550" w:type="dxa"/>
            <w:tcBorders>
              <w:top w:val="single" w:sz="12" w:space="0" w:color="auto"/>
            </w:tcBorders>
            <w:hideMark/>
          </w:tcPr>
          <w:p w14:paraId="299D997C"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Authorized Signature</w:t>
            </w:r>
          </w:p>
        </w:tc>
        <w:tc>
          <w:tcPr>
            <w:tcW w:w="0" w:type="auto"/>
            <w:hideMark/>
          </w:tcPr>
          <w:p w14:paraId="1E15E684"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top w:val="single" w:sz="12" w:space="0" w:color="auto"/>
            </w:tcBorders>
            <w:hideMark/>
          </w:tcPr>
          <w:p w14:paraId="49391FD5"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Authorized Signature</w:t>
            </w:r>
          </w:p>
        </w:tc>
      </w:tr>
      <w:tr w:rsidR="00594A15" w:rsidRPr="005A13CC" w14:paraId="704D7CBC" w14:textId="77777777" w:rsidTr="009237EB">
        <w:tc>
          <w:tcPr>
            <w:tcW w:w="4550" w:type="dxa"/>
          </w:tcPr>
          <w:p w14:paraId="6AE2D78C"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tc>
        <w:tc>
          <w:tcPr>
            <w:tcW w:w="0" w:type="auto"/>
          </w:tcPr>
          <w:p w14:paraId="1B740761"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4D4BCEE8"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594A15" w:rsidRPr="005A13CC" w14:paraId="5D2FBE55" w14:textId="77777777" w:rsidTr="009237EB">
        <w:trPr>
          <w:trHeight w:val="317"/>
        </w:trPr>
        <w:tc>
          <w:tcPr>
            <w:tcW w:w="4550" w:type="dxa"/>
            <w:tcBorders>
              <w:bottom w:val="single" w:sz="12" w:space="0" w:color="auto"/>
            </w:tcBorders>
            <w:hideMark/>
          </w:tcPr>
          <w:p w14:paraId="67B72C0F" w14:textId="77777777" w:rsidR="00594A15" w:rsidRPr="00945BBC" w:rsidRDefault="00594A15" w:rsidP="009237EB">
            <w:pPr>
              <w:pStyle w:val="paragraph"/>
              <w:spacing w:before="0" w:beforeAutospacing="0" w:after="0" w:afterAutospacing="0"/>
              <w:ind w:right="-30"/>
              <w:textAlignment w:val="baseline"/>
              <w:rPr>
                <w:rFonts w:ascii="Calibri" w:eastAsiaTheme="minorHAnsi" w:hAnsi="Calibri" w:cs="Calibri"/>
                <w:color w:val="000000" w:themeColor="text1"/>
                <w:sz w:val="20"/>
                <w:szCs w:val="20"/>
              </w:rPr>
            </w:pPr>
            <w:r w:rsidRPr="00D60ED1">
              <w:rPr>
                <w:rStyle w:val="normaltextrun"/>
                <w:rFonts w:ascii="Calibri" w:eastAsiaTheme="minorHAnsi" w:hAnsi="Calibri" w:cs="Calibri"/>
                <w:color w:val="FFFFFF" w:themeColor="background1"/>
                <w:sz w:val="20"/>
                <w:szCs w:val="20"/>
              </w:rPr>
              <w:t>{{</w:t>
            </w:r>
            <w:proofErr w:type="spellStart"/>
            <w:proofErr w:type="gramStart"/>
            <w:r w:rsidRPr="00D60ED1">
              <w:rPr>
                <w:rStyle w:val="normaltextrun"/>
                <w:rFonts w:ascii="Calibri" w:eastAsiaTheme="minorHAnsi" w:hAnsi="Calibri" w:cs="Calibri"/>
                <w:color w:val="FFFFFF" w:themeColor="background1"/>
                <w:sz w:val="20"/>
                <w:szCs w:val="20"/>
              </w:rPr>
              <w:t>dynamic.signature</w:t>
            </w:r>
            <w:proofErr w:type="gramEnd"/>
            <w:r w:rsidRPr="00D60ED1">
              <w:rPr>
                <w:rStyle w:val="normaltextrun"/>
                <w:rFonts w:ascii="Calibri" w:eastAsiaTheme="minorHAnsi" w:hAnsi="Calibri" w:cs="Calibri"/>
                <w:color w:val="FFFFFF" w:themeColor="background1"/>
                <w:sz w:val="20"/>
                <w:szCs w:val="20"/>
              </w:rPr>
              <w:t>.adobe</w:t>
            </w:r>
            <w:proofErr w:type="spellEnd"/>
            <w:r w:rsidRPr="00D60ED1">
              <w:rPr>
                <w:rStyle w:val="normaltextrun"/>
                <w:rFonts w:ascii="Calibri" w:eastAsiaTheme="minorHAnsi" w:hAnsi="Calibri" w:cs="Calibri"/>
                <w:color w:val="FFFFFF" w:themeColor="background1"/>
                <w:sz w:val="20"/>
                <w:szCs w:val="20"/>
              </w:rPr>
              <w:t>[0].</w:t>
            </w:r>
            <w:proofErr w:type="spellStart"/>
            <w:r w:rsidRPr="00D60ED1">
              <w:rPr>
                <w:rStyle w:val="normaltextrun"/>
                <w:rFonts w:ascii="Calibri" w:eastAsiaTheme="minorHAnsi" w:hAnsi="Calibri" w:cs="Calibri"/>
                <w:color w:val="FFFFFF" w:themeColor="background1"/>
                <w:sz w:val="20"/>
                <w:szCs w:val="20"/>
              </w:rPr>
              <w:t>fullname</w:t>
            </w:r>
            <w:proofErr w:type="spellEnd"/>
            <w:r w:rsidRPr="00D60ED1">
              <w:rPr>
                <w:rStyle w:val="normaltextrun"/>
                <w:rFonts w:ascii="Calibri" w:eastAsiaTheme="minorHAnsi" w:hAnsi="Calibri" w:cs="Calibri"/>
                <w:color w:val="FFFFFF" w:themeColor="background1"/>
                <w:sz w:val="20"/>
                <w:szCs w:val="20"/>
              </w:rPr>
              <w:t>}}</w:t>
            </w:r>
          </w:p>
        </w:tc>
        <w:tc>
          <w:tcPr>
            <w:tcW w:w="0" w:type="auto"/>
            <w:hideMark/>
          </w:tcPr>
          <w:p w14:paraId="79222DB6"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bottom w:val="single" w:sz="12" w:space="0" w:color="auto"/>
            </w:tcBorders>
            <w:hideMark/>
          </w:tcPr>
          <w:p w14:paraId="2F409F65"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 xml:space="preserve"> </w:t>
            </w:r>
            <w:r w:rsidRPr="00D60ED1">
              <w:rPr>
                <w:rStyle w:val="normaltextrun"/>
                <w:rFonts w:ascii="Calibri" w:eastAsiaTheme="minorHAnsi" w:hAnsi="Calibri" w:cs="Calibri"/>
                <w:color w:val="FFFFFF" w:themeColor="background1"/>
                <w:sz w:val="20"/>
                <w:szCs w:val="20"/>
              </w:rPr>
              <w:t>{{</w:t>
            </w:r>
            <w:proofErr w:type="spellStart"/>
            <w:proofErr w:type="gramStart"/>
            <w:r w:rsidRPr="00D60ED1">
              <w:rPr>
                <w:rStyle w:val="eop"/>
                <w:rFonts w:ascii="Calibri" w:hAnsi="Calibri" w:cs="Calibri"/>
                <w:color w:val="FFFFFF" w:themeColor="background1"/>
                <w:sz w:val="20"/>
                <w:szCs w:val="20"/>
              </w:rPr>
              <w:t>dynamic.</w:t>
            </w:r>
            <w:r w:rsidRPr="00D60ED1">
              <w:rPr>
                <w:rStyle w:val="normaltextrun"/>
                <w:rFonts w:ascii="Calibri" w:eastAsiaTheme="minorHAnsi" w:hAnsi="Calibri" w:cs="Calibri"/>
                <w:color w:val="FFFFFF" w:themeColor="background1"/>
                <w:sz w:val="20"/>
                <w:szCs w:val="20"/>
              </w:rPr>
              <w:t>signature</w:t>
            </w:r>
            <w:proofErr w:type="gramEnd"/>
            <w:r w:rsidRPr="00D60ED1">
              <w:rPr>
                <w:rStyle w:val="normaltextrun"/>
                <w:rFonts w:ascii="Calibri" w:eastAsiaTheme="minorHAnsi" w:hAnsi="Calibri" w:cs="Calibri"/>
                <w:color w:val="FFFFFF" w:themeColor="background1"/>
                <w:sz w:val="20"/>
                <w:szCs w:val="20"/>
              </w:rPr>
              <w:t>.customer</w:t>
            </w:r>
            <w:proofErr w:type="spellEnd"/>
            <w:r w:rsidRPr="00D60ED1">
              <w:rPr>
                <w:rStyle w:val="normaltextrun"/>
                <w:rFonts w:ascii="Calibri" w:eastAsiaTheme="minorHAnsi" w:hAnsi="Calibri" w:cs="Calibri"/>
                <w:color w:val="FFFFFF" w:themeColor="background1"/>
                <w:sz w:val="20"/>
                <w:szCs w:val="20"/>
              </w:rPr>
              <w:t>[0].</w:t>
            </w:r>
            <w:proofErr w:type="spellStart"/>
            <w:r w:rsidRPr="00D60ED1">
              <w:rPr>
                <w:rStyle w:val="normaltextrun"/>
                <w:rFonts w:ascii="Calibri" w:eastAsiaTheme="minorHAnsi" w:hAnsi="Calibri" w:cs="Calibri"/>
                <w:color w:val="FFFFFF" w:themeColor="background1"/>
                <w:sz w:val="20"/>
                <w:szCs w:val="20"/>
              </w:rPr>
              <w:t>fullname</w:t>
            </w:r>
            <w:proofErr w:type="spellEnd"/>
            <w:r w:rsidRPr="00D60ED1">
              <w:rPr>
                <w:rStyle w:val="normaltextrun"/>
                <w:rFonts w:ascii="Calibri" w:eastAsiaTheme="minorHAnsi" w:hAnsi="Calibri" w:cs="Calibri"/>
                <w:color w:val="FFFFFF" w:themeColor="background1"/>
                <w:sz w:val="20"/>
                <w:szCs w:val="20"/>
              </w:rPr>
              <w:t>}}</w:t>
            </w:r>
          </w:p>
        </w:tc>
      </w:tr>
      <w:tr w:rsidR="00594A15" w:rsidRPr="005A13CC" w14:paraId="7551EED2" w14:textId="77777777" w:rsidTr="009237EB">
        <w:tc>
          <w:tcPr>
            <w:tcW w:w="4550" w:type="dxa"/>
            <w:tcBorders>
              <w:top w:val="single" w:sz="12" w:space="0" w:color="auto"/>
            </w:tcBorders>
            <w:hideMark/>
          </w:tcPr>
          <w:p w14:paraId="0BA59827"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Print Name</w:t>
            </w:r>
          </w:p>
        </w:tc>
        <w:tc>
          <w:tcPr>
            <w:tcW w:w="0" w:type="auto"/>
            <w:hideMark/>
          </w:tcPr>
          <w:p w14:paraId="6ACAB867"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top w:val="single" w:sz="12" w:space="0" w:color="auto"/>
            </w:tcBorders>
            <w:hideMark/>
          </w:tcPr>
          <w:p w14:paraId="7E113602"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Print Name</w:t>
            </w:r>
          </w:p>
        </w:tc>
      </w:tr>
      <w:tr w:rsidR="00594A15" w:rsidRPr="005A13CC" w14:paraId="4CB95649" w14:textId="77777777" w:rsidTr="009237EB">
        <w:tc>
          <w:tcPr>
            <w:tcW w:w="4550" w:type="dxa"/>
          </w:tcPr>
          <w:p w14:paraId="6343F77B"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0" w:type="auto"/>
          </w:tcPr>
          <w:p w14:paraId="417A1A00"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0444568F"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594A15" w:rsidRPr="005A13CC" w14:paraId="0C8C4E8B" w14:textId="77777777" w:rsidTr="009237EB">
        <w:trPr>
          <w:trHeight w:val="317"/>
        </w:trPr>
        <w:tc>
          <w:tcPr>
            <w:tcW w:w="4550" w:type="dxa"/>
            <w:tcBorders>
              <w:bottom w:val="single" w:sz="12" w:space="0" w:color="auto"/>
            </w:tcBorders>
            <w:hideMark/>
          </w:tcPr>
          <w:p w14:paraId="7D2FFA0B"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D60ED1">
              <w:rPr>
                <w:rStyle w:val="eop"/>
                <w:rFonts w:ascii="Calibri" w:hAnsi="Calibri" w:cs="Calibri"/>
                <w:color w:val="FFFFFF" w:themeColor="background1"/>
                <w:sz w:val="20"/>
                <w:szCs w:val="20"/>
              </w:rPr>
              <w:t>{{</w:t>
            </w:r>
            <w:proofErr w:type="spellStart"/>
            <w:proofErr w:type="gramStart"/>
            <w:r w:rsidRPr="00D60ED1">
              <w:rPr>
                <w:rStyle w:val="eop"/>
                <w:rFonts w:ascii="Calibri" w:hAnsi="Calibri" w:cs="Calibri"/>
                <w:color w:val="FFFFFF" w:themeColor="background1"/>
                <w:sz w:val="20"/>
                <w:szCs w:val="20"/>
              </w:rPr>
              <w:t>dynamic.</w:t>
            </w:r>
            <w:r w:rsidRPr="00D60ED1">
              <w:rPr>
                <w:rStyle w:val="normaltextrun"/>
                <w:rFonts w:ascii="Calibri" w:eastAsiaTheme="minorHAnsi" w:hAnsi="Calibri" w:cs="Calibri"/>
                <w:color w:val="FFFFFF" w:themeColor="background1"/>
                <w:sz w:val="20"/>
                <w:szCs w:val="20"/>
              </w:rPr>
              <w:t>signature</w:t>
            </w:r>
            <w:proofErr w:type="gramEnd"/>
            <w:r w:rsidRPr="00D60ED1">
              <w:rPr>
                <w:rStyle w:val="normaltextrun"/>
                <w:rFonts w:ascii="Calibri" w:eastAsiaTheme="minorHAnsi" w:hAnsi="Calibri" w:cs="Calibri"/>
                <w:color w:val="FFFFFF" w:themeColor="background1"/>
                <w:sz w:val="20"/>
                <w:szCs w:val="20"/>
              </w:rPr>
              <w:t>.adobe</w:t>
            </w:r>
            <w:proofErr w:type="spellEnd"/>
            <w:r w:rsidRPr="00D60ED1">
              <w:rPr>
                <w:rStyle w:val="normaltextrun"/>
                <w:rFonts w:ascii="Calibri" w:eastAsiaTheme="minorHAnsi" w:hAnsi="Calibri" w:cs="Calibri"/>
                <w:color w:val="FFFFFF" w:themeColor="background1"/>
                <w:sz w:val="20"/>
                <w:szCs w:val="20"/>
              </w:rPr>
              <w:t>[0].</w:t>
            </w:r>
            <w:r w:rsidRPr="00D60ED1">
              <w:rPr>
                <w:rStyle w:val="eop"/>
                <w:rFonts w:ascii="Calibri" w:hAnsi="Calibri" w:cs="Calibri"/>
                <w:color w:val="FFFFFF" w:themeColor="background1"/>
                <w:sz w:val="20"/>
                <w:szCs w:val="20"/>
              </w:rPr>
              <w:t>title}}</w:t>
            </w:r>
          </w:p>
        </w:tc>
        <w:tc>
          <w:tcPr>
            <w:tcW w:w="0" w:type="auto"/>
            <w:hideMark/>
          </w:tcPr>
          <w:p w14:paraId="34987BCC"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bottom w:val="single" w:sz="12" w:space="0" w:color="auto"/>
            </w:tcBorders>
            <w:hideMark/>
          </w:tcPr>
          <w:p w14:paraId="58D20811"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D60ED1">
              <w:rPr>
                <w:rStyle w:val="eop"/>
                <w:rFonts w:ascii="Calibri" w:hAnsi="Calibri" w:cs="Calibri"/>
                <w:color w:val="FFFFFF" w:themeColor="background1"/>
                <w:sz w:val="20"/>
                <w:szCs w:val="20"/>
              </w:rPr>
              <w:t>{{</w:t>
            </w:r>
            <w:proofErr w:type="spellStart"/>
            <w:proofErr w:type="gramStart"/>
            <w:r w:rsidRPr="00D60ED1">
              <w:rPr>
                <w:rStyle w:val="eop"/>
                <w:rFonts w:ascii="Calibri" w:hAnsi="Calibri" w:cs="Calibri"/>
                <w:color w:val="FFFFFF" w:themeColor="background1"/>
                <w:sz w:val="20"/>
                <w:szCs w:val="20"/>
              </w:rPr>
              <w:t>dynamic.</w:t>
            </w:r>
            <w:r w:rsidRPr="00D60ED1">
              <w:rPr>
                <w:rStyle w:val="normaltextrun"/>
                <w:rFonts w:ascii="Calibri" w:eastAsiaTheme="minorHAnsi" w:hAnsi="Calibri" w:cs="Calibri"/>
                <w:color w:val="FFFFFF" w:themeColor="background1"/>
                <w:sz w:val="20"/>
                <w:szCs w:val="20"/>
              </w:rPr>
              <w:t>signature</w:t>
            </w:r>
            <w:proofErr w:type="gramEnd"/>
            <w:r w:rsidRPr="00D60ED1">
              <w:rPr>
                <w:rStyle w:val="normaltextrun"/>
                <w:rFonts w:ascii="Calibri" w:eastAsiaTheme="minorHAnsi" w:hAnsi="Calibri" w:cs="Calibri"/>
                <w:color w:val="FFFFFF" w:themeColor="background1"/>
                <w:sz w:val="20"/>
                <w:szCs w:val="20"/>
              </w:rPr>
              <w:t>.customer</w:t>
            </w:r>
            <w:proofErr w:type="spellEnd"/>
            <w:r w:rsidRPr="00D60ED1">
              <w:rPr>
                <w:rStyle w:val="normaltextrun"/>
                <w:rFonts w:ascii="Calibri" w:eastAsiaTheme="minorHAnsi" w:hAnsi="Calibri" w:cs="Calibri"/>
                <w:color w:val="FFFFFF" w:themeColor="background1"/>
                <w:sz w:val="20"/>
                <w:szCs w:val="20"/>
              </w:rPr>
              <w:t>[0].</w:t>
            </w:r>
            <w:r w:rsidRPr="00D60ED1">
              <w:rPr>
                <w:rStyle w:val="eop"/>
                <w:rFonts w:ascii="Calibri" w:hAnsi="Calibri" w:cs="Calibri"/>
                <w:color w:val="FFFFFF" w:themeColor="background1"/>
                <w:sz w:val="20"/>
                <w:szCs w:val="20"/>
              </w:rPr>
              <w:t>title}}</w:t>
            </w:r>
          </w:p>
        </w:tc>
      </w:tr>
      <w:tr w:rsidR="00594A15" w:rsidRPr="005A13CC" w14:paraId="23297F8C" w14:textId="77777777" w:rsidTr="009237EB">
        <w:tc>
          <w:tcPr>
            <w:tcW w:w="4550" w:type="dxa"/>
            <w:tcBorders>
              <w:top w:val="single" w:sz="12" w:space="0" w:color="auto"/>
            </w:tcBorders>
            <w:hideMark/>
          </w:tcPr>
          <w:p w14:paraId="7DADE037"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Title</w:t>
            </w:r>
          </w:p>
        </w:tc>
        <w:tc>
          <w:tcPr>
            <w:tcW w:w="0" w:type="auto"/>
            <w:hideMark/>
          </w:tcPr>
          <w:p w14:paraId="127FA741"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top w:val="single" w:sz="12" w:space="0" w:color="auto"/>
            </w:tcBorders>
            <w:hideMark/>
          </w:tcPr>
          <w:p w14:paraId="46401319"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Title</w:t>
            </w:r>
          </w:p>
        </w:tc>
      </w:tr>
      <w:tr w:rsidR="00594A15" w:rsidRPr="005A13CC" w14:paraId="7A097D99" w14:textId="77777777" w:rsidTr="009237EB">
        <w:tc>
          <w:tcPr>
            <w:tcW w:w="4550" w:type="dxa"/>
          </w:tcPr>
          <w:p w14:paraId="0A0EF30E"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0" w:type="auto"/>
          </w:tcPr>
          <w:p w14:paraId="7A8F27B7"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60F38A32"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594A15" w:rsidRPr="005A13CC" w14:paraId="057C8603" w14:textId="77777777" w:rsidTr="009237EB">
        <w:trPr>
          <w:trHeight w:val="317"/>
        </w:trPr>
        <w:tc>
          <w:tcPr>
            <w:tcW w:w="4550" w:type="dxa"/>
            <w:tcBorders>
              <w:bottom w:val="single" w:sz="12" w:space="0" w:color="auto"/>
            </w:tcBorders>
            <w:hideMark/>
          </w:tcPr>
          <w:p w14:paraId="592443D4"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D60ED1">
              <w:rPr>
                <w:rStyle w:val="eop"/>
                <w:rFonts w:ascii="Calibri" w:hAnsi="Calibri" w:cs="Calibri"/>
                <w:color w:val="FFFFFF" w:themeColor="background1"/>
                <w:sz w:val="20"/>
                <w:szCs w:val="20"/>
              </w:rPr>
              <w:t>{{</w:t>
            </w:r>
            <w:proofErr w:type="spellStart"/>
            <w:proofErr w:type="gramStart"/>
            <w:r w:rsidRPr="00D60ED1">
              <w:rPr>
                <w:rStyle w:val="eop"/>
                <w:rFonts w:ascii="Calibri" w:hAnsi="Calibri" w:cs="Calibri"/>
                <w:color w:val="FFFFFF" w:themeColor="background1"/>
                <w:sz w:val="20"/>
                <w:szCs w:val="20"/>
              </w:rPr>
              <w:t>dynamic.</w:t>
            </w:r>
            <w:r w:rsidRPr="00D60ED1">
              <w:rPr>
                <w:rStyle w:val="normaltextrun"/>
                <w:rFonts w:ascii="Calibri" w:eastAsiaTheme="minorHAnsi" w:hAnsi="Calibri" w:cs="Calibri"/>
                <w:color w:val="FFFFFF" w:themeColor="background1"/>
                <w:sz w:val="20"/>
                <w:szCs w:val="20"/>
              </w:rPr>
              <w:t>signature</w:t>
            </w:r>
            <w:proofErr w:type="gramEnd"/>
            <w:r w:rsidRPr="00D60ED1">
              <w:rPr>
                <w:rStyle w:val="normaltextrun"/>
                <w:rFonts w:ascii="Calibri" w:eastAsiaTheme="minorHAnsi" w:hAnsi="Calibri" w:cs="Calibri"/>
                <w:color w:val="FFFFFF" w:themeColor="background1"/>
                <w:sz w:val="20"/>
                <w:szCs w:val="20"/>
              </w:rPr>
              <w:t>.adobe</w:t>
            </w:r>
            <w:proofErr w:type="spellEnd"/>
            <w:r w:rsidRPr="00D60ED1">
              <w:rPr>
                <w:rStyle w:val="normaltextrun"/>
                <w:rFonts w:ascii="Calibri" w:eastAsiaTheme="minorHAnsi" w:hAnsi="Calibri" w:cs="Calibri"/>
                <w:color w:val="FFFFFF" w:themeColor="background1"/>
                <w:sz w:val="20"/>
                <w:szCs w:val="20"/>
              </w:rPr>
              <w:t>[0].</w:t>
            </w:r>
            <w:r w:rsidRPr="00D60ED1">
              <w:rPr>
                <w:rStyle w:val="eop"/>
                <w:rFonts w:ascii="Calibri" w:hAnsi="Calibri" w:cs="Calibri"/>
                <w:color w:val="FFFFFF" w:themeColor="background1"/>
                <w:sz w:val="20"/>
                <w:szCs w:val="20"/>
              </w:rPr>
              <w:t>date}}</w:t>
            </w:r>
          </w:p>
        </w:tc>
        <w:tc>
          <w:tcPr>
            <w:tcW w:w="0" w:type="auto"/>
            <w:hideMark/>
          </w:tcPr>
          <w:p w14:paraId="5F4AEF8F"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bottom w:val="single" w:sz="12" w:space="0" w:color="auto"/>
            </w:tcBorders>
            <w:hideMark/>
          </w:tcPr>
          <w:p w14:paraId="58D52F18"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 xml:space="preserve"> </w:t>
            </w:r>
            <w:r w:rsidRPr="00D60ED1">
              <w:rPr>
                <w:rStyle w:val="eop"/>
                <w:rFonts w:ascii="Calibri" w:hAnsi="Calibri" w:cs="Calibri"/>
                <w:color w:val="FFFFFF" w:themeColor="background1"/>
                <w:sz w:val="20"/>
                <w:szCs w:val="20"/>
              </w:rPr>
              <w:t>{{</w:t>
            </w:r>
            <w:proofErr w:type="spellStart"/>
            <w:proofErr w:type="gramStart"/>
            <w:r w:rsidRPr="00D60ED1">
              <w:rPr>
                <w:rStyle w:val="eop"/>
                <w:rFonts w:ascii="Calibri" w:hAnsi="Calibri" w:cs="Calibri"/>
                <w:color w:val="FFFFFF" w:themeColor="background1"/>
                <w:sz w:val="20"/>
                <w:szCs w:val="20"/>
              </w:rPr>
              <w:t>dynamic.</w:t>
            </w:r>
            <w:r w:rsidRPr="00D60ED1">
              <w:rPr>
                <w:rStyle w:val="normaltextrun"/>
                <w:rFonts w:ascii="Calibri" w:eastAsiaTheme="minorHAnsi" w:hAnsi="Calibri" w:cs="Calibri"/>
                <w:color w:val="FFFFFF" w:themeColor="background1"/>
                <w:sz w:val="20"/>
                <w:szCs w:val="20"/>
              </w:rPr>
              <w:t>signature</w:t>
            </w:r>
            <w:proofErr w:type="gramEnd"/>
            <w:r w:rsidRPr="00D60ED1">
              <w:rPr>
                <w:rStyle w:val="normaltextrun"/>
                <w:rFonts w:ascii="Calibri" w:eastAsiaTheme="minorHAnsi" w:hAnsi="Calibri" w:cs="Calibri"/>
                <w:color w:val="FFFFFF" w:themeColor="background1"/>
                <w:sz w:val="20"/>
                <w:szCs w:val="20"/>
              </w:rPr>
              <w:t>.customer</w:t>
            </w:r>
            <w:proofErr w:type="spellEnd"/>
            <w:r w:rsidRPr="00D60ED1">
              <w:rPr>
                <w:rStyle w:val="normaltextrun"/>
                <w:rFonts w:ascii="Calibri" w:eastAsiaTheme="minorHAnsi" w:hAnsi="Calibri" w:cs="Calibri"/>
                <w:color w:val="FFFFFF" w:themeColor="background1"/>
                <w:sz w:val="20"/>
                <w:szCs w:val="20"/>
              </w:rPr>
              <w:t>[0].</w:t>
            </w:r>
            <w:r w:rsidRPr="00D60ED1">
              <w:rPr>
                <w:rStyle w:val="eop"/>
                <w:rFonts w:ascii="Calibri" w:hAnsi="Calibri" w:cs="Calibri"/>
                <w:color w:val="FFFFFF" w:themeColor="background1"/>
                <w:sz w:val="20"/>
                <w:szCs w:val="20"/>
              </w:rPr>
              <w:t>date}}</w:t>
            </w:r>
          </w:p>
        </w:tc>
      </w:tr>
      <w:tr w:rsidR="00594A15" w:rsidRPr="005A13CC" w14:paraId="2C502FD5" w14:textId="77777777" w:rsidTr="009237EB">
        <w:tc>
          <w:tcPr>
            <w:tcW w:w="4550" w:type="dxa"/>
            <w:tcBorders>
              <w:top w:val="single" w:sz="12" w:space="0" w:color="auto"/>
            </w:tcBorders>
            <w:hideMark/>
          </w:tcPr>
          <w:p w14:paraId="152DCFD9"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Date</w:t>
            </w:r>
          </w:p>
        </w:tc>
        <w:tc>
          <w:tcPr>
            <w:tcW w:w="0" w:type="auto"/>
            <w:hideMark/>
          </w:tcPr>
          <w:p w14:paraId="198B787F"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top w:val="single" w:sz="12" w:space="0" w:color="auto"/>
            </w:tcBorders>
            <w:hideMark/>
          </w:tcPr>
          <w:p w14:paraId="169A709D"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Date</w:t>
            </w:r>
          </w:p>
          <w:p w14:paraId="3DDEEDA9"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p>
        </w:tc>
      </w:tr>
      <w:tr w:rsidR="00594A15" w:rsidRPr="005A13CC" w14:paraId="61C43E5A" w14:textId="77777777" w:rsidTr="009237EB">
        <w:tc>
          <w:tcPr>
            <w:tcW w:w="4550" w:type="dxa"/>
          </w:tcPr>
          <w:p w14:paraId="1B47C424" w14:textId="77777777" w:rsidR="00594A15" w:rsidRPr="00945BBC" w:rsidRDefault="00594A15" w:rsidP="009237EB">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tc>
        <w:tc>
          <w:tcPr>
            <w:tcW w:w="0" w:type="auto"/>
          </w:tcPr>
          <w:p w14:paraId="2B3C50AD" w14:textId="77777777" w:rsidR="00594A15" w:rsidRPr="00945BBC"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43EFCE25" w14:textId="77777777" w:rsidR="00594A15" w:rsidRPr="00945BBC" w:rsidRDefault="00594A15" w:rsidP="009237EB">
            <w:pPr>
              <w:pStyle w:val="paragraph"/>
              <w:spacing w:before="0" w:after="0"/>
              <w:ind w:right="-30"/>
              <w:textAlignment w:val="baseline"/>
              <w:rPr>
                <w:rStyle w:val="normaltextrun"/>
                <w:rFonts w:ascii="Calibri" w:eastAsiaTheme="minorHAnsi" w:hAnsi="Calibri" w:cs="Calibri"/>
                <w:color w:val="000000" w:themeColor="text1"/>
                <w:sz w:val="20"/>
                <w:szCs w:val="20"/>
              </w:rPr>
            </w:pPr>
          </w:p>
        </w:tc>
      </w:tr>
      <w:tr w:rsidR="00594A15" w:rsidRPr="005A13CC" w14:paraId="26E06DD4" w14:textId="77777777" w:rsidTr="009237EB">
        <w:tc>
          <w:tcPr>
            <w:tcW w:w="4550" w:type="dxa"/>
            <w:hideMark/>
          </w:tcPr>
          <w:p w14:paraId="4098E587" w14:textId="77777777" w:rsidR="00594A15" w:rsidRPr="00945BBC" w:rsidRDefault="00594A15" w:rsidP="009237EB">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0" w:type="auto"/>
            <w:hideMark/>
          </w:tcPr>
          <w:p w14:paraId="44AA35EC" w14:textId="77777777" w:rsidR="00594A15" w:rsidRPr="00945BBC" w:rsidRDefault="00594A15" w:rsidP="009237EB">
            <w:pPr>
              <w:pStyle w:val="paragraph"/>
              <w:spacing w:before="0" w:beforeAutospacing="0" w:after="0" w:afterAutospacing="0"/>
              <w:ind w:right="-30"/>
              <w:textAlignment w:val="baseline"/>
              <w:rPr>
                <w:rStyle w:val="eop"/>
                <w:color w:val="000000" w:themeColor="text1"/>
              </w:rPr>
            </w:pPr>
            <w:r w:rsidRPr="00945BBC">
              <w:rPr>
                <w:rStyle w:val="eop"/>
                <w:rFonts w:ascii="Calibri" w:hAnsi="Calibri" w:cs="Calibri"/>
                <w:color w:val="000000" w:themeColor="text1"/>
                <w:sz w:val="20"/>
                <w:szCs w:val="20"/>
              </w:rPr>
              <w:t> </w:t>
            </w:r>
          </w:p>
        </w:tc>
        <w:tc>
          <w:tcPr>
            <w:tcW w:w="4571" w:type="dxa"/>
            <w:hideMark/>
          </w:tcPr>
          <w:p w14:paraId="42252A9C" w14:textId="77777777" w:rsidR="00594A15" w:rsidRPr="00753EA9" w:rsidRDefault="00594A15" w:rsidP="009237EB">
            <w:pPr>
              <w:pStyle w:val="paragraph"/>
              <w:spacing w:before="0" w:beforeAutospacing="0" w:after="0" w:afterAutospacing="0"/>
              <w:ind w:right="-30"/>
              <w:textAlignment w:val="baseline"/>
              <w:rPr>
                <w:rStyle w:val="eop"/>
                <w:rFonts w:ascii="Calibri" w:hAnsi="Calibri" w:cs="Calibri"/>
                <w:color w:val="000000" w:themeColor="text1"/>
                <w:sz w:val="20"/>
                <w:szCs w:val="20"/>
              </w:rPr>
            </w:pPr>
            <w:r w:rsidRPr="00702452">
              <w:rPr>
                <w:rStyle w:val="eop"/>
                <w:rFonts w:ascii="Calibri" w:hAnsi="Calibri" w:cs="Calibri"/>
                <w:color w:val="000000" w:themeColor="text1"/>
                <w:sz w:val="20"/>
                <w:szCs w:val="20"/>
              </w:rPr>
              <w:t>ECC ID Number: </w:t>
            </w:r>
            <w:r>
              <w:rPr>
                <w:rStyle w:val="eop"/>
                <w:rFonts w:ascii="Calibri" w:hAnsi="Calibri" w:cs="Calibri"/>
                <w:color w:val="000000" w:themeColor="text1"/>
                <w:sz w:val="20"/>
                <w:szCs w:val="20"/>
              </w:rPr>
              <w:t>0001461661</w:t>
            </w:r>
          </w:p>
        </w:tc>
      </w:tr>
    </w:tbl>
    <w:p w14:paraId="0CF56E6F" w14:textId="02E73BFA" w:rsidR="00142476" w:rsidRDefault="00594A15" w:rsidP="00762EE7">
      <w:pPr>
        <w:pStyle w:val="ContractNumbered10"/>
        <w:numPr>
          <w:ilvl w:val="0"/>
          <w:numId w:val="0"/>
        </w:numPr>
        <w:spacing w:after="120"/>
        <w:ind w:left="360" w:hanging="360"/>
      </w:pPr>
      <w:r>
        <w:rPr>
          <w:sz w:val="16"/>
          <w:szCs w:val="16"/>
        </w:rPr>
        <w:br w:type="page"/>
      </w:r>
    </w:p>
    <w:p w14:paraId="3E9A5ED5" w14:textId="77777777" w:rsidR="00142476" w:rsidRPr="002B5BFD" w:rsidRDefault="00142476" w:rsidP="00142476">
      <w:pPr>
        <w:jc w:val="center"/>
        <w:divId w:val="2339758041"/>
        <w:rPr>
          <w:rFonts w:ascii="Calibri" w:eastAsia="Adobe Clean" w:hAnsi="Calibri" w:cs="Calibri"/>
          <w:b/>
          <w:bCs/>
          <w:szCs w:val="20"/>
        </w:rPr>
      </w:pPr>
      <w:commentRangeStart w:id="2"/>
      <w:r w:rsidRPr="002B5BFD">
        <w:rPr>
          <w:rFonts w:ascii="Calibri" w:eastAsia="Adobe Clean" w:hAnsi="Calibri" w:cs="Calibri"/>
          <w:b/>
          <w:bCs/>
          <w:szCs w:val="20"/>
        </w:rPr>
        <w:lastRenderedPageBreak/>
        <w:t>Annexure 1</w:t>
      </w:r>
      <w:commentRangeEnd w:id="2"/>
      <w:r w:rsidR="00C277FB" w:rsidRPr="002B5BFD">
        <w:rPr>
          <w:rStyle w:val="CommentReference"/>
          <w:rFonts w:ascii="Calibri" w:eastAsia="Adobe Clean" w:hAnsi="Calibri" w:cs="Calibri"/>
          <w:b/>
          <w:bCs/>
          <w:sz w:val="22"/>
          <w:szCs w:val="20"/>
        </w:rPr>
        <w:commentReference w:id="2"/>
      </w:r>
    </w:p>
    <w:p w14:paraId="4334E84C" w14:textId="77777777" w:rsidR="00142476" w:rsidRDefault="00142476" w:rsidP="00142476">
      <w:pPr>
        <w:jc w:val="center"/>
        <w:divId w:val="2339758044"/>
        <w:rPr>
          <w:rFonts w:ascii="Calibri" w:eastAsia="Adobe Clean" w:hAnsi="Calibri" w:cs="Calibri"/>
          <w:b/>
          <w:bCs/>
          <w:szCs w:val="20"/>
        </w:rPr>
      </w:pPr>
      <w:r w:rsidRPr="002C729F">
        <w:rPr>
          <w:rFonts w:ascii="Calibri" w:eastAsia="Adobe Clean" w:hAnsi="Calibri" w:cs="Calibri"/>
          <w:b/>
          <w:bCs/>
          <w:szCs w:val="20"/>
        </w:rPr>
        <w:t>Amendments to the MLTA</w:t>
      </w:r>
    </w:p>
    <w:p w14:paraId="5FC07A0F" w14:textId="77777777" w:rsidR="00142476" w:rsidRDefault="00142476" w:rsidP="00142476">
      <w:pPr>
        <w:pStyle w:val="ListParagraph"/>
        <w:numPr>
          <w:ilvl w:val="1"/>
          <w:numId w:val="13"/>
        </w:numPr>
        <w:tabs>
          <w:tab w:val="clear" w:pos="1008"/>
          <w:tab w:val="num" w:pos="709"/>
        </w:tabs>
        <w:adjustRightInd w:val="0"/>
        <w:snapToGrid w:val="0"/>
        <w:spacing w:before="120" w:after="120"/>
        <w:ind w:left="426" w:hanging="284"/>
        <w:divId w:val="2339758047"/>
        <w:rPr>
          <w:rFonts w:eastAsia="Adobe Clean" w:cs="Calibri"/>
        </w:rPr>
      </w:pPr>
      <w:r>
        <w:rPr>
          <w:rFonts w:eastAsia="Adobe Clean" w:cs="Calibri"/>
        </w:rPr>
        <w:t>Notwithstanding anything to the contrary in the MLTA, t</w:t>
      </w:r>
      <w:r w:rsidRPr="001B244B">
        <w:rPr>
          <w:rFonts w:eastAsia="Adobe Clean" w:cs="Calibri"/>
        </w:rPr>
        <w:t xml:space="preserve">he following provisions are </w:t>
      </w:r>
      <w:r>
        <w:rPr>
          <w:rFonts w:eastAsia="Adobe Clean" w:cs="Calibri"/>
        </w:rPr>
        <w:t xml:space="preserve">modified or </w:t>
      </w:r>
      <w:r w:rsidRPr="001B244B">
        <w:rPr>
          <w:rFonts w:eastAsia="Adobe Clean" w:cs="Calibri"/>
        </w:rPr>
        <w:t xml:space="preserve">inserted </w:t>
      </w:r>
      <w:r>
        <w:rPr>
          <w:rFonts w:eastAsia="Adobe Clean" w:cs="Calibri"/>
        </w:rPr>
        <w:t xml:space="preserve">(as relevant) </w:t>
      </w:r>
      <w:r w:rsidRPr="001B244B">
        <w:rPr>
          <w:rFonts w:eastAsia="Adobe Clean" w:cs="Calibri"/>
        </w:rPr>
        <w:t xml:space="preserve">into </w:t>
      </w:r>
      <w:r>
        <w:rPr>
          <w:rFonts w:eastAsia="Adobe Clean" w:cs="Calibri"/>
        </w:rPr>
        <w:t xml:space="preserve">the MLTA. </w:t>
      </w:r>
    </w:p>
    <w:p w14:paraId="7617721B" w14:textId="77777777" w:rsidR="00142476" w:rsidRPr="001B244B" w:rsidRDefault="00142476" w:rsidP="00142476">
      <w:pPr>
        <w:pStyle w:val="ListParagraph"/>
        <w:ind w:left="1008"/>
        <w:jc w:val="left"/>
        <w:rPr>
          <w:rFonts w:eastAsia="Adobe Clean" w:cs="Calibri"/>
        </w:rPr>
      </w:pPr>
    </w:p>
    <w:p w14:paraId="7C815BC8" w14:textId="77777777" w:rsidR="00142476" w:rsidRPr="004964C4" w:rsidRDefault="00142476" w:rsidP="00142476">
      <w:pPr>
        <w:pStyle w:val="ListParagraph"/>
        <w:numPr>
          <w:ilvl w:val="1"/>
          <w:numId w:val="14"/>
        </w:numPr>
        <w:adjustRightInd w:val="0"/>
        <w:snapToGrid w:val="0"/>
        <w:spacing w:before="120" w:after="120"/>
        <w:ind w:left="993" w:hanging="489"/>
        <w:jc w:val="left"/>
        <w:divId w:val="2339758050"/>
        <w:rPr>
          <w:rFonts w:eastAsia="Adobe Clean" w:cs="Calibri"/>
        </w:rPr>
      </w:pPr>
      <w:r w:rsidRPr="004964C4">
        <w:rPr>
          <w:rFonts w:eastAsia="Adobe Clean" w:cs="Calibri"/>
        </w:rPr>
        <w:t>Amendments to Annexure 1 of the MLTA (General Terms)</w:t>
      </w:r>
      <w:r>
        <w:rPr>
          <w:rFonts w:eastAsia="Adobe Clean" w:cs="Calibri"/>
        </w:rPr>
        <w:t>.</w:t>
      </w:r>
    </w:p>
    <w:p w14:paraId="09AB101B" w14:textId="77777777" w:rsidR="00142476" w:rsidRDefault="00142476" w:rsidP="00142476">
      <w:pPr>
        <w:pStyle w:val="ListParagraph"/>
        <w:spacing w:before="100" w:beforeAutospacing="1" w:after="100" w:afterAutospacing="1"/>
        <w:ind w:left="1008"/>
        <w:rPr>
          <w:rFonts w:cs="Calibri"/>
        </w:rPr>
      </w:pPr>
    </w:p>
    <w:p w14:paraId="02958672" w14:textId="77777777" w:rsidR="00142476" w:rsidRPr="0036240F" w:rsidRDefault="00142476" w:rsidP="00142476">
      <w:pPr>
        <w:pStyle w:val="ListParagraph"/>
        <w:numPr>
          <w:ilvl w:val="2"/>
          <w:numId w:val="13"/>
        </w:numPr>
        <w:spacing w:before="100" w:beforeAutospacing="1" w:after="100" w:afterAutospacing="1"/>
        <w:divId w:val="2339758053"/>
        <w:rPr>
          <w:rFonts w:asciiTheme="minorHAnsi" w:eastAsia="Times New Roman" w:hAnsiTheme="minorHAnsi" w:cstheme="minorHAnsi"/>
          <w:color w:val="000000"/>
        </w:rPr>
      </w:pPr>
      <w:r w:rsidRPr="0036240F">
        <w:rPr>
          <w:rFonts w:asciiTheme="minorHAnsi" w:eastAsia="Times New Roman" w:hAnsiTheme="minorHAnsi" w:cstheme="minorHAnsi"/>
          <w:color w:val="000000"/>
        </w:rPr>
        <w:t>The definition of ‘</w:t>
      </w:r>
      <w:r w:rsidRPr="0036240F">
        <w:rPr>
          <w:rFonts w:asciiTheme="minorHAnsi" w:eastAsia="Times New Roman" w:hAnsiTheme="minorHAnsi" w:cstheme="minorHAnsi"/>
          <w:b/>
          <w:bCs/>
          <w:color w:val="000000"/>
        </w:rPr>
        <w:t>Agreement</w:t>
      </w:r>
      <w:r w:rsidRPr="0036240F">
        <w:rPr>
          <w:rFonts w:asciiTheme="minorHAnsi" w:eastAsia="Times New Roman" w:hAnsiTheme="minorHAnsi" w:cstheme="minorHAnsi"/>
          <w:color w:val="000000"/>
        </w:rPr>
        <w:t xml:space="preserve">’ in clause 1.1 of the General Terms also includes the Adobe </w:t>
      </w:r>
      <w:proofErr w:type="spellStart"/>
      <w:r w:rsidRPr="0036240F">
        <w:rPr>
          <w:rFonts w:asciiTheme="minorHAnsi" w:eastAsia="Times New Roman" w:hAnsiTheme="minorHAnsi" w:cstheme="minorHAnsi"/>
          <w:color w:val="000000"/>
        </w:rPr>
        <w:t>GenAI</w:t>
      </w:r>
      <w:proofErr w:type="spellEnd"/>
      <w:r w:rsidRPr="0036240F">
        <w:rPr>
          <w:rFonts w:asciiTheme="minorHAnsi" w:eastAsia="Times New Roman" w:hAnsiTheme="minorHAnsi" w:cstheme="minorHAnsi"/>
          <w:color w:val="000000"/>
        </w:rPr>
        <w:t xml:space="preserve"> Terms and </w:t>
      </w:r>
      <w:commentRangeStart w:id="3"/>
      <w:r w:rsidRPr="0036240F">
        <w:rPr>
          <w:rFonts w:asciiTheme="minorHAnsi" w:eastAsia="Times New Roman" w:hAnsiTheme="minorHAnsi" w:cstheme="minorHAnsi"/>
          <w:color w:val="000000"/>
        </w:rPr>
        <w:t>Data Processing Addendum as clauses 1.1(A)(4) and 1.1(A)(5), respectively.</w:t>
      </w:r>
      <w:commentRangeEnd w:id="3"/>
      <w:r w:rsidR="00377756" w:rsidRPr="0036240F">
        <w:rPr>
          <w:rStyle w:val="CommentReference"/>
          <w:rFonts w:asciiTheme="minorHAnsi" w:eastAsia="Times New Roman" w:hAnsiTheme="minorHAnsi" w:cstheme="minorHAnsi"/>
          <w:color w:val="000000"/>
          <w:sz w:val="20"/>
          <w:szCs w:val="20"/>
        </w:rPr>
        <w:commentReference w:id="3"/>
      </w:r>
    </w:p>
    <w:p w14:paraId="3D538474" w14:textId="77777777" w:rsidR="00142476" w:rsidRDefault="00142476" w:rsidP="00142476">
      <w:pPr>
        <w:pStyle w:val="ListParagraph"/>
        <w:numPr>
          <w:ilvl w:val="2"/>
          <w:numId w:val="13"/>
        </w:numPr>
        <w:spacing w:before="100" w:beforeAutospacing="1" w:after="100" w:afterAutospacing="1"/>
        <w:divId w:val="2339758056"/>
        <w:rPr>
          <w:rFonts w:asciiTheme="minorHAnsi" w:eastAsia="Times New Roman" w:hAnsiTheme="minorHAnsi" w:cstheme="minorHAnsi"/>
          <w:color w:val="000000"/>
        </w:rPr>
      </w:pPr>
      <w:r>
        <w:rPr>
          <w:rFonts w:asciiTheme="minorHAnsi" w:eastAsia="Times New Roman" w:hAnsiTheme="minorHAnsi" w:cstheme="minorHAnsi"/>
          <w:color w:val="000000"/>
        </w:rPr>
        <w:t xml:space="preserve">In clause 8.3 of the General Terms, the indemnity obligations of both Parties will also include </w:t>
      </w:r>
      <w:r w:rsidRPr="00F65B18">
        <w:rPr>
          <w:rFonts w:asciiTheme="minorHAnsi" w:eastAsia="Times New Roman" w:hAnsiTheme="minorHAnsi" w:cstheme="minorHAnsi"/>
          <w:color w:val="000000"/>
        </w:rPr>
        <w:t>either Party’s failure to comply with the Data Processing Addendum</w:t>
      </w:r>
      <w:r>
        <w:rPr>
          <w:rFonts w:asciiTheme="minorHAnsi" w:eastAsia="Times New Roman" w:hAnsiTheme="minorHAnsi" w:cstheme="minorHAnsi"/>
          <w:color w:val="000000"/>
        </w:rPr>
        <w:t>.</w:t>
      </w:r>
    </w:p>
    <w:p w14:paraId="480D2318" w14:textId="77777777" w:rsidR="00142476" w:rsidRPr="00FB46A9" w:rsidRDefault="00142476" w:rsidP="00142476">
      <w:pPr>
        <w:pStyle w:val="ListParagraph"/>
        <w:numPr>
          <w:ilvl w:val="2"/>
          <w:numId w:val="13"/>
        </w:numPr>
        <w:spacing w:before="100" w:beforeAutospacing="1" w:after="100" w:afterAutospacing="1"/>
        <w:divId w:val="2339758059"/>
        <w:rPr>
          <w:rFonts w:asciiTheme="minorHAnsi" w:eastAsia="Times New Roman" w:hAnsiTheme="minorHAnsi" w:cstheme="minorHAnsi"/>
          <w:color w:val="000000"/>
        </w:rPr>
      </w:pPr>
      <w:r>
        <w:rPr>
          <w:rFonts w:cs="Calibri"/>
        </w:rPr>
        <w:t>The following clause is inserted into the General Terms as a new clause 13A: “</w:t>
      </w:r>
      <w:r w:rsidRPr="0008593F">
        <w:rPr>
          <w:rFonts w:cs="Calibri"/>
        </w:rPr>
        <w:t xml:space="preserve">Any use of an Adobe Generative AI Feature (as defined in the Generative Artificial Intelligence Features Terms) in any Product or Service is also subject to Generative Artificial Intelligence Features Terms available at: </w:t>
      </w:r>
      <w:commentRangeStart w:id="4"/>
      <w:commentRangeStart w:id="5"/>
      <w:commentRangeStart w:id="6"/>
      <w:r>
        <w:fldChar w:fldCharType="begin"/>
      </w:r>
      <w:r>
        <w:instrText>HYPERLINK "https://www.adobe.com/legal/terms/enterprise-licensing/genai-ww.html"</w:instrText>
      </w:r>
      <w:r>
        <w:fldChar w:fldCharType="separate"/>
      </w:r>
      <w:r w:rsidRPr="0008593F">
        <w:rPr>
          <w:rStyle w:val="Hyperlink"/>
          <w:rFonts w:cs="Calibri"/>
        </w:rPr>
        <w:t>https://www.adobe.com/legal/terms/enterprise-licensing/genai-ww.html</w:t>
      </w:r>
      <w:r>
        <w:fldChar w:fldCharType="end"/>
      </w:r>
      <w:r w:rsidRPr="0008593F">
        <w:rPr>
          <w:rFonts w:cs="Calibri"/>
        </w:rPr>
        <w:t xml:space="preserve"> </w:t>
      </w:r>
      <w:commentRangeEnd w:id="4"/>
      <w:r w:rsidR="00377756" w:rsidRPr="0008593F">
        <w:rPr>
          <w:rStyle w:val="CommentReference"/>
          <w:rFonts w:cs="Calibri"/>
          <w:sz w:val="20"/>
          <w:szCs w:val="20"/>
        </w:rPr>
        <w:commentReference w:id="4"/>
      </w:r>
      <w:commentRangeEnd w:id="5"/>
      <w:r w:rsidR="00290A57" w:rsidRPr="0008593F">
        <w:rPr>
          <w:rStyle w:val="CommentReference"/>
          <w:rFonts w:cs="Calibri"/>
          <w:sz w:val="20"/>
          <w:szCs w:val="20"/>
        </w:rPr>
        <w:commentReference w:id="5"/>
      </w:r>
      <w:commentRangeEnd w:id="6"/>
      <w:r w:rsidR="007F08DF">
        <w:rPr>
          <w:rStyle w:val="CommentReference"/>
          <w:rFonts w:asciiTheme="minorHAnsi" w:eastAsiaTheme="minorEastAsia" w:hAnsiTheme="minorHAnsi" w:cstheme="minorBidi"/>
        </w:rPr>
        <w:commentReference w:id="6"/>
      </w:r>
      <w:r w:rsidRPr="0008593F">
        <w:rPr>
          <w:rFonts w:cs="Calibri"/>
        </w:rPr>
        <w:t>(the “</w:t>
      </w:r>
      <w:r w:rsidRPr="0008593F">
        <w:rPr>
          <w:rFonts w:cs="Calibri"/>
          <w:b/>
          <w:bCs/>
        </w:rPr>
        <w:t xml:space="preserve">Adobe </w:t>
      </w:r>
      <w:proofErr w:type="spellStart"/>
      <w:r w:rsidRPr="0008593F">
        <w:rPr>
          <w:rFonts w:cs="Calibri"/>
          <w:b/>
          <w:bCs/>
        </w:rPr>
        <w:t>GenAI</w:t>
      </w:r>
      <w:proofErr w:type="spellEnd"/>
      <w:r w:rsidRPr="0008593F">
        <w:rPr>
          <w:rFonts w:cs="Calibri"/>
          <w:b/>
          <w:bCs/>
        </w:rPr>
        <w:t xml:space="preserve"> Terms</w:t>
      </w:r>
      <w:r w:rsidRPr="0008593F">
        <w:rPr>
          <w:rFonts w:cs="Calibri"/>
        </w:rPr>
        <w:t>”). Customer agrees not to (and will not allow any third party to) use the Generative AI Features or Output from the Generative AI Features to directly or indirectly build, train, test, or otherwise improve any machine learning models, artificial intelligence systems, or related technologies (including model architectures or weights). This provision forms part of the MLTA and applies to all Products and Services under license by Customer. In the event of a conflict between the General Terms and the Adobe</w:t>
      </w:r>
      <w:r>
        <w:rPr>
          <w:rFonts w:cs="Calibri"/>
        </w:rPr>
        <w:t xml:space="preserve"> </w:t>
      </w:r>
      <w:proofErr w:type="spellStart"/>
      <w:r w:rsidRPr="0008593F">
        <w:rPr>
          <w:rFonts w:cs="Calibri"/>
        </w:rPr>
        <w:t>GenAI</w:t>
      </w:r>
      <w:proofErr w:type="spellEnd"/>
      <w:r w:rsidRPr="0008593F">
        <w:rPr>
          <w:rFonts w:cs="Calibri"/>
        </w:rPr>
        <w:t xml:space="preserve"> Terms, the Adobe </w:t>
      </w:r>
      <w:proofErr w:type="spellStart"/>
      <w:r w:rsidRPr="0008593F">
        <w:rPr>
          <w:rFonts w:cs="Calibri"/>
        </w:rPr>
        <w:t>GenAI</w:t>
      </w:r>
      <w:proofErr w:type="spellEnd"/>
      <w:r w:rsidRPr="0008593F">
        <w:rPr>
          <w:rFonts w:cs="Calibri"/>
        </w:rPr>
        <w:t xml:space="preserve"> Terms will prevail.</w:t>
      </w:r>
      <w:r>
        <w:rPr>
          <w:rFonts w:cs="Calibri"/>
        </w:rPr>
        <w:t>”</w:t>
      </w:r>
    </w:p>
    <w:p w14:paraId="3B082F1A" w14:textId="77777777" w:rsidR="00142476" w:rsidRPr="0020438A" w:rsidRDefault="00142476" w:rsidP="00142476">
      <w:pPr>
        <w:pStyle w:val="ListParagraph"/>
        <w:numPr>
          <w:ilvl w:val="2"/>
          <w:numId w:val="13"/>
        </w:numPr>
        <w:spacing w:before="100" w:beforeAutospacing="1" w:after="100" w:afterAutospacing="1"/>
        <w:divId w:val="2339758062"/>
        <w:rPr>
          <w:rFonts w:asciiTheme="minorHAnsi" w:eastAsia="Times New Roman" w:hAnsiTheme="minorHAnsi" w:cstheme="minorHAnsi"/>
          <w:color w:val="000000"/>
        </w:rPr>
      </w:pPr>
      <w:commentRangeStart w:id="7"/>
      <w:commentRangeStart w:id="8"/>
      <w:r>
        <w:rPr>
          <w:rFonts w:cs="Calibri"/>
        </w:rPr>
        <w:t>The following clause is inserted into the General Terms as a new clause 13B: “</w:t>
      </w:r>
      <w:r w:rsidRPr="00527656">
        <w:rPr>
          <w:rFonts w:asciiTheme="minorHAnsi" w:eastAsia="Times New Roman" w:hAnsiTheme="minorHAnsi" w:cstheme="minorHAnsi"/>
          <w:color w:val="000000"/>
        </w:rPr>
        <w:t xml:space="preserve">Unless use in a Restricted Country is specifically authorized in the Sales Order, or the Products and Services are part of the Limited Subset listed by Adobe at </w:t>
      </w:r>
      <w:hyperlink r:id="rId15" w:history="1">
        <w:r w:rsidRPr="00191A45">
          <w:rPr>
            <w:rStyle w:val="Hyperlink"/>
          </w:rPr>
          <w:t>https://www.adobe.com/legal/terms/enterprise-licensing.html</w:t>
        </w:r>
      </w:hyperlink>
      <w:r w:rsidRPr="00527656">
        <w:rPr>
          <w:rFonts w:asciiTheme="minorHAnsi" w:eastAsia="Times New Roman" w:hAnsiTheme="minorHAnsi" w:cstheme="minorHAnsi"/>
          <w:color w:val="000000"/>
        </w:rPr>
        <w:t xml:space="preserve"> or other similar country-specific licensing terms document (incorporated herein by reference), Customer is not permitted to use or allow its Users to use the On-demand Services and Managed Services in any Restricted Country. “Restricted Country” means mainland China, Russia, Belarus, and any other country where access or usage is restricted by local laws. Any use of or accessing Products and Services in Russia and Belarus is prohibited.</w:t>
      </w:r>
      <w:r>
        <w:rPr>
          <w:rFonts w:asciiTheme="minorHAnsi" w:eastAsia="Times New Roman" w:hAnsiTheme="minorHAnsi" w:cstheme="minorHAnsi"/>
          <w:color w:val="000000"/>
        </w:rPr>
        <w:t>”</w:t>
      </w:r>
      <w:commentRangeEnd w:id="7"/>
      <w:r w:rsidR="00C277FB" w:rsidRPr="0020438A">
        <w:rPr>
          <w:rStyle w:val="CommentReference"/>
          <w:rFonts w:asciiTheme="minorHAnsi" w:eastAsia="Times New Roman" w:hAnsiTheme="minorHAnsi" w:cstheme="minorHAnsi"/>
          <w:color w:val="000000"/>
          <w:sz w:val="20"/>
          <w:szCs w:val="20"/>
        </w:rPr>
        <w:commentReference w:id="7"/>
      </w:r>
      <w:commentRangeEnd w:id="8"/>
      <w:r w:rsidR="00290A57" w:rsidRPr="0020438A">
        <w:rPr>
          <w:rStyle w:val="CommentReference"/>
          <w:rFonts w:asciiTheme="minorHAnsi" w:eastAsia="Times New Roman" w:hAnsiTheme="minorHAnsi" w:cstheme="minorHAnsi"/>
          <w:color w:val="000000"/>
          <w:sz w:val="20"/>
          <w:szCs w:val="20"/>
        </w:rPr>
        <w:commentReference w:id="8"/>
      </w:r>
    </w:p>
    <w:p w14:paraId="4403DB0D" w14:textId="77777777" w:rsidR="00142476" w:rsidRDefault="00142476" w:rsidP="00142476">
      <w:pPr>
        <w:pStyle w:val="ListParagraph"/>
        <w:spacing w:before="100" w:beforeAutospacing="1" w:after="100" w:afterAutospacing="1"/>
        <w:ind w:left="1512"/>
        <w:rPr>
          <w:rFonts w:asciiTheme="minorHAnsi" w:eastAsia="Times New Roman" w:hAnsiTheme="minorHAnsi" w:cstheme="minorHAnsi"/>
          <w:color w:val="000000"/>
        </w:rPr>
      </w:pPr>
    </w:p>
    <w:p w14:paraId="62F75D0F" w14:textId="77777777" w:rsidR="00142476" w:rsidRDefault="00142476" w:rsidP="00142476">
      <w:pPr>
        <w:pStyle w:val="ListParagraph"/>
        <w:numPr>
          <w:ilvl w:val="1"/>
          <w:numId w:val="14"/>
        </w:numPr>
        <w:adjustRightInd w:val="0"/>
        <w:snapToGrid w:val="0"/>
        <w:spacing w:before="120" w:after="120"/>
        <w:ind w:left="993" w:hanging="489"/>
        <w:jc w:val="left"/>
        <w:divId w:val="2339758065"/>
        <w:rPr>
          <w:rFonts w:asciiTheme="minorHAnsi" w:eastAsia="Times New Roman" w:hAnsiTheme="minorHAnsi" w:cstheme="minorHAnsi"/>
          <w:color w:val="000000"/>
        </w:rPr>
      </w:pPr>
      <w:r>
        <w:rPr>
          <w:rFonts w:eastAsia="Adobe Clean" w:cs="Calibri"/>
        </w:rPr>
        <w:t>Amendments to Schedule 1 of Annexure 1 of the MLTA (</w:t>
      </w:r>
      <w:r w:rsidRPr="00207894">
        <w:rPr>
          <w:rFonts w:eastAsia="Adobe Clean" w:cs="Calibri"/>
        </w:rPr>
        <w:t>Definitions</w:t>
      </w:r>
      <w:r>
        <w:rPr>
          <w:rFonts w:eastAsia="Adobe Clean" w:cs="Calibri"/>
        </w:rPr>
        <w:t>; “</w:t>
      </w:r>
      <w:r w:rsidRPr="00D36B71">
        <w:rPr>
          <w:rFonts w:eastAsia="Adobe Clean" w:cs="Calibri"/>
          <w:b/>
          <w:bCs/>
        </w:rPr>
        <w:t>Definitions Schedule</w:t>
      </w:r>
      <w:r>
        <w:rPr>
          <w:rFonts w:eastAsia="Adobe Clean" w:cs="Calibri"/>
        </w:rPr>
        <w:t>”)</w:t>
      </w:r>
      <w:r>
        <w:rPr>
          <w:rFonts w:asciiTheme="minorHAnsi" w:eastAsia="Times New Roman" w:hAnsiTheme="minorHAnsi" w:cstheme="minorHAnsi"/>
          <w:color w:val="000000"/>
        </w:rPr>
        <w:t>.</w:t>
      </w:r>
    </w:p>
    <w:p w14:paraId="46B9F266" w14:textId="77777777" w:rsidR="00142476" w:rsidRDefault="00142476" w:rsidP="00142476">
      <w:pPr>
        <w:pStyle w:val="ListParagraph"/>
        <w:spacing w:before="100" w:beforeAutospacing="1" w:after="100" w:afterAutospacing="1"/>
        <w:ind w:left="1368"/>
        <w:rPr>
          <w:rFonts w:asciiTheme="minorHAnsi" w:eastAsia="Times New Roman" w:hAnsiTheme="minorHAnsi" w:cstheme="minorHAnsi"/>
          <w:color w:val="000000"/>
        </w:rPr>
      </w:pPr>
    </w:p>
    <w:p w14:paraId="669506BF" w14:textId="77777777" w:rsidR="00142476" w:rsidRDefault="00142476" w:rsidP="00817D47">
      <w:pPr>
        <w:pStyle w:val="ListParagraph"/>
        <w:numPr>
          <w:ilvl w:val="2"/>
          <w:numId w:val="15"/>
        </w:numPr>
        <w:tabs>
          <w:tab w:val="clear" w:pos="1512"/>
          <w:tab w:val="num" w:pos="1418"/>
        </w:tabs>
        <w:spacing w:before="100" w:beforeAutospacing="1" w:after="100" w:afterAutospacing="1"/>
        <w:divId w:val="2339758068"/>
        <w:rPr>
          <w:rFonts w:asciiTheme="minorHAnsi" w:eastAsia="Times New Roman" w:hAnsiTheme="minorHAnsi" w:cstheme="minorHAnsi"/>
          <w:color w:val="000000"/>
        </w:rPr>
      </w:pPr>
      <w:r>
        <w:rPr>
          <w:rFonts w:asciiTheme="minorHAnsi" w:eastAsia="Times New Roman" w:hAnsiTheme="minorHAnsi" w:cstheme="minorHAnsi"/>
          <w:color w:val="000000"/>
        </w:rPr>
        <w:t xml:space="preserve">The </w:t>
      </w:r>
      <w:r w:rsidRPr="00BA2F44">
        <w:rPr>
          <w:rFonts w:cs="Calibri"/>
        </w:rPr>
        <w:t>following</w:t>
      </w:r>
      <w:r>
        <w:rPr>
          <w:rFonts w:asciiTheme="minorHAnsi" w:eastAsia="Times New Roman" w:hAnsiTheme="minorHAnsi" w:cstheme="minorHAnsi"/>
          <w:color w:val="000000"/>
        </w:rPr>
        <w:t xml:space="preserve"> definition is inserted in </w:t>
      </w:r>
      <w:r>
        <w:rPr>
          <w:rFonts w:eastAsia="Adobe Clean" w:cs="Calibri"/>
        </w:rPr>
        <w:t>Definitions Schedule as clause 12A:</w:t>
      </w:r>
      <w:r>
        <w:rPr>
          <w:rFonts w:asciiTheme="minorHAnsi" w:eastAsia="Times New Roman" w:hAnsiTheme="minorHAnsi" w:cstheme="minorHAnsi"/>
          <w:color w:val="000000"/>
        </w:rPr>
        <w:t xml:space="preserve"> </w:t>
      </w:r>
    </w:p>
    <w:p w14:paraId="7E30C977" w14:textId="77777777" w:rsidR="00142476" w:rsidRDefault="00142476" w:rsidP="00142476">
      <w:pPr>
        <w:pStyle w:val="ListParagraph"/>
        <w:spacing w:before="100" w:beforeAutospacing="1" w:after="100" w:afterAutospacing="1"/>
        <w:ind w:left="1512"/>
        <w:rPr>
          <w:rFonts w:asciiTheme="minorHAnsi" w:eastAsia="Times New Roman" w:hAnsiTheme="minorHAnsi" w:cstheme="minorHAnsi"/>
          <w:color w:val="000000"/>
        </w:rPr>
      </w:pPr>
    </w:p>
    <w:p w14:paraId="30ADD2A4" w14:textId="175A4FD3" w:rsidR="00142476" w:rsidRDefault="00142476" w:rsidP="00817D47">
      <w:pPr>
        <w:pStyle w:val="ListParagraph"/>
        <w:numPr>
          <w:ilvl w:val="3"/>
          <w:numId w:val="15"/>
        </w:numPr>
        <w:spacing w:before="100" w:beforeAutospacing="1" w:after="100" w:afterAutospacing="1"/>
        <w:divId w:val="2339758071"/>
        <w:rPr>
          <w:rFonts w:asciiTheme="minorHAnsi" w:eastAsia="Times New Roman" w:hAnsiTheme="minorHAnsi" w:cstheme="minorHAnsi"/>
          <w:color w:val="000000"/>
        </w:rPr>
      </w:pPr>
      <w:r w:rsidRPr="0008593F">
        <w:rPr>
          <w:rFonts w:asciiTheme="minorHAnsi" w:eastAsia="Times New Roman" w:hAnsiTheme="minorHAnsi" w:cstheme="minorHAnsi"/>
          <w:color w:val="000000"/>
        </w:rPr>
        <w:t>“</w:t>
      </w:r>
      <w:r w:rsidRPr="0008593F">
        <w:rPr>
          <w:rFonts w:asciiTheme="minorHAnsi" w:eastAsia="Times New Roman" w:hAnsiTheme="minorHAnsi" w:cstheme="minorHAnsi"/>
          <w:b/>
          <w:bCs/>
          <w:color w:val="000000"/>
        </w:rPr>
        <w:t>Data Processing Addendum</w:t>
      </w:r>
      <w:r w:rsidRPr="0008593F">
        <w:rPr>
          <w:rFonts w:asciiTheme="minorHAnsi" w:eastAsia="Times New Roman" w:hAnsiTheme="minorHAnsi" w:cstheme="minorHAnsi"/>
          <w:color w:val="000000"/>
        </w:rPr>
        <w:t xml:space="preserve">” means the Data Processing Addendum found at </w:t>
      </w:r>
      <w:commentRangeStart w:id="9"/>
      <w:r>
        <w:fldChar w:fldCharType="begin"/>
      </w:r>
      <w:r>
        <w:instrText>HYPERLINK "https://www.adobe.com/legal/terms/enterprise-licensing/data-protection.html"</w:instrText>
      </w:r>
      <w:r>
        <w:fldChar w:fldCharType="separate"/>
      </w:r>
      <w:r w:rsidRPr="00AA0E80">
        <w:rPr>
          <w:rStyle w:val="Hyperlink"/>
          <w:rFonts w:asciiTheme="minorHAnsi" w:eastAsia="Times New Roman" w:hAnsiTheme="minorHAnsi" w:cstheme="minorHAnsi"/>
        </w:rPr>
        <w:t>https://www.adobe.com/legal/terms/enterprise-licensing/data-protection.html</w:t>
      </w:r>
      <w:r>
        <w:fldChar w:fldCharType="end"/>
      </w:r>
      <w:r w:rsidRPr="0008593F">
        <w:rPr>
          <w:rFonts w:asciiTheme="minorHAnsi" w:eastAsia="Times New Roman" w:hAnsiTheme="minorHAnsi" w:cstheme="minorHAnsi"/>
          <w:color w:val="000000"/>
        </w:rPr>
        <w:t xml:space="preserve">, </w:t>
      </w:r>
      <w:commentRangeEnd w:id="9"/>
      <w:r w:rsidR="00C277FB" w:rsidRPr="0008593F">
        <w:rPr>
          <w:rStyle w:val="CommentReference"/>
          <w:rFonts w:asciiTheme="minorHAnsi" w:eastAsia="Times New Roman" w:hAnsiTheme="minorHAnsi" w:cstheme="minorHAnsi"/>
          <w:color w:val="000000"/>
          <w:sz w:val="20"/>
          <w:szCs w:val="20"/>
        </w:rPr>
        <w:commentReference w:id="9"/>
      </w:r>
      <w:r w:rsidRPr="0008593F">
        <w:rPr>
          <w:rFonts w:asciiTheme="minorHAnsi" w:eastAsia="Times New Roman" w:hAnsiTheme="minorHAnsi" w:cstheme="minorHAnsi"/>
          <w:color w:val="000000"/>
        </w:rPr>
        <w:t>incorporated by reference, except where explicitly agreed otherwise between the Parties.</w:t>
      </w:r>
    </w:p>
    <w:p w14:paraId="1776B386" w14:textId="77777777" w:rsidR="00142476" w:rsidRDefault="00142476" w:rsidP="00142476">
      <w:pPr>
        <w:pStyle w:val="ListParagraph"/>
        <w:spacing w:before="100" w:beforeAutospacing="1" w:after="100" w:afterAutospacing="1"/>
        <w:ind w:left="1843"/>
        <w:rPr>
          <w:rFonts w:asciiTheme="minorHAnsi" w:eastAsia="Times New Roman" w:hAnsiTheme="minorHAnsi" w:cstheme="minorHAnsi"/>
          <w:color w:val="000000"/>
        </w:rPr>
      </w:pPr>
    </w:p>
    <w:p w14:paraId="3FD1DC45" w14:textId="77777777" w:rsidR="00142476" w:rsidRPr="00F946F5" w:rsidRDefault="00142476" w:rsidP="00817D47">
      <w:pPr>
        <w:pStyle w:val="ListParagraph"/>
        <w:numPr>
          <w:ilvl w:val="2"/>
          <w:numId w:val="15"/>
        </w:numPr>
        <w:tabs>
          <w:tab w:val="clear" w:pos="1512"/>
          <w:tab w:val="num" w:pos="1418"/>
        </w:tabs>
        <w:spacing w:before="100" w:beforeAutospacing="1" w:after="100" w:afterAutospacing="1"/>
        <w:ind w:left="1418" w:hanging="425"/>
        <w:divId w:val="2339758074"/>
        <w:rPr>
          <w:rFonts w:asciiTheme="minorHAnsi" w:eastAsia="Times New Roman" w:hAnsiTheme="minorHAnsi" w:cstheme="minorHAnsi"/>
          <w:color w:val="000000"/>
        </w:rPr>
      </w:pPr>
      <w:r>
        <w:rPr>
          <w:rFonts w:asciiTheme="minorHAnsi" w:eastAsia="Times New Roman" w:hAnsiTheme="minorHAnsi" w:cstheme="minorHAnsi"/>
          <w:color w:val="000000"/>
        </w:rPr>
        <w:t>The definitions of ‘Customer Data’ and ‘Customer Site’ in the Definitions Schedule are deleted and replaced with the following definitions</w:t>
      </w:r>
      <w:r>
        <w:rPr>
          <w:rFonts w:eastAsia="Adobe Clean" w:cs="Calibri"/>
        </w:rPr>
        <w:t>:</w:t>
      </w:r>
    </w:p>
    <w:p w14:paraId="70FC0C92" w14:textId="77777777" w:rsidR="00142476" w:rsidRPr="00E6586C" w:rsidRDefault="00142476" w:rsidP="00142476">
      <w:pPr>
        <w:pStyle w:val="ListParagraph"/>
        <w:spacing w:before="100" w:beforeAutospacing="1" w:after="100" w:afterAutospacing="1"/>
        <w:ind w:left="1512"/>
        <w:rPr>
          <w:rFonts w:asciiTheme="minorHAnsi" w:eastAsia="Times New Roman" w:hAnsiTheme="minorHAnsi" w:cstheme="minorHAnsi"/>
          <w:color w:val="000000"/>
        </w:rPr>
      </w:pPr>
    </w:p>
    <w:p w14:paraId="107B1E26" w14:textId="77777777" w:rsidR="00142476" w:rsidRPr="00D36727" w:rsidRDefault="00142476" w:rsidP="00817D47">
      <w:pPr>
        <w:pStyle w:val="ListParagraph"/>
        <w:numPr>
          <w:ilvl w:val="3"/>
          <w:numId w:val="15"/>
        </w:numPr>
        <w:tabs>
          <w:tab w:val="num" w:pos="1985"/>
        </w:tabs>
        <w:spacing w:before="100" w:beforeAutospacing="1" w:after="100" w:afterAutospacing="1"/>
        <w:divId w:val="2339758077"/>
        <w:rPr>
          <w:rFonts w:asciiTheme="minorHAnsi" w:eastAsia="Times New Roman" w:hAnsiTheme="minorHAnsi" w:cstheme="minorHAnsi"/>
          <w:color w:val="000000"/>
        </w:rPr>
      </w:pPr>
      <w:commentRangeStart w:id="10"/>
      <w:commentRangeStart w:id="11"/>
      <w:commentRangeStart w:id="12"/>
      <w:r w:rsidRPr="00C43970">
        <w:rPr>
          <w:rFonts w:asciiTheme="minorHAnsi" w:eastAsia="Times New Roman" w:hAnsiTheme="minorHAnsi" w:cstheme="minorHAnsi"/>
          <w:color w:val="000000"/>
        </w:rPr>
        <w:t>“</w:t>
      </w:r>
      <w:r w:rsidRPr="00794084">
        <w:rPr>
          <w:rFonts w:asciiTheme="minorHAnsi" w:eastAsia="Times New Roman" w:hAnsiTheme="minorHAnsi" w:cstheme="minorHAnsi"/>
          <w:b/>
          <w:bCs/>
          <w:color w:val="000000"/>
        </w:rPr>
        <w:t>Customer Data</w:t>
      </w:r>
      <w:r w:rsidRPr="00C43970">
        <w:rPr>
          <w:rFonts w:asciiTheme="minorHAnsi" w:eastAsia="Times New Roman" w:hAnsiTheme="minorHAnsi" w:cstheme="minorHAnsi"/>
          <w:color w:val="000000"/>
        </w:rPr>
        <w:t xml:space="preserve">” </w:t>
      </w:r>
      <w:r w:rsidRPr="00D36727">
        <w:rPr>
          <w:rFonts w:asciiTheme="minorHAnsi" w:eastAsia="Times New Roman" w:hAnsiTheme="minorHAnsi" w:cstheme="minorHAnsi"/>
          <w:color w:val="000000"/>
          <w:lang w:val="en-GB"/>
        </w:rPr>
        <w:t xml:space="preserve">means any (1) information or (2) material, such as audio, video, text, or image that are imported into the </w:t>
      </w:r>
      <w:r w:rsidRPr="00C43970">
        <w:rPr>
          <w:rFonts w:asciiTheme="minorHAnsi" w:eastAsia="Times New Roman" w:hAnsiTheme="minorHAnsi" w:cstheme="minorHAnsi"/>
          <w:color w:val="000000"/>
        </w:rPr>
        <w:t xml:space="preserve">On-demand Services or Managed Services </w:t>
      </w:r>
      <w:r w:rsidRPr="009D4218">
        <w:rPr>
          <w:rFonts w:asciiTheme="minorHAnsi" w:eastAsia="Times New Roman" w:hAnsiTheme="minorHAnsi" w:cstheme="minorHAnsi"/>
          <w:color w:val="000000"/>
          <w:lang w:val="en-GB"/>
        </w:rPr>
        <w:t xml:space="preserve">("Cloud Services") </w:t>
      </w:r>
      <w:r w:rsidRPr="00D36727">
        <w:rPr>
          <w:rFonts w:asciiTheme="minorHAnsi" w:eastAsia="Times New Roman" w:hAnsiTheme="minorHAnsi" w:cstheme="minorHAnsi"/>
          <w:color w:val="000000"/>
          <w:lang w:val="en-GB"/>
        </w:rPr>
        <w:t>by or on behalf of Customer from Customer’s internal data stores, third-party data providers, or is collected via the Distributed Code, and is used in connection with Customer’s use of the Products and Services. Customer Data includes “Customer Content” if referenced in the Agreement.</w:t>
      </w:r>
      <w:commentRangeEnd w:id="10"/>
      <w:r w:rsidR="00C277FB" w:rsidRPr="00D36727">
        <w:rPr>
          <w:rStyle w:val="CommentReference"/>
          <w:rFonts w:asciiTheme="minorHAnsi" w:eastAsia="Times New Roman" w:hAnsiTheme="minorHAnsi" w:cstheme="minorHAnsi"/>
          <w:color w:val="000000"/>
          <w:sz w:val="20"/>
          <w:szCs w:val="20"/>
        </w:rPr>
        <w:commentReference w:id="10"/>
      </w:r>
      <w:commentRangeEnd w:id="11"/>
      <w:r w:rsidR="00290A57" w:rsidRPr="00D36727">
        <w:rPr>
          <w:rStyle w:val="CommentReference"/>
          <w:rFonts w:asciiTheme="minorHAnsi" w:eastAsia="Times New Roman" w:hAnsiTheme="minorHAnsi" w:cstheme="minorHAnsi"/>
          <w:color w:val="000000"/>
          <w:sz w:val="20"/>
          <w:szCs w:val="20"/>
        </w:rPr>
        <w:commentReference w:id="11"/>
      </w:r>
      <w:commentRangeEnd w:id="12"/>
      <w:r w:rsidR="00A546C1">
        <w:rPr>
          <w:rStyle w:val="CommentReference"/>
          <w:rFonts w:asciiTheme="minorHAnsi" w:eastAsiaTheme="minorEastAsia" w:hAnsiTheme="minorHAnsi" w:cstheme="minorBidi"/>
        </w:rPr>
        <w:commentReference w:id="12"/>
      </w:r>
    </w:p>
    <w:p w14:paraId="5E405ADD" w14:textId="77777777" w:rsidR="00142476" w:rsidRPr="00794084" w:rsidRDefault="00142476" w:rsidP="00142476">
      <w:pPr>
        <w:pStyle w:val="ListParagraph"/>
        <w:rPr>
          <w:rFonts w:asciiTheme="minorHAnsi" w:eastAsia="Times New Roman" w:hAnsiTheme="minorHAnsi" w:cstheme="minorHAnsi"/>
          <w:color w:val="000000"/>
        </w:rPr>
      </w:pPr>
    </w:p>
    <w:p w14:paraId="65EABFED" w14:textId="77777777" w:rsidR="00142476" w:rsidRDefault="00142476" w:rsidP="00817D47">
      <w:pPr>
        <w:pStyle w:val="ListParagraph"/>
        <w:numPr>
          <w:ilvl w:val="3"/>
          <w:numId w:val="15"/>
        </w:numPr>
        <w:tabs>
          <w:tab w:val="num" w:pos="1985"/>
        </w:tabs>
        <w:spacing w:before="100" w:beforeAutospacing="1" w:after="100" w:afterAutospacing="1"/>
        <w:divId w:val="2339758080"/>
        <w:rPr>
          <w:rFonts w:asciiTheme="minorHAnsi" w:eastAsia="Times New Roman" w:hAnsiTheme="minorHAnsi" w:cstheme="minorHAnsi"/>
          <w:color w:val="000000"/>
        </w:rPr>
      </w:pPr>
      <w:r w:rsidRPr="003D2F1B">
        <w:rPr>
          <w:rFonts w:asciiTheme="minorHAnsi" w:eastAsia="Times New Roman" w:hAnsiTheme="minorHAnsi" w:cstheme="minorHAnsi"/>
          <w:color w:val="000000"/>
        </w:rPr>
        <w:t>“</w:t>
      </w:r>
      <w:commentRangeStart w:id="13"/>
      <w:commentRangeStart w:id="14"/>
      <w:r w:rsidRPr="00794084">
        <w:rPr>
          <w:rFonts w:asciiTheme="minorHAnsi" w:eastAsia="Times New Roman" w:hAnsiTheme="minorHAnsi" w:cstheme="minorHAnsi"/>
          <w:b/>
          <w:bCs/>
          <w:color w:val="000000"/>
        </w:rPr>
        <w:t>Customer Site</w:t>
      </w:r>
      <w:r w:rsidRPr="003D2F1B">
        <w:rPr>
          <w:rFonts w:asciiTheme="minorHAnsi" w:eastAsia="Times New Roman" w:hAnsiTheme="minorHAnsi" w:cstheme="minorHAnsi"/>
          <w:color w:val="000000"/>
        </w:rPr>
        <w:t xml:space="preserve">” </w:t>
      </w:r>
      <w:r w:rsidRPr="00EB0ACA">
        <w:rPr>
          <w:rFonts w:asciiTheme="minorHAnsi" w:eastAsia="Times New Roman" w:hAnsiTheme="minorHAnsi" w:cstheme="minorHAnsi"/>
          <w:color w:val="000000"/>
          <w:lang w:val="en-GB"/>
        </w:rPr>
        <w:t>means any current or future website or application that is owned and operated by Customer or is hosted or operated by a third party or Adobe on Customer's behalf, and which contains a privacy policy or terms of use governing data collection practices that Customer controls</w:t>
      </w:r>
      <w:r>
        <w:rPr>
          <w:rFonts w:asciiTheme="minorHAnsi" w:eastAsia="Times New Roman" w:hAnsiTheme="minorHAnsi" w:cstheme="minorHAnsi"/>
          <w:color w:val="000000"/>
          <w:lang w:val="en-GB"/>
        </w:rPr>
        <w:t>.</w:t>
      </w:r>
      <w:commentRangeEnd w:id="13"/>
      <w:r w:rsidR="00C277FB">
        <w:rPr>
          <w:rStyle w:val="CommentReference"/>
          <w:rFonts w:asciiTheme="minorHAnsi" w:eastAsia="Times New Roman" w:hAnsiTheme="minorHAnsi" w:cstheme="minorHAnsi"/>
          <w:color w:val="000000"/>
          <w:sz w:val="20"/>
          <w:szCs w:val="20"/>
        </w:rPr>
        <w:commentReference w:id="13"/>
      </w:r>
      <w:commentRangeEnd w:id="14"/>
      <w:r w:rsidR="00290A57">
        <w:rPr>
          <w:rStyle w:val="CommentReference"/>
          <w:rFonts w:asciiTheme="minorHAnsi" w:eastAsia="Times New Roman" w:hAnsiTheme="minorHAnsi" w:cstheme="minorHAnsi"/>
          <w:color w:val="000000"/>
          <w:sz w:val="20"/>
          <w:szCs w:val="20"/>
        </w:rPr>
        <w:commentReference w:id="14"/>
      </w:r>
    </w:p>
    <w:p w14:paraId="79D1D9A9" w14:textId="77777777" w:rsidR="00142476" w:rsidRPr="00EB0ACA" w:rsidRDefault="00142476" w:rsidP="00142476">
      <w:pPr>
        <w:pStyle w:val="ListParagraph"/>
        <w:rPr>
          <w:rFonts w:asciiTheme="minorHAnsi" w:eastAsia="Times New Roman" w:hAnsiTheme="minorHAnsi" w:cstheme="minorHAnsi"/>
          <w:color w:val="000000"/>
        </w:rPr>
      </w:pPr>
    </w:p>
    <w:p w14:paraId="02981E30" w14:textId="77777777" w:rsidR="00142476" w:rsidRDefault="00142476" w:rsidP="00142476">
      <w:pPr>
        <w:pStyle w:val="ListParagraph"/>
        <w:numPr>
          <w:ilvl w:val="1"/>
          <w:numId w:val="14"/>
        </w:numPr>
        <w:adjustRightInd w:val="0"/>
        <w:snapToGrid w:val="0"/>
        <w:spacing w:before="120" w:after="120"/>
        <w:ind w:left="993" w:hanging="489"/>
        <w:jc w:val="left"/>
        <w:divId w:val="2339758083"/>
        <w:rPr>
          <w:rFonts w:eastAsia="Adobe Clean" w:cs="Calibri"/>
        </w:rPr>
      </w:pPr>
      <w:commentRangeStart w:id="15"/>
      <w:commentRangeStart w:id="16"/>
      <w:r w:rsidRPr="001A2BBA">
        <w:rPr>
          <w:rFonts w:eastAsia="Adobe Clean" w:cs="Calibri"/>
        </w:rPr>
        <w:t>Amendments to Annexure 2 of the MLTA (Exhibit for On-Demand Services and Managed Services</w:t>
      </w:r>
      <w:r>
        <w:rPr>
          <w:rFonts w:eastAsia="Adobe Clean" w:cs="Calibri"/>
        </w:rPr>
        <w:t>; “</w:t>
      </w:r>
      <w:r w:rsidRPr="00F04233">
        <w:rPr>
          <w:rFonts w:eastAsia="Adobe Clean" w:cs="Calibri"/>
          <w:b/>
          <w:bCs/>
        </w:rPr>
        <w:t>On-demand Services and Managed Services Exhibit</w:t>
      </w:r>
      <w:r>
        <w:rPr>
          <w:rFonts w:eastAsia="Adobe Clean" w:cs="Calibri"/>
        </w:rPr>
        <w:t>”</w:t>
      </w:r>
      <w:r w:rsidRPr="001A2BBA">
        <w:rPr>
          <w:rFonts w:eastAsia="Adobe Clean" w:cs="Calibri"/>
        </w:rPr>
        <w:t>)</w:t>
      </w:r>
      <w:r>
        <w:rPr>
          <w:rFonts w:eastAsia="Adobe Clean" w:cs="Calibri"/>
        </w:rPr>
        <w:t>.</w:t>
      </w:r>
      <w:commentRangeEnd w:id="15"/>
      <w:r w:rsidR="00C277FB">
        <w:rPr>
          <w:rStyle w:val="CommentReference"/>
          <w:rFonts w:eastAsia="Adobe Clean" w:cs="Calibri"/>
          <w:sz w:val="20"/>
          <w:szCs w:val="20"/>
        </w:rPr>
        <w:commentReference w:id="15"/>
      </w:r>
      <w:commentRangeEnd w:id="16"/>
      <w:r w:rsidR="00290A57">
        <w:rPr>
          <w:rStyle w:val="CommentReference"/>
          <w:rFonts w:eastAsia="Adobe Clean" w:cs="Calibri"/>
          <w:sz w:val="20"/>
          <w:szCs w:val="20"/>
        </w:rPr>
        <w:commentReference w:id="16"/>
      </w:r>
    </w:p>
    <w:p w14:paraId="20CAB93B" w14:textId="77777777" w:rsidR="00142476" w:rsidRPr="001A2BBA" w:rsidRDefault="00142476" w:rsidP="00142476">
      <w:pPr>
        <w:pStyle w:val="ListParagraph"/>
        <w:ind w:left="993"/>
        <w:jc w:val="left"/>
        <w:rPr>
          <w:rFonts w:eastAsia="Adobe Clean" w:cs="Calibri"/>
        </w:rPr>
      </w:pPr>
    </w:p>
    <w:p w14:paraId="1C30E335" w14:textId="77777777" w:rsidR="00142476" w:rsidRDefault="00142476" w:rsidP="00142476">
      <w:pPr>
        <w:pStyle w:val="ListParagraph"/>
        <w:numPr>
          <w:ilvl w:val="2"/>
          <w:numId w:val="18"/>
        </w:numPr>
        <w:spacing w:before="100" w:beforeAutospacing="1" w:after="100" w:afterAutospacing="1"/>
        <w:divId w:val="2339758086"/>
        <w:rPr>
          <w:rFonts w:asciiTheme="minorHAnsi" w:eastAsia="Times New Roman" w:hAnsiTheme="minorHAnsi" w:cstheme="minorHAnsi"/>
          <w:color w:val="000000"/>
        </w:rPr>
      </w:pPr>
      <w:r w:rsidRPr="003F5FCF">
        <w:rPr>
          <w:rFonts w:asciiTheme="minorHAnsi" w:eastAsia="Times New Roman" w:hAnsiTheme="minorHAnsi" w:cstheme="minorHAnsi"/>
          <w:color w:val="000000"/>
        </w:rPr>
        <w:t xml:space="preserve">The following </w:t>
      </w:r>
      <w:r>
        <w:rPr>
          <w:rFonts w:asciiTheme="minorHAnsi" w:eastAsia="Times New Roman" w:hAnsiTheme="minorHAnsi" w:cstheme="minorHAnsi"/>
          <w:color w:val="000000"/>
        </w:rPr>
        <w:t xml:space="preserve">sub-clauses (H) and (I) are inserted under clause </w:t>
      </w:r>
      <w:r w:rsidRPr="003F5FCF">
        <w:rPr>
          <w:rFonts w:asciiTheme="minorHAnsi" w:eastAsia="Times New Roman" w:hAnsiTheme="minorHAnsi" w:cstheme="minorHAnsi"/>
          <w:color w:val="000000"/>
        </w:rPr>
        <w:t xml:space="preserve">2.2 of the On-Demand and Managed Services </w:t>
      </w:r>
      <w:r>
        <w:rPr>
          <w:rFonts w:asciiTheme="minorHAnsi" w:eastAsia="Times New Roman" w:hAnsiTheme="minorHAnsi" w:cstheme="minorHAnsi"/>
          <w:color w:val="000000"/>
        </w:rPr>
        <w:t>Exhibit</w:t>
      </w:r>
      <w:r w:rsidRPr="003F5FCF">
        <w:rPr>
          <w:rFonts w:asciiTheme="minorHAnsi" w:eastAsia="Times New Roman" w:hAnsiTheme="minorHAnsi" w:cstheme="minorHAnsi"/>
          <w:color w:val="000000"/>
        </w:rPr>
        <w:t>: “</w:t>
      </w:r>
      <w:r>
        <w:rPr>
          <w:rFonts w:asciiTheme="minorHAnsi" w:eastAsia="Times New Roman" w:hAnsiTheme="minorHAnsi" w:cstheme="minorHAnsi"/>
          <w:color w:val="000000"/>
        </w:rPr>
        <w:t xml:space="preserve">or </w:t>
      </w:r>
      <w:r w:rsidRPr="003F5FCF">
        <w:rPr>
          <w:rFonts w:asciiTheme="minorHAnsi" w:eastAsia="Times New Roman" w:hAnsiTheme="minorHAnsi" w:cstheme="minorHAnsi"/>
          <w:i/>
          <w:iCs/>
          <w:color w:val="000000"/>
        </w:rPr>
        <w:t>(H) use any software components, modules, or other services that may be delivered with the Products and Services, but which are not licensed to Customer and identified in the Sales Order.; and “(I) Customer will also not (and will not allow any third party) to use the On-Demand or Managed Services ("Cloud Services") or output from the Cloud Services to directly or indirectly build, train, test, or otherwise improve any machine learning models, artificial intelligence systems, or related technologies (including model architectures or weights). These restrictions will not apply to the extent it limits any non-waivable right Customer may enjoy under applicable law.</w:t>
      </w:r>
      <w:r w:rsidRPr="003F5FCF">
        <w:rPr>
          <w:rFonts w:asciiTheme="minorHAnsi" w:eastAsia="Times New Roman" w:hAnsiTheme="minorHAnsi" w:cstheme="minorHAnsi"/>
          <w:color w:val="000000"/>
        </w:rPr>
        <w:t>"</w:t>
      </w:r>
    </w:p>
    <w:p w14:paraId="1A891969" w14:textId="77777777" w:rsidR="00142476" w:rsidRDefault="00142476" w:rsidP="00142476">
      <w:pPr>
        <w:pStyle w:val="ListParagraph"/>
        <w:spacing w:before="100" w:beforeAutospacing="1" w:after="100" w:afterAutospacing="1"/>
        <w:ind w:left="1512"/>
        <w:rPr>
          <w:rFonts w:asciiTheme="minorHAnsi" w:eastAsia="Times New Roman" w:hAnsiTheme="minorHAnsi" w:cstheme="minorHAnsi"/>
          <w:color w:val="000000"/>
        </w:rPr>
      </w:pPr>
    </w:p>
    <w:p w14:paraId="18A08A9E" w14:textId="77777777" w:rsidR="00142476" w:rsidRDefault="00142476" w:rsidP="00142476">
      <w:pPr>
        <w:pStyle w:val="ListParagraph"/>
        <w:numPr>
          <w:ilvl w:val="2"/>
          <w:numId w:val="18"/>
        </w:numPr>
        <w:spacing w:before="100" w:beforeAutospacing="1" w:after="100" w:afterAutospacing="1"/>
        <w:divId w:val="2339758089"/>
        <w:rPr>
          <w:rFonts w:asciiTheme="minorHAnsi" w:eastAsia="Times New Roman" w:hAnsiTheme="minorHAnsi" w:cstheme="minorHAnsi"/>
          <w:color w:val="000000"/>
        </w:rPr>
      </w:pPr>
      <w:r>
        <w:rPr>
          <w:rFonts w:asciiTheme="minorHAnsi" w:eastAsia="Times New Roman" w:hAnsiTheme="minorHAnsi" w:cstheme="minorHAnsi"/>
          <w:color w:val="000000"/>
        </w:rPr>
        <w:t xml:space="preserve">Clause </w:t>
      </w:r>
      <w:r w:rsidRPr="003F5FCF">
        <w:rPr>
          <w:rFonts w:asciiTheme="minorHAnsi" w:eastAsia="Times New Roman" w:hAnsiTheme="minorHAnsi" w:cstheme="minorHAnsi"/>
          <w:color w:val="000000"/>
        </w:rPr>
        <w:t>2.4</w:t>
      </w:r>
      <w:r>
        <w:rPr>
          <w:rFonts w:asciiTheme="minorHAnsi" w:eastAsia="Times New Roman" w:hAnsiTheme="minorHAnsi" w:cstheme="minorHAnsi"/>
          <w:color w:val="000000"/>
        </w:rPr>
        <w:t>(A)</w:t>
      </w:r>
      <w:r w:rsidRPr="003F5FCF">
        <w:rPr>
          <w:rFonts w:asciiTheme="minorHAnsi" w:eastAsia="Times New Roman" w:hAnsiTheme="minorHAnsi" w:cstheme="minorHAnsi"/>
          <w:color w:val="000000"/>
        </w:rPr>
        <w:t xml:space="preserve"> (License Grant from Customer) is </w:t>
      </w:r>
      <w:r>
        <w:rPr>
          <w:rFonts w:asciiTheme="minorHAnsi" w:eastAsia="Times New Roman" w:hAnsiTheme="minorHAnsi" w:cstheme="minorHAnsi"/>
          <w:color w:val="000000"/>
        </w:rPr>
        <w:t xml:space="preserve">deleted and replaced with the </w:t>
      </w:r>
      <w:r w:rsidRPr="003F5FCF">
        <w:rPr>
          <w:rFonts w:asciiTheme="minorHAnsi" w:eastAsia="Times New Roman" w:hAnsiTheme="minorHAnsi" w:cstheme="minorHAnsi"/>
          <w:color w:val="000000"/>
        </w:rPr>
        <w:t>following</w:t>
      </w:r>
      <w:r>
        <w:rPr>
          <w:rFonts w:asciiTheme="minorHAnsi" w:eastAsia="Times New Roman" w:hAnsiTheme="minorHAnsi" w:cstheme="minorHAnsi"/>
          <w:color w:val="000000"/>
        </w:rPr>
        <w:t>: “</w:t>
      </w:r>
      <w:r w:rsidRPr="00626C1E">
        <w:rPr>
          <w:rFonts w:asciiTheme="minorHAnsi" w:hAnsiTheme="minorHAnsi" w:cstheme="minorHAnsi"/>
          <w:i/>
          <w:iCs/>
        </w:rPr>
        <w:t xml:space="preserve">During the </w:t>
      </w:r>
      <w:proofErr w:type="spellStart"/>
      <w:r w:rsidRPr="00626C1E">
        <w:rPr>
          <w:rFonts w:asciiTheme="minorHAnsi" w:hAnsiTheme="minorHAnsi" w:cstheme="minorHAnsi"/>
          <w:i/>
          <w:iCs/>
        </w:rPr>
        <w:t>Licence</w:t>
      </w:r>
      <w:proofErr w:type="spellEnd"/>
      <w:r w:rsidRPr="00626C1E">
        <w:rPr>
          <w:rFonts w:asciiTheme="minorHAnsi" w:hAnsiTheme="minorHAnsi" w:cstheme="minorHAnsi"/>
          <w:i/>
          <w:iCs/>
        </w:rPr>
        <w:t xml:space="preserve"> Term and solely to the extent that is necessary to</w:t>
      </w:r>
      <w:r w:rsidRPr="00626C1E">
        <w:rPr>
          <w:rFonts w:asciiTheme="minorHAnsi" w:eastAsia="Times New Roman" w:hAnsiTheme="minorHAnsi" w:cstheme="minorHAnsi"/>
          <w:i/>
          <w:iCs/>
          <w:color w:val="000000"/>
        </w:rPr>
        <w:t xml:space="preserve"> perform its obligations (including, but not limited to, developing, modifying, improving, supporting, customizing, and operating the Products and Services),</w:t>
      </w:r>
      <w:r w:rsidRPr="00626C1E">
        <w:rPr>
          <w:rFonts w:asciiTheme="minorHAnsi" w:hAnsiTheme="minorHAnsi" w:cstheme="minorHAnsi"/>
          <w:i/>
          <w:iCs/>
        </w:rPr>
        <w:t xml:space="preserve"> provide the Products and Services, the Customer grants Adobe and its Affiliates, a non-exclusive, world-wide, royalty-free license to use Customer Data and Customer Content, which will include the right to copy, transmit; sublicense, index, store, and display the Customer Content and Data, provided that Adobe will remain fully responsible and liable for the acts and or omissions of the Affiliates under this clause and for maintaining confidentiality of Customer Data and Customer Content in accordance with clause 5 (Confidentiality) of the General Terms.</w:t>
      </w:r>
      <w:r>
        <w:rPr>
          <w:rFonts w:asciiTheme="minorHAnsi" w:hAnsiTheme="minorHAnsi" w:cstheme="minorHAnsi"/>
        </w:rPr>
        <w:t>”</w:t>
      </w:r>
    </w:p>
    <w:p w14:paraId="61F28F16" w14:textId="77777777" w:rsidR="00142476" w:rsidRPr="008D4AC8" w:rsidRDefault="00142476" w:rsidP="00142476">
      <w:pPr>
        <w:pStyle w:val="ListParagraph"/>
        <w:rPr>
          <w:rFonts w:asciiTheme="minorHAnsi" w:eastAsia="Times New Roman" w:hAnsiTheme="minorHAnsi" w:cstheme="minorHAnsi"/>
          <w:color w:val="000000"/>
        </w:rPr>
      </w:pPr>
    </w:p>
    <w:p w14:paraId="316827F8" w14:textId="77777777" w:rsidR="00142476" w:rsidRPr="00332827" w:rsidRDefault="00142476" w:rsidP="00142476">
      <w:pPr>
        <w:pStyle w:val="ListParagraph"/>
        <w:numPr>
          <w:ilvl w:val="2"/>
          <w:numId w:val="18"/>
        </w:numPr>
        <w:spacing w:before="100" w:beforeAutospacing="1" w:after="100" w:afterAutospacing="1"/>
        <w:divId w:val="2339758092"/>
        <w:rPr>
          <w:rFonts w:asciiTheme="minorHAnsi" w:eastAsia="Times New Roman" w:hAnsiTheme="minorHAnsi" w:cstheme="minorHAnsi"/>
          <w:color w:val="000000"/>
        </w:rPr>
      </w:pPr>
      <w:r w:rsidRPr="00332827">
        <w:rPr>
          <w:rFonts w:asciiTheme="minorHAnsi" w:eastAsia="Times New Roman" w:hAnsiTheme="minorHAnsi" w:cstheme="minorHAnsi"/>
          <w:color w:val="000000"/>
        </w:rPr>
        <w:t xml:space="preserve">The following </w:t>
      </w:r>
      <w:r>
        <w:rPr>
          <w:rFonts w:asciiTheme="minorHAnsi" w:eastAsia="Times New Roman" w:hAnsiTheme="minorHAnsi" w:cstheme="minorHAnsi"/>
          <w:color w:val="000000"/>
        </w:rPr>
        <w:t xml:space="preserve">sentences are </w:t>
      </w:r>
      <w:r w:rsidRPr="00332827">
        <w:rPr>
          <w:rFonts w:asciiTheme="minorHAnsi" w:eastAsia="Times New Roman" w:hAnsiTheme="minorHAnsi" w:cstheme="minorHAnsi"/>
          <w:color w:val="000000"/>
        </w:rPr>
        <w:t xml:space="preserve">appended to </w:t>
      </w:r>
      <w:r>
        <w:rPr>
          <w:rFonts w:asciiTheme="minorHAnsi" w:eastAsia="Times New Roman" w:hAnsiTheme="minorHAnsi" w:cstheme="minorHAnsi"/>
          <w:color w:val="000000"/>
        </w:rPr>
        <w:t xml:space="preserve">clause </w:t>
      </w:r>
      <w:r w:rsidRPr="00332827">
        <w:rPr>
          <w:rFonts w:asciiTheme="minorHAnsi" w:eastAsia="Times New Roman" w:hAnsiTheme="minorHAnsi" w:cstheme="minorHAnsi"/>
          <w:color w:val="000000"/>
        </w:rPr>
        <w:t xml:space="preserve">6 of </w:t>
      </w:r>
      <w:r>
        <w:rPr>
          <w:rFonts w:asciiTheme="minorHAnsi" w:eastAsia="Times New Roman" w:hAnsiTheme="minorHAnsi" w:cstheme="minorHAnsi"/>
          <w:color w:val="000000"/>
        </w:rPr>
        <w:t xml:space="preserve">the </w:t>
      </w:r>
      <w:r w:rsidRPr="00332827">
        <w:rPr>
          <w:rFonts w:asciiTheme="minorHAnsi" w:eastAsia="Times New Roman" w:hAnsiTheme="minorHAnsi" w:cstheme="minorHAnsi"/>
          <w:color w:val="000000"/>
        </w:rPr>
        <w:t>On-Demand Services and Managed Services</w:t>
      </w:r>
      <w:r>
        <w:rPr>
          <w:rFonts w:asciiTheme="minorHAnsi" w:eastAsia="Times New Roman" w:hAnsiTheme="minorHAnsi" w:cstheme="minorHAnsi"/>
          <w:color w:val="000000"/>
        </w:rPr>
        <w:t xml:space="preserve"> Exhibit</w:t>
      </w:r>
      <w:r w:rsidRPr="00332827">
        <w:rPr>
          <w:rFonts w:asciiTheme="minorHAnsi" w:eastAsia="Times New Roman" w:hAnsiTheme="minorHAnsi" w:cstheme="minorHAnsi"/>
          <w:color w:val="000000"/>
        </w:rPr>
        <w:t>: “</w:t>
      </w:r>
      <w:r w:rsidRPr="00332827">
        <w:rPr>
          <w:rFonts w:asciiTheme="minorHAnsi" w:eastAsia="Times New Roman" w:hAnsiTheme="minorHAnsi" w:cstheme="minorHAnsi"/>
          <w:i/>
          <w:iCs/>
          <w:color w:val="000000"/>
        </w:rPr>
        <w:t>Customer is responsible for complying with any applicable terms and conditions of any third-party data, products, services, and platforms used by Customer in conjunction with the Products and Services. Customer acknowledges that at Customer’s request, Adobe may send Customer Data to such third-party providers.</w:t>
      </w:r>
      <w:r w:rsidRPr="00332827">
        <w:rPr>
          <w:rFonts w:asciiTheme="minorHAnsi" w:eastAsia="Times New Roman" w:hAnsiTheme="minorHAnsi" w:cstheme="minorHAnsi"/>
          <w:color w:val="000000"/>
        </w:rPr>
        <w:t xml:space="preserve">” </w:t>
      </w:r>
    </w:p>
    <w:p w14:paraId="03D21AEE" w14:textId="77777777" w:rsidR="00142476" w:rsidRDefault="00142476" w:rsidP="00142476">
      <w:pPr>
        <w:pStyle w:val="ListParagraph"/>
        <w:spacing w:before="100" w:beforeAutospacing="1" w:after="100" w:afterAutospacing="1"/>
        <w:ind w:left="1512"/>
        <w:rPr>
          <w:rFonts w:asciiTheme="minorHAnsi" w:eastAsia="Times New Roman" w:hAnsiTheme="minorHAnsi" w:cstheme="minorHAnsi"/>
          <w:color w:val="000000"/>
        </w:rPr>
      </w:pPr>
    </w:p>
    <w:p w14:paraId="2E5FDB07" w14:textId="77777777" w:rsidR="00142476" w:rsidRDefault="00142476" w:rsidP="00142476">
      <w:pPr>
        <w:pStyle w:val="ListParagraph"/>
        <w:numPr>
          <w:ilvl w:val="2"/>
          <w:numId w:val="18"/>
        </w:numPr>
        <w:spacing w:before="100" w:beforeAutospacing="1" w:after="100" w:afterAutospacing="1"/>
        <w:divId w:val="2339758095"/>
        <w:rPr>
          <w:rFonts w:asciiTheme="minorHAnsi" w:eastAsia="Times New Roman" w:hAnsiTheme="minorHAnsi" w:cstheme="minorHAnsi"/>
          <w:color w:val="000000"/>
        </w:rPr>
      </w:pPr>
      <w:commentRangeStart w:id="17"/>
      <w:r>
        <w:rPr>
          <w:rFonts w:asciiTheme="minorHAnsi" w:eastAsia="Times New Roman" w:hAnsiTheme="minorHAnsi" w:cstheme="minorHAnsi"/>
          <w:color w:val="000000"/>
        </w:rPr>
        <w:t xml:space="preserve">The following new clause is inserted as clause 6A of the </w:t>
      </w:r>
      <w:r>
        <w:rPr>
          <w:rFonts w:eastAsia="Adobe Clean" w:cs="Calibri"/>
        </w:rPr>
        <w:t>On-demand Services and Managed Services Exhibit:</w:t>
      </w:r>
      <w:commentRangeEnd w:id="17"/>
      <w:r w:rsidR="00290A57">
        <w:rPr>
          <w:rStyle w:val="CommentReference"/>
          <w:rFonts w:asciiTheme="minorHAnsi" w:eastAsia="Times New Roman" w:hAnsiTheme="minorHAnsi" w:cstheme="minorHAnsi"/>
          <w:color w:val="000000"/>
          <w:sz w:val="20"/>
          <w:szCs w:val="20"/>
        </w:rPr>
        <w:commentReference w:id="17"/>
      </w:r>
    </w:p>
    <w:p w14:paraId="037DDF07" w14:textId="77777777" w:rsidR="00A24AC2" w:rsidRDefault="00142476" w:rsidP="00A24AC2">
      <w:pPr>
        <w:pStyle w:val="ListParagraph"/>
        <w:spacing w:before="100" w:beforeAutospacing="1" w:after="100" w:afterAutospacing="1"/>
        <w:ind w:left="1512"/>
        <w:divId w:val="2339758098"/>
        <w:rPr>
          <w:ins w:id="18" w:author="Cherry Jawa (FIN,ISC)" w:date="2026-07-29T11:53:00Z"/>
          <w:rFonts w:asciiTheme="minorHAnsi" w:eastAsia="Times New Roman" w:hAnsiTheme="minorHAnsi" w:cstheme="minorHAnsi"/>
          <w:i/>
          <w:iCs/>
          <w:color w:val="000000"/>
        </w:rPr>
      </w:pPr>
      <w:r>
        <w:rPr>
          <w:rFonts w:asciiTheme="minorHAnsi" w:eastAsia="Times New Roman" w:hAnsiTheme="minorHAnsi" w:cstheme="minorHAnsi"/>
          <w:color w:val="000000"/>
        </w:rPr>
        <w:t>“</w:t>
      </w:r>
      <w:r w:rsidRPr="00EF3955">
        <w:rPr>
          <w:rFonts w:asciiTheme="minorHAnsi" w:eastAsia="Times New Roman" w:hAnsiTheme="minorHAnsi" w:cstheme="minorHAnsi"/>
          <w:i/>
          <w:iCs/>
          <w:color w:val="000000"/>
        </w:rPr>
        <w:t>Adobe may use, copy, transmit, index, model, aggregate (including with other customers’ data) Customer Data and Customer Content for the purpose of (1) developing, improving or customizing the Products and Services, and (2) publishing, displaying and distributing any anonymous information (i.e., information where neither Customer nor its site visitors are capable of being identified) derived from Customer Data and Customer Content (such as, but not limited to, web browser, screen resolution, mobile device-type information, image resolution and number of pages in a document).</w:t>
      </w:r>
    </w:p>
    <w:p w14:paraId="1751EDBB" w14:textId="77777777" w:rsidR="00A24AC2" w:rsidRDefault="00A24AC2" w:rsidP="00A24AC2">
      <w:pPr>
        <w:pStyle w:val="ListParagraph"/>
        <w:spacing w:before="100" w:beforeAutospacing="1" w:after="100" w:afterAutospacing="1"/>
        <w:ind w:left="1512"/>
        <w:rPr>
          <w:ins w:id="19" w:author="Cherry Jawa (FIN,ISC)" w:date="2026-07-29T11:53:00Z"/>
          <w:rFonts w:asciiTheme="minorHAnsi" w:eastAsia="Times New Roman" w:hAnsiTheme="minorHAnsi" w:cstheme="minorHAnsi"/>
          <w:i/>
          <w:iCs/>
          <w:color w:val="000000"/>
        </w:rPr>
      </w:pPr>
    </w:p>
    <w:p w14:paraId="1B347FFA" w14:textId="2D6272A6" w:rsidR="00A24AC2" w:rsidRDefault="00A24AC2" w:rsidP="00A24AC2">
      <w:pPr>
        <w:pStyle w:val="ListParagraph"/>
        <w:spacing w:before="100" w:beforeAutospacing="1" w:after="100" w:afterAutospacing="1"/>
        <w:ind w:left="1512"/>
        <w:divId w:val="2339758101"/>
        <w:rPr>
          <w:ins w:id="20" w:author="Cherry Jawa (FIN,ISC)" w:date="2026-07-29T11:54:00Z"/>
          <w:rFonts w:eastAsia="Adobe Clean" w:cs="Calibri"/>
        </w:rPr>
      </w:pPr>
      <w:ins w:id="21" w:author="Cherry Jawa (FIN,ISC)" w:date="2026-07-29T11:54:00Z">
        <w:r>
          <w:rPr>
            <w:rFonts w:asciiTheme="minorHAnsi" w:eastAsia="Times New Roman" w:hAnsiTheme="minorHAnsi" w:cstheme="minorHAnsi"/>
            <w:i/>
            <w:iCs/>
            <w:color w:val="000000"/>
          </w:rPr>
          <w:t>1.4 Amendment</w:t>
        </w:r>
      </w:ins>
      <w:ins w:id="22" w:author="Cherry Jawa (FIN,ISC)" w:date="2026-07-29T11:53:00Z">
        <w:r w:rsidRPr="00A24AC2">
          <w:rPr>
            <w:rFonts w:eastAsia="Adobe Clean" w:cs="Calibri"/>
            <w:rPrChange w:id="23" w:author="Cherry Jawa (FIN,ISC)" w:date="2026-07-29T11:53:00Z">
              <w:rPr/>
            </w:rPrChange>
          </w:rPr>
          <w:t xml:space="preserve"> to </w:t>
        </w:r>
      </w:ins>
      <w:ins w:id="24" w:author="Cherry Jawa (FIN,ISC)" w:date="2026-07-29T11:54:00Z">
        <w:r>
          <w:rPr>
            <w:rFonts w:eastAsia="Adobe Clean" w:cs="Calibri"/>
          </w:rPr>
          <w:t xml:space="preserve">Clause 2 of </w:t>
        </w:r>
      </w:ins>
      <w:ins w:id="25" w:author="Cherry Jawa (FIN,ISC)" w:date="2026-07-29T11:53:00Z">
        <w:r w:rsidRPr="00A24AC2">
          <w:rPr>
            <w:rFonts w:eastAsia="Adobe Clean" w:cs="Calibri"/>
            <w:rPrChange w:id="26" w:author="Cherry Jawa (FIN,ISC)" w:date="2026-07-29T11:53:00Z">
              <w:rPr/>
            </w:rPrChange>
          </w:rPr>
          <w:t>Annexure 1 of the MLTA (General Terms).</w:t>
        </w:r>
      </w:ins>
    </w:p>
    <w:p w14:paraId="5CE5E047" w14:textId="36005713" w:rsidR="00A24AC2" w:rsidRPr="00A24AC2" w:rsidDel="00A24AC2" w:rsidRDefault="00A24AC2">
      <w:pPr>
        <w:divId w:val="2339758104"/>
        <w:rPr>
          <w:del w:id="27" w:author="Cherry Jawa (FIN,ISC)" w:date="2026-07-29T11:54:00Z"/>
        </w:rPr>
        <w:pPrChange w:id="28" w:author="Cherry Jawa (FIN,ISC)" w:date="2026-07-29T11:54:00Z">
          <w:pPr>
            <w:pStyle w:val="ListParagraph"/>
            <w:spacing w:before="100" w:beforeAutospacing="1" w:after="100" w:afterAutospacing="1"/>
            <w:ind w:left="1512"/>
          </w:pPr>
        </w:pPrChange>
      </w:pPr>
      <w:ins w:id="29" w:author="Cherry Jawa (FIN,ISC)" w:date="2026-07-29T11:54:00Z">
        <w:r>
          <w:rPr>
            <w:rFonts w:eastAsia="Adobe Clean" w:cs="Calibri"/>
          </w:rPr>
          <w:t>“</w:t>
        </w:r>
        <w:r w:rsidRPr="001421F1">
          <w:t>In the event, the C</w:t>
        </w:r>
      </w:ins>
      <w:ins w:id="30" w:author="Cherry Jawa (FIN,ISC)" w:date="2026-07-29T11:55:00Z">
        <w:r>
          <w:t>ustomer</w:t>
        </w:r>
      </w:ins>
      <w:ins w:id="31" w:author="Cherry Jawa (FIN,ISC)" w:date="2026-07-29T11:54:00Z">
        <w:r w:rsidRPr="001421F1">
          <w:t xml:space="preserve"> implements an automated invoice submission mechanism, </w:t>
        </w:r>
      </w:ins>
      <w:ins w:id="32" w:author="Cherry Jawa (FIN,ISC)" w:date="2026-07-29T11:55:00Z">
        <w:r>
          <w:t>Adobe</w:t>
        </w:r>
      </w:ins>
      <w:ins w:id="33" w:author="Cherry Jawa (FIN,ISC)" w:date="2026-07-29T11:54:00Z">
        <w:r w:rsidRPr="001421F1">
          <w:t xml:space="preserve"> shall provide all cooperation and assistance required for transitioning into the new invoice submission mechanism.</w:t>
        </w:r>
      </w:ins>
      <w:ins w:id="34" w:author="Cherry Jawa (FIN,ISC)" w:date="2026-07-29T12:00:00Z">
        <w:r>
          <w:t>”</w:t>
        </w:r>
      </w:ins>
    </w:p>
    <w:p w14:paraId="4C821B6B" w14:textId="77777777" w:rsidR="000F4263" w:rsidRPr="00A24AC2" w:rsidDel="00A24AC2" w:rsidRDefault="000F4263">
      <w:pPr>
        <w:rPr>
          <w:del w:id="35" w:author="Cherry Jawa (FIN,ISC)" w:date="2026-07-29T11:54:00Z"/>
          <w:rFonts w:eastAsia="Times New Roman" w:cstheme="minorHAnsi"/>
          <w:i/>
          <w:iCs/>
          <w:color w:val="000000"/>
          <w:rPrChange w:id="36" w:author="Cherry Jawa (FIN,ISC)" w:date="2026-07-29T11:54:00Z">
            <w:rPr>
              <w:del w:id="37" w:author="Cherry Jawa (FIN,ISC)" w:date="2026-07-29T11:54:00Z"/>
            </w:rPr>
          </w:rPrChange>
        </w:rPr>
        <w:pPrChange w:id="38" w:author="Cherry Jawa (FIN,ISC)" w:date="2026-07-29T11:59:00Z">
          <w:pPr>
            <w:pStyle w:val="ListParagraph"/>
            <w:spacing w:before="100" w:beforeAutospacing="1" w:after="100" w:afterAutospacing="1"/>
            <w:ind w:left="1512"/>
          </w:pPr>
        </w:pPrChange>
      </w:pPr>
    </w:p>
    <w:p w14:paraId="5CAD60F6" w14:textId="606A1609" w:rsidR="00A24AC2" w:rsidRDefault="00A24AC2" w:rsidP="00E12773">
      <w:pPr>
        <w:spacing w:after="160" w:line="259" w:lineRule="auto"/>
        <w:divId w:val="2339758107"/>
        <w:rPr>
          <w:ins w:id="39" w:author="Cherry Jawa (FIN,ISC)" w:date="2026-07-29T11:55:00Z"/>
          <w:rFonts w:eastAsia="Times New Roman" w:cstheme="minorHAnsi"/>
          <w:i/>
          <w:iCs/>
          <w:color w:val="000000"/>
          <w:sz w:val="20"/>
          <w:szCs w:val="20"/>
        </w:rPr>
      </w:pPr>
      <w:ins w:id="40" w:author="Cherry Jawa (FIN,ISC)" w:date="2026-07-29T11:55:00Z">
        <w:r>
          <w:rPr>
            <w:rFonts w:eastAsia="Times New Roman" w:cstheme="minorHAnsi"/>
            <w:i/>
            <w:iCs/>
            <w:color w:val="000000"/>
            <w:sz w:val="20"/>
            <w:szCs w:val="20"/>
          </w:rPr>
          <w:t xml:space="preserve">1.5 </w:t>
        </w:r>
        <w:r>
          <w:rPr>
            <w:rFonts w:eastAsia="Times New Roman" w:cstheme="minorHAnsi"/>
            <w:i/>
            <w:iCs/>
            <w:color w:val="000000"/>
          </w:rPr>
          <w:t>Amendment</w:t>
        </w:r>
        <w:r w:rsidRPr="00306F48">
          <w:rPr>
            <w:rFonts w:eastAsia="Adobe Clean" w:cs="Calibri"/>
          </w:rPr>
          <w:t xml:space="preserve"> to </w:t>
        </w:r>
        <w:r>
          <w:rPr>
            <w:rFonts w:eastAsia="Adobe Clean" w:cs="Calibri"/>
          </w:rPr>
          <w:t xml:space="preserve">Clause </w:t>
        </w:r>
      </w:ins>
      <w:ins w:id="41" w:author="Cherry Jawa (FIN,ISC)" w:date="2026-07-29T11:56:00Z">
        <w:r>
          <w:rPr>
            <w:rFonts w:eastAsia="Adobe Clean" w:cs="Calibri"/>
          </w:rPr>
          <w:t>6</w:t>
        </w:r>
      </w:ins>
      <w:ins w:id="42" w:author="Cherry Jawa (FIN,ISC)" w:date="2026-07-29T11:55:00Z">
        <w:r>
          <w:rPr>
            <w:rFonts w:eastAsia="Adobe Clean" w:cs="Calibri"/>
          </w:rPr>
          <w:t xml:space="preserve"> of </w:t>
        </w:r>
        <w:r w:rsidRPr="00306F48">
          <w:rPr>
            <w:rFonts w:eastAsia="Adobe Clean" w:cs="Calibri"/>
          </w:rPr>
          <w:t>Annexure 1 of the MLTA (General Terms).</w:t>
        </w:r>
      </w:ins>
    </w:p>
    <w:p w14:paraId="02F0C930" w14:textId="22BEC8B8" w:rsidR="00DD0CA9" w:rsidRPr="00DF5794" w:rsidRDefault="00A24AC2" w:rsidP="00DD0CA9">
      <w:pPr>
        <w:jc w:val="center"/>
        <w:divId w:val="2339758110"/>
        <w:rPr>
          <w:ins w:id="43" w:author="Prashant Mishra1 (Digital,ISC) (X-Deloitte)" w:date="2026-08-03T10:36:00Z"/>
          <w:rFonts w:cstheme="minorHAnsi"/>
          <w:b/>
          <w:bCs/>
          <w:sz w:val="20"/>
          <w:szCs w:val="20"/>
          <w:u w:val="single"/>
        </w:rPr>
      </w:pPr>
      <w:ins w:id="44" w:author="Cherry Jawa (FIN,ISC)" w:date="2026-07-29T11:56:00Z">
        <w:r>
          <w:t>“</w:t>
        </w:r>
      </w:ins>
      <w:ins w:id="45" w:author="Cherry Jawa (FIN,ISC)" w:date="2026-07-29T11:57:00Z">
        <w:r>
          <w:t>Adobe</w:t>
        </w:r>
      </w:ins>
      <w:ins w:id="46" w:author="Cherry Jawa (FIN,ISC)" w:date="2026-07-29T11:55:00Z">
        <w:r w:rsidRPr="00A27E48">
          <w:t xml:space="preserve"> to issue tax invoice to the Customer in accordance with this Agreement including, in relation to work performed by </w:t>
        </w:r>
      </w:ins>
      <w:ins w:id="47" w:author="Cherry Jawa (FIN,ISC)" w:date="2026-07-29T11:57:00Z">
        <w:r>
          <w:t>Adobe</w:t>
        </w:r>
      </w:ins>
      <w:ins w:id="48" w:author="Cherry Jawa (FIN,ISC)" w:date="2026-07-29T11:55:00Z">
        <w:r w:rsidRPr="00A27E48">
          <w:t xml:space="preserve"> and accepted by the Customer till the effective date of termination. Any such undisputed invoice may be raised by </w:t>
        </w:r>
      </w:ins>
      <w:ins w:id="49" w:author="Cherry Jawa (FIN,ISC)" w:date="2026-07-29T11:57:00Z">
        <w:r>
          <w:t>Adobe</w:t>
        </w:r>
      </w:ins>
      <w:ins w:id="50" w:author="Cherry Jawa (FIN,ISC)" w:date="2026-07-29T11:55:00Z">
        <w:r w:rsidRPr="00A27E48">
          <w:t xml:space="preserve"> within a maximum period of 15 days of effective date of termination. No invoices shall be raised by </w:t>
        </w:r>
      </w:ins>
      <w:ins w:id="51" w:author="Cherry Jawa (FIN,ISC)" w:date="2026-07-29T11:57:00Z">
        <w:r>
          <w:t>Adobe</w:t>
        </w:r>
      </w:ins>
      <w:ins w:id="52" w:author="Cherry Jawa (FIN,ISC)" w:date="2026-07-29T11:55:00Z">
        <w:r w:rsidRPr="00A27E48">
          <w:t xml:space="preserve"> thereafter. Further any advance paid to </w:t>
        </w:r>
      </w:ins>
      <w:ins w:id="53" w:author="Cherry Jawa (FIN,ISC)" w:date="2026-07-29T11:57:00Z">
        <w:r>
          <w:t>Adobe</w:t>
        </w:r>
      </w:ins>
      <w:ins w:id="54" w:author="Cherry Jawa (FIN,ISC)" w:date="2026-07-29T11:55:00Z">
        <w:r w:rsidRPr="00A27E48">
          <w:t xml:space="preserve"> will be adjusted against the said invoice or if there will be no invoicing from </w:t>
        </w:r>
      </w:ins>
      <w:ins w:id="55" w:author="Cherry Jawa (FIN,ISC)" w:date="2026-07-29T11:57:00Z">
        <w:r>
          <w:t>Adobe</w:t>
        </w:r>
      </w:ins>
      <w:ins w:id="56" w:author="Cherry Jawa (FIN,ISC)" w:date="2026-07-29T11:55:00Z">
        <w:r w:rsidRPr="00A27E48">
          <w:t xml:space="preserve">, </w:t>
        </w:r>
      </w:ins>
      <w:ins w:id="57" w:author="Cherry Jawa (FIN,ISC)" w:date="2026-07-29T11:57:00Z">
        <w:r>
          <w:t>Adobe</w:t>
        </w:r>
      </w:ins>
      <w:ins w:id="58" w:author="Cherry Jawa (FIN,ISC)" w:date="2026-07-29T11:55:00Z">
        <w:r w:rsidRPr="00A27E48">
          <w:t xml:space="preserve"> shall refund the advance amount to customer within 7 day</w:t>
        </w:r>
        <w:del w:id="59" w:author="Prashant Mishra1 (Digital,ISC) (X-Deloitte)" w:date="2026-08-03T10:31:00Z">
          <w:r w:rsidRPr="00A27E48" w:rsidDel="00487251">
            <w:delText>s</w:delText>
          </w:r>
        </w:del>
      </w:ins>
      <w:ins w:id="60" w:author="Cherry Jawa (FIN,ISC)" w:date="2026-07-29T11:56:00Z">
        <w:del w:id="61" w:author="Prashant Mishra1 (Digital,ISC) (X-Deloitte)" w:date="2026-08-03T10:31:00Z">
          <w:r w:rsidDel="00487251">
            <w:delText>.</w:delText>
          </w:r>
        </w:del>
      </w:ins>
      <w:bookmarkStart w:id="62" w:name="_Hlk192692697"/>
      <w:ins w:id="63" w:author="Prashant Mishra1 (Digital,ISC) (X-Deloitte)" w:date="2026-08-03T10:36:00Z">
        <w:r w:rsidR="00DD0CA9" w:rsidRPr="00DD0CA9">
          <w:rPr>
            <w:rFonts w:cstheme="minorHAnsi"/>
            <w:b/>
            <w:bCs/>
            <w:sz w:val="20"/>
            <w:szCs w:val="20"/>
            <w:u w:val="single"/>
          </w:rPr>
          <w:t xml:space="preserve"> </w:t>
        </w:r>
      </w:ins>
    </w:p>
    <w:p w14:paraId="6A62D694" w14:textId="77777777" w:rsidR="00DD0CA9" w:rsidRPr="00DF5794" w:rsidRDefault="00DD0CA9" w:rsidP="00DD0CA9">
      <w:pPr>
        <w:jc w:val="center"/>
        <w:divId w:val="2339758113"/>
        <w:rPr>
          <w:ins w:id="64" w:author="Prashant Mishra1 (Digital,ISC) (X-Deloitte)" w:date="2026-08-03T10:36:00Z"/>
          <w:rFonts w:cstheme="minorHAnsi"/>
          <w:b/>
          <w:bCs/>
          <w:sz w:val="20"/>
          <w:szCs w:val="20"/>
          <w:u w:val="single"/>
        </w:rPr>
      </w:pPr>
      <w:commentRangeStart w:id="65"/>
      <w:ins w:id="66" w:author="Prashant Mishra1 (Digital,ISC) (X-Deloitte)" w:date="2026-08-03T10:36:00Z">
        <w:r w:rsidRPr="00DF5794">
          <w:rPr>
            <w:rFonts w:cstheme="minorHAnsi"/>
            <w:b/>
            <w:bCs/>
            <w:sz w:val="20"/>
            <w:szCs w:val="20"/>
            <w:u w:val="single"/>
          </w:rPr>
          <w:lastRenderedPageBreak/>
          <w:t>Exhibit A: Technical and Organizational Measures Addendum</w:t>
        </w:r>
      </w:ins>
      <w:commentRangeEnd w:id="65"/>
      <w:ins w:id="67" w:author="Prashant Mishra1 (Digital,ISC) (X-Deloitte)" w:date="2026-08-03T10:37:00Z">
        <w:r w:rsidR="000859FC">
          <w:rPr>
            <w:rStyle w:val="CommentReference"/>
          </w:rPr>
          <w:commentReference w:id="65"/>
        </w:r>
      </w:ins>
    </w:p>
    <w:p w14:paraId="6CCEE90C" w14:textId="77777777" w:rsidR="00DD0CA9" w:rsidRPr="00DF5794" w:rsidRDefault="00DD0CA9" w:rsidP="00DD0CA9">
      <w:pPr>
        <w:divId w:val="2339758116"/>
        <w:rPr>
          <w:ins w:id="69" w:author="Prashant Mishra1 (Digital,ISC) (X-Deloitte)" w:date="2026-08-03T10:36:00Z"/>
          <w:rFonts w:cstheme="minorHAnsi"/>
          <w:b/>
          <w:bCs/>
          <w:sz w:val="20"/>
          <w:szCs w:val="20"/>
          <w:u w:val="single"/>
        </w:rPr>
      </w:pPr>
      <w:ins w:id="70" w:author="Prashant Mishra1 (Digital,ISC) (X-Deloitte)" w:date="2026-08-03T10:36:00Z">
        <w:r w:rsidRPr="00DF5794">
          <w:rPr>
            <w:rFonts w:cstheme="minorHAnsi"/>
            <w:spacing w:val="2"/>
            <w:sz w:val="20"/>
            <w:szCs w:val="20"/>
          </w:rPr>
          <w:t>T</w:t>
        </w:r>
        <w:r w:rsidRPr="00DF5794">
          <w:rPr>
            <w:rFonts w:cstheme="minorHAnsi"/>
            <w:spacing w:val="-3"/>
            <w:sz w:val="20"/>
            <w:szCs w:val="20"/>
          </w:rPr>
          <w:t>h</w:t>
        </w:r>
        <w:r w:rsidRPr="00DF5794">
          <w:rPr>
            <w:rFonts w:cstheme="minorHAnsi"/>
            <w:spacing w:val="1"/>
            <w:sz w:val="20"/>
            <w:szCs w:val="20"/>
          </w:rPr>
          <w:t>i</w:t>
        </w:r>
        <w:r w:rsidRPr="00DF5794">
          <w:rPr>
            <w:rFonts w:cstheme="minorHAnsi"/>
            <w:sz w:val="20"/>
            <w:szCs w:val="20"/>
          </w:rPr>
          <w:t>s</w:t>
        </w:r>
        <w:r w:rsidRPr="00DF5794">
          <w:rPr>
            <w:rFonts w:cstheme="minorHAnsi"/>
            <w:spacing w:val="-2"/>
            <w:sz w:val="20"/>
            <w:szCs w:val="20"/>
          </w:rPr>
          <w:t xml:space="preserve"> </w:t>
        </w:r>
        <w:r w:rsidRPr="00DF5794">
          <w:rPr>
            <w:rFonts w:cstheme="minorHAnsi"/>
            <w:spacing w:val="-3"/>
            <w:sz w:val="20"/>
            <w:szCs w:val="20"/>
          </w:rPr>
          <w:t>Technical and Organizational Measures Addendum</w:t>
        </w:r>
        <w:r w:rsidRPr="00DF5794">
          <w:rPr>
            <w:rFonts w:cstheme="minorHAnsi"/>
            <w:sz w:val="20"/>
            <w:szCs w:val="20"/>
          </w:rPr>
          <w:t xml:space="preserve"> (</w:t>
        </w:r>
        <w:r w:rsidRPr="00DF5794">
          <w:rPr>
            <w:rFonts w:cstheme="minorHAnsi"/>
            <w:bCs/>
            <w:spacing w:val="-1"/>
            <w:sz w:val="20"/>
            <w:szCs w:val="20"/>
          </w:rPr>
          <w:t>"</w:t>
        </w:r>
        <w:r w:rsidRPr="00DF5794">
          <w:rPr>
            <w:rFonts w:cstheme="minorHAnsi"/>
            <w:b/>
            <w:bCs/>
            <w:spacing w:val="-4"/>
            <w:sz w:val="20"/>
            <w:szCs w:val="20"/>
          </w:rPr>
          <w:t>TOM</w:t>
        </w:r>
        <w:r w:rsidRPr="00DF5794">
          <w:rPr>
            <w:rFonts w:cstheme="minorHAnsi"/>
            <w:bCs/>
            <w:spacing w:val="-1"/>
            <w:sz w:val="20"/>
            <w:szCs w:val="20"/>
          </w:rPr>
          <w:t>"</w:t>
        </w:r>
        <w:r w:rsidRPr="00DF5794">
          <w:rPr>
            <w:rFonts w:cstheme="minorHAnsi"/>
            <w:bCs/>
            <w:sz w:val="20"/>
            <w:szCs w:val="20"/>
          </w:rPr>
          <w:t>)</w:t>
        </w:r>
        <w:r w:rsidRPr="00DF5794">
          <w:rPr>
            <w:rFonts w:cstheme="minorHAnsi"/>
            <w:bCs/>
            <w:spacing w:val="-2"/>
            <w:sz w:val="20"/>
            <w:szCs w:val="20"/>
          </w:rPr>
          <w:t xml:space="preserve"> </w:t>
        </w:r>
        <w:r w:rsidRPr="00DF5794">
          <w:rPr>
            <w:rFonts w:cstheme="minorHAnsi"/>
            <w:spacing w:val="-2"/>
            <w:sz w:val="20"/>
            <w:szCs w:val="20"/>
          </w:rPr>
          <w:t>i</w:t>
        </w:r>
        <w:r w:rsidRPr="00DF5794">
          <w:rPr>
            <w:rFonts w:cstheme="minorHAnsi"/>
            <w:sz w:val="20"/>
            <w:szCs w:val="20"/>
          </w:rPr>
          <w:t xml:space="preserve">s </w:t>
        </w:r>
        <w:r w:rsidRPr="00DF5794">
          <w:rPr>
            <w:rFonts w:cstheme="minorHAnsi"/>
            <w:spacing w:val="-9"/>
            <w:sz w:val="20"/>
            <w:szCs w:val="20"/>
          </w:rPr>
          <w:t xml:space="preserve">entered </w:t>
        </w:r>
        <w:r w:rsidRPr="00DF5794">
          <w:rPr>
            <w:rFonts w:cstheme="minorHAnsi"/>
            <w:sz w:val="20"/>
            <w:szCs w:val="20"/>
          </w:rPr>
          <w:t>be</w:t>
        </w:r>
        <w:r w:rsidRPr="00DF5794">
          <w:rPr>
            <w:rFonts w:cstheme="minorHAnsi"/>
            <w:spacing w:val="1"/>
            <w:sz w:val="20"/>
            <w:szCs w:val="20"/>
          </w:rPr>
          <w:t>t</w:t>
        </w:r>
        <w:r w:rsidRPr="00DF5794">
          <w:rPr>
            <w:rFonts w:cstheme="minorHAnsi"/>
            <w:spacing w:val="-2"/>
            <w:sz w:val="20"/>
            <w:szCs w:val="20"/>
          </w:rPr>
          <w:t>wee</w:t>
        </w:r>
        <w:r w:rsidRPr="00DF5794">
          <w:rPr>
            <w:rFonts w:cstheme="minorHAnsi"/>
            <w:sz w:val="20"/>
            <w:szCs w:val="20"/>
          </w:rPr>
          <w:t>n</w:t>
        </w:r>
      </w:ins>
    </w:p>
    <w:p w14:paraId="58CF56D0" w14:textId="77777777" w:rsidR="00DD0CA9" w:rsidRPr="00DF5794" w:rsidRDefault="00DD0CA9" w:rsidP="00DD0CA9">
      <w:pPr>
        <w:spacing w:after="120"/>
        <w:divId w:val="2339758119"/>
        <w:rPr>
          <w:ins w:id="71" w:author="Prashant Mishra1 (Digital,ISC) (X-Deloitte)" w:date="2026-08-03T10:36:00Z"/>
          <w:rFonts w:eastAsia="Arial Unicode MS" w:cstheme="minorHAnsi"/>
          <w:b/>
          <w:bCs/>
          <w:color w:val="000000"/>
          <w:sz w:val="20"/>
          <w:szCs w:val="20"/>
          <w:lang w:val="en-GB"/>
        </w:rPr>
      </w:pPr>
      <w:ins w:id="72" w:author="Prashant Mishra1 (Digital,ISC) (X-Deloitte)" w:date="2026-08-03T10:36:00Z">
        <w:r w:rsidRPr="00DF5794">
          <w:rPr>
            <w:rFonts w:cstheme="minorHAnsi"/>
            <w:b/>
            <w:bCs/>
            <w:color w:val="000000"/>
            <w:sz w:val="20"/>
            <w:szCs w:val="20"/>
          </w:rPr>
          <w:t>PARTY DETAILS</w:t>
        </w:r>
      </w:ins>
    </w:p>
    <w:tbl>
      <w:tblPr>
        <w:tblStyle w:val="TableGrid"/>
        <w:tblW w:w="0" w:type="auto"/>
        <w:tblLook w:val="04A0" w:firstRow="1" w:lastRow="0" w:firstColumn="1" w:lastColumn="0" w:noHBand="0" w:noVBand="1"/>
      </w:tblPr>
      <w:tblGrid>
        <w:gridCol w:w="2163"/>
        <w:gridCol w:w="7181"/>
      </w:tblGrid>
      <w:tr w:rsidR="00DD0CA9" w:rsidRPr="00DF5794" w14:paraId="3FC3EECF" w14:textId="77777777" w:rsidTr="00885ACE">
        <w:trPr>
          <w:ins w:id="73" w:author="Prashant Mishra1 (Digital,ISC) (X-Deloitte)" w:date="2026-08-03T10:36:00Z"/>
        </w:trPr>
        <w:tc>
          <w:tcPr>
            <w:tcW w:w="2268" w:type="dxa"/>
          </w:tcPr>
          <w:p w14:paraId="2542414E" w14:textId="77777777" w:rsidR="00DD0CA9" w:rsidRPr="00DF5794" w:rsidRDefault="00DD0CA9" w:rsidP="00885ACE">
            <w:pPr>
              <w:spacing w:after="120" w:line="240" w:lineRule="auto"/>
              <w:rPr>
                <w:ins w:id="74" w:author="Prashant Mishra1 (Digital,ISC) (X-Deloitte)" w:date="2026-08-03T10:36:00Z"/>
                <w:rFonts w:asciiTheme="minorHAnsi" w:eastAsia="Arial Unicode MS" w:hAnsiTheme="minorHAnsi" w:cstheme="minorHAnsi"/>
                <w:b/>
                <w:bCs/>
                <w:color w:val="000000"/>
                <w:lang w:eastAsia="en-US"/>
              </w:rPr>
            </w:pPr>
            <w:ins w:id="75" w:author="Prashant Mishra1 (Digital,ISC) (X-Deloitte)" w:date="2026-08-03T10:36:00Z">
              <w:r w:rsidRPr="00DF5794">
                <w:rPr>
                  <w:rFonts w:asciiTheme="minorHAnsi" w:eastAsia="Arial Unicode MS" w:hAnsiTheme="minorHAnsi" w:cstheme="minorHAnsi"/>
                  <w:b/>
                  <w:bCs/>
                  <w:color w:val="000000"/>
                  <w:lang w:eastAsia="en-US"/>
                </w:rPr>
                <w:t>Name</w:t>
              </w:r>
            </w:ins>
          </w:p>
        </w:tc>
        <w:tc>
          <w:tcPr>
            <w:tcW w:w="7938" w:type="dxa"/>
          </w:tcPr>
          <w:p w14:paraId="79D01BB5" w14:textId="77777777" w:rsidR="00DD0CA9" w:rsidRPr="00DF5794" w:rsidRDefault="00DD0CA9" w:rsidP="00885ACE">
            <w:pPr>
              <w:spacing w:after="120" w:line="240" w:lineRule="auto"/>
              <w:rPr>
                <w:ins w:id="76" w:author="Prashant Mishra1 (Digital,ISC) (X-Deloitte)" w:date="2026-08-03T10:36:00Z"/>
                <w:rFonts w:asciiTheme="minorHAnsi" w:eastAsia="Arial Unicode MS" w:hAnsiTheme="minorHAnsi" w:cstheme="minorHAnsi"/>
                <w:color w:val="000000"/>
                <w:lang w:eastAsia="en-US"/>
              </w:rPr>
            </w:pPr>
            <w:ins w:id="77" w:author="Prashant Mishra1 (Digital,ISC) (X-Deloitte)" w:date="2026-08-03T10:36:00Z">
              <w:r w:rsidRPr="00DF5794">
                <w:rPr>
                  <w:rFonts w:asciiTheme="minorHAnsi" w:eastAsia="Arial Unicode MS" w:hAnsiTheme="minorHAnsi" w:cstheme="minorHAnsi"/>
                  <w:color w:val="000000"/>
                  <w:lang w:eastAsia="en-US"/>
                </w:rPr>
                <w:t>[</w:t>
              </w:r>
              <w:proofErr w:type="spellStart"/>
              <w:r w:rsidRPr="00DF5794">
                <w:rPr>
                  <w:rFonts w:asciiTheme="minorHAnsi" w:eastAsia="Arial Unicode MS" w:hAnsiTheme="minorHAnsi" w:cstheme="minorHAnsi"/>
                  <w:color w:val="000000"/>
                  <w:lang w:eastAsia="en-US"/>
                </w:rPr>
                <w:t>InterGlobe</w:t>
              </w:r>
              <w:proofErr w:type="spellEnd"/>
              <w:r w:rsidRPr="00DF5794">
                <w:rPr>
                  <w:rFonts w:asciiTheme="minorHAnsi" w:eastAsia="Arial Unicode MS" w:hAnsiTheme="minorHAnsi" w:cstheme="minorHAnsi"/>
                  <w:color w:val="000000"/>
                  <w:lang w:eastAsia="en-US"/>
                </w:rPr>
                <w:t xml:space="preserve"> Aviation </w:t>
              </w:r>
              <w:proofErr w:type="gramStart"/>
              <w:r w:rsidRPr="00DF5794">
                <w:rPr>
                  <w:rFonts w:asciiTheme="minorHAnsi" w:eastAsia="Arial Unicode MS" w:hAnsiTheme="minorHAnsi" w:cstheme="minorHAnsi"/>
                  <w:color w:val="000000"/>
                  <w:lang w:eastAsia="en-US"/>
                </w:rPr>
                <w:t>Limited ]</w:t>
              </w:r>
              <w:proofErr w:type="gramEnd"/>
              <w:r w:rsidRPr="00DF5794">
                <w:rPr>
                  <w:rFonts w:asciiTheme="minorHAnsi" w:eastAsia="Arial Unicode MS" w:hAnsiTheme="minorHAnsi" w:cstheme="minorHAnsi"/>
                  <w:color w:val="000000"/>
                  <w:lang w:eastAsia="en-US"/>
                </w:rPr>
                <w:t xml:space="preserve"> (“</w:t>
              </w:r>
              <w:r w:rsidRPr="00DF5794">
                <w:rPr>
                  <w:rFonts w:asciiTheme="minorHAnsi" w:eastAsia="Arial Unicode MS" w:hAnsiTheme="minorHAnsi" w:cstheme="minorHAnsi"/>
                  <w:b/>
                  <w:bCs/>
                  <w:color w:val="000000"/>
                  <w:lang w:eastAsia="en-US"/>
                </w:rPr>
                <w:t>IndiGo</w:t>
              </w:r>
              <w:r w:rsidRPr="00DF5794">
                <w:rPr>
                  <w:rFonts w:asciiTheme="minorHAnsi" w:eastAsia="Arial Unicode MS" w:hAnsiTheme="minorHAnsi" w:cstheme="minorHAnsi"/>
                  <w:bCs/>
                  <w:color w:val="000000"/>
                  <w:lang w:eastAsia="en-US"/>
                </w:rPr>
                <w:t xml:space="preserve">” </w:t>
              </w:r>
              <w:r w:rsidRPr="00DF5794">
                <w:rPr>
                  <w:rFonts w:asciiTheme="minorHAnsi" w:eastAsia="Arial Unicode MS" w:hAnsiTheme="minorHAnsi" w:cstheme="minorHAnsi"/>
                  <w:color w:val="000000"/>
                  <w:lang w:eastAsia="en-US"/>
                </w:rPr>
                <w:t>)</w:t>
              </w:r>
            </w:ins>
          </w:p>
        </w:tc>
      </w:tr>
      <w:tr w:rsidR="00DD0CA9" w:rsidRPr="00DF5794" w14:paraId="7F4D17DE" w14:textId="77777777" w:rsidTr="00885ACE">
        <w:trPr>
          <w:ins w:id="78" w:author="Prashant Mishra1 (Digital,ISC) (X-Deloitte)" w:date="2026-08-03T10:36:00Z"/>
        </w:trPr>
        <w:tc>
          <w:tcPr>
            <w:tcW w:w="2268" w:type="dxa"/>
          </w:tcPr>
          <w:p w14:paraId="5AAD3F02" w14:textId="77777777" w:rsidR="00DD0CA9" w:rsidRPr="00DF5794" w:rsidRDefault="00DD0CA9" w:rsidP="00885ACE">
            <w:pPr>
              <w:spacing w:after="120" w:line="240" w:lineRule="auto"/>
              <w:rPr>
                <w:ins w:id="79" w:author="Prashant Mishra1 (Digital,ISC) (X-Deloitte)" w:date="2026-08-03T10:36:00Z"/>
                <w:rFonts w:asciiTheme="minorHAnsi" w:eastAsia="Arial Unicode MS" w:hAnsiTheme="minorHAnsi" w:cstheme="minorHAnsi"/>
                <w:b/>
                <w:bCs/>
                <w:color w:val="000000"/>
                <w:lang w:eastAsia="en-US"/>
              </w:rPr>
            </w:pPr>
            <w:ins w:id="80" w:author="Prashant Mishra1 (Digital,ISC) (X-Deloitte)" w:date="2026-08-03T10:36:00Z">
              <w:r w:rsidRPr="00DF5794">
                <w:rPr>
                  <w:rFonts w:asciiTheme="minorHAnsi" w:eastAsia="Arial Unicode MS" w:hAnsiTheme="minorHAnsi" w:cstheme="minorHAnsi"/>
                  <w:b/>
                  <w:bCs/>
                  <w:color w:val="000000"/>
                  <w:lang w:eastAsia="en-US"/>
                </w:rPr>
                <w:t>Place of incorporation</w:t>
              </w:r>
            </w:ins>
          </w:p>
        </w:tc>
        <w:tc>
          <w:tcPr>
            <w:tcW w:w="7938" w:type="dxa"/>
          </w:tcPr>
          <w:p w14:paraId="43571854" w14:textId="77777777" w:rsidR="00DD0CA9" w:rsidRPr="00DF5794" w:rsidRDefault="00DD0CA9" w:rsidP="00885ACE">
            <w:pPr>
              <w:spacing w:after="120" w:line="240" w:lineRule="auto"/>
              <w:rPr>
                <w:ins w:id="81" w:author="Prashant Mishra1 (Digital,ISC) (X-Deloitte)" w:date="2026-08-03T10:36:00Z"/>
                <w:rFonts w:asciiTheme="minorHAnsi" w:hAnsiTheme="minorHAnsi" w:cstheme="minorHAnsi"/>
                <w:color w:val="000000"/>
                <w:lang w:eastAsia="zh-TW"/>
              </w:rPr>
            </w:pPr>
            <w:ins w:id="82" w:author="Prashant Mishra1 (Digital,ISC) (X-Deloitte)" w:date="2026-08-03T10:36:00Z">
              <w:r w:rsidRPr="00DF5794">
                <w:rPr>
                  <w:rFonts w:asciiTheme="minorHAnsi" w:hAnsiTheme="minorHAnsi" w:cstheme="minorHAnsi"/>
                  <w:color w:val="000000"/>
                  <w:highlight w:val="yellow"/>
                  <w:lang w:eastAsia="zh-TW"/>
                </w:rPr>
                <w:t>[India]</w:t>
              </w:r>
            </w:ins>
          </w:p>
        </w:tc>
      </w:tr>
      <w:tr w:rsidR="00DD0CA9" w:rsidRPr="00DF5794" w14:paraId="4BA7F083" w14:textId="77777777" w:rsidTr="00885ACE">
        <w:trPr>
          <w:ins w:id="83" w:author="Prashant Mishra1 (Digital,ISC) (X-Deloitte)" w:date="2026-08-03T10:36:00Z"/>
        </w:trPr>
        <w:tc>
          <w:tcPr>
            <w:tcW w:w="2268" w:type="dxa"/>
          </w:tcPr>
          <w:p w14:paraId="4B99992F" w14:textId="77777777" w:rsidR="00DD0CA9" w:rsidRPr="00DF5794" w:rsidRDefault="00DD0CA9" w:rsidP="00885ACE">
            <w:pPr>
              <w:spacing w:after="120" w:line="240" w:lineRule="auto"/>
              <w:rPr>
                <w:ins w:id="84" w:author="Prashant Mishra1 (Digital,ISC) (X-Deloitte)" w:date="2026-08-03T10:36:00Z"/>
                <w:rFonts w:asciiTheme="minorHAnsi" w:eastAsia="Arial Unicode MS" w:hAnsiTheme="minorHAnsi" w:cstheme="minorHAnsi"/>
                <w:b/>
                <w:bCs/>
                <w:color w:val="000000"/>
                <w:lang w:eastAsia="en-US"/>
              </w:rPr>
            </w:pPr>
            <w:ins w:id="85" w:author="Prashant Mishra1 (Digital,ISC) (X-Deloitte)" w:date="2026-08-03T10:36:00Z">
              <w:r w:rsidRPr="00DF5794">
                <w:rPr>
                  <w:rFonts w:asciiTheme="minorHAnsi" w:eastAsia="Arial Unicode MS" w:hAnsiTheme="minorHAnsi" w:cstheme="minorHAnsi"/>
                  <w:b/>
                  <w:bCs/>
                  <w:color w:val="000000"/>
                  <w:lang w:eastAsia="en-US"/>
                </w:rPr>
                <w:t xml:space="preserve">Address </w:t>
              </w:r>
            </w:ins>
          </w:p>
        </w:tc>
        <w:tc>
          <w:tcPr>
            <w:tcW w:w="7938" w:type="dxa"/>
          </w:tcPr>
          <w:p w14:paraId="5E966B87" w14:textId="77777777" w:rsidR="00DD0CA9" w:rsidRPr="00DF5794" w:rsidRDefault="00DD0CA9" w:rsidP="00885ACE">
            <w:pPr>
              <w:spacing w:after="120" w:line="240" w:lineRule="auto"/>
              <w:rPr>
                <w:ins w:id="86" w:author="Prashant Mishra1 (Digital,ISC) (X-Deloitte)" w:date="2026-08-03T10:36:00Z"/>
                <w:rFonts w:asciiTheme="minorHAnsi" w:eastAsia="Arial Unicode MS" w:hAnsiTheme="minorHAnsi" w:cstheme="minorHAnsi"/>
                <w:color w:val="000000"/>
                <w:lang w:eastAsia="en-US"/>
              </w:rPr>
            </w:pPr>
            <w:ins w:id="87" w:author="Prashant Mishra1 (Digital,ISC) (X-Deloitte)" w:date="2026-08-03T10:36:00Z">
              <w:r w:rsidRPr="00DF5794">
                <w:rPr>
                  <w:rFonts w:asciiTheme="minorHAnsi" w:hAnsiTheme="minorHAnsi" w:cstheme="minorHAnsi"/>
                  <w:color w:val="000000"/>
                  <w:highlight w:val="yellow"/>
                  <w:lang w:eastAsia="en-US"/>
                </w:rPr>
                <w:t>[</w:t>
              </w:r>
              <w:r w:rsidRPr="00DF5794">
                <w:rPr>
                  <w:rFonts w:asciiTheme="minorHAnsi" w:eastAsia="Arial Unicode MS" w:hAnsiTheme="minorHAnsi" w:cstheme="minorHAnsi"/>
                  <w:color w:val="000000"/>
                  <w:lang w:eastAsia="en-US"/>
                </w:rPr>
                <w:t xml:space="preserve">Upper Ground Floor, Thapar House, Gate No. 2, Western Wing, 124 </w:t>
              </w:r>
              <w:proofErr w:type="spellStart"/>
              <w:r w:rsidRPr="00DF5794">
                <w:rPr>
                  <w:rFonts w:asciiTheme="minorHAnsi" w:eastAsia="Arial Unicode MS" w:hAnsiTheme="minorHAnsi" w:cstheme="minorHAnsi"/>
                  <w:color w:val="000000"/>
                  <w:lang w:eastAsia="en-US"/>
                </w:rPr>
                <w:t>Janpath</w:t>
              </w:r>
              <w:proofErr w:type="spellEnd"/>
              <w:r w:rsidRPr="00DF5794">
                <w:rPr>
                  <w:rFonts w:asciiTheme="minorHAnsi" w:eastAsia="Arial Unicode MS" w:hAnsiTheme="minorHAnsi" w:cstheme="minorHAnsi"/>
                  <w:color w:val="000000"/>
                  <w:lang w:eastAsia="en-US"/>
                </w:rPr>
                <w:t xml:space="preserve">, New Delhi </w:t>
              </w:r>
              <w:proofErr w:type="gramStart"/>
              <w:r w:rsidRPr="00DF5794">
                <w:rPr>
                  <w:rFonts w:asciiTheme="minorHAnsi" w:eastAsia="Arial Unicode MS" w:hAnsiTheme="minorHAnsi" w:cstheme="minorHAnsi"/>
                  <w:color w:val="000000"/>
                  <w:lang w:eastAsia="en-US"/>
                </w:rPr>
                <w:t>110001,India</w:t>
              </w:r>
              <w:proofErr w:type="gramEnd"/>
              <w:r w:rsidRPr="00DF5794">
                <w:rPr>
                  <w:rFonts w:asciiTheme="minorHAnsi" w:hAnsiTheme="minorHAnsi" w:cstheme="minorHAnsi"/>
                  <w:color w:val="000000"/>
                  <w:highlight w:val="yellow"/>
                  <w:lang w:eastAsia="en-US"/>
                </w:rPr>
                <w:t>]</w:t>
              </w:r>
            </w:ins>
          </w:p>
        </w:tc>
      </w:tr>
    </w:tbl>
    <w:p w14:paraId="04C29C99" w14:textId="77777777" w:rsidR="00DD0CA9" w:rsidRPr="00DF5794" w:rsidRDefault="00DD0CA9" w:rsidP="00DD0CA9">
      <w:pPr>
        <w:spacing w:after="120"/>
        <w:rPr>
          <w:ins w:id="88" w:author="Prashant Mishra1 (Digital,ISC) (X-Deloitte)" w:date="2026-08-03T10:36:00Z"/>
          <w:rFonts w:cstheme="minorHAnsi"/>
          <w:color w:val="000000"/>
          <w:sz w:val="20"/>
          <w:szCs w:val="20"/>
        </w:rPr>
      </w:pPr>
    </w:p>
    <w:tbl>
      <w:tblPr>
        <w:tblStyle w:val="TableGrid"/>
        <w:tblW w:w="0" w:type="auto"/>
        <w:tblLook w:val="04A0" w:firstRow="1" w:lastRow="0" w:firstColumn="1" w:lastColumn="0" w:noHBand="0" w:noVBand="1"/>
      </w:tblPr>
      <w:tblGrid>
        <w:gridCol w:w="2169"/>
        <w:gridCol w:w="7175"/>
      </w:tblGrid>
      <w:tr w:rsidR="00DD0CA9" w:rsidRPr="00DF5794" w14:paraId="6A8C7C99" w14:textId="77777777" w:rsidTr="00885ACE">
        <w:trPr>
          <w:ins w:id="89" w:author="Prashant Mishra1 (Digital,ISC) (X-Deloitte)" w:date="2026-08-03T10:36:00Z"/>
        </w:trPr>
        <w:tc>
          <w:tcPr>
            <w:tcW w:w="2268" w:type="dxa"/>
          </w:tcPr>
          <w:p w14:paraId="38FE463D" w14:textId="77777777" w:rsidR="00DD0CA9" w:rsidRPr="00DF5794" w:rsidRDefault="00DD0CA9" w:rsidP="00885ACE">
            <w:pPr>
              <w:spacing w:after="120" w:line="240" w:lineRule="auto"/>
              <w:rPr>
                <w:ins w:id="90" w:author="Prashant Mishra1 (Digital,ISC) (X-Deloitte)" w:date="2026-08-03T10:36:00Z"/>
                <w:rFonts w:asciiTheme="minorHAnsi" w:eastAsia="Arial Unicode MS" w:hAnsiTheme="minorHAnsi" w:cstheme="minorHAnsi"/>
                <w:b/>
                <w:bCs/>
                <w:color w:val="000000"/>
                <w:lang w:eastAsia="en-US"/>
              </w:rPr>
            </w:pPr>
            <w:ins w:id="91" w:author="Prashant Mishra1 (Digital,ISC) (X-Deloitte)" w:date="2026-08-03T10:36:00Z">
              <w:r w:rsidRPr="00DF5794">
                <w:rPr>
                  <w:rFonts w:asciiTheme="minorHAnsi" w:eastAsia="Arial Unicode MS" w:hAnsiTheme="minorHAnsi" w:cstheme="minorHAnsi"/>
                  <w:b/>
                  <w:bCs/>
                  <w:color w:val="000000"/>
                  <w:lang w:eastAsia="en-US"/>
                </w:rPr>
                <w:t>Name</w:t>
              </w:r>
            </w:ins>
          </w:p>
        </w:tc>
        <w:tc>
          <w:tcPr>
            <w:tcW w:w="7938" w:type="dxa"/>
          </w:tcPr>
          <w:p w14:paraId="0DD975E5" w14:textId="77777777" w:rsidR="00DD0CA9" w:rsidRPr="00DF5794" w:rsidRDefault="00DD0CA9" w:rsidP="00885ACE">
            <w:pPr>
              <w:spacing w:after="120" w:line="240" w:lineRule="auto"/>
              <w:rPr>
                <w:ins w:id="92" w:author="Prashant Mishra1 (Digital,ISC) (X-Deloitte)" w:date="2026-08-03T10:36:00Z"/>
                <w:rFonts w:asciiTheme="minorHAnsi" w:eastAsia="Arial Unicode MS" w:hAnsiTheme="minorHAnsi" w:cstheme="minorHAnsi"/>
                <w:color w:val="000000"/>
                <w:lang w:eastAsia="en-US"/>
              </w:rPr>
            </w:pPr>
            <w:ins w:id="93" w:author="Prashant Mishra1 (Digital,ISC) (X-Deloitte)" w:date="2026-08-03T10:36:00Z">
              <w:r w:rsidRPr="00DF5794">
                <w:rPr>
                  <w:rFonts w:asciiTheme="minorHAnsi" w:eastAsia="Arial Unicode MS" w:hAnsiTheme="minorHAnsi" w:cstheme="minorHAnsi"/>
                  <w:color w:val="000000"/>
                  <w:lang w:eastAsia="en-US"/>
                </w:rPr>
                <w:t>[</w:t>
              </w:r>
              <w:r w:rsidRPr="00DF5794">
                <w:rPr>
                  <w:rFonts w:asciiTheme="minorHAnsi" w:eastAsia="Arial Unicode MS" w:hAnsiTheme="minorHAnsi" w:cstheme="minorHAnsi"/>
                  <w:color w:val="000000"/>
                  <w:highlight w:val="yellow"/>
                  <w:lang w:eastAsia="en-US"/>
                </w:rPr>
                <w:t>insert full [</w:t>
              </w:r>
              <w:r w:rsidRPr="00DF5794">
                <w:rPr>
                  <w:rFonts w:asciiTheme="minorHAnsi" w:eastAsia="Arial Unicode MS" w:hAnsiTheme="minorHAnsi" w:cstheme="minorHAnsi"/>
                  <w:b/>
                  <w:color w:val="000000"/>
                  <w:highlight w:val="yellow"/>
                  <w:lang w:eastAsia="en-US"/>
                </w:rPr>
                <w:t>X</w:t>
              </w:r>
              <w:r w:rsidRPr="00DF5794">
                <w:rPr>
                  <w:rFonts w:asciiTheme="minorHAnsi" w:eastAsia="Arial Unicode MS" w:hAnsiTheme="minorHAnsi" w:cstheme="minorHAnsi"/>
                  <w:color w:val="000000"/>
                  <w:highlight w:val="yellow"/>
                  <w:lang w:eastAsia="en-US"/>
                </w:rPr>
                <w:t>] name</w:t>
              </w:r>
              <w:r w:rsidRPr="00DF5794">
                <w:rPr>
                  <w:rFonts w:asciiTheme="minorHAnsi" w:eastAsia="Arial Unicode MS" w:hAnsiTheme="minorHAnsi" w:cstheme="minorHAnsi"/>
                  <w:color w:val="000000"/>
                  <w:lang w:eastAsia="en-US"/>
                </w:rPr>
                <w:t>] (“</w:t>
              </w:r>
              <w:r>
                <w:rPr>
                  <w:rFonts w:asciiTheme="minorHAnsi" w:eastAsia="Arial Unicode MS" w:hAnsiTheme="minorHAnsi" w:cstheme="minorHAnsi"/>
                  <w:b/>
                  <w:bCs/>
                  <w:color w:val="000000"/>
                  <w:lang w:eastAsia="en-US"/>
                </w:rPr>
                <w:t>Third-Party</w:t>
              </w:r>
              <w:r w:rsidRPr="00DF5794">
                <w:rPr>
                  <w:rFonts w:asciiTheme="minorHAnsi" w:eastAsia="Arial Unicode MS" w:hAnsiTheme="minorHAnsi" w:cstheme="minorHAnsi"/>
                  <w:bCs/>
                  <w:color w:val="000000"/>
                  <w:lang w:eastAsia="en-US"/>
                </w:rPr>
                <w:t>”</w:t>
              </w:r>
              <w:r w:rsidRPr="00DF5794">
                <w:rPr>
                  <w:rFonts w:asciiTheme="minorHAnsi" w:eastAsia="Arial Unicode MS" w:hAnsiTheme="minorHAnsi" w:cstheme="minorHAnsi"/>
                  <w:color w:val="000000"/>
                  <w:lang w:eastAsia="en-US"/>
                </w:rPr>
                <w:t>)</w:t>
              </w:r>
            </w:ins>
          </w:p>
        </w:tc>
      </w:tr>
      <w:tr w:rsidR="00DD0CA9" w:rsidRPr="00DF5794" w14:paraId="54388768" w14:textId="77777777" w:rsidTr="00885ACE">
        <w:trPr>
          <w:ins w:id="94" w:author="Prashant Mishra1 (Digital,ISC) (X-Deloitte)" w:date="2026-08-03T10:36:00Z"/>
        </w:trPr>
        <w:tc>
          <w:tcPr>
            <w:tcW w:w="2268" w:type="dxa"/>
          </w:tcPr>
          <w:p w14:paraId="2A94F271" w14:textId="77777777" w:rsidR="00DD0CA9" w:rsidRPr="00DF5794" w:rsidRDefault="00DD0CA9" w:rsidP="00885ACE">
            <w:pPr>
              <w:spacing w:after="120" w:line="240" w:lineRule="auto"/>
              <w:rPr>
                <w:ins w:id="95" w:author="Prashant Mishra1 (Digital,ISC) (X-Deloitte)" w:date="2026-08-03T10:36:00Z"/>
                <w:rFonts w:asciiTheme="minorHAnsi" w:eastAsia="Arial Unicode MS" w:hAnsiTheme="minorHAnsi" w:cstheme="minorHAnsi"/>
                <w:b/>
                <w:bCs/>
                <w:color w:val="000000"/>
                <w:lang w:eastAsia="en-US"/>
              </w:rPr>
            </w:pPr>
            <w:ins w:id="96" w:author="Prashant Mishra1 (Digital,ISC) (X-Deloitte)" w:date="2026-08-03T10:36:00Z">
              <w:r w:rsidRPr="00DF5794">
                <w:rPr>
                  <w:rFonts w:asciiTheme="minorHAnsi" w:eastAsia="Arial Unicode MS" w:hAnsiTheme="minorHAnsi" w:cstheme="minorHAnsi"/>
                  <w:b/>
                  <w:bCs/>
                  <w:color w:val="000000"/>
                  <w:lang w:eastAsia="en-US"/>
                </w:rPr>
                <w:t>Place of incorporation</w:t>
              </w:r>
            </w:ins>
          </w:p>
        </w:tc>
        <w:tc>
          <w:tcPr>
            <w:tcW w:w="7938" w:type="dxa"/>
          </w:tcPr>
          <w:p w14:paraId="2F25B25E" w14:textId="77777777" w:rsidR="00DD0CA9" w:rsidRPr="00DF5794" w:rsidRDefault="00DD0CA9" w:rsidP="00885ACE">
            <w:pPr>
              <w:spacing w:after="120" w:line="240" w:lineRule="auto"/>
              <w:rPr>
                <w:ins w:id="97" w:author="Prashant Mishra1 (Digital,ISC) (X-Deloitte)" w:date="2026-08-03T10:36:00Z"/>
                <w:rFonts w:asciiTheme="minorHAnsi" w:eastAsia="Arial Unicode MS" w:hAnsiTheme="minorHAnsi" w:cstheme="minorHAnsi"/>
                <w:color w:val="000000"/>
                <w:lang w:eastAsia="en-US"/>
              </w:rPr>
            </w:pPr>
            <w:ins w:id="98" w:author="Prashant Mishra1 (Digital,ISC) (X-Deloitte)" w:date="2026-08-03T10:36:00Z">
              <w:r w:rsidRPr="00DF5794">
                <w:rPr>
                  <w:rFonts w:asciiTheme="minorHAnsi" w:eastAsia="Arial Unicode MS" w:hAnsiTheme="minorHAnsi" w:cstheme="minorHAnsi"/>
                  <w:color w:val="000000"/>
                  <w:lang w:eastAsia="en-US"/>
                </w:rPr>
                <w:t>[</w:t>
              </w:r>
              <w:r w:rsidRPr="00DF5794">
                <w:rPr>
                  <w:rFonts w:asciiTheme="minorHAnsi" w:eastAsia="Arial Unicode MS" w:hAnsiTheme="minorHAnsi" w:cstheme="minorHAnsi"/>
                  <w:color w:val="000000"/>
                  <w:highlight w:val="yellow"/>
                  <w:lang w:eastAsia="en-US"/>
                </w:rPr>
                <w:t>insert</w:t>
              </w:r>
              <w:r w:rsidRPr="00DF5794">
                <w:rPr>
                  <w:rFonts w:asciiTheme="minorHAnsi" w:eastAsia="Arial Unicode MS" w:hAnsiTheme="minorHAnsi" w:cstheme="minorHAnsi"/>
                  <w:color w:val="000000"/>
                  <w:lang w:eastAsia="en-US"/>
                </w:rPr>
                <w:t>]</w:t>
              </w:r>
            </w:ins>
          </w:p>
        </w:tc>
      </w:tr>
      <w:tr w:rsidR="00DD0CA9" w:rsidRPr="00DF5794" w14:paraId="492F3341" w14:textId="77777777" w:rsidTr="00885ACE">
        <w:trPr>
          <w:ins w:id="99" w:author="Prashant Mishra1 (Digital,ISC) (X-Deloitte)" w:date="2026-08-03T10:36:00Z"/>
        </w:trPr>
        <w:tc>
          <w:tcPr>
            <w:tcW w:w="2268" w:type="dxa"/>
          </w:tcPr>
          <w:p w14:paraId="17AF70A8" w14:textId="77777777" w:rsidR="00DD0CA9" w:rsidRPr="00DF5794" w:rsidRDefault="00DD0CA9" w:rsidP="00885ACE">
            <w:pPr>
              <w:spacing w:after="120" w:line="240" w:lineRule="auto"/>
              <w:rPr>
                <w:ins w:id="100" w:author="Prashant Mishra1 (Digital,ISC) (X-Deloitte)" w:date="2026-08-03T10:36:00Z"/>
                <w:rFonts w:asciiTheme="minorHAnsi" w:eastAsia="Arial Unicode MS" w:hAnsiTheme="minorHAnsi" w:cstheme="minorHAnsi"/>
                <w:b/>
                <w:bCs/>
                <w:color w:val="000000"/>
                <w:lang w:eastAsia="en-US"/>
              </w:rPr>
            </w:pPr>
            <w:ins w:id="101" w:author="Prashant Mishra1 (Digital,ISC) (X-Deloitte)" w:date="2026-08-03T10:36:00Z">
              <w:r w:rsidRPr="00DF5794">
                <w:rPr>
                  <w:rFonts w:asciiTheme="minorHAnsi" w:eastAsia="Arial Unicode MS" w:hAnsiTheme="minorHAnsi" w:cstheme="minorHAnsi"/>
                  <w:b/>
                  <w:bCs/>
                  <w:color w:val="000000"/>
                  <w:lang w:eastAsia="en-US"/>
                </w:rPr>
                <w:t xml:space="preserve">Address </w:t>
              </w:r>
            </w:ins>
          </w:p>
        </w:tc>
        <w:tc>
          <w:tcPr>
            <w:tcW w:w="7938" w:type="dxa"/>
          </w:tcPr>
          <w:p w14:paraId="4081A8A2" w14:textId="77777777" w:rsidR="00DD0CA9" w:rsidRPr="00DF5794" w:rsidRDefault="00DD0CA9" w:rsidP="00885ACE">
            <w:pPr>
              <w:spacing w:after="120" w:line="240" w:lineRule="auto"/>
              <w:rPr>
                <w:ins w:id="102" w:author="Prashant Mishra1 (Digital,ISC) (X-Deloitte)" w:date="2026-08-03T10:36:00Z"/>
                <w:rFonts w:asciiTheme="minorHAnsi" w:eastAsia="Arial Unicode MS" w:hAnsiTheme="minorHAnsi" w:cstheme="minorHAnsi"/>
                <w:color w:val="000000"/>
                <w:lang w:eastAsia="en-US"/>
              </w:rPr>
            </w:pPr>
            <w:ins w:id="103" w:author="Prashant Mishra1 (Digital,ISC) (X-Deloitte)" w:date="2026-08-03T10:36:00Z">
              <w:r w:rsidRPr="00DF5794">
                <w:rPr>
                  <w:rFonts w:asciiTheme="minorHAnsi" w:eastAsia="Arial Unicode MS" w:hAnsiTheme="minorHAnsi" w:cstheme="minorHAnsi"/>
                  <w:color w:val="000000"/>
                  <w:lang w:eastAsia="en-US"/>
                </w:rPr>
                <w:t>[</w:t>
              </w:r>
              <w:r w:rsidRPr="00DF5794">
                <w:rPr>
                  <w:rFonts w:asciiTheme="minorHAnsi" w:eastAsia="Arial Unicode MS" w:hAnsiTheme="minorHAnsi" w:cstheme="minorHAnsi"/>
                  <w:color w:val="000000"/>
                  <w:highlight w:val="yellow"/>
                  <w:lang w:eastAsia="en-US"/>
                </w:rPr>
                <w:t>insert</w:t>
              </w:r>
              <w:r w:rsidRPr="00DF5794">
                <w:rPr>
                  <w:rFonts w:asciiTheme="minorHAnsi" w:eastAsia="Arial Unicode MS" w:hAnsiTheme="minorHAnsi" w:cstheme="minorHAnsi"/>
                  <w:color w:val="000000"/>
                  <w:lang w:eastAsia="en-US"/>
                </w:rPr>
                <w:t>]</w:t>
              </w:r>
            </w:ins>
          </w:p>
        </w:tc>
      </w:tr>
    </w:tbl>
    <w:p w14:paraId="32CE2DBD" w14:textId="77777777" w:rsidR="00DD0CA9" w:rsidRPr="00DF5794" w:rsidRDefault="00DD0CA9" w:rsidP="00DD0CA9">
      <w:pPr>
        <w:rPr>
          <w:ins w:id="104" w:author="Prashant Mishra1 (Digital,ISC) (X-Deloitte)" w:date="2026-08-03T10:36:00Z"/>
          <w:rFonts w:cstheme="minorHAnsi"/>
          <w:sz w:val="20"/>
          <w:szCs w:val="20"/>
        </w:rPr>
      </w:pPr>
    </w:p>
    <w:p w14:paraId="2ABD7F6E" w14:textId="77777777" w:rsidR="00DD0CA9" w:rsidRDefault="00DD0CA9" w:rsidP="00DD0CA9">
      <w:pPr>
        <w:spacing w:after="120"/>
        <w:jc w:val="both"/>
        <w:divId w:val="2339758122"/>
        <w:rPr>
          <w:ins w:id="105" w:author="Prashant Mishra1 (Digital,ISC) (X-Deloitte)" w:date="2026-08-03T10:36:00Z"/>
          <w:rFonts w:cstheme="minorHAnsi"/>
          <w:sz w:val="20"/>
          <w:szCs w:val="20"/>
        </w:rPr>
      </w:pPr>
      <w:ins w:id="106" w:author="Prashant Mishra1 (Digital,ISC) (X-Deloitte)" w:date="2026-08-03T10:36:00Z">
        <w:r w:rsidRPr="00DF5794">
          <w:rPr>
            <w:rFonts w:cstheme="minorHAnsi"/>
            <w:b/>
            <w:sz w:val="20"/>
            <w:szCs w:val="20"/>
          </w:rPr>
          <w:t>WHEREAS</w:t>
        </w:r>
        <w:r w:rsidRPr="00DF5794">
          <w:rPr>
            <w:rFonts w:cstheme="minorHAnsi"/>
            <w:bCs/>
            <w:sz w:val="20"/>
            <w:szCs w:val="20"/>
          </w:rPr>
          <w:t>,</w:t>
        </w:r>
        <w:r w:rsidRPr="00DF5794">
          <w:rPr>
            <w:rFonts w:cstheme="minorHAnsi"/>
            <w:sz w:val="20"/>
            <w:szCs w:val="20"/>
          </w:rPr>
          <w:t xml:space="preserve"> </w:t>
        </w:r>
        <w:r w:rsidRPr="00DF5794">
          <w:rPr>
            <w:rFonts w:eastAsia="Arial Unicode MS" w:cstheme="minorHAnsi"/>
            <w:color w:val="000000"/>
            <w:sz w:val="20"/>
            <w:szCs w:val="20"/>
          </w:rPr>
          <w:t>IndiGo</w:t>
        </w:r>
        <w:r w:rsidRPr="00DF5794">
          <w:rPr>
            <w:rFonts w:cstheme="minorHAnsi"/>
            <w:sz w:val="20"/>
            <w:szCs w:val="20"/>
          </w:rPr>
          <w:t xml:space="preserve"> and </w:t>
        </w:r>
        <w:r>
          <w:rPr>
            <w:rFonts w:cstheme="minorHAnsi"/>
            <w:sz w:val="20"/>
            <w:szCs w:val="20"/>
          </w:rPr>
          <w:t>Third-Party</w:t>
        </w:r>
        <w:r w:rsidRPr="00DF5794">
          <w:rPr>
            <w:rFonts w:cstheme="minorHAnsi"/>
            <w:sz w:val="20"/>
            <w:szCs w:val="20"/>
          </w:rPr>
          <w:t xml:space="preserve">, collectively referred to as “Parties”, entered into </w:t>
        </w:r>
        <w:r w:rsidRPr="00DF5794">
          <w:rPr>
            <w:rFonts w:cstheme="minorHAnsi"/>
            <w:sz w:val="20"/>
            <w:szCs w:val="20"/>
            <w:highlight w:val="yellow"/>
          </w:rPr>
          <w:t>[name of the main agreement]</w:t>
        </w:r>
        <w:r w:rsidRPr="00DF5794">
          <w:rPr>
            <w:rFonts w:cstheme="minorHAnsi"/>
            <w:sz w:val="20"/>
            <w:szCs w:val="20"/>
          </w:rPr>
          <w:t xml:space="preserve"> dated </w:t>
        </w:r>
        <w:r w:rsidRPr="00DF5794">
          <w:rPr>
            <w:rFonts w:cstheme="minorHAnsi"/>
            <w:sz w:val="20"/>
            <w:szCs w:val="20"/>
            <w:highlight w:val="yellow"/>
          </w:rPr>
          <w:t>[date]</w:t>
        </w:r>
        <w:r w:rsidRPr="00DF5794">
          <w:rPr>
            <w:rFonts w:cstheme="minorHAnsi"/>
            <w:sz w:val="20"/>
            <w:szCs w:val="20"/>
          </w:rPr>
          <w:t xml:space="preserve"> (the </w:t>
        </w:r>
        <w:r w:rsidRPr="00DF5794">
          <w:rPr>
            <w:rFonts w:cstheme="minorHAnsi"/>
            <w:b/>
            <w:sz w:val="20"/>
            <w:szCs w:val="20"/>
          </w:rPr>
          <w:t>Agreement</w:t>
        </w:r>
        <w:r w:rsidRPr="00DF5794">
          <w:rPr>
            <w:rFonts w:cstheme="minorHAnsi"/>
            <w:sz w:val="20"/>
            <w:szCs w:val="20"/>
          </w:rPr>
          <w:t>);</w:t>
        </w:r>
      </w:ins>
    </w:p>
    <w:p w14:paraId="42CE7BA6" w14:textId="77777777" w:rsidR="00DD0CA9" w:rsidRDefault="00DD0CA9" w:rsidP="00DD0CA9">
      <w:pPr>
        <w:spacing w:after="120"/>
        <w:jc w:val="both"/>
        <w:divId w:val="2339758125"/>
        <w:rPr>
          <w:ins w:id="107" w:author="Prashant Mishra1 (Digital,ISC) (X-Deloitte)" w:date="2026-08-03T10:36:00Z"/>
          <w:rFonts w:cstheme="minorHAnsi"/>
          <w:sz w:val="20"/>
          <w:szCs w:val="20"/>
        </w:rPr>
      </w:pPr>
      <w:ins w:id="108" w:author="Prashant Mishra1 (Digital,ISC) (X-Deloitte)" w:date="2026-08-03T10:36:00Z">
        <w:r>
          <w:rPr>
            <w:rFonts w:cstheme="minorHAnsi"/>
            <w:sz w:val="20"/>
            <w:szCs w:val="20"/>
          </w:rPr>
          <w:t>Definitions:</w:t>
        </w:r>
      </w:ins>
    </w:p>
    <w:p w14:paraId="066A5D3C" w14:textId="77777777" w:rsidR="00DD0CA9" w:rsidRDefault="00DD0CA9" w:rsidP="00DD0CA9">
      <w:pPr>
        <w:pStyle w:val="ListParagraph"/>
        <w:numPr>
          <w:ilvl w:val="0"/>
          <w:numId w:val="37"/>
        </w:numPr>
        <w:spacing w:after="120" w:line="259" w:lineRule="auto"/>
        <w:divId w:val="2339758128"/>
        <w:rPr>
          <w:ins w:id="109" w:author="Prashant Mishra1 (Digital,ISC) (X-Deloitte)" w:date="2026-08-03T10:36:00Z"/>
          <w:rFonts w:cstheme="minorHAnsi"/>
        </w:rPr>
      </w:pPr>
      <w:ins w:id="110" w:author="Prashant Mishra1 (Digital,ISC) (X-Deloitte)" w:date="2026-08-03T10:36:00Z">
        <w:r w:rsidRPr="006E5AAD">
          <w:rPr>
            <w:rFonts w:cstheme="minorHAnsi"/>
            <w:b/>
            <w:bCs/>
          </w:rPr>
          <w:t>Main Agreement</w:t>
        </w:r>
        <w:r w:rsidRPr="006E5AAD">
          <w:rPr>
            <w:rFonts w:cstheme="minorHAnsi"/>
          </w:rPr>
          <w:t xml:space="preserve"> The principal contract or agreement between the parties (IndiGo &amp; </w:t>
        </w:r>
        <w:r>
          <w:rPr>
            <w:rFonts w:cstheme="minorHAnsi"/>
          </w:rPr>
          <w:t>Third-Party</w:t>
        </w:r>
        <w:r w:rsidRPr="006E5AAD">
          <w:rPr>
            <w:rFonts w:cstheme="minorHAnsi"/>
          </w:rPr>
          <w:t xml:space="preserve">) that governs the overall terms, obligations, and conditions under which the </w:t>
        </w:r>
        <w:r>
          <w:rPr>
            <w:rFonts w:cstheme="minorHAnsi"/>
          </w:rPr>
          <w:t>third-party</w:t>
        </w:r>
        <w:r w:rsidRPr="006E5AAD">
          <w:rPr>
            <w:rFonts w:cstheme="minorHAnsi"/>
          </w:rPr>
          <w:t xml:space="preserve"> provides goods, services, or performs any contractual obligations.</w:t>
        </w:r>
      </w:ins>
    </w:p>
    <w:p w14:paraId="398776AD" w14:textId="77777777" w:rsidR="00DD0CA9" w:rsidRPr="005A6FB9" w:rsidRDefault="00DD0CA9" w:rsidP="00DD0CA9">
      <w:pPr>
        <w:pStyle w:val="ListParagraph"/>
        <w:numPr>
          <w:ilvl w:val="0"/>
          <w:numId w:val="37"/>
        </w:numPr>
        <w:spacing w:after="120" w:line="259" w:lineRule="auto"/>
        <w:divId w:val="2339758131"/>
        <w:rPr>
          <w:ins w:id="111" w:author="Prashant Mishra1 (Digital,ISC) (X-Deloitte)" w:date="2026-08-03T10:36:00Z"/>
          <w:rFonts w:cstheme="minorHAnsi"/>
          <w:sz w:val="18"/>
          <w:szCs w:val="18"/>
        </w:rPr>
      </w:pPr>
      <w:ins w:id="112" w:author="Prashant Mishra1 (Digital,ISC) (X-Deloitte)" w:date="2026-08-03T10:36:00Z">
        <w:r w:rsidRPr="005A6FB9">
          <w:rPr>
            <w:rFonts w:cstheme="minorHAnsi"/>
          </w:rPr>
          <w:t xml:space="preserve">Data Processing Agreement (DPA) An agreement between the parties (IndiGo &amp; </w:t>
        </w:r>
        <w:r>
          <w:rPr>
            <w:rFonts w:cstheme="minorHAnsi"/>
          </w:rPr>
          <w:t>Third-Party</w:t>
        </w:r>
        <w:r w:rsidRPr="005A6FB9">
          <w:rPr>
            <w:rFonts w:cstheme="minorHAnsi"/>
          </w:rPr>
          <w:t>) that outlines the terms and conditions for the processing of personal data.</w:t>
        </w:r>
      </w:ins>
    </w:p>
    <w:p w14:paraId="1CE0A750" w14:textId="77777777" w:rsidR="00DD0CA9" w:rsidRPr="00DF5794" w:rsidRDefault="00DD0CA9" w:rsidP="00DD0CA9">
      <w:pPr>
        <w:jc w:val="both"/>
        <w:divId w:val="2339758134"/>
        <w:rPr>
          <w:ins w:id="113" w:author="Prashant Mishra1 (Digital,ISC) (X-Deloitte)" w:date="2026-08-03T10:36:00Z"/>
          <w:rFonts w:cstheme="minorHAnsi"/>
          <w:sz w:val="20"/>
          <w:szCs w:val="20"/>
        </w:rPr>
      </w:pPr>
      <w:ins w:id="114" w:author="Prashant Mishra1 (Digital,ISC) (X-Deloitte)" w:date="2026-08-03T10:36:00Z">
        <w:r>
          <w:rPr>
            <w:rFonts w:cstheme="minorHAnsi"/>
            <w:sz w:val="20"/>
            <w:szCs w:val="20"/>
          </w:rPr>
          <w:t>Third-Party</w:t>
        </w:r>
        <w:r w:rsidRPr="00DF5794">
          <w:rPr>
            <w:rFonts w:cstheme="minorHAnsi"/>
            <w:sz w:val="20"/>
            <w:szCs w:val="20"/>
          </w:rPr>
          <w:t xml:space="preserve"> shall implement the following:</w:t>
        </w:r>
      </w:ins>
    </w:p>
    <w:p w14:paraId="717F6115" w14:textId="77777777" w:rsidR="00DD0CA9" w:rsidRPr="00DF5794" w:rsidRDefault="00DD0CA9" w:rsidP="00DD0CA9">
      <w:pPr>
        <w:pStyle w:val="ListParagraph"/>
        <w:numPr>
          <w:ilvl w:val="0"/>
          <w:numId w:val="36"/>
        </w:numPr>
        <w:spacing w:after="160" w:line="259" w:lineRule="auto"/>
        <w:divId w:val="2339758137"/>
        <w:rPr>
          <w:ins w:id="115" w:author="Prashant Mishra1 (Digital,ISC) (X-Deloitte)" w:date="2026-08-03T10:36:00Z"/>
          <w:rFonts w:cstheme="minorHAnsi"/>
          <w:b/>
          <w:u w:val="single"/>
        </w:rPr>
      </w:pPr>
      <w:ins w:id="116" w:author="Prashant Mishra1 (Digital,ISC) (X-Deloitte)" w:date="2026-08-03T10:36:00Z">
        <w:r w:rsidRPr="00DF5794">
          <w:rPr>
            <w:rFonts w:cstheme="minorHAnsi"/>
            <w:b/>
            <w:u w:val="single"/>
          </w:rPr>
          <w:t>PHYSICAL SECURITY MEASURES:</w:t>
        </w:r>
      </w:ins>
    </w:p>
    <w:p w14:paraId="3EBC453C" w14:textId="77777777" w:rsidR="00DD0CA9" w:rsidRPr="00DF5794" w:rsidRDefault="00DD0CA9" w:rsidP="00DD0CA9">
      <w:pPr>
        <w:pStyle w:val="ListParagraph"/>
        <w:numPr>
          <w:ilvl w:val="0"/>
          <w:numId w:val="24"/>
        </w:numPr>
        <w:spacing w:after="160" w:line="259" w:lineRule="auto"/>
        <w:divId w:val="2339758140"/>
        <w:rPr>
          <w:ins w:id="117" w:author="Prashant Mishra1 (Digital,ISC) (X-Deloitte)" w:date="2026-08-03T10:36:00Z"/>
          <w:rFonts w:cstheme="minorHAnsi"/>
        </w:rPr>
      </w:pPr>
      <w:ins w:id="118" w:author="Prashant Mishra1 (Digital,ISC) (X-Deloitte)" w:date="2026-08-03T10:36:00Z">
        <w:r w:rsidRPr="00DF5794">
          <w:rPr>
            <w:rFonts w:cstheme="minorHAnsi"/>
            <w:b/>
          </w:rPr>
          <w:t>Physical Access-</w:t>
        </w:r>
        <w:r w:rsidRPr="00DF5794">
          <w:rPr>
            <w:rFonts w:cstheme="minorHAnsi"/>
          </w:rPr>
          <w:t xml:space="preserve"> </w:t>
        </w:r>
      </w:ins>
    </w:p>
    <w:p w14:paraId="57B8EA22" w14:textId="77777777" w:rsidR="00DD0CA9" w:rsidRPr="00DF5794" w:rsidRDefault="00DD0CA9" w:rsidP="00DD0CA9">
      <w:pPr>
        <w:pStyle w:val="ListParagraph"/>
        <w:numPr>
          <w:ilvl w:val="1"/>
          <w:numId w:val="24"/>
        </w:numPr>
        <w:spacing w:after="160" w:line="259" w:lineRule="auto"/>
        <w:divId w:val="2339758143"/>
        <w:rPr>
          <w:ins w:id="119" w:author="Prashant Mishra1 (Digital,ISC) (X-Deloitte)" w:date="2026-08-03T10:36:00Z"/>
          <w:rFonts w:cstheme="minorHAnsi"/>
        </w:rPr>
      </w:pPr>
      <w:ins w:id="120" w:author="Prashant Mishra1 (Digital,ISC) (X-Deloitte)" w:date="2026-08-03T10:36:00Z">
        <w:r w:rsidRPr="00DF5794">
          <w:rPr>
            <w:rFonts w:cstheme="minorHAnsi"/>
          </w:rPr>
          <w:t>Access to restricted areas shall be controlled through a security system utilizing biometric or RFID card authentication.</w:t>
        </w:r>
      </w:ins>
    </w:p>
    <w:p w14:paraId="6BFB044C" w14:textId="77777777" w:rsidR="00DD0CA9" w:rsidRPr="00DF5794" w:rsidRDefault="00DD0CA9" w:rsidP="00DD0CA9">
      <w:pPr>
        <w:pStyle w:val="ListParagraph"/>
        <w:numPr>
          <w:ilvl w:val="1"/>
          <w:numId w:val="24"/>
        </w:numPr>
        <w:spacing w:after="160" w:line="259" w:lineRule="auto"/>
        <w:divId w:val="2339758146"/>
        <w:rPr>
          <w:ins w:id="121" w:author="Prashant Mishra1 (Digital,ISC) (X-Deloitte)" w:date="2026-08-03T10:36:00Z"/>
          <w:rFonts w:cstheme="minorHAnsi"/>
        </w:rPr>
      </w:pPr>
      <w:ins w:id="122" w:author="Prashant Mishra1 (Digital,ISC) (X-Deloitte)" w:date="2026-08-03T10:36:00Z">
        <w:r w:rsidRPr="00DF5794">
          <w:rPr>
            <w:rFonts w:cstheme="minorHAnsi"/>
          </w:rPr>
          <w:t>There shall be comprehensive logging mechanism for all access attempts.</w:t>
        </w:r>
      </w:ins>
    </w:p>
    <w:p w14:paraId="17E0D1AC" w14:textId="77777777" w:rsidR="00DD0CA9" w:rsidRPr="00DF5794" w:rsidRDefault="00DD0CA9" w:rsidP="00DD0CA9">
      <w:pPr>
        <w:pStyle w:val="ListParagraph"/>
        <w:numPr>
          <w:ilvl w:val="1"/>
          <w:numId w:val="24"/>
        </w:numPr>
        <w:spacing w:after="160" w:line="259" w:lineRule="auto"/>
        <w:divId w:val="2339758149"/>
        <w:rPr>
          <w:ins w:id="123" w:author="Prashant Mishra1 (Digital,ISC) (X-Deloitte)" w:date="2026-08-03T10:36:00Z"/>
          <w:rFonts w:cstheme="minorHAnsi"/>
        </w:rPr>
      </w:pPr>
      <w:ins w:id="124" w:author="Prashant Mishra1 (Digital,ISC) (X-Deloitte)" w:date="2026-08-03T10:36:00Z">
        <w:r w:rsidRPr="00DF5794">
          <w:rPr>
            <w:rFonts w:cstheme="minorHAnsi"/>
          </w:rPr>
          <w:t>Anti-tailgating mechanisms shall be deployed at all critical access points preventing unauthorized individuals.</w:t>
        </w:r>
      </w:ins>
    </w:p>
    <w:p w14:paraId="26D862EA" w14:textId="77777777" w:rsidR="00DD0CA9" w:rsidRPr="00DF5794" w:rsidRDefault="00DD0CA9" w:rsidP="00DD0CA9">
      <w:pPr>
        <w:pStyle w:val="ListParagraph"/>
        <w:numPr>
          <w:ilvl w:val="0"/>
          <w:numId w:val="24"/>
        </w:numPr>
        <w:spacing w:after="160" w:line="259" w:lineRule="auto"/>
        <w:divId w:val="2339758152"/>
        <w:rPr>
          <w:ins w:id="125" w:author="Prashant Mishra1 (Digital,ISC) (X-Deloitte)" w:date="2026-08-03T10:36:00Z"/>
          <w:rFonts w:cstheme="minorHAnsi"/>
        </w:rPr>
      </w:pPr>
      <w:ins w:id="126" w:author="Prashant Mishra1 (Digital,ISC) (X-Deloitte)" w:date="2026-08-03T10:36:00Z">
        <w:r w:rsidRPr="00DF5794">
          <w:rPr>
            <w:rFonts w:cstheme="minorHAnsi"/>
            <w:b/>
          </w:rPr>
          <w:t>Visitor Management-</w:t>
        </w:r>
        <w:r w:rsidRPr="00DF5794">
          <w:rPr>
            <w:rFonts w:cstheme="minorHAnsi"/>
          </w:rPr>
          <w:t xml:space="preserve"> </w:t>
        </w:r>
      </w:ins>
    </w:p>
    <w:p w14:paraId="56578406" w14:textId="77777777" w:rsidR="00DD0CA9" w:rsidRPr="00DF5794" w:rsidRDefault="00DD0CA9" w:rsidP="00DD0CA9">
      <w:pPr>
        <w:pStyle w:val="ListParagraph"/>
        <w:numPr>
          <w:ilvl w:val="1"/>
          <w:numId w:val="24"/>
        </w:numPr>
        <w:spacing w:after="160" w:line="259" w:lineRule="auto"/>
        <w:divId w:val="2339758155"/>
        <w:rPr>
          <w:ins w:id="127" w:author="Prashant Mishra1 (Digital,ISC) (X-Deloitte)" w:date="2026-08-03T10:36:00Z"/>
          <w:rFonts w:cstheme="minorHAnsi"/>
        </w:rPr>
      </w:pPr>
      <w:ins w:id="128" w:author="Prashant Mishra1 (Digital,ISC) (X-Deloitte)" w:date="2026-08-03T10:36:00Z">
        <w:r w:rsidRPr="00DF5794">
          <w:rPr>
            <w:rFonts w:cstheme="minorHAnsi"/>
          </w:rPr>
          <w:t>Visitor access to the premises shall be managed through a visitor management system.</w:t>
        </w:r>
      </w:ins>
    </w:p>
    <w:p w14:paraId="7670ABEC" w14:textId="77777777" w:rsidR="00DD0CA9" w:rsidRPr="00DF5794" w:rsidRDefault="00DD0CA9" w:rsidP="00DD0CA9">
      <w:pPr>
        <w:pStyle w:val="ListParagraph"/>
        <w:numPr>
          <w:ilvl w:val="1"/>
          <w:numId w:val="24"/>
        </w:numPr>
        <w:spacing w:after="160" w:line="259" w:lineRule="auto"/>
        <w:divId w:val="2339758158"/>
        <w:rPr>
          <w:ins w:id="129" w:author="Prashant Mishra1 (Digital,ISC) (X-Deloitte)" w:date="2026-08-03T10:36:00Z"/>
          <w:rFonts w:cstheme="minorHAnsi"/>
        </w:rPr>
      </w:pPr>
      <w:ins w:id="130" w:author="Prashant Mishra1 (Digital,ISC) (X-Deloitte)" w:date="2026-08-03T10:36:00Z">
        <w:r w:rsidRPr="00DF5794">
          <w:rPr>
            <w:rFonts w:cstheme="minorHAnsi"/>
          </w:rPr>
          <w:t>The system shall include, not limited to identity verification, badge issuance, and log tracking of entry and exit times.</w:t>
        </w:r>
      </w:ins>
    </w:p>
    <w:p w14:paraId="5B808374" w14:textId="77777777" w:rsidR="00DD0CA9" w:rsidRPr="00DF5794" w:rsidRDefault="00DD0CA9" w:rsidP="00DD0CA9">
      <w:pPr>
        <w:pStyle w:val="ListParagraph"/>
        <w:numPr>
          <w:ilvl w:val="1"/>
          <w:numId w:val="24"/>
        </w:numPr>
        <w:spacing w:after="160" w:line="259" w:lineRule="auto"/>
        <w:divId w:val="2339758161"/>
        <w:rPr>
          <w:ins w:id="131" w:author="Prashant Mishra1 (Digital,ISC) (X-Deloitte)" w:date="2026-08-03T10:36:00Z"/>
          <w:rFonts w:cstheme="minorHAnsi"/>
        </w:rPr>
      </w:pPr>
      <w:ins w:id="132" w:author="Prashant Mishra1 (Digital,ISC) (X-Deloitte)" w:date="2026-08-03T10:36:00Z">
        <w:r w:rsidRPr="00DF5794">
          <w:rPr>
            <w:rFonts w:cstheme="minorHAnsi"/>
          </w:rPr>
          <w:t>Any unauthorized access attempts or deviations from pre-approved visit details shall be investigated.</w:t>
        </w:r>
      </w:ins>
    </w:p>
    <w:p w14:paraId="6C3FE9C1" w14:textId="77777777" w:rsidR="00DD0CA9" w:rsidRPr="00DF5794" w:rsidRDefault="00DD0CA9" w:rsidP="00DD0CA9">
      <w:pPr>
        <w:pStyle w:val="ListParagraph"/>
        <w:numPr>
          <w:ilvl w:val="0"/>
          <w:numId w:val="24"/>
        </w:numPr>
        <w:spacing w:after="160" w:line="259" w:lineRule="auto"/>
        <w:divId w:val="2339758164"/>
        <w:rPr>
          <w:ins w:id="133" w:author="Prashant Mishra1 (Digital,ISC) (X-Deloitte)" w:date="2026-08-03T10:36:00Z"/>
          <w:rFonts w:cstheme="minorHAnsi"/>
        </w:rPr>
      </w:pPr>
      <w:ins w:id="134" w:author="Prashant Mishra1 (Digital,ISC) (X-Deloitte)" w:date="2026-08-03T10:36:00Z">
        <w:r w:rsidRPr="00DF5794">
          <w:rPr>
            <w:rFonts w:cstheme="minorHAnsi"/>
            <w:b/>
          </w:rPr>
          <w:t>Access Logs-</w:t>
        </w:r>
        <w:r w:rsidRPr="00DF5794">
          <w:rPr>
            <w:rFonts w:cstheme="minorHAnsi"/>
          </w:rPr>
          <w:t xml:space="preserve"> </w:t>
        </w:r>
      </w:ins>
    </w:p>
    <w:p w14:paraId="6AF7918A" w14:textId="77777777" w:rsidR="00DD0CA9" w:rsidRPr="00DF5794" w:rsidRDefault="00DD0CA9" w:rsidP="00DD0CA9">
      <w:pPr>
        <w:pStyle w:val="ListParagraph"/>
        <w:numPr>
          <w:ilvl w:val="1"/>
          <w:numId w:val="24"/>
        </w:numPr>
        <w:spacing w:after="160" w:line="259" w:lineRule="auto"/>
        <w:divId w:val="2339758167"/>
        <w:rPr>
          <w:ins w:id="135" w:author="Prashant Mishra1 (Digital,ISC) (X-Deloitte)" w:date="2026-08-03T10:36:00Z"/>
          <w:rFonts w:cstheme="minorHAnsi"/>
        </w:rPr>
      </w:pPr>
      <w:ins w:id="136" w:author="Prashant Mishra1 (Digital,ISC) (X-Deloitte)" w:date="2026-08-03T10:36:00Z">
        <w:r w:rsidRPr="00DF5794">
          <w:rPr>
            <w:rFonts w:cstheme="minorHAnsi"/>
          </w:rPr>
          <w:t>Access logs shall be maintained and securely stored.</w:t>
        </w:r>
      </w:ins>
    </w:p>
    <w:p w14:paraId="369741DC" w14:textId="77777777" w:rsidR="00DD0CA9" w:rsidRPr="00DF5794" w:rsidRDefault="00DD0CA9" w:rsidP="00DD0CA9">
      <w:pPr>
        <w:pStyle w:val="ListParagraph"/>
        <w:numPr>
          <w:ilvl w:val="1"/>
          <w:numId w:val="24"/>
        </w:numPr>
        <w:spacing w:after="160" w:line="259" w:lineRule="auto"/>
        <w:divId w:val="2339758170"/>
        <w:rPr>
          <w:ins w:id="137" w:author="Prashant Mishra1 (Digital,ISC) (X-Deloitte)" w:date="2026-08-03T10:36:00Z"/>
          <w:rFonts w:cstheme="minorHAnsi"/>
        </w:rPr>
      </w:pPr>
      <w:ins w:id="138" w:author="Prashant Mishra1 (Digital,ISC) (X-Deloitte)" w:date="2026-08-03T10:36:00Z">
        <w:r w:rsidRPr="00DF5794">
          <w:rPr>
            <w:rFonts w:cstheme="minorHAnsi"/>
          </w:rPr>
          <w:t>Regularly reviewed, and analyzed to identify any anomalies or unauthorized access.</w:t>
        </w:r>
      </w:ins>
    </w:p>
    <w:p w14:paraId="63C66FF5" w14:textId="77777777" w:rsidR="00DD0CA9" w:rsidRPr="00DF5794" w:rsidRDefault="00DD0CA9" w:rsidP="00DD0CA9">
      <w:pPr>
        <w:pStyle w:val="ListParagraph"/>
        <w:numPr>
          <w:ilvl w:val="0"/>
          <w:numId w:val="24"/>
        </w:numPr>
        <w:spacing w:after="160" w:line="259" w:lineRule="auto"/>
        <w:divId w:val="2339758173"/>
        <w:rPr>
          <w:ins w:id="139" w:author="Prashant Mishra1 (Digital,ISC) (X-Deloitte)" w:date="2026-08-03T10:36:00Z"/>
          <w:rFonts w:cstheme="minorHAnsi"/>
        </w:rPr>
      </w:pPr>
      <w:ins w:id="140" w:author="Prashant Mishra1 (Digital,ISC) (X-Deloitte)" w:date="2026-08-03T10:36:00Z">
        <w:r w:rsidRPr="00DF5794">
          <w:rPr>
            <w:rFonts w:cstheme="minorHAnsi"/>
            <w:b/>
          </w:rPr>
          <w:t>CCTV-</w:t>
        </w:r>
        <w:r w:rsidRPr="00DF5794">
          <w:rPr>
            <w:rFonts w:cstheme="minorHAnsi"/>
          </w:rPr>
          <w:t xml:space="preserve"> </w:t>
        </w:r>
      </w:ins>
    </w:p>
    <w:p w14:paraId="4EC1FE71" w14:textId="77777777" w:rsidR="00DD0CA9" w:rsidRPr="00DF5794" w:rsidRDefault="00DD0CA9" w:rsidP="00DD0CA9">
      <w:pPr>
        <w:pStyle w:val="ListParagraph"/>
        <w:numPr>
          <w:ilvl w:val="1"/>
          <w:numId w:val="24"/>
        </w:numPr>
        <w:spacing w:after="160" w:line="259" w:lineRule="auto"/>
        <w:divId w:val="2339758176"/>
        <w:rPr>
          <w:ins w:id="141" w:author="Prashant Mishra1 (Digital,ISC) (X-Deloitte)" w:date="2026-08-03T10:36:00Z"/>
          <w:rFonts w:cstheme="minorHAnsi"/>
        </w:rPr>
      </w:pPr>
      <w:ins w:id="142" w:author="Prashant Mishra1 (Digital,ISC) (X-Deloitte)" w:date="2026-08-03T10:36:00Z">
        <w:r w:rsidRPr="00DF5794">
          <w:rPr>
            <w:rFonts w:cstheme="minorHAnsi"/>
          </w:rPr>
          <w:t>CCTV surveillance systems shall be deployed across all critical areas, entry-exit points providing continuous monitoring and recording of activities.</w:t>
        </w:r>
      </w:ins>
    </w:p>
    <w:p w14:paraId="034B193C" w14:textId="77777777" w:rsidR="00DD0CA9" w:rsidRPr="00DF5794" w:rsidRDefault="00DD0CA9" w:rsidP="00DD0CA9">
      <w:pPr>
        <w:pStyle w:val="ListParagraph"/>
        <w:numPr>
          <w:ilvl w:val="1"/>
          <w:numId w:val="24"/>
        </w:numPr>
        <w:spacing w:after="160" w:line="259" w:lineRule="auto"/>
        <w:divId w:val="2339758179"/>
        <w:rPr>
          <w:ins w:id="143" w:author="Prashant Mishra1 (Digital,ISC) (X-Deloitte)" w:date="2026-08-03T10:36:00Z"/>
          <w:rFonts w:cstheme="minorHAnsi"/>
        </w:rPr>
      </w:pPr>
      <w:ins w:id="144" w:author="Prashant Mishra1 (Digital,ISC) (X-Deloitte)" w:date="2026-08-03T10:36:00Z">
        <w:r w:rsidRPr="00DF5794">
          <w:rPr>
            <w:rFonts w:cstheme="minorHAnsi"/>
          </w:rPr>
          <w:t>CCTV recordings shall be securely retained for 45 days or in compliance with applicable laws, whichever is higher.</w:t>
        </w:r>
      </w:ins>
    </w:p>
    <w:p w14:paraId="7313C0A6" w14:textId="77777777" w:rsidR="00DD0CA9" w:rsidRPr="00DF5794" w:rsidRDefault="00DD0CA9" w:rsidP="00DD0CA9">
      <w:pPr>
        <w:pStyle w:val="ListParagraph"/>
        <w:numPr>
          <w:ilvl w:val="0"/>
          <w:numId w:val="24"/>
        </w:numPr>
        <w:spacing w:after="160" w:line="259" w:lineRule="auto"/>
        <w:divId w:val="2339758182"/>
        <w:rPr>
          <w:ins w:id="145" w:author="Prashant Mishra1 (Digital,ISC) (X-Deloitte)" w:date="2026-08-03T10:36:00Z"/>
          <w:rFonts w:cstheme="minorHAnsi"/>
          <w:b/>
        </w:rPr>
      </w:pPr>
      <w:ins w:id="146" w:author="Prashant Mishra1 (Digital,ISC) (X-Deloitte)" w:date="2026-08-03T10:36:00Z">
        <w:r w:rsidRPr="00DF5794">
          <w:rPr>
            <w:rFonts w:cstheme="minorHAnsi"/>
            <w:b/>
          </w:rPr>
          <w:t xml:space="preserve">Uninterruptible Power Supply (UPS)- </w:t>
        </w:r>
      </w:ins>
    </w:p>
    <w:p w14:paraId="57D2A6CD" w14:textId="77777777" w:rsidR="00DD0CA9" w:rsidRPr="00DF5794" w:rsidRDefault="00DD0CA9" w:rsidP="00DD0CA9">
      <w:pPr>
        <w:pStyle w:val="ListParagraph"/>
        <w:numPr>
          <w:ilvl w:val="1"/>
          <w:numId w:val="24"/>
        </w:numPr>
        <w:spacing w:after="160" w:line="259" w:lineRule="auto"/>
        <w:divId w:val="2339758185"/>
        <w:rPr>
          <w:ins w:id="147" w:author="Prashant Mishra1 (Digital,ISC) (X-Deloitte)" w:date="2026-08-03T10:36:00Z"/>
          <w:rFonts w:cstheme="minorHAnsi"/>
          <w:b/>
        </w:rPr>
      </w:pPr>
      <w:ins w:id="148" w:author="Prashant Mishra1 (Digital,ISC) (X-Deloitte)" w:date="2026-08-03T10:36:00Z">
        <w:r w:rsidRPr="00DF5794">
          <w:rPr>
            <w:rFonts w:cstheme="minorHAnsi"/>
          </w:rPr>
          <w:t xml:space="preserve">UPS systems shall be installed across critical infrastructure to provide continuous power during electrical disruptions. </w:t>
        </w:r>
      </w:ins>
    </w:p>
    <w:p w14:paraId="4755F90A" w14:textId="77777777" w:rsidR="00DD0CA9" w:rsidRPr="00DF5794" w:rsidRDefault="00DD0CA9" w:rsidP="00DD0CA9">
      <w:pPr>
        <w:pStyle w:val="ListParagraph"/>
        <w:numPr>
          <w:ilvl w:val="1"/>
          <w:numId w:val="24"/>
        </w:numPr>
        <w:spacing w:after="160" w:line="259" w:lineRule="auto"/>
        <w:divId w:val="2339758188"/>
        <w:rPr>
          <w:ins w:id="149" w:author="Prashant Mishra1 (Digital,ISC) (X-Deloitte)" w:date="2026-08-03T10:36:00Z"/>
          <w:rFonts w:cstheme="minorHAnsi"/>
          <w:b/>
        </w:rPr>
      </w:pPr>
      <w:ins w:id="150" w:author="Prashant Mishra1 (Digital,ISC) (X-Deloitte)" w:date="2026-08-03T10:36:00Z">
        <w:r w:rsidRPr="00DF5794">
          <w:rPr>
            <w:rFonts w:cstheme="minorHAnsi"/>
          </w:rPr>
          <w:lastRenderedPageBreak/>
          <w:t>These systems shall be regularly tested, monitored, and maintained.</w:t>
        </w:r>
      </w:ins>
    </w:p>
    <w:p w14:paraId="483FC40E" w14:textId="77777777" w:rsidR="00DD0CA9" w:rsidRPr="00DF5794" w:rsidRDefault="00DD0CA9" w:rsidP="00DD0CA9">
      <w:pPr>
        <w:pStyle w:val="ListParagraph"/>
        <w:numPr>
          <w:ilvl w:val="0"/>
          <w:numId w:val="24"/>
        </w:numPr>
        <w:spacing w:after="160" w:line="259" w:lineRule="auto"/>
        <w:divId w:val="2339758191"/>
        <w:rPr>
          <w:ins w:id="151" w:author="Prashant Mishra1 (Digital,ISC) (X-Deloitte)" w:date="2026-08-03T10:36:00Z"/>
          <w:rFonts w:cstheme="minorHAnsi"/>
          <w:b/>
        </w:rPr>
      </w:pPr>
      <w:ins w:id="152" w:author="Prashant Mishra1 (Digital,ISC) (X-Deloitte)" w:date="2026-08-03T10:36:00Z">
        <w:r w:rsidRPr="00DF5794">
          <w:rPr>
            <w:rFonts w:cstheme="minorHAnsi"/>
            <w:b/>
          </w:rPr>
          <w:t xml:space="preserve">Emergency Alarms &amp; Evacuation Plans- </w:t>
        </w:r>
      </w:ins>
    </w:p>
    <w:p w14:paraId="51513B9B" w14:textId="77777777" w:rsidR="00DD0CA9" w:rsidRPr="00DF5794" w:rsidRDefault="00DD0CA9" w:rsidP="00DD0CA9">
      <w:pPr>
        <w:pStyle w:val="ListParagraph"/>
        <w:numPr>
          <w:ilvl w:val="1"/>
          <w:numId w:val="24"/>
        </w:numPr>
        <w:spacing w:after="160" w:line="259" w:lineRule="auto"/>
        <w:divId w:val="2339758194"/>
        <w:rPr>
          <w:ins w:id="153" w:author="Prashant Mishra1 (Digital,ISC) (X-Deloitte)" w:date="2026-08-03T10:36:00Z"/>
          <w:rFonts w:cstheme="minorHAnsi"/>
          <w:b/>
        </w:rPr>
      </w:pPr>
      <w:ins w:id="154" w:author="Prashant Mishra1 (Digital,ISC) (X-Deloitte)" w:date="2026-08-03T10:36:00Z">
        <w:r w:rsidRPr="00DF5794">
          <w:rPr>
            <w:rFonts w:cstheme="minorHAnsi"/>
          </w:rPr>
          <w:t xml:space="preserve">Emergency alarm systems and evacuation procedures shall be integrated into the facility's security infrastructure and shall be tested and updated on a regular basis. </w:t>
        </w:r>
      </w:ins>
    </w:p>
    <w:p w14:paraId="34688014" w14:textId="77777777" w:rsidR="00DD0CA9" w:rsidRPr="00DF5794" w:rsidRDefault="00DD0CA9" w:rsidP="00DD0CA9">
      <w:pPr>
        <w:pStyle w:val="ListParagraph"/>
        <w:numPr>
          <w:ilvl w:val="1"/>
          <w:numId w:val="24"/>
        </w:numPr>
        <w:spacing w:after="160" w:line="259" w:lineRule="auto"/>
        <w:divId w:val="2339758197"/>
        <w:rPr>
          <w:ins w:id="155" w:author="Prashant Mishra1 (Digital,ISC) (X-Deloitte)" w:date="2026-08-03T10:36:00Z"/>
          <w:rFonts w:cstheme="minorHAnsi"/>
          <w:b/>
        </w:rPr>
      </w:pPr>
      <w:ins w:id="156" w:author="Prashant Mishra1 (Digital,ISC) (X-Deloitte)" w:date="2026-08-03T10:36:00Z">
        <w:r w:rsidRPr="00DF5794">
          <w:rPr>
            <w:rFonts w:cstheme="minorHAnsi"/>
          </w:rPr>
          <w:t>Fire and evacuation drills shall be performed at least annually.</w:t>
        </w:r>
      </w:ins>
    </w:p>
    <w:p w14:paraId="28063FC8" w14:textId="77777777" w:rsidR="00DD0CA9" w:rsidRPr="00DF5794" w:rsidRDefault="00DD0CA9" w:rsidP="00DD0CA9">
      <w:pPr>
        <w:pStyle w:val="ListParagraph"/>
        <w:numPr>
          <w:ilvl w:val="0"/>
          <w:numId w:val="36"/>
        </w:numPr>
        <w:spacing w:after="160" w:line="259" w:lineRule="auto"/>
        <w:divId w:val="2339758200"/>
        <w:rPr>
          <w:ins w:id="157" w:author="Prashant Mishra1 (Digital,ISC) (X-Deloitte)" w:date="2026-08-03T10:36:00Z"/>
          <w:rFonts w:cstheme="minorHAnsi"/>
          <w:b/>
          <w:u w:val="single"/>
        </w:rPr>
      </w:pPr>
      <w:ins w:id="158" w:author="Prashant Mishra1 (Digital,ISC) (X-Deloitte)" w:date="2026-08-03T10:36:00Z">
        <w:r w:rsidRPr="00DF5794">
          <w:rPr>
            <w:rFonts w:cstheme="minorHAnsi"/>
            <w:b/>
            <w:u w:val="single"/>
          </w:rPr>
          <w:t>HUMAN RESOURCES MEASURES:</w:t>
        </w:r>
      </w:ins>
    </w:p>
    <w:p w14:paraId="12C99E32" w14:textId="77777777" w:rsidR="00DD0CA9" w:rsidRPr="00DF5794" w:rsidRDefault="00DD0CA9" w:rsidP="00DD0CA9">
      <w:pPr>
        <w:pStyle w:val="ListParagraph"/>
        <w:numPr>
          <w:ilvl w:val="0"/>
          <w:numId w:val="25"/>
        </w:numPr>
        <w:spacing w:after="160" w:line="259" w:lineRule="auto"/>
        <w:divId w:val="2339758203"/>
        <w:rPr>
          <w:ins w:id="159" w:author="Prashant Mishra1 (Digital,ISC) (X-Deloitte)" w:date="2026-08-03T10:36:00Z"/>
          <w:rFonts w:cstheme="minorHAnsi"/>
          <w:b/>
        </w:rPr>
      </w:pPr>
      <w:ins w:id="160" w:author="Prashant Mishra1 (Digital,ISC) (X-Deloitte)" w:date="2026-08-03T10:36:00Z">
        <w:r w:rsidRPr="00DF5794">
          <w:rPr>
            <w:rFonts w:cstheme="minorHAnsi"/>
            <w:b/>
          </w:rPr>
          <w:t xml:space="preserve">Background Verification (BGV)- </w:t>
        </w:r>
      </w:ins>
    </w:p>
    <w:p w14:paraId="5BC6A307" w14:textId="77777777" w:rsidR="00DD0CA9" w:rsidRPr="00DF5794" w:rsidRDefault="00DD0CA9" w:rsidP="00DD0CA9">
      <w:pPr>
        <w:pStyle w:val="ListParagraph"/>
        <w:numPr>
          <w:ilvl w:val="1"/>
          <w:numId w:val="25"/>
        </w:numPr>
        <w:spacing w:after="160" w:line="259" w:lineRule="auto"/>
        <w:divId w:val="2339758206"/>
        <w:rPr>
          <w:ins w:id="161" w:author="Prashant Mishra1 (Digital,ISC) (X-Deloitte)" w:date="2026-08-03T10:36:00Z"/>
          <w:rFonts w:cstheme="minorHAnsi"/>
          <w:b/>
        </w:rPr>
      </w:pPr>
      <w:ins w:id="162" w:author="Prashant Mishra1 (Digital,ISC) (X-Deloitte)" w:date="2026-08-03T10:36:00Z">
        <w:r w:rsidRPr="00DF5794">
          <w:rPr>
            <w:rFonts w:cstheme="minorHAnsi"/>
          </w:rPr>
          <w:t>Stringent BGV procedure shall be in place for all employees, contractors, and vendors before provisioning access to the systems.</w:t>
        </w:r>
      </w:ins>
    </w:p>
    <w:p w14:paraId="6E692C97" w14:textId="77777777" w:rsidR="00DD0CA9" w:rsidRPr="00DF5794" w:rsidRDefault="00DD0CA9" w:rsidP="00DD0CA9">
      <w:pPr>
        <w:pStyle w:val="ListParagraph"/>
        <w:numPr>
          <w:ilvl w:val="1"/>
          <w:numId w:val="25"/>
        </w:numPr>
        <w:spacing w:after="160" w:line="259" w:lineRule="auto"/>
        <w:divId w:val="2339758209"/>
        <w:rPr>
          <w:ins w:id="163" w:author="Prashant Mishra1 (Digital,ISC) (X-Deloitte)" w:date="2026-08-03T10:36:00Z"/>
          <w:rFonts w:cstheme="minorHAnsi"/>
          <w:b/>
        </w:rPr>
      </w:pPr>
      <w:ins w:id="164" w:author="Prashant Mishra1 (Digital,ISC) (X-Deloitte)" w:date="2026-08-03T10:36:00Z">
        <w:r w:rsidRPr="00DF5794">
          <w:rPr>
            <w:rFonts w:cstheme="minorHAnsi"/>
          </w:rPr>
          <w:t>BGV shall have previous employment, address, education and criminal checks performed.</w:t>
        </w:r>
      </w:ins>
    </w:p>
    <w:p w14:paraId="53E09005" w14:textId="77777777" w:rsidR="00DD0CA9" w:rsidRPr="00DF5794" w:rsidRDefault="00DD0CA9" w:rsidP="00DD0CA9">
      <w:pPr>
        <w:pStyle w:val="ListParagraph"/>
        <w:numPr>
          <w:ilvl w:val="0"/>
          <w:numId w:val="25"/>
        </w:numPr>
        <w:spacing w:after="160" w:line="259" w:lineRule="auto"/>
        <w:divId w:val="2339758212"/>
        <w:rPr>
          <w:ins w:id="165" w:author="Prashant Mishra1 (Digital,ISC) (X-Deloitte)" w:date="2026-08-03T10:36:00Z"/>
          <w:rFonts w:cstheme="minorHAnsi"/>
          <w:b/>
        </w:rPr>
      </w:pPr>
      <w:ins w:id="166" w:author="Prashant Mishra1 (Digital,ISC) (X-Deloitte)" w:date="2026-08-03T10:36:00Z">
        <w:r w:rsidRPr="00DF5794">
          <w:rPr>
            <w:rFonts w:cstheme="minorHAnsi"/>
            <w:b/>
          </w:rPr>
          <w:t>Employee Access Control-</w:t>
        </w:r>
        <w:r w:rsidRPr="00DF5794">
          <w:rPr>
            <w:rFonts w:cstheme="minorHAnsi"/>
          </w:rPr>
          <w:t xml:space="preserve"> </w:t>
        </w:r>
      </w:ins>
    </w:p>
    <w:p w14:paraId="6901F0B2" w14:textId="77777777" w:rsidR="00DD0CA9" w:rsidRPr="00DF5794" w:rsidRDefault="00DD0CA9" w:rsidP="00DD0CA9">
      <w:pPr>
        <w:pStyle w:val="ListParagraph"/>
        <w:numPr>
          <w:ilvl w:val="1"/>
          <w:numId w:val="25"/>
        </w:numPr>
        <w:spacing w:after="160" w:line="259" w:lineRule="auto"/>
        <w:divId w:val="2339758215"/>
        <w:rPr>
          <w:ins w:id="167" w:author="Prashant Mishra1 (Digital,ISC) (X-Deloitte)" w:date="2026-08-03T10:36:00Z"/>
          <w:rFonts w:cstheme="minorHAnsi"/>
          <w:b/>
        </w:rPr>
      </w:pPr>
      <w:ins w:id="168" w:author="Prashant Mishra1 (Digital,ISC) (X-Deloitte)" w:date="2026-08-03T10:36:00Z">
        <w:r w:rsidRPr="00DF5794">
          <w:rPr>
            <w:rFonts w:cstheme="minorHAnsi"/>
          </w:rPr>
          <w:t>Access to confidential and personal data shall be granted solely to active employees.</w:t>
        </w:r>
      </w:ins>
    </w:p>
    <w:p w14:paraId="0A7BD78D" w14:textId="77777777" w:rsidR="00DD0CA9" w:rsidRPr="00DF5794" w:rsidRDefault="00DD0CA9" w:rsidP="00DD0CA9">
      <w:pPr>
        <w:pStyle w:val="ListParagraph"/>
        <w:numPr>
          <w:ilvl w:val="0"/>
          <w:numId w:val="25"/>
        </w:numPr>
        <w:spacing w:after="160" w:line="259" w:lineRule="auto"/>
        <w:divId w:val="2339758218"/>
        <w:rPr>
          <w:ins w:id="169" w:author="Prashant Mishra1 (Digital,ISC) (X-Deloitte)" w:date="2026-08-03T10:36:00Z"/>
          <w:rFonts w:cstheme="minorHAnsi"/>
          <w:b/>
        </w:rPr>
      </w:pPr>
      <w:ins w:id="170" w:author="Prashant Mishra1 (Digital,ISC) (X-Deloitte)" w:date="2026-08-03T10:36:00Z">
        <w:r w:rsidRPr="00DF5794">
          <w:rPr>
            <w:rFonts w:cstheme="minorHAnsi"/>
            <w:b/>
          </w:rPr>
          <w:t xml:space="preserve">Security &amp; Privacy Trainings- </w:t>
        </w:r>
      </w:ins>
    </w:p>
    <w:p w14:paraId="4C08EB81" w14:textId="77777777" w:rsidR="00DD0CA9" w:rsidRPr="00DF5794" w:rsidRDefault="00DD0CA9" w:rsidP="00DD0CA9">
      <w:pPr>
        <w:pStyle w:val="ListParagraph"/>
        <w:numPr>
          <w:ilvl w:val="1"/>
          <w:numId w:val="25"/>
        </w:numPr>
        <w:spacing w:after="160" w:line="259" w:lineRule="auto"/>
        <w:divId w:val="2339758221"/>
        <w:rPr>
          <w:ins w:id="171" w:author="Prashant Mishra1 (Digital,ISC) (X-Deloitte)" w:date="2026-08-03T10:36:00Z"/>
          <w:rFonts w:cstheme="minorHAnsi"/>
          <w:b/>
        </w:rPr>
      </w:pPr>
      <w:ins w:id="172" w:author="Prashant Mishra1 (Digital,ISC) (X-Deloitte)" w:date="2026-08-03T10:36:00Z">
        <w:r w:rsidRPr="00DF5794">
          <w:rPr>
            <w:rFonts w:cstheme="minorHAnsi"/>
          </w:rPr>
          <w:t xml:space="preserve">Employees shall receive comprehensive security and privacy training at least annually and certificate shall be provided upon successful completion of a subsequent assessment, ensuring consistent awareness of evolving industry practices. </w:t>
        </w:r>
      </w:ins>
    </w:p>
    <w:p w14:paraId="0D3F7EF2" w14:textId="77777777" w:rsidR="00DD0CA9" w:rsidRPr="00DF5794" w:rsidRDefault="00DD0CA9" w:rsidP="00DD0CA9">
      <w:pPr>
        <w:pStyle w:val="ListParagraph"/>
        <w:rPr>
          <w:ins w:id="173" w:author="Prashant Mishra1 (Digital,ISC) (X-Deloitte)" w:date="2026-08-03T10:36:00Z"/>
          <w:rFonts w:cstheme="minorHAnsi"/>
          <w:b/>
        </w:rPr>
      </w:pPr>
    </w:p>
    <w:p w14:paraId="57F5BD8A" w14:textId="77777777" w:rsidR="00DD0CA9" w:rsidRPr="00DF5794" w:rsidRDefault="00DD0CA9" w:rsidP="00DD0CA9">
      <w:pPr>
        <w:pStyle w:val="ListParagraph"/>
        <w:numPr>
          <w:ilvl w:val="0"/>
          <w:numId w:val="36"/>
        </w:numPr>
        <w:spacing w:after="160" w:line="259" w:lineRule="auto"/>
        <w:divId w:val="2339758224"/>
        <w:rPr>
          <w:ins w:id="174" w:author="Prashant Mishra1 (Digital,ISC) (X-Deloitte)" w:date="2026-08-03T10:36:00Z"/>
          <w:rFonts w:cstheme="minorHAnsi"/>
          <w:b/>
          <w:u w:val="single"/>
        </w:rPr>
      </w:pPr>
      <w:ins w:id="175" w:author="Prashant Mishra1 (Digital,ISC) (X-Deloitte)" w:date="2026-08-03T10:36:00Z">
        <w:r w:rsidRPr="00DF5794">
          <w:rPr>
            <w:rFonts w:cstheme="minorHAnsi"/>
            <w:b/>
            <w:u w:val="single"/>
          </w:rPr>
          <w:t>TECHNICAL MEASURES (THIRD-PARTY SYSTEMS):</w:t>
        </w:r>
      </w:ins>
    </w:p>
    <w:p w14:paraId="097536BF" w14:textId="77777777" w:rsidR="00DD0CA9" w:rsidRPr="00DF5794" w:rsidRDefault="00DD0CA9" w:rsidP="00DD0CA9">
      <w:pPr>
        <w:pStyle w:val="ListParagraph"/>
        <w:numPr>
          <w:ilvl w:val="0"/>
          <w:numId w:val="26"/>
        </w:numPr>
        <w:spacing w:after="160" w:line="259" w:lineRule="auto"/>
        <w:divId w:val="2339758227"/>
        <w:rPr>
          <w:ins w:id="176" w:author="Prashant Mishra1 (Digital,ISC) (X-Deloitte)" w:date="2026-08-03T10:36:00Z"/>
          <w:rFonts w:cstheme="minorHAnsi"/>
          <w:b/>
        </w:rPr>
      </w:pPr>
      <w:ins w:id="177" w:author="Prashant Mishra1 (Digital,ISC) (X-Deloitte)" w:date="2026-08-03T10:36:00Z">
        <w:r w:rsidRPr="00DF5794">
          <w:rPr>
            <w:rFonts w:cstheme="minorHAnsi"/>
            <w:b/>
          </w:rPr>
          <w:t>Access Control Management-</w:t>
        </w:r>
        <w:r w:rsidRPr="00DF5794">
          <w:rPr>
            <w:rFonts w:cstheme="minorHAnsi"/>
          </w:rPr>
          <w:t xml:space="preserve"> The </w:t>
        </w:r>
        <w:r>
          <w:rPr>
            <w:rFonts w:cstheme="minorHAnsi"/>
          </w:rPr>
          <w:t>third-party</w:t>
        </w:r>
        <w:r w:rsidRPr="00DF5794">
          <w:rPr>
            <w:rFonts w:cstheme="minorHAnsi"/>
          </w:rPr>
          <w:t xml:space="preserve"> shall implement and maintain robust identity and access management system to ensure secure, authorized, and accountable access to systems and confidential data.</w:t>
        </w:r>
      </w:ins>
    </w:p>
    <w:p w14:paraId="70C1E82B" w14:textId="77777777" w:rsidR="00DD0CA9" w:rsidRPr="00DF5794" w:rsidRDefault="00DD0CA9" w:rsidP="00DD0CA9">
      <w:pPr>
        <w:pStyle w:val="ListParagraph"/>
        <w:numPr>
          <w:ilvl w:val="0"/>
          <w:numId w:val="27"/>
        </w:numPr>
        <w:spacing w:after="160" w:line="259" w:lineRule="auto"/>
        <w:divId w:val="2339758230"/>
        <w:rPr>
          <w:ins w:id="178" w:author="Prashant Mishra1 (Digital,ISC) (X-Deloitte)" w:date="2026-08-03T10:36:00Z"/>
          <w:rFonts w:cstheme="minorHAnsi"/>
        </w:rPr>
      </w:pPr>
      <w:ins w:id="179" w:author="Prashant Mishra1 (Digital,ISC) (X-Deloitte)" w:date="2026-08-03T10:36:00Z">
        <w:r w:rsidRPr="00DF5794">
          <w:rPr>
            <w:rFonts w:cstheme="minorHAnsi"/>
            <w:b/>
          </w:rPr>
          <w:t xml:space="preserve">Unique ID- </w:t>
        </w:r>
        <w:r w:rsidRPr="00DF5794">
          <w:rPr>
            <w:rFonts w:cstheme="minorHAnsi"/>
          </w:rPr>
          <w:t xml:space="preserve">The </w:t>
        </w:r>
        <w:r>
          <w:rPr>
            <w:rFonts w:cstheme="minorHAnsi"/>
          </w:rPr>
          <w:t>third-party</w:t>
        </w:r>
        <w:r w:rsidRPr="00DF5794">
          <w:rPr>
            <w:rFonts w:cstheme="minorHAnsi"/>
          </w:rPr>
          <w:t xml:space="preserve"> shall assign and maintain a unique identifier for each user to ensure traceability and accountability in all access control processes.</w:t>
        </w:r>
      </w:ins>
    </w:p>
    <w:p w14:paraId="59F4AEF5" w14:textId="77777777" w:rsidR="00DD0CA9" w:rsidRPr="00DF5794" w:rsidRDefault="00DD0CA9" w:rsidP="00DD0CA9">
      <w:pPr>
        <w:pStyle w:val="ListParagraph"/>
        <w:numPr>
          <w:ilvl w:val="0"/>
          <w:numId w:val="27"/>
        </w:numPr>
        <w:spacing w:after="160" w:line="259" w:lineRule="auto"/>
        <w:divId w:val="2339758233"/>
        <w:rPr>
          <w:ins w:id="180" w:author="Prashant Mishra1 (Digital,ISC) (X-Deloitte)" w:date="2026-08-03T10:36:00Z"/>
          <w:rFonts w:cstheme="minorHAnsi"/>
        </w:rPr>
      </w:pPr>
      <w:ins w:id="181" w:author="Prashant Mishra1 (Digital,ISC) (X-Deloitte)" w:date="2026-08-03T10:36:00Z">
        <w:r w:rsidRPr="00DF5794">
          <w:rPr>
            <w:rFonts w:cstheme="minorHAnsi"/>
            <w:b/>
          </w:rPr>
          <w:t xml:space="preserve">Role-Based Access Control (RBAC)- </w:t>
        </w:r>
        <w:r w:rsidRPr="00DF5794">
          <w:rPr>
            <w:rFonts w:cstheme="minorHAnsi"/>
          </w:rPr>
          <w:t xml:space="preserve">The </w:t>
        </w:r>
        <w:r>
          <w:rPr>
            <w:rFonts w:cstheme="minorHAnsi"/>
          </w:rPr>
          <w:t>third-party</w:t>
        </w:r>
        <w:r w:rsidRPr="00DF5794">
          <w:rPr>
            <w:rFonts w:cstheme="minorHAnsi"/>
          </w:rPr>
          <w:t xml:space="preserve"> shall implement Role-Based Access Control (RBAC) to enforce the principle of least privilege, ensuring that users can only access information necessary for their assigned roles.</w:t>
        </w:r>
      </w:ins>
    </w:p>
    <w:p w14:paraId="1AE8D83B" w14:textId="77777777" w:rsidR="00DD0CA9" w:rsidRPr="00DF5794" w:rsidRDefault="00DD0CA9" w:rsidP="00DD0CA9">
      <w:pPr>
        <w:pStyle w:val="ListParagraph"/>
        <w:numPr>
          <w:ilvl w:val="0"/>
          <w:numId w:val="27"/>
        </w:numPr>
        <w:spacing w:after="160" w:line="259" w:lineRule="auto"/>
        <w:divId w:val="2339758236"/>
        <w:rPr>
          <w:ins w:id="182" w:author="Prashant Mishra1 (Digital,ISC) (X-Deloitte)" w:date="2026-08-03T10:36:00Z"/>
          <w:rFonts w:cstheme="minorHAnsi"/>
          <w:b/>
        </w:rPr>
      </w:pPr>
      <w:ins w:id="183" w:author="Prashant Mishra1 (Digital,ISC) (X-Deloitte)" w:date="2026-08-03T10:36:00Z">
        <w:r w:rsidRPr="00DF5794">
          <w:rPr>
            <w:rFonts w:cstheme="minorHAnsi"/>
            <w:b/>
          </w:rPr>
          <w:t xml:space="preserve">Reconciliation- </w:t>
        </w:r>
        <w:r w:rsidRPr="00DF5794">
          <w:rPr>
            <w:rFonts w:cstheme="minorHAnsi"/>
          </w:rPr>
          <w:t xml:space="preserve">The </w:t>
        </w:r>
        <w:r>
          <w:rPr>
            <w:rFonts w:cstheme="minorHAnsi"/>
          </w:rPr>
          <w:t>third-party</w:t>
        </w:r>
        <w:r w:rsidRPr="00DF5794">
          <w:rPr>
            <w:rFonts w:cstheme="minorHAnsi"/>
          </w:rPr>
          <w:t xml:space="preserve"> shall perform monthly access reconciliation of user access rights to ensure alignment with approved roles and responsibilities, promptly addressing any discrepancies identified.</w:t>
        </w:r>
      </w:ins>
    </w:p>
    <w:p w14:paraId="71BC0022" w14:textId="77777777" w:rsidR="00DD0CA9" w:rsidRPr="00DF5794" w:rsidRDefault="00DD0CA9" w:rsidP="00DD0CA9">
      <w:pPr>
        <w:pStyle w:val="ListParagraph"/>
        <w:numPr>
          <w:ilvl w:val="0"/>
          <w:numId w:val="27"/>
        </w:numPr>
        <w:spacing w:after="160" w:line="259" w:lineRule="auto"/>
        <w:divId w:val="2339758239"/>
        <w:rPr>
          <w:ins w:id="184" w:author="Prashant Mishra1 (Digital,ISC) (X-Deloitte)" w:date="2026-08-03T10:36:00Z"/>
          <w:rFonts w:cstheme="minorHAnsi"/>
        </w:rPr>
      </w:pPr>
      <w:ins w:id="185" w:author="Prashant Mishra1 (Digital,ISC) (X-Deloitte)" w:date="2026-08-03T10:36:00Z">
        <w:r w:rsidRPr="00DF5794">
          <w:rPr>
            <w:rFonts w:cstheme="minorHAnsi"/>
            <w:b/>
          </w:rPr>
          <w:t xml:space="preserve">Private Accounts- </w:t>
        </w:r>
        <w:r w:rsidRPr="00DF5794">
          <w:rPr>
            <w:rFonts w:cstheme="minorHAnsi"/>
          </w:rPr>
          <w:t xml:space="preserve">The </w:t>
        </w:r>
        <w:r>
          <w:rPr>
            <w:rFonts w:cstheme="minorHAnsi"/>
          </w:rPr>
          <w:t>third-party</w:t>
        </w:r>
        <w:r w:rsidRPr="00DF5794">
          <w:rPr>
            <w:rFonts w:cstheme="minorHAnsi"/>
          </w:rPr>
          <w:t xml:space="preserve"> shall prohibit the creation and usage of shared or generic accounts for system access, ensuring all user accounts are individually assigned and monitored.</w:t>
        </w:r>
      </w:ins>
    </w:p>
    <w:p w14:paraId="545E1B1A" w14:textId="77777777" w:rsidR="00DD0CA9" w:rsidRPr="00DF5794" w:rsidRDefault="00DD0CA9" w:rsidP="00DD0CA9">
      <w:pPr>
        <w:pStyle w:val="ListParagraph"/>
        <w:numPr>
          <w:ilvl w:val="0"/>
          <w:numId w:val="27"/>
        </w:numPr>
        <w:spacing w:after="160" w:line="259" w:lineRule="auto"/>
        <w:divId w:val="2339758242"/>
        <w:rPr>
          <w:ins w:id="186" w:author="Prashant Mishra1 (Digital,ISC) (X-Deloitte)" w:date="2026-08-03T10:36:00Z"/>
          <w:rFonts w:cstheme="minorHAnsi"/>
        </w:rPr>
      </w:pPr>
      <w:ins w:id="187" w:author="Prashant Mishra1 (Digital,ISC) (X-Deloitte)" w:date="2026-08-03T10:36:00Z">
        <w:r w:rsidRPr="00DF5794">
          <w:rPr>
            <w:rFonts w:cstheme="minorHAnsi"/>
            <w:b/>
          </w:rPr>
          <w:t xml:space="preserve">Multi-Factor Authentication (MFA)- </w:t>
        </w:r>
        <w:r w:rsidRPr="00DF5794">
          <w:rPr>
            <w:rFonts w:cstheme="minorHAnsi"/>
          </w:rPr>
          <w:t xml:space="preserve">The </w:t>
        </w:r>
        <w:r>
          <w:rPr>
            <w:rFonts w:cstheme="minorHAnsi"/>
          </w:rPr>
          <w:t>third-party</w:t>
        </w:r>
        <w:r w:rsidRPr="00DF5794">
          <w:rPr>
            <w:rFonts w:cstheme="minorHAnsi"/>
          </w:rPr>
          <w:t xml:space="preserve"> shall enforce Multi-Factor Authentication (MFA) for all critical systems and applications, requiring multiple forms of verification before granting access.</w:t>
        </w:r>
      </w:ins>
    </w:p>
    <w:p w14:paraId="39428CF0" w14:textId="77777777" w:rsidR="00DD0CA9" w:rsidRPr="00DF5794" w:rsidRDefault="00DD0CA9" w:rsidP="00DD0CA9">
      <w:pPr>
        <w:pStyle w:val="ListParagraph"/>
        <w:numPr>
          <w:ilvl w:val="0"/>
          <w:numId w:val="27"/>
        </w:numPr>
        <w:spacing w:after="160" w:line="259" w:lineRule="auto"/>
        <w:divId w:val="2339758245"/>
        <w:rPr>
          <w:ins w:id="188" w:author="Prashant Mishra1 (Digital,ISC) (X-Deloitte)" w:date="2026-08-03T10:36:00Z"/>
          <w:rFonts w:cstheme="minorHAnsi"/>
          <w:b/>
        </w:rPr>
      </w:pPr>
      <w:ins w:id="189" w:author="Prashant Mishra1 (Digital,ISC) (X-Deloitte)" w:date="2026-08-03T10:36:00Z">
        <w:r w:rsidRPr="00DF5794">
          <w:rPr>
            <w:rFonts w:cstheme="minorHAnsi"/>
            <w:b/>
          </w:rPr>
          <w:t xml:space="preserve">Access De-provisioning- </w:t>
        </w:r>
        <w:r w:rsidRPr="00DF5794">
          <w:rPr>
            <w:rFonts w:cstheme="minorHAnsi"/>
          </w:rPr>
          <w:t xml:space="preserve">The </w:t>
        </w:r>
        <w:r>
          <w:rPr>
            <w:rFonts w:cstheme="minorHAnsi"/>
          </w:rPr>
          <w:t>third-party</w:t>
        </w:r>
        <w:r w:rsidRPr="00DF5794">
          <w:rPr>
            <w:rFonts w:cstheme="minorHAnsi"/>
          </w:rPr>
          <w:t xml:space="preserve"> shall revoke access within 24 hours of employees, contractors, and vendors personnel exit or immediately in case of termination. </w:t>
        </w:r>
      </w:ins>
    </w:p>
    <w:p w14:paraId="49259A85" w14:textId="77777777" w:rsidR="00DD0CA9" w:rsidRPr="00DF5794" w:rsidRDefault="00DD0CA9" w:rsidP="00DD0CA9">
      <w:pPr>
        <w:pStyle w:val="ListParagraph"/>
        <w:numPr>
          <w:ilvl w:val="0"/>
          <w:numId w:val="27"/>
        </w:numPr>
        <w:spacing w:after="160" w:line="259" w:lineRule="auto"/>
        <w:divId w:val="2339758248"/>
        <w:rPr>
          <w:ins w:id="190" w:author="Prashant Mishra1 (Digital,ISC) (X-Deloitte)" w:date="2026-08-03T10:36:00Z"/>
          <w:rFonts w:cstheme="minorHAnsi"/>
          <w:b/>
        </w:rPr>
      </w:pPr>
      <w:ins w:id="191" w:author="Prashant Mishra1 (Digital,ISC) (X-Deloitte)" w:date="2026-08-03T10:36:00Z">
        <w:r w:rsidRPr="00DF5794">
          <w:rPr>
            <w:rFonts w:cstheme="minorHAnsi"/>
            <w:b/>
          </w:rPr>
          <w:t xml:space="preserve">Privilege Accounts- </w:t>
        </w:r>
        <w:r w:rsidRPr="00DF5794">
          <w:rPr>
            <w:rFonts w:cstheme="minorHAnsi"/>
            <w:bCs/>
          </w:rPr>
          <w:t xml:space="preserve">The </w:t>
        </w:r>
        <w:r>
          <w:rPr>
            <w:rFonts w:cstheme="minorHAnsi"/>
            <w:bCs/>
          </w:rPr>
          <w:t>third-party</w:t>
        </w:r>
        <w:r w:rsidRPr="00DF5794">
          <w:rPr>
            <w:rFonts w:cstheme="minorHAnsi"/>
            <w:bCs/>
          </w:rPr>
          <w:t xml:space="preserve"> shall implement a privilege management solution, </w:t>
        </w:r>
        <w:r w:rsidRPr="00DF5794">
          <w:t xml:space="preserve">enforcing stringent controls on Privileged Accounts and ensuring access is restricted to authorized personnel based on the principle of least privilege. </w:t>
        </w:r>
        <w:r w:rsidRPr="00DF5794">
          <w:rPr>
            <w:rFonts w:cstheme="minorHAnsi"/>
          </w:rPr>
          <w:t>These Accounts shall:</w:t>
        </w:r>
      </w:ins>
    </w:p>
    <w:p w14:paraId="42A5B729" w14:textId="77777777" w:rsidR="00DD0CA9" w:rsidRPr="00DF5794" w:rsidRDefault="00DD0CA9" w:rsidP="00DD0CA9">
      <w:pPr>
        <w:pStyle w:val="ListParagraph"/>
        <w:numPr>
          <w:ilvl w:val="0"/>
          <w:numId w:val="35"/>
        </w:numPr>
        <w:spacing w:after="160" w:line="259" w:lineRule="auto"/>
        <w:divId w:val="2339758251"/>
        <w:rPr>
          <w:ins w:id="192" w:author="Prashant Mishra1 (Digital,ISC) (X-Deloitte)" w:date="2026-08-03T10:36:00Z"/>
          <w:rFonts w:cstheme="minorHAnsi"/>
        </w:rPr>
      </w:pPr>
      <w:ins w:id="193" w:author="Prashant Mishra1 (Digital,ISC) (X-Deloitte)" w:date="2026-08-03T10:36:00Z">
        <w:r w:rsidRPr="00DF5794">
          <w:t>be segregated from their business ID</w:t>
        </w:r>
      </w:ins>
    </w:p>
    <w:p w14:paraId="6A706760" w14:textId="77777777" w:rsidR="00DD0CA9" w:rsidRPr="00DF5794" w:rsidRDefault="00DD0CA9" w:rsidP="00DD0CA9">
      <w:pPr>
        <w:pStyle w:val="ListParagraph"/>
        <w:numPr>
          <w:ilvl w:val="0"/>
          <w:numId w:val="35"/>
        </w:numPr>
        <w:spacing w:after="160" w:line="259" w:lineRule="auto"/>
        <w:divId w:val="2339758254"/>
        <w:rPr>
          <w:ins w:id="194" w:author="Prashant Mishra1 (Digital,ISC) (X-Deloitte)" w:date="2026-08-03T10:36:00Z"/>
          <w:rFonts w:cstheme="minorHAnsi"/>
        </w:rPr>
      </w:pPr>
      <w:ins w:id="195" w:author="Prashant Mishra1 (Digital,ISC) (X-Deloitte)" w:date="2026-08-03T10:36:00Z">
        <w:r w:rsidRPr="00DF5794">
          <w:rPr>
            <w:rFonts w:cstheme="minorHAnsi"/>
          </w:rPr>
          <w:t>be protected with MFA</w:t>
        </w:r>
      </w:ins>
    </w:p>
    <w:p w14:paraId="753AB2A7" w14:textId="77777777" w:rsidR="00DD0CA9" w:rsidRPr="00DF5794" w:rsidRDefault="00DD0CA9" w:rsidP="00DD0CA9">
      <w:pPr>
        <w:pStyle w:val="ListParagraph"/>
        <w:numPr>
          <w:ilvl w:val="0"/>
          <w:numId w:val="35"/>
        </w:numPr>
        <w:spacing w:after="160" w:line="259" w:lineRule="auto"/>
        <w:divId w:val="2339758257"/>
        <w:rPr>
          <w:ins w:id="196" w:author="Prashant Mishra1 (Digital,ISC) (X-Deloitte)" w:date="2026-08-03T10:36:00Z"/>
          <w:rFonts w:cstheme="minorHAnsi"/>
        </w:rPr>
      </w:pPr>
      <w:ins w:id="197" w:author="Prashant Mishra1 (Digital,ISC) (X-Deloitte)" w:date="2026-08-03T10:36:00Z">
        <w:r w:rsidRPr="00DF5794">
          <w:rPr>
            <w:rFonts w:cstheme="minorHAnsi"/>
          </w:rPr>
          <w:t xml:space="preserve">have </w:t>
        </w:r>
        <w:r w:rsidRPr="00DF5794">
          <w:t>just in time access with session recording and log retention</w:t>
        </w:r>
      </w:ins>
    </w:p>
    <w:p w14:paraId="67E49645" w14:textId="77777777" w:rsidR="00DD0CA9" w:rsidRPr="00DF5794" w:rsidRDefault="00DD0CA9" w:rsidP="00DD0CA9">
      <w:pPr>
        <w:pStyle w:val="ListParagraph"/>
        <w:numPr>
          <w:ilvl w:val="0"/>
          <w:numId w:val="35"/>
        </w:numPr>
        <w:spacing w:after="160" w:line="259" w:lineRule="auto"/>
        <w:divId w:val="2339758260"/>
        <w:rPr>
          <w:ins w:id="198" w:author="Prashant Mishra1 (Digital,ISC) (X-Deloitte)" w:date="2026-08-03T10:36:00Z"/>
          <w:rFonts w:cstheme="minorHAnsi"/>
        </w:rPr>
      </w:pPr>
      <w:ins w:id="199" w:author="Prashant Mishra1 (Digital,ISC) (X-Deloitte)" w:date="2026-08-03T10:36:00Z">
        <w:r w:rsidRPr="00DF5794">
          <w:rPr>
            <w:rFonts w:cstheme="minorHAnsi"/>
          </w:rPr>
          <w:t>be continuously monitored</w:t>
        </w:r>
      </w:ins>
    </w:p>
    <w:p w14:paraId="4765BA98" w14:textId="77777777" w:rsidR="00DD0CA9" w:rsidRPr="00DF5794" w:rsidRDefault="00DD0CA9" w:rsidP="00DD0CA9">
      <w:pPr>
        <w:pStyle w:val="ListParagraph"/>
        <w:numPr>
          <w:ilvl w:val="0"/>
          <w:numId w:val="26"/>
        </w:numPr>
        <w:spacing w:after="160" w:line="259" w:lineRule="auto"/>
        <w:divId w:val="2339758263"/>
        <w:rPr>
          <w:ins w:id="200" w:author="Prashant Mishra1 (Digital,ISC) (X-Deloitte)" w:date="2026-08-03T10:36:00Z"/>
          <w:rFonts w:cstheme="minorHAnsi"/>
          <w:b/>
        </w:rPr>
      </w:pPr>
      <w:ins w:id="201" w:author="Prashant Mishra1 (Digital,ISC) (X-Deloitte)" w:date="2026-08-03T10:36:00Z">
        <w:r w:rsidRPr="00DF5794">
          <w:rPr>
            <w:rFonts w:cstheme="minorHAnsi"/>
            <w:b/>
          </w:rPr>
          <w:t>Hardening-</w:t>
        </w:r>
        <w:r w:rsidRPr="00DF5794">
          <w:rPr>
            <w:rFonts w:cstheme="minorHAnsi"/>
          </w:rPr>
          <w:t xml:space="preserve"> The </w:t>
        </w:r>
        <w:r>
          <w:rPr>
            <w:rFonts w:cstheme="minorHAnsi"/>
          </w:rPr>
          <w:t>third-party</w:t>
        </w:r>
        <w:r w:rsidRPr="00DF5794">
          <w:rPr>
            <w:rFonts w:cstheme="minorHAnsi"/>
          </w:rPr>
          <w:t xml:space="preserve"> shall implement and maintain rigorous hardening protocols across all infrastructure components, ensuring the minimization of vulnerabilities and the fortification of defenses against potential exploitation.</w:t>
        </w:r>
      </w:ins>
    </w:p>
    <w:p w14:paraId="24B437C8" w14:textId="77777777" w:rsidR="00DD0CA9" w:rsidRPr="00DF5794" w:rsidRDefault="00DD0CA9" w:rsidP="00DD0CA9">
      <w:pPr>
        <w:pStyle w:val="ListParagraph"/>
        <w:numPr>
          <w:ilvl w:val="0"/>
          <w:numId w:val="28"/>
        </w:numPr>
        <w:spacing w:after="160" w:line="259" w:lineRule="auto"/>
        <w:divId w:val="2339758266"/>
        <w:rPr>
          <w:ins w:id="202" w:author="Prashant Mishra1 (Digital,ISC) (X-Deloitte)" w:date="2026-08-03T10:36:00Z"/>
          <w:rFonts w:cstheme="minorHAnsi"/>
        </w:rPr>
      </w:pPr>
      <w:ins w:id="203" w:author="Prashant Mishra1 (Digital,ISC) (X-Deloitte)" w:date="2026-08-03T10:36:00Z">
        <w:r w:rsidRPr="00DF5794">
          <w:rPr>
            <w:rFonts w:cstheme="minorHAnsi"/>
            <w:b/>
          </w:rPr>
          <w:t xml:space="preserve">Network- </w:t>
        </w:r>
        <w:r w:rsidRPr="00DF5794">
          <w:rPr>
            <w:rFonts w:cstheme="minorHAnsi"/>
          </w:rPr>
          <w:t xml:space="preserve">The </w:t>
        </w:r>
        <w:r>
          <w:rPr>
            <w:rFonts w:cstheme="minorHAnsi"/>
          </w:rPr>
          <w:t>third-party</w:t>
        </w:r>
        <w:r w:rsidRPr="00DF5794">
          <w:rPr>
            <w:rFonts w:cstheme="minorHAnsi"/>
          </w:rPr>
          <w:t xml:space="preserve"> shall deploy hardened network equipment based on latest CIS benchmarks or equivalent hardening standards.</w:t>
        </w:r>
      </w:ins>
    </w:p>
    <w:p w14:paraId="30CCAFFA" w14:textId="77777777" w:rsidR="00DD0CA9" w:rsidRPr="00DF5794" w:rsidRDefault="00DD0CA9" w:rsidP="00DD0CA9">
      <w:pPr>
        <w:pStyle w:val="ListParagraph"/>
        <w:numPr>
          <w:ilvl w:val="0"/>
          <w:numId w:val="28"/>
        </w:numPr>
        <w:spacing w:after="160" w:line="259" w:lineRule="auto"/>
        <w:divId w:val="2339758269"/>
        <w:rPr>
          <w:ins w:id="204" w:author="Prashant Mishra1 (Digital,ISC) (X-Deloitte)" w:date="2026-08-03T10:36:00Z"/>
          <w:rFonts w:cstheme="minorHAnsi"/>
        </w:rPr>
      </w:pPr>
      <w:ins w:id="205" w:author="Prashant Mishra1 (Digital,ISC) (X-Deloitte)" w:date="2026-08-03T10:36:00Z">
        <w:r w:rsidRPr="00DF5794">
          <w:rPr>
            <w:rFonts w:cstheme="minorHAnsi"/>
            <w:b/>
          </w:rPr>
          <w:t xml:space="preserve">Compute- </w:t>
        </w:r>
        <w:r w:rsidRPr="00DF5794">
          <w:rPr>
            <w:rFonts w:cstheme="minorHAnsi"/>
          </w:rPr>
          <w:t xml:space="preserve">The </w:t>
        </w:r>
        <w:r>
          <w:rPr>
            <w:rFonts w:cstheme="minorHAnsi"/>
          </w:rPr>
          <w:t>third-party</w:t>
        </w:r>
        <w:r w:rsidRPr="00DF5794">
          <w:rPr>
            <w:rFonts w:cstheme="minorHAnsi"/>
          </w:rPr>
          <w:t xml:space="preserve"> shall deploy hardened server, workstation equipment based on latest CIS benchmarks or equivalent hardening standards.</w:t>
        </w:r>
      </w:ins>
    </w:p>
    <w:p w14:paraId="3787C5C4" w14:textId="77777777" w:rsidR="00DD0CA9" w:rsidRPr="00DF5794" w:rsidRDefault="00DD0CA9" w:rsidP="00DD0CA9">
      <w:pPr>
        <w:pStyle w:val="ListParagraph"/>
        <w:numPr>
          <w:ilvl w:val="0"/>
          <w:numId w:val="26"/>
        </w:numPr>
        <w:spacing w:before="100" w:beforeAutospacing="1" w:after="100" w:afterAutospacing="1"/>
        <w:divId w:val="2339758272"/>
        <w:rPr>
          <w:ins w:id="206" w:author="Prashant Mishra1 (Digital,ISC) (X-Deloitte)" w:date="2026-08-03T10:36:00Z"/>
          <w:rFonts w:eastAsia="Times New Roman" w:cstheme="minorHAnsi"/>
        </w:rPr>
      </w:pPr>
      <w:ins w:id="207" w:author="Prashant Mishra1 (Digital,ISC) (X-Deloitte)" w:date="2026-08-03T10:36:00Z">
        <w:r w:rsidRPr="00DF5794">
          <w:rPr>
            <w:rFonts w:eastAsia="Times New Roman" w:cstheme="minorHAnsi"/>
            <w:b/>
          </w:rPr>
          <w:t>Virtual Private Network-</w:t>
        </w:r>
        <w:r w:rsidRPr="00DF5794">
          <w:rPr>
            <w:rFonts w:eastAsia="Times New Roman" w:cstheme="minorHAnsi"/>
          </w:rPr>
          <w:t xml:space="preserve"> The </w:t>
        </w:r>
        <w:r>
          <w:rPr>
            <w:rFonts w:eastAsia="Times New Roman" w:cstheme="minorHAnsi"/>
          </w:rPr>
          <w:t>third-party</w:t>
        </w:r>
        <w:r w:rsidRPr="00DF5794">
          <w:rPr>
            <w:rFonts w:eastAsia="Times New Roman" w:cstheme="minorHAnsi"/>
          </w:rPr>
          <w:t xml:space="preserve"> shall implement and maintain secure Virtual Private Network (VPN) access controls.</w:t>
        </w:r>
      </w:ins>
    </w:p>
    <w:p w14:paraId="6EBAAFAA" w14:textId="77777777" w:rsidR="00DD0CA9" w:rsidRPr="00DF5794" w:rsidRDefault="00DD0CA9" w:rsidP="00DD0CA9">
      <w:pPr>
        <w:pStyle w:val="ListParagraph"/>
        <w:numPr>
          <w:ilvl w:val="1"/>
          <w:numId w:val="26"/>
        </w:numPr>
        <w:spacing w:before="100" w:beforeAutospacing="1" w:after="100" w:afterAutospacing="1"/>
        <w:divId w:val="2339758275"/>
        <w:rPr>
          <w:ins w:id="208" w:author="Prashant Mishra1 (Digital,ISC) (X-Deloitte)" w:date="2026-08-03T10:36:00Z"/>
          <w:rFonts w:eastAsia="Times New Roman" w:cstheme="minorHAnsi"/>
        </w:rPr>
      </w:pPr>
      <w:ins w:id="209" w:author="Prashant Mishra1 (Digital,ISC) (X-Deloitte)" w:date="2026-08-03T10:36:00Z">
        <w:r w:rsidRPr="00DF5794">
          <w:rPr>
            <w:rFonts w:eastAsia="Times New Roman" w:cstheme="minorHAnsi"/>
            <w:b/>
            <w:bCs/>
          </w:rPr>
          <w:t>Encryption</w:t>
        </w:r>
        <w:r w:rsidRPr="00DF5794">
          <w:rPr>
            <w:rFonts w:eastAsia="Times New Roman" w:cstheme="minorHAnsi"/>
          </w:rPr>
          <w:t xml:space="preserve"> – Algorithm AES 256-Bit or higher with RSA shall be used.</w:t>
        </w:r>
      </w:ins>
    </w:p>
    <w:p w14:paraId="0AF20732" w14:textId="77777777" w:rsidR="00DD0CA9" w:rsidRPr="00DF5794" w:rsidRDefault="00DD0CA9" w:rsidP="00DD0CA9">
      <w:pPr>
        <w:pStyle w:val="ListParagraph"/>
        <w:numPr>
          <w:ilvl w:val="1"/>
          <w:numId w:val="26"/>
        </w:numPr>
        <w:spacing w:before="100" w:beforeAutospacing="1" w:after="100" w:afterAutospacing="1"/>
        <w:divId w:val="2339758278"/>
        <w:rPr>
          <w:ins w:id="210" w:author="Prashant Mishra1 (Digital,ISC) (X-Deloitte)" w:date="2026-08-03T10:36:00Z"/>
          <w:rFonts w:eastAsia="Times New Roman" w:cstheme="minorHAnsi"/>
        </w:rPr>
      </w:pPr>
      <w:ins w:id="211" w:author="Prashant Mishra1 (Digital,ISC) (X-Deloitte)" w:date="2026-08-03T10:36:00Z">
        <w:r w:rsidRPr="00DF5794">
          <w:rPr>
            <w:rFonts w:eastAsia="Times New Roman" w:cstheme="minorHAnsi"/>
            <w:b/>
            <w:bCs/>
          </w:rPr>
          <w:lastRenderedPageBreak/>
          <w:t xml:space="preserve">Device Posture- </w:t>
        </w:r>
        <w:r w:rsidRPr="00DF5794">
          <w:rPr>
            <w:rFonts w:eastAsia="Times New Roman" w:cstheme="minorHAnsi"/>
          </w:rPr>
          <w:t xml:space="preserve">The </w:t>
        </w:r>
        <w:r>
          <w:rPr>
            <w:rFonts w:eastAsia="Times New Roman" w:cstheme="minorHAnsi"/>
          </w:rPr>
          <w:t>third-party</w:t>
        </w:r>
        <w:r w:rsidRPr="00DF5794">
          <w:rPr>
            <w:rFonts w:eastAsia="Times New Roman" w:cstheme="minorHAnsi"/>
          </w:rPr>
          <w:t xml:space="preserve"> shall enforce stringent device posture validation prior to establishing VPN connection including, but not limited to, domain join system, anti-malware solution, latest patches.</w:t>
        </w:r>
      </w:ins>
    </w:p>
    <w:p w14:paraId="020AB527" w14:textId="77777777" w:rsidR="00DD0CA9" w:rsidRPr="00DF5794" w:rsidRDefault="00DD0CA9" w:rsidP="00DD0CA9">
      <w:pPr>
        <w:pStyle w:val="ListParagraph"/>
        <w:numPr>
          <w:ilvl w:val="1"/>
          <w:numId w:val="26"/>
        </w:numPr>
        <w:spacing w:before="100" w:beforeAutospacing="1" w:after="100" w:afterAutospacing="1"/>
        <w:divId w:val="2339758281"/>
        <w:rPr>
          <w:ins w:id="212" w:author="Prashant Mishra1 (Digital,ISC) (X-Deloitte)" w:date="2026-08-03T10:36:00Z"/>
          <w:rFonts w:eastAsia="Times New Roman" w:cstheme="minorHAnsi"/>
        </w:rPr>
      </w:pPr>
      <w:ins w:id="213" w:author="Prashant Mishra1 (Digital,ISC) (X-Deloitte)" w:date="2026-08-03T10:36:00Z">
        <w:r w:rsidRPr="00DF5794">
          <w:rPr>
            <w:rFonts w:eastAsia="Times New Roman" w:cstheme="minorHAnsi"/>
            <w:b/>
            <w:bCs/>
          </w:rPr>
          <w:t xml:space="preserve">Multi-Factor Authentication (MFA)- </w:t>
        </w:r>
        <w:r w:rsidRPr="00DF5794">
          <w:rPr>
            <w:rFonts w:eastAsia="Times New Roman" w:cstheme="minorHAnsi"/>
          </w:rPr>
          <w:t xml:space="preserve">The </w:t>
        </w:r>
        <w:r>
          <w:rPr>
            <w:rFonts w:eastAsia="Times New Roman" w:cstheme="minorHAnsi"/>
          </w:rPr>
          <w:t>third-party</w:t>
        </w:r>
        <w:r w:rsidRPr="00DF5794">
          <w:rPr>
            <w:rFonts w:eastAsia="Times New Roman" w:cstheme="minorHAnsi"/>
          </w:rPr>
          <w:t xml:space="preserve"> shall mandate the use of Multi-Factor Authentication (MFA) for all VPN access attempts.</w:t>
        </w:r>
      </w:ins>
    </w:p>
    <w:p w14:paraId="6FD43E2E" w14:textId="77777777" w:rsidR="00DD0CA9" w:rsidRPr="00DF5794" w:rsidRDefault="00DD0CA9" w:rsidP="00DD0CA9">
      <w:pPr>
        <w:pStyle w:val="ListParagraph"/>
        <w:numPr>
          <w:ilvl w:val="0"/>
          <w:numId w:val="26"/>
        </w:numPr>
        <w:spacing w:after="160" w:line="259" w:lineRule="auto"/>
        <w:divId w:val="2339758284"/>
        <w:rPr>
          <w:ins w:id="214" w:author="Prashant Mishra1 (Digital,ISC) (X-Deloitte)" w:date="2026-08-03T10:36:00Z"/>
          <w:rFonts w:cstheme="minorHAnsi"/>
        </w:rPr>
      </w:pPr>
      <w:ins w:id="215" w:author="Prashant Mishra1 (Digital,ISC) (X-Deloitte)" w:date="2026-08-03T10:36:00Z">
        <w:r w:rsidRPr="00DF5794">
          <w:rPr>
            <w:rFonts w:cstheme="minorHAnsi"/>
            <w:b/>
          </w:rPr>
          <w:t>Anti-virus and anti-malware-</w:t>
        </w:r>
        <w:r w:rsidRPr="00DF5794">
          <w:rPr>
            <w:rFonts w:cstheme="minorHAnsi"/>
          </w:rPr>
          <w:t xml:space="preserve"> The </w:t>
        </w:r>
        <w:r>
          <w:rPr>
            <w:rFonts w:cstheme="minorHAnsi"/>
          </w:rPr>
          <w:t>third-party</w:t>
        </w:r>
        <w:r w:rsidRPr="00DF5794">
          <w:rPr>
            <w:rFonts w:cstheme="minorHAnsi"/>
          </w:rPr>
          <w:t xml:space="preserve"> shall implement and maintain comprehensive anti-virus and anti-malware solutions across all systems, ensuring continuous updates and real-time scanning to proactively identify, block, and neutralize emerging threats.</w:t>
        </w:r>
      </w:ins>
    </w:p>
    <w:p w14:paraId="3C626093" w14:textId="77777777" w:rsidR="00DD0CA9" w:rsidRPr="00DF5794" w:rsidRDefault="00DD0CA9" w:rsidP="00DD0CA9">
      <w:pPr>
        <w:pStyle w:val="ListParagraph"/>
        <w:numPr>
          <w:ilvl w:val="0"/>
          <w:numId w:val="26"/>
        </w:numPr>
        <w:spacing w:after="160" w:line="259" w:lineRule="auto"/>
        <w:divId w:val="2339758287"/>
        <w:rPr>
          <w:ins w:id="216" w:author="Prashant Mishra1 (Digital,ISC) (X-Deloitte)" w:date="2026-08-03T10:36:00Z"/>
          <w:rFonts w:cstheme="minorHAnsi"/>
        </w:rPr>
      </w:pPr>
      <w:ins w:id="217" w:author="Prashant Mishra1 (Digital,ISC) (X-Deloitte)" w:date="2026-08-03T10:36:00Z">
        <w:r w:rsidRPr="00DF5794">
          <w:rPr>
            <w:rStyle w:val="Strong"/>
            <w:rFonts w:cstheme="minorHAnsi"/>
          </w:rPr>
          <w:t xml:space="preserve">Network- </w:t>
        </w:r>
        <w:r w:rsidRPr="00DF5794">
          <w:rPr>
            <w:rFonts w:cstheme="minorHAnsi"/>
          </w:rPr>
          <w:t xml:space="preserve">The </w:t>
        </w:r>
        <w:r>
          <w:rPr>
            <w:rFonts w:cstheme="minorHAnsi"/>
          </w:rPr>
          <w:t>third-party</w:t>
        </w:r>
        <w:r w:rsidRPr="00DF5794">
          <w:rPr>
            <w:rFonts w:cstheme="minorHAnsi"/>
          </w:rPr>
          <w:t xml:space="preserve"> shall implement a robust network security architecture, ensuring effective isolation and segmentation from its other customers, while deploying firewalls, NACLs, and secure management VLANs to control access, monitor traffic, and mitigate potential vulnerabilities.</w:t>
        </w:r>
      </w:ins>
    </w:p>
    <w:p w14:paraId="251FCD88" w14:textId="77777777" w:rsidR="00DD0CA9" w:rsidRPr="00DF5794" w:rsidRDefault="00DD0CA9" w:rsidP="00DD0CA9">
      <w:pPr>
        <w:pStyle w:val="ListParagraph"/>
        <w:numPr>
          <w:ilvl w:val="0"/>
          <w:numId w:val="29"/>
        </w:numPr>
        <w:spacing w:after="160" w:line="259" w:lineRule="auto"/>
        <w:divId w:val="2339758290"/>
        <w:rPr>
          <w:ins w:id="218" w:author="Prashant Mishra1 (Digital,ISC) (X-Deloitte)" w:date="2026-08-03T10:36:00Z"/>
          <w:rFonts w:cstheme="minorHAnsi"/>
        </w:rPr>
      </w:pPr>
      <w:ins w:id="219" w:author="Prashant Mishra1 (Digital,ISC) (X-Deloitte)" w:date="2026-08-03T10:36:00Z">
        <w:r w:rsidRPr="00DF5794">
          <w:rPr>
            <w:rStyle w:val="Strong"/>
            <w:rFonts w:cstheme="minorHAnsi"/>
          </w:rPr>
          <w:t xml:space="preserve">Isolated &amp; Segregated Networks- </w:t>
        </w:r>
        <w:r w:rsidRPr="00DF5794">
          <w:rPr>
            <w:rFonts w:cstheme="minorHAnsi"/>
          </w:rPr>
          <w:t xml:space="preserve">The </w:t>
        </w:r>
        <w:r>
          <w:rPr>
            <w:rFonts w:cstheme="minorHAnsi"/>
          </w:rPr>
          <w:t>third-party</w:t>
        </w:r>
        <w:r w:rsidRPr="00DF5794">
          <w:rPr>
            <w:rFonts w:cstheme="minorHAnsi"/>
          </w:rPr>
          <w:t xml:space="preserve"> shall ensure that critical systems and sensitive data are isolated within segregated network segments, utilizing VLANs and subnets to enforce strict boundaries between different zones and minimize the risk of lateral movement within the network for IndiGo.</w:t>
        </w:r>
      </w:ins>
    </w:p>
    <w:p w14:paraId="501CA3FC" w14:textId="77777777" w:rsidR="00DD0CA9" w:rsidRPr="00DF5794" w:rsidRDefault="00DD0CA9" w:rsidP="00DD0CA9">
      <w:pPr>
        <w:pStyle w:val="ListParagraph"/>
        <w:numPr>
          <w:ilvl w:val="0"/>
          <w:numId w:val="29"/>
        </w:numPr>
        <w:spacing w:after="160" w:line="259" w:lineRule="auto"/>
        <w:divId w:val="2339758293"/>
        <w:rPr>
          <w:ins w:id="220" w:author="Prashant Mishra1 (Digital,ISC) (X-Deloitte)" w:date="2026-08-03T10:36:00Z"/>
          <w:rFonts w:cstheme="minorHAnsi"/>
        </w:rPr>
      </w:pPr>
      <w:ins w:id="221" w:author="Prashant Mishra1 (Digital,ISC) (X-Deloitte)" w:date="2026-08-03T10:36:00Z">
        <w:r w:rsidRPr="00DF5794">
          <w:rPr>
            <w:rStyle w:val="Strong"/>
            <w:rFonts w:cstheme="minorHAnsi"/>
          </w:rPr>
          <w:t>Firewalls-</w:t>
        </w:r>
        <w:r w:rsidRPr="00DF5794">
          <w:rPr>
            <w:rFonts w:cstheme="minorHAnsi"/>
          </w:rPr>
          <w:t xml:space="preserve"> The </w:t>
        </w:r>
        <w:r>
          <w:rPr>
            <w:rFonts w:cstheme="minorHAnsi"/>
          </w:rPr>
          <w:t>third-party</w:t>
        </w:r>
        <w:r w:rsidRPr="00DF5794">
          <w:rPr>
            <w:rFonts w:cstheme="minorHAnsi"/>
          </w:rPr>
          <w:t xml:space="preserve"> shall deploy firewalls at critical network entry and exit points, ensuring that all traffic is filtered according to predefined security policies, and only authorized communication is allowed between internal and external networks.</w:t>
        </w:r>
      </w:ins>
    </w:p>
    <w:p w14:paraId="75CBE29F" w14:textId="77777777" w:rsidR="00DD0CA9" w:rsidRPr="00DF5794" w:rsidRDefault="00DD0CA9" w:rsidP="00DD0CA9">
      <w:pPr>
        <w:pStyle w:val="ListParagraph"/>
        <w:numPr>
          <w:ilvl w:val="0"/>
          <w:numId w:val="29"/>
        </w:numPr>
        <w:spacing w:after="160" w:line="259" w:lineRule="auto"/>
        <w:divId w:val="2339758296"/>
        <w:rPr>
          <w:ins w:id="222" w:author="Prashant Mishra1 (Digital,ISC) (X-Deloitte)" w:date="2026-08-03T10:36:00Z"/>
          <w:rFonts w:cstheme="minorHAnsi"/>
        </w:rPr>
      </w:pPr>
      <w:ins w:id="223" w:author="Prashant Mishra1 (Digital,ISC) (X-Deloitte)" w:date="2026-08-03T10:36:00Z">
        <w:r w:rsidRPr="00DF5794">
          <w:rPr>
            <w:rStyle w:val="Strong"/>
            <w:rFonts w:cstheme="minorHAnsi"/>
          </w:rPr>
          <w:t>Network Access Control Lists (NACL)-</w:t>
        </w:r>
        <w:r w:rsidRPr="00DF5794">
          <w:rPr>
            <w:rFonts w:cstheme="minorHAnsi"/>
          </w:rPr>
          <w:t xml:space="preserve"> The </w:t>
        </w:r>
        <w:r>
          <w:rPr>
            <w:rFonts w:cstheme="minorHAnsi"/>
          </w:rPr>
          <w:t>third-party</w:t>
        </w:r>
        <w:r w:rsidRPr="00DF5794">
          <w:rPr>
            <w:rFonts w:cstheme="minorHAnsi"/>
          </w:rPr>
          <w:t xml:space="preserve"> shall configure and enforce NACLs on cloud and on-prem networks to regulate traffic flow, ensuring that only permitted traffic is allowed between network segments and preventing unauthorized access at the subnet level.</w:t>
        </w:r>
      </w:ins>
    </w:p>
    <w:p w14:paraId="29C1D311" w14:textId="77777777" w:rsidR="00DD0CA9" w:rsidRPr="00DF5794" w:rsidRDefault="00DD0CA9" w:rsidP="00DD0CA9">
      <w:pPr>
        <w:pStyle w:val="ListParagraph"/>
        <w:numPr>
          <w:ilvl w:val="0"/>
          <w:numId w:val="29"/>
        </w:numPr>
        <w:spacing w:after="160" w:line="259" w:lineRule="auto"/>
        <w:divId w:val="2339758299"/>
        <w:rPr>
          <w:ins w:id="224" w:author="Prashant Mishra1 (Digital,ISC) (X-Deloitte)" w:date="2026-08-03T10:36:00Z"/>
          <w:rFonts w:cstheme="minorHAnsi"/>
        </w:rPr>
      </w:pPr>
      <w:ins w:id="225" w:author="Prashant Mishra1 (Digital,ISC) (X-Deloitte)" w:date="2026-08-03T10:36:00Z">
        <w:r w:rsidRPr="00DF5794">
          <w:rPr>
            <w:rStyle w:val="Strong"/>
            <w:rFonts w:cstheme="minorHAnsi"/>
          </w:rPr>
          <w:t>Review-</w:t>
        </w:r>
        <w:r w:rsidRPr="00DF5794">
          <w:rPr>
            <w:rFonts w:cstheme="minorHAnsi"/>
          </w:rPr>
          <w:t xml:space="preserve"> The </w:t>
        </w:r>
        <w:r>
          <w:rPr>
            <w:rFonts w:cstheme="minorHAnsi"/>
          </w:rPr>
          <w:t>third-party</w:t>
        </w:r>
        <w:r w:rsidRPr="00DF5794">
          <w:rPr>
            <w:rFonts w:cstheme="minorHAnsi"/>
          </w:rPr>
          <w:t xml:space="preserve"> shall conduct annual reviews of firewall and NACL rules to ensure that they are up to date, appropriately restrictive, and aligned with security best practices.</w:t>
        </w:r>
      </w:ins>
    </w:p>
    <w:p w14:paraId="0BCAFCD5" w14:textId="77777777" w:rsidR="00DD0CA9" w:rsidRPr="00DF5794" w:rsidRDefault="00DD0CA9" w:rsidP="00DD0CA9">
      <w:pPr>
        <w:pStyle w:val="ListParagraph"/>
        <w:numPr>
          <w:ilvl w:val="0"/>
          <w:numId w:val="29"/>
        </w:numPr>
        <w:spacing w:after="160" w:line="259" w:lineRule="auto"/>
        <w:divId w:val="2339758402"/>
        <w:rPr>
          <w:ins w:id="226" w:author="Prashant Mishra1 (Digital,ISC) (X-Deloitte)" w:date="2026-08-03T10:36:00Z"/>
          <w:rFonts w:cstheme="minorHAnsi"/>
        </w:rPr>
      </w:pPr>
      <w:ins w:id="227" w:author="Prashant Mishra1 (Digital,ISC) (X-Deloitte)" w:date="2026-08-03T10:36:00Z">
        <w:r w:rsidRPr="00DF5794">
          <w:rPr>
            <w:rStyle w:val="Strong"/>
            <w:rFonts w:cstheme="minorHAnsi"/>
          </w:rPr>
          <w:t xml:space="preserve">Management VLAN- </w:t>
        </w:r>
        <w:r w:rsidRPr="00DF5794">
          <w:rPr>
            <w:rFonts w:cstheme="minorHAnsi"/>
          </w:rPr>
          <w:t xml:space="preserve">The </w:t>
        </w:r>
        <w:r>
          <w:rPr>
            <w:rFonts w:cstheme="minorHAnsi"/>
          </w:rPr>
          <w:t>third-party</w:t>
        </w:r>
        <w:r w:rsidRPr="00DF5794">
          <w:rPr>
            <w:rFonts w:cstheme="minorHAnsi"/>
          </w:rPr>
          <w:t xml:space="preserve"> shall implement a dedicated management VLAN to securely separate administrative access from regular network traffic.</w:t>
        </w:r>
      </w:ins>
    </w:p>
    <w:p w14:paraId="05524010" w14:textId="77777777" w:rsidR="00DD0CA9" w:rsidRPr="00DF5794" w:rsidRDefault="00DD0CA9" w:rsidP="00DD0CA9">
      <w:pPr>
        <w:pStyle w:val="ListParagraph"/>
        <w:numPr>
          <w:ilvl w:val="0"/>
          <w:numId w:val="26"/>
        </w:numPr>
        <w:spacing w:after="160" w:line="259" w:lineRule="auto"/>
        <w:divId w:val="2339758405"/>
        <w:rPr>
          <w:ins w:id="228" w:author="Prashant Mishra1 (Digital,ISC) (X-Deloitte)" w:date="2026-08-03T10:36:00Z"/>
          <w:rFonts w:cstheme="minorHAnsi"/>
          <w:b/>
        </w:rPr>
      </w:pPr>
      <w:ins w:id="229" w:author="Prashant Mishra1 (Digital,ISC) (X-Deloitte)" w:date="2026-08-03T10:36:00Z">
        <w:r w:rsidRPr="00DF5794">
          <w:rPr>
            <w:rFonts w:cstheme="minorHAnsi"/>
            <w:b/>
          </w:rPr>
          <w:t xml:space="preserve">Passwords- </w:t>
        </w:r>
        <w:r w:rsidRPr="00DF5794">
          <w:rPr>
            <w:rFonts w:cstheme="minorHAnsi"/>
          </w:rPr>
          <w:t xml:space="preserve">The </w:t>
        </w:r>
        <w:r>
          <w:rPr>
            <w:rFonts w:cstheme="minorHAnsi"/>
          </w:rPr>
          <w:t>third-party</w:t>
        </w:r>
        <w:r w:rsidRPr="00DF5794">
          <w:rPr>
            <w:rFonts w:cstheme="minorHAnsi"/>
          </w:rPr>
          <w:t xml:space="preserve"> shall enforce stringent password complexity requirements, ensuring that all passwords are sufficiently robust by incorporating the following:</w:t>
        </w:r>
      </w:ins>
    </w:p>
    <w:p w14:paraId="3F7060A2" w14:textId="77777777" w:rsidR="00DD0CA9" w:rsidRPr="00DF5794" w:rsidRDefault="00DD0CA9" w:rsidP="00DD0CA9">
      <w:pPr>
        <w:pStyle w:val="para"/>
        <w:numPr>
          <w:ilvl w:val="0"/>
          <w:numId w:val="30"/>
        </w:numPr>
        <w:divId w:val="2339758408"/>
        <w:rPr>
          <w:ins w:id="230" w:author="Prashant Mishra1 (Digital,ISC) (X-Deloitte)" w:date="2026-08-03T10:36:00Z"/>
          <w:rFonts w:cstheme="minorHAnsi"/>
        </w:rPr>
      </w:pPr>
      <w:ins w:id="231" w:author="Prashant Mishra1 (Digital,ISC) (X-Deloitte)" w:date="2026-08-03T10:36:00Z">
        <w:r w:rsidRPr="00DF5794">
          <w:rPr>
            <w:rFonts w:cstheme="minorHAnsi"/>
          </w:rPr>
          <w:t>Password shall have at least 8 characters long, 1 numeric, 1 special character.</w:t>
        </w:r>
      </w:ins>
    </w:p>
    <w:p w14:paraId="5537F0E1" w14:textId="77777777" w:rsidR="00DD0CA9" w:rsidRPr="00DF5794" w:rsidRDefault="00DD0CA9" w:rsidP="00DD0CA9">
      <w:pPr>
        <w:pStyle w:val="para"/>
        <w:numPr>
          <w:ilvl w:val="0"/>
          <w:numId w:val="30"/>
        </w:numPr>
        <w:divId w:val="2339758411"/>
        <w:rPr>
          <w:ins w:id="232" w:author="Prashant Mishra1 (Digital,ISC) (X-Deloitte)" w:date="2026-08-03T10:36:00Z"/>
          <w:rFonts w:cstheme="minorHAnsi"/>
        </w:rPr>
      </w:pPr>
      <w:ins w:id="233" w:author="Prashant Mishra1 (Digital,ISC) (X-Deloitte)" w:date="2026-08-03T10:36:00Z">
        <w:r w:rsidRPr="00DF5794">
          <w:rPr>
            <w:rFonts w:cstheme="minorHAnsi"/>
          </w:rPr>
          <w:t xml:space="preserve">User shall be prompted to change the password on first login attempt. </w:t>
        </w:r>
      </w:ins>
    </w:p>
    <w:p w14:paraId="5E20D342" w14:textId="77777777" w:rsidR="00DD0CA9" w:rsidRPr="00DF5794" w:rsidRDefault="00DD0CA9" w:rsidP="00DD0CA9">
      <w:pPr>
        <w:pStyle w:val="para"/>
        <w:numPr>
          <w:ilvl w:val="0"/>
          <w:numId w:val="30"/>
        </w:numPr>
        <w:divId w:val="2339758414"/>
        <w:rPr>
          <w:ins w:id="234" w:author="Prashant Mishra1 (Digital,ISC) (X-Deloitte)" w:date="2026-08-03T10:36:00Z"/>
          <w:rFonts w:cstheme="minorHAnsi"/>
        </w:rPr>
      </w:pPr>
      <w:ins w:id="235" w:author="Prashant Mishra1 (Digital,ISC) (X-Deloitte)" w:date="2026-08-03T10:36:00Z">
        <w:r w:rsidRPr="00DF5794">
          <w:rPr>
            <w:rFonts w:cstheme="minorHAnsi"/>
          </w:rPr>
          <w:t>User IDs shall be disabled after five consecutive failed login attempts.</w:t>
        </w:r>
      </w:ins>
    </w:p>
    <w:p w14:paraId="2C557DEB" w14:textId="77777777" w:rsidR="00DD0CA9" w:rsidRPr="00DF5794" w:rsidRDefault="00DD0CA9" w:rsidP="00DD0CA9">
      <w:pPr>
        <w:pStyle w:val="para"/>
        <w:numPr>
          <w:ilvl w:val="0"/>
          <w:numId w:val="30"/>
        </w:numPr>
        <w:divId w:val="2339758417"/>
        <w:rPr>
          <w:ins w:id="236" w:author="Prashant Mishra1 (Digital,ISC) (X-Deloitte)" w:date="2026-08-03T10:36:00Z"/>
          <w:rFonts w:cstheme="minorHAnsi"/>
        </w:rPr>
      </w:pPr>
      <w:ins w:id="237" w:author="Prashant Mishra1 (Digital,ISC) (X-Deloitte)" w:date="2026-08-03T10:36:00Z">
        <w:r w:rsidRPr="00DF5794">
          <w:rPr>
            <w:rFonts w:cstheme="minorHAnsi"/>
          </w:rPr>
          <w:t>User IDs that have been inactive for thirty (30) days shall be disabled.</w:t>
        </w:r>
      </w:ins>
    </w:p>
    <w:p w14:paraId="66CC6C45" w14:textId="77777777" w:rsidR="00DD0CA9" w:rsidRPr="00DF5794" w:rsidRDefault="00DD0CA9" w:rsidP="00DD0CA9">
      <w:pPr>
        <w:pStyle w:val="para"/>
        <w:numPr>
          <w:ilvl w:val="0"/>
          <w:numId w:val="30"/>
        </w:numPr>
        <w:divId w:val="2339758420"/>
        <w:rPr>
          <w:ins w:id="238" w:author="Prashant Mishra1 (Digital,ISC) (X-Deloitte)" w:date="2026-08-03T10:36:00Z"/>
          <w:rFonts w:cstheme="minorHAnsi"/>
        </w:rPr>
      </w:pPr>
      <w:ins w:id="239" w:author="Prashant Mishra1 (Digital,ISC) (X-Deloitte)" w:date="2026-08-03T10:36:00Z">
        <w:r w:rsidRPr="00DF5794">
          <w:rPr>
            <w:rFonts w:cstheme="minorHAnsi"/>
          </w:rPr>
          <w:t xml:space="preserve">User IDs that remain inactive for sixty (60) days shall be deleted. </w:t>
        </w:r>
      </w:ins>
    </w:p>
    <w:p w14:paraId="4B629358" w14:textId="77777777" w:rsidR="00DD0CA9" w:rsidRPr="00DF5794" w:rsidRDefault="00DD0CA9" w:rsidP="00DD0CA9">
      <w:pPr>
        <w:pStyle w:val="para"/>
        <w:ind w:left="1980"/>
        <w:rPr>
          <w:ins w:id="240" w:author="Prashant Mishra1 (Digital,ISC) (X-Deloitte)" w:date="2026-08-03T10:36:00Z"/>
          <w:rFonts w:cstheme="minorHAnsi"/>
        </w:rPr>
      </w:pPr>
    </w:p>
    <w:p w14:paraId="1FBB6F9C" w14:textId="77777777" w:rsidR="00DD0CA9" w:rsidRPr="00DF5794" w:rsidRDefault="00DD0CA9" w:rsidP="00DD0CA9">
      <w:pPr>
        <w:pStyle w:val="para"/>
        <w:numPr>
          <w:ilvl w:val="0"/>
          <w:numId w:val="26"/>
        </w:numPr>
        <w:divId w:val="2339758423"/>
        <w:rPr>
          <w:ins w:id="241" w:author="Prashant Mishra1 (Digital,ISC) (X-Deloitte)" w:date="2026-08-03T10:36:00Z"/>
          <w:rFonts w:cstheme="minorHAnsi"/>
        </w:rPr>
      </w:pPr>
      <w:ins w:id="242" w:author="Prashant Mishra1 (Digital,ISC) (X-Deloitte)" w:date="2026-08-03T10:36:00Z">
        <w:r w:rsidRPr="00DF5794">
          <w:rPr>
            <w:rStyle w:val="Strong"/>
            <w:rFonts w:cstheme="minorHAnsi"/>
          </w:rPr>
          <w:t xml:space="preserve">Secrets &amp; Key Management- </w:t>
        </w:r>
        <w:r w:rsidRPr="00DF5794">
          <w:rPr>
            <w:rFonts w:cstheme="minorHAnsi"/>
          </w:rPr>
          <w:t xml:space="preserve">The </w:t>
        </w:r>
        <w:r>
          <w:rPr>
            <w:rFonts w:cstheme="minorHAnsi"/>
          </w:rPr>
          <w:t>third-party</w:t>
        </w:r>
        <w:r w:rsidRPr="00DF5794">
          <w:rPr>
            <w:rFonts w:cstheme="minorHAnsi"/>
          </w:rPr>
          <w:t xml:space="preserve"> shall implement a robust secrets and key management framework to protect sensitive cryptographic materials, ensuring secure storage, regular rotation, and proper deletion to mitigate the risk of unauthorized access or data breaches.</w:t>
        </w:r>
      </w:ins>
    </w:p>
    <w:p w14:paraId="74B588F0" w14:textId="77777777" w:rsidR="00DD0CA9" w:rsidRPr="00DF5794" w:rsidRDefault="00DD0CA9" w:rsidP="00DD0CA9">
      <w:pPr>
        <w:pStyle w:val="para"/>
        <w:numPr>
          <w:ilvl w:val="0"/>
          <w:numId w:val="31"/>
        </w:numPr>
        <w:divId w:val="2339758426"/>
        <w:rPr>
          <w:ins w:id="243" w:author="Prashant Mishra1 (Digital,ISC) (X-Deloitte)" w:date="2026-08-03T10:36:00Z"/>
          <w:rFonts w:cstheme="minorHAnsi"/>
        </w:rPr>
      </w:pPr>
      <w:ins w:id="244" w:author="Prashant Mishra1 (Digital,ISC) (X-Deloitte)" w:date="2026-08-03T10:36:00Z">
        <w:r w:rsidRPr="00DF5794">
          <w:rPr>
            <w:rStyle w:val="Strong"/>
            <w:rFonts w:cstheme="minorHAnsi"/>
          </w:rPr>
          <w:t xml:space="preserve">Vault- </w:t>
        </w:r>
        <w:r w:rsidRPr="00DF5794">
          <w:rPr>
            <w:rFonts w:cstheme="minorHAnsi"/>
          </w:rPr>
          <w:t xml:space="preserve">The </w:t>
        </w:r>
        <w:r>
          <w:rPr>
            <w:rFonts w:cstheme="minorHAnsi"/>
          </w:rPr>
          <w:t>third-party</w:t>
        </w:r>
        <w:r w:rsidRPr="00DF5794">
          <w:rPr>
            <w:rFonts w:cstheme="minorHAnsi"/>
          </w:rPr>
          <w:t xml:space="preserve"> shall utilize a secure vault solution for the storage of sensitive secrets and encryption keys, ensuring that access to these resources is tightly controlled and monitored to prevent unauthorized retrieval or exposure.</w:t>
        </w:r>
      </w:ins>
    </w:p>
    <w:p w14:paraId="73535426" w14:textId="77777777" w:rsidR="00DD0CA9" w:rsidRPr="00DF5794" w:rsidRDefault="00DD0CA9" w:rsidP="00DD0CA9">
      <w:pPr>
        <w:pStyle w:val="para"/>
        <w:numPr>
          <w:ilvl w:val="0"/>
          <w:numId w:val="31"/>
        </w:numPr>
        <w:divId w:val="2339758429"/>
        <w:rPr>
          <w:ins w:id="245" w:author="Prashant Mishra1 (Digital,ISC) (X-Deloitte)" w:date="2026-08-03T10:36:00Z"/>
          <w:rFonts w:cstheme="minorHAnsi"/>
        </w:rPr>
      </w:pPr>
      <w:ins w:id="246" w:author="Prashant Mishra1 (Digital,ISC) (X-Deloitte)" w:date="2026-08-03T10:36:00Z">
        <w:r w:rsidRPr="00DF5794">
          <w:rPr>
            <w:rStyle w:val="Strong"/>
            <w:rFonts w:cstheme="minorHAnsi"/>
          </w:rPr>
          <w:t>Rotation-</w:t>
        </w:r>
        <w:r w:rsidRPr="00DF5794">
          <w:rPr>
            <w:rFonts w:cstheme="minorHAnsi"/>
          </w:rPr>
          <w:t xml:space="preserve"> The </w:t>
        </w:r>
        <w:r>
          <w:rPr>
            <w:rFonts w:cstheme="minorHAnsi"/>
          </w:rPr>
          <w:t>third-party</w:t>
        </w:r>
        <w:r w:rsidRPr="00DF5794">
          <w:rPr>
            <w:rFonts w:cstheme="minorHAnsi"/>
          </w:rPr>
          <w:t xml:space="preserve"> shall enforce a regular key and secrets rotation policy, ensuring that cryptographic keys, passwords, and other sensitive data are periodically updated or rotated to limit the potential impact of a compromised secret.</w:t>
        </w:r>
      </w:ins>
    </w:p>
    <w:p w14:paraId="5ED02479" w14:textId="77777777" w:rsidR="00DD0CA9" w:rsidRPr="00DF5794" w:rsidRDefault="00DD0CA9" w:rsidP="00DD0CA9">
      <w:pPr>
        <w:pStyle w:val="para"/>
        <w:numPr>
          <w:ilvl w:val="0"/>
          <w:numId w:val="31"/>
        </w:numPr>
        <w:divId w:val="2339758432"/>
        <w:rPr>
          <w:ins w:id="247" w:author="Prashant Mishra1 (Digital,ISC) (X-Deloitte)" w:date="2026-08-03T10:36:00Z"/>
          <w:rFonts w:cstheme="minorHAnsi"/>
        </w:rPr>
      </w:pPr>
      <w:ins w:id="248" w:author="Prashant Mishra1 (Digital,ISC) (X-Deloitte)" w:date="2026-08-03T10:36:00Z">
        <w:r w:rsidRPr="00DF5794">
          <w:rPr>
            <w:rStyle w:val="Strong"/>
            <w:rFonts w:cstheme="minorHAnsi"/>
          </w:rPr>
          <w:t>Deletion-</w:t>
        </w:r>
        <w:r w:rsidRPr="00DF5794">
          <w:rPr>
            <w:rFonts w:cstheme="minorHAnsi"/>
          </w:rPr>
          <w:t xml:space="preserve"> The </w:t>
        </w:r>
        <w:r>
          <w:rPr>
            <w:rFonts w:cstheme="minorHAnsi"/>
          </w:rPr>
          <w:t>third-party</w:t>
        </w:r>
        <w:r w:rsidRPr="00DF5794">
          <w:rPr>
            <w:rFonts w:cstheme="minorHAnsi"/>
          </w:rPr>
          <w:t xml:space="preserve"> shall ensure that obsolete or expired secrets and encryption keys are securely deleted in accordance with industry best practices, using methods that ensure keys are unrecoverable and cannot be exploited after decommissioning.</w:t>
        </w:r>
      </w:ins>
    </w:p>
    <w:p w14:paraId="72141ABC" w14:textId="77777777" w:rsidR="00DD0CA9" w:rsidRPr="00DF5794" w:rsidRDefault="00DD0CA9" w:rsidP="00DD0CA9">
      <w:pPr>
        <w:pStyle w:val="para"/>
        <w:numPr>
          <w:ilvl w:val="0"/>
          <w:numId w:val="26"/>
        </w:numPr>
        <w:divId w:val="2339758435"/>
        <w:rPr>
          <w:ins w:id="249" w:author="Prashant Mishra1 (Digital,ISC) (X-Deloitte)" w:date="2026-08-03T10:36:00Z"/>
          <w:rFonts w:cstheme="minorHAnsi"/>
        </w:rPr>
      </w:pPr>
      <w:ins w:id="250" w:author="Prashant Mishra1 (Digital,ISC) (X-Deloitte)" w:date="2026-08-03T10:36:00Z">
        <w:r w:rsidRPr="00DF5794">
          <w:rPr>
            <w:rStyle w:val="Strong"/>
            <w:rFonts w:cstheme="minorHAnsi"/>
          </w:rPr>
          <w:t>Encryption-</w:t>
        </w:r>
        <w:r w:rsidRPr="00DF5794">
          <w:rPr>
            <w:rFonts w:cstheme="minorHAnsi"/>
          </w:rPr>
          <w:t xml:space="preserve"> </w:t>
        </w:r>
        <w:r>
          <w:rPr>
            <w:rFonts w:cstheme="minorHAnsi"/>
          </w:rPr>
          <w:t>Third-party</w:t>
        </w:r>
        <w:r w:rsidRPr="00DF5794">
          <w:rPr>
            <w:rFonts w:cstheme="minorHAnsi"/>
          </w:rPr>
          <w:t xml:space="preserve"> shall use the following encryption protocols in respect of all storage devices and systems:</w:t>
        </w:r>
      </w:ins>
    </w:p>
    <w:p w14:paraId="085283E7" w14:textId="77777777" w:rsidR="00DD0CA9" w:rsidRPr="00DF5794" w:rsidRDefault="00DD0CA9" w:rsidP="00DD0CA9">
      <w:pPr>
        <w:pStyle w:val="para"/>
        <w:numPr>
          <w:ilvl w:val="0"/>
          <w:numId w:val="32"/>
        </w:numPr>
        <w:divId w:val="2339758438"/>
        <w:rPr>
          <w:ins w:id="251" w:author="Prashant Mishra1 (Digital,ISC) (X-Deloitte)" w:date="2026-08-03T10:36:00Z"/>
          <w:rFonts w:cstheme="minorHAnsi"/>
        </w:rPr>
      </w:pPr>
      <w:ins w:id="252" w:author="Prashant Mishra1 (Digital,ISC) (X-Deloitte)" w:date="2026-08-03T10:36:00Z">
        <w:r w:rsidRPr="00DF5794">
          <w:rPr>
            <w:rFonts w:cstheme="minorHAnsi"/>
          </w:rPr>
          <w:t>for data at rest: using AES-256 (at a minimum).</w:t>
        </w:r>
      </w:ins>
    </w:p>
    <w:p w14:paraId="609AF415" w14:textId="77777777" w:rsidR="00DD0CA9" w:rsidRPr="00DF5794" w:rsidRDefault="00DD0CA9" w:rsidP="00DD0CA9">
      <w:pPr>
        <w:pStyle w:val="para"/>
        <w:numPr>
          <w:ilvl w:val="0"/>
          <w:numId w:val="32"/>
        </w:numPr>
        <w:divId w:val="2339758441"/>
        <w:rPr>
          <w:ins w:id="253" w:author="Prashant Mishra1 (Digital,ISC) (X-Deloitte)" w:date="2026-08-03T10:36:00Z"/>
          <w:rFonts w:cstheme="minorHAnsi"/>
        </w:rPr>
      </w:pPr>
      <w:ins w:id="254" w:author="Prashant Mishra1 (Digital,ISC) (X-Deloitte)" w:date="2026-08-03T10:36:00Z">
        <w:r w:rsidRPr="00DF5794">
          <w:rPr>
            <w:rFonts w:cstheme="minorHAnsi"/>
          </w:rPr>
          <w:t>for data in transit: using file level encryption with AES-256 (at minimum) for transmission via email and using TLS 1.2 (at a minimum) for transmission via public network connections.</w:t>
        </w:r>
      </w:ins>
    </w:p>
    <w:p w14:paraId="3392A831" w14:textId="77777777" w:rsidR="00DD0CA9" w:rsidRPr="00DF5794" w:rsidRDefault="00DD0CA9" w:rsidP="00DD0CA9">
      <w:pPr>
        <w:pStyle w:val="para"/>
        <w:numPr>
          <w:ilvl w:val="0"/>
          <w:numId w:val="26"/>
        </w:numPr>
        <w:divId w:val="2339758444"/>
        <w:rPr>
          <w:ins w:id="255" w:author="Prashant Mishra1 (Digital,ISC) (X-Deloitte)" w:date="2026-08-03T10:36:00Z"/>
          <w:rFonts w:cstheme="minorHAnsi"/>
        </w:rPr>
      </w:pPr>
      <w:ins w:id="256" w:author="Prashant Mishra1 (Digital,ISC) (X-Deloitte)" w:date="2026-08-03T10:36:00Z">
        <w:r w:rsidRPr="00DF5794">
          <w:rPr>
            <w:rFonts w:cstheme="minorHAnsi"/>
            <w:b/>
          </w:rPr>
          <w:t xml:space="preserve">Right to Audit- </w:t>
        </w:r>
        <w:r w:rsidRPr="00DF5794">
          <w:rPr>
            <w:rFonts w:cstheme="minorHAnsi"/>
          </w:rPr>
          <w:t xml:space="preserve">The </w:t>
        </w:r>
        <w:r>
          <w:rPr>
            <w:rFonts w:cstheme="minorHAnsi"/>
          </w:rPr>
          <w:t>third-party</w:t>
        </w:r>
        <w:r w:rsidRPr="00DF5794">
          <w:rPr>
            <w:rFonts w:cstheme="minorHAnsi"/>
          </w:rPr>
          <w:t xml:space="preserve"> shall permit IndiGo (or its appointed auditors) to audit its compliance with these measures, providing access to necessary information, systems, and personnel. Audits may be </w:t>
        </w:r>
        <w:r w:rsidRPr="00DF5794">
          <w:rPr>
            <w:rFonts w:cstheme="minorHAnsi"/>
          </w:rPr>
          <w:lastRenderedPageBreak/>
          <w:t xml:space="preserve">conducted on-site with 30 days prior notice, during business hours, and with minimal disruption to operations. IndiGo may exercise audit rights no more than once per twelve (12) month period, except when obligated by a regulatory authority or following an incident affecting the </w:t>
        </w:r>
        <w:r>
          <w:rPr>
            <w:rFonts w:cstheme="minorHAnsi"/>
          </w:rPr>
          <w:t>third-party</w:t>
        </w:r>
        <w:r w:rsidRPr="00DF5794">
          <w:rPr>
            <w:rFonts w:cstheme="minorHAnsi"/>
          </w:rPr>
          <w:t xml:space="preserve">. The </w:t>
        </w:r>
        <w:r>
          <w:rPr>
            <w:rFonts w:cstheme="minorHAnsi"/>
          </w:rPr>
          <w:t>third-party</w:t>
        </w:r>
        <w:r w:rsidRPr="00DF5794">
          <w:rPr>
            <w:rFonts w:cstheme="minorHAnsi"/>
          </w:rPr>
          <w:t xml:space="preserve"> shall also respond promptly to any written audit-related inquiries from IndiGo.</w:t>
        </w:r>
      </w:ins>
    </w:p>
    <w:p w14:paraId="1C4B1C1F" w14:textId="77777777" w:rsidR="00DD0CA9" w:rsidRPr="00DF5794" w:rsidRDefault="00DD0CA9" w:rsidP="00DD0CA9">
      <w:pPr>
        <w:pStyle w:val="para"/>
        <w:numPr>
          <w:ilvl w:val="0"/>
          <w:numId w:val="26"/>
        </w:numPr>
        <w:divId w:val="2339758447"/>
        <w:rPr>
          <w:ins w:id="257" w:author="Prashant Mishra1 (Digital,ISC) (X-Deloitte)" w:date="2026-08-03T10:36:00Z"/>
          <w:rFonts w:cstheme="minorHAnsi"/>
        </w:rPr>
      </w:pPr>
      <w:ins w:id="258" w:author="Prashant Mishra1 (Digital,ISC) (X-Deloitte)" w:date="2026-08-03T10:36:00Z">
        <w:r w:rsidRPr="00DF5794">
          <w:rPr>
            <w:rFonts w:cstheme="minorHAnsi"/>
            <w:b/>
          </w:rPr>
          <w:t>Data Destruction-</w:t>
        </w:r>
        <w:r w:rsidRPr="00DF5794">
          <w:rPr>
            <w:rFonts w:cstheme="minorHAnsi"/>
          </w:rPr>
          <w:t xml:space="preserve"> The </w:t>
        </w:r>
        <w:r>
          <w:rPr>
            <w:rFonts w:cstheme="minorHAnsi"/>
          </w:rPr>
          <w:t>third-party</w:t>
        </w:r>
        <w:r w:rsidRPr="00DF5794">
          <w:rPr>
            <w:rFonts w:cstheme="minorHAnsi"/>
          </w:rPr>
          <w:t xml:space="preserve"> shall implement and adhere to strict data destruction protocols to ensure that all data is securely destroyed at the end of its retention period or termination of agreement, whichever is later and in accordance with legal and regulatory requirements, rendering it irrecoverable.</w:t>
        </w:r>
      </w:ins>
    </w:p>
    <w:p w14:paraId="08828D35" w14:textId="77777777" w:rsidR="00DD0CA9" w:rsidRPr="00DF5794" w:rsidRDefault="00DD0CA9" w:rsidP="00DD0CA9">
      <w:pPr>
        <w:pStyle w:val="para"/>
        <w:numPr>
          <w:ilvl w:val="1"/>
          <w:numId w:val="33"/>
        </w:numPr>
        <w:divId w:val="2339758450"/>
        <w:rPr>
          <w:ins w:id="259" w:author="Prashant Mishra1 (Digital,ISC) (X-Deloitte)" w:date="2026-08-03T10:36:00Z"/>
          <w:rFonts w:cstheme="minorHAnsi"/>
          <w:b/>
        </w:rPr>
      </w:pPr>
      <w:ins w:id="260" w:author="Prashant Mishra1 (Digital,ISC) (X-Deloitte)" w:date="2026-08-03T10:36:00Z">
        <w:r w:rsidRPr="00DF5794">
          <w:rPr>
            <w:rFonts w:cstheme="minorHAnsi"/>
            <w:b/>
          </w:rPr>
          <w:t xml:space="preserve">Retention Period- </w:t>
        </w:r>
        <w:r w:rsidRPr="00DF5794">
          <w:rPr>
            <w:rFonts w:cstheme="minorHAnsi"/>
          </w:rPr>
          <w:t xml:space="preserve">The </w:t>
        </w:r>
        <w:r>
          <w:rPr>
            <w:rFonts w:cstheme="minorHAnsi"/>
          </w:rPr>
          <w:t>third-party</w:t>
        </w:r>
        <w:r w:rsidRPr="00DF5794">
          <w:rPr>
            <w:rFonts w:cstheme="minorHAnsi"/>
          </w:rPr>
          <w:t xml:space="preserve"> shall retain data only for the duration defined in the DPA or Main Agreement</w:t>
        </w:r>
      </w:ins>
    </w:p>
    <w:p w14:paraId="136FE9B9" w14:textId="77777777" w:rsidR="00DD0CA9" w:rsidRPr="00DF5794" w:rsidRDefault="00DD0CA9" w:rsidP="00DD0CA9">
      <w:pPr>
        <w:pStyle w:val="para"/>
        <w:numPr>
          <w:ilvl w:val="1"/>
          <w:numId w:val="33"/>
        </w:numPr>
        <w:divId w:val="2339758453"/>
        <w:rPr>
          <w:ins w:id="261" w:author="Prashant Mishra1 (Digital,ISC) (X-Deloitte)" w:date="2026-08-03T10:36:00Z"/>
          <w:rFonts w:cstheme="minorHAnsi"/>
          <w:b/>
        </w:rPr>
      </w:pPr>
      <w:ins w:id="262" w:author="Prashant Mishra1 (Digital,ISC) (X-Deloitte)" w:date="2026-08-03T10:36:00Z">
        <w:r w:rsidRPr="00DF5794">
          <w:rPr>
            <w:rFonts w:cstheme="minorHAnsi"/>
            <w:b/>
          </w:rPr>
          <w:t xml:space="preserve">Return of Data - </w:t>
        </w:r>
        <w:r w:rsidRPr="00DF5794">
          <w:rPr>
            <w:rFonts w:cstheme="minorHAnsi"/>
          </w:rPr>
          <w:t xml:space="preserve">The </w:t>
        </w:r>
        <w:r>
          <w:rPr>
            <w:rFonts w:cstheme="minorHAnsi"/>
          </w:rPr>
          <w:t>third-party</w:t>
        </w:r>
        <w:r w:rsidRPr="00DF5794">
          <w:rPr>
            <w:rFonts w:cstheme="minorHAnsi"/>
          </w:rPr>
          <w:t xml:space="preserve"> shall ensure that all data is securely returned within thirty (30) days upon termination of the agreement or securely destroy upon reaching the expiration of data retention period or termination of the agreement whichever is later. Destruction processes make the data irrecoverable by employing industry-standard methods, preventing any potential recovery or unauthorized access.</w:t>
        </w:r>
      </w:ins>
    </w:p>
    <w:p w14:paraId="47660BEA" w14:textId="77777777" w:rsidR="00DD0CA9" w:rsidRPr="00DF5794" w:rsidRDefault="00DD0CA9" w:rsidP="00DD0CA9">
      <w:pPr>
        <w:pStyle w:val="para"/>
        <w:numPr>
          <w:ilvl w:val="1"/>
          <w:numId w:val="33"/>
        </w:numPr>
        <w:divId w:val="2339758456"/>
        <w:rPr>
          <w:ins w:id="263" w:author="Prashant Mishra1 (Digital,ISC) (X-Deloitte)" w:date="2026-08-03T10:36:00Z"/>
          <w:rFonts w:cstheme="minorHAnsi"/>
          <w:b/>
        </w:rPr>
      </w:pPr>
      <w:ins w:id="264" w:author="Prashant Mishra1 (Digital,ISC) (X-Deloitte)" w:date="2026-08-03T10:36:00Z">
        <w:r w:rsidRPr="00DF5794">
          <w:rPr>
            <w:rFonts w:cstheme="minorHAnsi"/>
            <w:b/>
          </w:rPr>
          <w:t>Cease Processing-</w:t>
        </w:r>
        <w:r w:rsidRPr="00DF5794">
          <w:rPr>
            <w:rFonts w:cstheme="minorHAnsi"/>
          </w:rPr>
          <w:t xml:space="preserve"> Upon reaching the expiration of the data retention period or termination of the agreement whichever is earlier, the </w:t>
        </w:r>
        <w:r>
          <w:rPr>
            <w:rFonts w:cstheme="minorHAnsi"/>
          </w:rPr>
          <w:t>third-party</w:t>
        </w:r>
        <w:r w:rsidRPr="00DF5794">
          <w:rPr>
            <w:rFonts w:cstheme="minorHAnsi"/>
          </w:rPr>
          <w:t xml:space="preserve"> shall ensure that all data ceases from any active processing within ten (10) days, ensuring it is no longer accessible or usable for any purpose.</w:t>
        </w:r>
      </w:ins>
    </w:p>
    <w:p w14:paraId="30E3E235" w14:textId="77777777" w:rsidR="00DD0CA9" w:rsidRPr="00DF5794" w:rsidRDefault="00DD0CA9" w:rsidP="00DD0CA9">
      <w:pPr>
        <w:pStyle w:val="para"/>
        <w:numPr>
          <w:ilvl w:val="1"/>
          <w:numId w:val="33"/>
        </w:numPr>
        <w:divId w:val="2339758459"/>
        <w:rPr>
          <w:ins w:id="265" w:author="Prashant Mishra1 (Digital,ISC) (X-Deloitte)" w:date="2026-08-03T10:36:00Z"/>
          <w:rFonts w:cstheme="minorHAnsi"/>
          <w:b/>
        </w:rPr>
      </w:pPr>
      <w:ins w:id="266" w:author="Prashant Mishra1 (Digital,ISC) (X-Deloitte)" w:date="2026-08-03T10:36:00Z">
        <w:r w:rsidRPr="00DF5794">
          <w:rPr>
            <w:rFonts w:cstheme="minorHAnsi"/>
            <w:b/>
          </w:rPr>
          <w:t>Certificate-</w:t>
        </w:r>
        <w:r w:rsidRPr="00DF5794">
          <w:rPr>
            <w:rFonts w:cstheme="minorHAnsi"/>
          </w:rPr>
          <w:t xml:space="preserve"> The </w:t>
        </w:r>
        <w:r>
          <w:rPr>
            <w:rFonts w:cstheme="minorHAnsi"/>
          </w:rPr>
          <w:t>third-party</w:t>
        </w:r>
        <w:r w:rsidRPr="00DF5794">
          <w:rPr>
            <w:rFonts w:cstheme="minorHAnsi"/>
          </w:rPr>
          <w:t xml:space="preserve"> shall provide a certificate of data destruction or cease processing as defined under clause 10 (c) and 10 (b).</w:t>
        </w:r>
      </w:ins>
    </w:p>
    <w:p w14:paraId="3169C8B2" w14:textId="77777777" w:rsidR="00DD0CA9" w:rsidRPr="00DF5794" w:rsidRDefault="00DD0CA9" w:rsidP="00DD0CA9">
      <w:pPr>
        <w:pStyle w:val="Heading3"/>
        <w:numPr>
          <w:ilvl w:val="0"/>
          <w:numId w:val="26"/>
        </w:numPr>
        <w:jc w:val="both"/>
        <w:divId w:val="2339758462"/>
        <w:rPr>
          <w:ins w:id="267" w:author="Prashant Mishra1 (Digital,ISC) (X-Deloitte)" w:date="2026-08-03T10:36:00Z"/>
          <w:rFonts w:asciiTheme="minorHAnsi" w:hAnsiTheme="minorHAnsi" w:cstheme="minorHAnsi"/>
          <w:b w:val="0"/>
          <w:sz w:val="20"/>
          <w:szCs w:val="20"/>
        </w:rPr>
      </w:pPr>
      <w:ins w:id="268" w:author="Prashant Mishra1 (Digital,ISC) (X-Deloitte)" w:date="2026-08-03T10:36:00Z">
        <w:r w:rsidRPr="00DF5794">
          <w:rPr>
            <w:rStyle w:val="Strong"/>
            <w:rFonts w:asciiTheme="minorHAnsi" w:hAnsiTheme="minorHAnsi" w:cstheme="minorHAnsi"/>
            <w:szCs w:val="20"/>
          </w:rPr>
          <w:t xml:space="preserve">Policies &amp; Frameworks-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establish, implement, and maintain policies frameworks that are aligned with industry standards, including but not limited to the following:</w:t>
        </w:r>
      </w:ins>
    </w:p>
    <w:p w14:paraId="42452C68" w14:textId="77777777" w:rsidR="00DD0CA9" w:rsidRPr="00DF5794" w:rsidRDefault="00DD0CA9" w:rsidP="00DD0CA9">
      <w:pPr>
        <w:pStyle w:val="Heading3"/>
        <w:numPr>
          <w:ilvl w:val="1"/>
          <w:numId w:val="26"/>
        </w:numPr>
        <w:jc w:val="both"/>
        <w:divId w:val="2339758465"/>
        <w:rPr>
          <w:ins w:id="269" w:author="Prashant Mishra1 (Digital,ISC) (X-Deloitte)" w:date="2026-08-03T10:36:00Z"/>
          <w:rFonts w:asciiTheme="minorHAnsi" w:hAnsiTheme="minorHAnsi" w:cstheme="minorHAnsi"/>
          <w:sz w:val="20"/>
          <w:szCs w:val="20"/>
        </w:rPr>
      </w:pPr>
      <w:ins w:id="270" w:author="Prashant Mishra1 (Digital,ISC) (X-Deloitte)" w:date="2026-08-03T10:36:00Z">
        <w:r w:rsidRPr="00DF5794">
          <w:rPr>
            <w:rStyle w:val="Strong"/>
            <w:rFonts w:asciiTheme="minorHAnsi" w:hAnsiTheme="minorHAnsi" w:cstheme="minorHAnsi"/>
            <w:szCs w:val="20"/>
          </w:rPr>
          <w:t xml:space="preserve">Information Security Policy-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ensure that its security policies are fully aligned with ISO 27001.</w:t>
        </w:r>
      </w:ins>
    </w:p>
    <w:p w14:paraId="72C56027" w14:textId="77777777" w:rsidR="00DD0CA9" w:rsidRPr="00DF5794" w:rsidRDefault="00DD0CA9" w:rsidP="00DD0CA9">
      <w:pPr>
        <w:pStyle w:val="Heading3"/>
        <w:numPr>
          <w:ilvl w:val="1"/>
          <w:numId w:val="26"/>
        </w:numPr>
        <w:jc w:val="both"/>
        <w:divId w:val="2339758468"/>
        <w:rPr>
          <w:ins w:id="271" w:author="Prashant Mishra1 (Digital,ISC) (X-Deloitte)" w:date="2026-08-03T10:36:00Z"/>
          <w:rFonts w:asciiTheme="minorHAnsi" w:hAnsiTheme="minorHAnsi" w:cstheme="minorHAnsi"/>
          <w:sz w:val="20"/>
          <w:szCs w:val="20"/>
        </w:rPr>
      </w:pPr>
      <w:ins w:id="272" w:author="Prashant Mishra1 (Digital,ISC) (X-Deloitte)" w:date="2026-08-03T10:36:00Z">
        <w:r w:rsidRPr="00DF5794">
          <w:rPr>
            <w:rStyle w:val="Strong"/>
            <w:rFonts w:asciiTheme="minorHAnsi" w:hAnsiTheme="minorHAnsi" w:cstheme="minorHAnsi"/>
            <w:szCs w:val="20"/>
          </w:rPr>
          <w:t>Cloud Security Framework-</w:t>
        </w:r>
        <w:r w:rsidRPr="00DF5794">
          <w:rPr>
            <w:rFonts w:asciiTheme="minorHAnsi" w:hAnsiTheme="minorHAnsi" w:cstheme="minorHAnsi"/>
            <w:sz w:val="20"/>
            <w:szCs w:val="20"/>
          </w:rPr>
          <w:t xml:space="preserve">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adopt and implement a robust Cloud Security Framework, aligned with latest version of Cloud Control Matrix, to ensure the protection of data, applications, and infrastructure.</w:t>
        </w:r>
      </w:ins>
    </w:p>
    <w:p w14:paraId="1906B839" w14:textId="77777777" w:rsidR="00DD0CA9" w:rsidRPr="00DF5794" w:rsidRDefault="00DD0CA9" w:rsidP="00DD0CA9">
      <w:pPr>
        <w:pStyle w:val="Heading3"/>
        <w:numPr>
          <w:ilvl w:val="0"/>
          <w:numId w:val="26"/>
        </w:numPr>
        <w:jc w:val="both"/>
        <w:divId w:val="2339758471"/>
        <w:rPr>
          <w:ins w:id="273" w:author="Prashant Mishra1 (Digital,ISC) (X-Deloitte)" w:date="2026-08-03T10:36:00Z"/>
          <w:rFonts w:asciiTheme="minorHAnsi" w:hAnsiTheme="minorHAnsi" w:cstheme="minorHAnsi"/>
          <w:b w:val="0"/>
          <w:sz w:val="20"/>
          <w:szCs w:val="20"/>
        </w:rPr>
      </w:pPr>
      <w:ins w:id="274" w:author="Prashant Mishra1 (Digital,ISC) (X-Deloitte)" w:date="2026-08-03T10:36:00Z">
        <w:r w:rsidRPr="00DF5794">
          <w:rPr>
            <w:rStyle w:val="Strong"/>
            <w:rFonts w:asciiTheme="minorHAnsi" w:hAnsiTheme="minorHAnsi" w:cstheme="minorHAnsi"/>
            <w:szCs w:val="20"/>
          </w:rPr>
          <w:t>Certifications</w:t>
        </w:r>
        <w:r w:rsidRPr="00DF5794">
          <w:rPr>
            <w:rFonts w:asciiTheme="minorHAnsi" w:hAnsiTheme="minorHAnsi" w:cstheme="minorHAnsi"/>
            <w:b w:val="0"/>
            <w:sz w:val="20"/>
            <w:szCs w:val="20"/>
          </w:rPr>
          <w:t>-</w:t>
        </w:r>
        <w:r w:rsidRPr="00DF5794">
          <w:rPr>
            <w:rFonts w:asciiTheme="minorHAnsi" w:hAnsiTheme="minorHAnsi" w:cstheme="minorHAnsi"/>
            <w:sz w:val="20"/>
            <w:szCs w:val="20"/>
          </w:rPr>
          <w:t xml:space="preserve">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maintain up-to-date certifications to demonstrate compliance with industry standards, ensuring robust data protection and security</w:t>
        </w:r>
      </w:ins>
    </w:p>
    <w:p w14:paraId="31D62685" w14:textId="77777777" w:rsidR="00DD0CA9" w:rsidRPr="00DF5794" w:rsidRDefault="00DD0CA9" w:rsidP="00DD0CA9">
      <w:pPr>
        <w:pStyle w:val="Heading3"/>
        <w:numPr>
          <w:ilvl w:val="1"/>
          <w:numId w:val="26"/>
        </w:numPr>
        <w:jc w:val="both"/>
        <w:divId w:val="2339758474"/>
        <w:rPr>
          <w:ins w:id="275" w:author="Prashant Mishra1 (Digital,ISC) (X-Deloitte)" w:date="2026-08-03T10:36:00Z"/>
          <w:rFonts w:asciiTheme="minorHAnsi" w:hAnsiTheme="minorHAnsi" w:cstheme="minorHAnsi"/>
          <w:b w:val="0"/>
          <w:sz w:val="20"/>
          <w:szCs w:val="20"/>
        </w:rPr>
      </w:pPr>
      <w:ins w:id="276" w:author="Prashant Mishra1 (Digital,ISC) (X-Deloitte)" w:date="2026-08-03T10:36:00Z">
        <w:r w:rsidRPr="00DF5794">
          <w:rPr>
            <w:rFonts w:asciiTheme="minorHAnsi" w:hAnsiTheme="minorHAnsi" w:cstheme="minorHAnsi"/>
            <w:b w:val="0"/>
            <w:sz w:val="20"/>
            <w:szCs w:val="20"/>
          </w:rPr>
          <w:t xml:space="preserve">SOC 2 Type II report (including all principles) and </w:t>
        </w:r>
        <w:r>
          <w:rPr>
            <w:rFonts w:asciiTheme="minorHAnsi" w:hAnsiTheme="minorHAnsi" w:cstheme="minorHAnsi"/>
            <w:b w:val="0"/>
            <w:sz w:val="20"/>
            <w:szCs w:val="20"/>
          </w:rPr>
          <w:t xml:space="preserve">latest version of </w:t>
        </w:r>
        <w:r w:rsidRPr="00DF5794">
          <w:rPr>
            <w:rFonts w:asciiTheme="minorHAnsi" w:hAnsiTheme="minorHAnsi" w:cstheme="minorHAnsi"/>
            <w:b w:val="0"/>
            <w:sz w:val="20"/>
            <w:szCs w:val="20"/>
          </w:rPr>
          <w:t>ISO 27001.</w:t>
        </w:r>
      </w:ins>
    </w:p>
    <w:p w14:paraId="7F907E8D" w14:textId="77777777" w:rsidR="00DD0CA9" w:rsidRPr="006E46C1" w:rsidRDefault="00DD0CA9" w:rsidP="00DD0CA9">
      <w:pPr>
        <w:pStyle w:val="Heading3"/>
        <w:numPr>
          <w:ilvl w:val="1"/>
          <w:numId w:val="26"/>
        </w:numPr>
        <w:jc w:val="both"/>
        <w:divId w:val="2339758477"/>
        <w:rPr>
          <w:ins w:id="277" w:author="Prashant Mishra1 (Digital,ISC) (X-Deloitte)" w:date="2026-08-03T10:36:00Z"/>
          <w:rFonts w:asciiTheme="minorHAnsi" w:hAnsiTheme="minorHAnsi" w:cstheme="minorHAnsi"/>
          <w:b w:val="0"/>
          <w:sz w:val="20"/>
          <w:szCs w:val="20"/>
        </w:rPr>
      </w:pPr>
      <w:ins w:id="278" w:author="Prashant Mishra1 (Digital,ISC) (X-Deloitte)" w:date="2026-08-03T10:36:00Z">
        <w:r w:rsidRPr="006E46C1">
          <w:rPr>
            <w:rFonts w:asciiTheme="minorHAnsi" w:hAnsiTheme="minorHAnsi" w:cstheme="minorHAnsi"/>
            <w:b w:val="0"/>
            <w:sz w:val="20"/>
            <w:szCs w:val="20"/>
          </w:rPr>
          <w:t xml:space="preserve">Certifications for PCI </w:t>
        </w:r>
        <w:proofErr w:type="gramStart"/>
        <w:r w:rsidRPr="006E46C1">
          <w:rPr>
            <w:rFonts w:asciiTheme="minorHAnsi" w:hAnsiTheme="minorHAnsi" w:cstheme="minorHAnsi"/>
            <w:b w:val="0"/>
            <w:sz w:val="20"/>
            <w:szCs w:val="20"/>
          </w:rPr>
          <w:t>DSS,ISO</w:t>
        </w:r>
        <w:proofErr w:type="gramEnd"/>
        <w:r w:rsidRPr="006E46C1">
          <w:rPr>
            <w:rFonts w:asciiTheme="minorHAnsi" w:hAnsiTheme="minorHAnsi" w:cstheme="minorHAnsi"/>
            <w:b w:val="0"/>
            <w:sz w:val="20"/>
            <w:szCs w:val="20"/>
          </w:rPr>
          <w:t xml:space="preserve"> 22301, ISO 27701 or an equivalent privacy management certification and HITRUST basis applicability. </w:t>
        </w:r>
      </w:ins>
    </w:p>
    <w:p w14:paraId="6553D6F0" w14:textId="77777777" w:rsidR="00DD0CA9" w:rsidRPr="00DF5794" w:rsidRDefault="00DD0CA9" w:rsidP="00DD0CA9">
      <w:pPr>
        <w:pStyle w:val="Heading3"/>
        <w:numPr>
          <w:ilvl w:val="1"/>
          <w:numId w:val="26"/>
        </w:numPr>
        <w:jc w:val="both"/>
        <w:divId w:val="2339758480"/>
        <w:rPr>
          <w:ins w:id="279" w:author="Prashant Mishra1 (Digital,ISC) (X-Deloitte)" w:date="2026-08-03T10:36:00Z"/>
          <w:rFonts w:asciiTheme="minorHAnsi" w:hAnsiTheme="minorHAnsi" w:cstheme="minorHAnsi"/>
          <w:b w:val="0"/>
          <w:sz w:val="20"/>
          <w:szCs w:val="20"/>
        </w:rPr>
      </w:pPr>
      <w:ins w:id="280" w:author="Prashant Mishra1 (Digital,ISC) (X-Deloitte)" w:date="2026-08-03T10:36:00Z">
        <w:r w:rsidRPr="00DF5794">
          <w:rPr>
            <w:rFonts w:asciiTheme="minorHAnsi" w:hAnsiTheme="minorHAnsi" w:cstheme="minorHAnsi"/>
            <w:b w:val="0"/>
            <w:sz w:val="20"/>
            <w:szCs w:val="20"/>
          </w:rPr>
          <w:t>All Certificates as per 12 (a) and applicable certificates as per 12 (b) shall be provided to IndiGo on an annual basis.</w:t>
        </w:r>
      </w:ins>
    </w:p>
    <w:p w14:paraId="5C69AECB" w14:textId="77777777" w:rsidR="00DD0CA9" w:rsidRPr="00DF5794" w:rsidRDefault="00DD0CA9" w:rsidP="00DD0CA9">
      <w:pPr>
        <w:pStyle w:val="Heading3"/>
        <w:numPr>
          <w:ilvl w:val="0"/>
          <w:numId w:val="26"/>
        </w:numPr>
        <w:jc w:val="both"/>
        <w:divId w:val="2339758483"/>
        <w:rPr>
          <w:ins w:id="281" w:author="Prashant Mishra1 (Digital,ISC) (X-Deloitte)" w:date="2026-08-03T10:36:00Z"/>
          <w:rFonts w:asciiTheme="minorHAnsi" w:hAnsiTheme="minorHAnsi" w:cstheme="minorHAnsi"/>
          <w:b w:val="0"/>
          <w:sz w:val="20"/>
          <w:szCs w:val="20"/>
        </w:rPr>
      </w:pPr>
      <w:ins w:id="282" w:author="Prashant Mishra1 (Digital,ISC) (X-Deloitte)" w:date="2026-08-03T10:36:00Z">
        <w:r w:rsidRPr="005B4286">
          <w:rPr>
            <w:rFonts w:asciiTheme="minorHAnsi" w:hAnsiTheme="minorHAnsi" w:cstheme="minorHAnsi"/>
            <w:sz w:val="20"/>
            <w:szCs w:val="20"/>
          </w:rPr>
          <w:t xml:space="preserve">Data </w:t>
        </w:r>
        <w:r w:rsidRPr="00DF5794">
          <w:rPr>
            <w:rFonts w:asciiTheme="minorHAnsi" w:hAnsiTheme="minorHAnsi" w:cstheme="minorHAnsi"/>
            <w:sz w:val="20"/>
            <w:szCs w:val="20"/>
          </w:rPr>
          <w:t>Backup</w:t>
        </w:r>
        <w:r w:rsidRPr="005B4286">
          <w:rPr>
            <w:b w:val="0"/>
            <w:bCs w:val="0"/>
          </w:rPr>
          <w:t>-</w:t>
        </w:r>
        <w:r w:rsidRPr="00DF5794">
          <w:rPr>
            <w:rFonts w:asciiTheme="minorHAnsi" w:hAnsiTheme="minorHAnsi" w:cstheme="minorHAnsi"/>
            <w:sz w:val="20"/>
            <w:szCs w:val="20"/>
          </w:rPr>
          <w:t xml:space="preserve"> </w:t>
        </w:r>
        <w:r w:rsidRPr="005B4286">
          <w:rPr>
            <w:rFonts w:asciiTheme="minorHAnsi" w:hAnsiTheme="minorHAnsi" w:cstheme="minorHAnsi"/>
            <w:sz w:val="20"/>
            <w:szCs w:val="20"/>
          </w:rPr>
          <w:t>The</w:t>
        </w:r>
        <w:r w:rsidRPr="00DF5794">
          <w:rPr>
            <w:rFonts w:asciiTheme="minorHAnsi" w:hAnsiTheme="minorHAnsi" w:cstheme="minorHAnsi"/>
            <w:b w:val="0"/>
            <w:sz w:val="20"/>
            <w:szCs w:val="20"/>
          </w:rPr>
          <w:t xml:space="preserv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implement a robust data backup strategy, performing incremental backups daily and full pull backups weekly.</w:t>
        </w:r>
      </w:ins>
    </w:p>
    <w:p w14:paraId="5D639A61" w14:textId="77777777" w:rsidR="00DD0CA9" w:rsidRPr="00DF5794" w:rsidRDefault="00DD0CA9" w:rsidP="00DD0CA9">
      <w:pPr>
        <w:pStyle w:val="Heading3"/>
        <w:numPr>
          <w:ilvl w:val="0"/>
          <w:numId w:val="26"/>
        </w:numPr>
        <w:jc w:val="both"/>
        <w:divId w:val="2339758486"/>
        <w:rPr>
          <w:ins w:id="283" w:author="Prashant Mishra1 (Digital,ISC) (X-Deloitte)" w:date="2026-08-03T10:36:00Z"/>
          <w:rFonts w:asciiTheme="minorHAnsi" w:hAnsiTheme="minorHAnsi" w:cstheme="minorHAnsi"/>
          <w:b w:val="0"/>
          <w:sz w:val="20"/>
          <w:szCs w:val="20"/>
        </w:rPr>
      </w:pPr>
      <w:ins w:id="284" w:author="Prashant Mishra1 (Digital,ISC) (X-Deloitte)" w:date="2026-08-03T10:36:00Z">
        <w:r w:rsidRPr="00DF5794">
          <w:rPr>
            <w:rFonts w:asciiTheme="minorHAnsi" w:hAnsiTheme="minorHAnsi" w:cstheme="minorHAnsi"/>
            <w:sz w:val="20"/>
            <w:szCs w:val="20"/>
          </w:rPr>
          <w:t>Internal Audit &amp; Risk Assessment Program-</w:t>
        </w:r>
        <w:r w:rsidRPr="00DF5794">
          <w:rPr>
            <w:rFonts w:asciiTheme="minorHAnsi" w:hAnsiTheme="minorHAnsi" w:cstheme="minorHAnsi"/>
            <w:b w:val="0"/>
            <w:sz w:val="20"/>
            <w:szCs w:val="20"/>
          </w:rPr>
          <w:t xml:space="preserve"> 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conduct regular internal audits and risk assessments to ensure ongoing compliance with security and operational standards. 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also implement a vendor risk management program for its subcontractors, ensuring that they adhere to the same security, risk management, and compliance requirements as outlined in the TOMs.</w:t>
        </w:r>
      </w:ins>
    </w:p>
    <w:p w14:paraId="51266603" w14:textId="77777777" w:rsidR="00DD0CA9" w:rsidRPr="00DF5794" w:rsidRDefault="00DD0CA9" w:rsidP="00DD0CA9">
      <w:pPr>
        <w:pStyle w:val="Heading3"/>
        <w:numPr>
          <w:ilvl w:val="0"/>
          <w:numId w:val="26"/>
        </w:numPr>
        <w:jc w:val="both"/>
        <w:divId w:val="2339758489"/>
        <w:rPr>
          <w:ins w:id="285" w:author="Prashant Mishra1 (Digital,ISC) (X-Deloitte)" w:date="2026-08-03T10:36:00Z"/>
          <w:rFonts w:asciiTheme="minorHAnsi" w:hAnsiTheme="minorHAnsi" w:cstheme="minorHAnsi"/>
          <w:b w:val="0"/>
          <w:sz w:val="20"/>
          <w:szCs w:val="20"/>
        </w:rPr>
      </w:pPr>
      <w:ins w:id="286" w:author="Prashant Mishra1 (Digital,ISC) (X-Deloitte)" w:date="2026-08-03T10:36:00Z">
        <w:r w:rsidRPr="00DF5794">
          <w:rPr>
            <w:rFonts w:asciiTheme="minorHAnsi" w:hAnsiTheme="minorHAnsi" w:cstheme="minorHAnsi"/>
            <w:sz w:val="20"/>
            <w:szCs w:val="20"/>
          </w:rPr>
          <w:t xml:space="preserve">Security Incidents-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implement a comprehensive security incident management process to ensure prompt detection, response, and resolution of any security incidents, while maintaining transparent communication with relevant stakeholders.</w:t>
        </w:r>
      </w:ins>
    </w:p>
    <w:p w14:paraId="492454B6" w14:textId="77777777" w:rsidR="00DD0CA9" w:rsidRPr="00DF5794" w:rsidRDefault="00DD0CA9" w:rsidP="00DD0CA9">
      <w:pPr>
        <w:pStyle w:val="Heading3"/>
        <w:numPr>
          <w:ilvl w:val="1"/>
          <w:numId w:val="26"/>
        </w:numPr>
        <w:jc w:val="both"/>
        <w:divId w:val="2339758492"/>
        <w:rPr>
          <w:ins w:id="287" w:author="Prashant Mishra1 (Digital,ISC) (X-Deloitte)" w:date="2026-08-03T10:36:00Z"/>
          <w:rFonts w:asciiTheme="minorHAnsi" w:hAnsiTheme="minorHAnsi" w:cstheme="minorHAnsi"/>
          <w:b w:val="0"/>
          <w:sz w:val="20"/>
          <w:szCs w:val="20"/>
        </w:rPr>
      </w:pPr>
      <w:ins w:id="288" w:author="Prashant Mishra1 (Digital,ISC) (X-Deloitte)" w:date="2026-08-03T10:36:00Z">
        <w:r w:rsidRPr="00DF5794">
          <w:rPr>
            <w:rStyle w:val="Strong"/>
            <w:rFonts w:asciiTheme="minorHAnsi" w:hAnsiTheme="minorHAnsi" w:cstheme="minorHAnsi"/>
            <w:szCs w:val="20"/>
          </w:rPr>
          <w:t xml:space="preserve">Notifications-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notify IndiGo without undue delay and latest within 8 hours upon of detection of a security incident</w:t>
        </w:r>
        <w:r>
          <w:rPr>
            <w:rFonts w:asciiTheme="minorHAnsi" w:hAnsiTheme="minorHAnsi" w:cstheme="minorHAnsi"/>
            <w:b w:val="0"/>
            <w:sz w:val="20"/>
            <w:szCs w:val="20"/>
          </w:rPr>
          <w:t xml:space="preserve"> to </w:t>
        </w:r>
        <w:r w:rsidRPr="00B87B1B">
          <w:rPr>
            <w:rFonts w:asciiTheme="minorHAnsi" w:hAnsiTheme="minorHAnsi" w:cstheme="minorHAnsi"/>
            <w:sz w:val="20"/>
            <w:szCs w:val="20"/>
            <w:u w:val="single"/>
          </w:rPr>
          <w:t>soc@goindigo.in</w:t>
        </w:r>
        <w:r w:rsidRPr="00DF5794">
          <w:rPr>
            <w:rFonts w:asciiTheme="minorHAnsi" w:hAnsiTheme="minorHAnsi" w:cstheme="minorHAnsi"/>
            <w:b w:val="0"/>
            <w:sz w:val="20"/>
            <w:szCs w:val="20"/>
          </w:rPr>
          <w:t>, providing all relevant details to facilitate a timely and effective response.</w:t>
        </w:r>
      </w:ins>
    </w:p>
    <w:p w14:paraId="11D298DF" w14:textId="77777777" w:rsidR="00DD0CA9" w:rsidRPr="00DF5794" w:rsidRDefault="00DD0CA9" w:rsidP="00DD0CA9">
      <w:pPr>
        <w:pStyle w:val="Heading3"/>
        <w:numPr>
          <w:ilvl w:val="1"/>
          <w:numId w:val="26"/>
        </w:numPr>
        <w:jc w:val="both"/>
        <w:divId w:val="2339758495"/>
        <w:rPr>
          <w:ins w:id="289" w:author="Prashant Mishra1 (Digital,ISC) (X-Deloitte)" w:date="2026-08-03T10:36:00Z"/>
          <w:rFonts w:asciiTheme="minorHAnsi" w:hAnsiTheme="minorHAnsi" w:cstheme="minorHAnsi"/>
          <w:b w:val="0"/>
          <w:sz w:val="20"/>
          <w:szCs w:val="20"/>
        </w:rPr>
      </w:pPr>
      <w:ins w:id="290" w:author="Prashant Mishra1 (Digital,ISC) (X-Deloitte)" w:date="2026-08-03T10:36:00Z">
        <w:r w:rsidRPr="00DF5794">
          <w:rPr>
            <w:rStyle w:val="Strong"/>
            <w:rFonts w:asciiTheme="minorHAnsi" w:hAnsiTheme="minorHAnsi" w:cstheme="minorHAnsi"/>
            <w:szCs w:val="20"/>
          </w:rPr>
          <w:t>Regular Updates-</w:t>
        </w:r>
        <w:r w:rsidRPr="00DF5794">
          <w:rPr>
            <w:rFonts w:asciiTheme="minorHAnsi" w:hAnsiTheme="minorHAnsi" w:cstheme="minorHAnsi"/>
            <w:sz w:val="20"/>
            <w:szCs w:val="20"/>
          </w:rPr>
          <w:t xml:space="preserve">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provide regular updates to IndiGo throughout the incident resolution process, detailing the actions taken, impact assessment, and any emerging risks.</w:t>
        </w:r>
      </w:ins>
    </w:p>
    <w:p w14:paraId="573F52D1" w14:textId="77777777" w:rsidR="00DD0CA9" w:rsidRPr="00DF5794" w:rsidRDefault="00DD0CA9" w:rsidP="00DD0CA9">
      <w:pPr>
        <w:pStyle w:val="Heading3"/>
        <w:numPr>
          <w:ilvl w:val="1"/>
          <w:numId w:val="26"/>
        </w:numPr>
        <w:jc w:val="both"/>
        <w:divId w:val="2339758498"/>
        <w:rPr>
          <w:ins w:id="291" w:author="Prashant Mishra1 (Digital,ISC) (X-Deloitte)" w:date="2026-08-03T10:36:00Z"/>
          <w:rFonts w:asciiTheme="minorHAnsi" w:hAnsiTheme="minorHAnsi" w:cstheme="minorHAnsi"/>
          <w:b w:val="0"/>
          <w:sz w:val="20"/>
          <w:szCs w:val="20"/>
        </w:rPr>
      </w:pPr>
      <w:ins w:id="292" w:author="Prashant Mishra1 (Digital,ISC) (X-Deloitte)" w:date="2026-08-03T10:36:00Z">
        <w:r w:rsidRPr="00DF5794">
          <w:rPr>
            <w:rStyle w:val="Strong"/>
            <w:rFonts w:asciiTheme="minorHAnsi" w:hAnsiTheme="minorHAnsi" w:cstheme="minorHAnsi"/>
            <w:szCs w:val="20"/>
          </w:rPr>
          <w:t>Remediation Actions-</w:t>
        </w:r>
        <w:r w:rsidRPr="00DF5794">
          <w:rPr>
            <w:rFonts w:asciiTheme="minorHAnsi" w:hAnsiTheme="minorHAnsi" w:cstheme="minorHAnsi"/>
            <w:sz w:val="20"/>
            <w:szCs w:val="20"/>
          </w:rPr>
          <w:t xml:space="preserve">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take immediate and appropriate remediation actions to contain, mitigate, and resolve any security incidents, ensuring that corrective measures are implemented to prevent recurrence.</w:t>
        </w:r>
      </w:ins>
    </w:p>
    <w:p w14:paraId="3358F16C" w14:textId="77777777" w:rsidR="00DD0CA9" w:rsidRPr="00DF5794" w:rsidRDefault="00DD0CA9" w:rsidP="00DD0CA9">
      <w:pPr>
        <w:pStyle w:val="Heading3"/>
        <w:numPr>
          <w:ilvl w:val="1"/>
          <w:numId w:val="26"/>
        </w:numPr>
        <w:jc w:val="both"/>
        <w:divId w:val="2339758501"/>
        <w:rPr>
          <w:ins w:id="293" w:author="Prashant Mishra1 (Digital,ISC) (X-Deloitte)" w:date="2026-08-03T10:36:00Z"/>
          <w:rFonts w:asciiTheme="minorHAnsi" w:hAnsiTheme="minorHAnsi" w:cstheme="minorHAnsi"/>
          <w:b w:val="0"/>
          <w:sz w:val="20"/>
          <w:szCs w:val="20"/>
        </w:rPr>
      </w:pPr>
      <w:ins w:id="294" w:author="Prashant Mishra1 (Digital,ISC) (X-Deloitte)" w:date="2026-08-03T10:36:00Z">
        <w:r w:rsidRPr="00DF5794">
          <w:rPr>
            <w:rStyle w:val="Strong"/>
            <w:rFonts w:asciiTheme="minorHAnsi" w:hAnsiTheme="minorHAnsi" w:cstheme="minorHAnsi"/>
            <w:szCs w:val="20"/>
          </w:rPr>
          <w:lastRenderedPageBreak/>
          <w:t>Regulator Notifications &amp; Assistance-</w:t>
        </w:r>
        <w:r w:rsidRPr="00DF5794">
          <w:rPr>
            <w:rFonts w:asciiTheme="minorHAnsi" w:hAnsiTheme="minorHAnsi" w:cstheme="minorHAnsi"/>
            <w:b w:val="0"/>
            <w:sz w:val="20"/>
            <w:szCs w:val="20"/>
          </w:rPr>
          <w:t xml:space="preserve"> In the event of a security incident, 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not notify any regulatory authorities without written prior consent from IndiGo and assist IndiGo in fulfilling its obligations for reporting and addressing the incident with regulators.</w:t>
        </w:r>
      </w:ins>
    </w:p>
    <w:p w14:paraId="7632795F" w14:textId="77777777" w:rsidR="00DD0CA9" w:rsidRPr="00DF5794" w:rsidRDefault="00DD0CA9" w:rsidP="00DD0CA9">
      <w:pPr>
        <w:pStyle w:val="Heading3"/>
        <w:numPr>
          <w:ilvl w:val="0"/>
          <w:numId w:val="26"/>
        </w:numPr>
        <w:jc w:val="both"/>
        <w:divId w:val="2339758504"/>
        <w:rPr>
          <w:ins w:id="295" w:author="Prashant Mishra1 (Digital,ISC) (X-Deloitte)" w:date="2026-08-03T10:36:00Z"/>
          <w:rFonts w:asciiTheme="minorHAnsi" w:hAnsiTheme="minorHAnsi" w:cstheme="minorHAnsi"/>
          <w:b w:val="0"/>
          <w:sz w:val="20"/>
          <w:szCs w:val="20"/>
        </w:rPr>
      </w:pPr>
      <w:ins w:id="296" w:author="Prashant Mishra1 (Digital,ISC) (X-Deloitte)" w:date="2026-08-03T10:36:00Z">
        <w:r w:rsidRPr="00DF5794">
          <w:rPr>
            <w:rStyle w:val="Strong"/>
            <w:rFonts w:asciiTheme="minorHAnsi" w:hAnsiTheme="minorHAnsi" w:cstheme="minorHAnsi"/>
            <w:szCs w:val="20"/>
          </w:rPr>
          <w:t>Logging &amp; Monitoring-</w:t>
        </w:r>
        <w:r w:rsidRPr="00DF5794">
          <w:rPr>
            <w:rFonts w:asciiTheme="minorHAnsi" w:hAnsiTheme="minorHAnsi" w:cstheme="minorHAnsi"/>
            <w:sz w:val="20"/>
            <w:szCs w:val="20"/>
          </w:rPr>
          <w:t xml:space="preserve">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implement continuous logging and monitoring of security events, ensuring that security logs are actively monitored 24/7 and securely retained for a minimum of 365 days to support incident detection, investigation, and compliance requirements.</w:t>
        </w:r>
      </w:ins>
    </w:p>
    <w:p w14:paraId="09673A1C" w14:textId="77777777" w:rsidR="00DD0CA9" w:rsidRPr="00DF5794" w:rsidRDefault="00DD0CA9" w:rsidP="00DD0CA9">
      <w:pPr>
        <w:pStyle w:val="Heading3"/>
        <w:numPr>
          <w:ilvl w:val="0"/>
          <w:numId w:val="26"/>
        </w:numPr>
        <w:jc w:val="both"/>
        <w:divId w:val="2339758507"/>
        <w:rPr>
          <w:ins w:id="297" w:author="Prashant Mishra1 (Digital,ISC) (X-Deloitte)" w:date="2026-08-03T10:36:00Z"/>
          <w:rFonts w:asciiTheme="minorHAnsi" w:hAnsiTheme="minorHAnsi" w:cstheme="minorHAnsi"/>
          <w:b w:val="0"/>
          <w:sz w:val="20"/>
          <w:szCs w:val="20"/>
        </w:rPr>
      </w:pPr>
      <w:ins w:id="298" w:author="Prashant Mishra1 (Digital,ISC) (X-Deloitte)" w:date="2026-08-03T10:36:00Z">
        <w:r w:rsidRPr="00DF5794">
          <w:rPr>
            <w:rStyle w:val="Strong"/>
            <w:rFonts w:asciiTheme="minorHAnsi" w:hAnsiTheme="minorHAnsi" w:cstheme="minorHAnsi"/>
            <w:szCs w:val="20"/>
          </w:rPr>
          <w:t xml:space="preserve">Business Continuity and Disaster Recovery-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establish and maintain comprehensive Business Continuity and Disaster Recovery (BCDR) plans that outline procedures for maintaining essential operations and services in the event of disruptions, ensuring minimal downtime.</w:t>
        </w:r>
      </w:ins>
    </w:p>
    <w:p w14:paraId="582CFCBE" w14:textId="77777777" w:rsidR="00DD0CA9" w:rsidRPr="00DF5794" w:rsidRDefault="00DD0CA9" w:rsidP="00DD0CA9">
      <w:pPr>
        <w:pStyle w:val="Heading3"/>
        <w:numPr>
          <w:ilvl w:val="0"/>
          <w:numId w:val="34"/>
        </w:numPr>
        <w:jc w:val="both"/>
        <w:divId w:val="2339758510"/>
        <w:rPr>
          <w:ins w:id="299" w:author="Prashant Mishra1 (Digital,ISC) (X-Deloitte)" w:date="2026-08-03T10:36:00Z"/>
          <w:rFonts w:asciiTheme="minorHAnsi" w:hAnsiTheme="minorHAnsi" w:cstheme="minorHAnsi"/>
          <w:b w:val="0"/>
          <w:sz w:val="20"/>
          <w:szCs w:val="20"/>
        </w:rPr>
      </w:pPr>
      <w:ins w:id="300" w:author="Prashant Mishra1 (Digital,ISC) (X-Deloitte)" w:date="2026-08-03T10:36:00Z">
        <w:r w:rsidRPr="00DF5794">
          <w:rPr>
            <w:rStyle w:val="Strong"/>
            <w:rFonts w:asciiTheme="minorHAnsi" w:hAnsiTheme="minorHAnsi" w:cstheme="minorHAnsi"/>
            <w:szCs w:val="20"/>
          </w:rPr>
          <w:t xml:space="preserve">Recovery Time Objective-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define and regularly review the Recovery Time Objective (RTO) for critical systems, ensuring that recovery efforts are aligned with acceptable downtime limits to meet business needs.</w:t>
        </w:r>
      </w:ins>
    </w:p>
    <w:p w14:paraId="50E8E42F" w14:textId="77777777" w:rsidR="00DD0CA9" w:rsidRPr="00DF5794" w:rsidRDefault="00DD0CA9" w:rsidP="00DD0CA9">
      <w:pPr>
        <w:pStyle w:val="Heading3"/>
        <w:numPr>
          <w:ilvl w:val="0"/>
          <w:numId w:val="34"/>
        </w:numPr>
        <w:jc w:val="both"/>
        <w:divId w:val="2339758513"/>
        <w:rPr>
          <w:ins w:id="301" w:author="Prashant Mishra1 (Digital,ISC) (X-Deloitte)" w:date="2026-08-03T10:36:00Z"/>
          <w:rFonts w:asciiTheme="minorHAnsi" w:hAnsiTheme="minorHAnsi" w:cstheme="minorHAnsi"/>
          <w:b w:val="0"/>
          <w:sz w:val="20"/>
          <w:szCs w:val="20"/>
        </w:rPr>
      </w:pPr>
      <w:ins w:id="302" w:author="Prashant Mishra1 (Digital,ISC) (X-Deloitte)" w:date="2026-08-03T10:36:00Z">
        <w:r w:rsidRPr="00DF5794">
          <w:rPr>
            <w:rStyle w:val="Strong"/>
            <w:rFonts w:asciiTheme="minorHAnsi" w:hAnsiTheme="minorHAnsi" w:cstheme="minorHAnsi"/>
            <w:szCs w:val="20"/>
          </w:rPr>
          <w:t>Recovery Point Objective-</w:t>
        </w:r>
        <w:r w:rsidRPr="00DF5794">
          <w:rPr>
            <w:rFonts w:asciiTheme="minorHAnsi" w:hAnsiTheme="minorHAnsi" w:cstheme="minorHAnsi"/>
            <w:sz w:val="20"/>
            <w:szCs w:val="20"/>
          </w:rPr>
          <w:t xml:space="preserve">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define and regularly review the Recovery Point Objective (RPO) for critical data, ensuring that recovery processes are designed to minimize data loss by meeting established time-based thresholds.</w:t>
        </w:r>
      </w:ins>
    </w:p>
    <w:p w14:paraId="1186ACC7" w14:textId="77777777" w:rsidR="00DD0CA9" w:rsidRPr="00DF5794" w:rsidRDefault="00DD0CA9" w:rsidP="00DD0CA9">
      <w:pPr>
        <w:pStyle w:val="Heading3"/>
        <w:numPr>
          <w:ilvl w:val="0"/>
          <w:numId w:val="34"/>
        </w:numPr>
        <w:jc w:val="both"/>
        <w:divId w:val="2339758516"/>
        <w:rPr>
          <w:ins w:id="303" w:author="Prashant Mishra1 (Digital,ISC) (X-Deloitte)" w:date="2026-08-03T10:36:00Z"/>
          <w:rFonts w:asciiTheme="minorHAnsi" w:hAnsiTheme="minorHAnsi" w:cstheme="minorHAnsi"/>
          <w:b w:val="0"/>
          <w:sz w:val="20"/>
          <w:szCs w:val="20"/>
        </w:rPr>
      </w:pPr>
      <w:ins w:id="304" w:author="Prashant Mishra1 (Digital,ISC) (X-Deloitte)" w:date="2026-08-03T10:36:00Z">
        <w:r w:rsidRPr="00DF5794">
          <w:rPr>
            <w:rStyle w:val="Strong"/>
            <w:rFonts w:asciiTheme="minorHAnsi" w:hAnsiTheme="minorHAnsi" w:cstheme="minorHAnsi"/>
            <w:szCs w:val="20"/>
          </w:rPr>
          <w:t>BCDR Testing –</w:t>
        </w:r>
        <w:r w:rsidRPr="00DF5794">
          <w:rPr>
            <w:rFonts w:asciiTheme="minorHAnsi" w:hAnsiTheme="minorHAnsi" w:cstheme="minorHAnsi"/>
            <w:b w:val="0"/>
            <w:sz w:val="20"/>
            <w:szCs w:val="20"/>
          </w:rPr>
          <w:t xml:space="preserve"> 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test the BCDR plan, at least annually.</w:t>
        </w:r>
      </w:ins>
    </w:p>
    <w:p w14:paraId="769F0FA1" w14:textId="77777777" w:rsidR="00DD0CA9" w:rsidRPr="00DF5794" w:rsidRDefault="00DD0CA9" w:rsidP="00DD0CA9">
      <w:pPr>
        <w:pStyle w:val="Heading3"/>
        <w:numPr>
          <w:ilvl w:val="0"/>
          <w:numId w:val="26"/>
        </w:numPr>
        <w:jc w:val="both"/>
        <w:divId w:val="2339758519"/>
        <w:rPr>
          <w:ins w:id="305" w:author="Prashant Mishra1 (Digital,ISC) (X-Deloitte)" w:date="2026-08-03T10:36:00Z"/>
          <w:rFonts w:asciiTheme="minorHAnsi" w:hAnsiTheme="minorHAnsi" w:cstheme="minorHAnsi"/>
          <w:sz w:val="20"/>
          <w:szCs w:val="20"/>
        </w:rPr>
      </w:pPr>
      <w:ins w:id="306" w:author="Prashant Mishra1 (Digital,ISC) (X-Deloitte)" w:date="2026-08-03T10:36:00Z">
        <w:r w:rsidRPr="00DF5794">
          <w:rPr>
            <w:rFonts w:asciiTheme="minorHAnsi" w:hAnsiTheme="minorHAnsi" w:cstheme="minorHAnsi"/>
            <w:sz w:val="20"/>
            <w:szCs w:val="20"/>
          </w:rPr>
          <w:t xml:space="preserve">Security Testing-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implement a thorough security testing program to identify, assess, and remediate vulnerabilities across its applications and systems.</w:t>
        </w:r>
        <w:r w:rsidRPr="00DF5794">
          <w:rPr>
            <w:rFonts w:asciiTheme="minorHAnsi" w:hAnsiTheme="minorHAnsi" w:cstheme="minorHAnsi"/>
            <w:sz w:val="20"/>
            <w:szCs w:val="20"/>
          </w:rPr>
          <w:t xml:space="preserve"> </w:t>
        </w:r>
      </w:ins>
    </w:p>
    <w:p w14:paraId="4F277C50" w14:textId="77777777" w:rsidR="00DD0CA9" w:rsidRPr="00DF5794" w:rsidRDefault="00DD0CA9" w:rsidP="00DD0CA9">
      <w:pPr>
        <w:pStyle w:val="Heading3"/>
        <w:numPr>
          <w:ilvl w:val="1"/>
          <w:numId w:val="26"/>
        </w:numPr>
        <w:jc w:val="both"/>
        <w:divId w:val="2339758522"/>
        <w:rPr>
          <w:ins w:id="307" w:author="Prashant Mishra1 (Digital,ISC) (X-Deloitte)" w:date="2026-08-03T10:36:00Z"/>
          <w:rFonts w:asciiTheme="minorHAnsi" w:hAnsiTheme="minorHAnsi" w:cstheme="minorHAnsi"/>
          <w:b w:val="0"/>
          <w:sz w:val="20"/>
          <w:szCs w:val="20"/>
        </w:rPr>
      </w:pPr>
      <w:ins w:id="308" w:author="Prashant Mishra1 (Digital,ISC) (X-Deloitte)" w:date="2026-08-03T10:36:00Z">
        <w:r w:rsidRPr="00DF5794">
          <w:rPr>
            <w:rFonts w:asciiTheme="minorHAnsi" w:hAnsiTheme="minorHAnsi" w:cstheme="minorHAnsi"/>
            <w:sz w:val="20"/>
            <w:szCs w:val="20"/>
          </w:rPr>
          <w:t xml:space="preserve">SAST &amp; DAST for Applications-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conduct regular Static Application Security Testing (SAST) and Dynamic Application Security Testing (DAST) to identify vulnerabilities within its applications during both the development phase and prior to deployment. </w:t>
        </w:r>
      </w:ins>
    </w:p>
    <w:p w14:paraId="38D8E766" w14:textId="77777777" w:rsidR="00DD0CA9" w:rsidRPr="00DF5794" w:rsidRDefault="00DD0CA9" w:rsidP="00DD0CA9">
      <w:pPr>
        <w:pStyle w:val="Heading3"/>
        <w:numPr>
          <w:ilvl w:val="1"/>
          <w:numId w:val="26"/>
        </w:numPr>
        <w:jc w:val="both"/>
        <w:divId w:val="2339758525"/>
        <w:rPr>
          <w:ins w:id="309" w:author="Prashant Mishra1 (Digital,ISC) (X-Deloitte)" w:date="2026-08-03T10:36:00Z"/>
          <w:rFonts w:asciiTheme="minorHAnsi" w:hAnsiTheme="minorHAnsi" w:cstheme="minorHAnsi"/>
          <w:b w:val="0"/>
          <w:sz w:val="20"/>
          <w:szCs w:val="20"/>
        </w:rPr>
      </w:pPr>
      <w:ins w:id="310" w:author="Prashant Mishra1 (Digital,ISC) (X-Deloitte)" w:date="2026-08-03T10:36:00Z">
        <w:r w:rsidRPr="00DF5794">
          <w:rPr>
            <w:rFonts w:asciiTheme="minorHAnsi" w:hAnsiTheme="minorHAnsi" w:cstheme="minorHAnsi"/>
            <w:sz w:val="20"/>
            <w:szCs w:val="20"/>
          </w:rPr>
          <w:t>Vulnerability Assessments</w:t>
        </w:r>
        <w:r w:rsidRPr="00DF5794">
          <w:rPr>
            <w:rFonts w:asciiTheme="minorHAnsi" w:hAnsiTheme="minorHAnsi" w:cstheme="minorHAnsi"/>
            <w:b w:val="0"/>
            <w:sz w:val="20"/>
            <w:szCs w:val="20"/>
          </w:rPr>
          <w:t>-</w:t>
        </w:r>
        <w:r w:rsidRPr="00DF5794">
          <w:rPr>
            <w:rFonts w:asciiTheme="minorHAnsi" w:hAnsiTheme="minorHAnsi" w:cstheme="minorHAnsi"/>
            <w:sz w:val="20"/>
            <w:szCs w:val="20"/>
          </w:rPr>
          <w:t xml:space="preserve">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perform monthly Vulnerability Assessments to identify potential security weaknesses within its systems and networks. These assessments will focus on both internal and external vulnerabilities and will be performed using automated tools and manual testing to ensure thoroughness.</w:t>
        </w:r>
      </w:ins>
    </w:p>
    <w:p w14:paraId="743201D4" w14:textId="77777777" w:rsidR="00DD0CA9" w:rsidRPr="00DF5794" w:rsidRDefault="00DD0CA9" w:rsidP="00DD0CA9">
      <w:pPr>
        <w:pStyle w:val="Heading3"/>
        <w:numPr>
          <w:ilvl w:val="1"/>
          <w:numId w:val="26"/>
        </w:numPr>
        <w:jc w:val="both"/>
        <w:divId w:val="2339758528"/>
        <w:rPr>
          <w:ins w:id="311" w:author="Prashant Mishra1 (Digital,ISC) (X-Deloitte)" w:date="2026-08-03T10:36:00Z"/>
          <w:rFonts w:asciiTheme="minorHAnsi" w:hAnsiTheme="minorHAnsi" w:cstheme="minorHAnsi"/>
          <w:b w:val="0"/>
          <w:sz w:val="20"/>
          <w:szCs w:val="20"/>
        </w:rPr>
      </w:pPr>
      <w:ins w:id="312" w:author="Prashant Mishra1 (Digital,ISC) (X-Deloitte)" w:date="2026-08-03T10:36:00Z">
        <w:r w:rsidRPr="00DF5794">
          <w:rPr>
            <w:rFonts w:asciiTheme="minorHAnsi" w:hAnsiTheme="minorHAnsi" w:cstheme="minorHAnsi"/>
            <w:sz w:val="20"/>
            <w:szCs w:val="20"/>
          </w:rPr>
          <w:t xml:space="preserve">External Penetration Testing-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conduct external penetration testing at least annually or after all significant system changes. These tests will simulate real-world attacks to assess the security posture of externally facing applications and networks, identifying any potential vulnerabilities that could be exploited by attackers.</w:t>
        </w:r>
      </w:ins>
    </w:p>
    <w:p w14:paraId="3D7D10AF" w14:textId="77777777" w:rsidR="00DD0CA9" w:rsidRPr="00DF5794" w:rsidRDefault="00DD0CA9" w:rsidP="00DD0CA9">
      <w:pPr>
        <w:pStyle w:val="Heading3"/>
        <w:numPr>
          <w:ilvl w:val="1"/>
          <w:numId w:val="26"/>
        </w:numPr>
        <w:jc w:val="both"/>
        <w:divId w:val="2339758531"/>
        <w:rPr>
          <w:ins w:id="313" w:author="Prashant Mishra1 (Digital,ISC) (X-Deloitte)" w:date="2026-08-03T10:36:00Z"/>
          <w:rFonts w:asciiTheme="minorHAnsi" w:hAnsiTheme="minorHAnsi" w:cstheme="minorHAnsi"/>
          <w:b w:val="0"/>
          <w:sz w:val="20"/>
          <w:szCs w:val="20"/>
        </w:rPr>
      </w:pPr>
      <w:ins w:id="314" w:author="Prashant Mishra1 (Digital,ISC) (X-Deloitte)" w:date="2026-08-03T10:36:00Z">
        <w:r w:rsidRPr="00DF5794">
          <w:rPr>
            <w:rFonts w:asciiTheme="minorHAnsi" w:hAnsiTheme="minorHAnsi" w:cstheme="minorHAnsi"/>
            <w:sz w:val="20"/>
            <w:szCs w:val="20"/>
          </w:rPr>
          <w:t xml:space="preserve">Report Sharing-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share comprehensive reports with IndiGo detailing the findings of 18 (c). These reports shall provide clear descriptions of identified vulnerabilities, their potential impact, and an assessment of the overall security posture.</w:t>
        </w:r>
      </w:ins>
    </w:p>
    <w:p w14:paraId="01F5EE5B" w14:textId="77777777" w:rsidR="00DD0CA9" w:rsidRPr="00DF5794" w:rsidRDefault="00DD0CA9" w:rsidP="00DD0CA9">
      <w:pPr>
        <w:pStyle w:val="Heading3"/>
        <w:numPr>
          <w:ilvl w:val="1"/>
          <w:numId w:val="26"/>
        </w:numPr>
        <w:jc w:val="both"/>
        <w:divId w:val="2339758534"/>
        <w:rPr>
          <w:ins w:id="315" w:author="Prashant Mishra1 (Digital,ISC) (X-Deloitte)" w:date="2026-08-03T10:36:00Z"/>
          <w:rFonts w:asciiTheme="minorHAnsi" w:hAnsiTheme="minorHAnsi" w:cstheme="minorHAnsi"/>
          <w:b w:val="0"/>
          <w:sz w:val="20"/>
          <w:szCs w:val="20"/>
        </w:rPr>
      </w:pPr>
      <w:ins w:id="316" w:author="Prashant Mishra1 (Digital,ISC) (X-Deloitte)" w:date="2026-08-03T10:36:00Z">
        <w:r w:rsidRPr="00DF5794">
          <w:rPr>
            <w:rFonts w:asciiTheme="minorHAnsi" w:hAnsiTheme="minorHAnsi" w:cstheme="minorHAnsi"/>
            <w:sz w:val="20"/>
            <w:szCs w:val="20"/>
          </w:rPr>
          <w:t>Remediation Timelines for Critical Vulnerabilities</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establish and adhere to remediation timelines for critical vulnerabilities identified through security testing. Critical vulnerabilities must be addressed within thirty (30) days to minimize the risk of exploitation, with clear steps and actions taken to resolve these issues promptly.</w:t>
        </w:r>
      </w:ins>
    </w:p>
    <w:p w14:paraId="52C5D84C" w14:textId="77777777" w:rsidR="00DD0CA9" w:rsidRPr="00DF5794" w:rsidRDefault="00DD0CA9" w:rsidP="00DD0CA9">
      <w:pPr>
        <w:pStyle w:val="Heading3"/>
        <w:numPr>
          <w:ilvl w:val="0"/>
          <w:numId w:val="26"/>
        </w:numPr>
        <w:jc w:val="both"/>
        <w:divId w:val="2339758537"/>
        <w:rPr>
          <w:ins w:id="317" w:author="Prashant Mishra1 (Digital,ISC) (X-Deloitte)" w:date="2026-08-03T10:36:00Z"/>
          <w:rFonts w:asciiTheme="minorHAnsi" w:hAnsiTheme="minorHAnsi" w:cstheme="minorHAnsi"/>
          <w:sz w:val="20"/>
          <w:szCs w:val="20"/>
        </w:rPr>
      </w:pPr>
      <w:ins w:id="318" w:author="Prashant Mishra1 (Digital,ISC) (X-Deloitte)" w:date="2026-08-03T10:36:00Z">
        <w:r w:rsidRPr="00DF5794">
          <w:rPr>
            <w:rStyle w:val="Strong"/>
            <w:rFonts w:asciiTheme="minorHAnsi" w:hAnsiTheme="minorHAnsi" w:cstheme="minorHAnsi"/>
            <w:szCs w:val="20"/>
          </w:rPr>
          <w:t xml:space="preserve">Web Filtering &amp; DLP-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implement a comprehensive Web Filtering and Data </w:t>
        </w:r>
        <w:r>
          <w:rPr>
            <w:rFonts w:asciiTheme="minorHAnsi" w:hAnsiTheme="minorHAnsi" w:cstheme="minorHAnsi"/>
            <w:b w:val="0"/>
            <w:sz w:val="20"/>
            <w:szCs w:val="20"/>
          </w:rPr>
          <w:t>Leakage</w:t>
        </w:r>
        <w:r w:rsidRPr="00DF5794">
          <w:rPr>
            <w:rFonts w:asciiTheme="minorHAnsi" w:hAnsiTheme="minorHAnsi" w:cstheme="minorHAnsi"/>
            <w:b w:val="0"/>
            <w:sz w:val="20"/>
            <w:szCs w:val="20"/>
          </w:rPr>
          <w:t xml:space="preserve"> Prevention (DLP) strategy.</w:t>
        </w:r>
      </w:ins>
    </w:p>
    <w:p w14:paraId="0B07C125" w14:textId="77777777" w:rsidR="00DD0CA9" w:rsidRPr="00DF5794" w:rsidRDefault="00DD0CA9" w:rsidP="00DD0CA9">
      <w:pPr>
        <w:pStyle w:val="Heading3"/>
        <w:numPr>
          <w:ilvl w:val="1"/>
          <w:numId w:val="26"/>
        </w:numPr>
        <w:jc w:val="both"/>
        <w:divId w:val="2339758540"/>
        <w:rPr>
          <w:ins w:id="319" w:author="Prashant Mishra1 (Digital,ISC) (X-Deloitte)" w:date="2026-08-03T10:36:00Z"/>
          <w:rFonts w:asciiTheme="minorHAnsi" w:hAnsiTheme="minorHAnsi" w:cstheme="minorHAnsi"/>
          <w:b w:val="0"/>
          <w:sz w:val="20"/>
          <w:szCs w:val="20"/>
        </w:rPr>
      </w:pPr>
      <w:ins w:id="320" w:author="Prashant Mishra1 (Digital,ISC) (X-Deloitte)" w:date="2026-08-03T10:36:00Z">
        <w:r w:rsidRPr="00DF5794">
          <w:rPr>
            <w:rStyle w:val="Strong"/>
            <w:rFonts w:asciiTheme="minorHAnsi" w:hAnsiTheme="minorHAnsi" w:cstheme="minorHAnsi"/>
            <w:szCs w:val="20"/>
          </w:rPr>
          <w:t>Web Filtering-</w:t>
        </w:r>
        <w:r w:rsidRPr="00DF5794">
          <w:rPr>
            <w:rFonts w:asciiTheme="minorHAnsi" w:hAnsiTheme="minorHAnsi" w:cstheme="minorHAnsi"/>
            <w:sz w:val="20"/>
            <w:szCs w:val="20"/>
          </w:rPr>
          <w:t xml:space="preserve">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deploy web filtering solutions to monitor and control access to websites and online content. This includes blocking access to known malicious websites, filtering inappropriate content, and preventing users from accessing sites that pose security risks.</w:t>
        </w:r>
      </w:ins>
    </w:p>
    <w:p w14:paraId="43895147" w14:textId="77777777" w:rsidR="00DD0CA9" w:rsidRPr="00DF5794" w:rsidRDefault="00DD0CA9" w:rsidP="00DD0CA9">
      <w:pPr>
        <w:pStyle w:val="Heading3"/>
        <w:numPr>
          <w:ilvl w:val="1"/>
          <w:numId w:val="26"/>
        </w:numPr>
        <w:jc w:val="both"/>
        <w:divId w:val="2339758543"/>
        <w:rPr>
          <w:ins w:id="321" w:author="Prashant Mishra1 (Digital,ISC) (X-Deloitte)" w:date="2026-08-03T10:36:00Z"/>
          <w:rFonts w:asciiTheme="minorHAnsi" w:hAnsiTheme="minorHAnsi" w:cstheme="minorHAnsi"/>
          <w:b w:val="0"/>
          <w:sz w:val="20"/>
          <w:szCs w:val="20"/>
        </w:rPr>
      </w:pPr>
      <w:ins w:id="322" w:author="Prashant Mishra1 (Digital,ISC) (X-Deloitte)" w:date="2026-08-03T10:36:00Z">
        <w:r w:rsidRPr="00DF5794">
          <w:rPr>
            <w:rStyle w:val="Strong"/>
            <w:rFonts w:asciiTheme="minorHAnsi" w:hAnsiTheme="minorHAnsi" w:cstheme="minorHAnsi"/>
            <w:szCs w:val="20"/>
          </w:rPr>
          <w:t>DLP (Data L</w:t>
        </w:r>
        <w:r>
          <w:rPr>
            <w:rStyle w:val="Strong"/>
            <w:rFonts w:asciiTheme="minorHAnsi" w:hAnsiTheme="minorHAnsi" w:cstheme="minorHAnsi"/>
            <w:szCs w:val="20"/>
          </w:rPr>
          <w:t>eakage</w:t>
        </w:r>
        <w:r w:rsidRPr="00DF5794">
          <w:rPr>
            <w:rStyle w:val="Strong"/>
            <w:rFonts w:asciiTheme="minorHAnsi" w:hAnsiTheme="minorHAnsi" w:cstheme="minorHAnsi"/>
            <w:szCs w:val="20"/>
          </w:rPr>
          <w:t xml:space="preserve"> Prevention)-</w:t>
        </w:r>
        <w:r w:rsidRPr="00DF5794">
          <w:rPr>
            <w:rFonts w:asciiTheme="minorHAnsi" w:hAnsiTheme="minorHAnsi" w:cstheme="minorHAnsi"/>
            <w:sz w:val="20"/>
            <w:szCs w:val="20"/>
          </w:rPr>
          <w:t xml:space="preserve">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implement DLP technologies to monitor, detect, and prevent the unauthorized transfer or leakage of sensitive information, whether intentional or accidental. This includes protecting data at rest, in transit, and in use, ensuring that any sensitive or confidential data is not exposed, shared, or transmitted outside of approved channels.</w:t>
        </w:r>
      </w:ins>
    </w:p>
    <w:p w14:paraId="05FFEA69" w14:textId="77777777" w:rsidR="00DD0CA9" w:rsidRPr="00DF5794" w:rsidRDefault="00DD0CA9" w:rsidP="00DD0CA9">
      <w:pPr>
        <w:pStyle w:val="Heading3"/>
        <w:numPr>
          <w:ilvl w:val="0"/>
          <w:numId w:val="26"/>
        </w:numPr>
        <w:jc w:val="both"/>
        <w:divId w:val="2339758546"/>
        <w:rPr>
          <w:ins w:id="323" w:author="Prashant Mishra1 (Digital,ISC) (X-Deloitte)" w:date="2026-08-03T10:36:00Z"/>
          <w:rFonts w:asciiTheme="minorHAnsi" w:hAnsiTheme="minorHAnsi" w:cstheme="minorHAnsi"/>
          <w:sz w:val="20"/>
          <w:szCs w:val="20"/>
        </w:rPr>
      </w:pPr>
      <w:ins w:id="324" w:author="Prashant Mishra1 (Digital,ISC) (X-Deloitte)" w:date="2026-08-03T10:36:00Z">
        <w:r w:rsidRPr="00DF5794">
          <w:rPr>
            <w:rStyle w:val="Strong"/>
            <w:rFonts w:asciiTheme="minorHAnsi" w:hAnsiTheme="minorHAnsi" w:cstheme="minorHAnsi"/>
            <w:szCs w:val="20"/>
          </w:rPr>
          <w:t xml:space="preserve">Application Security-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implement a comprehensive application security program.</w:t>
        </w:r>
      </w:ins>
    </w:p>
    <w:p w14:paraId="45D07AE9" w14:textId="77777777" w:rsidR="00DD0CA9" w:rsidRPr="00DF5794" w:rsidRDefault="00DD0CA9" w:rsidP="00DD0CA9">
      <w:pPr>
        <w:pStyle w:val="Heading3"/>
        <w:numPr>
          <w:ilvl w:val="1"/>
          <w:numId w:val="26"/>
        </w:numPr>
        <w:jc w:val="both"/>
        <w:divId w:val="2339758549"/>
        <w:rPr>
          <w:ins w:id="325" w:author="Prashant Mishra1 (Digital,ISC) (X-Deloitte)" w:date="2026-08-03T10:36:00Z"/>
          <w:rFonts w:asciiTheme="minorHAnsi" w:hAnsiTheme="minorHAnsi" w:cstheme="minorHAnsi"/>
          <w:b w:val="0"/>
          <w:sz w:val="20"/>
          <w:szCs w:val="20"/>
        </w:rPr>
      </w:pPr>
      <w:ins w:id="326" w:author="Prashant Mishra1 (Digital,ISC) (X-Deloitte)" w:date="2026-08-03T10:36:00Z">
        <w:r w:rsidRPr="00DF5794">
          <w:rPr>
            <w:rStyle w:val="Strong"/>
            <w:rFonts w:asciiTheme="minorHAnsi" w:hAnsiTheme="minorHAnsi" w:cstheme="minorHAnsi"/>
            <w:szCs w:val="20"/>
          </w:rPr>
          <w:lastRenderedPageBreak/>
          <w:t>Secure Software Development Lifecycle (SDLC)-</w:t>
        </w:r>
        <w:r w:rsidRPr="00DF5794">
          <w:rPr>
            <w:rFonts w:asciiTheme="minorHAnsi" w:hAnsiTheme="minorHAnsi" w:cstheme="minorHAnsi"/>
            <w:sz w:val="20"/>
            <w:szCs w:val="20"/>
          </w:rPr>
          <w:t xml:space="preserve"> </w:t>
        </w:r>
        <w:r w:rsidRPr="00DF5794">
          <w:rPr>
            <w:rFonts w:asciiTheme="minorHAnsi" w:hAnsiTheme="minorHAnsi" w:cstheme="minorHAnsi"/>
            <w:b w:val="0"/>
            <w:sz w:val="20"/>
            <w:szCs w:val="20"/>
          </w:rPr>
          <w:t xml:space="preserve">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define and implement secure SDLC phase including but not limited to requirements gathering, design, development, testing, deployment, and maintenance.</w:t>
        </w:r>
      </w:ins>
    </w:p>
    <w:p w14:paraId="6A082265" w14:textId="77777777" w:rsidR="00DD0CA9" w:rsidRPr="00DF5794" w:rsidRDefault="00DD0CA9" w:rsidP="00DD0CA9">
      <w:pPr>
        <w:pStyle w:val="Heading3"/>
        <w:numPr>
          <w:ilvl w:val="1"/>
          <w:numId w:val="26"/>
        </w:numPr>
        <w:jc w:val="both"/>
        <w:divId w:val="2339758552"/>
        <w:rPr>
          <w:ins w:id="327" w:author="Prashant Mishra1 (Digital,ISC) (X-Deloitte)" w:date="2026-08-03T10:36:00Z"/>
          <w:rFonts w:asciiTheme="minorHAnsi" w:hAnsiTheme="minorHAnsi" w:cstheme="minorHAnsi"/>
          <w:b w:val="0"/>
          <w:sz w:val="20"/>
          <w:szCs w:val="20"/>
        </w:rPr>
      </w:pPr>
      <w:ins w:id="328" w:author="Prashant Mishra1 (Digital,ISC) (X-Deloitte)" w:date="2026-08-03T10:36:00Z">
        <w:r w:rsidRPr="00DF5794">
          <w:rPr>
            <w:rFonts w:asciiTheme="minorHAnsi" w:hAnsiTheme="minorHAnsi" w:cstheme="minorHAnsi"/>
            <w:bCs w:val="0"/>
            <w:sz w:val="20"/>
            <w:szCs w:val="20"/>
          </w:rPr>
          <w:t>Secure Coding Standards-</w:t>
        </w:r>
        <w:r w:rsidRPr="00DF5794">
          <w:rPr>
            <w:rFonts w:asciiTheme="minorHAnsi" w:hAnsiTheme="minorHAnsi" w:cstheme="minorHAnsi"/>
            <w:b w:val="0"/>
            <w:sz w:val="20"/>
            <w:szCs w:val="20"/>
          </w:rPr>
          <w:t xml:space="preserve"> All development activities shall follow secure coding practices and guidelines in accordance with industry standards such as the OWASP Top Ten, secure coding guidelines, and any relevant regulatory or compliance frameworks.</w:t>
        </w:r>
      </w:ins>
    </w:p>
    <w:p w14:paraId="551C7028" w14:textId="77777777" w:rsidR="00DD0CA9" w:rsidRPr="00DF5794" w:rsidRDefault="00DD0CA9" w:rsidP="00DD0CA9">
      <w:pPr>
        <w:pStyle w:val="Heading3"/>
        <w:numPr>
          <w:ilvl w:val="1"/>
          <w:numId w:val="26"/>
        </w:numPr>
        <w:jc w:val="both"/>
        <w:divId w:val="2339758555"/>
        <w:rPr>
          <w:ins w:id="329" w:author="Prashant Mishra1 (Digital,ISC) (X-Deloitte)" w:date="2026-08-03T10:36:00Z"/>
          <w:rFonts w:asciiTheme="minorHAnsi" w:hAnsiTheme="minorHAnsi" w:cstheme="minorHAnsi"/>
          <w:b w:val="0"/>
          <w:sz w:val="20"/>
          <w:szCs w:val="20"/>
        </w:rPr>
      </w:pPr>
      <w:ins w:id="330" w:author="Prashant Mishra1 (Digital,ISC) (X-Deloitte)" w:date="2026-08-03T10:36:00Z">
        <w:r w:rsidRPr="00DF5794">
          <w:rPr>
            <w:rFonts w:asciiTheme="minorHAnsi" w:hAnsiTheme="minorHAnsi" w:cstheme="minorHAnsi"/>
            <w:bCs w:val="0"/>
            <w:sz w:val="20"/>
            <w:szCs w:val="20"/>
          </w:rPr>
          <w:t>API Security-</w:t>
        </w:r>
        <w:r w:rsidRPr="00DF5794">
          <w:rPr>
            <w:rFonts w:asciiTheme="minorHAnsi" w:hAnsiTheme="minorHAnsi" w:cstheme="minorHAnsi"/>
            <w:b w:val="0"/>
            <w:sz w:val="20"/>
            <w:szCs w:val="20"/>
          </w:rPr>
          <w:t xml:space="preserve"> The </w:t>
        </w:r>
        <w:r>
          <w:rPr>
            <w:rFonts w:asciiTheme="minorHAnsi" w:hAnsiTheme="minorHAnsi" w:cstheme="minorHAnsi"/>
            <w:b w:val="0"/>
            <w:sz w:val="20"/>
            <w:szCs w:val="20"/>
          </w:rPr>
          <w:t>third-party</w:t>
        </w:r>
        <w:r w:rsidRPr="00DF5794">
          <w:rPr>
            <w:rFonts w:asciiTheme="minorHAnsi" w:hAnsiTheme="minorHAnsi" w:cstheme="minorHAnsi"/>
            <w:b w:val="0"/>
            <w:sz w:val="20"/>
            <w:szCs w:val="20"/>
          </w:rPr>
          <w:t xml:space="preserve"> shall implement robust security measures for all APIs, including secure authentication (using, OAuth 2.0, OpenID Connect), encryption of data in transit and at rest (using., TLS 1.2 or higher, AES-256 encryption or higher), input validation to prevent injection attacks, and rate limiting (using industry-standard frameworks such as OWASP API Security Top 10) to prevent unauthorized access and abuse.</w:t>
        </w:r>
      </w:ins>
    </w:p>
    <w:p w14:paraId="3F0784D9" w14:textId="77777777" w:rsidR="00DD0CA9" w:rsidRDefault="00DD0CA9" w:rsidP="00DD0CA9">
      <w:pPr>
        <w:pStyle w:val="Heading3"/>
        <w:numPr>
          <w:ilvl w:val="1"/>
          <w:numId w:val="26"/>
        </w:numPr>
        <w:jc w:val="both"/>
        <w:divId w:val="2339758558"/>
        <w:rPr>
          <w:ins w:id="331" w:author="Prashant Mishra1 (Digital,ISC) (X-Deloitte)" w:date="2026-08-03T10:36:00Z"/>
          <w:rFonts w:asciiTheme="minorHAnsi" w:hAnsiTheme="minorHAnsi" w:cstheme="minorHAnsi"/>
          <w:b w:val="0"/>
          <w:sz w:val="20"/>
          <w:szCs w:val="20"/>
        </w:rPr>
      </w:pPr>
      <w:ins w:id="332" w:author="Prashant Mishra1 (Digital,ISC) (X-Deloitte)" w:date="2026-08-03T10:36:00Z">
        <w:r w:rsidRPr="00DF5794">
          <w:rPr>
            <w:rFonts w:asciiTheme="minorHAnsi" w:hAnsiTheme="minorHAnsi" w:cstheme="minorHAnsi"/>
            <w:bCs w:val="0"/>
            <w:sz w:val="20"/>
            <w:szCs w:val="20"/>
          </w:rPr>
          <w:t>Container Security-</w:t>
        </w:r>
        <w:r w:rsidRPr="00DF5794">
          <w:rPr>
            <w:rFonts w:asciiTheme="minorHAnsi" w:hAnsiTheme="minorHAnsi" w:cstheme="minorHAnsi"/>
            <w:b w:val="0"/>
            <w:sz w:val="20"/>
            <w:szCs w:val="20"/>
          </w:rPr>
          <w:t xml:space="preserve"> The third</w:t>
        </w:r>
        <w:r>
          <w:rPr>
            <w:rFonts w:asciiTheme="minorHAnsi" w:hAnsiTheme="minorHAnsi" w:cstheme="minorHAnsi"/>
            <w:b w:val="0"/>
            <w:sz w:val="20"/>
            <w:szCs w:val="20"/>
          </w:rPr>
          <w:t>-party</w:t>
        </w:r>
        <w:r w:rsidRPr="00DF5794">
          <w:rPr>
            <w:rFonts w:asciiTheme="minorHAnsi" w:hAnsiTheme="minorHAnsi" w:cstheme="minorHAnsi"/>
            <w:b w:val="0"/>
            <w:sz w:val="20"/>
            <w:szCs w:val="20"/>
          </w:rPr>
          <w:t xml:space="preserve"> shall implement robust security measures for containerized applications, including the use of trusted and scanned container images, runtime protection with minimal privileges, and secure configurations following industry standards such as CIS Docker and Kubernetes Benchmarks. Containers shall be monitored and logged (using tools like Prometheus or EFK Stack), and network segmentation and access controls shall be enforced.</w:t>
        </w:r>
      </w:ins>
    </w:p>
    <w:p w14:paraId="1E805C44" w14:textId="77777777" w:rsidR="00DD0CA9" w:rsidRPr="0038588F" w:rsidRDefault="00DD0CA9" w:rsidP="00DD0CA9">
      <w:pPr>
        <w:pStyle w:val="ListParagraph"/>
        <w:numPr>
          <w:ilvl w:val="0"/>
          <w:numId w:val="26"/>
        </w:numPr>
        <w:spacing w:after="160" w:line="259" w:lineRule="auto"/>
        <w:jc w:val="left"/>
        <w:divId w:val="2339758561"/>
        <w:rPr>
          <w:ins w:id="333" w:author="Prashant Mishra1 (Digital,ISC) (X-Deloitte)" w:date="2026-08-03T10:36:00Z"/>
          <w:rFonts w:cstheme="minorHAnsi"/>
        </w:rPr>
      </w:pPr>
      <w:ins w:id="334" w:author="Prashant Mishra1 (Digital,ISC) (X-Deloitte)" w:date="2026-08-03T10:36:00Z">
        <w:r w:rsidRPr="0038588F">
          <w:rPr>
            <w:rFonts w:cstheme="minorHAnsi"/>
            <w:b/>
          </w:rPr>
          <w:t xml:space="preserve">AI Security </w:t>
        </w:r>
      </w:ins>
    </w:p>
    <w:p w14:paraId="3D60519A" w14:textId="77777777" w:rsidR="00DD0CA9" w:rsidRPr="008B71ED" w:rsidRDefault="00DD0CA9" w:rsidP="00DD0CA9">
      <w:pPr>
        <w:pStyle w:val="ListParagraph"/>
        <w:numPr>
          <w:ilvl w:val="0"/>
          <w:numId w:val="38"/>
        </w:numPr>
        <w:spacing w:after="160" w:line="259" w:lineRule="auto"/>
        <w:divId w:val="2339758565"/>
        <w:rPr>
          <w:ins w:id="335" w:author="Prashant Mishra1 (Digital,ISC) (X-Deloitte)" w:date="2026-08-03T10:36:00Z"/>
          <w:rFonts w:cstheme="minorHAnsi"/>
        </w:rPr>
      </w:pPr>
      <w:ins w:id="336" w:author="Prashant Mishra1 (Digital,ISC) (X-Deloitte)" w:date="2026-08-03T10:36:00Z">
        <w:r w:rsidRPr="009862B7">
          <w:rPr>
            <w:rFonts w:cstheme="minorHAnsi"/>
            <w:b/>
          </w:rPr>
          <w:t>Agent Identity Hardening</w:t>
        </w:r>
        <w:r w:rsidRPr="009862B7">
          <w:rPr>
            <w:rFonts w:cstheme="minorHAnsi"/>
          </w:rPr>
          <w:t>: Each AI agent shall have a unique, cryptographically attested identity (P</w:t>
        </w:r>
        <w:r w:rsidRPr="008B71ED">
          <w:rPr>
            <w:rFonts w:cstheme="minorHAnsi"/>
          </w:rPr>
          <w:t>KI/</w:t>
        </w:r>
        <w:proofErr w:type="spellStart"/>
        <w:r w:rsidRPr="008B71ED">
          <w:rPr>
            <w:rFonts w:cstheme="minorHAnsi"/>
          </w:rPr>
          <w:t>mTLS</w:t>
        </w:r>
        <w:proofErr w:type="spellEnd"/>
        <w:r w:rsidRPr="008B71ED">
          <w:rPr>
            <w:rFonts w:cstheme="minorHAnsi"/>
          </w:rPr>
          <w:t>) with scoped, short</w:t>
        </w:r>
        <w:r w:rsidRPr="008B71ED">
          <w:rPr>
            <w:rFonts w:ascii="Cambria Math" w:hAnsi="Cambria Math" w:cs="Cambria Math"/>
          </w:rPr>
          <w:t>‑</w:t>
        </w:r>
        <w:r w:rsidRPr="008B71ED">
          <w:rPr>
            <w:rFonts w:cstheme="minorHAnsi"/>
          </w:rPr>
          <w:t>lived credentials; prohibit privilege inheritance without fresh intent validation.</w:t>
        </w:r>
      </w:ins>
    </w:p>
    <w:p w14:paraId="332763ED" w14:textId="77777777" w:rsidR="00DD0CA9" w:rsidRDefault="00DD0CA9" w:rsidP="00DD0CA9">
      <w:pPr>
        <w:pStyle w:val="ListParagraph"/>
        <w:numPr>
          <w:ilvl w:val="0"/>
          <w:numId w:val="38"/>
        </w:numPr>
        <w:spacing w:after="160" w:line="259" w:lineRule="auto"/>
        <w:divId w:val="2339758566"/>
        <w:rPr>
          <w:ins w:id="337" w:author="Prashant Mishra1 (Digital,ISC) (X-Deloitte)" w:date="2026-08-03T10:36:00Z"/>
          <w:rFonts w:cstheme="minorHAnsi"/>
        </w:rPr>
      </w:pPr>
      <w:ins w:id="338" w:author="Prashant Mishra1 (Digital,ISC) (X-Deloitte)" w:date="2026-08-03T10:36:00Z">
        <w:r w:rsidRPr="008B71ED">
          <w:rPr>
            <w:rFonts w:cstheme="minorHAnsi"/>
            <w:b/>
          </w:rPr>
          <w:t>Inter</w:t>
        </w:r>
        <w:r w:rsidRPr="008B71ED">
          <w:rPr>
            <w:rFonts w:ascii="Cambria Math" w:hAnsi="Cambria Math" w:cs="Cambria Math"/>
            <w:b/>
          </w:rPr>
          <w:t>‑</w:t>
        </w:r>
        <w:r w:rsidRPr="008B71ED">
          <w:rPr>
            <w:rFonts w:cstheme="minorHAnsi"/>
            <w:b/>
          </w:rPr>
          <w:t>Agent Secure Channels:</w:t>
        </w:r>
        <w:r w:rsidRPr="008B71ED">
          <w:rPr>
            <w:rFonts w:cstheme="minorHAnsi"/>
          </w:rPr>
          <w:t xml:space="preserve"> All agent communications must use </w:t>
        </w:r>
        <w:r>
          <w:rPr>
            <w:rFonts w:cstheme="minorHAnsi"/>
          </w:rPr>
          <w:t xml:space="preserve">session keys, </w:t>
        </w:r>
        <w:proofErr w:type="spellStart"/>
        <w:r w:rsidRPr="008B71ED">
          <w:rPr>
            <w:rFonts w:cstheme="minorHAnsi"/>
          </w:rPr>
          <w:t>mTLS</w:t>
        </w:r>
        <w:proofErr w:type="spellEnd"/>
        <w:r w:rsidRPr="008B71ED">
          <w:rPr>
            <w:rFonts w:cstheme="minorHAnsi"/>
          </w:rPr>
          <w:t xml:space="preserve"> (TLS1.3) with per</w:t>
        </w:r>
        <w:r w:rsidRPr="008B71ED">
          <w:rPr>
            <w:rFonts w:ascii="Cambria Math" w:hAnsi="Cambria Math" w:cs="Cambria Math"/>
          </w:rPr>
          <w:t>‑</w:t>
        </w:r>
        <w:r w:rsidRPr="008B71ED">
          <w:rPr>
            <w:rFonts w:cstheme="minorHAnsi"/>
          </w:rPr>
          <w:t>agent certificates</w:t>
        </w:r>
        <w:r>
          <w:rPr>
            <w:rFonts w:cstheme="minorHAnsi"/>
          </w:rPr>
          <w:t>,</w:t>
        </w:r>
        <w:r w:rsidRPr="008B71ED">
          <w:rPr>
            <w:rFonts w:cstheme="minorHAnsi"/>
          </w:rPr>
          <w:t xml:space="preserve"> digital signatures (RSA-4096), anti</w:t>
        </w:r>
        <w:r w:rsidRPr="008B71ED">
          <w:rPr>
            <w:rFonts w:ascii="Cambria Math" w:hAnsi="Cambria Math" w:cs="Cambria Math"/>
          </w:rPr>
          <w:t>‑</w:t>
        </w:r>
        <w:r w:rsidRPr="008B71ED">
          <w:rPr>
            <w:rFonts w:cstheme="minorHAnsi"/>
          </w:rPr>
          <w:t>replay protections (</w:t>
        </w:r>
        <w:proofErr w:type="spellStart"/>
        <w:r w:rsidRPr="008B71ED">
          <w:rPr>
            <w:rFonts w:cstheme="minorHAnsi"/>
          </w:rPr>
          <w:t>nonces</w:t>
        </w:r>
        <w:proofErr w:type="spellEnd"/>
        <w:r w:rsidRPr="008B71ED">
          <w:rPr>
            <w:rFonts w:cstheme="minorHAnsi"/>
          </w:rPr>
          <w:t xml:space="preserve">/timestamps). </w:t>
        </w:r>
      </w:ins>
    </w:p>
    <w:p w14:paraId="093152EB" w14:textId="77777777" w:rsidR="00DD0CA9" w:rsidRPr="008B71ED" w:rsidRDefault="00DD0CA9" w:rsidP="00DD0CA9">
      <w:pPr>
        <w:pStyle w:val="ListParagraph"/>
        <w:numPr>
          <w:ilvl w:val="0"/>
          <w:numId w:val="38"/>
        </w:numPr>
        <w:spacing w:after="160" w:line="259" w:lineRule="auto"/>
        <w:divId w:val="2339758567"/>
        <w:rPr>
          <w:ins w:id="339" w:author="Prashant Mishra1 (Digital,ISC) (X-Deloitte)" w:date="2026-08-03T10:36:00Z"/>
          <w:rFonts w:cstheme="minorHAnsi"/>
        </w:rPr>
      </w:pPr>
      <w:ins w:id="340" w:author="Prashant Mishra1 (Digital,ISC) (X-Deloitte)" w:date="2026-08-03T10:36:00Z">
        <w:r w:rsidRPr="008B71ED">
          <w:rPr>
            <w:rFonts w:cstheme="minorHAnsi"/>
            <w:b/>
          </w:rPr>
          <w:t>Session &amp; Context Management</w:t>
        </w:r>
        <w:r w:rsidRPr="00A358C1">
          <w:rPr>
            <w:rFonts w:cstheme="minorHAnsi"/>
          </w:rPr>
          <w:t>: Limit session duration to 20–30 minutes idle timeout, persist only essential state while avoiding raw prompts or sensitive context, and apply strict validation during context rehydration when resuming sessions.</w:t>
        </w:r>
      </w:ins>
    </w:p>
    <w:p w14:paraId="4446B05A" w14:textId="77777777" w:rsidR="00DD0CA9" w:rsidRDefault="00DD0CA9" w:rsidP="00DD0CA9">
      <w:pPr>
        <w:pStyle w:val="ListParagraph"/>
        <w:numPr>
          <w:ilvl w:val="0"/>
          <w:numId w:val="38"/>
        </w:numPr>
        <w:divId w:val="2339758568"/>
        <w:rPr>
          <w:ins w:id="341" w:author="Prashant Mishra1 (Digital,ISC) (X-Deloitte)" w:date="2026-08-03T10:36:00Z"/>
          <w:rFonts w:cstheme="minorHAnsi"/>
        </w:rPr>
      </w:pPr>
      <w:ins w:id="342" w:author="Prashant Mishra1 (Digital,ISC) (X-Deloitte)" w:date="2026-08-03T10:36:00Z">
        <w:r w:rsidRPr="008B71ED">
          <w:rPr>
            <w:rFonts w:cstheme="minorHAnsi"/>
            <w:b/>
          </w:rPr>
          <w:t>Cascading Failure Resilience</w:t>
        </w:r>
        <w:r>
          <w:rPr>
            <w:rFonts w:cstheme="minorHAnsi"/>
            <w:b/>
          </w:rPr>
          <w:t xml:space="preserve"> and </w:t>
        </w:r>
        <w:r w:rsidRPr="008B71ED">
          <w:rPr>
            <w:rFonts w:cstheme="minorHAnsi"/>
            <w:b/>
          </w:rPr>
          <w:t>Containment:</w:t>
        </w:r>
        <w:r w:rsidRPr="008B71ED">
          <w:rPr>
            <w:rFonts w:cstheme="minorHAnsi"/>
          </w:rPr>
          <w:t xml:space="preserve"> Implement quotas, rate limits, circuit breakers, and independent policy enforcement between planning and execution components to prevent and contain multi</w:t>
        </w:r>
        <w:r w:rsidRPr="008B71ED">
          <w:rPr>
            <w:rFonts w:ascii="Cambria Math" w:hAnsi="Cambria Math" w:cs="Cambria Math"/>
          </w:rPr>
          <w:t>‑</w:t>
        </w:r>
        <w:r w:rsidRPr="008B71ED">
          <w:rPr>
            <w:rFonts w:cstheme="minorHAnsi"/>
          </w:rPr>
          <w:t>agent cascading failures; test blast</w:t>
        </w:r>
        <w:r w:rsidRPr="008B71ED">
          <w:rPr>
            <w:rFonts w:ascii="Cambria Math" w:hAnsi="Cambria Math" w:cs="Cambria Math"/>
          </w:rPr>
          <w:t>‑</w:t>
        </w:r>
        <w:r w:rsidRPr="008B71ED">
          <w:rPr>
            <w:rFonts w:cstheme="minorHAnsi"/>
          </w:rPr>
          <w:t>radius guardrails annually.</w:t>
        </w:r>
      </w:ins>
    </w:p>
    <w:p w14:paraId="66E84243" w14:textId="77777777" w:rsidR="00DD0CA9" w:rsidRPr="00DE7F2E" w:rsidRDefault="00DD0CA9" w:rsidP="00DD0CA9">
      <w:pPr>
        <w:pStyle w:val="ListParagraph"/>
        <w:numPr>
          <w:ilvl w:val="0"/>
          <w:numId w:val="38"/>
        </w:numPr>
        <w:divId w:val="2339758569"/>
        <w:rPr>
          <w:ins w:id="343" w:author="Prashant Mishra1 (Digital,ISC) (X-Deloitte)" w:date="2026-08-03T10:36:00Z"/>
          <w:rFonts w:cstheme="minorHAnsi"/>
        </w:rPr>
      </w:pPr>
      <w:ins w:id="344" w:author="Prashant Mishra1 (Digital,ISC) (X-Deloitte)" w:date="2026-08-03T10:36:00Z">
        <w:r>
          <w:rPr>
            <w:rFonts w:cstheme="minorHAnsi"/>
            <w:b/>
          </w:rPr>
          <w:t xml:space="preserve">AI security and Integrity control: </w:t>
        </w:r>
        <w:r w:rsidRPr="006E3E36">
          <w:rPr>
            <w:rFonts w:cstheme="minorHAnsi"/>
          </w:rPr>
          <w:t xml:space="preserve">The Service Provider shall implement AI security measures aligned with the OWASP Top 10 for LLMs/Agentic AI and </w:t>
        </w:r>
        <w:proofErr w:type="spellStart"/>
        <w:r w:rsidRPr="006E3E36">
          <w:rPr>
            <w:rFonts w:cstheme="minorHAnsi"/>
          </w:rPr>
          <w:t>GenAI</w:t>
        </w:r>
        <w:proofErr w:type="spellEnd"/>
        <w:r w:rsidRPr="006E3E36">
          <w:rPr>
            <w:rFonts w:cstheme="minorHAnsi"/>
          </w:rPr>
          <w:t xml:space="preserve"> systems, and shall conduct periodic red</w:t>
        </w:r>
        <w:r w:rsidRPr="006E3E36">
          <w:rPr>
            <w:rFonts w:ascii="Cambria Math" w:hAnsi="Cambria Math" w:cs="Cambria Math"/>
          </w:rPr>
          <w:t>‑</w:t>
        </w:r>
        <w:r w:rsidRPr="006E3E36">
          <w:rPr>
            <w:rFonts w:cstheme="minorHAnsi"/>
          </w:rPr>
          <w:t>teaming exercises to identify and mitigate vulnerabilities.</w:t>
        </w:r>
      </w:ins>
    </w:p>
    <w:p w14:paraId="7742EECF" w14:textId="77777777" w:rsidR="00DD0CA9" w:rsidRPr="008B71ED" w:rsidRDefault="00DD0CA9" w:rsidP="00DD0CA9">
      <w:pPr>
        <w:pStyle w:val="ListParagraph"/>
        <w:numPr>
          <w:ilvl w:val="0"/>
          <w:numId w:val="38"/>
        </w:numPr>
        <w:divId w:val="2339758570"/>
        <w:rPr>
          <w:ins w:id="345" w:author="Prashant Mishra1 (Digital,ISC) (X-Deloitte)" w:date="2026-08-03T10:36:00Z"/>
          <w:rFonts w:cstheme="minorHAnsi"/>
        </w:rPr>
      </w:pPr>
      <w:ins w:id="346" w:author="Prashant Mishra1 (Digital,ISC) (X-Deloitte)" w:date="2026-08-03T10:36:00Z">
        <w:r w:rsidRPr="008B71ED">
          <w:rPr>
            <w:rFonts w:cstheme="minorHAnsi"/>
            <w:b/>
          </w:rPr>
          <w:t>Runtime Supply</w:t>
        </w:r>
        <w:r w:rsidRPr="008B71ED">
          <w:rPr>
            <w:rFonts w:ascii="Cambria Math" w:hAnsi="Cambria Math" w:cs="Cambria Math"/>
            <w:b/>
          </w:rPr>
          <w:t>‑</w:t>
        </w:r>
        <w:r w:rsidRPr="008B71ED">
          <w:rPr>
            <w:rFonts w:cstheme="minorHAnsi"/>
            <w:b/>
          </w:rPr>
          <w:t>Chain Assurance:</w:t>
        </w:r>
        <w:r w:rsidRPr="008B71ED">
          <w:rPr>
            <w:rFonts w:cstheme="minorHAnsi"/>
          </w:rPr>
          <w:t xml:space="preserve"> Vendor shall verify MCP (</w:t>
        </w:r>
        <w:r w:rsidRPr="008B71ED">
          <w:rPr>
            <w:rFonts w:eastAsia="Times New Roman" w:cstheme="minorHAnsi"/>
          </w:rPr>
          <w:t>Model Context Protocol</w:t>
        </w:r>
        <w:r w:rsidRPr="008B71ED">
          <w:rPr>
            <w:rFonts w:cstheme="minorHAnsi"/>
          </w:rPr>
          <w:t>) tools, plugins, agent</w:t>
        </w:r>
        <w:r w:rsidRPr="008B71ED">
          <w:rPr>
            <w:rFonts w:ascii="Cambria Math" w:hAnsi="Cambria Math" w:cs="Cambria Math"/>
          </w:rPr>
          <w:t>‑</w:t>
        </w:r>
        <w:r w:rsidRPr="008B71ED">
          <w:rPr>
            <w:rFonts w:cstheme="minorHAnsi"/>
          </w:rPr>
          <w:t xml:space="preserve">cards, and prompt templates; maintain SBOM/AIBOM; perform </w:t>
        </w:r>
        <w:proofErr w:type="spellStart"/>
        <w:r w:rsidRPr="008B71ED">
          <w:rPr>
            <w:rFonts w:cstheme="minorHAnsi"/>
          </w:rPr>
          <w:t>typosquat</w:t>
        </w:r>
        <w:proofErr w:type="spellEnd"/>
        <w:r w:rsidRPr="008B71ED">
          <w:rPr>
            <w:rFonts w:cstheme="minorHAnsi"/>
          </w:rPr>
          <w:t xml:space="preserve"> checks; and provide an emergency kill</w:t>
        </w:r>
        <w:r w:rsidRPr="008B71ED">
          <w:rPr>
            <w:rFonts w:ascii="Cambria Math" w:hAnsi="Cambria Math" w:cs="Cambria Math"/>
          </w:rPr>
          <w:t>‑</w:t>
        </w:r>
        <w:r w:rsidRPr="008B71ED">
          <w:rPr>
            <w:rFonts w:cstheme="minorHAnsi"/>
          </w:rPr>
          <w:t xml:space="preserve">switch to revoke compromised components at runtime. </w:t>
        </w:r>
      </w:ins>
    </w:p>
    <w:p w14:paraId="5DD07FAC" w14:textId="77777777" w:rsidR="00DD0CA9" w:rsidRPr="00DE7F2E" w:rsidRDefault="00DD0CA9" w:rsidP="00DD0CA9">
      <w:pPr>
        <w:pStyle w:val="ListParagraph"/>
        <w:numPr>
          <w:ilvl w:val="0"/>
          <w:numId w:val="38"/>
        </w:numPr>
        <w:divId w:val="2339758571"/>
        <w:rPr>
          <w:ins w:id="347" w:author="Prashant Mishra1 (Digital,ISC) (X-Deloitte)" w:date="2026-08-03T10:36:00Z"/>
          <w:rFonts w:cstheme="minorHAnsi"/>
        </w:rPr>
      </w:pPr>
      <w:ins w:id="348" w:author="Prashant Mishra1 (Digital,ISC) (X-Deloitte)" w:date="2026-08-03T10:36:00Z">
        <w:r w:rsidRPr="008B71ED">
          <w:rPr>
            <w:rFonts w:cstheme="minorHAnsi"/>
            <w:b/>
          </w:rPr>
          <w:t>Secure Execution (No eval):</w:t>
        </w:r>
        <w:r w:rsidRPr="008B71ED">
          <w:rPr>
            <w:rFonts w:cstheme="minorHAnsi"/>
          </w:rPr>
          <w:t xml:space="preserve"> Vendor shall prohibit unsafe </w:t>
        </w:r>
        <w:proofErr w:type="gramStart"/>
        <w:r w:rsidRPr="008B71ED">
          <w:rPr>
            <w:rFonts w:cstheme="minorHAnsi"/>
          </w:rPr>
          <w:t>eval(</w:t>
        </w:r>
        <w:proofErr w:type="gramEnd"/>
        <w:r w:rsidRPr="008B71ED">
          <w:rPr>
            <w:rFonts w:cstheme="minorHAnsi"/>
          </w:rPr>
          <w:t>), dynamic code loading of untrusted content, and unsafe deserialization; any model</w:t>
        </w:r>
        <w:r w:rsidRPr="008B71ED">
          <w:rPr>
            <w:rFonts w:ascii="Cambria Math" w:hAnsi="Cambria Math" w:cs="Cambria Math"/>
          </w:rPr>
          <w:t>‑</w:t>
        </w:r>
        <w:r w:rsidRPr="008B71ED">
          <w:rPr>
            <w:rFonts w:cstheme="minorHAnsi"/>
          </w:rPr>
          <w:t>generated code must execute only in non</w:t>
        </w:r>
        <w:r w:rsidRPr="008B71ED">
          <w:rPr>
            <w:rFonts w:ascii="Cambria Math" w:hAnsi="Cambria Math" w:cs="Cambria Math"/>
          </w:rPr>
          <w:t>‑</w:t>
        </w:r>
        <w:r w:rsidRPr="008B71ED">
          <w:rPr>
            <w:rFonts w:cstheme="minorHAnsi"/>
          </w:rPr>
          <w:t>root, isolated sandboxes with strict filesystem and outbound</w:t>
        </w:r>
        <w:r w:rsidRPr="008B71ED">
          <w:rPr>
            <w:rFonts w:ascii="Cambria Math" w:hAnsi="Cambria Math" w:cs="Cambria Math"/>
          </w:rPr>
          <w:t>‑</w:t>
        </w:r>
        <w:r w:rsidRPr="008B71ED">
          <w:rPr>
            <w:rFonts w:cstheme="minorHAnsi"/>
          </w:rPr>
          <w:t>network restrictions.</w:t>
        </w:r>
      </w:ins>
    </w:p>
    <w:bookmarkEnd w:id="62"/>
    <w:p w14:paraId="51857A9B" w14:textId="28C369A0" w:rsidR="00000000" w:rsidRDefault="00A24AC2">
      <w:pPr>
        <w:rPr>
          <w:del w:id="349" w:author="Cherry Jawa (FIN,ISC)" w:date="2026-07-29T11:58:00Z"/>
          <w:rPrChange w:id="350" w:author="Cherry Jawa (FIN,ISC)" w:date="2026-07-29T11:58:00Z">
            <w:rPr>
              <w:del w:id="351" w:author="Cherry Jawa (FIN,ISC)" w:date="2026-07-29T11:58:00Z"/>
              <w:rFonts w:eastAsia="Times New Roman" w:cstheme="minorHAnsi"/>
              <w:i/>
              <w:iCs/>
              <w:color w:val="000000"/>
              <w:sz w:val="20"/>
              <w:szCs w:val="20"/>
            </w:rPr>
          </w:rPrChange>
        </w:rPr>
        <w:sectPr w:rsidR="00000000" w:rsidSect="00A37DB2">
          <w:headerReference w:type="default" r:id="rId16"/>
          <w:footerReference w:type="default" r:id="rId17"/>
          <w:pgSz w:w="11906" w:h="16838"/>
          <w:pgMar w:top="1191" w:right="1418" w:bottom="1134" w:left="1134" w:header="709" w:footer="709" w:gutter="0"/>
          <w:cols w:space="708"/>
          <w:docGrid w:linePitch="360"/>
        </w:sectPr>
        <w:pPrChange w:id="352" w:author="Cherry Jawa (FIN,ISC)" w:date="2026-07-29T11:58:00Z">
          <w:pPr>
            <w:spacing w:after="160" w:line="259" w:lineRule="auto"/>
          </w:pPr>
        </w:pPrChange>
      </w:pPr>
      <w:ins w:id="353" w:author="Cherry Jawa (FIN,ISC)" w:date="2026-07-29T12:00:00Z">
        <w:del w:id="354" w:author="Prashant Mishra1 (Digital,ISC) (X-Deloitte)" w:date="2026-08-03T10:30:00Z">
          <w:r w:rsidDel="00487251">
            <w:delText>”</w:delText>
          </w:r>
        </w:del>
      </w:ins>
    </w:p>
    <w:p w14:paraId="6F58BECF" w14:textId="3A9D051C" w:rsidR="00DD0CA9" w:rsidRDefault="00DD0CA9" w:rsidP="00DD0CA9">
      <w:pPr>
        <w:rPr>
          <w:ins w:id="355" w:author="Prashant Mishra1 (Digital,ISC) (X-Deloitte)" w:date="2026-08-03T10:35:00Z"/>
          <w:rFonts w:eastAsia="Adobe Clean" w:cs="Calibri"/>
        </w:rPr>
      </w:pPr>
    </w:p>
    <w:p w14:paraId="34D9CB07" w14:textId="224EACCD" w:rsidR="00DD0CA9" w:rsidRDefault="00DD0CA9" w:rsidP="00DD0CA9">
      <w:pPr>
        <w:rPr>
          <w:ins w:id="356" w:author="Prashant Mishra1 (Digital,ISC) (X-Deloitte)" w:date="2026-08-03T10:35:00Z"/>
          <w:rFonts w:eastAsia="Adobe Clean" w:cs="Calibri"/>
        </w:rPr>
      </w:pPr>
    </w:p>
    <w:p w14:paraId="3F480578" w14:textId="4906B3FF" w:rsidR="00DD0CA9" w:rsidRDefault="00DD0CA9" w:rsidP="00DD0CA9">
      <w:pPr>
        <w:rPr>
          <w:ins w:id="357" w:author="Prashant Mishra1 (Digital,ISC) (X-Deloitte)" w:date="2026-08-03T10:35:00Z"/>
          <w:rFonts w:eastAsia="Adobe Clean" w:cs="Calibri"/>
        </w:rPr>
      </w:pPr>
    </w:p>
    <w:p w14:paraId="21340A97" w14:textId="64870B3C" w:rsidR="00DD0CA9" w:rsidRDefault="00DD0CA9" w:rsidP="00DD0CA9">
      <w:pPr>
        <w:rPr>
          <w:ins w:id="358" w:author="Prashant Mishra1 (Digital,ISC) (X-Deloitte)" w:date="2026-08-03T10:35:00Z"/>
          <w:rFonts w:eastAsia="Adobe Clean" w:cs="Calibri"/>
        </w:rPr>
      </w:pPr>
    </w:p>
    <w:p w14:paraId="2BC6E878" w14:textId="08D11E1C" w:rsidR="00DD0CA9" w:rsidRDefault="00DD0CA9" w:rsidP="00DD0CA9">
      <w:pPr>
        <w:rPr>
          <w:ins w:id="359" w:author="Prashant Mishra1 (Digital,ISC) (X-Deloitte)" w:date="2026-08-03T10:35:00Z"/>
          <w:rFonts w:eastAsia="Adobe Clean" w:cs="Calibri"/>
        </w:rPr>
      </w:pPr>
    </w:p>
    <w:p w14:paraId="597CDBD5" w14:textId="260A550B" w:rsidR="00DD0CA9" w:rsidRDefault="00DD0CA9" w:rsidP="00DD0CA9">
      <w:pPr>
        <w:rPr>
          <w:ins w:id="360" w:author="Prashant Mishra1 (Digital,ISC) (X-Deloitte)" w:date="2026-08-03T10:35:00Z"/>
          <w:rFonts w:eastAsia="Adobe Clean" w:cs="Calibri"/>
        </w:rPr>
      </w:pPr>
    </w:p>
    <w:p w14:paraId="756D5897" w14:textId="7EEC91A3" w:rsidR="00DD0CA9" w:rsidRDefault="00DD0CA9" w:rsidP="00DD0CA9">
      <w:pPr>
        <w:rPr>
          <w:ins w:id="361" w:author="Prashant Mishra1 (Digital,ISC) (X-Deloitte)" w:date="2026-08-03T10:35:00Z"/>
          <w:rFonts w:eastAsia="Adobe Clean" w:cs="Calibri"/>
        </w:rPr>
      </w:pPr>
    </w:p>
    <w:p w14:paraId="549C12EC" w14:textId="028ED98E" w:rsidR="00DD0CA9" w:rsidRDefault="00DD0CA9" w:rsidP="00DD0CA9">
      <w:pPr>
        <w:rPr>
          <w:ins w:id="362" w:author="Prashant Mishra1 (Digital,ISC) (X-Deloitte)" w:date="2026-08-03T10:35:00Z"/>
          <w:rFonts w:eastAsia="Adobe Clean" w:cs="Calibri"/>
        </w:rPr>
      </w:pPr>
    </w:p>
    <w:p w14:paraId="3D3CCCB1" w14:textId="60856D4E" w:rsidR="00DD0CA9" w:rsidRDefault="00DD0CA9" w:rsidP="00DD0CA9">
      <w:pPr>
        <w:rPr>
          <w:ins w:id="363" w:author="Prashant Mishra1 (Digital,ISC) (X-Deloitte)" w:date="2026-08-03T10:35:00Z"/>
          <w:rFonts w:eastAsia="Adobe Clean" w:cs="Calibri"/>
        </w:rPr>
      </w:pPr>
    </w:p>
    <w:p w14:paraId="79BF335B" w14:textId="37222B16" w:rsidR="00DD0CA9" w:rsidRDefault="00DD0CA9" w:rsidP="00DD0CA9">
      <w:pPr>
        <w:rPr>
          <w:ins w:id="364" w:author="Prashant Mishra1 (Digital,ISC) (X-Deloitte)" w:date="2026-08-03T10:35:00Z"/>
          <w:rFonts w:eastAsia="Adobe Clean" w:cs="Calibri"/>
        </w:rPr>
      </w:pPr>
    </w:p>
    <w:p w14:paraId="34DBBCBD" w14:textId="6CE47F04" w:rsidR="00DD0CA9" w:rsidRDefault="00DD0CA9" w:rsidP="00DD0CA9">
      <w:pPr>
        <w:rPr>
          <w:ins w:id="365" w:author="Prashant Mishra1 (Digital,ISC) (X-Deloitte)" w:date="2026-08-03T10:35:00Z"/>
          <w:rFonts w:eastAsia="Adobe Clean" w:cs="Calibri"/>
        </w:rPr>
      </w:pPr>
    </w:p>
    <w:p w14:paraId="14E9ACEC" w14:textId="639BA5EF" w:rsidR="00DD0CA9" w:rsidRDefault="00DD0CA9" w:rsidP="00DD0CA9">
      <w:pPr>
        <w:rPr>
          <w:ins w:id="366" w:author="Prashant Mishra1 (Digital,ISC) (X-Deloitte)" w:date="2026-08-03T10:35:00Z"/>
          <w:rFonts w:eastAsia="Adobe Clean" w:cs="Calibri"/>
        </w:rPr>
      </w:pPr>
    </w:p>
    <w:p w14:paraId="6539B79C" w14:textId="7245CA30" w:rsidR="00DD0CA9" w:rsidRDefault="00DD0CA9" w:rsidP="00DD0CA9">
      <w:pPr>
        <w:rPr>
          <w:ins w:id="367" w:author="Prashant Mishra1 (Digital,ISC) (X-Deloitte)" w:date="2026-08-03T10:35:00Z"/>
          <w:rFonts w:eastAsia="Adobe Clean" w:cs="Calibri"/>
        </w:rPr>
      </w:pPr>
    </w:p>
    <w:p w14:paraId="7A6A9091" w14:textId="6538F1B3" w:rsidR="00DD0CA9" w:rsidRDefault="00DD0CA9" w:rsidP="00DD0CA9">
      <w:pPr>
        <w:rPr>
          <w:ins w:id="368" w:author="Prashant Mishra1 (Digital,ISC) (X-Deloitte)" w:date="2026-08-03T10:35:00Z"/>
          <w:rFonts w:eastAsia="Adobe Clean" w:cs="Calibri"/>
        </w:rPr>
      </w:pPr>
    </w:p>
    <w:p w14:paraId="549D56F0" w14:textId="331D1925" w:rsidR="00DD0CA9" w:rsidRDefault="00DD0CA9" w:rsidP="00DD0CA9">
      <w:pPr>
        <w:rPr>
          <w:ins w:id="369" w:author="Prashant Mishra1 (Digital,ISC) (X-Deloitte)" w:date="2026-08-03T10:35:00Z"/>
          <w:rFonts w:eastAsia="Adobe Clean" w:cs="Calibri"/>
        </w:rPr>
      </w:pPr>
    </w:p>
    <w:p w14:paraId="7E5A5FC1" w14:textId="6C185B9B" w:rsidR="00DD0CA9" w:rsidRDefault="00DD0CA9" w:rsidP="00DD0CA9">
      <w:pPr>
        <w:rPr>
          <w:ins w:id="370" w:author="Prashant Mishra1 (Digital,ISC) (X-Deloitte)" w:date="2026-08-03T10:35:00Z"/>
          <w:rFonts w:eastAsia="Adobe Clean" w:cs="Calibri"/>
        </w:rPr>
      </w:pPr>
    </w:p>
    <w:p w14:paraId="7D7F4A1B" w14:textId="174AF74E" w:rsidR="00DD0CA9" w:rsidRDefault="00DD0CA9" w:rsidP="00DD0CA9">
      <w:pPr>
        <w:rPr>
          <w:ins w:id="371" w:author="Prashant Mishra1 (Digital,ISC) (X-Deloitte)" w:date="2026-08-03T10:35:00Z"/>
          <w:rFonts w:eastAsia="Adobe Clean" w:cs="Calibri"/>
        </w:rPr>
      </w:pPr>
    </w:p>
    <w:p w14:paraId="31FE2ACD" w14:textId="7EBCCE8A" w:rsidR="00DD0CA9" w:rsidRDefault="00DD0CA9" w:rsidP="00DD0CA9">
      <w:pPr>
        <w:rPr>
          <w:ins w:id="372" w:author="Prashant Mishra1 (Digital,ISC) (X-Deloitte)" w:date="2026-08-03T10:35:00Z"/>
          <w:rFonts w:eastAsia="Adobe Clean" w:cs="Calibri"/>
        </w:rPr>
      </w:pPr>
    </w:p>
    <w:p w14:paraId="2C4C7CB2" w14:textId="0D58762F" w:rsidR="00DD0CA9" w:rsidRDefault="00DD0CA9" w:rsidP="00DD0CA9">
      <w:pPr>
        <w:rPr>
          <w:ins w:id="373" w:author="Prashant Mishra1 (Digital,ISC) (X-Deloitte)" w:date="2026-08-03T10:35:00Z"/>
          <w:rFonts w:eastAsia="Adobe Clean" w:cs="Calibri"/>
        </w:rPr>
      </w:pPr>
    </w:p>
    <w:p w14:paraId="15BAA16C" w14:textId="77777777" w:rsidR="00DD0CA9" w:rsidRPr="00A24AC2" w:rsidRDefault="00DD0CA9" w:rsidP="00DD0CA9">
      <w:pPr>
        <w:rPr>
          <w:rFonts w:eastAsia="Adobe Clean" w:cs="Calibri"/>
          <w:rPrChange w:id="374" w:author="Cherry Jawa (FIN,ISC)" w:date="2026-07-29T11:54:00Z">
            <w:rPr/>
          </w:rPrChange>
        </w:rPr>
      </w:pPr>
    </w:p>
    <w:sectPr w:rsidR="00DD0CA9" w:rsidRPr="00A24AC2" w:rsidSect="00E12773">
      <w:headerReference w:type="even" r:id="rId18"/>
      <w:headerReference w:type="default" r:id="rId19"/>
      <w:footerReference w:type="even" r:id="rId20"/>
      <w:footerReference w:type="default" r:id="rId21"/>
      <w:headerReference w:type="first" r:id="rId22"/>
      <w:footerReference w:type="first" r:id="rId23"/>
      <w:type w:val="continuous"/>
      <w:pgSz w:w="11906" w:h="16838"/>
      <w:pgMar w:top="1191" w:right="1418" w:bottom="1134" w:left="1134" w:header="709" w:footer="709" w:gutter="0"/>
      <w:cols w:num="2"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IndiGo Legal" w:date="2026-06-29T17:44:00Z" w:initials="IL">
    <w:p w14:paraId="07F51FC9" w14:textId="1B82C3C6" w:rsidR="00C277FB" w:rsidRDefault="00C277FB">
      <w:pPr>
        <w:pStyle w:val="CommentText"/>
      </w:pPr>
      <w:r>
        <w:rPr>
          <w:rStyle w:val="CommentReference"/>
        </w:rPr>
        <w:annotationRef/>
      </w:r>
      <w:r w:rsidRPr="00C277FB">
        <w:rPr>
          <w:highlight w:val="yellow"/>
        </w:rPr>
        <w:t>Procurement, Finance and Tax Team to confirm if anything needs to be added under this Addendum.</w:t>
      </w:r>
    </w:p>
  </w:comment>
  <w:comment w:id="1" w:author="IndiGo Legal" w:date="2026-06-29T17:40:00Z" w:initials="IL">
    <w:p w14:paraId="0419FE77" w14:textId="6D658A1E" w:rsidR="00377756" w:rsidRDefault="00377756">
      <w:pPr>
        <w:pStyle w:val="CommentText"/>
      </w:pPr>
      <w:r>
        <w:rPr>
          <w:rStyle w:val="CommentReference"/>
        </w:rPr>
        <w:annotationRef/>
      </w:r>
      <w:r>
        <w:t>Need 2 signatories for IndiGo.</w:t>
      </w:r>
    </w:p>
  </w:comment>
  <w:comment w:id="2" w:author="IndiGo Legal" w:date="2026-06-29T17:42:00Z" w:initials="IL">
    <w:p w14:paraId="76E1FA52" w14:textId="0AB5C544" w:rsidR="00C277FB" w:rsidRDefault="00C277FB">
      <w:pPr>
        <w:pStyle w:val="CommentText"/>
      </w:pPr>
      <w:r>
        <w:rPr>
          <w:rStyle w:val="CommentReference"/>
        </w:rPr>
        <w:annotationRef/>
      </w:r>
      <w:r>
        <w:t>The embedded links to be incorporated within the body of this document.</w:t>
      </w:r>
    </w:p>
  </w:comment>
  <w:comment w:id="3" w:author="IndiGo Legal" w:date="2026-06-29T17:41:00Z" w:initials="IL">
    <w:p w14:paraId="77E3F2F8" w14:textId="1A13304B" w:rsidR="00377756" w:rsidRDefault="00377756">
      <w:pPr>
        <w:pStyle w:val="CommentText"/>
      </w:pPr>
      <w:r>
        <w:rPr>
          <w:rStyle w:val="CommentReference"/>
        </w:rPr>
        <w:annotationRef/>
      </w:r>
      <w:r w:rsidRPr="00C277FB">
        <w:rPr>
          <w:highlight w:val="yellow"/>
        </w:rPr>
        <w:t xml:space="preserve">DPA to </w:t>
      </w:r>
      <w:r w:rsidR="00C277FB" w:rsidRPr="00C277FB">
        <w:rPr>
          <w:highlight w:val="yellow"/>
        </w:rPr>
        <w:t>be initiated for Infosec and DPO’s review.</w:t>
      </w:r>
    </w:p>
  </w:comment>
  <w:comment w:id="4" w:author="IndiGo Legal" w:date="2026-06-29T17:40:00Z" w:initials="IL">
    <w:p w14:paraId="54268E14" w14:textId="3BF062EE" w:rsidR="00377756" w:rsidRDefault="00377756">
      <w:pPr>
        <w:pStyle w:val="CommentText"/>
      </w:pPr>
      <w:r>
        <w:rPr>
          <w:rStyle w:val="CommentReference"/>
        </w:rPr>
        <w:annotationRef/>
      </w:r>
      <w:r w:rsidRPr="00377756">
        <w:rPr>
          <w:highlight w:val="yellow"/>
        </w:rPr>
        <w:t>Infosec and User Team to review these terms.</w:t>
      </w:r>
    </w:p>
  </w:comment>
  <w:comment w:id="5" w:author="Rinika Gautam (Digital,ISC)" w:date="2026-07-08T15:05:00Z" w:initials="RG">
    <w:p w14:paraId="091D4A5B" w14:textId="77777777" w:rsidR="00290A57" w:rsidRDefault="00290A57" w:rsidP="00290A57">
      <w:pPr>
        <w:pStyle w:val="CommentText"/>
      </w:pPr>
      <w:r>
        <w:rPr>
          <w:rStyle w:val="CommentReference"/>
        </w:rPr>
        <w:annotationRef/>
      </w:r>
      <w:r>
        <w:rPr>
          <w:color w:val="000000"/>
        </w:rPr>
        <w:t>The restriction prohibiting the use of Adobe Generative AI features or generated outputs for training, testing, or improving any AI/ML models is acceptable for the current intended use of Adobe products. IndiGo does not intend to use Adobe-generated content for development of proprietary AI models. No business concern from the User Team, subject to Infosec approval.</w:t>
      </w:r>
    </w:p>
  </w:comment>
  <w:comment w:id="6" w:author="Prashant Mishra1 (Digital,ISC) (X-Deloitte)" w:date="2026-08-03T10:25:00Z" w:initials="PM((">
    <w:p w14:paraId="5A1805E6" w14:textId="7E3C4555" w:rsidR="007F08DF" w:rsidRDefault="007F08DF">
      <w:pPr>
        <w:pStyle w:val="CommentText"/>
      </w:pPr>
      <w:r>
        <w:rPr>
          <w:rStyle w:val="CommentReference"/>
        </w:rPr>
        <w:annotationRef/>
      </w:r>
      <w:r w:rsidR="003D42B9">
        <w:t xml:space="preserve">Note to 6e Legal: </w:t>
      </w:r>
      <w:r w:rsidRPr="007F08DF">
        <w:t xml:space="preserve">While the restriction on IndiGo using Adobe </w:t>
      </w:r>
      <w:proofErr w:type="spellStart"/>
      <w:r w:rsidRPr="007F08DF">
        <w:t>GenAI</w:t>
      </w:r>
      <w:proofErr w:type="spellEnd"/>
      <w:r w:rsidRPr="007F08DF">
        <w:t xml:space="preserve"> outputs to train or improve AI/ML models is acceptable, the agreement should also expressly confirm that Adobe will not use IndiGo data, customer content, prompts, inputs, outputs, personal data, confidential information, or any data generated through IndiGo's use of the services to train, retrain, fine-tune, test, validate, or otherwise improve Adobe's AI/ML models, foundation models, or generative AI systems</w:t>
      </w:r>
      <w:r>
        <w:t xml:space="preserve">. </w:t>
      </w:r>
      <w:r w:rsidRPr="007F08DF">
        <w:t>Any such data should be processed solely for the purpose of providing the contracted services and in accordance with applicable data protection and confidentiality obligations.</w:t>
      </w:r>
      <w:r w:rsidR="003D42B9">
        <w:t xml:space="preserve"> Please modify the clause accordingly. </w:t>
      </w:r>
    </w:p>
  </w:comment>
  <w:comment w:id="7" w:author="IndiGo Legal" w:date="2026-06-29T17:42:00Z" w:initials="IL">
    <w:p w14:paraId="5D9FD089" w14:textId="1A52B399" w:rsidR="00C277FB" w:rsidRDefault="00C277FB">
      <w:pPr>
        <w:pStyle w:val="CommentText"/>
      </w:pPr>
      <w:r>
        <w:rPr>
          <w:rStyle w:val="CommentReference"/>
        </w:rPr>
        <w:annotationRef/>
      </w:r>
      <w:r w:rsidRPr="00C277FB">
        <w:rPr>
          <w:highlight w:val="yellow"/>
        </w:rPr>
        <w:t>User Team to review these terms.</w:t>
      </w:r>
    </w:p>
  </w:comment>
  <w:comment w:id="8" w:author="Rinika Gautam (Digital,ISC)" w:date="2026-07-08T15:10:00Z" w:initials="RG">
    <w:p w14:paraId="5B5FCEB3" w14:textId="77777777" w:rsidR="00290A57" w:rsidRDefault="00290A57" w:rsidP="00290A57">
      <w:pPr>
        <w:pStyle w:val="CommentText"/>
      </w:pPr>
      <w:r>
        <w:rPr>
          <w:rStyle w:val="CommentReference"/>
        </w:rPr>
        <w:annotationRef/>
      </w:r>
      <w:r>
        <w:rPr>
          <w:color w:val="000000"/>
        </w:rPr>
        <w:t>The restriction on usage of Adobe cloud services in Restricted Countries (including China, Russia and Belarus) does not impact the current business operations or planned usage by IndiGo. No objection from the User Team, provided there are no operational limitations for users accessing services from approved business locations.</w:t>
      </w:r>
    </w:p>
  </w:comment>
  <w:comment w:id="9" w:author="IndiGo Legal" w:date="2026-06-29T17:42:00Z" w:initials="IL">
    <w:p w14:paraId="4EC80716" w14:textId="09C53993" w:rsidR="00C277FB" w:rsidRDefault="00C277FB">
      <w:pPr>
        <w:pStyle w:val="CommentText"/>
      </w:pPr>
      <w:r>
        <w:rPr>
          <w:rStyle w:val="CommentReference"/>
        </w:rPr>
        <w:annotationRef/>
      </w:r>
      <w:r w:rsidRPr="00C277FB">
        <w:rPr>
          <w:highlight w:val="yellow"/>
        </w:rPr>
        <w:t>To be initiated for Infosec’s and DPO’s review.</w:t>
      </w:r>
    </w:p>
  </w:comment>
  <w:comment w:id="10" w:author="IndiGo Legal" w:date="2026-06-29T17:43:00Z" w:initials="IL">
    <w:p w14:paraId="3B5D6EAB" w14:textId="6B9CB8FD" w:rsidR="00C277FB" w:rsidRDefault="00C277FB">
      <w:pPr>
        <w:pStyle w:val="CommentText"/>
      </w:pPr>
      <w:r>
        <w:rPr>
          <w:rStyle w:val="CommentReference"/>
        </w:rPr>
        <w:annotationRef/>
      </w:r>
      <w:r w:rsidRPr="00C277FB">
        <w:rPr>
          <w:highlight w:val="yellow"/>
        </w:rPr>
        <w:t>User Team and Infosec to confirm.</w:t>
      </w:r>
    </w:p>
  </w:comment>
  <w:comment w:id="11" w:author="Rinika Gautam (Digital,ISC)" w:date="2026-07-08T15:06:00Z" w:initials="RG">
    <w:p w14:paraId="2C92F4D6" w14:textId="77777777" w:rsidR="00290A57" w:rsidRDefault="00290A57" w:rsidP="00290A57">
      <w:pPr>
        <w:pStyle w:val="CommentText"/>
      </w:pPr>
      <w:r>
        <w:rPr>
          <w:rStyle w:val="CommentReference"/>
        </w:rPr>
        <w:annotationRef/>
      </w:r>
      <w:r>
        <w:rPr>
          <w:color w:val="000000"/>
        </w:rPr>
        <w:t>The revised definition appropriately reflects the business use of customer data across Adobe cloud services. However, Adobe's usage of Customer Data should remain strictly limited to the purposes explicitly defined in the Agreement, and Customer Data must not be used for any independent commercial purpose or AI model training beyond the agreed contractual scope. Confirmation from Infosec and DPO is recommended regarding data privacy and regulatory compliance.</w:t>
      </w:r>
    </w:p>
  </w:comment>
  <w:comment w:id="12" w:author="Prashant Mishra1 (Digital,ISC) (X-Deloitte)" w:date="2026-08-03T10:28:00Z" w:initials="PM((">
    <w:p w14:paraId="1F1F3EE5" w14:textId="621AA454" w:rsidR="00A546C1" w:rsidRDefault="00A546C1">
      <w:pPr>
        <w:pStyle w:val="CommentText"/>
      </w:pPr>
      <w:r>
        <w:rPr>
          <w:rStyle w:val="CommentReference"/>
        </w:rPr>
        <w:annotationRef/>
      </w:r>
      <w:r>
        <w:t>Aligned with the definition of customer data here</w:t>
      </w:r>
      <w:r w:rsidR="00610C32">
        <w:t xml:space="preserve"> from InfoSec perspective. </w:t>
      </w:r>
    </w:p>
  </w:comment>
  <w:comment w:id="13" w:author="IndiGo Legal" w:date="2026-06-29T17:43:00Z" w:initials="IL">
    <w:p w14:paraId="6C511F2E" w14:textId="2417CF80" w:rsidR="00C277FB" w:rsidRDefault="00C277FB">
      <w:pPr>
        <w:pStyle w:val="CommentText"/>
      </w:pPr>
      <w:r>
        <w:rPr>
          <w:rStyle w:val="CommentReference"/>
        </w:rPr>
        <w:annotationRef/>
      </w:r>
      <w:r w:rsidRPr="00C277FB">
        <w:rPr>
          <w:highlight w:val="yellow"/>
        </w:rPr>
        <w:t>User Team to confirm.</w:t>
      </w:r>
    </w:p>
  </w:comment>
  <w:comment w:id="14" w:author="Rinika Gautam (Digital,ISC)" w:date="2026-07-08T15:06:00Z" w:initials="RG">
    <w:p w14:paraId="0DD75899" w14:textId="77777777" w:rsidR="00290A57" w:rsidRDefault="00290A57" w:rsidP="00290A57">
      <w:pPr>
        <w:pStyle w:val="CommentText"/>
      </w:pPr>
      <w:r>
        <w:rPr>
          <w:rStyle w:val="CommentReference"/>
        </w:rPr>
        <w:annotationRef/>
      </w:r>
      <w:r>
        <w:rPr>
          <w:color w:val="000000"/>
        </w:rPr>
        <w:t> The revised definition covers IndiGo-owned websites and applications, including those hosted by third parties on IndiGo's behalf. This aligns with the current implementation landscape and is acceptable from the User Team perspective.</w:t>
      </w:r>
    </w:p>
  </w:comment>
  <w:comment w:id="15" w:author="IndiGo Legal" w:date="2026-06-29T17:43:00Z" w:initials="IL">
    <w:p w14:paraId="7BEC162D" w14:textId="752F63E7" w:rsidR="00C277FB" w:rsidRDefault="00C277FB">
      <w:pPr>
        <w:pStyle w:val="CommentText"/>
      </w:pPr>
      <w:r>
        <w:rPr>
          <w:rStyle w:val="CommentReference"/>
        </w:rPr>
        <w:annotationRef/>
      </w:r>
      <w:r w:rsidRPr="00C277FB">
        <w:rPr>
          <w:highlight w:val="yellow"/>
        </w:rPr>
        <w:t>User Team to review this.</w:t>
      </w:r>
    </w:p>
  </w:comment>
  <w:comment w:id="16" w:author="Rinika Gautam (Digital,ISC)" w:date="2026-07-08T15:07:00Z" w:initials="RG">
    <w:p w14:paraId="76A71E59" w14:textId="77777777" w:rsidR="00290A57" w:rsidRDefault="00290A57" w:rsidP="00290A57">
      <w:pPr>
        <w:pStyle w:val="CommentText"/>
      </w:pPr>
      <w:r>
        <w:rPr>
          <w:rStyle w:val="CommentReference"/>
        </w:rPr>
        <w:annotationRef/>
      </w:r>
      <w:r>
        <w:rPr>
          <w:color w:val="000000"/>
        </w:rPr>
        <w:t xml:space="preserve">The User Team has reviewed the proposed amendments under Annexure 2. The new clauses introducing additional usage restrictions and updated </w:t>
      </w:r>
      <w:proofErr w:type="spellStart"/>
      <w:r>
        <w:rPr>
          <w:color w:val="000000"/>
        </w:rPr>
        <w:t>licence</w:t>
      </w:r>
      <w:proofErr w:type="spellEnd"/>
      <w:r>
        <w:rPr>
          <w:color w:val="000000"/>
        </w:rPr>
        <w:t xml:space="preserve"> provisions appear aligned with Adobe's cloud service model. No functional impact is anticipated on current business operations. Final acceptance remains subject to Legal, Infosec and DPO review of licensing, data handling and privacy obligations.</w:t>
      </w:r>
    </w:p>
  </w:comment>
  <w:comment w:id="17" w:author="Rinika Gautam (Digital,ISC)" w:date="2026-07-08T15:07:00Z" w:initials="RG">
    <w:p w14:paraId="415BCC5C" w14:textId="77777777" w:rsidR="00290A57" w:rsidRDefault="00290A57" w:rsidP="00290A57">
      <w:pPr>
        <w:pStyle w:val="CommentText"/>
      </w:pPr>
      <w:r>
        <w:rPr>
          <w:rStyle w:val="CommentReference"/>
        </w:rPr>
        <w:annotationRef/>
      </w:r>
      <w:r>
        <w:rPr>
          <w:color w:val="000000"/>
        </w:rPr>
        <w:t>This clause requires careful consideration. While the use of anonymized and aggregated data for service improvement is understandable, the User Team recommends ensuring that: (</w:t>
      </w:r>
      <w:proofErr w:type="spellStart"/>
      <w:r>
        <w:rPr>
          <w:color w:val="000000"/>
        </w:rPr>
        <w:t>i</w:t>
      </w:r>
      <w:proofErr w:type="spellEnd"/>
      <w:r>
        <w:rPr>
          <w:color w:val="000000"/>
        </w:rPr>
        <w:t>) no identifiable customer information is used for product development; (ii) anonymization standards comply with applicable privacy regulations; (iii) Customer Data is not used to train Adobe's AI or foundation models unless explicitly agreed by IndiGo; and (iv) IndiGo retains ownership and control over its Customer Data. Subject to these safeguards, the clause is acceptable from the User Team perspective.</w:t>
      </w:r>
    </w:p>
  </w:comment>
  <w:comment w:id="65" w:author="Prashant Mishra1 (Digital,ISC) (X-Deloitte)" w:date="2026-08-03T10:37:00Z" w:initials="PM((">
    <w:p w14:paraId="5FF6ED6A" w14:textId="5A05601A" w:rsidR="000859FC" w:rsidRDefault="000859FC">
      <w:pPr>
        <w:pStyle w:val="CommentText"/>
      </w:pPr>
      <w:r>
        <w:rPr>
          <w:rStyle w:val="CommentReference"/>
        </w:rPr>
        <w:annotationRef/>
      </w:r>
      <w:r>
        <w:t xml:space="preserve">Based on the discussion with business, </w:t>
      </w:r>
      <w:r w:rsidR="004509F8">
        <w:t xml:space="preserve">team is </w:t>
      </w:r>
      <w:r w:rsidR="004509F8" w:rsidRPr="004509F8">
        <w:t xml:space="preserve">uplifting the existing MSA and anticipate execution of future SOWs under the agreement, it is recommended that the core Information Security, Data Protection, and AI governance requirements be incorporated at the MSA level and made applicable to all current and future </w:t>
      </w:r>
      <w:proofErr w:type="spellStart"/>
      <w:r w:rsidR="004509F8" w:rsidRPr="004509F8">
        <w:t>SOWs.</w:t>
      </w:r>
      <w:proofErr w:type="spellEnd"/>
      <w:r w:rsidR="004509F8">
        <w:t xml:space="preserve"> </w:t>
      </w:r>
      <w:r w:rsidR="004509F8">
        <w:t xml:space="preserve">Therefore added the C2P clauses. </w:t>
      </w:r>
      <w:bookmarkStart w:id="68" w:name="_GoBack"/>
      <w:bookmarkEnd w:id="68"/>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7F51FC9" w15:done="0"/>
  <w15:commentEx w15:paraId="0419FE77" w15:done="0"/>
  <w15:commentEx w15:paraId="76E1FA52" w15:done="0"/>
  <w15:commentEx w15:paraId="77E3F2F8" w15:done="0"/>
  <w15:commentEx w15:paraId="54268E14" w15:done="0"/>
  <w15:commentEx w15:paraId="091D4A5B" w15:paraIdParent="54268E14" w15:done="0"/>
  <w15:commentEx w15:paraId="5A1805E6" w15:paraIdParent="54268E14" w15:done="0"/>
  <w15:commentEx w15:paraId="5D9FD089" w15:done="0"/>
  <w15:commentEx w15:paraId="5B5FCEB3" w15:paraIdParent="5D9FD089" w15:done="0"/>
  <w15:commentEx w15:paraId="4EC80716" w15:done="0"/>
  <w15:commentEx w15:paraId="3B5D6EAB" w15:done="0"/>
  <w15:commentEx w15:paraId="2C92F4D6" w15:paraIdParent="3B5D6EAB" w15:done="0"/>
  <w15:commentEx w15:paraId="1F1F3EE5" w15:paraIdParent="3B5D6EAB" w15:done="0"/>
  <w15:commentEx w15:paraId="6C511F2E" w15:done="0"/>
  <w15:commentEx w15:paraId="0DD75899" w15:paraIdParent="6C511F2E" w15:done="0"/>
  <w15:commentEx w15:paraId="7BEC162D" w15:done="0"/>
  <w15:commentEx w15:paraId="76A71E59" w15:paraIdParent="7BEC162D" w15:done="0"/>
  <w15:commentEx w15:paraId="415BCC5C" w15:done="0"/>
  <w15:commentEx w15:paraId="5FF6ED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7280A4" w16cex:dateUtc="2026-06-29T12:14:00Z"/>
  <w16cex:commentExtensible w16cex:durableId="0FC4AD52" w16cex:dateUtc="2026-06-29T12:10:00Z"/>
  <w16cex:commentExtensible w16cex:durableId="5ABB90FB" w16cex:dateUtc="2026-06-29T12:12:00Z"/>
  <w16cex:commentExtensible w16cex:durableId="2022D97E" w16cex:dateUtc="2026-06-29T12:11:00Z"/>
  <w16cex:commentExtensible w16cex:durableId="2BE33139" w16cex:dateUtc="2026-06-29T12:10:00Z"/>
  <w16cex:commentExtensible w16cex:durableId="0E7D596D" w16cex:dateUtc="2026-07-08T09:35:00Z"/>
  <w16cex:commentExtensible w16cex:durableId="0C90FA14" w16cex:dateUtc="2026-06-29T12:12:00Z"/>
  <w16cex:commentExtensible w16cex:durableId="06EA88E5" w16cex:dateUtc="2026-07-08T09:40:00Z"/>
  <w16cex:commentExtensible w16cex:durableId="29BDEB9E" w16cex:dateUtc="2026-06-29T12:12:00Z"/>
  <w16cex:commentExtensible w16cex:durableId="5B438E10" w16cex:dateUtc="2026-06-29T12:13:00Z"/>
  <w16cex:commentExtensible w16cex:durableId="51F50861" w16cex:dateUtc="2026-07-08T09:36:00Z"/>
  <w16cex:commentExtensible w16cex:durableId="41A5AB6E" w16cex:dateUtc="2026-06-29T12:13:00Z"/>
  <w16cex:commentExtensible w16cex:durableId="4250BCC7" w16cex:dateUtc="2026-07-08T09:36:00Z"/>
  <w16cex:commentExtensible w16cex:durableId="1378938D" w16cex:dateUtc="2026-06-29T12:13:00Z"/>
  <w16cex:commentExtensible w16cex:durableId="5A2B16D5" w16cex:dateUtc="2026-07-08T09:37:00Z"/>
  <w16cex:commentExtensible w16cex:durableId="233360A1" w16cex:dateUtc="2026-07-08T09: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7F51FC9" w16cid:durableId="0F7280A4"/>
  <w16cid:commentId w16cid:paraId="0419FE77" w16cid:durableId="0FC4AD52"/>
  <w16cid:commentId w16cid:paraId="76E1FA52" w16cid:durableId="5ABB90FB"/>
  <w16cid:commentId w16cid:paraId="77E3F2F8" w16cid:durableId="2022D97E"/>
  <w16cid:commentId w16cid:paraId="54268E14" w16cid:durableId="2BE33139"/>
  <w16cid:commentId w16cid:paraId="091D4A5B" w16cid:durableId="0E7D596D"/>
  <w16cid:commentId w16cid:paraId="5A1805E6" w16cid:durableId="2E1AEAFD"/>
  <w16cid:commentId w16cid:paraId="5D9FD089" w16cid:durableId="0C90FA14"/>
  <w16cid:commentId w16cid:paraId="5B5FCEB3" w16cid:durableId="06EA88E5"/>
  <w16cid:commentId w16cid:paraId="4EC80716" w16cid:durableId="29BDEB9E"/>
  <w16cid:commentId w16cid:paraId="3B5D6EAB" w16cid:durableId="5B438E10"/>
  <w16cid:commentId w16cid:paraId="2C92F4D6" w16cid:durableId="51F50861"/>
  <w16cid:commentId w16cid:paraId="1F1F3EE5" w16cid:durableId="2E1AEBD4"/>
  <w16cid:commentId w16cid:paraId="6C511F2E" w16cid:durableId="41A5AB6E"/>
  <w16cid:commentId w16cid:paraId="0DD75899" w16cid:durableId="4250BCC7"/>
  <w16cid:commentId w16cid:paraId="7BEC162D" w16cid:durableId="1378938D"/>
  <w16cid:commentId w16cid:paraId="76A71E59" w16cid:durableId="5A2B16D5"/>
  <w16cid:commentId w16cid:paraId="415BCC5C" w16cid:durableId="233360A1"/>
  <w16cid:commentId w16cid:paraId="5FF6ED6A" w16cid:durableId="2E1AED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162B1D" w14:textId="77777777" w:rsidR="001C4902" w:rsidRDefault="001C4902">
      <w:pPr>
        <w:spacing w:after="0" w:line="240" w:lineRule="auto"/>
      </w:pPr>
      <w:r>
        <w:separator/>
      </w:r>
    </w:p>
  </w:endnote>
  <w:endnote w:type="continuationSeparator" w:id="0">
    <w:p w14:paraId="54102286" w14:textId="77777777" w:rsidR="001C4902" w:rsidRDefault="001C4902">
      <w:pPr>
        <w:spacing w:after="0" w:line="240" w:lineRule="auto"/>
      </w:pPr>
      <w:r>
        <w:continuationSeparator/>
      </w:r>
    </w:p>
  </w:endnote>
  <w:endnote w:type="continuationNotice" w:id="1">
    <w:p w14:paraId="23606EC6" w14:textId="77777777" w:rsidR="001C4902" w:rsidRDefault="001C49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obe Clean">
    <w:altName w:val="Calibri"/>
    <w:panose1 w:val="00000000000000000000"/>
    <w:charset w:val="00"/>
    <w:family w:val="swiss"/>
    <w:notTrueType/>
    <w:pitch w:val="variable"/>
    <w:sig w:usb0="20000287" w:usb1="00000001" w:usb2="00000000" w:usb3="00000000" w:csb0="0000019F" w:csb1="00000000"/>
  </w:font>
  <w:font w:name="Times New Roman (Body C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3679889"/>
      <w:docPartObj>
        <w:docPartGallery w:val="Page Numbers (Bottom of Page)"/>
        <w:docPartUnique/>
      </w:docPartObj>
    </w:sdtPr>
    <w:sdtEndPr/>
    <w:sdtContent>
      <w:sdt>
        <w:sdtPr>
          <w:id w:val="1728636285"/>
          <w:docPartObj>
            <w:docPartGallery w:val="Page Numbers (Top of Page)"/>
            <w:docPartUnique/>
          </w:docPartObj>
        </w:sdtPr>
        <w:sdtEndPr/>
        <w:sdtContent>
          <w:p w14:paraId="1628DFE6" w14:textId="51040D08" w:rsidR="00602478" w:rsidRDefault="00602478" w:rsidP="00602478">
            <w:pPr>
              <w:pStyle w:val="Footer"/>
              <w:spacing w:before="0"/>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1A31ADA" w14:textId="1B9B1500" w:rsidR="00120113" w:rsidRDefault="00602478" w:rsidP="00602478">
    <w:pPr>
      <w:pStyle w:val="Footer"/>
      <w:spacing w:before="0"/>
      <w:jc w:val="center"/>
    </w:pPr>
    <w:r>
      <w:t>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539E0D" w14:textId="77777777" w:rsidR="007E0E9C" w:rsidRDefault="007E0E9C">
    <w:pPr>
      <w:pStyle w:val="Footer"/>
    </w:pPr>
  </w:p>
  <w:sdt>
    <w:sdtPr>
      <w:alias w:val="Field"/>
      <w:id w:val="949025"/>
      <w:showingPlcHdr/>
      <w:docPartList>
        <w:docPartGallery w:val="AutoText"/>
        <w:docPartCategory w:val="H4sIAAAAAAAEALPxTS1JTEksSbSzCaksSLVzy0zNSbHRB7NtHHMyE4thQhCOTXBpEkRhfn5JalFYYk5pqo0+TNBGH24cAIgHlsFZAAAA"/>
      </w:docPartList>
    </w:sdtPr>
    <w:sdtEndPr/>
    <w:sdtContent>
      <w:p w14:paraId="7AE327FE" w14:textId="77777777" w:rsidR="007E0E9C" w:rsidRDefault="00AC0CED">
        <w:pPr>
          <w:pStyle w:val="Footer"/>
        </w:pPr>
        <w:r w:rsidRPr="00631E90">
          <w:rPr>
            <w:rStyle w:val="PlaceholderText"/>
            <w:b/>
          </w:rPr>
          <w:t>14 April 2026 11:10:32 AM</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DB30FE" w14:textId="52A90605" w:rsidR="007E0E9C" w:rsidRPr="000F4263" w:rsidRDefault="007E0E9C" w:rsidP="000F42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0EE529" w14:textId="77777777" w:rsidR="007E0E9C" w:rsidRDefault="007E0E9C">
    <w:pPr>
      <w:pStyle w:val="Footer"/>
    </w:pPr>
  </w:p>
  <w:sdt>
    <w:sdtPr>
      <w:alias w:val="Field"/>
      <w:id w:val="949026"/>
      <w:showingPlcHdr/>
      <w:docPartList>
        <w:docPartGallery w:val="AutoText"/>
        <w:docPartCategory w:val="H4sIAAAAAAAEALPxTS1JTEksSbSzCaksSLVzy0zNSbHRB7NtHHMyE4thQhCOTXBpEkRhfn5JalFYYk5pqo0+TNBGH24cAIgHlsFZAAAA"/>
      </w:docPartList>
    </w:sdtPr>
    <w:sdtEndPr/>
    <w:sdtContent>
      <w:p w14:paraId="177A2971" w14:textId="77777777" w:rsidR="007E0E9C" w:rsidRDefault="00AC0CED">
        <w:pPr>
          <w:pStyle w:val="Footer"/>
        </w:pPr>
        <w:r w:rsidRPr="00631E90">
          <w:rPr>
            <w:rStyle w:val="PlaceholderText"/>
            <w:b/>
          </w:rPr>
          <w:t>14 April 2026 11:10:32 AM</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53BA4E" w14:textId="77777777" w:rsidR="001C4902" w:rsidRDefault="001C4902">
      <w:pPr>
        <w:spacing w:after="0" w:line="240" w:lineRule="auto"/>
      </w:pPr>
      <w:r>
        <w:separator/>
      </w:r>
    </w:p>
  </w:footnote>
  <w:footnote w:type="continuationSeparator" w:id="0">
    <w:p w14:paraId="78C95540" w14:textId="77777777" w:rsidR="001C4902" w:rsidRDefault="001C4902">
      <w:pPr>
        <w:spacing w:after="0" w:line="240" w:lineRule="auto"/>
      </w:pPr>
      <w:r>
        <w:continuationSeparator/>
      </w:r>
    </w:p>
  </w:footnote>
  <w:footnote w:type="continuationNotice" w:id="1">
    <w:p w14:paraId="3232C4A5" w14:textId="77777777" w:rsidR="001C4902" w:rsidRDefault="001C49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1F07A0" w14:textId="77777777" w:rsidR="003A441A" w:rsidRDefault="003A441A" w:rsidP="003A441A">
    <w:pPr>
      <w:pStyle w:val="Header"/>
    </w:pPr>
    <w:r w:rsidRPr="003B46F0">
      <w:rPr>
        <w:rFonts w:ascii="Calibri" w:hAnsi="Calibri" w:cs="Calibri"/>
        <w:sz w:val="22"/>
      </w:rPr>
      <w:t xml:space="preserve">DRAFT                                                                                                                               </w:t>
    </w:r>
    <w:r>
      <w:rPr>
        <w:rFonts w:ascii="Calibri" w:hAnsi="Calibri" w:cs="Calibri"/>
        <w:sz w:val="22"/>
      </w:rPr>
      <w:t xml:space="preserve">               </w:t>
    </w:r>
    <w:r w:rsidRPr="003B46F0">
      <w:rPr>
        <w:rFonts w:ascii="Calibri" w:hAnsi="Calibri" w:cs="Calibri"/>
        <w:sz w:val="22"/>
      </w:rPr>
      <w:t>CONFIDENTIAL</w:t>
    </w:r>
  </w:p>
  <w:p w14:paraId="60BA9B15" w14:textId="77777777" w:rsidR="003A441A" w:rsidRPr="003A441A" w:rsidRDefault="003A441A" w:rsidP="003A44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818F27" w14:textId="77777777" w:rsidR="007E0E9C" w:rsidRDefault="007E0E9C">
    <w:pPr>
      <w:pStyle w:val="Header"/>
    </w:pPr>
  </w:p>
  <w:sdt>
    <w:sdtPr>
      <w:alias w:val="Field"/>
      <w:id w:val="949021"/>
      <w:showingPlcHdr/>
      <w:docPartList>
        <w:docPartGallery w:val="AutoText"/>
        <w:docPartCategory w:val="H4sIAAAAAAAEALPxTS1JTEksSbSzCaksSLVzy0zNSbHRB7NtHHMyE4thQhCOTXBpEljSIzUxJbUoLDGnNNVGHyZoow83DgD9asE2WQAAAA=="/>
      </w:docPartList>
    </w:sdtPr>
    <w:sdtEndPr/>
    <w:sdtContent>
      <w:p w14:paraId="305D91D4" w14:textId="77777777" w:rsidR="007E0E9C" w:rsidRDefault="00AC0CED">
        <w:pPr>
          <w:pStyle w:val="Header"/>
          <w:jc w:val="right"/>
        </w:pPr>
        <w:r w:rsidRPr="00631E90">
          <w:rPr>
            <w:rStyle w:val="PlaceholderText"/>
            <w:b/>
          </w:rPr>
          <w:t>Adobe Contract Number: 01138473</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41B16F" w14:textId="77777777" w:rsidR="007E0E9C" w:rsidRDefault="007E0E9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674A1B" w14:textId="77777777" w:rsidR="007E0E9C" w:rsidRDefault="007E0E9C">
    <w:pPr>
      <w:pStyle w:val="Header"/>
    </w:pPr>
  </w:p>
  <w:sdt>
    <w:sdtPr>
      <w:alias w:val="Field"/>
      <w:id w:val="949023"/>
      <w:showingPlcHdr/>
      <w:docPartList>
        <w:docPartGallery w:val="AutoText"/>
        <w:docPartCategory w:val="H4sIAAAAAAAEALPxTS1JTEksSbSzCaksSLVzy0zNSbHRB7NtHHMyE4thQhCOTXBpEljSIzUxJbUoLDGnNNVGHyZoow83DgD9asE2WQAAAA=="/>
      </w:docPartList>
    </w:sdtPr>
    <w:sdtEndPr/>
    <w:sdtContent>
      <w:p w14:paraId="5A929F7C" w14:textId="77777777" w:rsidR="007E0E9C" w:rsidRDefault="00AC0CED">
        <w:pPr>
          <w:pStyle w:val="Header"/>
          <w:jc w:val="right"/>
        </w:pPr>
        <w:r w:rsidRPr="00631E90">
          <w:rPr>
            <w:rStyle w:val="PlaceholderText"/>
            <w:b/>
          </w:rPr>
          <w:t>Adobe Contract Number: 01138473</w:t>
        </w:r>
      </w:p>
    </w:sdtContent>
  </w:sdt>
  <w:sdt>
    <w:sdtPr>
      <w:id w:val="186564"/>
      <w:docPartObj>
        <w:docPartGallery w:val="Watermarks"/>
        <w:docPartUnique/>
      </w:docPartObj>
    </w:sdtPr>
    <w:sdtEndPr/>
    <w:sdtContent>
      <w:p w14:paraId="45FD424C" w14:textId="0B1ACE17" w:rsidR="007E0E9C" w:rsidRDefault="00820D32">
        <w:pPr>
          <w:pStyle w:val="Header"/>
        </w:pPr>
        <w:r>
          <w:rPr>
            <w:noProof/>
            <w:lang w:val="en-GB" w:eastAsia="en-GB"/>
          </w:rPr>
          <mc:AlternateContent>
            <mc:Choice Requires="wps">
              <w:drawing>
                <wp:anchor distT="0" distB="0" distL="114300" distR="114300" simplePos="0" relativeHeight="251658241" behindDoc="1" locked="0" layoutInCell="0" allowOverlap="1" wp14:anchorId="3D034030" wp14:editId="768C9AC7">
                  <wp:simplePos x="0" y="0"/>
                  <wp:positionH relativeFrom="margin">
                    <wp:align>center</wp:align>
                  </wp:positionH>
                  <wp:positionV relativeFrom="margin">
                    <wp:align>center</wp:align>
                  </wp:positionV>
                  <wp:extent cx="5237480" cy="314261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5237480" cy="3142615"/>
                          </a:xfrm>
                          <a:prstGeom prst="rect">
                            <a:avLst/>
                          </a:prstGeom>
                        </wps:spPr>
                        <wps:txbx>
                          <w:txbxContent>
                            <w:p w14:paraId="548C5E49" w14:textId="77777777" w:rsidR="007E0E9C" w:rsidRDefault="00AC0CED" w:rsidP="006B739A">
                              <w:pPr>
                                <w:jc w:val="center"/>
                                <w:rPr>
                                  <w:rFonts w:ascii="Calibri" w:hAnsi="Calibri" w:cs="Calibri"/>
                                  <w:color w:val="C0C0C0"/>
                                  <w:sz w:val="16"/>
                                  <w:szCs w:val="16"/>
                                  <w:lang w:val="en-GB"/>
                                </w:rPr>
                              </w:pPr>
                              <w:r>
                                <w:rPr>
                                  <w:rFonts w:ascii="Calibri" w:hAnsi="Calibri" w:cs="Calibri"/>
                                  <w:color w:val="C0C0C0"/>
                                  <w:sz w:val="16"/>
                                  <w:szCs w:val="16"/>
                                  <w:lang w:val="en-GB"/>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D034030" id="_x0000_t202" coordsize="21600,21600" o:spt="202" path="m,l,21600r21600,l21600,xe">
                  <v:stroke joinstyle="miter"/>
                  <v:path gradientshapeok="t" o:connecttype="rect"/>
                </v:shapetype>
                <v:shape id="Text Box 2" o:spid="_x0000_s1026" type="#_x0000_t202" style="position:absolute;margin-left:0;margin-top:0;width:412.4pt;height:247.4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roTc5gEAAK4DAAAOAAAAZHJzL2Uyb0RvYy54bWysU8tu2zAQvBfoPxC813okTl3BcpA2aC9p EyAucl7zYakVtSxJW/Lfd0kpTtDeiupASMvhcHZ2tL4eTceOyvkW+5oXi5wz1QuUbb+v+fft53cr znyAXkKHvar5SXl+vXn7Zj3YSpXYYCeVY0TS+2qwNW9CsFWWedEoA36BVvW0qdEZCPTp9pl0MBC7 6bIyz6+yAZ20DoXynqq30ybfJH6tlQj3WnsVWFdz0hbS6tK6i2u2WUO1d2CbVswy4B9UGGh7uvRM dQsB2MG1f1GZVjj0qMNCoMlQ61ao1AN1U+R/dPPYgFWpFzLH27NN/v/Rim/HB8daWfOSsx4MjWir xsA+4sjK6M5gfUWgR0uwMFKZppw69fYOxU9PkOwVZjrgI3o3fEVJfHAImE6M2hnmkGZQrD7k8Ull MoERK03ndJ5IlCCouCwv3l+uaEvQ3kVxWV4Vy6gqgyqyRcet8+GLQsPiS80djTzRwvHOhwn6DJml RnWTzjDuxrnHHcoTiR4oCjX3vw7gFBlyMJ+QklNwph2aJ8rajYv60w2Rdjs+gbPz3YFkP3TPUUgC Uibk7CzIH0RkOkrYETq2TBZMEmcw9fXCGs/2eEP26TZ1En2edM6dUCiSF3OAY+pefyfUy2+2+Q0A AP//AwBQSwMEFAAGAAgAAAAhAB7g8g7dAAAABQEAAA8AAABkcnMvZG93bnJldi54bWxMj0FPwkAQ he8m/ofNmHgxspVUA7VTIiSc5CJy8Lh0h7axO1u6W6j+ekcveHnJ5E3e+16+GF2rTtSHxjPCwyQB RVx623CFsHtf389AhWjYmtYzIXxRgEVxfZWbzPozv9FpGyslIRwyg1DH2GVah7ImZ8LEd8TiHXzv TJSzr7TtzVnCXaunSfKknWlYGmrT0aqm8nM7OITq8HEcjneb1et6N5bkN8vvx2aJeHszvjyDijTG yzP84gs6FMK09wPboFoEGRL/VLzZNJUZe4R0ns5BF7n+T1/8AAAA//8DAFBLAQItABQABgAIAAAA IQC2gziS/gAAAOEBAAATAAAAAAAAAAAAAAAAAAAAAABbQ29udGVudF9UeXBlc10ueG1sUEsBAi0A FAAGAAgAAAAhADj9If/WAAAAlAEAAAsAAAAAAAAAAAAAAAAALwEAAF9yZWxzLy5yZWxzUEsBAi0A FAAGAAgAAAAhAMWuhNzmAQAArgMAAA4AAAAAAAAAAAAAAAAALgIAAGRycy9lMm9Eb2MueG1sUEsB Ai0AFAAGAAgAAAAhAB7g8g7dAAAABQEAAA8AAAAAAAAAAAAAAAAAQAQAAGRycy9kb3ducmV2Lnht bFBLBQYAAAAABAAEAPMAAABKBQAAAAA= " o:allowincell="f" filled="f" stroked="f">
                  <v:textbox>
                    <w:txbxContent>
                      <w:p w14:paraId="548C5E49" w14:textId="77777777" w:rsidR="007E0E9C" w:rsidRDefault="00AC0CED" w:rsidP="006B739A">
                        <w:pPr>
                          <w:jc w:val="center"/>
                          <w:rPr>
                            <w:rFonts w:ascii="Calibri" w:hAnsi="Calibri" w:cs="Calibri"/>
                            <w:color w:val="C0C0C0"/>
                            <w:sz w:val="16"/>
                            <w:szCs w:val="16"/>
                            <w:lang w:val="en-GB"/>
                          </w:rPr>
                        </w:pPr>
                        <w:r>
                          <w:rPr>
                            <w:rFonts w:ascii="Calibri" w:hAnsi="Calibri" w:cs="Calibri"/>
                            <w:color w:val="C0C0C0"/>
                            <w:sz w:val="16"/>
                            <w:szCs w:val="16"/>
                            <w:lang w:val="en-GB"/>
                          </w:rPr>
                          <w:t>DRAFT</w:t>
                        </w:r>
                      </w:p>
                    </w:txbxContent>
                  </v:textbox>
                  <w10:wrap anchorx="margin" anchory="margin"/>
                </v:shape>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E519E"/>
    <w:multiLevelType w:val="multilevel"/>
    <w:tmpl w:val="DAE05C20"/>
    <w:lvl w:ilvl="0">
      <w:start w:val="1"/>
      <w:numFmt w:val="decimal"/>
      <w:lvlText w:val="%1."/>
      <w:lvlJc w:val="left"/>
      <w:pPr>
        <w:tabs>
          <w:tab w:val="num" w:pos="360"/>
        </w:tabs>
        <w:ind w:left="360" w:hanging="360"/>
      </w:pPr>
      <w:rPr>
        <w:rFonts w:ascii="Calibri" w:hAnsi="Calibri" w:hint="default"/>
        <w:b/>
        <w:sz w:val="20"/>
      </w:rPr>
    </w:lvl>
    <w:lvl w:ilvl="1">
      <w:start w:val="1"/>
      <w:numFmt w:val="bullet"/>
      <w:lvlText w:val=""/>
      <w:lvlJc w:val="left"/>
      <w:pPr>
        <w:tabs>
          <w:tab w:val="num" w:pos="1429"/>
        </w:tabs>
        <w:ind w:left="1429" w:hanging="720"/>
      </w:pPr>
      <w:rPr>
        <w:rFonts w:ascii="Wingdings" w:hAnsi="Wingdings" w:hint="default"/>
        <w:sz w:val="20"/>
      </w:rPr>
    </w:lvl>
    <w:lvl w:ilvl="2">
      <w:start w:val="1"/>
      <w:numFmt w:val="upperLetter"/>
      <w:lvlText w:val="(%3)"/>
      <w:lvlJc w:val="left"/>
      <w:pPr>
        <w:tabs>
          <w:tab w:val="num" w:pos="1350"/>
        </w:tabs>
        <w:ind w:left="1350" w:hanging="360"/>
      </w:pPr>
      <w:rPr>
        <w:rFonts w:ascii="Calibri" w:hAnsi="Calibri" w:hint="default"/>
        <w:sz w:val="20"/>
      </w:rPr>
    </w:lvl>
    <w:lvl w:ilvl="3">
      <w:start w:val="1"/>
      <w:numFmt w:val="decimal"/>
      <w:lvlText w:val="(%4)"/>
      <w:lvlJc w:val="left"/>
      <w:pPr>
        <w:tabs>
          <w:tab w:val="num" w:pos="1800"/>
        </w:tabs>
        <w:ind w:left="1800" w:hanging="360"/>
      </w:pPr>
      <w:rPr>
        <w:rFonts w:ascii="Calibri" w:hAnsi="Calibri" w:hint="default"/>
        <w:sz w:val="20"/>
      </w:rPr>
    </w:lvl>
    <w:lvl w:ilvl="4">
      <w:start w:val="1"/>
      <w:numFmt w:val="lowerLetter"/>
      <w:lvlText w:val="(%5)"/>
      <w:lvlJc w:val="left"/>
      <w:pPr>
        <w:tabs>
          <w:tab w:val="num" w:pos="2160"/>
        </w:tabs>
        <w:ind w:left="2160" w:hanging="360"/>
      </w:pPr>
      <w:rPr>
        <w:rFonts w:ascii="Calibri" w:hAnsi="Calibri" w:hint="default"/>
        <w:sz w:val="20"/>
      </w:rPr>
    </w:lvl>
    <w:lvl w:ilvl="5">
      <w:start w:val="1"/>
      <w:numFmt w:val="lowerRoman"/>
      <w:lvlText w:val="(%6)"/>
      <w:lvlJc w:val="left"/>
      <w:pPr>
        <w:ind w:left="2520" w:hanging="360"/>
      </w:pPr>
      <w:rPr>
        <w:rFonts w:hint="default"/>
      </w:rPr>
    </w:lvl>
    <w:lvl w:ilvl="6">
      <w:start w:val="1"/>
      <w:numFmt w:val="none"/>
      <w:lvlText w:val=""/>
      <w:lvlJc w:val="left"/>
      <w:pPr>
        <w:ind w:left="2520" w:firstLine="0"/>
      </w:pPr>
      <w:rPr>
        <w:rFonts w:hint="default"/>
      </w:rPr>
    </w:lvl>
    <w:lvl w:ilvl="7">
      <w:start w:val="1"/>
      <w:numFmt w:val="none"/>
      <w:lvlText w:val=""/>
      <w:lvlJc w:val="left"/>
      <w:pPr>
        <w:ind w:left="2520" w:firstLine="0"/>
      </w:pPr>
      <w:rPr>
        <w:rFonts w:hint="default"/>
      </w:rPr>
    </w:lvl>
    <w:lvl w:ilvl="8">
      <w:start w:val="1"/>
      <w:numFmt w:val="none"/>
      <w:lvlText w:val=""/>
      <w:lvlJc w:val="left"/>
      <w:pPr>
        <w:ind w:left="2520" w:firstLine="0"/>
      </w:pPr>
      <w:rPr>
        <w:rFonts w:hint="default"/>
      </w:rPr>
    </w:lvl>
  </w:abstractNum>
  <w:abstractNum w:abstractNumId="1" w15:restartNumberingAfterBreak="0">
    <w:nsid w:val="04E736F8"/>
    <w:multiLevelType w:val="hybridMultilevel"/>
    <w:tmpl w:val="229AF1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4606D"/>
    <w:multiLevelType w:val="multilevel"/>
    <w:tmpl w:val="13CCF3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41E7BC1"/>
    <w:multiLevelType w:val="hybridMultilevel"/>
    <w:tmpl w:val="D42057F6"/>
    <w:lvl w:ilvl="0" w:tplc="ECDA146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D953AA"/>
    <w:multiLevelType w:val="multilevel"/>
    <w:tmpl w:val="A8DEE7FA"/>
    <w:styleLink w:val="AdobeLegal-Main"/>
    <w:lvl w:ilvl="0">
      <w:start w:val="1"/>
      <w:numFmt w:val="decimal"/>
      <w:lvlText w:val="%1."/>
      <w:lvlJc w:val="left"/>
      <w:pPr>
        <w:tabs>
          <w:tab w:val="num" w:pos="720"/>
        </w:tabs>
        <w:ind w:left="360" w:hanging="360"/>
      </w:pPr>
      <w:rPr>
        <w:rFonts w:ascii="Calibri" w:hAnsi="Calibri" w:cs="Times New Roman" w:hint="default"/>
        <w:b/>
        <w:sz w:val="20"/>
      </w:rPr>
    </w:lvl>
    <w:lvl w:ilvl="1">
      <w:start w:val="1"/>
      <w:numFmt w:val="decimal"/>
      <w:lvlText w:val="%1.%2"/>
      <w:lvlJc w:val="left"/>
      <w:pPr>
        <w:tabs>
          <w:tab w:val="num" w:pos="1080"/>
        </w:tabs>
        <w:ind w:left="1080" w:hanging="720"/>
      </w:pPr>
      <w:rPr>
        <w:rFonts w:ascii="Calibri" w:eastAsia="Times New Roman" w:hAnsi="Calibri" w:cs="Calibri" w:hint="default"/>
        <w:b w:val="0"/>
        <w:sz w:val="20"/>
      </w:rPr>
    </w:lvl>
    <w:lvl w:ilvl="2">
      <w:start w:val="1"/>
      <w:numFmt w:val="upperLetter"/>
      <w:lvlText w:val="(%3)"/>
      <w:lvlJc w:val="left"/>
      <w:pPr>
        <w:tabs>
          <w:tab w:val="num" w:pos="1440"/>
        </w:tabs>
        <w:ind w:left="1440" w:hanging="360"/>
      </w:pPr>
      <w:rPr>
        <w:rFonts w:ascii="Calibri" w:hAnsi="Calibri" w:cs="Times New Roman" w:hint="default"/>
        <w:b w:val="0"/>
        <w:sz w:val="20"/>
      </w:rPr>
    </w:lvl>
    <w:lvl w:ilvl="3">
      <w:start w:val="1"/>
      <w:numFmt w:val="decimal"/>
      <w:lvlText w:val="(%4)"/>
      <w:lvlJc w:val="left"/>
      <w:pPr>
        <w:tabs>
          <w:tab w:val="num" w:pos="1800"/>
        </w:tabs>
        <w:ind w:left="1800" w:hanging="360"/>
      </w:pPr>
      <w:rPr>
        <w:rFonts w:ascii="Calibri" w:hAnsi="Calibri" w:cs="Times New Roman" w:hint="default"/>
        <w:sz w:val="20"/>
      </w:rPr>
    </w:lvl>
    <w:lvl w:ilvl="4">
      <w:start w:val="1"/>
      <w:numFmt w:val="lowerLetter"/>
      <w:lvlText w:val="(%5)"/>
      <w:lvlJc w:val="left"/>
      <w:pPr>
        <w:tabs>
          <w:tab w:val="num" w:pos="2160"/>
        </w:tabs>
        <w:ind w:left="2160" w:hanging="360"/>
      </w:pPr>
      <w:rPr>
        <w:rFonts w:ascii="Calibri" w:hAnsi="Calibri" w:cs="Times New Roman" w:hint="default"/>
        <w:sz w:val="20"/>
      </w:rPr>
    </w:lvl>
    <w:lvl w:ilvl="5">
      <w:start w:val="1"/>
      <w:numFmt w:val="lowerRoman"/>
      <w:lvlText w:val="(%6)"/>
      <w:lvlJc w:val="left"/>
      <w:pPr>
        <w:tabs>
          <w:tab w:val="num" w:pos="2520"/>
        </w:tabs>
        <w:ind w:left="2520" w:hanging="360"/>
      </w:pPr>
    </w:lvl>
    <w:lvl w:ilvl="6">
      <w:start w:val="1"/>
      <w:numFmt w:val="none"/>
      <w:lvlText w:val=""/>
      <w:lvlJc w:val="left"/>
      <w:pPr>
        <w:ind w:left="2520" w:firstLine="0"/>
      </w:pPr>
    </w:lvl>
    <w:lvl w:ilvl="7">
      <w:start w:val="1"/>
      <w:numFmt w:val="none"/>
      <w:lvlText w:val=""/>
      <w:lvlJc w:val="left"/>
      <w:pPr>
        <w:ind w:left="2520" w:firstLine="0"/>
      </w:pPr>
    </w:lvl>
    <w:lvl w:ilvl="8">
      <w:start w:val="1"/>
      <w:numFmt w:val="none"/>
      <w:lvlText w:val=""/>
      <w:lvlJc w:val="left"/>
      <w:pPr>
        <w:ind w:left="2520" w:firstLine="0"/>
      </w:pPr>
    </w:lvl>
  </w:abstractNum>
  <w:abstractNum w:abstractNumId="5" w15:restartNumberingAfterBreak="0">
    <w:nsid w:val="1A585F68"/>
    <w:multiLevelType w:val="hybridMultilevel"/>
    <w:tmpl w:val="C6EA8462"/>
    <w:lvl w:ilvl="0" w:tplc="08090013">
      <w:start w:val="1"/>
      <w:numFmt w:val="upperRoman"/>
      <w:lvlText w:val="%1."/>
      <w:lvlJc w:val="right"/>
      <w:pPr>
        <w:ind w:left="1919" w:hanging="360"/>
      </w:pPr>
    </w:lvl>
    <w:lvl w:ilvl="1" w:tplc="08090019" w:tentative="1">
      <w:start w:val="1"/>
      <w:numFmt w:val="lowerLetter"/>
      <w:lvlText w:val="%2."/>
      <w:lvlJc w:val="left"/>
      <w:pPr>
        <w:ind w:left="2639" w:hanging="360"/>
      </w:pPr>
    </w:lvl>
    <w:lvl w:ilvl="2" w:tplc="0809001B" w:tentative="1">
      <w:start w:val="1"/>
      <w:numFmt w:val="lowerRoman"/>
      <w:lvlText w:val="%3."/>
      <w:lvlJc w:val="right"/>
      <w:pPr>
        <w:ind w:left="3359" w:hanging="180"/>
      </w:pPr>
    </w:lvl>
    <w:lvl w:ilvl="3" w:tplc="0809000F" w:tentative="1">
      <w:start w:val="1"/>
      <w:numFmt w:val="decimal"/>
      <w:lvlText w:val="%4."/>
      <w:lvlJc w:val="left"/>
      <w:pPr>
        <w:ind w:left="4079" w:hanging="360"/>
      </w:pPr>
    </w:lvl>
    <w:lvl w:ilvl="4" w:tplc="08090019" w:tentative="1">
      <w:start w:val="1"/>
      <w:numFmt w:val="lowerLetter"/>
      <w:lvlText w:val="%5."/>
      <w:lvlJc w:val="left"/>
      <w:pPr>
        <w:ind w:left="4799" w:hanging="360"/>
      </w:pPr>
    </w:lvl>
    <w:lvl w:ilvl="5" w:tplc="0809001B" w:tentative="1">
      <w:start w:val="1"/>
      <w:numFmt w:val="lowerRoman"/>
      <w:lvlText w:val="%6."/>
      <w:lvlJc w:val="right"/>
      <w:pPr>
        <w:ind w:left="5519" w:hanging="180"/>
      </w:pPr>
    </w:lvl>
    <w:lvl w:ilvl="6" w:tplc="0809000F" w:tentative="1">
      <w:start w:val="1"/>
      <w:numFmt w:val="decimal"/>
      <w:lvlText w:val="%7."/>
      <w:lvlJc w:val="left"/>
      <w:pPr>
        <w:ind w:left="6239" w:hanging="360"/>
      </w:pPr>
    </w:lvl>
    <w:lvl w:ilvl="7" w:tplc="08090019" w:tentative="1">
      <w:start w:val="1"/>
      <w:numFmt w:val="lowerLetter"/>
      <w:lvlText w:val="%8."/>
      <w:lvlJc w:val="left"/>
      <w:pPr>
        <w:ind w:left="6959" w:hanging="360"/>
      </w:pPr>
    </w:lvl>
    <w:lvl w:ilvl="8" w:tplc="0809001B" w:tentative="1">
      <w:start w:val="1"/>
      <w:numFmt w:val="lowerRoman"/>
      <w:lvlText w:val="%9."/>
      <w:lvlJc w:val="right"/>
      <w:pPr>
        <w:ind w:left="7679" w:hanging="180"/>
      </w:pPr>
    </w:lvl>
  </w:abstractNum>
  <w:abstractNum w:abstractNumId="6" w15:restartNumberingAfterBreak="0">
    <w:nsid w:val="1DF86EC5"/>
    <w:multiLevelType w:val="hybridMultilevel"/>
    <w:tmpl w:val="B120C268"/>
    <w:lvl w:ilvl="0" w:tplc="4009001B">
      <w:start w:val="1"/>
      <w:numFmt w:val="lowerRoman"/>
      <w:lvlText w:val="%1."/>
      <w:lvlJc w:val="right"/>
      <w:pPr>
        <w:ind w:left="2232" w:hanging="360"/>
      </w:p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7" w15:restartNumberingAfterBreak="0">
    <w:nsid w:val="1E834747"/>
    <w:multiLevelType w:val="hybridMultilevel"/>
    <w:tmpl w:val="7C821526"/>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8" w15:restartNumberingAfterBreak="0">
    <w:nsid w:val="264862EC"/>
    <w:multiLevelType w:val="hybridMultilevel"/>
    <w:tmpl w:val="F65CB238"/>
    <w:lvl w:ilvl="0" w:tplc="896EDA7C">
      <w:start w:val="1"/>
      <w:numFmt w:val="lowerLetter"/>
      <w:lvlText w:val="%1."/>
      <w:lvlJc w:val="left"/>
      <w:pPr>
        <w:ind w:left="1620" w:hanging="360"/>
      </w:pPr>
      <w:rPr>
        <w:rFonts w:asciiTheme="minorHAnsi" w:eastAsiaTheme="minorHAnsi" w:hAnsiTheme="minorHAnsi" w:cstheme="minorBidi"/>
        <w:b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9" w15:restartNumberingAfterBreak="0">
    <w:nsid w:val="2853311A"/>
    <w:multiLevelType w:val="hybridMultilevel"/>
    <w:tmpl w:val="B120C268"/>
    <w:lvl w:ilvl="0" w:tplc="FFFFFFFF">
      <w:start w:val="1"/>
      <w:numFmt w:val="lowerRoman"/>
      <w:lvlText w:val="%1."/>
      <w:lvlJc w:val="right"/>
      <w:pPr>
        <w:ind w:left="2232" w:hanging="360"/>
      </w:pPr>
    </w:lvl>
    <w:lvl w:ilvl="1" w:tplc="FFFFFFFF" w:tentative="1">
      <w:start w:val="1"/>
      <w:numFmt w:val="lowerLetter"/>
      <w:lvlText w:val="%2."/>
      <w:lvlJc w:val="left"/>
      <w:pPr>
        <w:ind w:left="2952" w:hanging="360"/>
      </w:pPr>
    </w:lvl>
    <w:lvl w:ilvl="2" w:tplc="FFFFFFFF" w:tentative="1">
      <w:start w:val="1"/>
      <w:numFmt w:val="lowerRoman"/>
      <w:lvlText w:val="%3."/>
      <w:lvlJc w:val="right"/>
      <w:pPr>
        <w:ind w:left="3672" w:hanging="180"/>
      </w:pPr>
    </w:lvl>
    <w:lvl w:ilvl="3" w:tplc="FFFFFFFF" w:tentative="1">
      <w:start w:val="1"/>
      <w:numFmt w:val="decimal"/>
      <w:lvlText w:val="%4."/>
      <w:lvlJc w:val="left"/>
      <w:pPr>
        <w:ind w:left="4392" w:hanging="360"/>
      </w:pPr>
    </w:lvl>
    <w:lvl w:ilvl="4" w:tplc="FFFFFFFF" w:tentative="1">
      <w:start w:val="1"/>
      <w:numFmt w:val="lowerLetter"/>
      <w:lvlText w:val="%5."/>
      <w:lvlJc w:val="left"/>
      <w:pPr>
        <w:ind w:left="5112" w:hanging="360"/>
      </w:pPr>
    </w:lvl>
    <w:lvl w:ilvl="5" w:tplc="FFFFFFFF" w:tentative="1">
      <w:start w:val="1"/>
      <w:numFmt w:val="lowerRoman"/>
      <w:lvlText w:val="%6."/>
      <w:lvlJc w:val="right"/>
      <w:pPr>
        <w:ind w:left="5832" w:hanging="180"/>
      </w:pPr>
    </w:lvl>
    <w:lvl w:ilvl="6" w:tplc="FFFFFFFF" w:tentative="1">
      <w:start w:val="1"/>
      <w:numFmt w:val="decimal"/>
      <w:lvlText w:val="%7."/>
      <w:lvlJc w:val="left"/>
      <w:pPr>
        <w:ind w:left="6552" w:hanging="360"/>
      </w:pPr>
    </w:lvl>
    <w:lvl w:ilvl="7" w:tplc="FFFFFFFF" w:tentative="1">
      <w:start w:val="1"/>
      <w:numFmt w:val="lowerLetter"/>
      <w:lvlText w:val="%8."/>
      <w:lvlJc w:val="left"/>
      <w:pPr>
        <w:ind w:left="7272" w:hanging="360"/>
      </w:pPr>
    </w:lvl>
    <w:lvl w:ilvl="8" w:tplc="FFFFFFFF" w:tentative="1">
      <w:start w:val="1"/>
      <w:numFmt w:val="lowerRoman"/>
      <w:lvlText w:val="%9."/>
      <w:lvlJc w:val="right"/>
      <w:pPr>
        <w:ind w:left="7992" w:hanging="180"/>
      </w:pPr>
    </w:lvl>
  </w:abstractNum>
  <w:abstractNum w:abstractNumId="10" w15:restartNumberingAfterBreak="0">
    <w:nsid w:val="2B447DF9"/>
    <w:multiLevelType w:val="multilevel"/>
    <w:tmpl w:val="0409001F"/>
    <w:numStyleLink w:val="1111111"/>
  </w:abstractNum>
  <w:abstractNum w:abstractNumId="11" w15:restartNumberingAfterBreak="0">
    <w:nsid w:val="2E2E45F5"/>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12" w15:restartNumberingAfterBreak="0">
    <w:nsid w:val="300322BF"/>
    <w:multiLevelType w:val="hybridMultilevel"/>
    <w:tmpl w:val="EB164F9E"/>
    <w:lvl w:ilvl="0" w:tplc="DB7001F8">
      <w:start w:val="1"/>
      <w:numFmt w:val="decimal"/>
      <w:lvlText w:val="%1)"/>
      <w:lvlJc w:val="left"/>
      <w:pPr>
        <w:ind w:left="720" w:hanging="360"/>
      </w:pPr>
      <w:rPr>
        <w:rFonts w:hint="default"/>
        <w:b w:val="0"/>
        <w:sz w:val="22"/>
      </w:rPr>
    </w:lvl>
    <w:lvl w:ilvl="1" w:tplc="E0DCDD64">
      <w:start w:val="1"/>
      <w:numFmt w:val="lowerLetter"/>
      <w:lvlText w:val="%2."/>
      <w:lvlJc w:val="left"/>
      <w:pPr>
        <w:ind w:left="171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D474EE"/>
    <w:multiLevelType w:val="hybridMultilevel"/>
    <w:tmpl w:val="5EE0431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B1F4ED2"/>
    <w:multiLevelType w:val="multilevel"/>
    <w:tmpl w:val="2130AE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3F8E7335"/>
    <w:multiLevelType w:val="multilevel"/>
    <w:tmpl w:val="258E18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3FD6272C"/>
    <w:multiLevelType w:val="hybridMultilevel"/>
    <w:tmpl w:val="77E88F90"/>
    <w:lvl w:ilvl="0" w:tplc="FB78E16A">
      <w:start w:val="1"/>
      <w:numFmt w:val="lowerLetter"/>
      <w:lvlText w:val="%1."/>
      <w:lvlJc w:val="left"/>
      <w:pPr>
        <w:ind w:left="1620" w:hanging="360"/>
      </w:pPr>
      <w:rPr>
        <w:rFonts w:hint="default"/>
        <w:b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7" w15:restartNumberingAfterBreak="0">
    <w:nsid w:val="404734A0"/>
    <w:multiLevelType w:val="multilevel"/>
    <w:tmpl w:val="6FA0AD5E"/>
    <w:styleLink w:val="AdobeLegal-Main5"/>
    <w:lvl w:ilvl="0">
      <w:start w:val="1"/>
      <w:numFmt w:val="decimal"/>
      <w:lvlText w:val="%1."/>
      <w:lvlJc w:val="left"/>
      <w:pPr>
        <w:tabs>
          <w:tab w:val="num" w:pos="360"/>
        </w:tabs>
        <w:ind w:left="360" w:hanging="360"/>
      </w:pPr>
      <w:rPr>
        <w:rFonts w:asciiTheme="minorHAnsi" w:hAnsiTheme="minorHAnsi" w:hint="default"/>
        <w:b/>
        <w:i w:val="0"/>
        <w:caps w:val="0"/>
        <w:strike w:val="0"/>
        <w:dstrike w:val="0"/>
        <w:vanish w:val="0"/>
        <w:sz w:val="20"/>
        <w:vertAlign w:val="baseline"/>
      </w:rPr>
    </w:lvl>
    <w:lvl w:ilvl="1">
      <w:start w:val="1"/>
      <w:numFmt w:val="decimal"/>
      <w:lvlText w:val="%1.%2"/>
      <w:lvlJc w:val="left"/>
      <w:pPr>
        <w:ind w:left="1080" w:hanging="720"/>
      </w:pPr>
      <w:rPr>
        <w:rFonts w:asciiTheme="minorHAnsi" w:hAnsiTheme="minorHAnsi" w:hint="default"/>
        <w:b w:val="0"/>
        <w:i w:val="0"/>
        <w:caps w:val="0"/>
        <w:strike w:val="0"/>
        <w:dstrike w:val="0"/>
        <w:vanish w:val="0"/>
        <w:sz w:val="20"/>
        <w:u w:val="none"/>
        <w:vertAlign w:val="baseline"/>
      </w:rPr>
    </w:lvl>
    <w:lvl w:ilvl="2">
      <w:start w:val="1"/>
      <w:numFmt w:val="upperLetter"/>
      <w:lvlText w:val="%3)"/>
      <w:lvlJc w:val="left"/>
      <w:pPr>
        <w:tabs>
          <w:tab w:val="num" w:pos="1800"/>
        </w:tabs>
        <w:ind w:left="1800" w:hanging="720"/>
      </w:pPr>
      <w:rPr>
        <w:rFonts w:asciiTheme="minorHAnsi" w:hAnsiTheme="minorHAnsi" w:hint="default"/>
        <w:b w:val="0"/>
        <w:i w:val="0"/>
        <w:caps w:val="0"/>
        <w:strike w:val="0"/>
        <w:dstrike w:val="0"/>
        <w:vanish w:val="0"/>
        <w:sz w:val="20"/>
        <w:u w:val="none"/>
        <w:vertAlign w:val="baseline"/>
      </w:rPr>
    </w:lvl>
    <w:lvl w:ilvl="3">
      <w:start w:val="1"/>
      <w:numFmt w:val="decimal"/>
      <w:pStyle w:val="AdobeTemplates"/>
      <w:lvlText w:val="%4)"/>
      <w:lvlJc w:val="left"/>
      <w:pPr>
        <w:tabs>
          <w:tab w:val="num" w:pos="2520"/>
        </w:tabs>
        <w:ind w:left="2520" w:hanging="720"/>
      </w:pPr>
      <w:rPr>
        <w:rFonts w:asciiTheme="minorHAnsi" w:hAnsiTheme="minorHAnsi" w:hint="default"/>
        <w:b w:val="0"/>
        <w:i w:val="0"/>
        <w:caps w:val="0"/>
        <w:strike w:val="0"/>
        <w:dstrike w:val="0"/>
        <w:vanish w:val="0"/>
        <w:sz w:val="20"/>
        <w:u w:val="none"/>
        <w:vertAlign w:val="baseline"/>
      </w:rPr>
    </w:lvl>
    <w:lvl w:ilvl="4">
      <w:start w:val="1"/>
      <w:numFmt w:val="lowerLetter"/>
      <w:lvlText w:val="(%5)"/>
      <w:lvlJc w:val="left"/>
      <w:pPr>
        <w:ind w:left="720" w:hanging="360"/>
      </w:pPr>
      <w:rPr>
        <w:rFonts w:hint="default"/>
      </w:rPr>
    </w:lvl>
    <w:lvl w:ilvl="5">
      <w:start w:val="1"/>
      <w:numFmt w:val="lowerRoman"/>
      <w:lvlText w:val="(%6)"/>
      <w:lvlJc w:val="left"/>
      <w:pPr>
        <w:ind w:left="1080" w:hanging="360"/>
      </w:pPr>
      <w:rPr>
        <w:rFonts w:hint="default"/>
      </w:rPr>
    </w:lvl>
    <w:lvl w:ilvl="6">
      <w:start w:val="1"/>
      <w:numFmt w:val="decimal"/>
      <w:lvlText w:val="%7."/>
      <w:lvlJc w:val="left"/>
      <w:pPr>
        <w:ind w:left="1440" w:hanging="360"/>
      </w:pPr>
      <w:rPr>
        <w:rFonts w:hint="default"/>
      </w:rPr>
    </w:lvl>
    <w:lvl w:ilvl="7">
      <w:start w:val="1"/>
      <w:numFmt w:val="lowerLetter"/>
      <w:lvlText w:val="%8."/>
      <w:lvlJc w:val="left"/>
      <w:pPr>
        <w:ind w:left="1800" w:hanging="360"/>
      </w:pPr>
      <w:rPr>
        <w:rFonts w:hint="default"/>
      </w:rPr>
    </w:lvl>
    <w:lvl w:ilvl="8">
      <w:start w:val="1"/>
      <w:numFmt w:val="lowerRoman"/>
      <w:lvlText w:val="%9."/>
      <w:lvlJc w:val="left"/>
      <w:pPr>
        <w:ind w:left="2160" w:hanging="360"/>
      </w:pPr>
      <w:rPr>
        <w:rFonts w:hint="default"/>
      </w:rPr>
    </w:lvl>
  </w:abstractNum>
  <w:abstractNum w:abstractNumId="18" w15:restartNumberingAfterBreak="0">
    <w:nsid w:val="4A804B13"/>
    <w:multiLevelType w:val="hybridMultilevel"/>
    <w:tmpl w:val="01904FB0"/>
    <w:lvl w:ilvl="0" w:tplc="8C78448E">
      <w:start w:val="1"/>
      <w:numFmt w:val="lowerLetter"/>
      <w:lvlText w:val="%1."/>
      <w:lvlJc w:val="left"/>
      <w:pPr>
        <w:ind w:left="1620" w:hanging="360"/>
      </w:pPr>
      <w:rPr>
        <w:rFonts w:hint="default"/>
        <w:b w:val="0"/>
        <w:sz w:val="22"/>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C0E6AE4"/>
    <w:multiLevelType w:val="hybridMultilevel"/>
    <w:tmpl w:val="F72C1E90"/>
    <w:lvl w:ilvl="0" w:tplc="F1AAD0AC">
      <w:start w:val="1"/>
      <w:numFmt w:val="lowerLetter"/>
      <w:lvlText w:val="%1."/>
      <w:lvlJc w:val="left"/>
      <w:pPr>
        <w:ind w:left="1620" w:hanging="360"/>
      </w:pPr>
      <w:rPr>
        <w:rFonts w:cstheme="minorBidi" w:hint="default"/>
        <w:b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 w15:restartNumberingAfterBreak="0">
    <w:nsid w:val="4E142C06"/>
    <w:multiLevelType w:val="multilevel"/>
    <w:tmpl w:val="0409001F"/>
    <w:numStyleLink w:val="1111111"/>
  </w:abstractNum>
  <w:abstractNum w:abstractNumId="21" w15:restartNumberingAfterBreak="0">
    <w:nsid w:val="4EBB203E"/>
    <w:multiLevelType w:val="hybridMultilevel"/>
    <w:tmpl w:val="BC5817C8"/>
    <w:lvl w:ilvl="0" w:tplc="299239FA">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2" w15:restartNumberingAfterBreak="0">
    <w:nsid w:val="529B5681"/>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23" w15:restartNumberingAfterBreak="0">
    <w:nsid w:val="565015A9"/>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24" w15:restartNumberingAfterBreak="0">
    <w:nsid w:val="56C62E58"/>
    <w:multiLevelType w:val="hybridMultilevel"/>
    <w:tmpl w:val="2482FF5A"/>
    <w:lvl w:ilvl="0" w:tplc="B58A17AE">
      <w:start w:val="1"/>
      <w:numFmt w:val="lowerLetter"/>
      <w:lvlText w:val="%1."/>
      <w:lvlJc w:val="left"/>
      <w:pPr>
        <w:ind w:left="1620" w:hanging="360"/>
      </w:pPr>
      <w:rPr>
        <w:rFonts w:hint="default"/>
        <w:b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5" w15:restartNumberingAfterBreak="0">
    <w:nsid w:val="5A4A2352"/>
    <w:multiLevelType w:val="multilevel"/>
    <w:tmpl w:val="CD863980"/>
    <w:lvl w:ilvl="0">
      <w:start w:val="1"/>
      <w:numFmt w:val="decimal"/>
      <w:lvlText w:val="%1."/>
      <w:lvlJc w:val="left"/>
      <w:pPr>
        <w:ind w:left="502" w:hanging="360"/>
      </w:pPr>
      <w:rPr>
        <w:rFonts w:hint="default"/>
        <w:b w:val="0"/>
        <w:bCs w:val="0"/>
      </w:rPr>
    </w:lvl>
    <w:lvl w:ilvl="1">
      <w:start w:val="1"/>
      <w:numFmt w:val="decimal"/>
      <w:isLgl/>
      <w:lvlText w:val="%1.%2."/>
      <w:lvlJc w:val="left"/>
      <w:pPr>
        <w:ind w:left="927"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26" w15:restartNumberingAfterBreak="0">
    <w:nsid w:val="5EE40D9F"/>
    <w:multiLevelType w:val="hybridMultilevel"/>
    <w:tmpl w:val="77E88F90"/>
    <w:lvl w:ilvl="0" w:tplc="FB78E16A">
      <w:start w:val="1"/>
      <w:numFmt w:val="lowerLetter"/>
      <w:lvlText w:val="%1."/>
      <w:lvlJc w:val="left"/>
      <w:pPr>
        <w:ind w:left="1620" w:hanging="360"/>
      </w:pPr>
      <w:rPr>
        <w:rFonts w:hint="default"/>
        <w:b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7" w15:restartNumberingAfterBreak="0">
    <w:nsid w:val="60637629"/>
    <w:multiLevelType w:val="hybridMultilevel"/>
    <w:tmpl w:val="87E60188"/>
    <w:lvl w:ilvl="0" w:tplc="04090019">
      <w:start w:val="1"/>
      <w:numFmt w:val="lowerLetter"/>
      <w:lvlText w:val="%1."/>
      <w:lvlJc w:val="left"/>
      <w:pPr>
        <w:ind w:left="1800" w:hanging="360"/>
      </w:pPr>
    </w:lvl>
    <w:lvl w:ilvl="1" w:tplc="6926651E">
      <w:start w:val="1"/>
      <w:numFmt w:val="lowerLetter"/>
      <w:lvlText w:val="%2."/>
      <w:lvlJc w:val="left"/>
      <w:pPr>
        <w:ind w:left="1800" w:hanging="360"/>
      </w:pPr>
      <w:rPr>
        <w:b w:val="0"/>
      </w:rPr>
    </w:lvl>
    <w:lvl w:ilvl="2" w:tplc="3456512A">
      <w:start w:val="1"/>
      <w:numFmt w:val="lowerLetter"/>
      <w:lvlText w:val="%3)"/>
      <w:lvlJc w:val="left"/>
      <w:pPr>
        <w:ind w:left="1800" w:hanging="360"/>
      </w:pPr>
      <w:rPr>
        <w:rFonts w:hint="default"/>
        <w:b/>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67BF5EDE"/>
    <w:multiLevelType w:val="hybridMultilevel"/>
    <w:tmpl w:val="D43EE394"/>
    <w:lvl w:ilvl="0" w:tplc="26A85A3C">
      <w:start w:val="1"/>
      <w:numFmt w:val="decimal"/>
      <w:pStyle w:val="EnglishParagraphNumbered10"/>
      <w:lvlText w:val="%1."/>
      <w:lvlJc w:val="left"/>
      <w:pPr>
        <w:ind w:left="360" w:hanging="360"/>
      </w:pPr>
      <w:rPr>
        <w:rFonts w:ascii="Calibri" w:eastAsiaTheme="minorHAnsi" w:hAnsi="Calibri" w:cstheme="minorBidi"/>
        <w:b w:val="0"/>
      </w:rPr>
    </w:lvl>
    <w:lvl w:ilvl="1" w:tplc="04090015">
      <w:start w:val="1"/>
      <w:numFmt w:val="upp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9" w15:restartNumberingAfterBreak="0">
    <w:nsid w:val="688F7433"/>
    <w:multiLevelType w:val="hybridMultilevel"/>
    <w:tmpl w:val="C58C34F0"/>
    <w:lvl w:ilvl="0" w:tplc="50948E0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6F0133"/>
    <w:multiLevelType w:val="multilevel"/>
    <w:tmpl w:val="3C9204AC"/>
    <w:lvl w:ilvl="0">
      <w:start w:val="2"/>
      <w:numFmt w:val="decimal"/>
      <w:pStyle w:val="ContractNumbered10"/>
      <w:lvlText w:val="%1."/>
      <w:lvlJc w:val="left"/>
      <w:pPr>
        <w:tabs>
          <w:tab w:val="num" w:pos="360"/>
        </w:tabs>
        <w:ind w:left="360" w:hanging="360"/>
      </w:pPr>
      <w:rPr>
        <w:rFonts w:ascii="Calibri" w:hAnsi="Calibri" w:hint="default"/>
        <w:b/>
        <w:sz w:val="20"/>
      </w:rPr>
    </w:lvl>
    <w:lvl w:ilvl="1">
      <w:start w:val="1"/>
      <w:numFmt w:val="decimal"/>
      <w:pStyle w:val="ContractNumberedSubSection"/>
      <w:lvlText w:val="%1.%2"/>
      <w:lvlJc w:val="left"/>
      <w:pPr>
        <w:tabs>
          <w:tab w:val="num" w:pos="1080"/>
        </w:tabs>
        <w:ind w:left="1080" w:hanging="720"/>
      </w:pPr>
      <w:rPr>
        <w:rFonts w:ascii="Calibri" w:hAnsi="Calibri" w:hint="default"/>
        <w:sz w:val="20"/>
      </w:rPr>
    </w:lvl>
    <w:lvl w:ilvl="2">
      <w:start w:val="1"/>
      <w:numFmt w:val="upperLetter"/>
      <w:lvlText w:val="(%3)"/>
      <w:lvlJc w:val="left"/>
      <w:pPr>
        <w:tabs>
          <w:tab w:val="num" w:pos="1350"/>
        </w:tabs>
        <w:ind w:left="1350" w:hanging="360"/>
      </w:pPr>
      <w:rPr>
        <w:rFonts w:ascii="Calibri" w:hAnsi="Calibri" w:hint="default"/>
        <w:sz w:val="20"/>
      </w:rPr>
    </w:lvl>
    <w:lvl w:ilvl="3">
      <w:start w:val="1"/>
      <w:numFmt w:val="decimal"/>
      <w:lvlText w:val="(%4)"/>
      <w:lvlJc w:val="left"/>
      <w:pPr>
        <w:tabs>
          <w:tab w:val="num" w:pos="1800"/>
        </w:tabs>
        <w:ind w:left="1800" w:hanging="360"/>
      </w:pPr>
      <w:rPr>
        <w:rFonts w:ascii="Calibri" w:hAnsi="Calibri" w:hint="default"/>
        <w:sz w:val="20"/>
      </w:rPr>
    </w:lvl>
    <w:lvl w:ilvl="4">
      <w:start w:val="1"/>
      <w:numFmt w:val="lowerLetter"/>
      <w:lvlText w:val="(%5)"/>
      <w:lvlJc w:val="left"/>
      <w:pPr>
        <w:tabs>
          <w:tab w:val="num" w:pos="2160"/>
        </w:tabs>
        <w:ind w:left="2160" w:hanging="360"/>
      </w:pPr>
      <w:rPr>
        <w:rFonts w:ascii="Calibri" w:hAnsi="Calibri" w:hint="default"/>
        <w:sz w:val="20"/>
      </w:rPr>
    </w:lvl>
    <w:lvl w:ilvl="5">
      <w:start w:val="1"/>
      <w:numFmt w:val="lowerRoman"/>
      <w:lvlText w:val="(%6)"/>
      <w:lvlJc w:val="left"/>
      <w:pPr>
        <w:ind w:left="2520" w:hanging="360"/>
      </w:pPr>
      <w:rPr>
        <w:rFonts w:hint="default"/>
      </w:rPr>
    </w:lvl>
    <w:lvl w:ilvl="6">
      <w:start w:val="1"/>
      <w:numFmt w:val="none"/>
      <w:lvlText w:val=""/>
      <w:lvlJc w:val="left"/>
      <w:pPr>
        <w:ind w:left="2520" w:firstLine="0"/>
      </w:pPr>
      <w:rPr>
        <w:rFonts w:hint="default"/>
      </w:rPr>
    </w:lvl>
    <w:lvl w:ilvl="7">
      <w:start w:val="1"/>
      <w:numFmt w:val="none"/>
      <w:lvlText w:val=""/>
      <w:lvlJc w:val="left"/>
      <w:pPr>
        <w:ind w:left="2520" w:firstLine="0"/>
      </w:pPr>
      <w:rPr>
        <w:rFonts w:hint="default"/>
      </w:rPr>
    </w:lvl>
    <w:lvl w:ilvl="8">
      <w:start w:val="1"/>
      <w:numFmt w:val="none"/>
      <w:lvlText w:val=""/>
      <w:lvlJc w:val="left"/>
      <w:pPr>
        <w:ind w:left="2520" w:firstLine="0"/>
      </w:pPr>
      <w:rPr>
        <w:rFonts w:hint="default"/>
      </w:rPr>
    </w:lvl>
  </w:abstractNum>
  <w:abstractNum w:abstractNumId="31" w15:restartNumberingAfterBreak="0">
    <w:nsid w:val="6D2034DC"/>
    <w:multiLevelType w:val="multilevel"/>
    <w:tmpl w:val="0EEE18B2"/>
    <w:lvl w:ilvl="0">
      <w:start w:val="1"/>
      <w:numFmt w:val="decimal"/>
      <w:lvlText w:val="%1"/>
      <w:lvlJc w:val="left"/>
      <w:pPr>
        <w:ind w:left="360" w:hanging="360"/>
      </w:pPr>
      <w:rPr>
        <w:rFonts w:hint="default"/>
      </w:rPr>
    </w:lvl>
    <w:lvl w:ilvl="1">
      <w:start w:val="1"/>
      <w:numFmt w:val="decimal"/>
      <w:lvlText w:val="%1.%2"/>
      <w:lvlJc w:val="left"/>
      <w:pPr>
        <w:ind w:left="864" w:hanging="360"/>
      </w:pPr>
      <w:rPr>
        <w:rFonts w:hint="default"/>
      </w:rPr>
    </w:lvl>
    <w:lvl w:ilvl="2">
      <w:start w:val="1"/>
      <w:numFmt w:val="decimal"/>
      <w:lvlText w:val="%1.%2.%3"/>
      <w:lvlJc w:val="left"/>
      <w:pPr>
        <w:ind w:left="1728" w:hanging="720"/>
      </w:pPr>
      <w:rPr>
        <w:rFonts w:hint="default"/>
      </w:rPr>
    </w:lvl>
    <w:lvl w:ilvl="3">
      <w:start w:val="1"/>
      <w:numFmt w:val="decimal"/>
      <w:lvlText w:val="%1.%2.%3.%4"/>
      <w:lvlJc w:val="left"/>
      <w:pPr>
        <w:ind w:left="2232" w:hanging="720"/>
      </w:pPr>
      <w:rPr>
        <w:rFonts w:hint="default"/>
      </w:rPr>
    </w:lvl>
    <w:lvl w:ilvl="4">
      <w:start w:val="1"/>
      <w:numFmt w:val="decimal"/>
      <w:lvlText w:val="%1.%2.%3.%4.%5"/>
      <w:lvlJc w:val="left"/>
      <w:pPr>
        <w:ind w:left="2736" w:hanging="72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4104" w:hanging="1080"/>
      </w:pPr>
      <w:rPr>
        <w:rFonts w:hint="default"/>
      </w:rPr>
    </w:lvl>
    <w:lvl w:ilvl="7">
      <w:start w:val="1"/>
      <w:numFmt w:val="decimal"/>
      <w:lvlText w:val="%1.%2.%3.%4.%5.%6.%7.%8"/>
      <w:lvlJc w:val="left"/>
      <w:pPr>
        <w:ind w:left="4968" w:hanging="1440"/>
      </w:pPr>
      <w:rPr>
        <w:rFonts w:hint="default"/>
      </w:rPr>
    </w:lvl>
    <w:lvl w:ilvl="8">
      <w:start w:val="1"/>
      <w:numFmt w:val="decimal"/>
      <w:lvlText w:val="%1.%2.%3.%4.%5.%6.%7.%8.%9"/>
      <w:lvlJc w:val="left"/>
      <w:pPr>
        <w:ind w:left="5472" w:hanging="1440"/>
      </w:pPr>
      <w:rPr>
        <w:rFonts w:hint="default"/>
      </w:rPr>
    </w:lvl>
  </w:abstractNum>
  <w:abstractNum w:abstractNumId="32" w15:restartNumberingAfterBreak="0">
    <w:nsid w:val="6D4B1E57"/>
    <w:multiLevelType w:val="singleLevel"/>
    <w:tmpl w:val="4009000F"/>
    <w:lvl w:ilvl="0">
      <w:start w:val="1"/>
      <w:numFmt w:val="decimal"/>
      <w:lvlText w:val="%1."/>
      <w:lvlJc w:val="left"/>
      <w:pPr>
        <w:ind w:left="360" w:hanging="360"/>
      </w:pPr>
      <w:rPr>
        <w:rFonts w:hint="default"/>
        <w:sz w:val="20"/>
      </w:rPr>
    </w:lvl>
  </w:abstractNum>
  <w:abstractNum w:abstractNumId="33" w15:restartNumberingAfterBreak="0">
    <w:nsid w:val="6ECF4AA2"/>
    <w:multiLevelType w:val="hybridMultilevel"/>
    <w:tmpl w:val="B8B48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A23042"/>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566"/>
        </w:tabs>
        <w:ind w:left="1566" w:hanging="432"/>
      </w:pPr>
    </w:lvl>
    <w:lvl w:ilvl="2">
      <w:start w:val="1"/>
      <w:numFmt w:val="upperLetter"/>
      <w:lvlText w:val="(%3)"/>
      <w:lvlJc w:val="left"/>
      <w:pPr>
        <w:tabs>
          <w:tab w:val="num" w:pos="1922"/>
        </w:tabs>
        <w:ind w:left="1922" w:hanging="504"/>
      </w:pPr>
      <w:rPr>
        <w:rFonts w:ascii="Calibri" w:eastAsia="MS Mincho" w:hAnsi="Calibri" w:cs="Calibri"/>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75BC6D4A"/>
    <w:multiLevelType w:val="hybridMultilevel"/>
    <w:tmpl w:val="4BF468C4"/>
    <w:lvl w:ilvl="0" w:tplc="EB0A6C74">
      <w:start w:val="1"/>
      <w:numFmt w:val="decimal"/>
      <w:pStyle w:val="1"/>
      <w:lvlText w:val="%1."/>
      <w:lvlJc w:val="left"/>
      <w:pPr>
        <w:ind w:left="720" w:hanging="360"/>
      </w:pPr>
    </w:lvl>
    <w:lvl w:ilvl="1" w:tplc="9260D766">
      <w:start w:val="1"/>
      <w:numFmt w:val="lowerLetter"/>
      <w:pStyle w:val="2"/>
      <w:lvlText w:val="%2."/>
      <w:lvlJc w:val="left"/>
      <w:pPr>
        <w:ind w:left="1440" w:hanging="360"/>
      </w:pPr>
    </w:lvl>
    <w:lvl w:ilvl="2" w:tplc="BD4A508A">
      <w:start w:val="1"/>
      <w:numFmt w:val="lowerRoman"/>
      <w:lvlText w:val="%3."/>
      <w:lvlJc w:val="right"/>
      <w:pPr>
        <w:ind w:left="2160" w:hanging="180"/>
      </w:pPr>
      <w:rPr>
        <w:rFonts w:hint="default"/>
        <w:sz w:val="20"/>
        <w:szCs w:val="2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34"/>
  </w:num>
  <w:num w:numId="3">
    <w:abstractNumId w:val="30"/>
  </w:num>
  <w:num w:numId="4">
    <w:abstractNumId w:val="14"/>
  </w:num>
  <w:num w:numId="5">
    <w:abstractNumId w:val="15"/>
  </w:num>
  <w:num w:numId="6">
    <w:abstractNumId w:val="2"/>
  </w:num>
  <w:num w:numId="7">
    <w:abstractNumId w:val="5"/>
  </w:num>
  <w:num w:numId="8">
    <w:abstractNumId w:val="10"/>
  </w:num>
  <w:num w:numId="9">
    <w:abstractNumId w:val="20"/>
  </w:num>
  <w:num w:numId="10">
    <w:abstractNumId w:val="0"/>
  </w:num>
  <w:num w:numId="11">
    <w:abstractNumId w:val="30"/>
    <w:lvlOverride w:ilvl="0">
      <w:startOverride w:val="8"/>
    </w:lvlOverride>
    <w:lvlOverride w:ilvl="1">
      <w:startOverride w:val="2"/>
    </w:lvlOverride>
  </w:num>
  <w:num w:numId="12">
    <w:abstractNumId w:val="4"/>
  </w:num>
  <w:num w:numId="13">
    <w:abstractNumId w:val="11"/>
  </w:num>
  <w:num w:numId="14">
    <w:abstractNumId w:val="31"/>
  </w:num>
  <w:num w:numId="15">
    <w:abstractNumId w:val="22"/>
  </w:num>
  <w:num w:numId="16">
    <w:abstractNumId w:val="6"/>
  </w:num>
  <w:num w:numId="17">
    <w:abstractNumId w:val="9"/>
  </w:num>
  <w:num w:numId="18">
    <w:abstractNumId w:val="23"/>
  </w:num>
  <w:num w:numId="19">
    <w:abstractNumId w:val="17"/>
  </w:num>
  <w:num w:numId="20">
    <w:abstractNumId w:val="32"/>
  </w:num>
  <w:num w:numId="21">
    <w:abstractNumId w:val="25"/>
  </w:num>
  <w:num w:numId="22">
    <w:abstractNumId w:val="30"/>
  </w:num>
  <w:num w:numId="23">
    <w:abstractNumId w:val="35"/>
  </w:num>
  <w:num w:numId="24">
    <w:abstractNumId w:val="29"/>
  </w:num>
  <w:num w:numId="25">
    <w:abstractNumId w:val="3"/>
  </w:num>
  <w:num w:numId="26">
    <w:abstractNumId w:val="12"/>
  </w:num>
  <w:num w:numId="27">
    <w:abstractNumId w:val="8"/>
  </w:num>
  <w:num w:numId="28">
    <w:abstractNumId w:val="24"/>
  </w:num>
  <w:num w:numId="29">
    <w:abstractNumId w:val="26"/>
  </w:num>
  <w:num w:numId="30">
    <w:abstractNumId w:val="18"/>
  </w:num>
  <w:num w:numId="31">
    <w:abstractNumId w:val="19"/>
  </w:num>
  <w:num w:numId="32">
    <w:abstractNumId w:val="21"/>
  </w:num>
  <w:num w:numId="33">
    <w:abstractNumId w:val="27"/>
  </w:num>
  <w:num w:numId="34">
    <w:abstractNumId w:val="13"/>
  </w:num>
  <w:num w:numId="35">
    <w:abstractNumId w:val="7"/>
  </w:num>
  <w:num w:numId="36">
    <w:abstractNumId w:val="1"/>
  </w:num>
  <w:num w:numId="37">
    <w:abstractNumId w:val="33"/>
  </w:num>
  <w:num w:numId="3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ndiGo Legal">
    <w15:presenceInfo w15:providerId="None" w15:userId="IndiGo Legal"/>
  </w15:person>
  <w15:person w15:author="Rinika Gautam (Digital,ISC)">
    <w15:presenceInfo w15:providerId="AD" w15:userId="S::Rinika.Gautam@goIndiGo.in::a973e993-0e4f-4654-ae2b-04d0afbd3bc7"/>
  </w15:person>
  <w15:person w15:author="Prashant Mishra1 (Digital,ISC) (X-Deloitte)">
    <w15:presenceInfo w15:providerId="AD" w15:userId="S-1-12-1-3574537410-1221202984-3727253122-971234076"/>
  </w15:person>
  <w15:person w15:author="Cherry Jawa (FIN,ISC)">
    <w15:presenceInfo w15:providerId="AD" w15:userId="S::CHERRY.JAWA@goIndiGo.in::fcd1ab1e-e506-4c60-81e3-ef92f55ab9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trackRevisions/>
  <w:documentProtection w:edit="trackedChanges" w:enforcement="1" w:cryptProviderType="rsaAES" w:cryptAlgorithmClass="hash" w:cryptAlgorithmType="typeAny" w:cryptAlgorithmSid="14" w:cryptSpinCount="100000" w:hash="y6vB0N96/ujJCuaSMsaUjsv6QgeSXXTEp5Np0fbezKLhaXSH36/F91+TEczPBSpSjg3z/6j0QW1o7WaJZx0euA==" w:salt="S55yNc4GLtK0oPLrtPO9/A=="/>
  <w:defaultTabStop w:val="720"/>
  <w:hyphenationZone w:val="283"/>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tDocProperties" w:val="H4sIAAAAAAAEALNxLChxyU8OKMovSC0qyUwttrMJdov3d/JydQ6JD4kMcLUDKigpLY6PdwwICY53TC9KTc1NzSuJj0+20UdTiaTT08Uu0SDSNNIABIoKE/PCQx0DkTUAFdjoY9gNAHqjg5qOAAAA"/>
  </w:docVars>
  <w:rsids>
    <w:rsidRoot w:val="002759F9"/>
    <w:rsid w:val="00004436"/>
    <w:rsid w:val="0000466C"/>
    <w:rsid w:val="0001083A"/>
    <w:rsid w:val="00023725"/>
    <w:rsid w:val="00040789"/>
    <w:rsid w:val="00041EE0"/>
    <w:rsid w:val="00051B83"/>
    <w:rsid w:val="000562E9"/>
    <w:rsid w:val="000611AB"/>
    <w:rsid w:val="00076C57"/>
    <w:rsid w:val="000859FC"/>
    <w:rsid w:val="00085BCD"/>
    <w:rsid w:val="00091284"/>
    <w:rsid w:val="000952D3"/>
    <w:rsid w:val="0009539A"/>
    <w:rsid w:val="000A0ECA"/>
    <w:rsid w:val="000A2E5D"/>
    <w:rsid w:val="000B2FED"/>
    <w:rsid w:val="000B504F"/>
    <w:rsid w:val="000B5E33"/>
    <w:rsid w:val="000C1FB1"/>
    <w:rsid w:val="000C40D5"/>
    <w:rsid w:val="000C4490"/>
    <w:rsid w:val="000D15A1"/>
    <w:rsid w:val="000D1CF0"/>
    <w:rsid w:val="000F4263"/>
    <w:rsid w:val="00104906"/>
    <w:rsid w:val="00120113"/>
    <w:rsid w:val="001203A2"/>
    <w:rsid w:val="00142476"/>
    <w:rsid w:val="00142B6A"/>
    <w:rsid w:val="00164B74"/>
    <w:rsid w:val="001658EA"/>
    <w:rsid w:val="00167A23"/>
    <w:rsid w:val="00173BA5"/>
    <w:rsid w:val="00177DE4"/>
    <w:rsid w:val="001B7AA5"/>
    <w:rsid w:val="001C4902"/>
    <w:rsid w:val="001E4FF6"/>
    <w:rsid w:val="001E53A5"/>
    <w:rsid w:val="001F6E97"/>
    <w:rsid w:val="00200C21"/>
    <w:rsid w:val="002054E1"/>
    <w:rsid w:val="00207439"/>
    <w:rsid w:val="00211DBC"/>
    <w:rsid w:val="002201C9"/>
    <w:rsid w:val="002364A6"/>
    <w:rsid w:val="00251566"/>
    <w:rsid w:val="00257CA2"/>
    <w:rsid w:val="00267DC2"/>
    <w:rsid w:val="002759F9"/>
    <w:rsid w:val="0027690B"/>
    <w:rsid w:val="00280834"/>
    <w:rsid w:val="00281AB6"/>
    <w:rsid w:val="0028473D"/>
    <w:rsid w:val="00290A57"/>
    <w:rsid w:val="002A0B01"/>
    <w:rsid w:val="002A3448"/>
    <w:rsid w:val="002A5828"/>
    <w:rsid w:val="002B19FD"/>
    <w:rsid w:val="002B40B3"/>
    <w:rsid w:val="002C1101"/>
    <w:rsid w:val="002C201E"/>
    <w:rsid w:val="002C2539"/>
    <w:rsid w:val="0030520C"/>
    <w:rsid w:val="00321E7B"/>
    <w:rsid w:val="0032407B"/>
    <w:rsid w:val="003242BE"/>
    <w:rsid w:val="003244E8"/>
    <w:rsid w:val="00324547"/>
    <w:rsid w:val="00341E70"/>
    <w:rsid w:val="00377756"/>
    <w:rsid w:val="0038164F"/>
    <w:rsid w:val="003822A6"/>
    <w:rsid w:val="00382A24"/>
    <w:rsid w:val="00387B5C"/>
    <w:rsid w:val="003A441A"/>
    <w:rsid w:val="003B7030"/>
    <w:rsid w:val="003C1848"/>
    <w:rsid w:val="003C6585"/>
    <w:rsid w:val="003D2DE1"/>
    <w:rsid w:val="003D42B9"/>
    <w:rsid w:val="003F4308"/>
    <w:rsid w:val="004103F0"/>
    <w:rsid w:val="00420DB3"/>
    <w:rsid w:val="004509F8"/>
    <w:rsid w:val="00461511"/>
    <w:rsid w:val="004865D1"/>
    <w:rsid w:val="00487251"/>
    <w:rsid w:val="004A0237"/>
    <w:rsid w:val="004A0E9F"/>
    <w:rsid w:val="004A4F2A"/>
    <w:rsid w:val="004A5EF9"/>
    <w:rsid w:val="004C1D12"/>
    <w:rsid w:val="004C6556"/>
    <w:rsid w:val="004C7F24"/>
    <w:rsid w:val="004D3E4B"/>
    <w:rsid w:val="004F031E"/>
    <w:rsid w:val="004F5C8E"/>
    <w:rsid w:val="005048EF"/>
    <w:rsid w:val="00514FE0"/>
    <w:rsid w:val="0051583F"/>
    <w:rsid w:val="005208CD"/>
    <w:rsid w:val="00573ECD"/>
    <w:rsid w:val="005779A9"/>
    <w:rsid w:val="00582DBF"/>
    <w:rsid w:val="00594A15"/>
    <w:rsid w:val="00594EF4"/>
    <w:rsid w:val="005958AF"/>
    <w:rsid w:val="0059638D"/>
    <w:rsid w:val="005A0E96"/>
    <w:rsid w:val="005A19D2"/>
    <w:rsid w:val="005B0F4C"/>
    <w:rsid w:val="005B27EF"/>
    <w:rsid w:val="005D281B"/>
    <w:rsid w:val="005E3793"/>
    <w:rsid w:val="0060214F"/>
    <w:rsid w:val="00602478"/>
    <w:rsid w:val="00602BE5"/>
    <w:rsid w:val="00610C32"/>
    <w:rsid w:val="00620CB2"/>
    <w:rsid w:val="00623302"/>
    <w:rsid w:val="00636B95"/>
    <w:rsid w:val="006375D4"/>
    <w:rsid w:val="006409DC"/>
    <w:rsid w:val="00642D6F"/>
    <w:rsid w:val="00650F98"/>
    <w:rsid w:val="00677169"/>
    <w:rsid w:val="00682B34"/>
    <w:rsid w:val="006A0C62"/>
    <w:rsid w:val="006A5B22"/>
    <w:rsid w:val="006B12D7"/>
    <w:rsid w:val="006D1D53"/>
    <w:rsid w:val="006E3B58"/>
    <w:rsid w:val="006E46BF"/>
    <w:rsid w:val="006F2DF3"/>
    <w:rsid w:val="0070177A"/>
    <w:rsid w:val="00701F4C"/>
    <w:rsid w:val="007126BD"/>
    <w:rsid w:val="00725B9A"/>
    <w:rsid w:val="00726CA2"/>
    <w:rsid w:val="00732909"/>
    <w:rsid w:val="00733D82"/>
    <w:rsid w:val="00735EA9"/>
    <w:rsid w:val="00737FAC"/>
    <w:rsid w:val="007415E7"/>
    <w:rsid w:val="00746565"/>
    <w:rsid w:val="0075118F"/>
    <w:rsid w:val="0075238F"/>
    <w:rsid w:val="00756368"/>
    <w:rsid w:val="00762EE7"/>
    <w:rsid w:val="00763180"/>
    <w:rsid w:val="00772D60"/>
    <w:rsid w:val="007768D6"/>
    <w:rsid w:val="0078394B"/>
    <w:rsid w:val="00790FB3"/>
    <w:rsid w:val="007A081A"/>
    <w:rsid w:val="007A129A"/>
    <w:rsid w:val="007A4397"/>
    <w:rsid w:val="007B6B87"/>
    <w:rsid w:val="007C14E8"/>
    <w:rsid w:val="007D667D"/>
    <w:rsid w:val="007E0E9C"/>
    <w:rsid w:val="007F08DF"/>
    <w:rsid w:val="007F1D24"/>
    <w:rsid w:val="00800C48"/>
    <w:rsid w:val="00817D47"/>
    <w:rsid w:val="00820D32"/>
    <w:rsid w:val="00826587"/>
    <w:rsid w:val="0083570F"/>
    <w:rsid w:val="00866261"/>
    <w:rsid w:val="008743A0"/>
    <w:rsid w:val="0088043C"/>
    <w:rsid w:val="00885927"/>
    <w:rsid w:val="008A67BB"/>
    <w:rsid w:val="008B412E"/>
    <w:rsid w:val="008B531A"/>
    <w:rsid w:val="008B5B56"/>
    <w:rsid w:val="008B6E1F"/>
    <w:rsid w:val="008C2F07"/>
    <w:rsid w:val="008D33F3"/>
    <w:rsid w:val="008D5718"/>
    <w:rsid w:val="008E38E5"/>
    <w:rsid w:val="008F268F"/>
    <w:rsid w:val="008F5545"/>
    <w:rsid w:val="00901BC2"/>
    <w:rsid w:val="00904E51"/>
    <w:rsid w:val="00906D3C"/>
    <w:rsid w:val="00921699"/>
    <w:rsid w:val="00926450"/>
    <w:rsid w:val="00975D73"/>
    <w:rsid w:val="00975F56"/>
    <w:rsid w:val="00976F3A"/>
    <w:rsid w:val="00977C17"/>
    <w:rsid w:val="009910D1"/>
    <w:rsid w:val="009A56DC"/>
    <w:rsid w:val="009A71B6"/>
    <w:rsid w:val="00A10C34"/>
    <w:rsid w:val="00A16CD7"/>
    <w:rsid w:val="00A20043"/>
    <w:rsid w:val="00A22D5B"/>
    <w:rsid w:val="00A24AC2"/>
    <w:rsid w:val="00A36997"/>
    <w:rsid w:val="00A36BE8"/>
    <w:rsid w:val="00A4507B"/>
    <w:rsid w:val="00A546C1"/>
    <w:rsid w:val="00A5750F"/>
    <w:rsid w:val="00A6215C"/>
    <w:rsid w:val="00A6291D"/>
    <w:rsid w:val="00A67F94"/>
    <w:rsid w:val="00A8291F"/>
    <w:rsid w:val="00A918C7"/>
    <w:rsid w:val="00AA3A73"/>
    <w:rsid w:val="00AC0CED"/>
    <w:rsid w:val="00AC119F"/>
    <w:rsid w:val="00AC661E"/>
    <w:rsid w:val="00AD1DDA"/>
    <w:rsid w:val="00AD3111"/>
    <w:rsid w:val="00AD5C92"/>
    <w:rsid w:val="00AE30D4"/>
    <w:rsid w:val="00AE51AF"/>
    <w:rsid w:val="00AF27B1"/>
    <w:rsid w:val="00B114C6"/>
    <w:rsid w:val="00B14D78"/>
    <w:rsid w:val="00B22409"/>
    <w:rsid w:val="00B43C99"/>
    <w:rsid w:val="00B50409"/>
    <w:rsid w:val="00B74795"/>
    <w:rsid w:val="00B82DF3"/>
    <w:rsid w:val="00B84886"/>
    <w:rsid w:val="00B90DBE"/>
    <w:rsid w:val="00BA275D"/>
    <w:rsid w:val="00BD1BAD"/>
    <w:rsid w:val="00BF7589"/>
    <w:rsid w:val="00C13C6F"/>
    <w:rsid w:val="00C14CD0"/>
    <w:rsid w:val="00C277FB"/>
    <w:rsid w:val="00C321BA"/>
    <w:rsid w:val="00C34512"/>
    <w:rsid w:val="00C51586"/>
    <w:rsid w:val="00C752FF"/>
    <w:rsid w:val="00C80B38"/>
    <w:rsid w:val="00C81806"/>
    <w:rsid w:val="00C86DDE"/>
    <w:rsid w:val="00C9533C"/>
    <w:rsid w:val="00CA0E5C"/>
    <w:rsid w:val="00CA63C1"/>
    <w:rsid w:val="00CB0F60"/>
    <w:rsid w:val="00D12860"/>
    <w:rsid w:val="00D20CA4"/>
    <w:rsid w:val="00D30974"/>
    <w:rsid w:val="00D35D0B"/>
    <w:rsid w:val="00D35EC0"/>
    <w:rsid w:val="00D37001"/>
    <w:rsid w:val="00D544D1"/>
    <w:rsid w:val="00D559FC"/>
    <w:rsid w:val="00D55B6C"/>
    <w:rsid w:val="00D6482D"/>
    <w:rsid w:val="00D677C4"/>
    <w:rsid w:val="00D738AE"/>
    <w:rsid w:val="00D97EF9"/>
    <w:rsid w:val="00DD096A"/>
    <w:rsid w:val="00DD0CA9"/>
    <w:rsid w:val="00DE5405"/>
    <w:rsid w:val="00DF7343"/>
    <w:rsid w:val="00E06CD7"/>
    <w:rsid w:val="00E12773"/>
    <w:rsid w:val="00E25B68"/>
    <w:rsid w:val="00E2671B"/>
    <w:rsid w:val="00E31C0F"/>
    <w:rsid w:val="00E33D09"/>
    <w:rsid w:val="00E70BEE"/>
    <w:rsid w:val="00E7376C"/>
    <w:rsid w:val="00E82AE2"/>
    <w:rsid w:val="00E95DCE"/>
    <w:rsid w:val="00E978CA"/>
    <w:rsid w:val="00EA340E"/>
    <w:rsid w:val="00EB48D8"/>
    <w:rsid w:val="00EB5D57"/>
    <w:rsid w:val="00ED5923"/>
    <w:rsid w:val="00EE005D"/>
    <w:rsid w:val="00EE2901"/>
    <w:rsid w:val="00EF614F"/>
    <w:rsid w:val="00F226B4"/>
    <w:rsid w:val="00F25D6C"/>
    <w:rsid w:val="00F31295"/>
    <w:rsid w:val="00F34BF5"/>
    <w:rsid w:val="00F42CC2"/>
    <w:rsid w:val="00F44948"/>
    <w:rsid w:val="00F545AE"/>
    <w:rsid w:val="00F56A12"/>
    <w:rsid w:val="00F67E74"/>
    <w:rsid w:val="00F770F0"/>
    <w:rsid w:val="00F86617"/>
    <w:rsid w:val="00FA6B4E"/>
    <w:rsid w:val="00FB30FE"/>
    <w:rsid w:val="00FF5EBE"/>
    <w:rsid w:val="0647CE4D"/>
    <w:rsid w:val="3588096B"/>
    <w:rsid w:val="7798AE94"/>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352EEB"/>
  <w15:docId w15:val="{4DC04510-63E1-4EF2-A038-314934859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59F9"/>
    <w:pPr>
      <w:spacing w:after="200" w:line="276" w:lineRule="auto"/>
    </w:pPr>
    <w:rPr>
      <w:lang w:val="en-US"/>
    </w:rPr>
  </w:style>
  <w:style w:type="paragraph" w:styleId="Heading3">
    <w:name w:val="heading 3"/>
    <w:basedOn w:val="Normal"/>
    <w:link w:val="Heading3Char"/>
    <w:uiPriority w:val="9"/>
    <w:qFormat/>
    <w:rsid w:val="00DD0C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ractNumbered10">
    <w:name w:val="Contract Numbered 10"/>
    <w:basedOn w:val="Normal"/>
    <w:qFormat/>
    <w:rsid w:val="002759F9"/>
    <w:pPr>
      <w:widowControl w:val="0"/>
      <w:numPr>
        <w:numId w:val="3"/>
      </w:numPr>
      <w:spacing w:after="0" w:line="240" w:lineRule="auto"/>
      <w:jc w:val="both"/>
    </w:pPr>
    <w:rPr>
      <w:rFonts w:ascii="Calibri" w:eastAsia="MS Mincho" w:hAnsi="Calibri" w:cs="Calibri"/>
      <w:sz w:val="20"/>
      <w:szCs w:val="20"/>
      <w:lang w:val="en-SG"/>
    </w:rPr>
  </w:style>
  <w:style w:type="paragraph" w:customStyle="1" w:styleId="ContractNumberedSubSection">
    <w:name w:val="Contract Numbered Sub Section"/>
    <w:basedOn w:val="Normal"/>
    <w:qFormat/>
    <w:rsid w:val="002759F9"/>
    <w:pPr>
      <w:widowControl w:val="0"/>
      <w:numPr>
        <w:ilvl w:val="1"/>
        <w:numId w:val="3"/>
      </w:numPr>
      <w:spacing w:after="120" w:line="240" w:lineRule="auto"/>
      <w:jc w:val="both"/>
    </w:pPr>
    <w:rPr>
      <w:rFonts w:ascii="Calibri" w:eastAsia="MS Mincho" w:hAnsi="Calibri" w:cs="Calibri"/>
      <w:sz w:val="20"/>
      <w:szCs w:val="20"/>
      <w:lang w:val="en-SG"/>
    </w:rPr>
  </w:style>
  <w:style w:type="paragraph" w:styleId="ListParagraph">
    <w:name w:val="List Paragraph"/>
    <w:aliases w:val="List Body,Bullet List,FooterText,lp1,TOC style,List Paragraph1,Bullet OSM,Proposal Bullet List,Ref,Figure_name,Bullet- First level,Numbered Indented Text,Listenabsatz1,List NUmber,List Paragraph11,numbered,Paragraphe de liste1,Bullet"/>
    <w:basedOn w:val="Normal"/>
    <w:link w:val="ListParagraphChar"/>
    <w:uiPriority w:val="34"/>
    <w:qFormat/>
    <w:rsid w:val="002759F9"/>
    <w:pPr>
      <w:spacing w:after="0" w:line="240" w:lineRule="auto"/>
      <w:ind w:left="720"/>
      <w:contextualSpacing/>
      <w:jc w:val="both"/>
    </w:pPr>
    <w:rPr>
      <w:rFonts w:ascii="Calibri" w:eastAsia="Calibri" w:hAnsi="Calibri" w:cs="Times New Roman"/>
      <w:sz w:val="20"/>
      <w:szCs w:val="20"/>
    </w:rPr>
  </w:style>
  <w:style w:type="paragraph" w:customStyle="1" w:styleId="EnglishParagraph10">
    <w:name w:val="English Paragraph 10"/>
    <w:basedOn w:val="Normal"/>
    <w:qFormat/>
    <w:rsid w:val="002759F9"/>
    <w:pPr>
      <w:spacing w:after="0" w:line="240" w:lineRule="auto"/>
    </w:pPr>
    <w:rPr>
      <w:rFonts w:ascii="Calibri" w:hAnsi="Calibri"/>
      <w:sz w:val="20"/>
      <w:szCs w:val="20"/>
    </w:rPr>
  </w:style>
  <w:style w:type="paragraph" w:customStyle="1" w:styleId="EnglishParagraphNumbered10">
    <w:name w:val="English Paragraph Numbered 10"/>
    <w:basedOn w:val="Normal"/>
    <w:qFormat/>
    <w:rsid w:val="002759F9"/>
    <w:pPr>
      <w:numPr>
        <w:numId w:val="1"/>
      </w:numPr>
      <w:spacing w:before="120" w:after="120" w:line="240" w:lineRule="auto"/>
      <w:jc w:val="both"/>
    </w:pPr>
    <w:rPr>
      <w:rFonts w:ascii="Calibri" w:hAnsi="Calibri"/>
      <w:sz w:val="20"/>
      <w:szCs w:val="20"/>
    </w:rPr>
  </w:style>
  <w:style w:type="paragraph" w:styleId="CommentText">
    <w:name w:val="annotation text"/>
    <w:basedOn w:val="Normal"/>
    <w:link w:val="CommentTextChar"/>
    <w:unhideWhenUsed/>
    <w:rsid w:val="002759F9"/>
    <w:pPr>
      <w:spacing w:line="240" w:lineRule="auto"/>
    </w:pPr>
    <w:rPr>
      <w:sz w:val="20"/>
      <w:szCs w:val="20"/>
    </w:rPr>
  </w:style>
  <w:style w:type="character" w:customStyle="1" w:styleId="CommentTextChar">
    <w:name w:val="Comment Text Char"/>
    <w:basedOn w:val="DefaultParagraphFont"/>
    <w:link w:val="CommentText"/>
    <w:rsid w:val="002759F9"/>
    <w:rPr>
      <w:sz w:val="20"/>
      <w:szCs w:val="20"/>
      <w:lang w:val="en-US"/>
    </w:rPr>
  </w:style>
  <w:style w:type="paragraph" w:styleId="Header">
    <w:name w:val="header"/>
    <w:basedOn w:val="Normal"/>
    <w:link w:val="HeaderChar"/>
    <w:uiPriority w:val="99"/>
    <w:unhideWhenUsed/>
    <w:rsid w:val="002759F9"/>
    <w:pPr>
      <w:tabs>
        <w:tab w:val="center" w:pos="4680"/>
        <w:tab w:val="right" w:pos="9360"/>
      </w:tabs>
      <w:spacing w:after="120" w:line="240" w:lineRule="auto"/>
    </w:pPr>
    <w:rPr>
      <w:sz w:val="20"/>
    </w:rPr>
  </w:style>
  <w:style w:type="character" w:customStyle="1" w:styleId="HeaderChar">
    <w:name w:val="Header Char"/>
    <w:basedOn w:val="DefaultParagraphFont"/>
    <w:link w:val="Header"/>
    <w:uiPriority w:val="99"/>
    <w:rsid w:val="002759F9"/>
    <w:rPr>
      <w:sz w:val="20"/>
      <w:lang w:val="en-US"/>
    </w:rPr>
  </w:style>
  <w:style w:type="paragraph" w:styleId="Footer">
    <w:name w:val="footer"/>
    <w:basedOn w:val="Normal"/>
    <w:link w:val="FooterChar"/>
    <w:uiPriority w:val="99"/>
    <w:unhideWhenUsed/>
    <w:rsid w:val="002759F9"/>
    <w:pPr>
      <w:tabs>
        <w:tab w:val="center" w:pos="4680"/>
        <w:tab w:val="right" w:pos="9360"/>
      </w:tabs>
      <w:spacing w:before="120" w:after="0" w:line="240" w:lineRule="auto"/>
    </w:pPr>
    <w:rPr>
      <w:sz w:val="20"/>
    </w:rPr>
  </w:style>
  <w:style w:type="character" w:customStyle="1" w:styleId="FooterChar">
    <w:name w:val="Footer Char"/>
    <w:basedOn w:val="DefaultParagraphFont"/>
    <w:link w:val="Footer"/>
    <w:uiPriority w:val="99"/>
    <w:rsid w:val="002759F9"/>
    <w:rPr>
      <w:sz w:val="20"/>
      <w:lang w:val="en-US"/>
    </w:rPr>
  </w:style>
  <w:style w:type="character" w:styleId="CommentReference">
    <w:name w:val="annotation reference"/>
    <w:basedOn w:val="DefaultParagraphFont"/>
    <w:unhideWhenUsed/>
    <w:rsid w:val="002759F9"/>
    <w:rPr>
      <w:sz w:val="16"/>
      <w:szCs w:val="16"/>
    </w:rPr>
  </w:style>
  <w:style w:type="paragraph" w:styleId="Title">
    <w:name w:val="Title"/>
    <w:basedOn w:val="Normal"/>
    <w:next w:val="Normal"/>
    <w:link w:val="TitleChar"/>
    <w:uiPriority w:val="10"/>
    <w:qFormat/>
    <w:rsid w:val="002759F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9F9"/>
    <w:rPr>
      <w:rFonts w:asciiTheme="majorHAnsi" w:eastAsiaTheme="majorEastAsia" w:hAnsiTheme="majorHAnsi" w:cstheme="majorBidi"/>
      <w:spacing w:val="-10"/>
      <w:kern w:val="28"/>
      <w:sz w:val="56"/>
      <w:szCs w:val="56"/>
      <w:lang w:val="en-US"/>
    </w:rPr>
  </w:style>
  <w:style w:type="character" w:styleId="Hyperlink">
    <w:name w:val="Hyperlink"/>
    <w:unhideWhenUsed/>
    <w:rsid w:val="002759F9"/>
    <w:rPr>
      <w:color w:val="0000FF"/>
      <w:u w:val="single"/>
    </w:rPr>
  </w:style>
  <w:style w:type="character" w:styleId="PlaceholderText">
    <w:name w:val="Placeholder Text"/>
    <w:basedOn w:val="DefaultParagraphFont"/>
    <w:uiPriority w:val="99"/>
    <w:semiHidden/>
    <w:rsid w:val="002759F9"/>
    <w:rPr>
      <w:color w:val="808080"/>
    </w:rPr>
  </w:style>
  <w:style w:type="paragraph" w:styleId="NoSpacing">
    <w:name w:val="No Spacing"/>
    <w:uiPriority w:val="1"/>
    <w:qFormat/>
    <w:rsid w:val="002759F9"/>
    <w:pPr>
      <w:spacing w:after="0" w:line="240" w:lineRule="auto"/>
    </w:pPr>
    <w:rPr>
      <w:lang w:val="en-US"/>
    </w:rPr>
  </w:style>
  <w:style w:type="numbering" w:customStyle="1" w:styleId="1111111">
    <w:name w:val="1 / 1.1 / 1.1.11"/>
    <w:basedOn w:val="NoList"/>
    <w:next w:val="111111"/>
    <w:rsid w:val="002759F9"/>
    <w:pPr>
      <w:numPr>
        <w:numId w:val="2"/>
      </w:numPr>
    </w:pPr>
  </w:style>
  <w:style w:type="numbering" w:styleId="111111">
    <w:name w:val="Outline List 2"/>
    <w:basedOn w:val="NoList"/>
    <w:uiPriority w:val="99"/>
    <w:semiHidden/>
    <w:unhideWhenUsed/>
    <w:rsid w:val="002759F9"/>
  </w:style>
  <w:style w:type="paragraph" w:styleId="BalloonText">
    <w:name w:val="Balloon Text"/>
    <w:basedOn w:val="Normal"/>
    <w:link w:val="BalloonTextChar"/>
    <w:uiPriority w:val="99"/>
    <w:semiHidden/>
    <w:unhideWhenUsed/>
    <w:rsid w:val="002759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59F9"/>
    <w:rPr>
      <w:rFonts w:ascii="Segoe UI" w:hAnsi="Segoe UI" w:cs="Segoe UI"/>
      <w:sz w:val="18"/>
      <w:szCs w:val="18"/>
      <w:lang w:val="en-US"/>
    </w:rPr>
  </w:style>
  <w:style w:type="paragraph" w:styleId="Revision">
    <w:name w:val="Revision"/>
    <w:hidden/>
    <w:uiPriority w:val="99"/>
    <w:semiHidden/>
    <w:rsid w:val="00642D6F"/>
    <w:pPr>
      <w:spacing w:after="0" w:line="240" w:lineRule="auto"/>
    </w:pPr>
    <w:rPr>
      <w:lang w:val="en-US"/>
    </w:rPr>
  </w:style>
  <w:style w:type="paragraph" w:styleId="NormalWeb">
    <w:name w:val="Normal (Web)"/>
    <w:basedOn w:val="Normal"/>
    <w:uiPriority w:val="99"/>
    <w:semiHidden/>
    <w:unhideWhenUsed/>
    <w:rsid w:val="00885927"/>
    <w:rPr>
      <w:rFonts w:ascii="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06CD7"/>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A67F94"/>
    <w:rPr>
      <w:b/>
      <w:bCs/>
    </w:rPr>
  </w:style>
  <w:style w:type="character" w:customStyle="1" w:styleId="CommentSubjectChar">
    <w:name w:val="Comment Subject Char"/>
    <w:basedOn w:val="CommentTextChar"/>
    <w:link w:val="CommentSubject"/>
    <w:uiPriority w:val="99"/>
    <w:semiHidden/>
    <w:rsid w:val="00A67F94"/>
    <w:rPr>
      <w:b/>
      <w:bCs/>
      <w:sz w:val="20"/>
      <w:szCs w:val="20"/>
      <w:lang w:val="en-US"/>
    </w:rPr>
  </w:style>
  <w:style w:type="character" w:styleId="FollowedHyperlink">
    <w:name w:val="FollowedHyperlink"/>
    <w:basedOn w:val="DefaultParagraphFont"/>
    <w:uiPriority w:val="99"/>
    <w:semiHidden/>
    <w:unhideWhenUsed/>
    <w:rsid w:val="00280834"/>
    <w:rPr>
      <w:color w:val="954F72" w:themeColor="followedHyperlink"/>
      <w:u w:val="single"/>
    </w:rPr>
  </w:style>
  <w:style w:type="character" w:customStyle="1" w:styleId="ListParagraphChar">
    <w:name w:val="List Paragraph Char"/>
    <w:aliases w:val="List Body Char,Bullet List Char,FooterText Char,lp1 Char,TOC style Char,List Paragraph1 Char,Bullet OSM Char,Proposal Bullet List Char,Ref Char,Figure_name Char,Bullet- First level Char,Numbered Indented Text Char,Listenabsatz1 Char"/>
    <w:link w:val="ListParagraph"/>
    <w:uiPriority w:val="34"/>
    <w:locked/>
    <w:rsid w:val="00142476"/>
    <w:rPr>
      <w:rFonts w:ascii="Calibri" w:eastAsia="Calibri" w:hAnsi="Calibri" w:cs="Times New Roman"/>
      <w:sz w:val="20"/>
      <w:szCs w:val="20"/>
      <w:lang w:val="en-US"/>
    </w:rPr>
  </w:style>
  <w:style w:type="numbering" w:customStyle="1" w:styleId="AdobeLegal-Main">
    <w:name w:val="Adobe Legal - Main"/>
    <w:uiPriority w:val="99"/>
    <w:rsid w:val="00142476"/>
    <w:pPr>
      <w:numPr>
        <w:numId w:val="12"/>
      </w:numPr>
    </w:pPr>
  </w:style>
  <w:style w:type="paragraph" w:customStyle="1" w:styleId="AdobeTemplates">
    <w:name w:val="Adobe Templates"/>
    <w:basedOn w:val="ListParagraph"/>
    <w:qFormat/>
    <w:rsid w:val="00594A15"/>
    <w:pPr>
      <w:numPr>
        <w:ilvl w:val="3"/>
        <w:numId w:val="19"/>
      </w:numPr>
      <w:adjustRightInd w:val="0"/>
      <w:snapToGrid w:val="0"/>
      <w:spacing w:before="120" w:after="120"/>
    </w:pPr>
    <w:rPr>
      <w:rFonts w:ascii="Adobe Clean" w:eastAsiaTheme="minorHAnsi" w:hAnsi="Adobe Clean" w:cs="Times New Roman (Body CS)"/>
      <w:szCs w:val="24"/>
    </w:rPr>
  </w:style>
  <w:style w:type="paragraph" w:customStyle="1" w:styleId="paragraph">
    <w:name w:val="paragraph"/>
    <w:basedOn w:val="Normal"/>
    <w:rsid w:val="00594A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94A15"/>
  </w:style>
  <w:style w:type="character" w:customStyle="1" w:styleId="eop">
    <w:name w:val="eop"/>
    <w:basedOn w:val="DefaultParagraphFont"/>
    <w:rsid w:val="00594A15"/>
  </w:style>
  <w:style w:type="numbering" w:customStyle="1" w:styleId="AdobeLegal-Main5">
    <w:name w:val="Adobe Legal - Main5"/>
    <w:uiPriority w:val="99"/>
    <w:rsid w:val="00594A15"/>
    <w:pPr>
      <w:numPr>
        <w:numId w:val="19"/>
      </w:numPr>
    </w:pPr>
  </w:style>
  <w:style w:type="character" w:customStyle="1" w:styleId="Heading3Char">
    <w:name w:val="Heading 3 Char"/>
    <w:basedOn w:val="DefaultParagraphFont"/>
    <w:link w:val="Heading3"/>
    <w:uiPriority w:val="9"/>
    <w:rsid w:val="00DD0CA9"/>
    <w:rPr>
      <w:rFonts w:ascii="Times New Roman" w:eastAsia="Times New Roman" w:hAnsi="Times New Roman" w:cs="Times New Roman"/>
      <w:b/>
      <w:bCs/>
      <w:sz w:val="27"/>
      <w:szCs w:val="27"/>
      <w:lang w:val="en-US"/>
    </w:rPr>
  </w:style>
  <w:style w:type="paragraph" w:customStyle="1" w:styleId="1">
    <w:name w:val="1"/>
    <w:basedOn w:val="ListParagraph"/>
    <w:qFormat/>
    <w:rsid w:val="00DD0CA9"/>
    <w:pPr>
      <w:numPr>
        <w:numId w:val="23"/>
      </w:numPr>
      <w:spacing w:after="160" w:line="259" w:lineRule="auto"/>
      <w:ind w:left="360"/>
      <w:jc w:val="left"/>
    </w:pPr>
    <w:rPr>
      <w:rFonts w:asciiTheme="minorHAnsi" w:eastAsiaTheme="minorHAnsi" w:hAnsiTheme="minorHAnsi" w:cstheme="minorBidi"/>
      <w:b/>
      <w:bCs/>
      <w:sz w:val="24"/>
      <w:szCs w:val="24"/>
    </w:rPr>
  </w:style>
  <w:style w:type="paragraph" w:customStyle="1" w:styleId="para">
    <w:name w:val="para"/>
    <w:basedOn w:val="ListParagraph"/>
    <w:link w:val="paraChar"/>
    <w:qFormat/>
    <w:rsid w:val="00DD0CA9"/>
    <w:pPr>
      <w:spacing w:after="160" w:line="259" w:lineRule="auto"/>
      <w:ind w:left="360"/>
    </w:pPr>
    <w:rPr>
      <w:rFonts w:eastAsiaTheme="minorHAnsi"/>
    </w:rPr>
  </w:style>
  <w:style w:type="paragraph" w:customStyle="1" w:styleId="2">
    <w:name w:val="2"/>
    <w:basedOn w:val="1"/>
    <w:qFormat/>
    <w:rsid w:val="00DD0CA9"/>
    <w:pPr>
      <w:numPr>
        <w:ilvl w:val="1"/>
      </w:numPr>
    </w:pPr>
    <w:rPr>
      <w:sz w:val="20"/>
      <w:szCs w:val="20"/>
    </w:rPr>
  </w:style>
  <w:style w:type="character" w:customStyle="1" w:styleId="paraChar">
    <w:name w:val="para Char"/>
    <w:basedOn w:val="ListParagraphChar"/>
    <w:link w:val="para"/>
    <w:rsid w:val="00DD0CA9"/>
    <w:rPr>
      <w:rFonts w:ascii="Calibri" w:eastAsiaTheme="minorHAnsi" w:hAnsi="Calibri" w:cs="Times New Roman"/>
      <w:sz w:val="20"/>
      <w:szCs w:val="20"/>
      <w:lang w:val="en-US"/>
    </w:rPr>
  </w:style>
  <w:style w:type="table" w:styleId="TableGrid">
    <w:name w:val="Table Grid"/>
    <w:basedOn w:val="TableNormal"/>
    <w:uiPriority w:val="39"/>
    <w:rsid w:val="00DD0CA9"/>
    <w:pPr>
      <w:spacing w:after="0" w:line="290" w:lineRule="atLeast"/>
    </w:pPr>
    <w:rPr>
      <w:rFonts w:ascii="Times New Roman" w:eastAsia="SimSu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D0C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769508">
      <w:bodyDiv w:val="1"/>
      <w:marLeft w:val="0"/>
      <w:marRight w:val="0"/>
      <w:marTop w:val="0"/>
      <w:marBottom w:val="0"/>
      <w:divBdr>
        <w:top w:val="none" w:sz="0" w:space="0" w:color="auto"/>
        <w:left w:val="none" w:sz="0" w:space="0" w:color="auto"/>
        <w:bottom w:val="none" w:sz="0" w:space="0" w:color="auto"/>
        <w:right w:val="none" w:sz="0" w:space="0" w:color="auto"/>
      </w:divBdr>
    </w:div>
    <w:div w:id="863830644">
      <w:bodyDiv w:val="1"/>
      <w:marLeft w:val="0"/>
      <w:marRight w:val="0"/>
      <w:marTop w:val="0"/>
      <w:marBottom w:val="0"/>
      <w:divBdr>
        <w:top w:val="none" w:sz="0" w:space="0" w:color="auto"/>
        <w:left w:val="none" w:sz="0" w:space="0" w:color="auto"/>
        <w:bottom w:val="none" w:sz="0" w:space="0" w:color="auto"/>
        <w:right w:val="none" w:sz="0" w:space="0" w:color="auto"/>
      </w:divBdr>
    </w:div>
    <w:div w:id="1004287795">
      <w:bodyDiv w:val="1"/>
      <w:marLeft w:val="0"/>
      <w:marRight w:val="0"/>
      <w:marTop w:val="0"/>
      <w:marBottom w:val="0"/>
      <w:divBdr>
        <w:top w:val="none" w:sz="0" w:space="0" w:color="auto"/>
        <w:left w:val="none" w:sz="0" w:space="0" w:color="auto"/>
        <w:bottom w:val="none" w:sz="0" w:space="0" w:color="auto"/>
        <w:right w:val="none" w:sz="0" w:space="0" w:color="auto"/>
      </w:divBdr>
    </w:div>
    <w:div w:id="1185947851">
      <w:bodyDiv w:val="1"/>
      <w:marLeft w:val="0"/>
      <w:marRight w:val="0"/>
      <w:marTop w:val="0"/>
      <w:marBottom w:val="0"/>
      <w:divBdr>
        <w:top w:val="none" w:sz="0" w:space="0" w:color="auto"/>
        <w:left w:val="none" w:sz="0" w:space="0" w:color="auto"/>
        <w:bottom w:val="none" w:sz="0" w:space="0" w:color="auto"/>
        <w:right w:val="none" w:sz="0" w:space="0" w:color="auto"/>
      </w:divBdr>
    </w:div>
    <w:div w:id="1375690493">
      <w:bodyDiv w:val="1"/>
      <w:marLeft w:val="0"/>
      <w:marRight w:val="0"/>
      <w:marTop w:val="0"/>
      <w:marBottom w:val="0"/>
      <w:divBdr>
        <w:top w:val="none" w:sz="0" w:space="0" w:color="auto"/>
        <w:left w:val="none" w:sz="0" w:space="0" w:color="auto"/>
        <w:bottom w:val="none" w:sz="0" w:space="0" w:color="auto"/>
        <w:right w:val="none" w:sz="0" w:space="0" w:color="auto"/>
      </w:divBdr>
      <w:divsChild>
        <w:div w:id="751045328">
          <w:marLeft w:val="0"/>
          <w:marRight w:val="0"/>
          <w:marTop w:val="0"/>
          <w:marBottom w:val="0"/>
          <w:divBdr>
            <w:top w:val="none" w:sz="0" w:space="0" w:color="auto"/>
            <w:left w:val="none" w:sz="0" w:space="0" w:color="auto"/>
            <w:bottom w:val="none" w:sz="0" w:space="0" w:color="auto"/>
            <w:right w:val="none" w:sz="0" w:space="0" w:color="auto"/>
          </w:divBdr>
        </w:div>
      </w:divsChild>
    </w:div>
    <w:div w:id="1416824209">
      <w:bodyDiv w:val="1"/>
      <w:marLeft w:val="0"/>
      <w:marRight w:val="0"/>
      <w:marTop w:val="0"/>
      <w:marBottom w:val="0"/>
      <w:divBdr>
        <w:top w:val="none" w:sz="0" w:space="0" w:color="auto"/>
        <w:left w:val="none" w:sz="0" w:space="0" w:color="auto"/>
        <w:bottom w:val="none" w:sz="0" w:space="0" w:color="auto"/>
        <w:right w:val="none" w:sz="0" w:space="0" w:color="auto"/>
      </w:divBdr>
    </w:div>
    <w:div w:id="1476069699">
      <w:bodyDiv w:val="1"/>
      <w:marLeft w:val="0"/>
      <w:marRight w:val="0"/>
      <w:marTop w:val="0"/>
      <w:marBottom w:val="0"/>
      <w:divBdr>
        <w:top w:val="none" w:sz="0" w:space="0" w:color="auto"/>
        <w:left w:val="none" w:sz="0" w:space="0" w:color="auto"/>
        <w:bottom w:val="none" w:sz="0" w:space="0" w:color="auto"/>
        <w:right w:val="none" w:sz="0" w:space="0" w:color="auto"/>
      </w:divBdr>
    </w:div>
    <w:div w:id="1623917663">
      <w:bodyDiv w:val="1"/>
      <w:marLeft w:val="0"/>
      <w:marRight w:val="0"/>
      <w:marTop w:val="0"/>
      <w:marBottom w:val="0"/>
      <w:divBdr>
        <w:top w:val="none" w:sz="0" w:space="0" w:color="auto"/>
        <w:left w:val="none" w:sz="0" w:space="0" w:color="auto"/>
        <w:bottom w:val="none" w:sz="0" w:space="0" w:color="auto"/>
        <w:right w:val="none" w:sz="0" w:space="0" w:color="auto"/>
      </w:divBdr>
    </w:div>
    <w:div w:id="1781298294">
      <w:bodyDiv w:val="1"/>
      <w:marLeft w:val="0"/>
      <w:marRight w:val="0"/>
      <w:marTop w:val="0"/>
      <w:marBottom w:val="0"/>
      <w:divBdr>
        <w:top w:val="none" w:sz="0" w:space="0" w:color="auto"/>
        <w:left w:val="none" w:sz="0" w:space="0" w:color="auto"/>
        <w:bottom w:val="none" w:sz="0" w:space="0" w:color="auto"/>
        <w:right w:val="none" w:sz="0" w:space="0" w:color="auto"/>
      </w:divBdr>
    </w:div>
    <w:div w:id="1874685694">
      <w:bodyDiv w:val="1"/>
      <w:marLeft w:val="0"/>
      <w:marRight w:val="0"/>
      <w:marTop w:val="0"/>
      <w:marBottom w:val="0"/>
      <w:divBdr>
        <w:top w:val="none" w:sz="0" w:space="0" w:color="auto"/>
        <w:left w:val="none" w:sz="0" w:space="0" w:color="auto"/>
        <w:bottom w:val="none" w:sz="0" w:space="0" w:color="auto"/>
        <w:right w:val="none" w:sz="0" w:space="0" w:color="auto"/>
      </w:divBdr>
      <w:divsChild>
        <w:div w:id="1275088901">
          <w:marLeft w:val="0"/>
          <w:marRight w:val="0"/>
          <w:marTop w:val="0"/>
          <w:marBottom w:val="0"/>
          <w:divBdr>
            <w:top w:val="none" w:sz="0" w:space="0" w:color="auto"/>
            <w:left w:val="none" w:sz="0" w:space="0" w:color="auto"/>
            <w:bottom w:val="none" w:sz="0" w:space="0" w:color="auto"/>
            <w:right w:val="none" w:sz="0" w:space="0" w:color="auto"/>
          </w:divBdr>
        </w:div>
      </w:divsChild>
    </w:div>
    <w:div w:id="187472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media/image1.png" Type="http://schemas.openxmlformats.org/officeDocument/2006/relationships/image"/><Relationship Id="rId12" Target="comments.xml" Type="http://schemas.openxmlformats.org/officeDocument/2006/relationships/comments"/><Relationship Id="rId13" Target="commentsExtended.xml" Type="http://schemas.microsoft.com/office/2011/relationships/commentsExtended"/><Relationship Id="rId14" Target="commentsIds.xml" Type="http://schemas.microsoft.com/office/2016/09/relationships/commentsIds"/><Relationship Id="rId15" Target="https://www.adobe.com/legal/terms/enterprise-licensing.html" TargetMode="External" Type="http://schemas.openxmlformats.org/officeDocument/2006/relationships/hyperlink"/><Relationship Id="rId16" Target="header1.xml" Type="http://schemas.openxmlformats.org/officeDocument/2006/relationships/header"/><Relationship Id="rId17" Target="footer1.xml" Type="http://schemas.openxmlformats.org/officeDocument/2006/relationships/footer"/><Relationship Id="rId18" Target="header2.xml" Type="http://schemas.openxmlformats.org/officeDocument/2006/relationships/header"/><Relationship Id="rId19" Target="header3.xml" Type="http://schemas.openxmlformats.org/officeDocument/2006/relationships/header"/><Relationship Id="rId2" Target="../customXml/item2.xml" Type="http://schemas.openxmlformats.org/officeDocument/2006/relationships/customXml"/><Relationship Id="rId20" Target="footer2.xml" Type="http://schemas.openxmlformats.org/officeDocument/2006/relationships/footer"/><Relationship Id="rId21" Target="footer3.xml" Type="http://schemas.openxmlformats.org/officeDocument/2006/relationships/footer"/><Relationship Id="rId22" Target="header4.xml" Type="http://schemas.openxmlformats.org/officeDocument/2006/relationships/header"/><Relationship Id="rId23" Target="footer4.xml" Type="http://schemas.openxmlformats.org/officeDocument/2006/relationships/footer"/><Relationship Id="rId24" Target="fontTable.xml" Type="http://schemas.openxmlformats.org/officeDocument/2006/relationships/fontTable"/><Relationship Id="rId25" Target="people.xml" Type="http://schemas.microsoft.com/office/2011/relationships/people"/><Relationship Id="rId26" Target="theme/theme1.xml" Type="http://schemas.openxmlformats.org/officeDocument/2006/relationships/theme"/><Relationship Id="rId27" Target="commentsExtensible.xml" Type="http://schemas.microsoft.com/office/2018/08/relationships/commentsExtensible"/><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d012c2a-4570-4595-bfc5-f8db5e2aa93d">
      <Terms xmlns="http://schemas.microsoft.com/office/infopath/2007/PartnerControls"/>
    </lcf76f155ced4ddcb4097134ff3c332f>
    <TaxCatchAll xmlns="b3f146df-5a45-4810-8cc7-88458beee71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52A49DDF712E34FBDDF17FE2F92B989" ma:contentTypeVersion="34" ma:contentTypeDescription="Create a new document." ma:contentTypeScope="" ma:versionID="ee1b9c2a6ff7c94f045a334a97182192">
  <xsd:schema xmlns:xsd="http://www.w3.org/2001/XMLSchema" xmlns:xs="http://www.w3.org/2001/XMLSchema" xmlns:p="http://schemas.microsoft.com/office/2006/metadata/properties" xmlns:ns2="f65e9900-2e12-4fc8-a2ec-1ed3b978088d" xmlns:ns3="b3f146df-5a45-4810-8cc7-88458beee712" xmlns:ns4="9d012c2a-4570-4595-bfc5-f8db5e2aa93d" targetNamespace="http://schemas.microsoft.com/office/2006/metadata/properties" ma:root="true" ma:fieldsID="4ad6fa378fb4f8f0372a9a37654bf404" ns2:_="" ns3:_="" ns4:_="">
    <xsd:import namespace="f65e9900-2e12-4fc8-a2ec-1ed3b978088d"/>
    <xsd:import namespace="b3f146df-5a45-4810-8cc7-88458beee712"/>
    <xsd:import namespace="9d012c2a-4570-4595-bfc5-f8db5e2aa93d"/>
    <xsd:element name="properties">
      <xsd:complexType>
        <xsd:sequence>
          <xsd:element name="documentManagement">
            <xsd:complexType>
              <xsd:all>
                <xsd:element ref="ns2:SharedWithUsers" minOccurs="0"/>
                <xsd:element ref="ns2:SharingHintHash" minOccurs="0"/>
                <xsd:element ref="ns3:SharedWithDetails"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MediaServiceObjectDetectorVersions" minOccurs="0"/>
                <xsd:element ref="ns4:lcf76f155ced4ddcb4097134ff3c332f" minOccurs="0"/>
                <xsd:element ref="ns3:TaxCatchAll"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5e9900-2e12-4fc8-a2ec-1ed3b978088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f146df-5a45-4810-8cc7-88458beee712" elementFormDefault="qualified">
    <xsd:import namespace="http://schemas.microsoft.com/office/2006/documentManagement/types"/>
    <xsd:import namespace="http://schemas.microsoft.com/office/infopath/2007/PartnerControls"/>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element name="TaxCatchAll" ma:index="26" nillable="true" ma:displayName="Taxonomy Catch All Column" ma:hidden="true" ma:list="{d7992ead-14a9-4a5d-b1a5-51efbf5c1ff7}" ma:internalName="TaxCatchAll" ma:showField="CatchAllData" ma:web="b3f146df-5a45-4810-8cc7-88458beee71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d012c2a-4570-4595-bfc5-f8db5e2aa93d"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MediaServiceAutoTags" ma:internalName="MediaServiceAutoTags"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4b1daa41-56b4-4620-81a0-b7316f7f93e2" ma:termSetId="09814cd3-568e-fe90-9814-8d621ff8fb84" ma:anchorId="fba54fb3-c3e1-fe81-a776-ca4b69148c4d" ma:open="true" ma:isKeyword="false">
      <xsd:complexType>
        <xsd:sequence>
          <xsd:element ref="pc:Terms" minOccurs="0" maxOccurs="1"/>
        </xsd:sequence>
      </xsd:complex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F9CE5-A4FD-43F2-ABD5-7704C506DBAF}">
  <ds:schemaRefs>
    <ds:schemaRef ds:uri="http://schemas.microsoft.com/office/2006/metadata/properties"/>
    <ds:schemaRef ds:uri="http://schemas.microsoft.com/office/infopath/2007/PartnerControls"/>
    <ds:schemaRef ds:uri="9d012c2a-4570-4595-bfc5-f8db5e2aa93d"/>
    <ds:schemaRef ds:uri="b3f146df-5a45-4810-8cc7-88458beee712"/>
  </ds:schemaRefs>
</ds:datastoreItem>
</file>

<file path=customXml/itemProps2.xml><?xml version="1.0" encoding="utf-8"?>
<ds:datastoreItem xmlns:ds="http://schemas.openxmlformats.org/officeDocument/2006/customXml" ds:itemID="{0499099F-F441-44CD-91E5-7C18D146763F}">
  <ds:schemaRefs>
    <ds:schemaRef ds:uri="http://schemas.microsoft.com/sharepoint/v3/contenttype/forms"/>
  </ds:schemaRefs>
</ds:datastoreItem>
</file>

<file path=customXml/itemProps3.xml><?xml version="1.0" encoding="utf-8"?>
<ds:datastoreItem xmlns:ds="http://schemas.openxmlformats.org/officeDocument/2006/customXml" ds:itemID="{47BDACE1-41D4-42CB-85ED-D4376B304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5e9900-2e12-4fc8-a2ec-1ed3b978088d"/>
    <ds:schemaRef ds:uri="b3f146df-5a45-4810-8cc7-88458beee712"/>
    <ds:schemaRef ds:uri="9d012c2a-4570-4595-bfc5-f8db5e2aa9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3C0671-D4E5-4351-A47A-4CC49372AEEE}">
  <ds:schemaRefs>
    <ds:schemaRef ds:uri="http://schemas.openxmlformats.org/officeDocument/2006/bibliography"/>
  </ds:schemaRefs>
</ds:datastoreItem>
</file>

<file path=docMetadata/LabelInfo.xml><?xml version="1.0" encoding="utf-8"?>
<clbl:labelList xmlns:clbl="http://schemas.microsoft.com/office/2020/mipLabelMetadata">
  <clbl:label id="{fa7b1b5a-7b34-4387-94ae-d2c178decee1}" enabled="0" method="" siteId="{fa7b1b5a-7b34-4387-94ae-d2c178decee1}" removed="1"/>
</clbl:labelList>
</file>

<file path=docProps/app.xml><?xml version="1.0" encoding="utf-8"?>
<Properties xmlns="http://schemas.openxmlformats.org/officeDocument/2006/extended-properties" xmlns:vt="http://schemas.openxmlformats.org/officeDocument/2006/docPropsVTypes">
  <Template>Normal</Template>
  <TotalTime>237</TotalTime>
  <Pages>11</Pages>
  <Words>4626</Words>
  <Characters>26374</Characters>
  <Application>Microsoft Office Word</Application>
  <DocSecurity>0</DocSecurity>
  <Lines>219</Lines>
  <Paragraphs>61</Paragraphs>
  <ScaleCrop>false</ScaleCrop>
  <HeadingPairs>
    <vt:vector size="6" baseType="variant">
      <vt:variant>
        <vt:lpstr>Title</vt:lpstr>
      </vt:variant>
      <vt:variant>
        <vt:i4>1</vt:i4>
      </vt:variant>
      <vt:variant>
        <vt:lpstr>Titolo</vt:lpstr>
      </vt:variant>
      <vt:variant>
        <vt:i4>1</vt:i4>
      </vt:variant>
      <vt:variant>
        <vt:lpstr>제목</vt:lpstr>
      </vt:variant>
      <vt:variant>
        <vt:i4>1</vt:i4>
      </vt:variant>
    </vt:vector>
  </HeadingPairs>
  <TitlesOfParts>
    <vt:vector size="3" baseType="lpstr">
      <vt:lpstr/>
      <vt:lpstr/>
      <vt:lpstr/>
    </vt:vector>
  </TitlesOfParts>
  <Company/>
  <LinksUpToDate>false</LinksUpToDate>
  <CharactersWithSpaces>30939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2026-05-21T05:33:00Z</dcterms:created>
  <dc:creator>Pierce Forkan/Legal &amp; Compliance Data Protection Office/Associate/Samsung Electronics</dc:creator>
  <cp:lastModifiedBy>Prashant Mishra1 (Digital,ISC) (X-Deloitte)</cp:lastModifiedBy>
  <dcterms:modified xsi:type="dcterms:W3CDTF">2026-08-03T05:09:00Z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ContentTypeId">
    <vt:lpwstr>0x010100052A49DDF712E34FBDDF17FE2F92B989</vt:lpwstr>
  </property>
  <property fmtid="{D5CDD505-2E9C-101B-9397-08002B2CF9AE}" pid="4" name="MediaServiceImageTags">
    <vt:lpwstr/>
  </property>
  <property fmtid="{D5CDD505-2E9C-101B-9397-08002B2CF9AE}" pid="5" name="MSIP_Label_c5616f8d-06f9-41da-a1a3-92ca0c5ba98a_Enabled">
    <vt:lpwstr>true</vt:lpwstr>
  </property>
  <property fmtid="{D5CDD505-2E9C-101B-9397-08002B2CF9AE}" pid="6" name="MSIP_Label_c5616f8d-06f9-41da-a1a3-92ca0c5ba98a_SetDate">
    <vt:lpwstr>2026-07-29T06:30:36Z</vt:lpwstr>
  </property>
  <property fmtid="{D5CDD505-2E9C-101B-9397-08002B2CF9AE}" pid="7" name="MSIP_Label_c5616f8d-06f9-41da-a1a3-92ca0c5ba98a_Method">
    <vt:lpwstr>Standard</vt:lpwstr>
  </property>
  <property fmtid="{D5CDD505-2E9C-101B-9397-08002B2CF9AE}" pid="8" name="MSIP_Label_c5616f8d-06f9-41da-a1a3-92ca0c5ba98a_Name">
    <vt:lpwstr>Internal</vt:lpwstr>
  </property>
  <property fmtid="{D5CDD505-2E9C-101B-9397-08002B2CF9AE}" pid="9" name="MSIP_Label_c5616f8d-06f9-41da-a1a3-92ca0c5ba98a_SiteId">
    <vt:lpwstr>73f2e714-a32e-4697-9449-dffe1df8a5d5</vt:lpwstr>
  </property>
  <property fmtid="{D5CDD505-2E9C-101B-9397-08002B2CF9AE}" pid="10" name="MSIP_Label_c5616f8d-06f9-41da-a1a3-92ca0c5ba98a_ActionId">
    <vt:lpwstr>5ce627c1-4b40-4b99-8565-09d77eb4c614</vt:lpwstr>
  </property>
  <property fmtid="{D5CDD505-2E9C-101B-9397-08002B2CF9AE}" pid="11" name="MSIP_Label_c5616f8d-06f9-41da-a1a3-92ca0c5ba98a_ContentBits">
    <vt:lpwstr>0</vt:lpwstr>
  </property>
  <property fmtid="{D5CDD505-2E9C-101B-9397-08002B2CF9AE}" pid="12" name="MSIP_Label_c5616f8d-06f9-41da-a1a3-92ca0c5ba98a_Tag">
    <vt:lpwstr>10, 3, 0, 1</vt:lpwstr>
  </property>
</Properties>
</file>