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F1F591" w14:textId="77777777" w:rsidR="008F7A69" w:rsidRDefault="008F7A69" w:rsidP="007E40E4">
      <w:pPr>
        <w:spacing w:after="0" w:line="240" w:lineRule="auto"/>
        <w:jc w:val="center"/>
        <w:rPr>
          <w:ins w:id="0" w:author="IndiGo Legal" w:date="2025-09-15T07:55:00Z"/>
          <w:rFonts w:ascii="Times New Roman" w:hAnsi="Times New Roman" w:cs="Times New Roman"/>
          <w:b/>
        </w:rPr>
      </w:pPr>
    </w:p>
    <w:p w14:paraId="693EA0E4" w14:textId="77777777" w:rsidR="00D33FF6" w:rsidRPr="000F44DA" w:rsidRDefault="00D33FF6" w:rsidP="007E40E4">
      <w:pPr>
        <w:spacing w:after="0" w:line="240" w:lineRule="auto"/>
        <w:jc w:val="center"/>
        <w:rPr>
          <w:rFonts w:ascii="Times New Roman" w:hAnsi="Times New Roman" w:cs="Times New Roman"/>
          <w:b/>
        </w:rPr>
      </w:pPr>
    </w:p>
    <w:p w14:paraId="1F668E66" w14:textId="77777777" w:rsidR="000A4D70" w:rsidRPr="000F44DA" w:rsidRDefault="000A4D70" w:rsidP="007E40E4">
      <w:pPr>
        <w:spacing w:after="0" w:line="240" w:lineRule="auto"/>
        <w:jc w:val="center"/>
        <w:rPr>
          <w:rFonts w:ascii="Times New Roman" w:hAnsi="Times New Roman" w:cs="Times New Roman"/>
          <w:b/>
        </w:rPr>
      </w:pPr>
    </w:p>
    <w:p w14:paraId="3C71A6E9" w14:textId="77777777" w:rsidR="000A4D70" w:rsidRPr="000F44DA" w:rsidRDefault="000A4D70" w:rsidP="007E40E4">
      <w:pPr>
        <w:spacing w:after="0" w:line="240" w:lineRule="auto"/>
        <w:jc w:val="center"/>
        <w:rPr>
          <w:rFonts w:ascii="Times New Roman" w:hAnsi="Times New Roman" w:cs="Times New Roman"/>
          <w:b/>
        </w:rPr>
      </w:pPr>
    </w:p>
    <w:p w14:paraId="6F1D19E6" w14:textId="77777777" w:rsidR="000A4D70" w:rsidRPr="000F44DA" w:rsidRDefault="000A4D70" w:rsidP="007E40E4">
      <w:pPr>
        <w:spacing w:after="0" w:line="240" w:lineRule="auto"/>
        <w:jc w:val="center"/>
        <w:rPr>
          <w:rFonts w:ascii="Times New Roman" w:hAnsi="Times New Roman" w:cs="Times New Roman"/>
          <w:b/>
        </w:rPr>
      </w:pPr>
    </w:p>
    <w:p w14:paraId="4A7783EA" w14:textId="77777777" w:rsidR="000A4D70" w:rsidRPr="000F44DA" w:rsidRDefault="000A4D70" w:rsidP="007E40E4">
      <w:pPr>
        <w:spacing w:after="0" w:line="240" w:lineRule="auto"/>
        <w:jc w:val="center"/>
        <w:rPr>
          <w:rFonts w:ascii="Times New Roman" w:hAnsi="Times New Roman" w:cs="Times New Roman"/>
          <w:b/>
        </w:rPr>
      </w:pPr>
    </w:p>
    <w:p w14:paraId="660C8F7B" w14:textId="77777777" w:rsidR="000A4D70" w:rsidRPr="000F44DA" w:rsidRDefault="000A4D70" w:rsidP="007E40E4">
      <w:pPr>
        <w:spacing w:after="0" w:line="240" w:lineRule="auto"/>
        <w:jc w:val="center"/>
        <w:rPr>
          <w:rFonts w:ascii="Times New Roman" w:hAnsi="Times New Roman" w:cs="Times New Roman"/>
          <w:b/>
        </w:rPr>
      </w:pPr>
    </w:p>
    <w:p w14:paraId="0AE95BF8" w14:textId="77777777" w:rsidR="000A4D70" w:rsidRPr="000F44DA" w:rsidRDefault="000A4D70" w:rsidP="007E40E4">
      <w:pPr>
        <w:spacing w:after="0" w:line="240" w:lineRule="auto"/>
        <w:jc w:val="center"/>
        <w:rPr>
          <w:rFonts w:ascii="Times New Roman" w:hAnsi="Times New Roman" w:cs="Times New Roman"/>
          <w:b/>
        </w:rPr>
      </w:pPr>
    </w:p>
    <w:p w14:paraId="3579FD5B" w14:textId="77777777" w:rsidR="000A4D70" w:rsidRPr="000F44DA" w:rsidRDefault="000A4D70" w:rsidP="007E40E4">
      <w:pPr>
        <w:spacing w:after="0" w:line="240" w:lineRule="auto"/>
        <w:jc w:val="center"/>
        <w:rPr>
          <w:rFonts w:ascii="Times New Roman" w:hAnsi="Times New Roman" w:cs="Times New Roman"/>
          <w:b/>
        </w:rPr>
      </w:pPr>
    </w:p>
    <w:p w14:paraId="23F951BE" w14:textId="77777777" w:rsidR="000A4D70" w:rsidRPr="000F44DA" w:rsidRDefault="000A4D70" w:rsidP="007E40E4">
      <w:pPr>
        <w:spacing w:after="0" w:line="240" w:lineRule="auto"/>
        <w:jc w:val="center"/>
        <w:rPr>
          <w:rFonts w:ascii="Times New Roman" w:hAnsi="Times New Roman" w:cs="Times New Roman"/>
          <w:b/>
        </w:rPr>
      </w:pPr>
    </w:p>
    <w:p w14:paraId="2EC1BD04" w14:textId="77777777" w:rsidR="000A4D70" w:rsidRPr="000F44DA" w:rsidRDefault="000A4D70" w:rsidP="007E40E4">
      <w:pPr>
        <w:spacing w:after="0" w:line="240" w:lineRule="auto"/>
        <w:jc w:val="center"/>
        <w:rPr>
          <w:rFonts w:ascii="Times New Roman" w:hAnsi="Times New Roman" w:cs="Times New Roman"/>
          <w:b/>
        </w:rPr>
      </w:pPr>
    </w:p>
    <w:p w14:paraId="597D17DF" w14:textId="77777777" w:rsidR="000A4D70" w:rsidRPr="000F44DA" w:rsidRDefault="000A4D70" w:rsidP="007E40E4">
      <w:pPr>
        <w:spacing w:after="0" w:line="240" w:lineRule="auto"/>
        <w:jc w:val="center"/>
        <w:rPr>
          <w:rFonts w:ascii="Times New Roman" w:hAnsi="Times New Roman" w:cs="Times New Roman"/>
          <w:b/>
        </w:rPr>
      </w:pPr>
    </w:p>
    <w:p w14:paraId="2F09A28D" w14:textId="77777777" w:rsidR="000A4D70" w:rsidRPr="000F44DA" w:rsidRDefault="000A4D70" w:rsidP="007E40E4">
      <w:pPr>
        <w:spacing w:after="0" w:line="240" w:lineRule="auto"/>
        <w:jc w:val="center"/>
        <w:rPr>
          <w:rFonts w:ascii="Times New Roman" w:hAnsi="Times New Roman" w:cs="Times New Roman"/>
          <w:b/>
        </w:rPr>
      </w:pPr>
    </w:p>
    <w:p w14:paraId="1FADBB37" w14:textId="77777777" w:rsidR="000A4D70" w:rsidRPr="000F44DA" w:rsidRDefault="000A4D70" w:rsidP="007E40E4">
      <w:pPr>
        <w:spacing w:after="0" w:line="240" w:lineRule="auto"/>
        <w:jc w:val="center"/>
        <w:rPr>
          <w:rFonts w:ascii="Times New Roman" w:hAnsi="Times New Roman" w:cs="Times New Roman"/>
          <w:b/>
        </w:rPr>
      </w:pPr>
    </w:p>
    <w:p w14:paraId="66F3E51A" w14:textId="77777777" w:rsidR="000A4D70" w:rsidRPr="000F44DA" w:rsidRDefault="000A4D70" w:rsidP="007E40E4">
      <w:pPr>
        <w:spacing w:after="0" w:line="240" w:lineRule="auto"/>
        <w:jc w:val="center"/>
        <w:rPr>
          <w:rFonts w:ascii="Times New Roman" w:hAnsi="Times New Roman" w:cs="Times New Roman"/>
          <w:b/>
        </w:rPr>
      </w:pPr>
    </w:p>
    <w:p w14:paraId="35A8F229" w14:textId="77777777" w:rsidR="008F7A69" w:rsidRPr="000F44DA" w:rsidRDefault="008F7A69" w:rsidP="007E40E4">
      <w:pPr>
        <w:spacing w:after="0" w:line="240" w:lineRule="auto"/>
        <w:jc w:val="center"/>
        <w:rPr>
          <w:rFonts w:ascii="Times New Roman" w:hAnsi="Times New Roman" w:cs="Times New Roman"/>
          <w:b/>
        </w:rPr>
      </w:pPr>
    </w:p>
    <w:p w14:paraId="2D5ECEF6" w14:textId="77777777" w:rsidR="008F7A69" w:rsidRPr="000F44DA" w:rsidRDefault="008F7A69" w:rsidP="007E40E4">
      <w:pPr>
        <w:spacing w:after="0" w:line="240" w:lineRule="auto"/>
        <w:jc w:val="center"/>
        <w:rPr>
          <w:rFonts w:ascii="Times New Roman" w:hAnsi="Times New Roman" w:cs="Times New Roman"/>
          <w:b/>
        </w:rPr>
      </w:pPr>
    </w:p>
    <w:p w14:paraId="29367275" w14:textId="77777777" w:rsidR="008F7A69" w:rsidRPr="000F44DA" w:rsidRDefault="008F7A69" w:rsidP="007E40E4">
      <w:pPr>
        <w:spacing w:after="0" w:line="240" w:lineRule="auto"/>
        <w:jc w:val="center"/>
        <w:rPr>
          <w:rFonts w:ascii="Times New Roman" w:hAnsi="Times New Roman" w:cs="Times New Roman"/>
          <w:b/>
        </w:rPr>
      </w:pPr>
    </w:p>
    <w:p w14:paraId="28D1CA19" w14:textId="77777777" w:rsidR="008F7A69" w:rsidRPr="000F44DA" w:rsidRDefault="008F7A69" w:rsidP="007E40E4">
      <w:pPr>
        <w:spacing w:after="0" w:line="240" w:lineRule="auto"/>
        <w:jc w:val="center"/>
        <w:rPr>
          <w:rFonts w:ascii="Times New Roman" w:hAnsi="Times New Roman" w:cs="Times New Roman"/>
          <w:b/>
        </w:rPr>
      </w:pPr>
    </w:p>
    <w:p w14:paraId="1342E186" w14:textId="77777777" w:rsidR="008F7A69" w:rsidRPr="000F44DA" w:rsidRDefault="008F7A69" w:rsidP="007E40E4">
      <w:pPr>
        <w:spacing w:after="0" w:line="240" w:lineRule="auto"/>
        <w:jc w:val="center"/>
        <w:rPr>
          <w:rFonts w:ascii="Times New Roman" w:hAnsi="Times New Roman" w:cs="Times New Roman"/>
          <w:b/>
        </w:rPr>
      </w:pPr>
    </w:p>
    <w:p w14:paraId="07D28D40" w14:textId="77777777" w:rsidR="008F7A69" w:rsidRPr="000F44DA" w:rsidRDefault="008F7A69" w:rsidP="007E40E4">
      <w:pPr>
        <w:spacing w:after="0" w:line="240" w:lineRule="auto"/>
        <w:jc w:val="center"/>
        <w:rPr>
          <w:rFonts w:ascii="Times New Roman" w:hAnsi="Times New Roman" w:cs="Times New Roman"/>
          <w:b/>
        </w:rPr>
      </w:pPr>
    </w:p>
    <w:p w14:paraId="3381933D" w14:textId="77777777" w:rsidR="008F7A69" w:rsidRPr="000F44DA" w:rsidRDefault="008F7A69" w:rsidP="007E40E4">
      <w:pPr>
        <w:spacing w:after="0" w:line="240" w:lineRule="auto"/>
        <w:jc w:val="center"/>
        <w:rPr>
          <w:rFonts w:ascii="Times New Roman" w:hAnsi="Times New Roman" w:cs="Times New Roman"/>
          <w:b/>
        </w:rPr>
      </w:pPr>
    </w:p>
    <w:p w14:paraId="0CFA4D7A" w14:textId="53D5A541" w:rsidR="008F7A69" w:rsidRPr="00BB710F" w:rsidRDefault="00AE22D1" w:rsidP="007E40E4">
      <w:pPr>
        <w:spacing w:after="0" w:line="240" w:lineRule="auto"/>
        <w:jc w:val="center"/>
        <w:rPr>
          <w:rFonts w:ascii="Times New Roman" w:hAnsi="Times New Roman" w:cs="Times New Roman"/>
          <w:b/>
        </w:rPr>
      </w:pPr>
      <w:r w:rsidRPr="00BB710F">
        <w:rPr>
          <w:rFonts w:ascii="Times New Roman" w:hAnsi="Times New Roman" w:cs="Times New Roman"/>
          <w:b/>
        </w:rPr>
        <w:t xml:space="preserve">SOFTWARE </w:t>
      </w:r>
      <w:r w:rsidR="00F94224">
        <w:rPr>
          <w:rFonts w:ascii="Times New Roman" w:hAnsi="Times New Roman" w:cs="Times New Roman"/>
          <w:b/>
        </w:rPr>
        <w:t>DEVELOPMENT</w:t>
      </w:r>
      <w:r w:rsidRPr="00BB710F">
        <w:rPr>
          <w:rFonts w:ascii="Times New Roman" w:hAnsi="Times New Roman" w:cs="Times New Roman"/>
          <w:b/>
        </w:rPr>
        <w:t xml:space="preserve"> AND </w:t>
      </w:r>
      <w:r w:rsidR="00312B07" w:rsidRPr="00BB710F">
        <w:rPr>
          <w:rFonts w:ascii="Times New Roman" w:hAnsi="Times New Roman" w:cs="Times New Roman"/>
          <w:b/>
        </w:rPr>
        <w:t xml:space="preserve">SOFTWARE AS A SERVICE </w:t>
      </w:r>
      <w:r w:rsidR="008F7A69" w:rsidRPr="00BB710F">
        <w:rPr>
          <w:rFonts w:ascii="Times New Roman" w:hAnsi="Times New Roman" w:cs="Times New Roman"/>
          <w:b/>
        </w:rPr>
        <w:t>AGREEMEN</w:t>
      </w:r>
      <w:r w:rsidR="00D16E3D" w:rsidRPr="00BB710F">
        <w:rPr>
          <w:rFonts w:ascii="Times New Roman" w:hAnsi="Times New Roman" w:cs="Times New Roman"/>
          <w:b/>
        </w:rPr>
        <w:t>T</w:t>
      </w:r>
    </w:p>
    <w:p w14:paraId="797AEB47" w14:textId="77777777" w:rsidR="00756BAB" w:rsidRPr="00BB710F" w:rsidRDefault="00756BAB" w:rsidP="00E34CAE">
      <w:pPr>
        <w:spacing w:after="0" w:line="240" w:lineRule="auto"/>
        <w:jc w:val="center"/>
        <w:rPr>
          <w:rFonts w:ascii="Times New Roman" w:hAnsi="Times New Roman" w:cs="Times New Roman"/>
          <w:b/>
        </w:rPr>
      </w:pPr>
    </w:p>
    <w:p w14:paraId="7BA0F834" w14:textId="36FCAD65" w:rsidR="008F7A69" w:rsidRPr="00BB710F" w:rsidRDefault="00312B07" w:rsidP="00E34CAE">
      <w:pPr>
        <w:spacing w:after="0" w:line="240" w:lineRule="auto"/>
        <w:jc w:val="center"/>
        <w:rPr>
          <w:rFonts w:ascii="Times New Roman" w:hAnsi="Times New Roman" w:cs="Times New Roman"/>
        </w:rPr>
      </w:pPr>
      <w:r w:rsidRPr="00BB710F">
        <w:rPr>
          <w:rFonts w:ascii="Times New Roman" w:hAnsi="Times New Roman" w:cs="Times New Roman"/>
        </w:rPr>
        <w:t>b</w:t>
      </w:r>
      <w:r w:rsidR="008F7A69" w:rsidRPr="00BB710F">
        <w:rPr>
          <w:rFonts w:ascii="Times New Roman" w:hAnsi="Times New Roman" w:cs="Times New Roman"/>
        </w:rPr>
        <w:t>y and between</w:t>
      </w:r>
    </w:p>
    <w:p w14:paraId="695ED501" w14:textId="77777777" w:rsidR="00756BAB" w:rsidRPr="00BB710F" w:rsidRDefault="00756BAB" w:rsidP="007E40E4">
      <w:pPr>
        <w:spacing w:after="0" w:line="240" w:lineRule="auto"/>
        <w:jc w:val="center"/>
        <w:rPr>
          <w:rFonts w:ascii="Times New Roman" w:hAnsi="Times New Roman" w:cs="Times New Roman"/>
        </w:rPr>
      </w:pPr>
    </w:p>
    <w:p w14:paraId="659A73E1" w14:textId="528D8D76" w:rsidR="00133CD0" w:rsidRPr="00BB710F" w:rsidRDefault="00133CD0" w:rsidP="007E40E4">
      <w:pPr>
        <w:pStyle w:val="ListParagraph"/>
        <w:spacing w:after="0" w:line="240" w:lineRule="auto"/>
        <w:ind w:left="0"/>
        <w:jc w:val="center"/>
        <w:rPr>
          <w:rFonts w:ascii="Times New Roman" w:hAnsi="Times New Roman" w:cs="Times New Roman"/>
          <w:b/>
        </w:rPr>
      </w:pPr>
    </w:p>
    <w:p w14:paraId="761E79C7" w14:textId="172DB0D9" w:rsidR="008F7A69" w:rsidRPr="00BB710F" w:rsidRDefault="003A2F3B" w:rsidP="007E40E4">
      <w:pPr>
        <w:pStyle w:val="ListParagraph"/>
        <w:spacing w:after="0" w:line="240" w:lineRule="auto"/>
        <w:ind w:left="0"/>
        <w:jc w:val="center"/>
        <w:rPr>
          <w:rFonts w:ascii="Times New Roman" w:hAnsi="Times New Roman" w:cs="Times New Roman"/>
          <w:b/>
        </w:rPr>
      </w:pPr>
      <w:proofErr w:type="spellStart"/>
      <w:r w:rsidRPr="003A2F3B">
        <w:rPr>
          <w:rFonts w:ascii="Times New Roman" w:hAnsi="Times New Roman" w:cs="Times New Roman"/>
          <w:b/>
        </w:rPr>
        <w:t>Lagozon</w:t>
      </w:r>
      <w:proofErr w:type="spellEnd"/>
      <w:r w:rsidRPr="003A2F3B">
        <w:rPr>
          <w:rFonts w:ascii="Times New Roman" w:hAnsi="Times New Roman" w:cs="Times New Roman"/>
          <w:b/>
        </w:rPr>
        <w:t xml:space="preserve"> Technologies Pvt. Ltd</w:t>
      </w:r>
      <w:r w:rsidRPr="003A2F3B">
        <w:rPr>
          <w:rFonts w:ascii="Times New Roman" w:hAnsi="Times New Roman" w:cs="Times New Roman"/>
          <w:b/>
          <w:highlight w:val="yellow"/>
        </w:rPr>
        <w:t xml:space="preserve"> </w:t>
      </w:r>
    </w:p>
    <w:p w14:paraId="0A32AF26" w14:textId="089E7A31" w:rsidR="008F7A69" w:rsidRPr="00BB710F" w:rsidRDefault="008F7A69" w:rsidP="00276DB9">
      <w:pPr>
        <w:spacing w:after="0" w:line="240" w:lineRule="auto"/>
        <w:jc w:val="center"/>
        <w:rPr>
          <w:rFonts w:ascii="Times New Roman" w:hAnsi="Times New Roman" w:cs="Times New Roman"/>
        </w:rPr>
      </w:pPr>
      <w:r w:rsidRPr="00BB710F">
        <w:rPr>
          <w:rFonts w:ascii="Times New Roman" w:hAnsi="Times New Roman" w:cs="Times New Roman"/>
        </w:rPr>
        <w:t xml:space="preserve">(as </w:t>
      </w:r>
      <w:r w:rsidR="00312B07" w:rsidRPr="00BB710F">
        <w:rPr>
          <w:rFonts w:ascii="Times New Roman" w:hAnsi="Times New Roman" w:cs="Times New Roman"/>
          <w:i/>
        </w:rPr>
        <w:t>Service Provider</w:t>
      </w:r>
      <w:r w:rsidRPr="00BB710F">
        <w:rPr>
          <w:rFonts w:ascii="Times New Roman" w:hAnsi="Times New Roman" w:cs="Times New Roman"/>
        </w:rPr>
        <w:t>)</w:t>
      </w:r>
    </w:p>
    <w:p w14:paraId="5575EEFD" w14:textId="77777777" w:rsidR="008F7A69" w:rsidRPr="00BB710F" w:rsidRDefault="008F7A69" w:rsidP="007E40E4">
      <w:pPr>
        <w:pStyle w:val="ListParagraph"/>
        <w:spacing w:after="0" w:line="240" w:lineRule="auto"/>
        <w:ind w:left="0" w:hanging="180"/>
        <w:jc w:val="center"/>
        <w:rPr>
          <w:rFonts w:ascii="Times New Roman" w:hAnsi="Times New Roman" w:cs="Times New Roman"/>
          <w:i/>
        </w:rPr>
      </w:pPr>
    </w:p>
    <w:p w14:paraId="285E43DE" w14:textId="65B6E0C0" w:rsidR="008F7A69" w:rsidRPr="00BB710F" w:rsidRDefault="00312B07" w:rsidP="007E40E4">
      <w:pPr>
        <w:pStyle w:val="ListParagraph"/>
        <w:spacing w:after="0" w:line="240" w:lineRule="auto"/>
        <w:ind w:left="0"/>
        <w:jc w:val="center"/>
        <w:rPr>
          <w:rFonts w:ascii="Times New Roman" w:hAnsi="Times New Roman" w:cs="Times New Roman"/>
        </w:rPr>
      </w:pPr>
      <w:r w:rsidRPr="00BB710F">
        <w:rPr>
          <w:rFonts w:ascii="Times New Roman" w:hAnsi="Times New Roman" w:cs="Times New Roman"/>
        </w:rPr>
        <w:t>a</w:t>
      </w:r>
      <w:r w:rsidR="008F7A69" w:rsidRPr="00BB710F">
        <w:rPr>
          <w:rFonts w:ascii="Times New Roman" w:hAnsi="Times New Roman" w:cs="Times New Roman"/>
        </w:rPr>
        <w:t xml:space="preserve">nd </w:t>
      </w:r>
    </w:p>
    <w:p w14:paraId="435E5AF7" w14:textId="77777777" w:rsidR="008F7A69" w:rsidRPr="00BB710F" w:rsidRDefault="008F7A69" w:rsidP="007E40E4">
      <w:pPr>
        <w:pStyle w:val="ListParagraph"/>
        <w:spacing w:after="0" w:line="240" w:lineRule="auto"/>
        <w:ind w:left="0"/>
        <w:jc w:val="center"/>
        <w:rPr>
          <w:rFonts w:ascii="Times New Roman" w:hAnsi="Times New Roman" w:cs="Times New Roman"/>
        </w:rPr>
      </w:pPr>
    </w:p>
    <w:p w14:paraId="15D47BDE" w14:textId="77777777" w:rsidR="008F7A69" w:rsidRPr="00BB710F" w:rsidRDefault="008F7A69" w:rsidP="007E40E4">
      <w:pPr>
        <w:pStyle w:val="ListParagraph"/>
        <w:spacing w:after="0" w:line="240" w:lineRule="auto"/>
        <w:ind w:left="0"/>
        <w:jc w:val="center"/>
        <w:rPr>
          <w:rFonts w:ascii="Times New Roman" w:hAnsi="Times New Roman" w:cs="Times New Roman"/>
          <w:b/>
        </w:rPr>
      </w:pPr>
      <w:proofErr w:type="spellStart"/>
      <w:r w:rsidRPr="00BB710F">
        <w:rPr>
          <w:rFonts w:ascii="Times New Roman" w:hAnsi="Times New Roman" w:cs="Times New Roman"/>
          <w:b/>
        </w:rPr>
        <w:t>InterGlobe</w:t>
      </w:r>
      <w:proofErr w:type="spellEnd"/>
      <w:r w:rsidRPr="00BB710F">
        <w:rPr>
          <w:rFonts w:ascii="Times New Roman" w:hAnsi="Times New Roman" w:cs="Times New Roman"/>
          <w:b/>
        </w:rPr>
        <w:t xml:space="preserve"> Aviation Limited</w:t>
      </w:r>
    </w:p>
    <w:p w14:paraId="13A0A7BA" w14:textId="77777777" w:rsidR="008F7A69" w:rsidRPr="00BB710F" w:rsidRDefault="008F7A69" w:rsidP="007E40E4">
      <w:pPr>
        <w:pStyle w:val="ListParagraph"/>
        <w:spacing w:after="0" w:line="240" w:lineRule="auto"/>
        <w:ind w:left="0" w:hanging="180"/>
        <w:jc w:val="center"/>
        <w:rPr>
          <w:rFonts w:ascii="Times New Roman" w:hAnsi="Times New Roman" w:cs="Times New Roman"/>
        </w:rPr>
      </w:pPr>
      <w:r w:rsidRPr="00BB710F">
        <w:rPr>
          <w:rFonts w:ascii="Times New Roman" w:hAnsi="Times New Roman" w:cs="Times New Roman"/>
          <w:i/>
        </w:rPr>
        <w:t xml:space="preserve">(as </w:t>
      </w:r>
      <w:r w:rsidR="00D16E3D" w:rsidRPr="00BB710F">
        <w:rPr>
          <w:rFonts w:ascii="Times New Roman" w:hAnsi="Times New Roman" w:cs="Times New Roman"/>
          <w:i/>
        </w:rPr>
        <w:t>IndiGo or Customer</w:t>
      </w:r>
      <w:r w:rsidRPr="00BB710F">
        <w:rPr>
          <w:rFonts w:ascii="Times New Roman" w:hAnsi="Times New Roman" w:cs="Times New Roman"/>
          <w:i/>
        </w:rPr>
        <w:t>)</w:t>
      </w:r>
    </w:p>
    <w:sdt>
      <w:sdtPr>
        <w:rPr>
          <w:rFonts w:ascii="Times New Roman" w:hAnsi="Times New Roman" w:cs="Times New Roman"/>
        </w:rPr>
        <w:id w:val="-1306084200"/>
        <w:docPartObj>
          <w:docPartGallery w:val="Cover Pages"/>
          <w:docPartUnique/>
        </w:docPartObj>
      </w:sdtPr>
      <w:sdtEndPr>
        <w:rPr>
          <w:b/>
        </w:rPr>
      </w:sdtEndPr>
      <w:sdtContent>
        <w:p w14:paraId="154F4744" w14:textId="77777777" w:rsidR="008F7A69" w:rsidRPr="00BB710F" w:rsidRDefault="008F7A69" w:rsidP="007E40E4">
          <w:pPr>
            <w:spacing w:after="0" w:line="240" w:lineRule="auto"/>
            <w:rPr>
              <w:rFonts w:ascii="Times New Roman" w:hAnsi="Times New Roman" w:cs="Times New Roman"/>
            </w:rPr>
          </w:pPr>
          <w:r w:rsidRPr="00BB710F">
            <w:rPr>
              <w:rFonts w:ascii="Times New Roman" w:hAnsi="Times New Roman" w:cs="Times New Roman"/>
            </w:rPr>
            <w:t xml:space="preserve"> </w:t>
          </w:r>
        </w:p>
        <w:p w14:paraId="1D6DB420" w14:textId="77777777" w:rsidR="008F7A69" w:rsidRPr="00BB710F" w:rsidRDefault="008F7A69" w:rsidP="007E40E4">
          <w:pPr>
            <w:spacing w:after="0" w:line="240" w:lineRule="auto"/>
            <w:rPr>
              <w:rFonts w:ascii="Times New Roman" w:hAnsi="Times New Roman" w:cs="Times New Roman"/>
              <w:b/>
            </w:rPr>
          </w:pPr>
          <w:r w:rsidRPr="00BB710F">
            <w:rPr>
              <w:rFonts w:ascii="Times New Roman" w:hAnsi="Times New Roman" w:cs="Times New Roman"/>
              <w:b/>
            </w:rPr>
            <w:br w:type="page"/>
          </w:r>
        </w:p>
      </w:sdtContent>
    </w:sdt>
    <w:p w14:paraId="14A400DA" w14:textId="244D2055" w:rsidR="008F7A69" w:rsidRPr="00BB710F" w:rsidRDefault="0054644D" w:rsidP="00E34CAE">
      <w:pPr>
        <w:pStyle w:val="HTMLPreformatted"/>
        <w:jc w:val="center"/>
        <w:rPr>
          <w:rFonts w:ascii="Times New Roman" w:hAnsi="Times New Roman" w:cs="Times New Roman"/>
          <w:b/>
        </w:rPr>
      </w:pPr>
      <w:r w:rsidRPr="00BB710F">
        <w:rPr>
          <w:rFonts w:ascii="Times New Roman" w:hAnsi="Times New Roman" w:cs="Times New Roman"/>
          <w:b/>
        </w:rPr>
        <w:lastRenderedPageBreak/>
        <w:t xml:space="preserve">SOFTWARE </w:t>
      </w:r>
      <w:r w:rsidR="00623708">
        <w:rPr>
          <w:rFonts w:ascii="Times New Roman" w:hAnsi="Times New Roman" w:cs="Times New Roman"/>
          <w:b/>
        </w:rPr>
        <w:t>DEVELOPMENT</w:t>
      </w:r>
      <w:r w:rsidRPr="00BB710F">
        <w:rPr>
          <w:rFonts w:ascii="Times New Roman" w:hAnsi="Times New Roman" w:cs="Times New Roman"/>
          <w:b/>
        </w:rPr>
        <w:t xml:space="preserve"> AND </w:t>
      </w:r>
      <w:r w:rsidR="00C836DD" w:rsidRPr="00BB710F">
        <w:rPr>
          <w:rFonts w:ascii="Times New Roman" w:hAnsi="Times New Roman" w:cs="Times New Roman"/>
          <w:b/>
        </w:rPr>
        <w:t xml:space="preserve">SOFTWARE AS A </w:t>
      </w:r>
      <w:r w:rsidR="005104AA" w:rsidRPr="00BB710F">
        <w:rPr>
          <w:rFonts w:ascii="Times New Roman" w:hAnsi="Times New Roman" w:cs="Times New Roman"/>
          <w:b/>
        </w:rPr>
        <w:t>SERVICE</w:t>
      </w:r>
      <w:r w:rsidR="00AE22D1" w:rsidRPr="00BB710F">
        <w:rPr>
          <w:rFonts w:ascii="Times New Roman" w:hAnsi="Times New Roman" w:cs="Times New Roman"/>
          <w:b/>
        </w:rPr>
        <w:t>S</w:t>
      </w:r>
      <w:r w:rsidR="00507A87" w:rsidRPr="00BB710F">
        <w:rPr>
          <w:rFonts w:ascii="Times New Roman" w:hAnsi="Times New Roman" w:cs="Times New Roman"/>
          <w:b/>
        </w:rPr>
        <w:t xml:space="preserve"> </w:t>
      </w:r>
      <w:r w:rsidR="008F7A69" w:rsidRPr="00BB710F">
        <w:rPr>
          <w:rFonts w:ascii="Times New Roman" w:hAnsi="Times New Roman" w:cs="Times New Roman"/>
          <w:b/>
        </w:rPr>
        <w:t>AGREEMENT</w:t>
      </w:r>
    </w:p>
    <w:p w14:paraId="72C15AC6" w14:textId="77777777" w:rsidR="008F7A69" w:rsidRPr="00BB710F" w:rsidRDefault="008F7A69" w:rsidP="00E34CAE">
      <w:pPr>
        <w:pStyle w:val="HTMLPreformatted"/>
        <w:jc w:val="both"/>
        <w:rPr>
          <w:rFonts w:ascii="Times New Roman" w:hAnsi="Times New Roman" w:cs="Times New Roman"/>
        </w:rPr>
      </w:pPr>
    </w:p>
    <w:p w14:paraId="7EC444E1" w14:textId="1195C921" w:rsidR="008F7A69" w:rsidRPr="00BB710F" w:rsidRDefault="008F7A69" w:rsidP="00E34CAE">
      <w:pPr>
        <w:pStyle w:val="HTMLPreformatted"/>
        <w:jc w:val="both"/>
        <w:rPr>
          <w:rFonts w:ascii="Times New Roman" w:hAnsi="Times New Roman" w:cs="Times New Roman"/>
        </w:rPr>
      </w:pPr>
      <w:r w:rsidRPr="00BB710F">
        <w:rPr>
          <w:rFonts w:ascii="Times New Roman" w:hAnsi="Times New Roman" w:cs="Times New Roman"/>
        </w:rPr>
        <w:t xml:space="preserve">This </w:t>
      </w:r>
      <w:r w:rsidR="0054644D" w:rsidRPr="00BB710F">
        <w:rPr>
          <w:rFonts w:ascii="Times New Roman" w:hAnsi="Times New Roman" w:cs="Times New Roman"/>
        </w:rPr>
        <w:t xml:space="preserve">Software </w:t>
      </w:r>
      <w:r w:rsidR="00623708">
        <w:rPr>
          <w:rFonts w:ascii="Times New Roman" w:hAnsi="Times New Roman" w:cs="Times New Roman"/>
        </w:rPr>
        <w:t>Development</w:t>
      </w:r>
      <w:r w:rsidR="0054644D" w:rsidRPr="00BB710F">
        <w:rPr>
          <w:rFonts w:ascii="Times New Roman" w:hAnsi="Times New Roman" w:cs="Times New Roman"/>
        </w:rPr>
        <w:t xml:space="preserve"> and </w:t>
      </w:r>
      <w:r w:rsidR="00C836DD" w:rsidRPr="00BB710F">
        <w:rPr>
          <w:rFonts w:ascii="Times New Roman" w:hAnsi="Times New Roman" w:cs="Times New Roman"/>
        </w:rPr>
        <w:t xml:space="preserve">Software as a </w:t>
      </w:r>
      <w:r w:rsidR="005104AA" w:rsidRPr="00BB710F">
        <w:rPr>
          <w:rFonts w:ascii="Times New Roman" w:hAnsi="Times New Roman" w:cs="Times New Roman"/>
        </w:rPr>
        <w:t>Service</w:t>
      </w:r>
      <w:r w:rsidR="00AE22D1" w:rsidRPr="00BB710F">
        <w:rPr>
          <w:rFonts w:ascii="Times New Roman" w:hAnsi="Times New Roman" w:cs="Times New Roman"/>
        </w:rPr>
        <w:t>s</w:t>
      </w:r>
      <w:r w:rsidR="006714CD" w:rsidRPr="00BB710F">
        <w:rPr>
          <w:rFonts w:ascii="Times New Roman" w:hAnsi="Times New Roman" w:cs="Times New Roman"/>
        </w:rPr>
        <w:t xml:space="preserve"> </w:t>
      </w:r>
      <w:r w:rsidR="0054644D" w:rsidRPr="00BB710F">
        <w:rPr>
          <w:rFonts w:ascii="Times New Roman" w:hAnsi="Times New Roman" w:cs="Times New Roman"/>
        </w:rPr>
        <w:t>Agreement</w:t>
      </w:r>
      <w:r w:rsidRPr="00BB710F">
        <w:rPr>
          <w:rFonts w:ascii="Times New Roman" w:hAnsi="Times New Roman" w:cs="Times New Roman"/>
        </w:rPr>
        <w:t xml:space="preserve"> is entered as of </w:t>
      </w:r>
      <w:r w:rsidR="003231FE" w:rsidRPr="006B7C29">
        <w:rPr>
          <w:rFonts w:ascii="Times New Roman" w:hAnsi="Times New Roman" w:cs="Times New Roman"/>
          <w:highlight w:val="yellow"/>
        </w:rPr>
        <w:t>________________</w:t>
      </w:r>
      <w:r w:rsidR="00162247" w:rsidRPr="00BB710F">
        <w:rPr>
          <w:rFonts w:ascii="Times New Roman" w:hAnsi="Times New Roman" w:cs="Times New Roman"/>
        </w:rPr>
        <w:t xml:space="preserve"> </w:t>
      </w:r>
      <w:r w:rsidRPr="00BB710F">
        <w:rPr>
          <w:rFonts w:ascii="Times New Roman" w:hAnsi="Times New Roman" w:cs="Times New Roman"/>
        </w:rPr>
        <w:t xml:space="preserve">(the </w:t>
      </w:r>
      <w:r w:rsidR="00D606C5" w:rsidRPr="00BB710F">
        <w:rPr>
          <w:rFonts w:ascii="Times New Roman" w:hAnsi="Times New Roman" w:cs="Times New Roman"/>
        </w:rPr>
        <w:t>“</w:t>
      </w:r>
      <w:r w:rsidRPr="00BB710F">
        <w:rPr>
          <w:rFonts w:ascii="Times New Roman" w:hAnsi="Times New Roman" w:cs="Times New Roman"/>
          <w:b/>
        </w:rPr>
        <w:t>Effective Date</w:t>
      </w:r>
      <w:r w:rsidR="00D606C5" w:rsidRPr="00BB710F">
        <w:rPr>
          <w:rFonts w:ascii="Times New Roman" w:hAnsi="Times New Roman" w:cs="Times New Roman"/>
        </w:rPr>
        <w:t>”</w:t>
      </w:r>
      <w:r w:rsidRPr="00BB710F">
        <w:rPr>
          <w:rFonts w:ascii="Times New Roman" w:hAnsi="Times New Roman" w:cs="Times New Roman"/>
        </w:rPr>
        <w:t>), by and between:</w:t>
      </w:r>
      <w:r w:rsidR="00C836DD" w:rsidRPr="00BB710F">
        <w:rPr>
          <w:rFonts w:ascii="Times New Roman" w:hAnsi="Times New Roman" w:cs="Times New Roman"/>
        </w:rPr>
        <w:t xml:space="preserve"> </w:t>
      </w:r>
    </w:p>
    <w:p w14:paraId="4A935BC1" w14:textId="77777777" w:rsidR="008F7A69" w:rsidRPr="00BB710F" w:rsidRDefault="008F7A69" w:rsidP="00E34CAE">
      <w:pPr>
        <w:pStyle w:val="HTMLPreformatted"/>
        <w:jc w:val="both"/>
        <w:rPr>
          <w:rFonts w:ascii="Times New Roman" w:hAnsi="Times New Roman" w:cs="Times New Roman"/>
        </w:rPr>
      </w:pPr>
    </w:p>
    <w:p w14:paraId="1233EA3C" w14:textId="49D937EB" w:rsidR="008F7A69" w:rsidRPr="00BB710F" w:rsidRDefault="003A2F3B" w:rsidP="007E40E4">
      <w:pPr>
        <w:pStyle w:val="HTMLPreformatted"/>
        <w:numPr>
          <w:ilvl w:val="0"/>
          <w:numId w:val="1"/>
        </w:numPr>
        <w:tabs>
          <w:tab w:val="clear" w:pos="916"/>
          <w:tab w:val="clear" w:pos="1832"/>
          <w:tab w:val="clear" w:pos="2748"/>
          <w:tab w:val="clear" w:pos="3664"/>
          <w:tab w:val="clear" w:pos="4580"/>
          <w:tab w:val="clear" w:pos="5496"/>
          <w:tab w:val="clear" w:pos="6412"/>
          <w:tab w:val="clear" w:pos="7328"/>
          <w:tab w:val="clear" w:pos="9160"/>
          <w:tab w:val="left" w:pos="709"/>
        </w:tabs>
        <w:ind w:left="567" w:hanging="567"/>
        <w:jc w:val="both"/>
        <w:rPr>
          <w:rFonts w:ascii="Times New Roman" w:hAnsi="Times New Roman" w:cs="Times New Roman"/>
        </w:rPr>
      </w:pPr>
      <w:proofErr w:type="spellStart"/>
      <w:r w:rsidRPr="006F2D8C">
        <w:rPr>
          <w:rFonts w:ascii="Times New Roman" w:hAnsi="Times New Roman" w:cs="Times New Roman"/>
          <w:b/>
          <w:bCs/>
        </w:rPr>
        <w:t>Lagozon</w:t>
      </w:r>
      <w:proofErr w:type="spellEnd"/>
      <w:r w:rsidRPr="006F2D8C">
        <w:rPr>
          <w:rFonts w:ascii="Times New Roman" w:hAnsi="Times New Roman" w:cs="Times New Roman"/>
          <w:b/>
          <w:bCs/>
        </w:rPr>
        <w:t xml:space="preserve"> Technologies Pvt. Ltd</w:t>
      </w:r>
      <w:r w:rsidR="00AC6AC1">
        <w:rPr>
          <w:rFonts w:ascii="Times New Roman" w:hAnsi="Times New Roman" w:cs="Times New Roman"/>
          <w:b/>
        </w:rPr>
        <w:t xml:space="preserve">, </w:t>
      </w:r>
      <w:r w:rsidR="008F7A69" w:rsidRPr="00BB710F">
        <w:rPr>
          <w:rFonts w:ascii="Times New Roman" w:hAnsi="Times New Roman" w:cs="Times New Roman"/>
        </w:rPr>
        <w:t>a</w:t>
      </w:r>
      <w:r w:rsidR="008F7A69" w:rsidRPr="00BB710F">
        <w:rPr>
          <w:rFonts w:ascii="Times New Roman" w:hAnsi="Times New Roman" w:cs="Times New Roman"/>
          <w:b/>
        </w:rPr>
        <w:t xml:space="preserve"> </w:t>
      </w:r>
      <w:r w:rsidR="005104AA" w:rsidRPr="00BB710F">
        <w:rPr>
          <w:rFonts w:ascii="Times New Roman" w:hAnsi="Times New Roman" w:cs="Times New Roman"/>
        </w:rPr>
        <w:t>company</w:t>
      </w:r>
      <w:r w:rsidR="008F7A69" w:rsidRPr="00BB710F">
        <w:rPr>
          <w:rFonts w:ascii="Times New Roman" w:hAnsi="Times New Roman" w:cs="Times New Roman"/>
        </w:rPr>
        <w:t xml:space="preserve"> </w:t>
      </w:r>
      <w:r w:rsidR="00682437">
        <w:rPr>
          <w:rFonts w:ascii="Times New Roman" w:hAnsi="Times New Roman" w:cs="Times New Roman"/>
        </w:rPr>
        <w:t xml:space="preserve">incorporated </w:t>
      </w:r>
      <w:r w:rsidR="00682437" w:rsidRPr="00AC6AC1">
        <w:rPr>
          <w:rFonts w:ascii="Times New Roman" w:hAnsi="Times New Roman" w:cs="Times New Roman"/>
        </w:rPr>
        <w:t>under the</w:t>
      </w:r>
      <w:r w:rsidR="005F53AD" w:rsidRPr="00AC6AC1">
        <w:rPr>
          <w:rFonts w:ascii="Times New Roman" w:hAnsi="Times New Roman" w:cs="Times New Roman"/>
        </w:rPr>
        <w:t xml:space="preserve"> </w:t>
      </w:r>
      <w:r w:rsidRPr="00AC6AC1">
        <w:rPr>
          <w:rFonts w:ascii="Times New Roman" w:hAnsi="Times New Roman" w:cs="Times New Roman"/>
        </w:rPr>
        <w:t xml:space="preserve">law of </w:t>
      </w:r>
      <w:proofErr w:type="gramStart"/>
      <w:r w:rsidRPr="00AC6AC1">
        <w:rPr>
          <w:rFonts w:ascii="Times New Roman" w:hAnsi="Times New Roman" w:cs="Times New Roman"/>
        </w:rPr>
        <w:t xml:space="preserve">India </w:t>
      </w:r>
      <w:r w:rsidR="008F7A69" w:rsidRPr="00AC6AC1">
        <w:rPr>
          <w:rFonts w:ascii="Times New Roman" w:hAnsi="Times New Roman" w:cs="Times New Roman"/>
        </w:rPr>
        <w:t xml:space="preserve"> with</w:t>
      </w:r>
      <w:proofErr w:type="gramEnd"/>
      <w:r w:rsidR="008F7A69" w:rsidRPr="00AC6AC1">
        <w:rPr>
          <w:rFonts w:ascii="Times New Roman" w:hAnsi="Times New Roman" w:cs="Times New Roman"/>
        </w:rPr>
        <w:t xml:space="preserve"> its registered address at</w:t>
      </w:r>
      <w:r w:rsidR="005F53AD" w:rsidRPr="00AC6AC1">
        <w:rPr>
          <w:rFonts w:ascii="Times New Roman" w:hAnsi="Times New Roman" w:cs="Times New Roman"/>
        </w:rPr>
        <w:t xml:space="preserve"> </w:t>
      </w:r>
      <w:r w:rsidRPr="00AC6AC1">
        <w:rPr>
          <w:rFonts w:ascii="Times New Roman" w:hAnsi="Times New Roman" w:cs="Times New Roman"/>
        </w:rPr>
        <w:t>Second Floor, FB/B-1 Extension, Mohan Cooperative Industrial Estate Main Mathura Road, New Delhi 110044</w:t>
      </w:r>
      <w:r w:rsidR="00AC6AC1">
        <w:rPr>
          <w:rFonts w:ascii="Times New Roman" w:hAnsi="Times New Roman" w:cs="Times New Roman"/>
        </w:rPr>
        <w:t xml:space="preserve"> </w:t>
      </w:r>
      <w:r w:rsidR="00C81D1B" w:rsidRPr="00AC6AC1">
        <w:rPr>
          <w:rFonts w:ascii="Times New Roman" w:hAnsi="Times New Roman" w:cs="Times New Roman"/>
        </w:rPr>
        <w:t>(</w:t>
      </w:r>
      <w:r w:rsidR="008F7A69" w:rsidRPr="00AC6AC1">
        <w:rPr>
          <w:rFonts w:ascii="Times New Roman" w:hAnsi="Times New Roman" w:cs="Times New Roman"/>
        </w:rPr>
        <w:t xml:space="preserve">hereinafter referred to as </w:t>
      </w:r>
      <w:r w:rsidR="00411336" w:rsidRPr="00AC6AC1">
        <w:rPr>
          <w:rFonts w:ascii="Times New Roman" w:hAnsi="Times New Roman" w:cs="Times New Roman"/>
        </w:rPr>
        <w:t xml:space="preserve">the </w:t>
      </w:r>
      <w:r w:rsidR="008F7A69" w:rsidRPr="00AC6AC1">
        <w:rPr>
          <w:rFonts w:ascii="Times New Roman" w:hAnsi="Times New Roman" w:cs="Times New Roman"/>
        </w:rPr>
        <w:t>“</w:t>
      </w:r>
      <w:r w:rsidR="00411336" w:rsidRPr="00AC6AC1">
        <w:rPr>
          <w:rFonts w:ascii="Times New Roman" w:hAnsi="Times New Roman" w:cs="Times New Roman"/>
          <w:b/>
        </w:rPr>
        <w:t>Service</w:t>
      </w:r>
      <w:r w:rsidR="00411336" w:rsidRPr="00BB710F">
        <w:rPr>
          <w:rFonts w:ascii="Times New Roman" w:hAnsi="Times New Roman" w:cs="Times New Roman"/>
          <w:b/>
        </w:rPr>
        <w:t xml:space="preserve"> Provider</w:t>
      </w:r>
      <w:r w:rsidR="008F7A69" w:rsidRPr="00BB710F">
        <w:rPr>
          <w:rFonts w:ascii="Times New Roman" w:hAnsi="Times New Roman" w:cs="Times New Roman"/>
        </w:rPr>
        <w:t>” which expression shall unless repugnant to the context, mean and include its successors and permitted assigns</w:t>
      </w:r>
      <w:r w:rsidR="00C81D1B" w:rsidRPr="00BB710F">
        <w:rPr>
          <w:rFonts w:ascii="Times New Roman" w:hAnsi="Times New Roman" w:cs="Times New Roman"/>
        </w:rPr>
        <w:t>)</w:t>
      </w:r>
      <w:r w:rsidR="008F7A69" w:rsidRPr="00BB710F">
        <w:rPr>
          <w:rFonts w:ascii="Times New Roman" w:hAnsi="Times New Roman" w:cs="Times New Roman"/>
        </w:rPr>
        <w:t>;</w:t>
      </w:r>
    </w:p>
    <w:p w14:paraId="6CADC195" w14:textId="77777777" w:rsidR="005104AA" w:rsidRPr="00BB710F" w:rsidRDefault="005104AA" w:rsidP="007E40E4">
      <w:pPr>
        <w:pStyle w:val="HTMLPreformatted"/>
        <w:tabs>
          <w:tab w:val="clear" w:pos="916"/>
          <w:tab w:val="left" w:pos="426"/>
        </w:tabs>
        <w:ind w:left="567" w:hanging="567"/>
        <w:jc w:val="both"/>
        <w:rPr>
          <w:rFonts w:ascii="Times New Roman" w:hAnsi="Times New Roman" w:cs="Times New Roman"/>
        </w:rPr>
      </w:pPr>
    </w:p>
    <w:p w14:paraId="60E85D66" w14:textId="77777777" w:rsidR="008F7A69" w:rsidRPr="00BB710F" w:rsidRDefault="008F7A69" w:rsidP="007E40E4">
      <w:pPr>
        <w:pStyle w:val="HTMLPreformatted"/>
        <w:tabs>
          <w:tab w:val="clear" w:pos="916"/>
          <w:tab w:val="left" w:pos="426"/>
        </w:tabs>
        <w:ind w:left="567" w:hanging="567"/>
        <w:jc w:val="both"/>
        <w:rPr>
          <w:rFonts w:ascii="Times New Roman" w:hAnsi="Times New Roman" w:cs="Times New Roman"/>
        </w:rPr>
      </w:pPr>
      <w:r w:rsidRPr="00BB710F">
        <w:rPr>
          <w:rFonts w:ascii="Times New Roman" w:hAnsi="Times New Roman" w:cs="Times New Roman"/>
        </w:rPr>
        <w:tab/>
      </w:r>
      <w:r w:rsidR="00A61A68" w:rsidRPr="00BB710F">
        <w:rPr>
          <w:rFonts w:ascii="Times New Roman" w:hAnsi="Times New Roman" w:cs="Times New Roman"/>
        </w:rPr>
        <w:tab/>
      </w:r>
      <w:r w:rsidRPr="00BB710F">
        <w:rPr>
          <w:rFonts w:ascii="Times New Roman" w:hAnsi="Times New Roman" w:cs="Times New Roman"/>
        </w:rPr>
        <w:t xml:space="preserve">And </w:t>
      </w:r>
    </w:p>
    <w:p w14:paraId="4D53FE07" w14:textId="77777777" w:rsidR="008F7A69" w:rsidRPr="00BB710F" w:rsidRDefault="008F7A69" w:rsidP="007E40E4">
      <w:pPr>
        <w:pStyle w:val="HTMLPreformatted"/>
        <w:tabs>
          <w:tab w:val="left" w:pos="426"/>
        </w:tabs>
        <w:ind w:left="567" w:hanging="567"/>
        <w:jc w:val="both"/>
        <w:rPr>
          <w:rFonts w:ascii="Times New Roman" w:hAnsi="Times New Roman" w:cs="Times New Roman"/>
        </w:rPr>
      </w:pPr>
    </w:p>
    <w:p w14:paraId="2A452291" w14:textId="379D9D94" w:rsidR="008F7A69" w:rsidRPr="00BB710F" w:rsidRDefault="008F7A69" w:rsidP="007E40E4">
      <w:pPr>
        <w:pStyle w:val="HTMLPreformatted"/>
        <w:numPr>
          <w:ilvl w:val="0"/>
          <w:numId w:val="1"/>
        </w:numPr>
        <w:tabs>
          <w:tab w:val="clear" w:pos="916"/>
          <w:tab w:val="clear" w:pos="1832"/>
          <w:tab w:val="clear" w:pos="2748"/>
          <w:tab w:val="clear" w:pos="3664"/>
          <w:tab w:val="clear" w:pos="4580"/>
          <w:tab w:val="clear" w:pos="5496"/>
          <w:tab w:val="clear" w:pos="6412"/>
          <w:tab w:val="clear" w:pos="7328"/>
          <w:tab w:val="clear" w:pos="9160"/>
          <w:tab w:val="left" w:pos="1134"/>
        </w:tabs>
        <w:ind w:left="567" w:hanging="567"/>
        <w:jc w:val="both"/>
        <w:rPr>
          <w:rFonts w:ascii="Times New Roman" w:hAnsi="Times New Roman" w:cs="Times New Roman"/>
        </w:rPr>
      </w:pPr>
      <w:proofErr w:type="spellStart"/>
      <w:r w:rsidRPr="00BB710F">
        <w:rPr>
          <w:rFonts w:ascii="Times New Roman" w:hAnsi="Times New Roman" w:cs="Times New Roman"/>
          <w:b/>
        </w:rPr>
        <w:t>InterGlobe</w:t>
      </w:r>
      <w:proofErr w:type="spellEnd"/>
      <w:r w:rsidRPr="00BB710F">
        <w:rPr>
          <w:rFonts w:ascii="Times New Roman" w:hAnsi="Times New Roman" w:cs="Times New Roman"/>
          <w:b/>
        </w:rPr>
        <w:t xml:space="preserve"> Aviation Limited</w:t>
      </w:r>
      <w:r w:rsidRPr="00BB710F">
        <w:rPr>
          <w:rFonts w:ascii="Times New Roman" w:hAnsi="Times New Roman" w:cs="Times New Roman"/>
        </w:rPr>
        <w:t xml:space="preserve">, a company incorporated under the Companies Act, 1956, having its registered office at </w:t>
      </w:r>
      <w:r w:rsidR="005A0514" w:rsidRPr="00BB710F">
        <w:rPr>
          <w:rFonts w:ascii="Times New Roman" w:hAnsi="Times New Roman" w:cs="Times New Roman"/>
        </w:rPr>
        <w:t xml:space="preserve">Upper Ground Floor, Thapar House, Gate no. 2, Western Wing, 124 </w:t>
      </w:r>
      <w:proofErr w:type="spellStart"/>
      <w:r w:rsidR="005A0514" w:rsidRPr="00BB710F">
        <w:rPr>
          <w:rFonts w:ascii="Times New Roman" w:hAnsi="Times New Roman" w:cs="Times New Roman"/>
        </w:rPr>
        <w:t>Janpath</w:t>
      </w:r>
      <w:proofErr w:type="spellEnd"/>
      <w:r w:rsidR="005A0514" w:rsidRPr="00BB710F">
        <w:rPr>
          <w:rFonts w:ascii="Times New Roman" w:hAnsi="Times New Roman" w:cs="Times New Roman"/>
        </w:rPr>
        <w:t xml:space="preserve">, New Delhi-110001, India </w:t>
      </w:r>
      <w:r w:rsidR="00C60F69" w:rsidRPr="00BB710F">
        <w:rPr>
          <w:rFonts w:ascii="Times New Roman" w:hAnsi="Times New Roman" w:cs="Times New Roman"/>
        </w:rPr>
        <w:t>(</w:t>
      </w:r>
      <w:r w:rsidRPr="00BB710F">
        <w:rPr>
          <w:rFonts w:ascii="Times New Roman" w:hAnsi="Times New Roman" w:cs="Times New Roman"/>
        </w:rPr>
        <w:t>hereinafter referred to as “</w:t>
      </w:r>
      <w:r w:rsidRPr="00BB710F">
        <w:rPr>
          <w:rFonts w:ascii="Times New Roman" w:hAnsi="Times New Roman" w:cs="Times New Roman"/>
          <w:b/>
        </w:rPr>
        <w:t>IndiGo</w:t>
      </w:r>
      <w:r w:rsidRPr="00BB710F">
        <w:rPr>
          <w:rFonts w:ascii="Times New Roman" w:hAnsi="Times New Roman" w:cs="Times New Roman"/>
        </w:rPr>
        <w:t>”</w:t>
      </w:r>
      <w:r w:rsidR="00A77F9B" w:rsidRPr="00BB710F">
        <w:rPr>
          <w:rFonts w:ascii="Times New Roman" w:hAnsi="Times New Roman" w:cs="Times New Roman"/>
        </w:rPr>
        <w:t xml:space="preserve"> or “</w:t>
      </w:r>
      <w:r w:rsidR="00A77F9B" w:rsidRPr="00BB710F">
        <w:rPr>
          <w:rFonts w:ascii="Times New Roman" w:hAnsi="Times New Roman" w:cs="Times New Roman"/>
          <w:b/>
        </w:rPr>
        <w:t>Customer</w:t>
      </w:r>
      <w:r w:rsidR="00A77F9B" w:rsidRPr="00BB710F">
        <w:rPr>
          <w:rFonts w:ascii="Times New Roman" w:hAnsi="Times New Roman" w:cs="Times New Roman"/>
        </w:rPr>
        <w:t>”</w:t>
      </w:r>
      <w:r w:rsidRPr="00BB710F">
        <w:rPr>
          <w:rFonts w:ascii="Times New Roman" w:hAnsi="Times New Roman" w:cs="Times New Roman"/>
        </w:rPr>
        <w:t xml:space="preserve"> which expression shall unless repugnant to the context, mean and include its successors and permitted assigns</w:t>
      </w:r>
      <w:r w:rsidR="00C60F69" w:rsidRPr="00BB710F">
        <w:rPr>
          <w:rFonts w:ascii="Times New Roman" w:hAnsi="Times New Roman" w:cs="Times New Roman"/>
        </w:rPr>
        <w:t>)</w:t>
      </w:r>
      <w:r w:rsidRPr="00BB710F">
        <w:rPr>
          <w:rFonts w:ascii="Times New Roman" w:hAnsi="Times New Roman" w:cs="Times New Roman"/>
        </w:rPr>
        <w:t>.</w:t>
      </w:r>
    </w:p>
    <w:p w14:paraId="394BEE37" w14:textId="77777777" w:rsidR="008F7A69" w:rsidRPr="00BB710F" w:rsidRDefault="008F7A69" w:rsidP="00E34CAE">
      <w:pPr>
        <w:pStyle w:val="BodyText"/>
        <w:widowControl w:val="0"/>
        <w:spacing w:before="0" w:line="240" w:lineRule="auto"/>
        <w:rPr>
          <w:sz w:val="22"/>
          <w:szCs w:val="22"/>
        </w:rPr>
      </w:pPr>
    </w:p>
    <w:p w14:paraId="30FE9025" w14:textId="7444FFA5" w:rsidR="008F7A69" w:rsidRPr="00BB710F" w:rsidRDefault="008F7A69" w:rsidP="00E34CAE">
      <w:pPr>
        <w:pStyle w:val="BodyText"/>
        <w:widowControl w:val="0"/>
        <w:spacing w:before="0" w:line="240" w:lineRule="auto"/>
        <w:rPr>
          <w:sz w:val="22"/>
          <w:szCs w:val="22"/>
        </w:rPr>
      </w:pPr>
      <w:r w:rsidRPr="00BB710F">
        <w:rPr>
          <w:sz w:val="22"/>
          <w:szCs w:val="22"/>
        </w:rPr>
        <w:t xml:space="preserve">Where ever the context so requires, </w:t>
      </w:r>
      <w:r w:rsidR="00411336" w:rsidRPr="00BB710F">
        <w:rPr>
          <w:sz w:val="22"/>
          <w:szCs w:val="22"/>
        </w:rPr>
        <w:t>Service Provider</w:t>
      </w:r>
      <w:r w:rsidRPr="00BB710F">
        <w:rPr>
          <w:sz w:val="22"/>
          <w:szCs w:val="22"/>
        </w:rPr>
        <w:t xml:space="preserve"> and </w:t>
      </w:r>
      <w:r w:rsidR="00913132" w:rsidRPr="00BB710F">
        <w:rPr>
          <w:sz w:val="22"/>
          <w:szCs w:val="22"/>
        </w:rPr>
        <w:t>IndiGo</w:t>
      </w:r>
      <w:r w:rsidRPr="00BB710F">
        <w:rPr>
          <w:sz w:val="22"/>
          <w:szCs w:val="22"/>
        </w:rPr>
        <w:t xml:space="preserve"> are individually referred to as “</w:t>
      </w:r>
      <w:r w:rsidRPr="00BB710F">
        <w:rPr>
          <w:b/>
          <w:sz w:val="22"/>
          <w:szCs w:val="22"/>
        </w:rPr>
        <w:t>Party</w:t>
      </w:r>
      <w:r w:rsidRPr="00BB710F">
        <w:rPr>
          <w:sz w:val="22"/>
          <w:szCs w:val="22"/>
        </w:rPr>
        <w:t>” and collectively as “</w:t>
      </w:r>
      <w:r w:rsidRPr="00BB710F">
        <w:rPr>
          <w:b/>
          <w:sz w:val="22"/>
          <w:szCs w:val="22"/>
        </w:rPr>
        <w:t>Parties</w:t>
      </w:r>
      <w:r w:rsidRPr="00BB710F">
        <w:rPr>
          <w:sz w:val="22"/>
          <w:szCs w:val="22"/>
        </w:rPr>
        <w:t>”.</w:t>
      </w:r>
      <w:r w:rsidR="000F7F0D" w:rsidRPr="00BB710F">
        <w:rPr>
          <w:sz w:val="22"/>
          <w:szCs w:val="22"/>
        </w:rPr>
        <w:t xml:space="preserve"> </w:t>
      </w:r>
    </w:p>
    <w:p w14:paraId="30EC9EF4" w14:textId="77777777" w:rsidR="008F7A69" w:rsidRPr="00BB710F" w:rsidRDefault="008F7A69" w:rsidP="00E34CAE">
      <w:pPr>
        <w:spacing w:after="0" w:line="240" w:lineRule="auto"/>
        <w:rPr>
          <w:rFonts w:ascii="Times New Roman" w:hAnsi="Times New Roman" w:cs="Times New Roman"/>
        </w:rPr>
      </w:pPr>
    </w:p>
    <w:p w14:paraId="009AC35F" w14:textId="77777777" w:rsidR="008F7A69" w:rsidRPr="00BB710F" w:rsidRDefault="008F7A69" w:rsidP="00E34CAE">
      <w:pPr>
        <w:spacing w:after="0" w:line="240" w:lineRule="auto"/>
        <w:rPr>
          <w:rFonts w:ascii="Times New Roman" w:hAnsi="Times New Roman" w:cs="Times New Roman"/>
          <w:b/>
        </w:rPr>
      </w:pPr>
      <w:r w:rsidRPr="00BB710F">
        <w:rPr>
          <w:rFonts w:ascii="Times New Roman" w:hAnsi="Times New Roman" w:cs="Times New Roman"/>
          <w:b/>
        </w:rPr>
        <w:t>RECITALS:</w:t>
      </w:r>
    </w:p>
    <w:p w14:paraId="4C45C6FD" w14:textId="77777777" w:rsidR="008F7A69" w:rsidRPr="00BB710F" w:rsidRDefault="008F7A69" w:rsidP="00E34CAE">
      <w:pPr>
        <w:spacing w:after="0" w:line="240" w:lineRule="auto"/>
        <w:rPr>
          <w:rFonts w:ascii="Times New Roman" w:hAnsi="Times New Roman" w:cs="Times New Roman"/>
          <w:b/>
        </w:rPr>
      </w:pPr>
    </w:p>
    <w:p w14:paraId="2BEFA996" w14:textId="0F5F9CB5" w:rsidR="008F7A69" w:rsidRPr="002F276E" w:rsidRDefault="00411336" w:rsidP="0031506C">
      <w:pPr>
        <w:pStyle w:val="HTMLPreformatted"/>
        <w:numPr>
          <w:ilvl w:val="0"/>
          <w:numId w:val="28"/>
        </w:numPr>
        <w:tabs>
          <w:tab w:val="clear" w:pos="916"/>
          <w:tab w:val="left" w:pos="1134"/>
        </w:tabs>
        <w:ind w:left="540" w:hanging="540"/>
        <w:jc w:val="both"/>
        <w:rPr>
          <w:rFonts w:ascii="Times New Roman" w:hAnsi="Times New Roman" w:cs="Times New Roman"/>
        </w:rPr>
      </w:pPr>
      <w:commentRangeStart w:id="1"/>
      <w:r w:rsidRPr="002F276E">
        <w:rPr>
          <w:rFonts w:ascii="Times New Roman" w:hAnsi="Times New Roman" w:cs="Times New Roman"/>
        </w:rPr>
        <w:t>The Service Provider</w:t>
      </w:r>
      <w:r w:rsidR="008F7A69" w:rsidRPr="002F276E">
        <w:rPr>
          <w:rFonts w:ascii="Times New Roman" w:hAnsi="Times New Roman" w:cs="Times New Roman"/>
        </w:rPr>
        <w:t xml:space="preserve"> is</w:t>
      </w:r>
      <w:r w:rsidRPr="002F276E">
        <w:rPr>
          <w:rFonts w:ascii="Times New Roman" w:hAnsi="Times New Roman" w:cs="Times New Roman"/>
        </w:rPr>
        <w:t xml:space="preserve"> engaged</w:t>
      </w:r>
      <w:r w:rsidR="008F7A69" w:rsidRPr="002F276E">
        <w:rPr>
          <w:rFonts w:ascii="Times New Roman" w:hAnsi="Times New Roman" w:cs="Times New Roman"/>
        </w:rPr>
        <w:t xml:space="preserve"> in the business of developing software and providing </w:t>
      </w:r>
      <w:r w:rsidR="006B469B" w:rsidRPr="002F276E">
        <w:rPr>
          <w:rFonts w:ascii="Times New Roman" w:hAnsi="Times New Roman" w:cs="Times New Roman"/>
        </w:rPr>
        <w:t xml:space="preserve">software </w:t>
      </w:r>
      <w:r w:rsidR="008F7A69" w:rsidRPr="002F276E">
        <w:rPr>
          <w:rFonts w:ascii="Times New Roman" w:hAnsi="Times New Roman" w:cs="Times New Roman"/>
        </w:rPr>
        <w:t>relate</w:t>
      </w:r>
      <w:r w:rsidR="006B469B" w:rsidRPr="002F276E">
        <w:rPr>
          <w:rFonts w:ascii="Times New Roman" w:hAnsi="Times New Roman" w:cs="Times New Roman"/>
        </w:rPr>
        <w:t>d services to various corporate customers</w:t>
      </w:r>
      <w:r w:rsidR="008F7A69" w:rsidRPr="002F276E">
        <w:rPr>
          <w:rFonts w:ascii="Times New Roman" w:hAnsi="Times New Roman" w:cs="Times New Roman"/>
        </w:rPr>
        <w:t xml:space="preserve">. </w:t>
      </w:r>
      <w:r w:rsidRPr="002F276E">
        <w:rPr>
          <w:rFonts w:ascii="Times New Roman" w:hAnsi="Times New Roman" w:cs="Times New Roman"/>
        </w:rPr>
        <w:t>Service Provider</w:t>
      </w:r>
      <w:r w:rsidR="008F7A69" w:rsidRPr="002F276E">
        <w:rPr>
          <w:rFonts w:ascii="Times New Roman" w:hAnsi="Times New Roman" w:cs="Times New Roman"/>
        </w:rPr>
        <w:t xml:space="preserve"> has developed the Software (</w:t>
      </w:r>
      <w:r w:rsidR="008F7A69" w:rsidRPr="002F276E">
        <w:rPr>
          <w:rFonts w:ascii="Times New Roman" w:hAnsi="Times New Roman" w:cs="Times New Roman"/>
          <w:i/>
        </w:rPr>
        <w:t>as defined below</w:t>
      </w:r>
      <w:r w:rsidR="00913132" w:rsidRPr="002F276E">
        <w:rPr>
          <w:rFonts w:ascii="Times New Roman" w:hAnsi="Times New Roman" w:cs="Times New Roman"/>
        </w:rPr>
        <w:t xml:space="preserve">) </w:t>
      </w:r>
      <w:r w:rsidR="000F7F0D" w:rsidRPr="002F276E">
        <w:rPr>
          <w:rFonts w:ascii="Times New Roman" w:hAnsi="Times New Roman" w:cs="Times New Roman"/>
        </w:rPr>
        <w:t>for</w:t>
      </w:r>
      <w:r w:rsidR="003A2F3B" w:rsidRPr="002F276E">
        <w:rPr>
          <w:rFonts w:ascii="Times New Roman" w:hAnsi="Times New Roman" w:cs="Times New Roman"/>
        </w:rPr>
        <w:t xml:space="preserve"> B2C Entity Identity Resolution, customer identity reconciliation, duplicate detection, unified customer profile management and related identity management services</w:t>
      </w:r>
      <w:r w:rsidR="006B469B" w:rsidRPr="002F276E">
        <w:rPr>
          <w:rFonts w:ascii="Times New Roman" w:hAnsi="Times New Roman" w:cs="Times New Roman"/>
        </w:rPr>
        <w:t xml:space="preserve"> and</w:t>
      </w:r>
      <w:r w:rsidR="00C1074A" w:rsidRPr="002F276E">
        <w:rPr>
          <w:rFonts w:ascii="Times New Roman" w:hAnsi="Times New Roman" w:cs="Times New Roman"/>
        </w:rPr>
        <w:t xml:space="preserve"> </w:t>
      </w:r>
      <w:r w:rsidR="006B469B" w:rsidRPr="002F276E">
        <w:rPr>
          <w:rFonts w:ascii="Times New Roman" w:hAnsi="Times New Roman" w:cs="Times New Roman"/>
        </w:rPr>
        <w:t>offers managed services in relation to such Software to customers, hosted on</w:t>
      </w:r>
      <w:r w:rsidR="003A2F3B" w:rsidRPr="002F276E">
        <w:rPr>
          <w:rFonts w:ascii="Times New Roman" w:hAnsi="Times New Roman" w:cs="Times New Roman"/>
        </w:rPr>
        <w:t xml:space="preserve"> the Service Provider's cloud infrastructure or where agreed on the Customer's infrastructure in accordance with the Agreement</w:t>
      </w:r>
      <w:r w:rsidR="002F276E" w:rsidRPr="002F276E">
        <w:rPr>
          <w:rFonts w:ascii="Times New Roman" w:hAnsi="Times New Roman" w:cs="Times New Roman"/>
          <w:i/>
        </w:rPr>
        <w:t>.</w:t>
      </w:r>
      <w:commentRangeEnd w:id="1"/>
      <w:r w:rsidR="006C7794" w:rsidRPr="002F276E">
        <w:rPr>
          <w:rStyle w:val="CommentReference"/>
          <w:rFonts w:ascii="Times New Roman" w:hAnsi="Times New Roman" w:cs="Times New Roman"/>
          <w:sz w:val="22"/>
          <w:szCs w:val="22"/>
        </w:rPr>
        <w:commentReference w:id="1"/>
      </w:r>
    </w:p>
    <w:p w14:paraId="03C11EE1" w14:textId="77777777" w:rsidR="008F5F26" w:rsidRPr="002F276E" w:rsidRDefault="008F5F26" w:rsidP="00194D4B">
      <w:pPr>
        <w:pStyle w:val="HTMLPreformatted"/>
        <w:tabs>
          <w:tab w:val="clear" w:pos="916"/>
          <w:tab w:val="left" w:pos="1134"/>
        </w:tabs>
        <w:jc w:val="both"/>
        <w:rPr>
          <w:rFonts w:ascii="Times New Roman" w:hAnsi="Times New Roman" w:cs="Times New Roman"/>
        </w:rPr>
      </w:pPr>
    </w:p>
    <w:p w14:paraId="373E92C1" w14:textId="6C8C24E0" w:rsidR="008F7A69" w:rsidRPr="002F276E" w:rsidRDefault="002F4A53" w:rsidP="0031506C">
      <w:pPr>
        <w:pStyle w:val="HTMLPreformatted"/>
        <w:numPr>
          <w:ilvl w:val="0"/>
          <w:numId w:val="28"/>
        </w:numPr>
        <w:tabs>
          <w:tab w:val="clear" w:pos="916"/>
          <w:tab w:val="left" w:pos="1134"/>
        </w:tabs>
        <w:ind w:left="540" w:hanging="540"/>
        <w:jc w:val="both"/>
        <w:rPr>
          <w:rFonts w:ascii="Times New Roman" w:hAnsi="Times New Roman" w:cs="Times New Roman"/>
        </w:rPr>
      </w:pPr>
      <w:r w:rsidRPr="002F276E">
        <w:rPr>
          <w:rFonts w:ascii="Times New Roman" w:hAnsi="Times New Roman" w:cs="Times New Roman"/>
        </w:rPr>
        <w:t xml:space="preserve">The </w:t>
      </w:r>
      <w:r w:rsidR="008F7A69" w:rsidRPr="002F276E">
        <w:rPr>
          <w:rFonts w:ascii="Times New Roman" w:hAnsi="Times New Roman" w:cs="Times New Roman"/>
        </w:rPr>
        <w:t>Customer is in the business of operating a scheduled airline</w:t>
      </w:r>
      <w:r w:rsidRPr="002F276E">
        <w:rPr>
          <w:rFonts w:ascii="Times New Roman" w:hAnsi="Times New Roman" w:cs="Times New Roman"/>
        </w:rPr>
        <w:t xml:space="preserve">, </w:t>
      </w:r>
      <w:r w:rsidR="00411336" w:rsidRPr="002F276E">
        <w:rPr>
          <w:rFonts w:ascii="Times New Roman" w:hAnsi="Times New Roman" w:cs="Times New Roman"/>
        </w:rPr>
        <w:t>within and outside India</w:t>
      </w:r>
      <w:r w:rsidR="008F7A69" w:rsidRPr="002F276E">
        <w:rPr>
          <w:rFonts w:ascii="Times New Roman" w:hAnsi="Times New Roman" w:cs="Times New Roman"/>
        </w:rPr>
        <w:t>.</w:t>
      </w:r>
      <w:r w:rsidRPr="002F276E">
        <w:rPr>
          <w:rFonts w:ascii="Times New Roman" w:hAnsi="Times New Roman" w:cs="Times New Roman"/>
        </w:rPr>
        <w:t xml:space="preserve"> The</w:t>
      </w:r>
      <w:r w:rsidR="008F7A69" w:rsidRPr="002F276E">
        <w:rPr>
          <w:rFonts w:ascii="Times New Roman" w:hAnsi="Times New Roman" w:cs="Times New Roman"/>
        </w:rPr>
        <w:t xml:space="preserve"> Customer</w:t>
      </w:r>
      <w:r w:rsidRPr="002F276E">
        <w:rPr>
          <w:rFonts w:ascii="Times New Roman" w:hAnsi="Times New Roman" w:cs="Times New Roman"/>
        </w:rPr>
        <w:t xml:space="preserve"> requires a </w:t>
      </w:r>
      <w:r w:rsidR="00E51129" w:rsidRPr="002F276E">
        <w:rPr>
          <w:rFonts w:ascii="Times New Roman" w:hAnsi="Times New Roman" w:cs="Times New Roman"/>
        </w:rPr>
        <w:t xml:space="preserve">software solution to </w:t>
      </w:r>
      <w:r w:rsidR="003A2F3B" w:rsidRPr="002F276E">
        <w:rPr>
          <w:rFonts w:ascii="Times New Roman" w:hAnsi="Times New Roman" w:cs="Times New Roman"/>
        </w:rPr>
        <w:t xml:space="preserve">identify, reconcile and eliminate duplicate customer identities, create a unified customer profile, synchronize customer identity data across Microsoft Azure </w:t>
      </w:r>
      <w:proofErr w:type="spellStart"/>
      <w:r w:rsidR="003A2F3B" w:rsidRPr="002F276E">
        <w:rPr>
          <w:rFonts w:ascii="Times New Roman" w:hAnsi="Times New Roman" w:cs="Times New Roman"/>
        </w:rPr>
        <w:t>Entra</w:t>
      </w:r>
      <w:proofErr w:type="spellEnd"/>
      <w:r w:rsidR="003A2F3B" w:rsidRPr="002F276E">
        <w:rPr>
          <w:rFonts w:ascii="Times New Roman" w:hAnsi="Times New Roman" w:cs="Times New Roman"/>
        </w:rPr>
        <w:t xml:space="preserve"> (CIAM), </w:t>
      </w:r>
      <w:proofErr w:type="spellStart"/>
      <w:r w:rsidR="003A2F3B" w:rsidRPr="002F276E">
        <w:rPr>
          <w:rFonts w:ascii="Times New Roman" w:hAnsi="Times New Roman" w:cs="Times New Roman"/>
        </w:rPr>
        <w:t>Navitaire</w:t>
      </w:r>
      <w:proofErr w:type="spellEnd"/>
      <w:r w:rsidR="003A2F3B" w:rsidRPr="002F276E">
        <w:rPr>
          <w:rFonts w:ascii="Times New Roman" w:hAnsi="Times New Roman" w:cs="Times New Roman"/>
        </w:rPr>
        <w:t xml:space="preserve">, Loyalty, Enterprise Data Hub (EDH) and other integrated enterprise systems, and support ongoing customer identity management </w:t>
      </w:r>
      <w:r w:rsidR="00411336" w:rsidRPr="002F276E">
        <w:rPr>
          <w:rFonts w:ascii="Times New Roman" w:hAnsi="Times New Roman" w:cs="Times New Roman"/>
        </w:rPr>
        <w:t>(“</w:t>
      </w:r>
      <w:r w:rsidR="00D66908" w:rsidRPr="002F276E">
        <w:rPr>
          <w:rFonts w:ascii="Times New Roman" w:hAnsi="Times New Roman" w:cs="Times New Roman"/>
          <w:b/>
        </w:rPr>
        <w:t>Business Unit</w:t>
      </w:r>
      <w:r w:rsidR="00411336" w:rsidRPr="002F276E">
        <w:rPr>
          <w:rFonts w:ascii="Times New Roman" w:hAnsi="Times New Roman" w:cs="Times New Roman"/>
        </w:rPr>
        <w:t>”)</w:t>
      </w:r>
      <w:r w:rsidR="008F7A69" w:rsidRPr="002F276E">
        <w:rPr>
          <w:rFonts w:ascii="Times New Roman" w:hAnsi="Times New Roman" w:cs="Times New Roman"/>
        </w:rPr>
        <w:t xml:space="preserve">. </w:t>
      </w:r>
      <w:commentRangeStart w:id="2"/>
      <w:r w:rsidR="00460965" w:rsidRPr="002F276E">
        <w:rPr>
          <w:rFonts w:ascii="Times New Roman" w:hAnsi="Times New Roman" w:cs="Times New Roman"/>
        </w:rPr>
        <w:t xml:space="preserve">The </w:t>
      </w:r>
      <w:r w:rsidR="00411336" w:rsidRPr="002F276E">
        <w:rPr>
          <w:rFonts w:ascii="Times New Roman" w:hAnsi="Times New Roman" w:cs="Times New Roman"/>
        </w:rPr>
        <w:t>Service Provider</w:t>
      </w:r>
      <w:r w:rsidR="008F7A69" w:rsidRPr="002F276E">
        <w:rPr>
          <w:rFonts w:ascii="Times New Roman" w:hAnsi="Times New Roman" w:cs="Times New Roman"/>
        </w:rPr>
        <w:t xml:space="preserve"> has approached the Customer with a proposal</w:t>
      </w:r>
      <w:r w:rsidR="00C1074A" w:rsidRPr="002F276E">
        <w:rPr>
          <w:rFonts w:ascii="Times New Roman" w:hAnsi="Times New Roman" w:cs="Times New Roman"/>
        </w:rPr>
        <w:t xml:space="preserve"> </w:t>
      </w:r>
      <w:r w:rsidR="008F7A69" w:rsidRPr="002F276E">
        <w:rPr>
          <w:rFonts w:ascii="Times New Roman" w:hAnsi="Times New Roman" w:cs="Times New Roman"/>
        </w:rPr>
        <w:t>to license the Software (</w:t>
      </w:r>
      <w:r w:rsidR="008F7A69" w:rsidRPr="002F276E">
        <w:rPr>
          <w:rFonts w:ascii="Times New Roman" w:hAnsi="Times New Roman" w:cs="Times New Roman"/>
          <w:i/>
        </w:rPr>
        <w:t>as defined below</w:t>
      </w:r>
      <w:r w:rsidR="008F7A69" w:rsidRPr="002F276E">
        <w:rPr>
          <w:rFonts w:ascii="Times New Roman" w:hAnsi="Times New Roman" w:cs="Times New Roman"/>
        </w:rPr>
        <w:t>) and provide the Services (</w:t>
      </w:r>
      <w:r w:rsidR="008F7A69" w:rsidRPr="002F276E">
        <w:rPr>
          <w:rFonts w:ascii="Times New Roman" w:hAnsi="Times New Roman" w:cs="Times New Roman"/>
          <w:i/>
        </w:rPr>
        <w:t>as defined below</w:t>
      </w:r>
      <w:r w:rsidR="008F7A69" w:rsidRPr="002F276E">
        <w:rPr>
          <w:rFonts w:ascii="Times New Roman" w:hAnsi="Times New Roman" w:cs="Times New Roman"/>
        </w:rPr>
        <w:t xml:space="preserve">) to enable the Customer </w:t>
      </w:r>
      <w:r w:rsidR="00D606C5" w:rsidRPr="002F276E">
        <w:rPr>
          <w:rFonts w:ascii="Times New Roman" w:hAnsi="Times New Roman" w:cs="Times New Roman"/>
        </w:rPr>
        <w:t xml:space="preserve">to </w:t>
      </w:r>
      <w:r w:rsidR="008F7A69" w:rsidRPr="002F276E">
        <w:rPr>
          <w:rFonts w:ascii="Times New Roman" w:hAnsi="Times New Roman" w:cs="Times New Roman"/>
        </w:rPr>
        <w:t xml:space="preserve">effectively </w:t>
      </w:r>
      <w:r w:rsidR="00D606C5" w:rsidRPr="002F276E">
        <w:rPr>
          <w:rFonts w:ascii="Times New Roman" w:hAnsi="Times New Roman" w:cs="Times New Roman"/>
        </w:rPr>
        <w:t xml:space="preserve">manage </w:t>
      </w:r>
      <w:r w:rsidR="008F7A69" w:rsidRPr="002F276E">
        <w:rPr>
          <w:rFonts w:ascii="Times New Roman" w:hAnsi="Times New Roman" w:cs="Times New Roman"/>
        </w:rPr>
        <w:t xml:space="preserve">and </w:t>
      </w:r>
      <w:r w:rsidR="00411336" w:rsidRPr="002F276E">
        <w:rPr>
          <w:rFonts w:ascii="Times New Roman" w:hAnsi="Times New Roman" w:cs="Times New Roman"/>
        </w:rPr>
        <w:t>support the Business Unit</w:t>
      </w:r>
      <w:r w:rsidR="008F7A69" w:rsidRPr="002F276E">
        <w:rPr>
          <w:rFonts w:ascii="Times New Roman" w:hAnsi="Times New Roman" w:cs="Times New Roman"/>
        </w:rPr>
        <w:t>.</w:t>
      </w:r>
      <w:commentRangeEnd w:id="2"/>
      <w:r w:rsidR="001E7E5C" w:rsidRPr="002F276E">
        <w:rPr>
          <w:rStyle w:val="CommentReference"/>
          <w:rFonts w:ascii="Times New Roman" w:hAnsi="Times New Roman" w:cs="Times New Roman"/>
          <w:sz w:val="22"/>
          <w:szCs w:val="22"/>
        </w:rPr>
        <w:commentReference w:id="2"/>
      </w:r>
    </w:p>
    <w:p w14:paraId="7690D784" w14:textId="77777777" w:rsidR="00656B24" w:rsidRPr="002F276E" w:rsidRDefault="00656B24" w:rsidP="00656B24">
      <w:pPr>
        <w:pStyle w:val="HTMLPreformatted"/>
        <w:tabs>
          <w:tab w:val="clear" w:pos="916"/>
          <w:tab w:val="left" w:pos="1134"/>
        </w:tabs>
        <w:ind w:left="540"/>
        <w:jc w:val="both"/>
        <w:rPr>
          <w:rFonts w:ascii="Times New Roman" w:hAnsi="Times New Roman" w:cs="Times New Roman"/>
        </w:rPr>
      </w:pPr>
    </w:p>
    <w:p w14:paraId="2DA8E841" w14:textId="6D86DAAC" w:rsidR="00656B24" w:rsidRPr="00BB710F" w:rsidRDefault="00656B24" w:rsidP="0031506C">
      <w:pPr>
        <w:pStyle w:val="HTMLPreformatted"/>
        <w:numPr>
          <w:ilvl w:val="0"/>
          <w:numId w:val="28"/>
        </w:numPr>
        <w:tabs>
          <w:tab w:val="clear" w:pos="916"/>
          <w:tab w:val="left" w:pos="1134"/>
        </w:tabs>
        <w:ind w:left="540" w:hanging="540"/>
        <w:jc w:val="both"/>
        <w:rPr>
          <w:rFonts w:ascii="Times New Roman" w:hAnsi="Times New Roman" w:cs="Times New Roman"/>
        </w:rPr>
      </w:pPr>
      <w:bookmarkStart w:id="4" w:name="_Hlk171523970"/>
      <w:r w:rsidRPr="002F276E">
        <w:rPr>
          <w:rFonts w:ascii="Times New Roman" w:hAnsi="Times New Roman" w:cs="Times New Roman"/>
        </w:rPr>
        <w:t xml:space="preserve">The Customer had, in this regard, issued a request for proposal dated </w:t>
      </w:r>
      <w:r w:rsidR="003A2F3B" w:rsidRPr="002F276E">
        <w:rPr>
          <w:rFonts w:ascii="Times New Roman" w:hAnsi="Times New Roman" w:cs="Times New Roman"/>
          <w:color w:val="0D0D0D" w:themeColor="text1" w:themeTint="F2"/>
        </w:rPr>
        <w:t xml:space="preserve">3 March 2026 </w:t>
      </w:r>
      <w:r w:rsidRPr="002F276E">
        <w:rPr>
          <w:rFonts w:ascii="Times New Roman" w:hAnsi="Times New Roman" w:cs="Times New Roman"/>
        </w:rPr>
        <w:t>(“</w:t>
      </w:r>
      <w:r w:rsidRPr="002F276E">
        <w:rPr>
          <w:rFonts w:ascii="Times New Roman" w:hAnsi="Times New Roman" w:cs="Times New Roman"/>
          <w:b/>
        </w:rPr>
        <w:t>RFP</w:t>
      </w:r>
      <w:r w:rsidRPr="002F276E">
        <w:rPr>
          <w:rFonts w:ascii="Times New Roman" w:hAnsi="Times New Roman" w:cs="Times New Roman"/>
        </w:rPr>
        <w:t xml:space="preserve">”) to which </w:t>
      </w:r>
      <w:r w:rsidR="00460965" w:rsidRPr="002F276E">
        <w:rPr>
          <w:rFonts w:ascii="Times New Roman" w:hAnsi="Times New Roman" w:cs="Times New Roman"/>
        </w:rPr>
        <w:t xml:space="preserve">the </w:t>
      </w:r>
      <w:r w:rsidR="00411336" w:rsidRPr="002F276E">
        <w:rPr>
          <w:rFonts w:ascii="Times New Roman" w:hAnsi="Times New Roman" w:cs="Times New Roman"/>
        </w:rPr>
        <w:t>Service Provider</w:t>
      </w:r>
      <w:r w:rsidRPr="002F276E">
        <w:rPr>
          <w:rFonts w:ascii="Times New Roman" w:hAnsi="Times New Roman" w:cs="Times New Roman"/>
        </w:rPr>
        <w:t xml:space="preserve"> had submitted its proposal dated </w:t>
      </w:r>
      <w:r w:rsidR="003A2F3B" w:rsidRPr="002F276E">
        <w:rPr>
          <w:rFonts w:ascii="Times New Roman" w:hAnsi="Times New Roman" w:cs="Times New Roman"/>
          <w:color w:val="0D0D0D" w:themeColor="text1" w:themeTint="F2"/>
        </w:rPr>
        <w:t>12 March 2026</w:t>
      </w:r>
      <w:r w:rsidR="00C55075" w:rsidRPr="002F276E">
        <w:rPr>
          <w:rFonts w:ascii="Times New Roman" w:hAnsi="Times New Roman" w:cs="Times New Roman"/>
          <w:color w:val="0D0D0D" w:themeColor="text1" w:themeTint="F2"/>
        </w:rPr>
        <w:t xml:space="preserve"> </w:t>
      </w:r>
      <w:r w:rsidRPr="002F276E">
        <w:rPr>
          <w:rFonts w:ascii="Times New Roman" w:hAnsi="Times New Roman" w:cs="Times New Roman"/>
        </w:rPr>
        <w:t>(“</w:t>
      </w:r>
      <w:r w:rsidRPr="002F276E">
        <w:rPr>
          <w:rFonts w:ascii="Times New Roman" w:hAnsi="Times New Roman" w:cs="Times New Roman"/>
          <w:b/>
        </w:rPr>
        <w:t>Proposal</w:t>
      </w:r>
      <w:r w:rsidRPr="002F276E">
        <w:rPr>
          <w:rFonts w:ascii="Times New Roman" w:hAnsi="Times New Roman" w:cs="Times New Roman"/>
        </w:rPr>
        <w:t xml:space="preserve">”) for provision of the Software on license and the Services to support the Customer’s </w:t>
      </w:r>
      <w:r w:rsidR="00460965" w:rsidRPr="002F276E">
        <w:rPr>
          <w:rFonts w:ascii="Times New Roman" w:hAnsi="Times New Roman" w:cs="Times New Roman"/>
        </w:rPr>
        <w:t>Business Unit</w:t>
      </w:r>
      <w:r w:rsidRPr="002F276E">
        <w:rPr>
          <w:rFonts w:ascii="Times New Roman" w:hAnsi="Times New Roman" w:cs="Times New Roman"/>
        </w:rPr>
        <w:t>.</w:t>
      </w:r>
      <w:r w:rsidR="00460965" w:rsidRPr="00BB710F">
        <w:rPr>
          <w:rFonts w:ascii="Times New Roman" w:hAnsi="Times New Roman" w:cs="Times New Roman"/>
        </w:rPr>
        <w:t xml:space="preserve"> </w:t>
      </w:r>
    </w:p>
    <w:bookmarkEnd w:id="4"/>
    <w:p w14:paraId="43E2BE7C" w14:textId="77777777" w:rsidR="008F7A69" w:rsidRPr="00BB710F" w:rsidRDefault="008F7A69" w:rsidP="007E40E4">
      <w:pPr>
        <w:pStyle w:val="HTMLPreformatted"/>
        <w:tabs>
          <w:tab w:val="clear" w:pos="916"/>
          <w:tab w:val="left" w:pos="1134"/>
        </w:tabs>
        <w:ind w:left="567" w:hanging="567"/>
        <w:jc w:val="both"/>
        <w:rPr>
          <w:rFonts w:ascii="Times New Roman" w:hAnsi="Times New Roman" w:cs="Times New Roman"/>
        </w:rPr>
      </w:pPr>
    </w:p>
    <w:p w14:paraId="6CB26FB7" w14:textId="33B94569" w:rsidR="008F7A69" w:rsidRPr="00BB710F" w:rsidRDefault="00656B24" w:rsidP="0031506C">
      <w:pPr>
        <w:pStyle w:val="HTMLPreformatted"/>
        <w:numPr>
          <w:ilvl w:val="0"/>
          <w:numId w:val="28"/>
        </w:numPr>
        <w:tabs>
          <w:tab w:val="clear" w:pos="916"/>
          <w:tab w:val="left" w:pos="1134"/>
        </w:tabs>
        <w:ind w:left="540" w:hanging="540"/>
        <w:jc w:val="both"/>
        <w:rPr>
          <w:rFonts w:ascii="Times New Roman" w:hAnsi="Times New Roman" w:cs="Times New Roman"/>
        </w:rPr>
      </w:pPr>
      <w:r w:rsidRPr="00BB710F">
        <w:rPr>
          <w:rFonts w:ascii="Times New Roman" w:hAnsi="Times New Roman" w:cs="Times New Roman"/>
        </w:rPr>
        <w:t>Based on the information and representations provided by</w:t>
      </w:r>
      <w:r w:rsidR="00460965" w:rsidRPr="00BB710F">
        <w:rPr>
          <w:rFonts w:ascii="Times New Roman" w:hAnsi="Times New Roman" w:cs="Times New Roman"/>
        </w:rPr>
        <w:t xml:space="preserve"> the</w:t>
      </w:r>
      <w:r w:rsidRPr="00BB710F">
        <w:rPr>
          <w:rFonts w:ascii="Times New Roman" w:hAnsi="Times New Roman" w:cs="Times New Roman"/>
        </w:rPr>
        <w:t xml:space="preserve"> </w:t>
      </w:r>
      <w:r w:rsidR="00411336" w:rsidRPr="00BB710F">
        <w:rPr>
          <w:rFonts w:ascii="Times New Roman" w:hAnsi="Times New Roman" w:cs="Times New Roman"/>
        </w:rPr>
        <w:t>Service Provider</w:t>
      </w:r>
      <w:r w:rsidRPr="00BB710F">
        <w:rPr>
          <w:rFonts w:ascii="Times New Roman" w:hAnsi="Times New Roman" w:cs="Times New Roman"/>
        </w:rPr>
        <w:t xml:space="preserve"> in the Proposal,</w:t>
      </w:r>
      <w:r w:rsidR="008F7A69" w:rsidRPr="00BB710F">
        <w:rPr>
          <w:rFonts w:ascii="Times New Roman" w:hAnsi="Times New Roman" w:cs="Times New Roman"/>
        </w:rPr>
        <w:t xml:space="preserve"> </w:t>
      </w:r>
      <w:r w:rsidRPr="00BB710F">
        <w:rPr>
          <w:rFonts w:ascii="Times New Roman" w:hAnsi="Times New Roman" w:cs="Times New Roman"/>
        </w:rPr>
        <w:t xml:space="preserve">the Customer has selected </w:t>
      </w:r>
      <w:r w:rsidR="00460965" w:rsidRPr="00BB710F">
        <w:rPr>
          <w:rFonts w:ascii="Times New Roman" w:hAnsi="Times New Roman" w:cs="Times New Roman"/>
        </w:rPr>
        <w:t xml:space="preserve">the </w:t>
      </w:r>
      <w:r w:rsidR="00411336" w:rsidRPr="00BB710F">
        <w:rPr>
          <w:rFonts w:ascii="Times New Roman" w:hAnsi="Times New Roman" w:cs="Times New Roman"/>
        </w:rPr>
        <w:t>Service Provider</w:t>
      </w:r>
      <w:r w:rsidRPr="00BB710F">
        <w:rPr>
          <w:rFonts w:ascii="Times New Roman" w:hAnsi="Times New Roman" w:cs="Times New Roman"/>
        </w:rPr>
        <w:t xml:space="preserve"> for procuring the Software</w:t>
      </w:r>
      <w:r w:rsidR="008F7A69" w:rsidRPr="00BB710F">
        <w:rPr>
          <w:rFonts w:ascii="Times New Roman" w:hAnsi="Times New Roman" w:cs="Times New Roman"/>
        </w:rPr>
        <w:t xml:space="preserve"> </w:t>
      </w:r>
      <w:r w:rsidRPr="00BB710F">
        <w:rPr>
          <w:rFonts w:ascii="Times New Roman" w:hAnsi="Times New Roman" w:cs="Times New Roman"/>
        </w:rPr>
        <w:t xml:space="preserve">on license and the Services and therefore, the Parties </w:t>
      </w:r>
      <w:r w:rsidR="008F7A69" w:rsidRPr="00BB710F">
        <w:rPr>
          <w:rFonts w:ascii="Times New Roman" w:hAnsi="Times New Roman" w:cs="Times New Roman"/>
        </w:rPr>
        <w:t>are now entering into this Agreement to record the terms of Software licensing and provision of Services to the Customer by the Company.</w:t>
      </w:r>
      <w:r w:rsidR="00FB49EE" w:rsidRPr="00BB710F">
        <w:rPr>
          <w:rFonts w:ascii="Times New Roman" w:hAnsi="Times New Roman" w:cs="Times New Roman"/>
        </w:rPr>
        <w:t xml:space="preserve"> </w:t>
      </w:r>
    </w:p>
    <w:p w14:paraId="1474A310" w14:textId="77777777" w:rsidR="00053C80" w:rsidRPr="00BB710F" w:rsidRDefault="00053C80" w:rsidP="00E34CAE">
      <w:pPr>
        <w:pStyle w:val="HTMLPreformatted"/>
        <w:jc w:val="both"/>
        <w:rPr>
          <w:rFonts w:ascii="Times New Roman" w:hAnsi="Times New Roman" w:cs="Times New Roman"/>
        </w:rPr>
      </w:pPr>
    </w:p>
    <w:p w14:paraId="59A05FB9" w14:textId="77777777" w:rsidR="00053C80" w:rsidRPr="00BB710F" w:rsidRDefault="00053C80" w:rsidP="00E34CAE">
      <w:pPr>
        <w:pStyle w:val="HTMLPreformatted"/>
        <w:jc w:val="both"/>
        <w:rPr>
          <w:rFonts w:ascii="Times New Roman" w:hAnsi="Times New Roman" w:cs="Times New Roman"/>
        </w:rPr>
      </w:pPr>
      <w:r w:rsidRPr="00BB710F">
        <w:rPr>
          <w:rFonts w:ascii="Times New Roman" w:hAnsi="Times New Roman" w:cs="Times New Roman"/>
        </w:rPr>
        <w:lastRenderedPageBreak/>
        <w:t>IN CONSIDERATION OF THE MUTUAL PROMISES CONTAINED IN THIS AGREEMENT, THE PARTIES AGREE AS FOLLOWS:</w:t>
      </w:r>
    </w:p>
    <w:p w14:paraId="78851DE9" w14:textId="77777777" w:rsidR="00053C80" w:rsidRPr="00BB710F" w:rsidRDefault="00053C80" w:rsidP="00443959">
      <w:pPr>
        <w:spacing w:after="0" w:line="240" w:lineRule="auto"/>
        <w:rPr>
          <w:rFonts w:ascii="Times New Roman" w:hAnsi="Times New Roman" w:cs="Times New Roman"/>
          <w:b/>
        </w:rPr>
      </w:pPr>
    </w:p>
    <w:p w14:paraId="25D96E74" w14:textId="77777777" w:rsidR="008F7A69" w:rsidRPr="00BB710F" w:rsidRDefault="00053C80" w:rsidP="001449DE">
      <w:pPr>
        <w:pStyle w:val="ListParagraph"/>
        <w:numPr>
          <w:ilvl w:val="0"/>
          <w:numId w:val="2"/>
        </w:numPr>
        <w:spacing w:after="0" w:line="240" w:lineRule="auto"/>
        <w:ind w:left="567" w:hanging="567"/>
        <w:rPr>
          <w:rFonts w:ascii="Times New Roman" w:hAnsi="Times New Roman" w:cs="Times New Roman"/>
          <w:b/>
        </w:rPr>
      </w:pPr>
      <w:r w:rsidRPr="00BB710F">
        <w:rPr>
          <w:rFonts w:ascii="Times New Roman" w:hAnsi="Times New Roman" w:cs="Times New Roman"/>
          <w:b/>
          <w:color w:val="000000"/>
        </w:rPr>
        <w:t>Definitions and Interpretations</w:t>
      </w:r>
    </w:p>
    <w:p w14:paraId="216F26E4" w14:textId="77777777" w:rsidR="00053C80" w:rsidRPr="00BB710F" w:rsidRDefault="00053C80" w:rsidP="00E34CAE">
      <w:pPr>
        <w:pStyle w:val="ListParagraph"/>
        <w:spacing w:after="0" w:line="240" w:lineRule="auto"/>
        <w:ind w:left="360"/>
        <w:rPr>
          <w:rFonts w:ascii="Times New Roman" w:hAnsi="Times New Roman" w:cs="Times New Roman"/>
          <w:b/>
        </w:rPr>
      </w:pPr>
    </w:p>
    <w:p w14:paraId="4033CEFF" w14:textId="77777777" w:rsidR="008A26F0" w:rsidRPr="00BB710F" w:rsidRDefault="0088220C" w:rsidP="00A61A68">
      <w:pPr>
        <w:spacing w:after="0" w:line="240" w:lineRule="auto"/>
        <w:ind w:left="567" w:hanging="567"/>
        <w:rPr>
          <w:rFonts w:ascii="Times New Roman" w:hAnsi="Times New Roman" w:cs="Times New Roman"/>
          <w:i/>
        </w:rPr>
      </w:pPr>
      <w:r w:rsidRPr="00BB710F">
        <w:rPr>
          <w:rFonts w:ascii="Times New Roman" w:hAnsi="Times New Roman" w:cs="Times New Roman"/>
        </w:rPr>
        <w:t>1.1</w:t>
      </w:r>
      <w:r w:rsidRPr="00BB710F">
        <w:rPr>
          <w:rFonts w:ascii="Times New Roman" w:hAnsi="Times New Roman" w:cs="Times New Roman"/>
        </w:rPr>
        <w:tab/>
      </w:r>
      <w:r w:rsidR="008A26F0" w:rsidRPr="00BB710F">
        <w:rPr>
          <w:rFonts w:ascii="Times New Roman" w:hAnsi="Times New Roman" w:cs="Times New Roman"/>
          <w:i/>
          <w:u w:val="single"/>
        </w:rPr>
        <w:t>Definitions</w:t>
      </w:r>
    </w:p>
    <w:p w14:paraId="1E98E222" w14:textId="77777777" w:rsidR="008A26F0" w:rsidRPr="00BB710F" w:rsidRDefault="008A26F0" w:rsidP="00E34CAE">
      <w:pPr>
        <w:spacing w:after="0" w:line="240" w:lineRule="auto"/>
        <w:ind w:left="360" w:hanging="360"/>
        <w:rPr>
          <w:rFonts w:ascii="Times New Roman" w:hAnsi="Times New Roman" w:cs="Times New Roman"/>
        </w:rPr>
      </w:pPr>
    </w:p>
    <w:p w14:paraId="6A27EF7E" w14:textId="77777777" w:rsidR="00257751" w:rsidRPr="00BB710F" w:rsidRDefault="00257751" w:rsidP="00257751">
      <w:pPr>
        <w:tabs>
          <w:tab w:val="left" w:pos="1418"/>
        </w:tabs>
        <w:spacing w:after="0" w:line="240" w:lineRule="auto"/>
        <w:ind w:left="567"/>
        <w:jc w:val="both"/>
        <w:rPr>
          <w:rFonts w:ascii="Times New Roman" w:hAnsi="Times New Roman" w:cs="Times New Roman"/>
        </w:rPr>
      </w:pPr>
      <w:r w:rsidRPr="00BB710F">
        <w:rPr>
          <w:rFonts w:ascii="Times New Roman" w:hAnsi="Times New Roman" w:cs="Times New Roman"/>
        </w:rPr>
        <w:t xml:space="preserve">Unless otherwise specifically defined in this Agreement, the following </w:t>
      </w:r>
      <w:proofErr w:type="spellStart"/>
      <w:r w:rsidRPr="00BB710F">
        <w:rPr>
          <w:rFonts w:ascii="Times New Roman" w:hAnsi="Times New Roman" w:cs="Times New Roman"/>
        </w:rPr>
        <w:t>capitalised</w:t>
      </w:r>
      <w:proofErr w:type="spellEnd"/>
      <w:r w:rsidRPr="00BB710F">
        <w:rPr>
          <w:rFonts w:ascii="Times New Roman" w:hAnsi="Times New Roman" w:cs="Times New Roman"/>
        </w:rPr>
        <w:t xml:space="preserve"> terms shall have the meanings assigned to them as herein below for the purposes of this Agreement:</w:t>
      </w:r>
    </w:p>
    <w:p w14:paraId="191B9702" w14:textId="09CE6657" w:rsidR="00AE22D1" w:rsidRPr="00BB710F" w:rsidRDefault="00AE22D1" w:rsidP="0031506C">
      <w:pPr>
        <w:pStyle w:val="ListParagraph"/>
        <w:numPr>
          <w:ilvl w:val="0"/>
          <w:numId w:val="30"/>
        </w:numPr>
        <w:tabs>
          <w:tab w:val="left" w:pos="1418"/>
        </w:tabs>
        <w:spacing w:before="100" w:beforeAutospacing="1" w:after="100" w:afterAutospacing="1" w:line="240" w:lineRule="auto"/>
        <w:ind w:hanging="720"/>
        <w:jc w:val="both"/>
        <w:rPr>
          <w:rFonts w:ascii="Times New Roman" w:hAnsi="Times New Roman" w:cs="Times New Roman"/>
        </w:rPr>
      </w:pPr>
      <w:r w:rsidRPr="00BB710F">
        <w:rPr>
          <w:rFonts w:ascii="Times New Roman" w:hAnsi="Times New Roman" w:cs="Times New Roman"/>
        </w:rPr>
        <w:t>“</w:t>
      </w:r>
      <w:r w:rsidRPr="00BB710F">
        <w:rPr>
          <w:rFonts w:ascii="Times New Roman" w:hAnsi="Times New Roman" w:cs="Times New Roman"/>
          <w:b/>
        </w:rPr>
        <w:t>Agreement</w:t>
      </w:r>
      <w:r w:rsidRPr="00BB710F">
        <w:rPr>
          <w:rFonts w:ascii="Times New Roman" w:hAnsi="Times New Roman" w:cs="Times New Roman"/>
        </w:rPr>
        <w:t xml:space="preserve">” means this software license and services agreement and annexures attached to it </w:t>
      </w:r>
      <w:r w:rsidR="00C97875" w:rsidRPr="00BB710F">
        <w:rPr>
          <w:rFonts w:ascii="Times New Roman" w:hAnsi="Times New Roman" w:cs="Times New Roman"/>
        </w:rPr>
        <w:t xml:space="preserve">and </w:t>
      </w:r>
      <w:r w:rsidRPr="00BB710F">
        <w:rPr>
          <w:rFonts w:ascii="Times New Roman" w:hAnsi="Times New Roman" w:cs="Times New Roman"/>
        </w:rPr>
        <w:t xml:space="preserve">any Change </w:t>
      </w:r>
      <w:r w:rsidR="00A62EFC" w:rsidRPr="00BB710F">
        <w:rPr>
          <w:rFonts w:ascii="Times New Roman" w:hAnsi="Times New Roman" w:cs="Times New Roman"/>
        </w:rPr>
        <w:t>Order</w:t>
      </w:r>
      <w:r w:rsidR="00C97875" w:rsidRPr="00BB710F">
        <w:rPr>
          <w:rFonts w:ascii="Times New Roman" w:hAnsi="Times New Roman" w:cs="Times New Roman"/>
        </w:rPr>
        <w:t>s</w:t>
      </w:r>
      <w:r w:rsidR="00751F2B" w:rsidRPr="00BB710F">
        <w:rPr>
          <w:rFonts w:ascii="Times New Roman" w:hAnsi="Times New Roman" w:cs="Times New Roman"/>
        </w:rPr>
        <w:t>, amendment or statement of work</w:t>
      </w:r>
      <w:r w:rsidR="00A62EFC" w:rsidRPr="00BB710F">
        <w:rPr>
          <w:rFonts w:ascii="Times New Roman" w:hAnsi="Times New Roman" w:cs="Times New Roman"/>
        </w:rPr>
        <w:t xml:space="preserve"> entered pursuant to this agreement</w:t>
      </w:r>
      <w:r w:rsidRPr="00BB710F">
        <w:rPr>
          <w:rFonts w:ascii="Times New Roman" w:hAnsi="Times New Roman" w:cs="Times New Roman"/>
        </w:rPr>
        <w:t xml:space="preserve"> or any other document incorpo</w:t>
      </w:r>
      <w:r w:rsidR="00751F2B" w:rsidRPr="00BB710F">
        <w:rPr>
          <w:rFonts w:ascii="Times New Roman" w:hAnsi="Times New Roman" w:cs="Times New Roman"/>
        </w:rPr>
        <w:t>rated by reference thereto</w:t>
      </w:r>
      <w:r w:rsidRPr="00BB710F">
        <w:rPr>
          <w:rFonts w:ascii="Times New Roman" w:hAnsi="Times New Roman" w:cs="Times New Roman"/>
        </w:rPr>
        <w:t>.</w:t>
      </w:r>
    </w:p>
    <w:p w14:paraId="0A45C804" w14:textId="77777777" w:rsidR="00094218" w:rsidRPr="00BB710F" w:rsidRDefault="00094218" w:rsidP="00094218">
      <w:pPr>
        <w:pStyle w:val="ListParagraph"/>
        <w:tabs>
          <w:tab w:val="left" w:pos="1418"/>
        </w:tabs>
        <w:spacing w:before="100" w:beforeAutospacing="1" w:after="100" w:afterAutospacing="1" w:line="240" w:lineRule="auto"/>
        <w:jc w:val="both"/>
        <w:rPr>
          <w:rFonts w:ascii="Times New Roman" w:hAnsi="Times New Roman" w:cs="Times New Roman"/>
        </w:rPr>
      </w:pPr>
      <w:bookmarkStart w:id="5" w:name="_Toc474418680"/>
      <w:bookmarkStart w:id="6" w:name="_Toc475709301"/>
      <w:bookmarkStart w:id="7" w:name="_Toc478655613"/>
    </w:p>
    <w:p w14:paraId="3216F0BC" w14:textId="217FCD90" w:rsidR="00094218" w:rsidRPr="00CD382F" w:rsidRDefault="007360C9" w:rsidP="0031506C">
      <w:pPr>
        <w:pStyle w:val="ListParagraph"/>
        <w:numPr>
          <w:ilvl w:val="0"/>
          <w:numId w:val="30"/>
        </w:numPr>
        <w:tabs>
          <w:tab w:val="left" w:pos="1418"/>
        </w:tabs>
        <w:spacing w:before="100" w:beforeAutospacing="1" w:after="100" w:afterAutospacing="1" w:line="240" w:lineRule="auto"/>
        <w:ind w:hanging="720"/>
        <w:jc w:val="both"/>
        <w:rPr>
          <w:rFonts w:ascii="Times New Roman" w:hAnsi="Times New Roman" w:cs="Times New Roman"/>
        </w:rPr>
      </w:pPr>
      <w:r w:rsidRPr="00CD382F">
        <w:rPr>
          <w:rFonts w:ascii="Times New Roman" w:hAnsi="Times New Roman" w:cs="Times New Roman"/>
        </w:rPr>
        <w:t>“</w:t>
      </w:r>
      <w:r w:rsidRPr="00CD382F">
        <w:rPr>
          <w:rFonts w:ascii="Times New Roman" w:hAnsi="Times New Roman" w:cs="Times New Roman"/>
          <w:b/>
        </w:rPr>
        <w:t>API</w:t>
      </w:r>
      <w:r w:rsidRPr="00CD382F">
        <w:rPr>
          <w:rFonts w:ascii="Times New Roman" w:hAnsi="Times New Roman" w:cs="Times New Roman"/>
        </w:rPr>
        <w:t>” means application programming interface.</w:t>
      </w:r>
    </w:p>
    <w:p w14:paraId="399DD944" w14:textId="77777777" w:rsidR="00476D53" w:rsidRPr="00BB710F" w:rsidRDefault="00476D53" w:rsidP="00476D53">
      <w:pPr>
        <w:pStyle w:val="ListParagraph"/>
        <w:rPr>
          <w:rFonts w:ascii="Times New Roman" w:hAnsi="Times New Roman" w:cs="Times New Roman"/>
        </w:rPr>
      </w:pPr>
    </w:p>
    <w:p w14:paraId="33EBC361" w14:textId="2B4B5248" w:rsidR="00081FB6" w:rsidRPr="00BB710F" w:rsidRDefault="00081FB6" w:rsidP="0031506C">
      <w:pPr>
        <w:pStyle w:val="ListParagraph"/>
        <w:numPr>
          <w:ilvl w:val="0"/>
          <w:numId w:val="30"/>
        </w:numPr>
        <w:tabs>
          <w:tab w:val="left" w:pos="1418"/>
        </w:tabs>
        <w:spacing w:before="100" w:beforeAutospacing="1" w:after="100" w:afterAutospacing="1" w:line="240" w:lineRule="auto"/>
        <w:ind w:hanging="720"/>
        <w:jc w:val="both"/>
        <w:rPr>
          <w:rFonts w:ascii="Times New Roman" w:hAnsi="Times New Roman" w:cs="Times New Roman"/>
        </w:rPr>
      </w:pPr>
      <w:r w:rsidRPr="00BB710F">
        <w:rPr>
          <w:rFonts w:ascii="Times New Roman" w:hAnsi="Times New Roman" w:cs="Times New Roman"/>
        </w:rPr>
        <w:t>“</w:t>
      </w:r>
      <w:r w:rsidRPr="00BB710F">
        <w:rPr>
          <w:rFonts w:ascii="Times New Roman" w:hAnsi="Times New Roman" w:cs="Times New Roman"/>
          <w:b/>
        </w:rPr>
        <w:t>Blueprint Document</w:t>
      </w:r>
      <w:r w:rsidRPr="00BB710F">
        <w:rPr>
          <w:rFonts w:ascii="Times New Roman" w:hAnsi="Times New Roman" w:cs="Times New Roman"/>
        </w:rPr>
        <w:t>” shall have the meaning assigned to such term under Clause 2.2.1(b).</w:t>
      </w:r>
    </w:p>
    <w:p w14:paraId="76B32133" w14:textId="351E2760" w:rsidR="00081FB6" w:rsidRPr="00BB710F" w:rsidRDefault="00081FB6" w:rsidP="00094218">
      <w:pPr>
        <w:pStyle w:val="ListParagraph"/>
        <w:tabs>
          <w:tab w:val="left" w:pos="360"/>
        </w:tabs>
        <w:spacing w:before="100" w:beforeAutospacing="1" w:after="100" w:afterAutospacing="1" w:line="240" w:lineRule="auto"/>
        <w:jc w:val="both"/>
        <w:rPr>
          <w:rFonts w:ascii="Times New Roman" w:hAnsi="Times New Roman" w:cs="Times New Roman"/>
        </w:rPr>
      </w:pPr>
    </w:p>
    <w:p w14:paraId="510D8DDF" w14:textId="77777777" w:rsidR="004E5C72" w:rsidRPr="00BB710F" w:rsidRDefault="004E5C72" w:rsidP="0031506C">
      <w:pPr>
        <w:pStyle w:val="ListParagraph"/>
        <w:numPr>
          <w:ilvl w:val="0"/>
          <w:numId w:val="30"/>
        </w:numPr>
        <w:tabs>
          <w:tab w:val="left" w:pos="1418"/>
        </w:tabs>
        <w:spacing w:before="100" w:beforeAutospacing="1" w:after="100" w:afterAutospacing="1" w:line="240" w:lineRule="auto"/>
        <w:ind w:hanging="720"/>
        <w:jc w:val="both"/>
        <w:rPr>
          <w:rFonts w:ascii="Times New Roman" w:hAnsi="Times New Roman" w:cs="Times New Roman"/>
        </w:rPr>
      </w:pPr>
      <w:r w:rsidRPr="00BB710F">
        <w:rPr>
          <w:rFonts w:ascii="Times New Roman" w:hAnsi="Times New Roman" w:cs="Times New Roman"/>
        </w:rPr>
        <w:t>“</w:t>
      </w:r>
      <w:r w:rsidR="00EF06FF" w:rsidRPr="00BB710F">
        <w:rPr>
          <w:rFonts w:ascii="Times New Roman" w:hAnsi="Times New Roman" w:cs="Times New Roman"/>
          <w:b/>
        </w:rPr>
        <w:t>Blueprint</w:t>
      </w:r>
      <w:r w:rsidRPr="00BB710F">
        <w:rPr>
          <w:rFonts w:ascii="Times New Roman" w:hAnsi="Times New Roman" w:cs="Times New Roman"/>
          <w:b/>
        </w:rPr>
        <w:t xml:space="preserve"> Phase</w:t>
      </w:r>
      <w:r w:rsidRPr="00BB710F">
        <w:rPr>
          <w:rFonts w:ascii="Times New Roman" w:hAnsi="Times New Roman" w:cs="Times New Roman"/>
        </w:rPr>
        <w:t xml:space="preserve">” shall have the meaning assigned to such term under </w:t>
      </w:r>
      <w:r w:rsidR="00A42A18" w:rsidRPr="00BB710F">
        <w:rPr>
          <w:rFonts w:ascii="Times New Roman" w:hAnsi="Times New Roman" w:cs="Times New Roman"/>
        </w:rPr>
        <w:t>Clause 2.2.1(b)</w:t>
      </w:r>
      <w:r w:rsidRPr="00BB710F">
        <w:rPr>
          <w:rFonts w:ascii="Times New Roman" w:hAnsi="Times New Roman" w:cs="Times New Roman"/>
        </w:rPr>
        <w:t>.</w:t>
      </w:r>
    </w:p>
    <w:p w14:paraId="10089708" w14:textId="77777777" w:rsidR="004E5C72" w:rsidRPr="00BB710F" w:rsidRDefault="004E5C72" w:rsidP="00094218">
      <w:pPr>
        <w:pStyle w:val="ListParagraph"/>
        <w:tabs>
          <w:tab w:val="left" w:pos="360"/>
        </w:tabs>
        <w:spacing w:before="100" w:beforeAutospacing="1" w:after="100" w:afterAutospacing="1" w:line="240" w:lineRule="auto"/>
        <w:jc w:val="both"/>
        <w:rPr>
          <w:rFonts w:ascii="Times New Roman" w:hAnsi="Times New Roman" w:cs="Times New Roman"/>
        </w:rPr>
      </w:pPr>
    </w:p>
    <w:p w14:paraId="3496BA6A" w14:textId="77777777" w:rsidR="00081FB6" w:rsidRPr="00BB710F" w:rsidRDefault="00081FB6" w:rsidP="0031506C">
      <w:pPr>
        <w:pStyle w:val="ListParagraph"/>
        <w:numPr>
          <w:ilvl w:val="0"/>
          <w:numId w:val="30"/>
        </w:numPr>
        <w:tabs>
          <w:tab w:val="left" w:pos="1418"/>
        </w:tabs>
        <w:spacing w:before="100" w:beforeAutospacing="1" w:after="100" w:afterAutospacing="1" w:line="240" w:lineRule="auto"/>
        <w:ind w:hanging="720"/>
        <w:jc w:val="both"/>
        <w:rPr>
          <w:rFonts w:ascii="Times New Roman" w:hAnsi="Times New Roman" w:cs="Times New Roman"/>
        </w:rPr>
      </w:pPr>
      <w:r w:rsidRPr="00BB710F">
        <w:rPr>
          <w:rFonts w:ascii="Times New Roman" w:hAnsi="Times New Roman" w:cs="Times New Roman"/>
        </w:rPr>
        <w:t>“</w:t>
      </w:r>
      <w:r w:rsidRPr="00BB710F">
        <w:rPr>
          <w:rFonts w:ascii="Times New Roman" w:hAnsi="Times New Roman" w:cs="Times New Roman"/>
          <w:b/>
        </w:rPr>
        <w:t>Blueprint Phase Sign Off</w:t>
      </w:r>
      <w:r w:rsidRPr="00BB710F">
        <w:rPr>
          <w:rFonts w:ascii="Times New Roman" w:hAnsi="Times New Roman" w:cs="Times New Roman"/>
        </w:rPr>
        <w:t>” shall have the meaning assigned to such term under Clause 2.2.1(b).</w:t>
      </w:r>
    </w:p>
    <w:p w14:paraId="157A4A4E" w14:textId="77777777" w:rsidR="004E5C72" w:rsidRPr="00BB710F" w:rsidRDefault="004E5C72" w:rsidP="00094218">
      <w:pPr>
        <w:pStyle w:val="ListParagraph"/>
        <w:tabs>
          <w:tab w:val="left" w:pos="360"/>
        </w:tabs>
        <w:spacing w:before="100" w:beforeAutospacing="1" w:after="100" w:afterAutospacing="1" w:line="240" w:lineRule="auto"/>
        <w:jc w:val="both"/>
        <w:rPr>
          <w:rFonts w:ascii="Times New Roman" w:hAnsi="Times New Roman" w:cs="Times New Roman"/>
        </w:rPr>
      </w:pPr>
    </w:p>
    <w:p w14:paraId="0F8144FE" w14:textId="10C6E873" w:rsidR="00AE22D1" w:rsidRPr="00BB710F" w:rsidRDefault="00AE22D1" w:rsidP="0031506C">
      <w:pPr>
        <w:pStyle w:val="ListParagraph"/>
        <w:numPr>
          <w:ilvl w:val="0"/>
          <w:numId w:val="30"/>
        </w:numPr>
        <w:tabs>
          <w:tab w:val="left" w:pos="1418"/>
        </w:tabs>
        <w:spacing w:before="100" w:beforeAutospacing="1" w:after="100" w:afterAutospacing="1" w:line="240" w:lineRule="auto"/>
        <w:ind w:hanging="720"/>
        <w:jc w:val="both"/>
        <w:rPr>
          <w:rFonts w:ascii="Times New Roman" w:hAnsi="Times New Roman" w:cs="Times New Roman"/>
        </w:rPr>
      </w:pPr>
      <w:r w:rsidRPr="00BB710F">
        <w:rPr>
          <w:rFonts w:ascii="Times New Roman" w:hAnsi="Times New Roman" w:cs="Times New Roman"/>
        </w:rPr>
        <w:t>“</w:t>
      </w:r>
      <w:r w:rsidRPr="00BB710F">
        <w:rPr>
          <w:rFonts w:ascii="Times New Roman" w:hAnsi="Times New Roman" w:cs="Times New Roman"/>
          <w:b/>
        </w:rPr>
        <w:t>Business</w:t>
      </w:r>
      <w:r w:rsidR="00C97875" w:rsidRPr="00BB710F">
        <w:rPr>
          <w:rFonts w:ascii="Times New Roman" w:hAnsi="Times New Roman" w:cs="Times New Roman"/>
          <w:b/>
        </w:rPr>
        <w:t xml:space="preserve"> Unit</w:t>
      </w:r>
      <w:r w:rsidRPr="00BB710F">
        <w:rPr>
          <w:rFonts w:ascii="Times New Roman" w:hAnsi="Times New Roman" w:cs="Times New Roman"/>
        </w:rPr>
        <w:t>” shall have the meaning assigned to such term under recital B.</w:t>
      </w:r>
      <w:r w:rsidR="004F4921" w:rsidRPr="00BB710F">
        <w:rPr>
          <w:rFonts w:ascii="Times New Roman" w:hAnsi="Times New Roman" w:cs="Times New Roman"/>
        </w:rPr>
        <w:tab/>
      </w:r>
    </w:p>
    <w:p w14:paraId="6D406FA8" w14:textId="77777777" w:rsidR="00AE22D1" w:rsidRPr="00BB710F" w:rsidRDefault="00AE22D1" w:rsidP="00094218">
      <w:pPr>
        <w:pStyle w:val="ListParagraph"/>
        <w:tabs>
          <w:tab w:val="left" w:pos="360"/>
        </w:tabs>
        <w:spacing w:before="100" w:beforeAutospacing="1" w:after="100" w:afterAutospacing="1" w:line="240" w:lineRule="auto"/>
        <w:jc w:val="both"/>
        <w:rPr>
          <w:rFonts w:ascii="Times New Roman" w:hAnsi="Times New Roman" w:cs="Times New Roman"/>
        </w:rPr>
      </w:pPr>
    </w:p>
    <w:p w14:paraId="5C086063" w14:textId="77777777" w:rsidR="00AE22D1" w:rsidRPr="00BB710F" w:rsidRDefault="00AE22D1" w:rsidP="0031506C">
      <w:pPr>
        <w:pStyle w:val="ListParagraph"/>
        <w:numPr>
          <w:ilvl w:val="0"/>
          <w:numId w:val="30"/>
        </w:numPr>
        <w:tabs>
          <w:tab w:val="left" w:pos="1418"/>
        </w:tabs>
        <w:spacing w:before="100" w:beforeAutospacing="1" w:after="100" w:afterAutospacing="1" w:line="240" w:lineRule="auto"/>
        <w:ind w:hanging="720"/>
        <w:jc w:val="both"/>
        <w:rPr>
          <w:rFonts w:ascii="Times New Roman" w:hAnsi="Times New Roman" w:cs="Times New Roman"/>
        </w:rPr>
      </w:pPr>
      <w:r w:rsidRPr="00BB710F">
        <w:rPr>
          <w:rFonts w:ascii="Times New Roman" w:hAnsi="Times New Roman" w:cs="Times New Roman"/>
        </w:rPr>
        <w:t>“</w:t>
      </w:r>
      <w:r w:rsidRPr="00BB710F">
        <w:rPr>
          <w:rFonts w:ascii="Times New Roman" w:hAnsi="Times New Roman" w:cs="Times New Roman"/>
          <w:b/>
        </w:rPr>
        <w:t>Change Order</w:t>
      </w:r>
      <w:r w:rsidRPr="00BB710F">
        <w:rPr>
          <w:rFonts w:ascii="Times New Roman" w:hAnsi="Times New Roman" w:cs="Times New Roman"/>
        </w:rPr>
        <w:t>” shall have the meaning assigned to the term in Clau</w:t>
      </w:r>
      <w:r w:rsidR="00880CD5" w:rsidRPr="00BB710F">
        <w:rPr>
          <w:rFonts w:ascii="Times New Roman" w:hAnsi="Times New Roman" w:cs="Times New Roman"/>
        </w:rPr>
        <w:t>se 2.2.5</w:t>
      </w:r>
      <w:r w:rsidRPr="00BB710F">
        <w:rPr>
          <w:rFonts w:ascii="Times New Roman" w:hAnsi="Times New Roman" w:cs="Times New Roman"/>
        </w:rPr>
        <w:t>.</w:t>
      </w:r>
    </w:p>
    <w:p w14:paraId="60D967DD" w14:textId="77777777" w:rsidR="00094218" w:rsidRPr="00BB710F" w:rsidRDefault="00094218" w:rsidP="00094218">
      <w:pPr>
        <w:pStyle w:val="ListParagraph"/>
        <w:spacing w:before="100" w:beforeAutospacing="1" w:after="100" w:afterAutospacing="1" w:line="240" w:lineRule="auto"/>
        <w:rPr>
          <w:rFonts w:ascii="Times New Roman" w:hAnsi="Times New Roman" w:cs="Times New Roman"/>
        </w:rPr>
      </w:pPr>
    </w:p>
    <w:p w14:paraId="4866A695" w14:textId="45B1A505" w:rsidR="00AE22D1" w:rsidRPr="00BB710F" w:rsidRDefault="00AE22D1" w:rsidP="0031506C">
      <w:pPr>
        <w:pStyle w:val="ListParagraph"/>
        <w:numPr>
          <w:ilvl w:val="0"/>
          <w:numId w:val="30"/>
        </w:numPr>
        <w:tabs>
          <w:tab w:val="left" w:pos="1418"/>
        </w:tabs>
        <w:spacing w:before="100" w:beforeAutospacing="1" w:after="100" w:afterAutospacing="1" w:line="240" w:lineRule="auto"/>
        <w:ind w:hanging="720"/>
        <w:jc w:val="both"/>
        <w:rPr>
          <w:rFonts w:ascii="Times New Roman" w:hAnsi="Times New Roman" w:cs="Times New Roman"/>
        </w:rPr>
      </w:pPr>
      <w:r w:rsidRPr="00BB710F">
        <w:rPr>
          <w:rFonts w:ascii="Times New Roman" w:hAnsi="Times New Roman" w:cs="Times New Roman"/>
        </w:rPr>
        <w:t>“</w:t>
      </w:r>
      <w:r w:rsidRPr="00BB710F">
        <w:rPr>
          <w:rFonts w:ascii="Times New Roman" w:hAnsi="Times New Roman" w:cs="Times New Roman"/>
          <w:b/>
        </w:rPr>
        <w:t>Charges</w:t>
      </w:r>
      <w:r w:rsidRPr="00BB710F">
        <w:rPr>
          <w:rFonts w:ascii="Times New Roman" w:hAnsi="Times New Roman" w:cs="Times New Roman"/>
        </w:rPr>
        <w:t xml:space="preserve">” shall </w:t>
      </w:r>
      <w:r w:rsidR="004E257F">
        <w:rPr>
          <w:rFonts w:ascii="Times New Roman" w:hAnsi="Times New Roman" w:cs="Times New Roman"/>
        </w:rPr>
        <w:t xml:space="preserve">mean and include the </w:t>
      </w:r>
      <w:r w:rsidR="00AB114B">
        <w:rPr>
          <w:rFonts w:ascii="Times New Roman" w:hAnsi="Times New Roman" w:cs="Times New Roman"/>
        </w:rPr>
        <w:t>rates</w:t>
      </w:r>
      <w:r w:rsidR="004E257F">
        <w:rPr>
          <w:rFonts w:ascii="Times New Roman" w:hAnsi="Times New Roman" w:cs="Times New Roman"/>
        </w:rPr>
        <w:t xml:space="preserve"> and costs </w:t>
      </w:r>
      <w:r w:rsidR="00AB114B">
        <w:rPr>
          <w:rFonts w:ascii="Times New Roman" w:hAnsi="Times New Roman" w:cs="Times New Roman"/>
        </w:rPr>
        <w:t xml:space="preserve">as </w:t>
      </w:r>
      <w:r w:rsidR="004E257F">
        <w:rPr>
          <w:rFonts w:ascii="Times New Roman" w:hAnsi="Times New Roman" w:cs="Times New Roman"/>
        </w:rPr>
        <w:t>agreed to under Annexure C</w:t>
      </w:r>
      <w:r w:rsidRPr="00BB710F">
        <w:rPr>
          <w:rFonts w:ascii="Times New Roman" w:hAnsi="Times New Roman" w:cs="Times New Roman"/>
        </w:rPr>
        <w:t>.</w:t>
      </w:r>
    </w:p>
    <w:p w14:paraId="0F7268E6" w14:textId="77777777" w:rsidR="00094218" w:rsidRPr="00BB710F" w:rsidRDefault="00094218" w:rsidP="00094218">
      <w:pPr>
        <w:pStyle w:val="ListParagraph"/>
        <w:spacing w:before="100" w:beforeAutospacing="1" w:after="100" w:afterAutospacing="1" w:line="240" w:lineRule="auto"/>
        <w:jc w:val="both"/>
        <w:rPr>
          <w:rFonts w:ascii="Times New Roman" w:hAnsi="Times New Roman" w:cs="Times New Roman"/>
        </w:rPr>
      </w:pPr>
    </w:p>
    <w:p w14:paraId="79F03843" w14:textId="77EC1D00" w:rsidR="00AE22D1" w:rsidRPr="00BB710F" w:rsidRDefault="00AE22D1" w:rsidP="0031506C">
      <w:pPr>
        <w:pStyle w:val="ListParagraph"/>
        <w:numPr>
          <w:ilvl w:val="0"/>
          <w:numId w:val="30"/>
        </w:numPr>
        <w:tabs>
          <w:tab w:val="left" w:pos="1418"/>
        </w:tabs>
        <w:spacing w:before="100" w:beforeAutospacing="1" w:after="100" w:afterAutospacing="1" w:line="240" w:lineRule="auto"/>
        <w:ind w:hanging="720"/>
        <w:jc w:val="both"/>
        <w:rPr>
          <w:rFonts w:ascii="Times New Roman" w:hAnsi="Times New Roman" w:cs="Times New Roman"/>
        </w:rPr>
      </w:pPr>
      <w:r w:rsidRPr="00BB710F">
        <w:rPr>
          <w:rFonts w:ascii="Times New Roman" w:hAnsi="Times New Roman" w:cs="Times New Roman"/>
        </w:rPr>
        <w:t>“</w:t>
      </w:r>
      <w:r w:rsidRPr="00BB710F">
        <w:rPr>
          <w:rFonts w:ascii="Times New Roman" w:hAnsi="Times New Roman" w:cs="Times New Roman"/>
          <w:b/>
        </w:rPr>
        <w:t>Competitor</w:t>
      </w:r>
      <w:r w:rsidRPr="00BB710F">
        <w:rPr>
          <w:rFonts w:ascii="Times New Roman" w:hAnsi="Times New Roman" w:cs="Times New Roman"/>
        </w:rPr>
        <w:t>”</w:t>
      </w:r>
      <w:r w:rsidRPr="00BB710F">
        <w:rPr>
          <w:rFonts w:ascii="Times New Roman" w:hAnsi="Times New Roman" w:cs="Times New Roman"/>
          <w:b/>
        </w:rPr>
        <w:t xml:space="preserve"> </w:t>
      </w:r>
      <w:r w:rsidRPr="00BB710F">
        <w:rPr>
          <w:rFonts w:ascii="Times New Roman" w:hAnsi="Times New Roman" w:cs="Times New Roman"/>
        </w:rPr>
        <w:t>means any en</w:t>
      </w:r>
      <w:r w:rsidR="007360C9" w:rsidRPr="00BB710F">
        <w:rPr>
          <w:rFonts w:ascii="Times New Roman" w:hAnsi="Times New Roman" w:cs="Times New Roman"/>
        </w:rPr>
        <w:t>tity engaged in the business of operating scheduled airline based in India</w:t>
      </w:r>
      <w:r w:rsidRPr="00BB710F">
        <w:rPr>
          <w:rFonts w:ascii="Times New Roman" w:hAnsi="Times New Roman" w:cs="Times New Roman"/>
        </w:rPr>
        <w:t xml:space="preserve"> and includes any party Controlling such entity, Controlled by such entity or under the common Control as that of such entity.</w:t>
      </w:r>
    </w:p>
    <w:bookmarkEnd w:id="5"/>
    <w:bookmarkEnd w:id="6"/>
    <w:bookmarkEnd w:id="7"/>
    <w:p w14:paraId="0FAB580E" w14:textId="77777777" w:rsidR="00AE22D1" w:rsidRPr="00BB710F" w:rsidRDefault="00AE22D1" w:rsidP="00094218">
      <w:pPr>
        <w:pStyle w:val="ListParagraph"/>
        <w:tabs>
          <w:tab w:val="left" w:pos="360"/>
        </w:tabs>
        <w:spacing w:before="100" w:beforeAutospacing="1" w:after="100" w:afterAutospacing="1" w:line="240" w:lineRule="auto"/>
        <w:jc w:val="both"/>
        <w:rPr>
          <w:rFonts w:ascii="Times New Roman" w:hAnsi="Times New Roman" w:cs="Times New Roman"/>
        </w:rPr>
      </w:pPr>
    </w:p>
    <w:p w14:paraId="3B5DD259" w14:textId="77777777" w:rsidR="00AE22D1" w:rsidRPr="00BB710F" w:rsidRDefault="00AE22D1" w:rsidP="0031506C">
      <w:pPr>
        <w:pStyle w:val="ListParagraph"/>
        <w:numPr>
          <w:ilvl w:val="0"/>
          <w:numId w:val="30"/>
        </w:numPr>
        <w:tabs>
          <w:tab w:val="left" w:pos="1418"/>
        </w:tabs>
        <w:spacing w:before="100" w:beforeAutospacing="1" w:after="100" w:afterAutospacing="1" w:line="240" w:lineRule="auto"/>
        <w:ind w:hanging="720"/>
        <w:jc w:val="both"/>
        <w:rPr>
          <w:rFonts w:ascii="Times New Roman" w:hAnsi="Times New Roman" w:cs="Times New Roman"/>
        </w:rPr>
      </w:pPr>
      <w:r w:rsidRPr="00BB710F">
        <w:rPr>
          <w:rFonts w:ascii="Times New Roman" w:hAnsi="Times New Roman" w:cs="Times New Roman"/>
        </w:rPr>
        <w:t>“</w:t>
      </w:r>
      <w:r w:rsidRPr="00BB710F">
        <w:rPr>
          <w:rFonts w:ascii="Times New Roman" w:hAnsi="Times New Roman" w:cs="Times New Roman"/>
          <w:b/>
        </w:rPr>
        <w:t>Composite Software</w:t>
      </w:r>
      <w:r w:rsidRPr="00BB710F">
        <w:rPr>
          <w:rFonts w:ascii="Times New Roman" w:hAnsi="Times New Roman" w:cs="Times New Roman"/>
        </w:rPr>
        <w:t xml:space="preserve">” means the Software incorporating Initial Enhancements as on the Effective Date and any Future Enhancements made to the Software from time to time thereafter through a Change Order. </w:t>
      </w:r>
    </w:p>
    <w:p w14:paraId="195B8231" w14:textId="77777777" w:rsidR="00AE22D1" w:rsidRPr="00BB710F" w:rsidRDefault="00AE22D1" w:rsidP="00094218">
      <w:pPr>
        <w:pStyle w:val="ListParagraph"/>
        <w:tabs>
          <w:tab w:val="left" w:pos="360"/>
        </w:tabs>
        <w:spacing w:before="100" w:beforeAutospacing="1" w:after="100" w:afterAutospacing="1" w:line="240" w:lineRule="auto"/>
        <w:jc w:val="both"/>
        <w:rPr>
          <w:rFonts w:ascii="Times New Roman" w:hAnsi="Times New Roman" w:cs="Times New Roman"/>
        </w:rPr>
      </w:pPr>
      <w:bookmarkStart w:id="8" w:name="_Toc474418681"/>
      <w:bookmarkStart w:id="9" w:name="_Toc475709302"/>
      <w:bookmarkStart w:id="10" w:name="_Toc478655614"/>
    </w:p>
    <w:p w14:paraId="669E4DD1" w14:textId="77777777" w:rsidR="00AE22D1" w:rsidRPr="00BB710F" w:rsidRDefault="00AE22D1" w:rsidP="0031506C">
      <w:pPr>
        <w:pStyle w:val="ListParagraph"/>
        <w:numPr>
          <w:ilvl w:val="0"/>
          <w:numId w:val="30"/>
        </w:numPr>
        <w:tabs>
          <w:tab w:val="left" w:pos="1418"/>
        </w:tabs>
        <w:spacing w:before="100" w:beforeAutospacing="1" w:after="100" w:afterAutospacing="1" w:line="240" w:lineRule="auto"/>
        <w:ind w:hanging="720"/>
        <w:jc w:val="both"/>
        <w:rPr>
          <w:rFonts w:ascii="Times New Roman" w:hAnsi="Times New Roman" w:cs="Times New Roman"/>
        </w:rPr>
      </w:pPr>
      <w:r w:rsidRPr="00BB710F">
        <w:rPr>
          <w:rFonts w:ascii="Times New Roman" w:hAnsi="Times New Roman" w:cs="Times New Roman"/>
        </w:rPr>
        <w:t>“</w:t>
      </w:r>
      <w:r w:rsidRPr="00BB710F">
        <w:rPr>
          <w:rFonts w:ascii="Times New Roman" w:hAnsi="Times New Roman" w:cs="Times New Roman"/>
          <w:b/>
        </w:rPr>
        <w:t>Concurrent Users</w:t>
      </w:r>
      <w:r w:rsidRPr="00BB710F">
        <w:rPr>
          <w:rFonts w:ascii="Times New Roman" w:hAnsi="Times New Roman" w:cs="Times New Roman"/>
        </w:rPr>
        <w:t>”</w:t>
      </w:r>
      <w:r w:rsidRPr="00BB710F">
        <w:rPr>
          <w:rFonts w:ascii="Times New Roman" w:hAnsi="Times New Roman" w:cs="Times New Roman"/>
          <w:b/>
        </w:rPr>
        <w:t xml:space="preserve"> </w:t>
      </w:r>
      <w:r w:rsidRPr="00BB710F">
        <w:rPr>
          <w:rFonts w:ascii="Times New Roman" w:hAnsi="Times New Roman" w:cs="Times New Roman"/>
        </w:rPr>
        <w:t xml:space="preserve">means the Users who can concurrently use and access the </w:t>
      </w:r>
      <w:r w:rsidR="000403F5" w:rsidRPr="00BB710F">
        <w:rPr>
          <w:rFonts w:ascii="Times New Roman" w:hAnsi="Times New Roman" w:cs="Times New Roman"/>
        </w:rPr>
        <w:t xml:space="preserve">Composite </w:t>
      </w:r>
      <w:r w:rsidRPr="00BB710F">
        <w:rPr>
          <w:rFonts w:ascii="Times New Roman" w:hAnsi="Times New Roman" w:cs="Times New Roman"/>
        </w:rPr>
        <w:t>Software, at any given point in time.</w:t>
      </w:r>
    </w:p>
    <w:p w14:paraId="621C37B8" w14:textId="77777777" w:rsidR="00AE22D1" w:rsidRPr="00BB710F" w:rsidRDefault="00AE22D1" w:rsidP="00094218">
      <w:pPr>
        <w:pStyle w:val="ListParagraph"/>
        <w:tabs>
          <w:tab w:val="left" w:pos="709"/>
        </w:tabs>
        <w:spacing w:before="100" w:beforeAutospacing="1" w:after="100" w:afterAutospacing="1" w:line="240" w:lineRule="auto"/>
        <w:jc w:val="both"/>
        <w:rPr>
          <w:rFonts w:ascii="Times New Roman" w:hAnsi="Times New Roman" w:cs="Times New Roman"/>
        </w:rPr>
      </w:pPr>
    </w:p>
    <w:p w14:paraId="6F928427" w14:textId="77777777" w:rsidR="00AE22D1" w:rsidRPr="00BB710F" w:rsidRDefault="00AE22D1" w:rsidP="0031506C">
      <w:pPr>
        <w:pStyle w:val="ListParagraph"/>
        <w:numPr>
          <w:ilvl w:val="0"/>
          <w:numId w:val="30"/>
        </w:numPr>
        <w:tabs>
          <w:tab w:val="left" w:pos="1418"/>
        </w:tabs>
        <w:spacing w:before="100" w:beforeAutospacing="1" w:after="100" w:afterAutospacing="1" w:line="240" w:lineRule="auto"/>
        <w:ind w:hanging="720"/>
        <w:jc w:val="both"/>
        <w:rPr>
          <w:rFonts w:ascii="Times New Roman" w:hAnsi="Times New Roman" w:cs="Times New Roman"/>
        </w:rPr>
      </w:pPr>
      <w:r w:rsidRPr="00BB710F">
        <w:rPr>
          <w:rFonts w:ascii="Times New Roman" w:hAnsi="Times New Roman" w:cs="Times New Roman"/>
        </w:rPr>
        <w:t>“</w:t>
      </w:r>
      <w:r w:rsidRPr="00BB710F">
        <w:rPr>
          <w:rFonts w:ascii="Times New Roman" w:hAnsi="Times New Roman" w:cs="Times New Roman"/>
          <w:b/>
        </w:rPr>
        <w:t>Confidential Information</w:t>
      </w:r>
      <w:r w:rsidRPr="00BB710F">
        <w:rPr>
          <w:rFonts w:ascii="Times New Roman" w:hAnsi="Times New Roman" w:cs="Times New Roman"/>
        </w:rPr>
        <w:t>” means all data, information content and secrets, know-how, inventions, software and other financial, business or technical information disclosed by a Party (“</w:t>
      </w:r>
      <w:r w:rsidRPr="00BB710F">
        <w:rPr>
          <w:rFonts w:ascii="Times New Roman" w:hAnsi="Times New Roman" w:cs="Times New Roman"/>
          <w:b/>
        </w:rPr>
        <w:t>Disclosing Party</w:t>
      </w:r>
      <w:r w:rsidRPr="00BB710F">
        <w:rPr>
          <w:rFonts w:ascii="Times New Roman" w:hAnsi="Times New Roman" w:cs="Times New Roman"/>
        </w:rPr>
        <w:t xml:space="preserve">”) </w:t>
      </w:r>
      <w:r w:rsidR="004F7BBC" w:rsidRPr="00BB710F">
        <w:rPr>
          <w:rFonts w:ascii="Times New Roman" w:hAnsi="Times New Roman" w:cs="Times New Roman"/>
        </w:rPr>
        <w:t>to the other Party (“</w:t>
      </w:r>
      <w:r w:rsidR="004F7BBC" w:rsidRPr="00BB710F">
        <w:rPr>
          <w:rFonts w:ascii="Times New Roman" w:hAnsi="Times New Roman" w:cs="Times New Roman"/>
          <w:b/>
        </w:rPr>
        <w:t>Receiving Party</w:t>
      </w:r>
      <w:r w:rsidR="004F7BBC" w:rsidRPr="00BB710F">
        <w:rPr>
          <w:rFonts w:ascii="Times New Roman" w:hAnsi="Times New Roman" w:cs="Times New Roman"/>
        </w:rPr>
        <w:t>”)</w:t>
      </w:r>
      <w:r w:rsidRPr="00BB710F">
        <w:rPr>
          <w:rFonts w:ascii="Times New Roman" w:hAnsi="Times New Roman" w:cs="Times New Roman"/>
        </w:rPr>
        <w:t xml:space="preserve">, whether oral or written, in whatever media and form and whether or not marked ‘confidential’, relating to the </w:t>
      </w:r>
      <w:r w:rsidR="004F7BBC" w:rsidRPr="00BB710F">
        <w:rPr>
          <w:rFonts w:ascii="Times New Roman" w:hAnsi="Times New Roman" w:cs="Times New Roman"/>
        </w:rPr>
        <w:t>D</w:t>
      </w:r>
      <w:r w:rsidRPr="00BB710F">
        <w:rPr>
          <w:rFonts w:ascii="Times New Roman" w:hAnsi="Times New Roman" w:cs="Times New Roman"/>
        </w:rPr>
        <w:t xml:space="preserve">isclosing Party, its representatives, customers, employees, its business, financials, technology, systems, operations, facilities, services, procedures, security practices, research, development, ideas, concepts, invoices, copyrightable subject matter, the existence and terms of this Agreement, except such information that (a) is known to </w:t>
      </w:r>
      <w:r w:rsidR="004F7BBC" w:rsidRPr="00BB710F">
        <w:rPr>
          <w:rFonts w:ascii="Times New Roman" w:hAnsi="Times New Roman" w:cs="Times New Roman"/>
        </w:rPr>
        <w:t>the Receiving</w:t>
      </w:r>
      <w:r w:rsidRPr="00BB710F">
        <w:rPr>
          <w:rFonts w:ascii="Times New Roman" w:hAnsi="Times New Roman" w:cs="Times New Roman"/>
        </w:rPr>
        <w:t xml:space="preserve"> Party prior to its first receipt of such information from the Disclosing Party, provided that such information is received without breaching any confidentiality </w:t>
      </w:r>
      <w:r w:rsidRPr="00BB710F">
        <w:rPr>
          <w:rFonts w:ascii="Times New Roman" w:hAnsi="Times New Roman" w:cs="Times New Roman"/>
        </w:rPr>
        <w:lastRenderedPageBreak/>
        <w:t>obligations; (b) is or becomes generally known to the public other than as a result of an unauthorized disclosure; or (c) is independently developed by the</w:t>
      </w:r>
      <w:r w:rsidR="004F7BBC" w:rsidRPr="00BB710F">
        <w:rPr>
          <w:rFonts w:ascii="Times New Roman" w:hAnsi="Times New Roman" w:cs="Times New Roman"/>
        </w:rPr>
        <w:t xml:space="preserve"> Receiving</w:t>
      </w:r>
      <w:r w:rsidRPr="00BB710F">
        <w:rPr>
          <w:rFonts w:ascii="Times New Roman" w:hAnsi="Times New Roman" w:cs="Times New Roman"/>
        </w:rPr>
        <w:t xml:space="preserve"> Party without access to or use of the Disclosing Party’s data or information or content accessed from the Disclosing Party. </w:t>
      </w:r>
    </w:p>
    <w:p w14:paraId="62E4C51A" w14:textId="77777777" w:rsidR="00AE22D1" w:rsidRPr="00BB710F" w:rsidRDefault="00AE22D1" w:rsidP="00094218">
      <w:pPr>
        <w:pStyle w:val="ListParagraph"/>
        <w:tabs>
          <w:tab w:val="left" w:pos="360"/>
        </w:tabs>
        <w:spacing w:before="100" w:beforeAutospacing="1" w:after="100" w:afterAutospacing="1" w:line="240" w:lineRule="auto"/>
        <w:jc w:val="both"/>
        <w:rPr>
          <w:rFonts w:ascii="Times New Roman" w:hAnsi="Times New Roman" w:cs="Times New Roman"/>
        </w:rPr>
      </w:pPr>
    </w:p>
    <w:p w14:paraId="7D6A56E0" w14:textId="77777777" w:rsidR="00AE22D1" w:rsidRPr="00BB710F" w:rsidRDefault="00AE22D1" w:rsidP="0031506C">
      <w:pPr>
        <w:pStyle w:val="ListParagraph"/>
        <w:numPr>
          <w:ilvl w:val="0"/>
          <w:numId w:val="30"/>
        </w:numPr>
        <w:tabs>
          <w:tab w:val="left" w:pos="1418"/>
        </w:tabs>
        <w:spacing w:before="100" w:beforeAutospacing="1" w:after="100" w:afterAutospacing="1" w:line="240" w:lineRule="auto"/>
        <w:ind w:hanging="720"/>
        <w:jc w:val="both"/>
        <w:rPr>
          <w:rFonts w:ascii="Times New Roman" w:hAnsi="Times New Roman" w:cs="Times New Roman"/>
        </w:rPr>
      </w:pPr>
      <w:r w:rsidRPr="00BB710F">
        <w:rPr>
          <w:rFonts w:ascii="Times New Roman" w:hAnsi="Times New Roman" w:cs="Times New Roman"/>
        </w:rPr>
        <w:t>“</w:t>
      </w:r>
      <w:r w:rsidRPr="00BB710F">
        <w:rPr>
          <w:rFonts w:ascii="Times New Roman" w:hAnsi="Times New Roman" w:cs="Times New Roman"/>
          <w:b/>
        </w:rPr>
        <w:t>Control</w:t>
      </w:r>
      <w:r w:rsidRPr="00BB710F">
        <w:rPr>
          <w:rFonts w:ascii="Times New Roman" w:hAnsi="Times New Roman" w:cs="Times New Roman"/>
        </w:rPr>
        <w:t>”</w:t>
      </w:r>
      <w:r w:rsidRPr="00BB710F">
        <w:rPr>
          <w:rFonts w:ascii="Times New Roman" w:hAnsi="Times New Roman" w:cs="Times New Roman"/>
          <w:b/>
        </w:rPr>
        <w:t xml:space="preserve"> </w:t>
      </w:r>
      <w:r w:rsidRPr="00BB710F">
        <w:rPr>
          <w:rFonts w:ascii="Times New Roman" w:hAnsi="Times New Roman" w:cs="Times New Roman"/>
        </w:rPr>
        <w:t>means in relation to any entity, the power, whether by way of ownership (including beneficial ownership) of shares or partnership interest, stock, rights to acquire such shares or stock or partnership interest, or by contract or otherwise to either directly or indirectly: (</w:t>
      </w:r>
      <w:proofErr w:type="spellStart"/>
      <w:r w:rsidRPr="00BB710F">
        <w:rPr>
          <w:rFonts w:ascii="Times New Roman" w:hAnsi="Times New Roman" w:cs="Times New Roman"/>
        </w:rPr>
        <w:t>i</w:t>
      </w:r>
      <w:proofErr w:type="spellEnd"/>
      <w:r w:rsidRPr="00BB710F">
        <w:rPr>
          <w:rFonts w:ascii="Times New Roman" w:hAnsi="Times New Roman" w:cs="Times New Roman"/>
        </w:rPr>
        <w:t>) appoint or remove all or a majority of the members of the board of directors (or persons performing similar functions like partners in a partnership firm) of such entity; or (ii) cast more than twenty five per cent (25%) of the voting rights attaching to voting securities or partnership interest or any other similar ownership interest of such entity either by itself or jointly in conjunction with any other party, or (iii) direct, manage, oversee, cause and/or restrict the affairs, business or asset of an entity, or the direction of the management and policies of an entity. “</w:t>
      </w:r>
      <w:r w:rsidRPr="00BB710F">
        <w:rPr>
          <w:rFonts w:ascii="Times New Roman" w:hAnsi="Times New Roman" w:cs="Times New Roman"/>
          <w:b/>
        </w:rPr>
        <w:t>Controlling</w:t>
      </w:r>
      <w:r w:rsidRPr="00BB710F">
        <w:rPr>
          <w:rFonts w:ascii="Times New Roman" w:hAnsi="Times New Roman" w:cs="Times New Roman"/>
        </w:rPr>
        <w:t>”, “</w:t>
      </w:r>
      <w:r w:rsidRPr="00BB710F">
        <w:rPr>
          <w:rFonts w:ascii="Times New Roman" w:hAnsi="Times New Roman" w:cs="Times New Roman"/>
          <w:b/>
        </w:rPr>
        <w:t>Controlled by</w:t>
      </w:r>
      <w:r w:rsidRPr="00BB710F">
        <w:rPr>
          <w:rFonts w:ascii="Times New Roman" w:hAnsi="Times New Roman" w:cs="Times New Roman"/>
        </w:rPr>
        <w:t>” and “</w:t>
      </w:r>
      <w:r w:rsidRPr="00BB710F">
        <w:rPr>
          <w:rFonts w:ascii="Times New Roman" w:hAnsi="Times New Roman" w:cs="Times New Roman"/>
          <w:b/>
        </w:rPr>
        <w:t>under the common Control</w:t>
      </w:r>
      <w:r w:rsidRPr="00BB710F">
        <w:rPr>
          <w:rFonts w:ascii="Times New Roman" w:hAnsi="Times New Roman" w:cs="Times New Roman"/>
        </w:rPr>
        <w:t xml:space="preserve">” shall be construed accordingly. </w:t>
      </w:r>
    </w:p>
    <w:bookmarkEnd w:id="8"/>
    <w:bookmarkEnd w:id="9"/>
    <w:bookmarkEnd w:id="10"/>
    <w:p w14:paraId="332EEA57" w14:textId="77777777" w:rsidR="00094218" w:rsidRPr="00BB710F" w:rsidRDefault="00094218" w:rsidP="00094218">
      <w:pPr>
        <w:pStyle w:val="ListParagraph"/>
        <w:spacing w:before="100" w:beforeAutospacing="1" w:after="100" w:afterAutospacing="1" w:line="240" w:lineRule="auto"/>
        <w:jc w:val="both"/>
        <w:rPr>
          <w:rFonts w:ascii="Times New Roman" w:hAnsi="Times New Roman" w:cs="Times New Roman"/>
        </w:rPr>
      </w:pPr>
    </w:p>
    <w:p w14:paraId="7393C6CF" w14:textId="1BFCF4B5" w:rsidR="00BC6892" w:rsidRPr="00BB710F" w:rsidRDefault="00BC6892" w:rsidP="0031506C">
      <w:pPr>
        <w:pStyle w:val="ListParagraph"/>
        <w:numPr>
          <w:ilvl w:val="0"/>
          <w:numId w:val="30"/>
        </w:numPr>
        <w:tabs>
          <w:tab w:val="left" w:pos="1418"/>
        </w:tabs>
        <w:spacing w:before="100" w:beforeAutospacing="1" w:after="100" w:afterAutospacing="1" w:line="240" w:lineRule="auto"/>
        <w:ind w:hanging="720"/>
        <w:jc w:val="both"/>
        <w:rPr>
          <w:rFonts w:ascii="Times New Roman" w:hAnsi="Times New Roman" w:cs="Times New Roman"/>
        </w:rPr>
      </w:pPr>
      <w:r w:rsidRPr="00BB710F">
        <w:rPr>
          <w:rFonts w:ascii="Times New Roman" w:hAnsi="Times New Roman" w:cs="Times New Roman"/>
        </w:rPr>
        <w:t>“</w:t>
      </w:r>
      <w:r w:rsidRPr="00BB710F">
        <w:rPr>
          <w:rFonts w:ascii="Times New Roman" w:hAnsi="Times New Roman" w:cs="Times New Roman"/>
          <w:b/>
        </w:rPr>
        <w:t>Customer Project Manager</w:t>
      </w:r>
      <w:r w:rsidRPr="00BB710F">
        <w:rPr>
          <w:rFonts w:ascii="Times New Roman" w:hAnsi="Times New Roman" w:cs="Times New Roman"/>
        </w:rPr>
        <w:t xml:space="preserve">” </w:t>
      </w:r>
      <w:r w:rsidR="007F3526" w:rsidRPr="00BB710F">
        <w:rPr>
          <w:rFonts w:ascii="Times New Roman" w:hAnsi="Times New Roman" w:cs="Times New Roman"/>
        </w:rPr>
        <w:t>means</w:t>
      </w:r>
      <w:r w:rsidRPr="00BB710F">
        <w:rPr>
          <w:rFonts w:ascii="Times New Roman" w:hAnsi="Times New Roman" w:cs="Times New Roman"/>
        </w:rPr>
        <w:t xml:space="preserve"> such designated person employed with the Customer, as notified to </w:t>
      </w:r>
      <w:r w:rsidR="00411336" w:rsidRPr="00BB710F">
        <w:rPr>
          <w:rFonts w:ascii="Times New Roman" w:hAnsi="Times New Roman" w:cs="Times New Roman"/>
        </w:rPr>
        <w:t>Service Provider</w:t>
      </w:r>
      <w:r w:rsidR="007360C9" w:rsidRPr="00BB710F">
        <w:rPr>
          <w:rFonts w:ascii="Times New Roman" w:hAnsi="Times New Roman" w:cs="Times New Roman"/>
        </w:rPr>
        <w:t>.</w:t>
      </w:r>
    </w:p>
    <w:p w14:paraId="29E0DA95" w14:textId="77777777" w:rsidR="00094218" w:rsidRPr="00BB710F" w:rsidRDefault="00094218" w:rsidP="00094218">
      <w:pPr>
        <w:pStyle w:val="ListParagraph"/>
        <w:spacing w:before="100" w:beforeAutospacing="1" w:after="100" w:afterAutospacing="1" w:line="240" w:lineRule="auto"/>
        <w:jc w:val="both"/>
        <w:rPr>
          <w:rFonts w:ascii="Times New Roman" w:hAnsi="Times New Roman" w:cs="Times New Roman"/>
        </w:rPr>
      </w:pPr>
    </w:p>
    <w:p w14:paraId="073EE1B9" w14:textId="4F0E82C6" w:rsidR="00C23D75" w:rsidRPr="00BB710F" w:rsidRDefault="00C23D75" w:rsidP="0031506C">
      <w:pPr>
        <w:pStyle w:val="ListParagraph"/>
        <w:numPr>
          <w:ilvl w:val="0"/>
          <w:numId w:val="30"/>
        </w:numPr>
        <w:tabs>
          <w:tab w:val="left" w:pos="1418"/>
        </w:tabs>
        <w:spacing w:before="100" w:beforeAutospacing="1" w:after="100" w:afterAutospacing="1" w:line="240" w:lineRule="auto"/>
        <w:ind w:hanging="720"/>
        <w:jc w:val="both"/>
        <w:rPr>
          <w:rFonts w:ascii="Times New Roman" w:hAnsi="Times New Roman" w:cs="Times New Roman"/>
        </w:rPr>
      </w:pPr>
      <w:r w:rsidRPr="00BB710F">
        <w:rPr>
          <w:rFonts w:ascii="Times New Roman" w:hAnsi="Times New Roman" w:cs="Times New Roman"/>
        </w:rPr>
        <w:t>“</w:t>
      </w:r>
      <w:r w:rsidRPr="00BB710F">
        <w:rPr>
          <w:rFonts w:ascii="Times New Roman" w:hAnsi="Times New Roman" w:cs="Times New Roman"/>
          <w:b/>
        </w:rPr>
        <w:t>Customer System</w:t>
      </w:r>
      <w:r w:rsidRPr="00BB710F">
        <w:rPr>
          <w:rFonts w:ascii="Times New Roman" w:hAnsi="Times New Roman" w:cs="Times New Roman"/>
        </w:rPr>
        <w:t xml:space="preserve">” means the entire information technology network of </w:t>
      </w:r>
      <w:r w:rsidR="005E784E">
        <w:rPr>
          <w:rFonts w:ascii="Times New Roman" w:hAnsi="Times New Roman" w:cs="Times New Roman"/>
        </w:rPr>
        <w:t>the Customer</w:t>
      </w:r>
      <w:r w:rsidRPr="00BB710F">
        <w:rPr>
          <w:rFonts w:ascii="Times New Roman" w:hAnsi="Times New Roman" w:cs="Times New Roman"/>
        </w:rPr>
        <w:t xml:space="preserve"> and includes all software, applications and hardware used or deployed by </w:t>
      </w:r>
      <w:r w:rsidR="005E784E">
        <w:rPr>
          <w:rFonts w:ascii="Times New Roman" w:hAnsi="Times New Roman" w:cs="Times New Roman"/>
        </w:rPr>
        <w:t>Customer</w:t>
      </w:r>
      <w:r w:rsidR="00B14725" w:rsidRPr="00BB710F">
        <w:rPr>
          <w:rFonts w:ascii="Times New Roman" w:hAnsi="Times New Roman" w:cs="Times New Roman"/>
        </w:rPr>
        <w:t xml:space="preserve"> </w:t>
      </w:r>
      <w:r w:rsidR="00897FDD" w:rsidRPr="00BB710F">
        <w:rPr>
          <w:rFonts w:ascii="Times New Roman" w:hAnsi="Times New Roman" w:cs="Times New Roman"/>
        </w:rPr>
        <w:t>and identified during th</w:t>
      </w:r>
      <w:r w:rsidR="000403F5" w:rsidRPr="00BB710F">
        <w:rPr>
          <w:rFonts w:ascii="Times New Roman" w:hAnsi="Times New Roman" w:cs="Times New Roman"/>
        </w:rPr>
        <w:t>e Blueprint Phase</w:t>
      </w:r>
      <w:r w:rsidRPr="00BB710F">
        <w:rPr>
          <w:rFonts w:ascii="Times New Roman" w:hAnsi="Times New Roman" w:cs="Times New Roman"/>
        </w:rPr>
        <w:t>.</w:t>
      </w:r>
    </w:p>
    <w:p w14:paraId="322E4AD7" w14:textId="77777777" w:rsidR="00094218" w:rsidRPr="00BB710F" w:rsidRDefault="00094218" w:rsidP="00094218">
      <w:pPr>
        <w:pStyle w:val="ListParagraph"/>
        <w:spacing w:before="100" w:beforeAutospacing="1" w:after="100" w:afterAutospacing="1" w:line="240" w:lineRule="auto"/>
        <w:rPr>
          <w:rFonts w:ascii="Times New Roman" w:hAnsi="Times New Roman" w:cs="Times New Roman"/>
        </w:rPr>
      </w:pPr>
    </w:p>
    <w:p w14:paraId="151CA450" w14:textId="1C36FA9D" w:rsidR="002767C6" w:rsidRPr="00BB710F" w:rsidRDefault="002767C6" w:rsidP="0031506C">
      <w:pPr>
        <w:pStyle w:val="ListParagraph"/>
        <w:numPr>
          <w:ilvl w:val="0"/>
          <w:numId w:val="30"/>
        </w:numPr>
        <w:tabs>
          <w:tab w:val="left" w:pos="1418"/>
        </w:tabs>
        <w:spacing w:before="100" w:beforeAutospacing="1" w:after="100" w:afterAutospacing="1" w:line="240" w:lineRule="auto"/>
        <w:ind w:hanging="720"/>
        <w:jc w:val="both"/>
        <w:rPr>
          <w:rFonts w:ascii="Times New Roman" w:hAnsi="Times New Roman" w:cs="Times New Roman"/>
        </w:rPr>
      </w:pPr>
      <w:r w:rsidRPr="00BB710F">
        <w:rPr>
          <w:rFonts w:ascii="Times New Roman" w:eastAsia="Times New Roman" w:hAnsi="Times New Roman" w:cs="Times New Roman"/>
        </w:rPr>
        <w:t>“</w:t>
      </w:r>
      <w:r w:rsidRPr="00BB710F">
        <w:rPr>
          <w:rFonts w:ascii="Times New Roman" w:eastAsia="Times New Roman" w:hAnsi="Times New Roman" w:cs="Times New Roman"/>
          <w:b/>
        </w:rPr>
        <w:t>Data Protection Laws</w:t>
      </w:r>
      <w:r w:rsidRPr="00BB710F">
        <w:rPr>
          <w:rFonts w:ascii="Times New Roman" w:eastAsia="Times New Roman" w:hAnsi="Times New Roman" w:cs="Times New Roman"/>
        </w:rPr>
        <w:t xml:space="preserve">” </w:t>
      </w:r>
      <w:r w:rsidR="00396B55" w:rsidRPr="00396B55">
        <w:rPr>
          <w:rFonts w:ascii="Times New Roman" w:eastAsia="Times New Roman" w:hAnsi="Times New Roman" w:cs="Times New Roman"/>
        </w:rPr>
        <w:t xml:space="preserve">means all laws and regulations applicable to the </w:t>
      </w:r>
      <w:r w:rsidR="00396B55">
        <w:rPr>
          <w:rFonts w:ascii="Times New Roman" w:eastAsia="Times New Roman" w:hAnsi="Times New Roman" w:cs="Times New Roman"/>
        </w:rPr>
        <w:t>p</w:t>
      </w:r>
      <w:r w:rsidR="00396B55" w:rsidRPr="00396B55">
        <w:rPr>
          <w:rFonts w:ascii="Times New Roman" w:eastAsia="Times New Roman" w:hAnsi="Times New Roman" w:cs="Times New Roman"/>
        </w:rPr>
        <w:t xml:space="preserve">rocessing of </w:t>
      </w:r>
      <w:r w:rsidR="00396B55">
        <w:rPr>
          <w:rFonts w:ascii="Times New Roman" w:eastAsia="Times New Roman" w:hAnsi="Times New Roman" w:cs="Times New Roman"/>
        </w:rPr>
        <w:t>p</w:t>
      </w:r>
      <w:r w:rsidR="00396B55" w:rsidRPr="00396B55">
        <w:rPr>
          <w:rFonts w:ascii="Times New Roman" w:eastAsia="Times New Roman" w:hAnsi="Times New Roman" w:cs="Times New Roman"/>
        </w:rPr>
        <w:t xml:space="preserve">ersonal </w:t>
      </w:r>
      <w:r w:rsidR="00396B55">
        <w:rPr>
          <w:rFonts w:ascii="Times New Roman" w:eastAsia="Times New Roman" w:hAnsi="Times New Roman" w:cs="Times New Roman"/>
        </w:rPr>
        <w:t>d</w:t>
      </w:r>
      <w:r w:rsidR="00396B55" w:rsidRPr="00396B55">
        <w:rPr>
          <w:rFonts w:ascii="Times New Roman" w:eastAsia="Times New Roman" w:hAnsi="Times New Roman" w:cs="Times New Roman"/>
        </w:rPr>
        <w:t xml:space="preserve">ata under the Agreement including but not limited to the EU GDPR, UK GDPR, Information Technology Act, 2000 (as amended from time to time), including Information Technology (Reasonable Security Practices and Procedures and Sensitive Personal Data or Information) Rules 2011, the CERT-In Directions, Digital Personal Data Protection Act, 2023, and any legislation and/or regulation implementing or made pursuant to, or which amends, replaces, re-enacts or consolidates them, and all other applicable laws relating to the processing of personal data issued by the Parties from time to time and any other applicable principles, industry codes and policies that may be applicable to the </w:t>
      </w:r>
      <w:r w:rsidR="00396B55">
        <w:rPr>
          <w:rFonts w:ascii="Times New Roman" w:eastAsia="Times New Roman" w:hAnsi="Times New Roman" w:cs="Times New Roman"/>
        </w:rPr>
        <w:t>p</w:t>
      </w:r>
      <w:r w:rsidR="00396B55" w:rsidRPr="00396B55">
        <w:rPr>
          <w:rFonts w:ascii="Times New Roman" w:eastAsia="Times New Roman" w:hAnsi="Times New Roman" w:cs="Times New Roman"/>
        </w:rPr>
        <w:t xml:space="preserve">rocessing of </w:t>
      </w:r>
      <w:r w:rsidR="00396B55">
        <w:rPr>
          <w:rFonts w:ascii="Times New Roman" w:eastAsia="Times New Roman" w:hAnsi="Times New Roman" w:cs="Times New Roman"/>
        </w:rPr>
        <w:t>p</w:t>
      </w:r>
      <w:r w:rsidR="00396B55" w:rsidRPr="00396B55">
        <w:rPr>
          <w:rFonts w:ascii="Times New Roman" w:eastAsia="Times New Roman" w:hAnsi="Times New Roman" w:cs="Times New Roman"/>
        </w:rPr>
        <w:t xml:space="preserve">ersonal </w:t>
      </w:r>
      <w:r w:rsidR="00396B55">
        <w:rPr>
          <w:rFonts w:ascii="Times New Roman" w:eastAsia="Times New Roman" w:hAnsi="Times New Roman" w:cs="Times New Roman"/>
        </w:rPr>
        <w:t>d</w:t>
      </w:r>
      <w:r w:rsidR="00396B55" w:rsidRPr="00396B55">
        <w:rPr>
          <w:rFonts w:ascii="Times New Roman" w:eastAsia="Times New Roman" w:hAnsi="Times New Roman" w:cs="Times New Roman"/>
        </w:rPr>
        <w:t>ata.</w:t>
      </w:r>
      <w:r w:rsidR="00D75755" w:rsidRPr="00BB710F">
        <w:rPr>
          <w:rFonts w:ascii="Times New Roman" w:eastAsia="Times New Roman" w:hAnsi="Times New Roman" w:cs="Times New Roman"/>
        </w:rPr>
        <w:t>.</w:t>
      </w:r>
    </w:p>
    <w:p w14:paraId="06D85F97" w14:textId="77777777" w:rsidR="002767C6" w:rsidRPr="00BB710F" w:rsidRDefault="002767C6" w:rsidP="002767C6">
      <w:pPr>
        <w:pStyle w:val="ListParagraph"/>
        <w:rPr>
          <w:rFonts w:ascii="Times New Roman" w:hAnsi="Times New Roman" w:cs="Times New Roman"/>
        </w:rPr>
      </w:pPr>
    </w:p>
    <w:p w14:paraId="126626B0" w14:textId="77777777" w:rsidR="00AE22D1" w:rsidRPr="00BB710F" w:rsidRDefault="00AE22D1" w:rsidP="0031506C">
      <w:pPr>
        <w:pStyle w:val="ListParagraph"/>
        <w:numPr>
          <w:ilvl w:val="0"/>
          <w:numId w:val="30"/>
        </w:numPr>
        <w:tabs>
          <w:tab w:val="left" w:pos="1418"/>
        </w:tabs>
        <w:spacing w:before="100" w:beforeAutospacing="1" w:after="100" w:afterAutospacing="1" w:line="240" w:lineRule="auto"/>
        <w:ind w:hanging="720"/>
        <w:jc w:val="both"/>
        <w:rPr>
          <w:rFonts w:ascii="Times New Roman" w:hAnsi="Times New Roman" w:cs="Times New Roman"/>
        </w:rPr>
      </w:pPr>
      <w:r w:rsidRPr="00BB710F">
        <w:rPr>
          <w:rFonts w:ascii="Times New Roman" w:hAnsi="Times New Roman" w:cs="Times New Roman"/>
        </w:rPr>
        <w:t>“</w:t>
      </w:r>
      <w:r w:rsidRPr="00BB710F">
        <w:rPr>
          <w:rFonts w:ascii="Times New Roman" w:hAnsi="Times New Roman" w:cs="Times New Roman"/>
          <w:b/>
        </w:rPr>
        <w:t>Dispute</w:t>
      </w:r>
      <w:r w:rsidRPr="00BB710F">
        <w:rPr>
          <w:rFonts w:ascii="Times New Roman" w:hAnsi="Times New Roman" w:cs="Times New Roman"/>
        </w:rPr>
        <w:t>” shall have the meaning assigned to the term under Clause 11.3.</w:t>
      </w:r>
    </w:p>
    <w:p w14:paraId="34F9E33D" w14:textId="77777777" w:rsidR="00094218" w:rsidRPr="00BB710F" w:rsidRDefault="00094218" w:rsidP="00094218">
      <w:pPr>
        <w:pStyle w:val="ListParagraph"/>
        <w:spacing w:before="100" w:beforeAutospacing="1" w:after="100" w:afterAutospacing="1" w:line="240" w:lineRule="auto"/>
        <w:jc w:val="both"/>
        <w:rPr>
          <w:rFonts w:ascii="Times New Roman" w:hAnsi="Times New Roman" w:cs="Times New Roman"/>
        </w:rPr>
      </w:pPr>
      <w:bookmarkStart w:id="11" w:name="_Toc474418682"/>
      <w:bookmarkStart w:id="12" w:name="_Toc475709303"/>
      <w:bookmarkStart w:id="13" w:name="_Toc478655615"/>
    </w:p>
    <w:p w14:paraId="6134E4B4" w14:textId="4011B197" w:rsidR="00C4408E" w:rsidRPr="00C4408E" w:rsidRDefault="00AE22D1" w:rsidP="0031506C">
      <w:pPr>
        <w:pStyle w:val="ListParagraph"/>
        <w:numPr>
          <w:ilvl w:val="0"/>
          <w:numId w:val="30"/>
        </w:numPr>
        <w:tabs>
          <w:tab w:val="left" w:pos="1418"/>
        </w:tabs>
        <w:spacing w:before="100" w:beforeAutospacing="1" w:after="100" w:afterAutospacing="1" w:line="240" w:lineRule="auto"/>
        <w:ind w:hanging="720"/>
        <w:jc w:val="both"/>
        <w:rPr>
          <w:rFonts w:ascii="Times New Roman" w:hAnsi="Times New Roman" w:cs="Times New Roman"/>
        </w:rPr>
      </w:pPr>
      <w:r w:rsidRPr="00BB710F">
        <w:rPr>
          <w:rFonts w:ascii="Times New Roman" w:hAnsi="Times New Roman" w:cs="Times New Roman"/>
        </w:rPr>
        <w:t>“</w:t>
      </w:r>
      <w:r w:rsidRPr="00BB710F">
        <w:rPr>
          <w:rFonts w:ascii="Times New Roman" w:hAnsi="Times New Roman" w:cs="Times New Roman"/>
          <w:b/>
        </w:rPr>
        <w:t>Documentation</w:t>
      </w:r>
      <w:r w:rsidRPr="00BB710F">
        <w:rPr>
          <w:rFonts w:ascii="Times New Roman" w:hAnsi="Times New Roman" w:cs="Times New Roman"/>
        </w:rPr>
        <w:t>”</w:t>
      </w:r>
      <w:r w:rsidRPr="00BB710F">
        <w:rPr>
          <w:rFonts w:ascii="Times New Roman" w:hAnsi="Times New Roman" w:cs="Times New Roman"/>
          <w:b/>
        </w:rPr>
        <w:t xml:space="preserve"> </w:t>
      </w:r>
      <w:r w:rsidRPr="00BB710F">
        <w:rPr>
          <w:rFonts w:ascii="Times New Roman" w:hAnsi="Times New Roman" w:cs="Times New Roman"/>
        </w:rPr>
        <w:t xml:space="preserve">means user manuals, API manual, data dictionary, data download templates and release notes issued by </w:t>
      </w:r>
      <w:r w:rsidR="00411336" w:rsidRPr="00BB710F">
        <w:rPr>
          <w:rFonts w:ascii="Times New Roman" w:hAnsi="Times New Roman" w:cs="Times New Roman"/>
        </w:rPr>
        <w:t>Service Provider</w:t>
      </w:r>
      <w:r w:rsidRPr="00BB710F">
        <w:rPr>
          <w:rFonts w:ascii="Times New Roman" w:hAnsi="Times New Roman" w:cs="Times New Roman"/>
        </w:rPr>
        <w:t>,</w:t>
      </w:r>
      <w:r w:rsidRPr="00BB710F">
        <w:rPr>
          <w:rFonts w:ascii="Times New Roman" w:eastAsia="Cambria" w:hAnsi="Times New Roman" w:cs="Times New Roman"/>
        </w:rPr>
        <w:t xml:space="preserve"> pertaining to the Software</w:t>
      </w:r>
      <w:r w:rsidRPr="00BB710F">
        <w:rPr>
          <w:rFonts w:ascii="Times New Roman" w:hAnsi="Times New Roman" w:cs="Times New Roman"/>
        </w:rPr>
        <w:t>.</w:t>
      </w:r>
      <w:bookmarkEnd w:id="11"/>
      <w:bookmarkEnd w:id="12"/>
      <w:bookmarkEnd w:id="13"/>
    </w:p>
    <w:p w14:paraId="2CC2F8C2" w14:textId="77777777" w:rsidR="00B37B2C" w:rsidRPr="00BB710F" w:rsidRDefault="00B37B2C" w:rsidP="00094218">
      <w:pPr>
        <w:pStyle w:val="ListParagraph"/>
        <w:spacing w:before="100" w:beforeAutospacing="1" w:after="100" w:afterAutospacing="1" w:line="240" w:lineRule="auto"/>
        <w:jc w:val="both"/>
        <w:rPr>
          <w:rFonts w:ascii="Times New Roman" w:hAnsi="Times New Roman" w:cs="Times New Roman"/>
        </w:rPr>
      </w:pPr>
    </w:p>
    <w:p w14:paraId="4ECDE585" w14:textId="4CEAB545" w:rsidR="00AE22D1" w:rsidRPr="00BB710F" w:rsidRDefault="00AE22D1" w:rsidP="0031506C">
      <w:pPr>
        <w:pStyle w:val="ListParagraph"/>
        <w:numPr>
          <w:ilvl w:val="0"/>
          <w:numId w:val="30"/>
        </w:numPr>
        <w:tabs>
          <w:tab w:val="left" w:pos="1418"/>
        </w:tabs>
        <w:spacing w:before="100" w:beforeAutospacing="1" w:after="100" w:afterAutospacing="1" w:line="240" w:lineRule="auto"/>
        <w:ind w:hanging="720"/>
        <w:jc w:val="both"/>
        <w:rPr>
          <w:rFonts w:ascii="Times New Roman" w:hAnsi="Times New Roman" w:cs="Times New Roman"/>
        </w:rPr>
      </w:pPr>
      <w:r w:rsidRPr="00BB710F">
        <w:rPr>
          <w:rFonts w:ascii="Times New Roman" w:hAnsi="Times New Roman" w:cs="Times New Roman"/>
        </w:rPr>
        <w:t>“</w:t>
      </w:r>
      <w:r w:rsidRPr="00BB710F">
        <w:rPr>
          <w:rFonts w:ascii="Times New Roman" w:hAnsi="Times New Roman" w:cs="Times New Roman"/>
          <w:b/>
        </w:rPr>
        <w:t>Effective Date</w:t>
      </w:r>
      <w:r w:rsidRPr="00BB710F">
        <w:rPr>
          <w:rFonts w:ascii="Times New Roman" w:hAnsi="Times New Roman" w:cs="Times New Roman"/>
        </w:rPr>
        <w:t>”</w:t>
      </w:r>
      <w:r w:rsidRPr="00BB710F">
        <w:rPr>
          <w:rFonts w:ascii="Times New Roman" w:hAnsi="Times New Roman" w:cs="Times New Roman"/>
          <w:b/>
        </w:rPr>
        <w:t xml:space="preserve"> </w:t>
      </w:r>
      <w:r w:rsidR="007F3526" w:rsidRPr="00BB710F">
        <w:rPr>
          <w:rFonts w:ascii="Times New Roman" w:hAnsi="Times New Roman" w:cs="Times New Roman"/>
        </w:rPr>
        <w:t xml:space="preserve">shall have </w:t>
      </w:r>
      <w:r w:rsidRPr="00BB710F">
        <w:rPr>
          <w:rFonts w:ascii="Times New Roman" w:hAnsi="Times New Roman" w:cs="Times New Roman"/>
        </w:rPr>
        <w:t xml:space="preserve">the meaning assigned to the term in the preamble of this Agreement. </w:t>
      </w:r>
      <w:r w:rsidRPr="00BB710F">
        <w:rPr>
          <w:rFonts w:ascii="Times New Roman" w:hAnsi="Times New Roman" w:cs="Times New Roman"/>
          <w:b/>
        </w:rPr>
        <w:t xml:space="preserve"> </w:t>
      </w:r>
    </w:p>
    <w:p w14:paraId="4BEAFE40" w14:textId="77777777" w:rsidR="00AE22D1" w:rsidRPr="00BB710F" w:rsidRDefault="00AE22D1" w:rsidP="00094218">
      <w:pPr>
        <w:pStyle w:val="ListParagraph"/>
        <w:spacing w:before="100" w:beforeAutospacing="1" w:after="100" w:afterAutospacing="1" w:line="240" w:lineRule="auto"/>
        <w:jc w:val="both"/>
        <w:rPr>
          <w:rFonts w:ascii="Times New Roman" w:hAnsi="Times New Roman" w:cs="Times New Roman"/>
        </w:rPr>
      </w:pPr>
    </w:p>
    <w:p w14:paraId="1128BC6A" w14:textId="77777777" w:rsidR="00AE22D1" w:rsidRPr="00BB710F" w:rsidRDefault="00AE22D1" w:rsidP="0031506C">
      <w:pPr>
        <w:pStyle w:val="ListParagraph"/>
        <w:numPr>
          <w:ilvl w:val="0"/>
          <w:numId w:val="30"/>
        </w:numPr>
        <w:tabs>
          <w:tab w:val="left" w:pos="1418"/>
        </w:tabs>
        <w:spacing w:before="100" w:beforeAutospacing="1" w:after="100" w:afterAutospacing="1" w:line="240" w:lineRule="auto"/>
        <w:ind w:hanging="720"/>
        <w:jc w:val="both"/>
        <w:rPr>
          <w:rFonts w:ascii="Times New Roman" w:hAnsi="Times New Roman" w:cs="Times New Roman"/>
        </w:rPr>
      </w:pPr>
      <w:r w:rsidRPr="00BB710F">
        <w:rPr>
          <w:rFonts w:ascii="Times New Roman" w:hAnsi="Times New Roman" w:cs="Times New Roman"/>
        </w:rPr>
        <w:t>“</w:t>
      </w:r>
      <w:r w:rsidRPr="00BB710F">
        <w:rPr>
          <w:rFonts w:ascii="Times New Roman" w:hAnsi="Times New Roman" w:cs="Times New Roman"/>
          <w:b/>
        </w:rPr>
        <w:t>Enhancements</w:t>
      </w:r>
      <w:r w:rsidRPr="00BB710F">
        <w:rPr>
          <w:rFonts w:ascii="Times New Roman" w:hAnsi="Times New Roman" w:cs="Times New Roman"/>
        </w:rPr>
        <w:t>” means together the Initial Enhancements and Future Enhancements</w:t>
      </w:r>
      <w:r w:rsidR="00FD2E14" w:rsidRPr="00BB710F">
        <w:rPr>
          <w:rFonts w:ascii="Times New Roman" w:hAnsi="Times New Roman" w:cs="Times New Roman"/>
        </w:rPr>
        <w:t>, including any IndiGo Enhancements</w:t>
      </w:r>
      <w:r w:rsidRPr="00BB710F">
        <w:rPr>
          <w:rFonts w:ascii="Times New Roman" w:hAnsi="Times New Roman" w:cs="Times New Roman"/>
        </w:rPr>
        <w:t xml:space="preserve">. </w:t>
      </w:r>
    </w:p>
    <w:p w14:paraId="03DD0FB1" w14:textId="77777777" w:rsidR="00094218" w:rsidRPr="00BB710F" w:rsidRDefault="00094218" w:rsidP="00094218">
      <w:pPr>
        <w:pStyle w:val="ListParagraph"/>
        <w:spacing w:before="100" w:beforeAutospacing="1" w:after="100" w:afterAutospacing="1" w:line="240" w:lineRule="auto"/>
        <w:rPr>
          <w:rFonts w:ascii="Times New Roman" w:hAnsi="Times New Roman" w:cs="Times New Roman"/>
        </w:rPr>
      </w:pPr>
      <w:bookmarkStart w:id="14" w:name="_Toc474418683"/>
      <w:bookmarkStart w:id="15" w:name="_Toc475709304"/>
      <w:bookmarkStart w:id="16" w:name="_Toc478655616"/>
    </w:p>
    <w:p w14:paraId="62D0D5D8" w14:textId="77777777" w:rsidR="00AE22D1" w:rsidRPr="00BB710F" w:rsidRDefault="00AE22D1" w:rsidP="0031506C">
      <w:pPr>
        <w:pStyle w:val="ListParagraph"/>
        <w:numPr>
          <w:ilvl w:val="0"/>
          <w:numId w:val="30"/>
        </w:numPr>
        <w:tabs>
          <w:tab w:val="left" w:pos="1418"/>
        </w:tabs>
        <w:spacing w:before="100" w:beforeAutospacing="1" w:after="100" w:afterAutospacing="1" w:line="240" w:lineRule="auto"/>
        <w:ind w:hanging="720"/>
        <w:jc w:val="both"/>
        <w:rPr>
          <w:rFonts w:ascii="Times New Roman" w:hAnsi="Times New Roman" w:cs="Times New Roman"/>
        </w:rPr>
      </w:pPr>
      <w:r w:rsidRPr="00BB710F">
        <w:rPr>
          <w:rFonts w:ascii="Times New Roman" w:hAnsi="Times New Roman" w:cs="Times New Roman"/>
        </w:rPr>
        <w:t>“</w:t>
      </w:r>
      <w:r w:rsidRPr="00BB710F">
        <w:rPr>
          <w:rFonts w:ascii="Times New Roman" w:hAnsi="Times New Roman" w:cs="Times New Roman"/>
          <w:b/>
        </w:rPr>
        <w:t>Force Majeure Events</w:t>
      </w:r>
      <w:r w:rsidRPr="00BB710F">
        <w:rPr>
          <w:rFonts w:ascii="Times New Roman" w:hAnsi="Times New Roman" w:cs="Times New Roman"/>
        </w:rPr>
        <w:t>” shall have the meaning assigned to the term under Clause 11.8.</w:t>
      </w:r>
    </w:p>
    <w:p w14:paraId="52AFB8D7" w14:textId="77777777" w:rsidR="00094218" w:rsidRPr="00BB710F" w:rsidRDefault="00094218" w:rsidP="00094218">
      <w:pPr>
        <w:pStyle w:val="ListParagraph"/>
        <w:spacing w:before="100" w:beforeAutospacing="1" w:after="100" w:afterAutospacing="1" w:line="240" w:lineRule="auto"/>
        <w:jc w:val="both"/>
        <w:rPr>
          <w:rFonts w:ascii="Times New Roman" w:hAnsi="Times New Roman" w:cs="Times New Roman"/>
        </w:rPr>
      </w:pPr>
    </w:p>
    <w:p w14:paraId="00A8A72C" w14:textId="233D7DA0" w:rsidR="00AE22D1" w:rsidRPr="00BB710F" w:rsidRDefault="00AE22D1" w:rsidP="0031506C">
      <w:pPr>
        <w:pStyle w:val="ListParagraph"/>
        <w:numPr>
          <w:ilvl w:val="0"/>
          <w:numId w:val="30"/>
        </w:numPr>
        <w:tabs>
          <w:tab w:val="left" w:pos="1418"/>
        </w:tabs>
        <w:spacing w:before="100" w:beforeAutospacing="1" w:after="100" w:afterAutospacing="1" w:line="240" w:lineRule="auto"/>
        <w:ind w:hanging="720"/>
        <w:jc w:val="both"/>
        <w:rPr>
          <w:rFonts w:ascii="Times New Roman" w:hAnsi="Times New Roman" w:cs="Times New Roman"/>
        </w:rPr>
      </w:pPr>
      <w:r w:rsidRPr="00BB710F">
        <w:rPr>
          <w:rFonts w:ascii="Times New Roman" w:hAnsi="Times New Roman" w:cs="Times New Roman"/>
        </w:rPr>
        <w:t>“</w:t>
      </w:r>
      <w:r w:rsidRPr="00BB710F">
        <w:rPr>
          <w:rFonts w:ascii="Times New Roman" w:hAnsi="Times New Roman" w:cs="Times New Roman"/>
          <w:b/>
        </w:rPr>
        <w:t>Future Enhancements</w:t>
      </w:r>
      <w:r w:rsidRPr="00BB710F">
        <w:rPr>
          <w:rFonts w:ascii="Times New Roman" w:hAnsi="Times New Roman" w:cs="Times New Roman"/>
        </w:rPr>
        <w:t xml:space="preserve">” </w:t>
      </w:r>
      <w:r w:rsidR="007360C9" w:rsidRPr="00BB710F">
        <w:rPr>
          <w:rFonts w:ascii="Times New Roman" w:hAnsi="Times New Roman" w:cs="Times New Roman"/>
        </w:rPr>
        <w:t xml:space="preserve">means </w:t>
      </w:r>
      <w:r w:rsidRPr="00BB710F">
        <w:rPr>
          <w:rFonts w:ascii="Times New Roman" w:hAnsi="Times New Roman" w:cs="Times New Roman"/>
        </w:rPr>
        <w:t>all modifications and enhancements made to the Composite Software by way of a Change Order.</w:t>
      </w:r>
    </w:p>
    <w:bookmarkEnd w:id="14"/>
    <w:bookmarkEnd w:id="15"/>
    <w:bookmarkEnd w:id="16"/>
    <w:p w14:paraId="61220572" w14:textId="77777777" w:rsidR="00AE22D1" w:rsidRPr="00BB710F" w:rsidRDefault="00AE22D1" w:rsidP="00094218">
      <w:pPr>
        <w:pStyle w:val="ListParagraph"/>
        <w:spacing w:before="100" w:beforeAutospacing="1" w:after="100" w:afterAutospacing="1" w:line="240" w:lineRule="auto"/>
        <w:jc w:val="both"/>
        <w:rPr>
          <w:rFonts w:ascii="Times New Roman" w:hAnsi="Times New Roman" w:cs="Times New Roman"/>
        </w:rPr>
      </w:pPr>
    </w:p>
    <w:p w14:paraId="12CB13AF" w14:textId="330886EE" w:rsidR="002767C6" w:rsidRPr="00BB710F" w:rsidRDefault="00E86BB9" w:rsidP="0031506C">
      <w:pPr>
        <w:pStyle w:val="ListParagraph"/>
        <w:numPr>
          <w:ilvl w:val="0"/>
          <w:numId w:val="30"/>
        </w:numPr>
        <w:tabs>
          <w:tab w:val="left" w:pos="1418"/>
        </w:tabs>
        <w:spacing w:before="100" w:beforeAutospacing="1" w:after="100" w:afterAutospacing="1" w:line="240" w:lineRule="auto"/>
        <w:ind w:hanging="720"/>
        <w:jc w:val="both"/>
        <w:rPr>
          <w:rFonts w:ascii="Times New Roman" w:hAnsi="Times New Roman" w:cs="Times New Roman"/>
          <w:b/>
        </w:rPr>
      </w:pPr>
      <w:r w:rsidRPr="00BB710F" w:rsidDel="00E86BB9">
        <w:rPr>
          <w:rFonts w:ascii="Times New Roman" w:eastAsia="Times New Roman" w:hAnsi="Times New Roman" w:cs="Times New Roman"/>
          <w:color w:val="000000"/>
        </w:rPr>
        <w:lastRenderedPageBreak/>
        <w:t xml:space="preserve"> </w:t>
      </w:r>
      <w:r w:rsidR="002767C6" w:rsidRPr="00BB710F">
        <w:rPr>
          <w:rFonts w:ascii="Times New Roman" w:eastAsia="Times New Roman" w:hAnsi="Times New Roman" w:cs="Times New Roman"/>
          <w:color w:val="000000"/>
        </w:rPr>
        <w:t>“</w:t>
      </w:r>
      <w:r w:rsidR="002767C6" w:rsidRPr="00BB710F">
        <w:rPr>
          <w:rFonts w:ascii="Times New Roman" w:eastAsia="Times New Roman" w:hAnsi="Times New Roman" w:cs="Times New Roman"/>
          <w:b/>
          <w:color w:val="000000"/>
        </w:rPr>
        <w:t>GDPR</w:t>
      </w:r>
      <w:r w:rsidR="002767C6" w:rsidRPr="00BB710F">
        <w:rPr>
          <w:rFonts w:ascii="Times New Roman" w:eastAsia="Times New Roman" w:hAnsi="Times New Roman" w:cs="Times New Roman"/>
          <w:color w:val="000000"/>
        </w:rPr>
        <w:t>” means the General Data Protection Regulation (Regulation (EU) 2016/679).</w:t>
      </w:r>
      <w:r w:rsidR="00A22B32" w:rsidRPr="00BB710F">
        <w:rPr>
          <w:rFonts w:ascii="Times New Roman" w:eastAsia="Times New Roman" w:hAnsi="Times New Roman" w:cs="Times New Roman"/>
          <w:color w:val="000000"/>
        </w:rPr>
        <w:t xml:space="preserve"> </w:t>
      </w:r>
    </w:p>
    <w:p w14:paraId="13BEE8A9" w14:textId="77777777" w:rsidR="002767C6" w:rsidRPr="00BB710F" w:rsidRDefault="002767C6" w:rsidP="002767C6">
      <w:pPr>
        <w:pStyle w:val="ListParagraph"/>
        <w:rPr>
          <w:rFonts w:ascii="Times New Roman" w:hAnsi="Times New Roman" w:cs="Times New Roman"/>
        </w:rPr>
      </w:pPr>
    </w:p>
    <w:p w14:paraId="7137C4AC" w14:textId="245E3E27" w:rsidR="00AE22D1" w:rsidRPr="00BB710F" w:rsidRDefault="00AE22D1" w:rsidP="0031506C">
      <w:pPr>
        <w:pStyle w:val="ListParagraph"/>
        <w:numPr>
          <w:ilvl w:val="0"/>
          <w:numId w:val="30"/>
        </w:numPr>
        <w:tabs>
          <w:tab w:val="left" w:pos="1418"/>
        </w:tabs>
        <w:spacing w:before="100" w:beforeAutospacing="1" w:after="100" w:afterAutospacing="1" w:line="240" w:lineRule="auto"/>
        <w:ind w:hanging="720"/>
        <w:jc w:val="both"/>
        <w:rPr>
          <w:rFonts w:ascii="Times New Roman" w:hAnsi="Times New Roman" w:cs="Times New Roman"/>
          <w:b/>
        </w:rPr>
      </w:pPr>
      <w:r w:rsidRPr="00BB710F">
        <w:rPr>
          <w:rFonts w:ascii="Times New Roman" w:hAnsi="Times New Roman" w:cs="Times New Roman"/>
        </w:rPr>
        <w:t>“</w:t>
      </w:r>
      <w:r w:rsidRPr="00BB710F">
        <w:rPr>
          <w:rFonts w:ascii="Times New Roman" w:hAnsi="Times New Roman" w:cs="Times New Roman"/>
          <w:b/>
        </w:rPr>
        <w:t>Go Live Date</w:t>
      </w:r>
      <w:r w:rsidRPr="00BB710F">
        <w:rPr>
          <w:rFonts w:ascii="Times New Roman" w:hAnsi="Times New Roman" w:cs="Times New Roman"/>
        </w:rPr>
        <w:t xml:space="preserve">” </w:t>
      </w:r>
      <w:r w:rsidR="007F3526" w:rsidRPr="00BB710F">
        <w:rPr>
          <w:rFonts w:ascii="Times New Roman" w:hAnsi="Times New Roman" w:cs="Times New Roman"/>
        </w:rPr>
        <w:t>shall have</w:t>
      </w:r>
      <w:r w:rsidRPr="00BB710F">
        <w:rPr>
          <w:rFonts w:ascii="Times New Roman" w:hAnsi="Times New Roman" w:cs="Times New Roman"/>
        </w:rPr>
        <w:t xml:space="preserve"> the meaning assigned to the term in Clause 2.2.1(</w:t>
      </w:r>
      <w:r w:rsidR="009528FD" w:rsidRPr="00BB710F">
        <w:rPr>
          <w:rFonts w:ascii="Times New Roman" w:hAnsi="Times New Roman" w:cs="Times New Roman"/>
        </w:rPr>
        <w:t>e</w:t>
      </w:r>
      <w:r w:rsidRPr="00BB710F">
        <w:rPr>
          <w:rFonts w:ascii="Times New Roman" w:hAnsi="Times New Roman" w:cs="Times New Roman"/>
        </w:rPr>
        <w:t>).</w:t>
      </w:r>
      <w:r w:rsidRPr="00BB710F">
        <w:rPr>
          <w:rFonts w:ascii="Times New Roman" w:hAnsi="Times New Roman" w:cs="Times New Roman"/>
          <w:b/>
        </w:rPr>
        <w:t xml:space="preserve"> </w:t>
      </w:r>
    </w:p>
    <w:p w14:paraId="0380F31F" w14:textId="77777777" w:rsidR="00B65ED2" w:rsidRPr="00BB710F" w:rsidRDefault="00B65ED2" w:rsidP="00094218">
      <w:pPr>
        <w:pStyle w:val="ListParagraph"/>
        <w:spacing w:before="100" w:beforeAutospacing="1" w:after="100" w:afterAutospacing="1" w:line="240" w:lineRule="auto"/>
        <w:jc w:val="both"/>
        <w:rPr>
          <w:rFonts w:ascii="Times New Roman" w:hAnsi="Times New Roman" w:cs="Times New Roman"/>
          <w:b/>
        </w:rPr>
      </w:pPr>
    </w:p>
    <w:p w14:paraId="1FCBE093" w14:textId="4FA95A38" w:rsidR="00094218" w:rsidRPr="004E257F" w:rsidRDefault="00B65ED2" w:rsidP="0031506C">
      <w:pPr>
        <w:pStyle w:val="ListParagraph"/>
        <w:numPr>
          <w:ilvl w:val="0"/>
          <w:numId w:val="30"/>
        </w:numPr>
        <w:tabs>
          <w:tab w:val="left" w:pos="1418"/>
        </w:tabs>
        <w:spacing w:before="100" w:beforeAutospacing="1" w:after="100" w:afterAutospacing="1" w:line="240" w:lineRule="auto"/>
        <w:ind w:hanging="720"/>
        <w:jc w:val="both"/>
        <w:rPr>
          <w:rFonts w:ascii="Times New Roman" w:hAnsi="Times New Roman" w:cs="Times New Roman"/>
        </w:rPr>
      </w:pPr>
      <w:r w:rsidRPr="004E257F">
        <w:rPr>
          <w:rFonts w:ascii="Times New Roman" w:hAnsi="Times New Roman" w:cs="Times New Roman"/>
        </w:rPr>
        <w:t>“</w:t>
      </w:r>
      <w:r w:rsidR="00B57CF6" w:rsidRPr="004E257F">
        <w:rPr>
          <w:rFonts w:ascii="Times New Roman" w:hAnsi="Times New Roman" w:cs="Times New Roman"/>
          <w:b/>
        </w:rPr>
        <w:t>Go-</w:t>
      </w:r>
      <w:r w:rsidRPr="004E257F">
        <w:rPr>
          <w:rFonts w:ascii="Times New Roman" w:hAnsi="Times New Roman" w:cs="Times New Roman"/>
          <w:b/>
        </w:rPr>
        <w:t>Live Sign Off</w:t>
      </w:r>
      <w:r w:rsidRPr="004E257F">
        <w:rPr>
          <w:rFonts w:ascii="Times New Roman" w:hAnsi="Times New Roman" w:cs="Times New Roman"/>
        </w:rPr>
        <w:t xml:space="preserve">” </w:t>
      </w:r>
      <w:r w:rsidR="007F3526" w:rsidRPr="004E257F">
        <w:rPr>
          <w:rFonts w:ascii="Times New Roman" w:hAnsi="Times New Roman" w:cs="Times New Roman"/>
        </w:rPr>
        <w:t>shall have</w:t>
      </w:r>
      <w:r w:rsidRPr="004E257F">
        <w:rPr>
          <w:rFonts w:ascii="Times New Roman" w:hAnsi="Times New Roman" w:cs="Times New Roman"/>
        </w:rPr>
        <w:t xml:space="preserve"> the meaning assigned to the term in Clause 2.2.1(e).</w:t>
      </w:r>
      <w:r w:rsidRPr="004E257F">
        <w:rPr>
          <w:rFonts w:ascii="Times New Roman" w:hAnsi="Times New Roman" w:cs="Times New Roman"/>
          <w:b/>
        </w:rPr>
        <w:t xml:space="preserve"> </w:t>
      </w:r>
      <w:bookmarkStart w:id="17" w:name="_Toc474418684"/>
      <w:bookmarkStart w:id="18" w:name="_Toc475709305"/>
      <w:bookmarkStart w:id="19" w:name="_Toc478655617"/>
    </w:p>
    <w:p w14:paraId="46BB49D8" w14:textId="6131E819" w:rsidR="00A25154" w:rsidRPr="00BB710F" w:rsidRDefault="00A25154" w:rsidP="004E257F">
      <w:pPr>
        <w:pStyle w:val="ListParagraph"/>
        <w:tabs>
          <w:tab w:val="left" w:pos="1418"/>
        </w:tabs>
        <w:spacing w:before="100" w:beforeAutospacing="1" w:after="100" w:afterAutospacing="1" w:line="240" w:lineRule="auto"/>
        <w:jc w:val="both"/>
        <w:rPr>
          <w:rFonts w:ascii="Times New Roman" w:hAnsi="Times New Roman" w:cs="Times New Roman"/>
        </w:rPr>
      </w:pPr>
    </w:p>
    <w:p w14:paraId="6B73212C" w14:textId="77777777" w:rsidR="00094218" w:rsidRPr="00BB710F" w:rsidRDefault="00094218" w:rsidP="00094218">
      <w:pPr>
        <w:pStyle w:val="ListParagraph"/>
        <w:spacing w:before="100" w:beforeAutospacing="1" w:after="100" w:afterAutospacing="1" w:line="240" w:lineRule="auto"/>
        <w:jc w:val="both"/>
        <w:rPr>
          <w:rFonts w:ascii="Times New Roman" w:hAnsi="Times New Roman" w:cs="Times New Roman"/>
        </w:rPr>
      </w:pPr>
    </w:p>
    <w:p w14:paraId="1A0CD058" w14:textId="24EB17C1" w:rsidR="00AE22D1" w:rsidRPr="00BB710F" w:rsidRDefault="00AE22D1" w:rsidP="0031506C">
      <w:pPr>
        <w:pStyle w:val="ListParagraph"/>
        <w:numPr>
          <w:ilvl w:val="0"/>
          <w:numId w:val="30"/>
        </w:numPr>
        <w:tabs>
          <w:tab w:val="left" w:pos="1418"/>
        </w:tabs>
        <w:spacing w:before="100" w:beforeAutospacing="1" w:after="100" w:afterAutospacing="1" w:line="240" w:lineRule="auto"/>
        <w:ind w:hanging="720"/>
        <w:jc w:val="both"/>
        <w:rPr>
          <w:rFonts w:ascii="Times New Roman" w:hAnsi="Times New Roman" w:cs="Times New Roman"/>
        </w:rPr>
      </w:pPr>
      <w:r w:rsidRPr="00BB710F">
        <w:rPr>
          <w:rFonts w:ascii="Times New Roman" w:hAnsi="Times New Roman" w:cs="Times New Roman"/>
        </w:rPr>
        <w:t>“</w:t>
      </w:r>
      <w:r w:rsidRPr="00BB710F">
        <w:rPr>
          <w:rFonts w:ascii="Times New Roman" w:hAnsi="Times New Roman" w:cs="Times New Roman"/>
          <w:b/>
        </w:rPr>
        <w:t>Implementation Services</w:t>
      </w:r>
      <w:r w:rsidRPr="00BB710F">
        <w:rPr>
          <w:rFonts w:ascii="Times New Roman" w:hAnsi="Times New Roman" w:cs="Times New Roman"/>
        </w:rPr>
        <w:t xml:space="preserve">” means the services to be provided by </w:t>
      </w:r>
      <w:r w:rsidR="00411336" w:rsidRPr="00BB710F">
        <w:rPr>
          <w:rFonts w:ascii="Times New Roman" w:hAnsi="Times New Roman" w:cs="Times New Roman"/>
        </w:rPr>
        <w:t>Service Provider</w:t>
      </w:r>
      <w:r w:rsidR="00A727FF" w:rsidRPr="00BB710F">
        <w:rPr>
          <w:rFonts w:ascii="Times New Roman" w:hAnsi="Times New Roman" w:cs="Times New Roman"/>
        </w:rPr>
        <w:t xml:space="preserve"> pursuant to Clause 2.2.1.</w:t>
      </w:r>
    </w:p>
    <w:bookmarkEnd w:id="17"/>
    <w:bookmarkEnd w:id="18"/>
    <w:bookmarkEnd w:id="19"/>
    <w:p w14:paraId="3ACC7C0D" w14:textId="77777777" w:rsidR="00094218" w:rsidRPr="00BB710F" w:rsidRDefault="00094218" w:rsidP="00094218">
      <w:pPr>
        <w:pStyle w:val="ListParagraph"/>
        <w:tabs>
          <w:tab w:val="left" w:pos="360"/>
        </w:tabs>
        <w:spacing w:before="100" w:beforeAutospacing="1" w:after="100" w:afterAutospacing="1" w:line="240" w:lineRule="auto"/>
        <w:jc w:val="both"/>
        <w:rPr>
          <w:rFonts w:ascii="Times New Roman" w:hAnsi="Times New Roman" w:cs="Times New Roman"/>
        </w:rPr>
      </w:pPr>
    </w:p>
    <w:p w14:paraId="78A17085" w14:textId="2289234D" w:rsidR="00A727FF" w:rsidRPr="00BB710F" w:rsidRDefault="00A727FF" w:rsidP="0031506C">
      <w:pPr>
        <w:pStyle w:val="ListParagraph"/>
        <w:numPr>
          <w:ilvl w:val="0"/>
          <w:numId w:val="30"/>
        </w:numPr>
        <w:tabs>
          <w:tab w:val="left" w:pos="1418"/>
        </w:tabs>
        <w:spacing w:before="100" w:beforeAutospacing="1" w:after="100" w:afterAutospacing="1" w:line="240" w:lineRule="auto"/>
        <w:ind w:hanging="720"/>
        <w:jc w:val="both"/>
        <w:rPr>
          <w:rFonts w:ascii="Times New Roman" w:hAnsi="Times New Roman" w:cs="Times New Roman"/>
        </w:rPr>
      </w:pPr>
      <w:r w:rsidRPr="00BB710F">
        <w:rPr>
          <w:rFonts w:ascii="Times New Roman" w:hAnsi="Times New Roman" w:cs="Times New Roman"/>
        </w:rPr>
        <w:t>“</w:t>
      </w:r>
      <w:r w:rsidRPr="00BB710F">
        <w:rPr>
          <w:rFonts w:ascii="Times New Roman" w:hAnsi="Times New Roman" w:cs="Times New Roman"/>
          <w:b/>
        </w:rPr>
        <w:t>IndiGo’s Applications</w:t>
      </w:r>
      <w:r w:rsidRPr="00BB710F">
        <w:rPr>
          <w:rFonts w:ascii="Times New Roman" w:hAnsi="Times New Roman" w:cs="Times New Roman"/>
        </w:rPr>
        <w:t xml:space="preserve">” </w:t>
      </w:r>
      <w:r w:rsidR="007F3526" w:rsidRPr="00BB710F">
        <w:rPr>
          <w:rFonts w:ascii="Times New Roman" w:hAnsi="Times New Roman" w:cs="Times New Roman"/>
        </w:rPr>
        <w:t>shall have</w:t>
      </w:r>
      <w:r w:rsidRPr="00BB710F">
        <w:rPr>
          <w:rFonts w:ascii="Times New Roman" w:hAnsi="Times New Roman" w:cs="Times New Roman"/>
        </w:rPr>
        <w:t xml:space="preserve"> the meaning assigned to the term in Clause 2.2.1(</w:t>
      </w:r>
      <w:r w:rsidR="00D93051" w:rsidRPr="00BB710F">
        <w:rPr>
          <w:rFonts w:ascii="Times New Roman" w:hAnsi="Times New Roman" w:cs="Times New Roman"/>
        </w:rPr>
        <w:t>c</w:t>
      </w:r>
      <w:r w:rsidRPr="00BB710F">
        <w:rPr>
          <w:rFonts w:ascii="Times New Roman" w:hAnsi="Times New Roman" w:cs="Times New Roman"/>
        </w:rPr>
        <w:t>).</w:t>
      </w:r>
    </w:p>
    <w:p w14:paraId="64669321" w14:textId="77777777" w:rsidR="00E31766" w:rsidRPr="00BB710F" w:rsidRDefault="00E31766" w:rsidP="00094218">
      <w:pPr>
        <w:pStyle w:val="ListParagraph"/>
        <w:tabs>
          <w:tab w:val="left" w:pos="360"/>
        </w:tabs>
        <w:spacing w:before="100" w:beforeAutospacing="1" w:after="100" w:afterAutospacing="1" w:line="240" w:lineRule="auto"/>
        <w:jc w:val="both"/>
        <w:rPr>
          <w:rFonts w:ascii="Times New Roman" w:hAnsi="Times New Roman" w:cs="Times New Roman"/>
        </w:rPr>
      </w:pPr>
    </w:p>
    <w:p w14:paraId="4E2739B8" w14:textId="0A74384A" w:rsidR="00E31766" w:rsidRPr="00BB710F" w:rsidRDefault="00E31766" w:rsidP="0031506C">
      <w:pPr>
        <w:pStyle w:val="ListParagraph"/>
        <w:numPr>
          <w:ilvl w:val="0"/>
          <w:numId w:val="30"/>
        </w:numPr>
        <w:tabs>
          <w:tab w:val="left" w:pos="1418"/>
        </w:tabs>
        <w:spacing w:before="100" w:beforeAutospacing="1" w:after="100" w:afterAutospacing="1" w:line="240" w:lineRule="auto"/>
        <w:ind w:hanging="720"/>
        <w:jc w:val="both"/>
        <w:rPr>
          <w:rFonts w:ascii="Times New Roman" w:hAnsi="Times New Roman" w:cs="Times New Roman"/>
        </w:rPr>
      </w:pPr>
      <w:r w:rsidRPr="00BB710F">
        <w:rPr>
          <w:rFonts w:ascii="Times New Roman" w:hAnsi="Times New Roman" w:cs="Times New Roman"/>
        </w:rPr>
        <w:t>“</w:t>
      </w:r>
      <w:r w:rsidRPr="00BB710F">
        <w:rPr>
          <w:rFonts w:ascii="Times New Roman" w:hAnsi="Times New Roman" w:cs="Times New Roman"/>
          <w:b/>
        </w:rPr>
        <w:t>IndiGo Enhancements</w:t>
      </w:r>
      <w:r w:rsidRPr="00BB710F">
        <w:rPr>
          <w:rFonts w:ascii="Times New Roman" w:hAnsi="Times New Roman" w:cs="Times New Roman"/>
        </w:rPr>
        <w:t xml:space="preserve">” </w:t>
      </w:r>
      <w:r w:rsidR="007F3526" w:rsidRPr="00BB710F">
        <w:rPr>
          <w:rFonts w:ascii="Times New Roman" w:hAnsi="Times New Roman" w:cs="Times New Roman"/>
        </w:rPr>
        <w:t>shall have</w:t>
      </w:r>
      <w:r w:rsidRPr="00BB710F">
        <w:rPr>
          <w:rFonts w:ascii="Times New Roman" w:hAnsi="Times New Roman" w:cs="Times New Roman"/>
        </w:rPr>
        <w:t xml:space="preserve"> the meaning assigned to the term in Clause </w:t>
      </w:r>
      <w:r w:rsidR="00EF4D61" w:rsidRPr="00BB710F">
        <w:rPr>
          <w:rFonts w:ascii="Times New Roman" w:hAnsi="Times New Roman" w:cs="Times New Roman"/>
        </w:rPr>
        <w:t>2.2.</w:t>
      </w:r>
      <w:r w:rsidR="00880CD5" w:rsidRPr="00BB710F">
        <w:rPr>
          <w:rFonts w:ascii="Times New Roman" w:hAnsi="Times New Roman" w:cs="Times New Roman"/>
        </w:rPr>
        <w:t>6</w:t>
      </w:r>
      <w:r w:rsidR="00EF4D61" w:rsidRPr="00BB710F">
        <w:rPr>
          <w:rFonts w:ascii="Times New Roman" w:hAnsi="Times New Roman" w:cs="Times New Roman"/>
        </w:rPr>
        <w:t>.</w:t>
      </w:r>
    </w:p>
    <w:p w14:paraId="51DE34CA" w14:textId="77777777" w:rsidR="00A727FF" w:rsidRPr="00BB710F" w:rsidRDefault="00A727FF" w:rsidP="00094218">
      <w:pPr>
        <w:pStyle w:val="ListParagraph"/>
        <w:tabs>
          <w:tab w:val="left" w:pos="360"/>
        </w:tabs>
        <w:spacing w:before="100" w:beforeAutospacing="1" w:after="100" w:afterAutospacing="1" w:line="240" w:lineRule="auto"/>
        <w:jc w:val="both"/>
        <w:rPr>
          <w:rFonts w:ascii="Times New Roman" w:hAnsi="Times New Roman" w:cs="Times New Roman"/>
        </w:rPr>
      </w:pPr>
    </w:p>
    <w:p w14:paraId="549C0744" w14:textId="77777777" w:rsidR="00AE22D1" w:rsidRPr="00BB710F" w:rsidRDefault="00AE22D1" w:rsidP="0031506C">
      <w:pPr>
        <w:pStyle w:val="ListParagraph"/>
        <w:numPr>
          <w:ilvl w:val="0"/>
          <w:numId w:val="30"/>
        </w:numPr>
        <w:tabs>
          <w:tab w:val="left" w:pos="1418"/>
        </w:tabs>
        <w:spacing w:before="100" w:beforeAutospacing="1" w:after="100" w:afterAutospacing="1" w:line="240" w:lineRule="auto"/>
        <w:ind w:hanging="720"/>
        <w:jc w:val="both"/>
        <w:rPr>
          <w:rFonts w:ascii="Times New Roman" w:hAnsi="Times New Roman" w:cs="Times New Roman"/>
          <w:b/>
        </w:rPr>
      </w:pPr>
      <w:r w:rsidRPr="00BB710F">
        <w:rPr>
          <w:rFonts w:ascii="Times New Roman" w:hAnsi="Times New Roman" w:cs="Times New Roman"/>
        </w:rPr>
        <w:t>“</w:t>
      </w:r>
      <w:r w:rsidRPr="00BB710F">
        <w:rPr>
          <w:rFonts w:ascii="Times New Roman" w:hAnsi="Times New Roman" w:cs="Times New Roman"/>
          <w:b/>
        </w:rPr>
        <w:t>Initial Enhancements</w:t>
      </w:r>
      <w:r w:rsidRPr="00BB710F">
        <w:rPr>
          <w:rFonts w:ascii="Times New Roman" w:hAnsi="Times New Roman" w:cs="Times New Roman"/>
        </w:rPr>
        <w:t>”</w:t>
      </w:r>
      <w:r w:rsidRPr="00BB710F">
        <w:rPr>
          <w:rFonts w:ascii="Times New Roman" w:hAnsi="Times New Roman" w:cs="Times New Roman"/>
          <w:b/>
        </w:rPr>
        <w:t xml:space="preserve"> </w:t>
      </w:r>
      <w:r w:rsidRPr="00BB710F">
        <w:rPr>
          <w:rFonts w:ascii="Times New Roman" w:hAnsi="Times New Roman" w:cs="Times New Roman"/>
        </w:rPr>
        <w:t xml:space="preserve">means any development work done for the purpose of implementing and integrating the </w:t>
      </w:r>
      <w:r w:rsidR="000403F5" w:rsidRPr="00BB710F">
        <w:rPr>
          <w:rFonts w:ascii="Times New Roman" w:hAnsi="Times New Roman" w:cs="Times New Roman"/>
        </w:rPr>
        <w:t xml:space="preserve">Composite </w:t>
      </w:r>
      <w:r w:rsidRPr="00BB710F">
        <w:rPr>
          <w:rFonts w:ascii="Times New Roman" w:hAnsi="Times New Roman" w:cs="Times New Roman"/>
        </w:rPr>
        <w:t xml:space="preserve">Software with the Customer System, including work related to any interface, workflow, configuration logic of any functionality and any scheduled processes/jobs to design and those works as more specifically set forth in </w:t>
      </w:r>
      <w:r w:rsidRPr="00BB710F">
        <w:rPr>
          <w:rFonts w:ascii="Times New Roman" w:hAnsi="Times New Roman" w:cs="Times New Roman"/>
          <w:b/>
        </w:rPr>
        <w:t>Annexure A</w:t>
      </w:r>
      <w:r w:rsidRPr="00BB710F">
        <w:rPr>
          <w:rFonts w:ascii="Times New Roman" w:hAnsi="Times New Roman" w:cs="Times New Roman"/>
        </w:rPr>
        <w:t xml:space="preserve">. </w:t>
      </w:r>
    </w:p>
    <w:p w14:paraId="423D0F04" w14:textId="77777777" w:rsidR="00094218" w:rsidRPr="00BB710F" w:rsidRDefault="00094218" w:rsidP="00094218">
      <w:pPr>
        <w:pStyle w:val="ListParagraph"/>
        <w:spacing w:before="100" w:beforeAutospacing="1" w:after="100" w:afterAutospacing="1" w:line="240" w:lineRule="auto"/>
        <w:jc w:val="both"/>
        <w:rPr>
          <w:rFonts w:ascii="Times New Roman" w:hAnsi="Times New Roman" w:cs="Times New Roman"/>
        </w:rPr>
      </w:pPr>
      <w:bookmarkStart w:id="20" w:name="_Toc474418685"/>
      <w:bookmarkStart w:id="21" w:name="_Toc475709306"/>
      <w:bookmarkStart w:id="22" w:name="_Toc478655618"/>
    </w:p>
    <w:p w14:paraId="00CFAC66" w14:textId="77777777" w:rsidR="00AE22D1" w:rsidRPr="00BB710F" w:rsidRDefault="00AE22D1" w:rsidP="0031506C">
      <w:pPr>
        <w:pStyle w:val="ListParagraph"/>
        <w:numPr>
          <w:ilvl w:val="0"/>
          <w:numId w:val="30"/>
        </w:numPr>
        <w:tabs>
          <w:tab w:val="left" w:pos="1418"/>
        </w:tabs>
        <w:spacing w:before="100" w:beforeAutospacing="1" w:after="100" w:afterAutospacing="1" w:line="240" w:lineRule="auto"/>
        <w:ind w:hanging="720"/>
        <w:jc w:val="both"/>
        <w:rPr>
          <w:rFonts w:ascii="Times New Roman" w:hAnsi="Times New Roman" w:cs="Times New Roman"/>
        </w:rPr>
      </w:pPr>
      <w:r w:rsidRPr="00BB710F">
        <w:rPr>
          <w:rFonts w:ascii="Times New Roman" w:hAnsi="Times New Roman" w:cs="Times New Roman"/>
        </w:rPr>
        <w:t>“</w:t>
      </w:r>
      <w:r w:rsidRPr="00BB710F">
        <w:rPr>
          <w:rFonts w:ascii="Times New Roman" w:hAnsi="Times New Roman" w:cs="Times New Roman"/>
          <w:b/>
        </w:rPr>
        <w:t>Intellectual Property</w:t>
      </w:r>
      <w:r w:rsidRPr="00BB710F">
        <w:rPr>
          <w:rFonts w:ascii="Times New Roman" w:hAnsi="Times New Roman" w:cs="Times New Roman"/>
        </w:rPr>
        <w:t xml:space="preserve">” means and includes brand names, logos, trademarks, patents, </w:t>
      </w:r>
      <w:r w:rsidRPr="00BB710F">
        <w:rPr>
          <w:rFonts w:ascii="Times New Roman" w:eastAsia="Times New Roman" w:hAnsi="Times New Roman" w:cs="Times New Roman"/>
          <w:bCs/>
          <w:lang w:eastAsia="en-IN"/>
        </w:rPr>
        <w:t>copyright,</w:t>
      </w:r>
      <w:r w:rsidRPr="00BB710F">
        <w:rPr>
          <w:rFonts w:ascii="Times New Roman" w:hAnsi="Times New Roman" w:cs="Times New Roman"/>
        </w:rPr>
        <w:t xml:space="preserve"> literary works, pictorial works, graphic software architectural works, works of visual art, data and databases, formulas, designs, sequence, models, drawings, source codes, codes, computer programs, including all documentation, related listings, design specifications, flowcharts, all processes and any other work that may be the subject matter of any statutory protection.</w:t>
      </w:r>
    </w:p>
    <w:bookmarkEnd w:id="20"/>
    <w:bookmarkEnd w:id="21"/>
    <w:bookmarkEnd w:id="22"/>
    <w:p w14:paraId="3B75E791" w14:textId="77777777" w:rsidR="00094218" w:rsidRPr="00BB710F" w:rsidRDefault="00094218" w:rsidP="00094218">
      <w:pPr>
        <w:pStyle w:val="ListParagraph"/>
        <w:spacing w:before="100" w:beforeAutospacing="1" w:after="100" w:afterAutospacing="1" w:line="240" w:lineRule="auto"/>
        <w:rPr>
          <w:rFonts w:ascii="Times New Roman" w:hAnsi="Times New Roman" w:cs="Times New Roman"/>
        </w:rPr>
      </w:pPr>
    </w:p>
    <w:p w14:paraId="3A157FB9" w14:textId="77777777" w:rsidR="00AE22D1" w:rsidRPr="00BB710F" w:rsidRDefault="00AE22D1" w:rsidP="0031506C">
      <w:pPr>
        <w:pStyle w:val="ListParagraph"/>
        <w:numPr>
          <w:ilvl w:val="0"/>
          <w:numId w:val="30"/>
        </w:numPr>
        <w:tabs>
          <w:tab w:val="left" w:pos="1418"/>
        </w:tabs>
        <w:spacing w:before="100" w:beforeAutospacing="1" w:after="100" w:afterAutospacing="1" w:line="240" w:lineRule="auto"/>
        <w:ind w:hanging="720"/>
        <w:jc w:val="both"/>
        <w:rPr>
          <w:rFonts w:ascii="Times New Roman" w:hAnsi="Times New Roman" w:cs="Times New Roman"/>
        </w:rPr>
      </w:pPr>
      <w:r w:rsidRPr="00BB710F">
        <w:rPr>
          <w:rFonts w:ascii="Times New Roman" w:hAnsi="Times New Roman" w:cs="Times New Roman"/>
        </w:rPr>
        <w:t>“</w:t>
      </w:r>
      <w:r w:rsidRPr="00BB710F">
        <w:rPr>
          <w:rFonts w:ascii="Times New Roman" w:hAnsi="Times New Roman" w:cs="Times New Roman"/>
          <w:b/>
        </w:rPr>
        <w:t>ISP</w:t>
      </w:r>
      <w:r w:rsidRPr="00BB710F">
        <w:rPr>
          <w:rFonts w:ascii="Times New Roman" w:hAnsi="Times New Roman" w:cs="Times New Roman"/>
        </w:rPr>
        <w:t>” shall have the meaning assigned to the term under Clause 3.8.</w:t>
      </w:r>
    </w:p>
    <w:p w14:paraId="35417AB8" w14:textId="77777777" w:rsidR="00094218" w:rsidRPr="00BB710F" w:rsidRDefault="00094218" w:rsidP="00094218">
      <w:pPr>
        <w:pStyle w:val="ListParagraph"/>
        <w:autoSpaceDE w:val="0"/>
        <w:autoSpaceDN w:val="0"/>
        <w:adjustRightInd w:val="0"/>
        <w:spacing w:before="100" w:beforeAutospacing="1" w:after="100" w:afterAutospacing="1" w:line="240" w:lineRule="auto"/>
        <w:jc w:val="both"/>
        <w:rPr>
          <w:rStyle w:val="DeltaViewInsertion"/>
          <w:rFonts w:ascii="Times New Roman" w:hAnsi="Times New Roman" w:cs="Times New Roman"/>
          <w:color w:val="auto"/>
          <w:u w:val="none"/>
          <w:lang w:val="en-GB"/>
        </w:rPr>
      </w:pPr>
    </w:p>
    <w:p w14:paraId="3A8C58A0" w14:textId="7BFD9BC2" w:rsidR="00AE22D1" w:rsidRPr="00BB710F" w:rsidRDefault="00AE22D1" w:rsidP="0031506C">
      <w:pPr>
        <w:pStyle w:val="ListParagraph"/>
        <w:numPr>
          <w:ilvl w:val="0"/>
          <w:numId w:val="30"/>
        </w:numPr>
        <w:tabs>
          <w:tab w:val="left" w:pos="1418"/>
        </w:tabs>
        <w:spacing w:before="100" w:beforeAutospacing="1" w:after="100" w:afterAutospacing="1" w:line="240" w:lineRule="auto"/>
        <w:ind w:hanging="720"/>
        <w:jc w:val="both"/>
        <w:rPr>
          <w:rFonts w:ascii="Times New Roman" w:hAnsi="Times New Roman" w:cs="Times New Roman"/>
        </w:rPr>
      </w:pPr>
      <w:r w:rsidRPr="00BB710F">
        <w:rPr>
          <w:rStyle w:val="DeltaViewInsertion"/>
          <w:rFonts w:ascii="Times New Roman" w:hAnsi="Times New Roman" w:cs="Times New Roman"/>
          <w:color w:val="auto"/>
          <w:u w:val="none"/>
          <w:lang w:val="en-GB"/>
        </w:rPr>
        <w:t>“</w:t>
      </w:r>
      <w:r w:rsidRPr="00BB710F">
        <w:rPr>
          <w:rStyle w:val="DeltaViewInsertion"/>
          <w:rFonts w:ascii="Times New Roman" w:hAnsi="Times New Roman" w:cs="Times New Roman"/>
          <w:b/>
          <w:color w:val="auto"/>
          <w:u w:val="none"/>
          <w:lang w:val="en-GB"/>
        </w:rPr>
        <w:t>Law</w:t>
      </w:r>
      <w:r w:rsidRPr="00BB710F">
        <w:rPr>
          <w:rStyle w:val="DeltaViewInsertion"/>
          <w:rFonts w:ascii="Times New Roman" w:hAnsi="Times New Roman" w:cs="Times New Roman"/>
          <w:color w:val="auto"/>
          <w:u w:val="none"/>
          <w:lang w:val="en-GB"/>
        </w:rPr>
        <w:t>” means and includes</w:t>
      </w:r>
      <w:bookmarkStart w:id="23" w:name="_DV_X22"/>
      <w:bookmarkStart w:id="24" w:name="_DV_C8"/>
      <w:r w:rsidRPr="00BB710F">
        <w:rPr>
          <w:rStyle w:val="DeltaViewMoveDestination"/>
          <w:rFonts w:ascii="Times New Roman" w:hAnsi="Times New Roman" w:cs="Times New Roman"/>
          <w:color w:val="auto"/>
          <w:u w:val="none"/>
          <w:lang w:val="en-GB"/>
        </w:rPr>
        <w:t xml:space="preserve"> any statute, law, rules, regulation, ordinance, judgement, order, decree, authorisation, or any published </w:t>
      </w:r>
      <w:r w:rsidRPr="00BB710F">
        <w:t>directive</w:t>
      </w:r>
      <w:r w:rsidRPr="00BB710F">
        <w:rPr>
          <w:rStyle w:val="DeltaViewMoveDestination"/>
          <w:rFonts w:ascii="Times New Roman" w:hAnsi="Times New Roman" w:cs="Times New Roman"/>
          <w:color w:val="auto"/>
          <w:u w:val="none"/>
          <w:lang w:val="en-GB"/>
        </w:rPr>
        <w:t>, guideline, requirement or governmental restriction having the force of law, or any determination by, or interpretation of any of the foregoing by, any judicial authority.</w:t>
      </w:r>
      <w:bookmarkEnd w:id="23"/>
      <w:bookmarkEnd w:id="24"/>
    </w:p>
    <w:p w14:paraId="28C07A6D" w14:textId="77777777" w:rsidR="007C6472" w:rsidRPr="00BB710F" w:rsidRDefault="007C6472" w:rsidP="00094218">
      <w:pPr>
        <w:pStyle w:val="ListParagraph"/>
        <w:spacing w:before="100" w:beforeAutospacing="1" w:after="100" w:afterAutospacing="1" w:line="240" w:lineRule="auto"/>
        <w:jc w:val="both"/>
        <w:rPr>
          <w:rFonts w:ascii="Times New Roman" w:hAnsi="Times New Roman" w:cs="Times New Roman"/>
        </w:rPr>
      </w:pPr>
    </w:p>
    <w:p w14:paraId="7B2570F3" w14:textId="72C344BE" w:rsidR="00AE22D1" w:rsidRPr="00BB710F" w:rsidRDefault="00AE22D1" w:rsidP="0031506C">
      <w:pPr>
        <w:pStyle w:val="ListParagraph"/>
        <w:numPr>
          <w:ilvl w:val="0"/>
          <w:numId w:val="30"/>
        </w:numPr>
        <w:tabs>
          <w:tab w:val="left" w:pos="1418"/>
        </w:tabs>
        <w:spacing w:before="100" w:beforeAutospacing="1" w:after="100" w:afterAutospacing="1" w:line="240" w:lineRule="auto"/>
        <w:ind w:hanging="720"/>
        <w:jc w:val="both"/>
        <w:rPr>
          <w:rFonts w:ascii="Times New Roman" w:hAnsi="Times New Roman" w:cs="Times New Roman"/>
        </w:rPr>
      </w:pPr>
      <w:r w:rsidRPr="00BB710F">
        <w:rPr>
          <w:rFonts w:ascii="Times New Roman" w:hAnsi="Times New Roman" w:cs="Times New Roman"/>
        </w:rPr>
        <w:t>“</w:t>
      </w:r>
      <w:r w:rsidRPr="00BB710F">
        <w:rPr>
          <w:rFonts w:ascii="Times New Roman" w:hAnsi="Times New Roman" w:cs="Times New Roman"/>
          <w:b/>
        </w:rPr>
        <w:t>Personnel</w:t>
      </w:r>
      <w:r w:rsidRPr="00BB710F">
        <w:rPr>
          <w:rFonts w:ascii="Times New Roman" w:hAnsi="Times New Roman" w:cs="Times New Roman"/>
        </w:rPr>
        <w:t xml:space="preserve">” means the employees, representatives or associates of </w:t>
      </w:r>
      <w:r w:rsidR="00411336" w:rsidRPr="00BB710F">
        <w:rPr>
          <w:rFonts w:ascii="Times New Roman" w:hAnsi="Times New Roman" w:cs="Times New Roman"/>
        </w:rPr>
        <w:t>Service Provider</w:t>
      </w:r>
      <w:r w:rsidRPr="00BB710F">
        <w:rPr>
          <w:rFonts w:ascii="Times New Roman" w:hAnsi="Times New Roman" w:cs="Times New Roman"/>
        </w:rPr>
        <w:t>.</w:t>
      </w:r>
    </w:p>
    <w:p w14:paraId="59FDDAAA" w14:textId="77777777" w:rsidR="009F1222" w:rsidRPr="00BB710F" w:rsidRDefault="009F1222" w:rsidP="009F1222">
      <w:pPr>
        <w:pStyle w:val="ListParagraph"/>
        <w:tabs>
          <w:tab w:val="left" w:pos="1418"/>
        </w:tabs>
        <w:spacing w:before="100" w:beforeAutospacing="1" w:after="100" w:afterAutospacing="1" w:line="240" w:lineRule="auto"/>
        <w:jc w:val="both"/>
        <w:rPr>
          <w:rFonts w:ascii="Times New Roman" w:hAnsi="Times New Roman" w:cs="Times New Roman"/>
        </w:rPr>
      </w:pPr>
    </w:p>
    <w:p w14:paraId="0C35479D" w14:textId="14D0B10E" w:rsidR="009F1222" w:rsidRPr="00BB710F" w:rsidRDefault="009F1222" w:rsidP="0031506C">
      <w:pPr>
        <w:pStyle w:val="ListParagraph"/>
        <w:numPr>
          <w:ilvl w:val="0"/>
          <w:numId w:val="30"/>
        </w:numPr>
        <w:tabs>
          <w:tab w:val="left" w:pos="1418"/>
        </w:tabs>
        <w:spacing w:before="100" w:beforeAutospacing="1" w:after="100" w:afterAutospacing="1" w:line="240" w:lineRule="auto"/>
        <w:ind w:hanging="720"/>
        <w:jc w:val="both"/>
        <w:rPr>
          <w:rFonts w:ascii="Times New Roman" w:hAnsi="Times New Roman" w:cs="Times New Roman"/>
        </w:rPr>
      </w:pPr>
      <w:r w:rsidRPr="00BB710F">
        <w:rPr>
          <w:rFonts w:ascii="Times New Roman" w:hAnsi="Times New Roman" w:cs="Times New Roman"/>
        </w:rPr>
        <w:t>“</w:t>
      </w:r>
      <w:r w:rsidRPr="00BB710F">
        <w:rPr>
          <w:rFonts w:ascii="Times New Roman" w:hAnsi="Times New Roman" w:cs="Times New Roman"/>
          <w:b/>
          <w:bCs/>
        </w:rPr>
        <w:t>Personal Data</w:t>
      </w:r>
      <w:r w:rsidRPr="00BB710F">
        <w:rPr>
          <w:rFonts w:ascii="Times New Roman" w:hAnsi="Times New Roman" w:cs="Times New Roman"/>
        </w:rPr>
        <w:t>” shall have the meaning assigned to the term under Clause 3.11.</w:t>
      </w:r>
    </w:p>
    <w:p w14:paraId="2C0DC4E7" w14:textId="77777777" w:rsidR="00094218" w:rsidRPr="00BB710F" w:rsidRDefault="00094218" w:rsidP="00094218">
      <w:pPr>
        <w:pStyle w:val="ListParagraph"/>
        <w:spacing w:before="100" w:beforeAutospacing="1" w:after="100" w:afterAutospacing="1" w:line="240" w:lineRule="auto"/>
        <w:jc w:val="both"/>
        <w:rPr>
          <w:rFonts w:ascii="Times New Roman" w:hAnsi="Times New Roman" w:cs="Times New Roman"/>
        </w:rPr>
      </w:pPr>
    </w:p>
    <w:p w14:paraId="666B13CF" w14:textId="04347413" w:rsidR="00AE22D1" w:rsidRPr="00BB710F" w:rsidRDefault="00AE22D1" w:rsidP="0031506C">
      <w:pPr>
        <w:pStyle w:val="ListParagraph"/>
        <w:numPr>
          <w:ilvl w:val="0"/>
          <w:numId w:val="30"/>
        </w:numPr>
        <w:tabs>
          <w:tab w:val="left" w:pos="1418"/>
        </w:tabs>
        <w:spacing w:before="100" w:beforeAutospacing="1" w:after="100" w:afterAutospacing="1" w:line="240" w:lineRule="auto"/>
        <w:ind w:hanging="720"/>
        <w:jc w:val="both"/>
        <w:rPr>
          <w:rFonts w:ascii="Times New Roman" w:hAnsi="Times New Roman" w:cs="Times New Roman"/>
        </w:rPr>
      </w:pPr>
      <w:r w:rsidRPr="00BB710F">
        <w:rPr>
          <w:rFonts w:ascii="Times New Roman" w:hAnsi="Times New Roman" w:cs="Times New Roman"/>
        </w:rPr>
        <w:t>“</w:t>
      </w:r>
      <w:r w:rsidRPr="00BB710F">
        <w:rPr>
          <w:rFonts w:ascii="Times New Roman" w:hAnsi="Times New Roman" w:cs="Times New Roman"/>
          <w:b/>
        </w:rPr>
        <w:t>Services</w:t>
      </w:r>
      <w:r w:rsidRPr="00BB710F">
        <w:rPr>
          <w:rFonts w:ascii="Times New Roman" w:hAnsi="Times New Roman" w:cs="Times New Roman"/>
        </w:rPr>
        <w:t xml:space="preserve">” means the Implementation Services and the </w:t>
      </w:r>
      <w:r w:rsidR="004F7BBC" w:rsidRPr="00BB710F">
        <w:rPr>
          <w:rFonts w:ascii="Times New Roman" w:hAnsi="Times New Roman" w:cs="Times New Roman"/>
        </w:rPr>
        <w:t xml:space="preserve">Subscription </w:t>
      </w:r>
      <w:r w:rsidRPr="00BB710F">
        <w:rPr>
          <w:rFonts w:ascii="Times New Roman" w:hAnsi="Times New Roman" w:cs="Times New Roman"/>
        </w:rPr>
        <w:t>Services.</w:t>
      </w:r>
    </w:p>
    <w:p w14:paraId="2747A684" w14:textId="77777777" w:rsidR="00094218" w:rsidRPr="00BB710F" w:rsidRDefault="00094218" w:rsidP="00094218">
      <w:pPr>
        <w:pStyle w:val="ListParagraph"/>
        <w:spacing w:before="100" w:beforeAutospacing="1" w:after="100" w:afterAutospacing="1" w:line="240" w:lineRule="auto"/>
        <w:jc w:val="both"/>
        <w:rPr>
          <w:rFonts w:ascii="Times New Roman" w:hAnsi="Times New Roman" w:cs="Times New Roman"/>
        </w:rPr>
      </w:pPr>
    </w:p>
    <w:p w14:paraId="34E3DE04" w14:textId="6A93D288" w:rsidR="00AE22D1" w:rsidRPr="00BB710F" w:rsidRDefault="00AE22D1" w:rsidP="0031506C">
      <w:pPr>
        <w:pStyle w:val="ListParagraph"/>
        <w:numPr>
          <w:ilvl w:val="0"/>
          <w:numId w:val="30"/>
        </w:numPr>
        <w:tabs>
          <w:tab w:val="left" w:pos="1418"/>
        </w:tabs>
        <w:spacing w:before="100" w:beforeAutospacing="1" w:after="100" w:afterAutospacing="1" w:line="240" w:lineRule="auto"/>
        <w:ind w:hanging="720"/>
        <w:jc w:val="both"/>
        <w:rPr>
          <w:rFonts w:ascii="Times New Roman" w:hAnsi="Times New Roman" w:cs="Times New Roman"/>
        </w:rPr>
      </w:pPr>
      <w:commentRangeStart w:id="25"/>
      <w:r w:rsidRPr="00BB710F">
        <w:rPr>
          <w:rFonts w:ascii="Times New Roman" w:hAnsi="Times New Roman" w:cs="Times New Roman"/>
        </w:rPr>
        <w:t>“</w:t>
      </w:r>
      <w:r w:rsidRPr="00BB710F">
        <w:rPr>
          <w:rFonts w:ascii="Times New Roman" w:hAnsi="Times New Roman" w:cs="Times New Roman"/>
          <w:b/>
        </w:rPr>
        <w:t>Software</w:t>
      </w:r>
      <w:r w:rsidRPr="00BB710F">
        <w:rPr>
          <w:rFonts w:ascii="Times New Roman" w:hAnsi="Times New Roman" w:cs="Times New Roman"/>
        </w:rPr>
        <w:t xml:space="preserve">” means the cloud based </w:t>
      </w:r>
      <w:r w:rsidR="00411336" w:rsidRPr="00BB710F">
        <w:rPr>
          <w:rFonts w:ascii="Times New Roman" w:hAnsi="Times New Roman" w:cs="Times New Roman"/>
        </w:rPr>
        <w:t>Service Provider</w:t>
      </w:r>
      <w:r w:rsidRPr="00BB710F">
        <w:rPr>
          <w:rFonts w:ascii="Times New Roman" w:hAnsi="Times New Roman" w:cs="Times New Roman"/>
        </w:rPr>
        <w:t xml:space="preserve"> software solution to manage and operate </w:t>
      </w:r>
      <w:r w:rsidR="003A2F3B" w:rsidRPr="00E10EF3">
        <w:rPr>
          <w:rFonts w:ascii="Times New Roman" w:hAnsi="Times New Roman" w:cs="Times New Roman"/>
        </w:rPr>
        <w:t xml:space="preserve">the B2C Entity Identity Resolution platform, including customer identity resolution, duplicate detection, entity reconciliation, unified customer profile (Customer 360) management, customer identity synchronization across Microsoft Azure </w:t>
      </w:r>
      <w:proofErr w:type="spellStart"/>
      <w:r w:rsidR="003A2F3B" w:rsidRPr="00E10EF3">
        <w:rPr>
          <w:rFonts w:ascii="Times New Roman" w:hAnsi="Times New Roman" w:cs="Times New Roman"/>
        </w:rPr>
        <w:t>Entra</w:t>
      </w:r>
      <w:proofErr w:type="spellEnd"/>
      <w:r w:rsidR="003A2F3B" w:rsidRPr="00E10EF3">
        <w:rPr>
          <w:rFonts w:ascii="Times New Roman" w:hAnsi="Times New Roman" w:cs="Times New Roman"/>
        </w:rPr>
        <w:t xml:space="preserve"> (CIAM), </w:t>
      </w:r>
      <w:proofErr w:type="spellStart"/>
      <w:r w:rsidR="003A2F3B" w:rsidRPr="00E10EF3">
        <w:rPr>
          <w:rFonts w:ascii="Times New Roman" w:hAnsi="Times New Roman" w:cs="Times New Roman"/>
        </w:rPr>
        <w:t>Navitaire</w:t>
      </w:r>
      <w:proofErr w:type="spellEnd"/>
      <w:r w:rsidR="003A2F3B" w:rsidRPr="00E10EF3">
        <w:rPr>
          <w:rFonts w:ascii="Times New Roman" w:hAnsi="Times New Roman" w:cs="Times New Roman"/>
        </w:rPr>
        <w:t>, Loyalty, Enterprise Data Hub (EDH) and other approved enterprise systems, together with the associated web-based administrative utility</w:t>
      </w:r>
      <w:r w:rsidR="00293E2D">
        <w:rPr>
          <w:rFonts w:ascii="Times New Roman" w:hAnsi="Times New Roman" w:cs="Times New Roman"/>
        </w:rPr>
        <w:t>,</w:t>
      </w:r>
      <w:r w:rsidRPr="00BB710F">
        <w:rPr>
          <w:rFonts w:ascii="Times New Roman" w:eastAsia="Times New Roman" w:hAnsi="Times New Roman" w:cs="Times New Roman"/>
          <w:bCs/>
          <w:lang w:eastAsia="en-IN"/>
        </w:rPr>
        <w:t xml:space="preserve"> owned and developed by </w:t>
      </w:r>
      <w:r w:rsidR="00411336" w:rsidRPr="00BB710F">
        <w:rPr>
          <w:rFonts w:ascii="Times New Roman" w:eastAsia="Times New Roman" w:hAnsi="Times New Roman" w:cs="Times New Roman"/>
          <w:bCs/>
          <w:lang w:eastAsia="en-IN"/>
        </w:rPr>
        <w:t>Service Provider</w:t>
      </w:r>
      <w:r w:rsidRPr="00BB710F">
        <w:rPr>
          <w:rFonts w:ascii="Times New Roman" w:eastAsia="Times New Roman" w:hAnsi="Times New Roman" w:cs="Times New Roman"/>
          <w:bCs/>
          <w:lang w:eastAsia="en-IN"/>
        </w:rPr>
        <w:t xml:space="preserve"> and shall include the source code and executable object code of software programs and the patches, scripts, designs, concepts or other materials that constitute the software programs necessary for the proper function and operation of the Business</w:t>
      </w:r>
      <w:r w:rsidR="009E5145" w:rsidRPr="00BB710F">
        <w:rPr>
          <w:rFonts w:ascii="Times New Roman" w:eastAsia="Times New Roman" w:hAnsi="Times New Roman" w:cs="Times New Roman"/>
          <w:bCs/>
          <w:lang w:eastAsia="en-IN"/>
        </w:rPr>
        <w:t xml:space="preserve"> Unit</w:t>
      </w:r>
      <w:r w:rsidRPr="00BB710F">
        <w:rPr>
          <w:rFonts w:ascii="Times New Roman" w:eastAsia="Times New Roman" w:hAnsi="Times New Roman" w:cs="Times New Roman"/>
          <w:bCs/>
          <w:lang w:eastAsia="en-IN"/>
        </w:rPr>
        <w:t>.</w:t>
      </w:r>
      <w:r w:rsidRPr="00BB710F">
        <w:rPr>
          <w:rFonts w:ascii="Times New Roman" w:hAnsi="Times New Roman" w:cs="Times New Roman"/>
        </w:rPr>
        <w:t xml:space="preserve">  </w:t>
      </w:r>
      <w:commentRangeEnd w:id="25"/>
      <w:r w:rsidR="00D44A1D" w:rsidRPr="00BB710F">
        <w:rPr>
          <w:rStyle w:val="CommentReference"/>
          <w:rFonts w:ascii="Times New Roman" w:hAnsi="Times New Roman" w:cs="Times New Roman"/>
          <w:sz w:val="22"/>
          <w:szCs w:val="22"/>
        </w:rPr>
        <w:commentReference w:id="25"/>
      </w:r>
    </w:p>
    <w:p w14:paraId="24C915EC" w14:textId="77777777" w:rsidR="00097903" w:rsidRPr="00BB710F" w:rsidRDefault="00097903" w:rsidP="00094218">
      <w:pPr>
        <w:pStyle w:val="ListParagraph"/>
        <w:spacing w:before="100" w:beforeAutospacing="1" w:after="100" w:afterAutospacing="1" w:line="240" w:lineRule="auto"/>
        <w:jc w:val="both"/>
        <w:rPr>
          <w:rFonts w:ascii="Times New Roman" w:eastAsia="Times New Roman" w:hAnsi="Times New Roman" w:cs="Times New Roman"/>
          <w:bCs/>
          <w:lang w:eastAsia="en-IN"/>
        </w:rPr>
      </w:pPr>
    </w:p>
    <w:p w14:paraId="120D07F5" w14:textId="07B0ABB5" w:rsidR="00094218" w:rsidRDefault="00097903" w:rsidP="0031506C">
      <w:pPr>
        <w:pStyle w:val="ListParagraph"/>
        <w:numPr>
          <w:ilvl w:val="0"/>
          <w:numId w:val="30"/>
        </w:numPr>
        <w:tabs>
          <w:tab w:val="left" w:pos="1418"/>
        </w:tabs>
        <w:spacing w:before="100" w:beforeAutospacing="1" w:after="100" w:afterAutospacing="1" w:line="240" w:lineRule="auto"/>
        <w:ind w:hanging="720"/>
        <w:jc w:val="both"/>
        <w:rPr>
          <w:rFonts w:ascii="Times New Roman" w:eastAsia="Times New Roman" w:hAnsi="Times New Roman" w:cs="Times New Roman"/>
          <w:bCs/>
          <w:lang w:eastAsia="en-IN"/>
        </w:rPr>
      </w:pPr>
      <w:r w:rsidRPr="00BB710F">
        <w:rPr>
          <w:rFonts w:ascii="Times New Roman" w:eastAsia="Times New Roman" w:hAnsi="Times New Roman" w:cs="Times New Roman"/>
          <w:bCs/>
          <w:lang w:eastAsia="en-IN"/>
        </w:rPr>
        <w:lastRenderedPageBreak/>
        <w:t>“</w:t>
      </w:r>
      <w:r w:rsidRPr="00BB710F">
        <w:rPr>
          <w:rFonts w:ascii="Times New Roman" w:eastAsia="Times New Roman" w:hAnsi="Times New Roman" w:cs="Times New Roman"/>
          <w:b/>
          <w:bCs/>
          <w:lang w:eastAsia="en-IN"/>
        </w:rPr>
        <w:t>Source Code</w:t>
      </w:r>
      <w:r w:rsidRPr="00BB710F">
        <w:rPr>
          <w:rFonts w:ascii="Times New Roman" w:eastAsia="Times New Roman" w:hAnsi="Times New Roman" w:cs="Times New Roman"/>
          <w:bCs/>
          <w:lang w:eastAsia="en-IN"/>
        </w:rPr>
        <w:t xml:space="preserve">” means the source code of the IndiGo Enhancements to which it relates, in the language in which the IndiGo </w:t>
      </w:r>
      <w:r w:rsidRPr="00BB710F">
        <w:rPr>
          <w:rFonts w:ascii="Times New Roman" w:hAnsi="Times New Roman" w:cs="Times New Roman"/>
        </w:rPr>
        <w:t>Enhancement</w:t>
      </w:r>
      <w:r w:rsidRPr="00BB710F">
        <w:rPr>
          <w:rFonts w:ascii="Times New Roman" w:eastAsia="Times New Roman" w:hAnsi="Times New Roman" w:cs="Times New Roman"/>
          <w:bCs/>
          <w:lang w:eastAsia="en-IN"/>
        </w:rPr>
        <w:t xml:space="preserve"> was written, together with all related flow charts and technical documents, all of a level sufficient to enable the IndiGo’s development personnel to understand, develop and maintain such IndiGo Enhancements. </w:t>
      </w:r>
    </w:p>
    <w:p w14:paraId="1FA064AE" w14:textId="77777777" w:rsidR="004E257F" w:rsidRPr="004E257F" w:rsidRDefault="004E257F" w:rsidP="004E257F">
      <w:pPr>
        <w:pStyle w:val="ListParagraph"/>
        <w:rPr>
          <w:rFonts w:ascii="Times New Roman" w:eastAsia="Times New Roman" w:hAnsi="Times New Roman" w:cs="Times New Roman"/>
          <w:bCs/>
          <w:lang w:eastAsia="en-IN"/>
        </w:rPr>
      </w:pPr>
    </w:p>
    <w:p w14:paraId="6CEEC8F6" w14:textId="77777777" w:rsidR="004E257F" w:rsidRPr="004E257F" w:rsidRDefault="004E257F" w:rsidP="004E257F">
      <w:pPr>
        <w:pStyle w:val="ListParagraph"/>
        <w:tabs>
          <w:tab w:val="left" w:pos="1418"/>
        </w:tabs>
        <w:spacing w:before="100" w:beforeAutospacing="1" w:after="100" w:afterAutospacing="1" w:line="240" w:lineRule="auto"/>
        <w:jc w:val="both"/>
        <w:rPr>
          <w:rFonts w:ascii="Times New Roman" w:eastAsia="Times New Roman" w:hAnsi="Times New Roman" w:cs="Times New Roman"/>
          <w:bCs/>
          <w:lang w:eastAsia="en-IN"/>
        </w:rPr>
      </w:pPr>
    </w:p>
    <w:p w14:paraId="724438F0" w14:textId="534A23CC" w:rsidR="00E6580E" w:rsidRPr="00BB710F" w:rsidRDefault="00E6580E" w:rsidP="0031506C">
      <w:pPr>
        <w:pStyle w:val="ListParagraph"/>
        <w:numPr>
          <w:ilvl w:val="0"/>
          <w:numId w:val="30"/>
        </w:numPr>
        <w:tabs>
          <w:tab w:val="left" w:pos="1418"/>
        </w:tabs>
        <w:spacing w:before="100" w:beforeAutospacing="1" w:after="100" w:afterAutospacing="1" w:line="240" w:lineRule="auto"/>
        <w:ind w:hanging="720"/>
        <w:jc w:val="both"/>
        <w:rPr>
          <w:rFonts w:ascii="Times New Roman" w:hAnsi="Times New Roman" w:cs="Times New Roman"/>
        </w:rPr>
      </w:pPr>
      <w:r w:rsidRPr="00BB710F">
        <w:rPr>
          <w:rFonts w:ascii="Times New Roman" w:hAnsi="Times New Roman" w:cs="Times New Roman"/>
        </w:rPr>
        <w:t>“</w:t>
      </w:r>
      <w:r w:rsidR="003C0DD3" w:rsidRPr="00BB710F">
        <w:rPr>
          <w:rFonts w:ascii="Times New Roman" w:hAnsi="Times New Roman" w:cs="Times New Roman"/>
          <w:b/>
        </w:rPr>
        <w:t>Support</w:t>
      </w:r>
      <w:r w:rsidRPr="00BB710F">
        <w:rPr>
          <w:rFonts w:ascii="Times New Roman" w:hAnsi="Times New Roman" w:cs="Times New Roman"/>
          <w:b/>
        </w:rPr>
        <w:t xml:space="preserve"> Services</w:t>
      </w:r>
      <w:r w:rsidRPr="00BB710F">
        <w:rPr>
          <w:rFonts w:ascii="Times New Roman" w:hAnsi="Times New Roman" w:cs="Times New Roman"/>
        </w:rPr>
        <w:t xml:space="preserve">” means the services to be provided by </w:t>
      </w:r>
      <w:r w:rsidR="00411336" w:rsidRPr="00BB710F">
        <w:rPr>
          <w:rFonts w:ascii="Times New Roman" w:hAnsi="Times New Roman" w:cs="Times New Roman"/>
        </w:rPr>
        <w:t>Service Provider</w:t>
      </w:r>
      <w:r w:rsidRPr="00BB710F">
        <w:rPr>
          <w:rFonts w:ascii="Times New Roman" w:hAnsi="Times New Roman" w:cs="Times New Roman"/>
        </w:rPr>
        <w:t xml:space="preserve"> pursuant to Clause 2.2.2.</w:t>
      </w:r>
    </w:p>
    <w:p w14:paraId="14F30961" w14:textId="77777777" w:rsidR="00094218" w:rsidRPr="00BB710F" w:rsidRDefault="00094218" w:rsidP="00094218">
      <w:pPr>
        <w:pStyle w:val="ListParagraph"/>
        <w:spacing w:before="100" w:beforeAutospacing="1" w:after="100" w:afterAutospacing="1" w:line="240" w:lineRule="auto"/>
        <w:rPr>
          <w:rFonts w:ascii="Times New Roman" w:hAnsi="Times New Roman" w:cs="Times New Roman"/>
        </w:rPr>
      </w:pPr>
    </w:p>
    <w:p w14:paraId="3E494653" w14:textId="77777777" w:rsidR="00AE22D1" w:rsidRPr="00BB710F" w:rsidRDefault="00AE22D1" w:rsidP="0031506C">
      <w:pPr>
        <w:pStyle w:val="ListParagraph"/>
        <w:numPr>
          <w:ilvl w:val="0"/>
          <w:numId w:val="30"/>
        </w:numPr>
        <w:tabs>
          <w:tab w:val="left" w:pos="1418"/>
        </w:tabs>
        <w:spacing w:before="100" w:beforeAutospacing="1" w:after="100" w:afterAutospacing="1" w:line="240" w:lineRule="auto"/>
        <w:ind w:hanging="720"/>
        <w:jc w:val="both"/>
        <w:rPr>
          <w:rFonts w:ascii="Times New Roman" w:hAnsi="Times New Roman" w:cs="Times New Roman"/>
        </w:rPr>
      </w:pPr>
      <w:r w:rsidRPr="00BB710F">
        <w:rPr>
          <w:rFonts w:ascii="Times New Roman" w:hAnsi="Times New Roman" w:cs="Times New Roman"/>
        </w:rPr>
        <w:t>“</w:t>
      </w:r>
      <w:r w:rsidRPr="00BB710F">
        <w:rPr>
          <w:rFonts w:ascii="Times New Roman" w:hAnsi="Times New Roman" w:cs="Times New Roman"/>
          <w:b/>
        </w:rPr>
        <w:t>Suppliers’ Code of Conduct</w:t>
      </w:r>
      <w:r w:rsidRPr="00BB710F">
        <w:rPr>
          <w:rFonts w:ascii="Times New Roman" w:hAnsi="Times New Roman" w:cs="Times New Roman"/>
        </w:rPr>
        <w:t>” shall have the meaning assigned to the term under Clause 3.7.</w:t>
      </w:r>
    </w:p>
    <w:p w14:paraId="4ABB9951" w14:textId="77777777" w:rsidR="00094218" w:rsidRPr="00BB710F" w:rsidRDefault="00094218" w:rsidP="00094218">
      <w:pPr>
        <w:pStyle w:val="ListParagraph"/>
        <w:spacing w:before="100" w:beforeAutospacing="1" w:after="100" w:afterAutospacing="1" w:line="240" w:lineRule="auto"/>
        <w:jc w:val="both"/>
        <w:rPr>
          <w:rFonts w:ascii="Times New Roman" w:hAnsi="Times New Roman" w:cs="Times New Roman"/>
        </w:rPr>
      </w:pPr>
    </w:p>
    <w:p w14:paraId="1C1BB0CD" w14:textId="77777777" w:rsidR="00AE22D1" w:rsidRPr="00BB710F" w:rsidRDefault="00AE22D1" w:rsidP="0031506C">
      <w:pPr>
        <w:pStyle w:val="ListParagraph"/>
        <w:numPr>
          <w:ilvl w:val="0"/>
          <w:numId w:val="30"/>
        </w:numPr>
        <w:tabs>
          <w:tab w:val="left" w:pos="1418"/>
        </w:tabs>
        <w:spacing w:before="100" w:beforeAutospacing="1" w:after="100" w:afterAutospacing="1" w:line="240" w:lineRule="auto"/>
        <w:ind w:hanging="720"/>
        <w:jc w:val="both"/>
        <w:rPr>
          <w:rFonts w:ascii="Times New Roman" w:hAnsi="Times New Roman" w:cs="Times New Roman"/>
        </w:rPr>
      </w:pPr>
      <w:r w:rsidRPr="00BB710F">
        <w:rPr>
          <w:rFonts w:ascii="Times New Roman" w:hAnsi="Times New Roman" w:cs="Times New Roman"/>
        </w:rPr>
        <w:t>“</w:t>
      </w:r>
      <w:r w:rsidRPr="00BB710F">
        <w:rPr>
          <w:rFonts w:ascii="Times New Roman" w:hAnsi="Times New Roman" w:cs="Times New Roman"/>
          <w:b/>
        </w:rPr>
        <w:t>Term</w:t>
      </w:r>
      <w:r w:rsidRPr="00BB710F">
        <w:rPr>
          <w:rFonts w:ascii="Times New Roman" w:hAnsi="Times New Roman" w:cs="Times New Roman"/>
        </w:rPr>
        <w:t xml:space="preserve">” shall have the meaning assigned to such term in Clause 8.1. </w:t>
      </w:r>
    </w:p>
    <w:p w14:paraId="19F5926B" w14:textId="77777777" w:rsidR="00094218" w:rsidRPr="00BB710F" w:rsidRDefault="00094218" w:rsidP="00094218">
      <w:pPr>
        <w:pStyle w:val="ListParagraph"/>
        <w:spacing w:before="100" w:beforeAutospacing="1" w:after="100" w:afterAutospacing="1" w:line="240" w:lineRule="auto"/>
        <w:rPr>
          <w:rFonts w:ascii="Times New Roman" w:hAnsi="Times New Roman" w:cs="Times New Roman"/>
        </w:rPr>
      </w:pPr>
    </w:p>
    <w:p w14:paraId="6D5A695C" w14:textId="77777777" w:rsidR="00AE22D1" w:rsidRPr="00BB710F" w:rsidRDefault="00AE22D1" w:rsidP="0031506C">
      <w:pPr>
        <w:pStyle w:val="ListParagraph"/>
        <w:numPr>
          <w:ilvl w:val="0"/>
          <w:numId w:val="30"/>
        </w:numPr>
        <w:tabs>
          <w:tab w:val="left" w:pos="1418"/>
        </w:tabs>
        <w:spacing w:before="100" w:beforeAutospacing="1" w:after="100" w:afterAutospacing="1" w:line="240" w:lineRule="auto"/>
        <w:ind w:hanging="720"/>
        <w:jc w:val="both"/>
        <w:rPr>
          <w:rFonts w:ascii="Times New Roman" w:hAnsi="Times New Roman" w:cs="Times New Roman"/>
        </w:rPr>
      </w:pPr>
      <w:r w:rsidRPr="00BB710F">
        <w:rPr>
          <w:rFonts w:ascii="Times New Roman" w:hAnsi="Times New Roman" w:cs="Times New Roman"/>
        </w:rPr>
        <w:t>“</w:t>
      </w:r>
      <w:r w:rsidRPr="00BB710F">
        <w:rPr>
          <w:rFonts w:ascii="Times New Roman" w:hAnsi="Times New Roman" w:cs="Times New Roman"/>
          <w:b/>
        </w:rPr>
        <w:t>Transition Period</w:t>
      </w:r>
      <w:r w:rsidRPr="00BB710F">
        <w:rPr>
          <w:rFonts w:ascii="Times New Roman" w:hAnsi="Times New Roman" w:cs="Times New Roman"/>
        </w:rPr>
        <w:t>” shall have the meaning assigned to the term under Clause 8.6.</w:t>
      </w:r>
    </w:p>
    <w:p w14:paraId="7CFECC1D" w14:textId="77777777" w:rsidR="00094218" w:rsidRPr="00BB710F" w:rsidRDefault="00094218" w:rsidP="00094218">
      <w:pPr>
        <w:pStyle w:val="ListParagraph"/>
        <w:spacing w:before="100" w:beforeAutospacing="1" w:after="100" w:afterAutospacing="1" w:line="240" w:lineRule="auto"/>
        <w:jc w:val="both"/>
        <w:rPr>
          <w:rFonts w:ascii="Times New Roman" w:hAnsi="Times New Roman" w:cs="Times New Roman"/>
        </w:rPr>
      </w:pPr>
    </w:p>
    <w:p w14:paraId="4088D3CD" w14:textId="77777777" w:rsidR="00AE22D1" w:rsidRPr="00BB710F" w:rsidRDefault="00AE22D1" w:rsidP="0031506C">
      <w:pPr>
        <w:pStyle w:val="ListParagraph"/>
        <w:numPr>
          <w:ilvl w:val="0"/>
          <w:numId w:val="30"/>
        </w:numPr>
        <w:tabs>
          <w:tab w:val="left" w:pos="1418"/>
        </w:tabs>
        <w:spacing w:before="100" w:beforeAutospacing="1" w:after="100" w:afterAutospacing="1" w:line="240" w:lineRule="auto"/>
        <w:ind w:hanging="720"/>
        <w:jc w:val="both"/>
        <w:rPr>
          <w:rFonts w:ascii="Times New Roman" w:hAnsi="Times New Roman" w:cs="Times New Roman"/>
        </w:rPr>
      </w:pPr>
      <w:r w:rsidRPr="00BB710F">
        <w:rPr>
          <w:rFonts w:ascii="Times New Roman" w:hAnsi="Times New Roman" w:cs="Times New Roman"/>
        </w:rPr>
        <w:t>“</w:t>
      </w:r>
      <w:r w:rsidRPr="00BB710F">
        <w:rPr>
          <w:rFonts w:ascii="Times New Roman" w:hAnsi="Times New Roman" w:cs="Times New Roman"/>
          <w:b/>
        </w:rPr>
        <w:t>UAT</w:t>
      </w:r>
      <w:r w:rsidRPr="00BB710F">
        <w:rPr>
          <w:rFonts w:ascii="Times New Roman" w:hAnsi="Times New Roman" w:cs="Times New Roman"/>
        </w:rPr>
        <w:t>” means Customer’s user acceptance test for the Composite Software, in accordance with the terms of this Agreement.</w:t>
      </w:r>
    </w:p>
    <w:p w14:paraId="5C32302B" w14:textId="77777777" w:rsidR="00BD7DE7" w:rsidRPr="00BB710F" w:rsidRDefault="00BD7DE7" w:rsidP="00094218">
      <w:pPr>
        <w:pStyle w:val="ListParagraph"/>
        <w:spacing w:before="100" w:beforeAutospacing="1" w:after="100" w:afterAutospacing="1" w:line="240" w:lineRule="auto"/>
        <w:jc w:val="both"/>
        <w:rPr>
          <w:rFonts w:ascii="Times New Roman" w:hAnsi="Times New Roman" w:cs="Times New Roman"/>
        </w:rPr>
      </w:pPr>
    </w:p>
    <w:p w14:paraId="0C6ED384" w14:textId="77777777" w:rsidR="00BD7DE7" w:rsidRPr="00BB710F" w:rsidRDefault="00BD7DE7" w:rsidP="0031506C">
      <w:pPr>
        <w:pStyle w:val="ListParagraph"/>
        <w:numPr>
          <w:ilvl w:val="0"/>
          <w:numId w:val="30"/>
        </w:numPr>
        <w:tabs>
          <w:tab w:val="left" w:pos="1418"/>
        </w:tabs>
        <w:spacing w:before="100" w:beforeAutospacing="1" w:after="100" w:afterAutospacing="1" w:line="240" w:lineRule="auto"/>
        <w:ind w:hanging="720"/>
        <w:jc w:val="both"/>
        <w:rPr>
          <w:rFonts w:ascii="Times New Roman" w:hAnsi="Times New Roman" w:cs="Times New Roman"/>
        </w:rPr>
      </w:pPr>
      <w:r w:rsidRPr="00BB710F">
        <w:rPr>
          <w:rFonts w:ascii="Times New Roman" w:hAnsi="Times New Roman" w:cs="Times New Roman"/>
        </w:rPr>
        <w:t>“</w:t>
      </w:r>
      <w:r w:rsidRPr="00BB710F">
        <w:rPr>
          <w:rFonts w:ascii="Times New Roman" w:hAnsi="Times New Roman" w:cs="Times New Roman"/>
          <w:b/>
        </w:rPr>
        <w:t>UAT Sign Off</w:t>
      </w:r>
      <w:r w:rsidRPr="00BB710F">
        <w:rPr>
          <w:rFonts w:ascii="Times New Roman" w:hAnsi="Times New Roman" w:cs="Times New Roman"/>
        </w:rPr>
        <w:t>” shall have the meaning assigned to the term in Clause 2.2.1 (d).</w:t>
      </w:r>
    </w:p>
    <w:p w14:paraId="12B52607" w14:textId="77777777" w:rsidR="00AE22D1" w:rsidRPr="00BB710F" w:rsidRDefault="00AE22D1" w:rsidP="00094218">
      <w:pPr>
        <w:pStyle w:val="ListParagraph"/>
        <w:spacing w:before="100" w:beforeAutospacing="1" w:after="100" w:afterAutospacing="1" w:line="240" w:lineRule="auto"/>
        <w:jc w:val="both"/>
        <w:rPr>
          <w:rFonts w:ascii="Times New Roman" w:hAnsi="Times New Roman" w:cs="Times New Roman"/>
        </w:rPr>
      </w:pPr>
    </w:p>
    <w:p w14:paraId="4A80A16D" w14:textId="77777777" w:rsidR="000644C4" w:rsidRPr="00A11DC7" w:rsidRDefault="000644C4" w:rsidP="0031506C">
      <w:pPr>
        <w:pStyle w:val="ListParagraph"/>
        <w:numPr>
          <w:ilvl w:val="0"/>
          <w:numId w:val="30"/>
        </w:numPr>
        <w:tabs>
          <w:tab w:val="left" w:pos="1418"/>
        </w:tabs>
        <w:spacing w:before="100" w:beforeAutospacing="1" w:after="100" w:afterAutospacing="1" w:line="240" w:lineRule="auto"/>
        <w:ind w:hanging="720"/>
        <w:jc w:val="both"/>
        <w:rPr>
          <w:rFonts w:ascii="Times New Roman" w:hAnsi="Times New Roman" w:cs="Times New Roman"/>
          <w:bCs/>
        </w:rPr>
      </w:pPr>
      <w:r w:rsidRPr="00BB710F">
        <w:rPr>
          <w:rFonts w:ascii="Times New Roman" w:hAnsi="Times New Roman" w:cs="Times New Roman"/>
        </w:rPr>
        <w:t>“</w:t>
      </w:r>
      <w:r w:rsidRPr="00BB710F">
        <w:rPr>
          <w:rFonts w:ascii="Times New Roman" w:hAnsi="Times New Roman" w:cs="Times New Roman"/>
          <w:b/>
        </w:rPr>
        <w:t>Unavailable</w:t>
      </w:r>
      <w:r w:rsidRPr="00BB710F">
        <w:rPr>
          <w:rFonts w:ascii="Times New Roman" w:hAnsi="Times New Roman" w:cs="Times New Roman"/>
        </w:rPr>
        <w:t xml:space="preserve">” means </w:t>
      </w:r>
      <w:r w:rsidRPr="00A11DC7">
        <w:rPr>
          <w:rFonts w:ascii="Times New Roman" w:hAnsi="Times New Roman" w:cs="Times New Roman"/>
          <w:bCs/>
        </w:rPr>
        <w:t xml:space="preserve">that the Composite Software account has no external connectivity or is not working. </w:t>
      </w:r>
    </w:p>
    <w:p w14:paraId="43BDA5FE" w14:textId="77777777" w:rsidR="000644C4" w:rsidRPr="00BB710F" w:rsidRDefault="000644C4" w:rsidP="00094218">
      <w:pPr>
        <w:pStyle w:val="ListParagraph"/>
        <w:spacing w:before="100" w:beforeAutospacing="1" w:after="100" w:afterAutospacing="1" w:line="240" w:lineRule="auto"/>
        <w:jc w:val="both"/>
        <w:rPr>
          <w:rFonts w:ascii="Times New Roman" w:hAnsi="Times New Roman" w:cs="Times New Roman"/>
        </w:rPr>
      </w:pPr>
    </w:p>
    <w:p w14:paraId="5B03A286" w14:textId="12427D39" w:rsidR="00D56044" w:rsidRPr="00BB710F" w:rsidRDefault="00AE22D1" w:rsidP="0031506C">
      <w:pPr>
        <w:pStyle w:val="ListParagraph"/>
        <w:numPr>
          <w:ilvl w:val="0"/>
          <w:numId w:val="30"/>
        </w:numPr>
        <w:tabs>
          <w:tab w:val="left" w:pos="1418"/>
        </w:tabs>
        <w:spacing w:before="100" w:beforeAutospacing="1" w:after="100" w:afterAutospacing="1" w:line="240" w:lineRule="auto"/>
        <w:ind w:hanging="720"/>
        <w:jc w:val="both"/>
        <w:rPr>
          <w:rFonts w:ascii="Times New Roman" w:hAnsi="Times New Roman" w:cs="Times New Roman"/>
        </w:rPr>
      </w:pPr>
      <w:r w:rsidRPr="00BB710F">
        <w:rPr>
          <w:rFonts w:ascii="Times New Roman" w:hAnsi="Times New Roman" w:cs="Times New Roman"/>
        </w:rPr>
        <w:t>“</w:t>
      </w:r>
      <w:r w:rsidRPr="00BB710F">
        <w:rPr>
          <w:rFonts w:ascii="Times New Roman" w:hAnsi="Times New Roman" w:cs="Times New Roman"/>
          <w:b/>
        </w:rPr>
        <w:t>Upgrades</w:t>
      </w:r>
      <w:r w:rsidRPr="00BB710F">
        <w:rPr>
          <w:rFonts w:ascii="Times New Roman" w:hAnsi="Times New Roman" w:cs="Times New Roman"/>
        </w:rPr>
        <w:t>”</w:t>
      </w:r>
      <w:r w:rsidRPr="00BB710F">
        <w:rPr>
          <w:rFonts w:ascii="Times New Roman" w:hAnsi="Times New Roman" w:cs="Times New Roman"/>
          <w:b/>
        </w:rPr>
        <w:t xml:space="preserve"> </w:t>
      </w:r>
      <w:r w:rsidRPr="00BB710F">
        <w:rPr>
          <w:rFonts w:ascii="Times New Roman" w:hAnsi="Times New Roman" w:cs="Times New Roman"/>
        </w:rPr>
        <w:t>mean</w:t>
      </w:r>
      <w:r w:rsidR="007F3526" w:rsidRPr="00BB710F">
        <w:rPr>
          <w:rFonts w:ascii="Times New Roman" w:hAnsi="Times New Roman" w:cs="Times New Roman"/>
        </w:rPr>
        <w:t>s</w:t>
      </w:r>
      <w:r w:rsidRPr="00BB710F">
        <w:rPr>
          <w:rFonts w:ascii="Times New Roman" w:hAnsi="Times New Roman" w:cs="Times New Roman"/>
        </w:rPr>
        <w:t xml:space="preserve"> and include</w:t>
      </w:r>
      <w:r w:rsidR="007F3526" w:rsidRPr="00BB710F">
        <w:rPr>
          <w:rFonts w:ascii="Times New Roman" w:hAnsi="Times New Roman" w:cs="Times New Roman"/>
        </w:rPr>
        <w:t>s</w:t>
      </w:r>
      <w:r w:rsidRPr="00BB710F">
        <w:rPr>
          <w:rFonts w:ascii="Times New Roman" w:hAnsi="Times New Roman" w:cs="Times New Roman"/>
        </w:rPr>
        <w:t xml:space="preserve"> all corrections, bug fixes</w:t>
      </w:r>
      <w:r w:rsidR="00372164" w:rsidRPr="00BB710F">
        <w:rPr>
          <w:rFonts w:ascii="Times New Roman" w:hAnsi="Times New Roman" w:cs="Times New Roman"/>
        </w:rPr>
        <w:t>,</w:t>
      </w:r>
      <w:r w:rsidRPr="00BB710F">
        <w:rPr>
          <w:rFonts w:ascii="Times New Roman" w:hAnsi="Times New Roman" w:cs="Times New Roman"/>
        </w:rPr>
        <w:t xml:space="preserve"> patches and upgrades in relation with the Composite Software.</w:t>
      </w:r>
    </w:p>
    <w:p w14:paraId="0CEBCF3D" w14:textId="77777777" w:rsidR="004C7001" w:rsidRPr="00BB710F" w:rsidRDefault="004C7001" w:rsidP="00C4026E">
      <w:pPr>
        <w:pStyle w:val="ListParagraph"/>
        <w:tabs>
          <w:tab w:val="left" w:pos="1418"/>
        </w:tabs>
        <w:spacing w:before="100" w:beforeAutospacing="1" w:after="100" w:afterAutospacing="1" w:line="240" w:lineRule="auto"/>
        <w:jc w:val="both"/>
        <w:rPr>
          <w:rFonts w:ascii="Times New Roman" w:hAnsi="Times New Roman" w:cs="Times New Roman"/>
        </w:rPr>
      </w:pPr>
    </w:p>
    <w:p w14:paraId="4A86CC67" w14:textId="7C1FED0D" w:rsidR="0039642E" w:rsidRPr="00BB710F" w:rsidRDefault="000644C4" w:rsidP="0031506C">
      <w:pPr>
        <w:pStyle w:val="ListParagraph"/>
        <w:numPr>
          <w:ilvl w:val="0"/>
          <w:numId w:val="30"/>
        </w:numPr>
        <w:tabs>
          <w:tab w:val="left" w:pos="1418"/>
        </w:tabs>
        <w:spacing w:before="100" w:beforeAutospacing="1" w:after="100" w:afterAutospacing="1" w:line="240" w:lineRule="auto"/>
        <w:ind w:hanging="720"/>
        <w:jc w:val="both"/>
      </w:pPr>
      <w:r w:rsidRPr="00BB710F">
        <w:rPr>
          <w:rFonts w:ascii="Times New Roman" w:hAnsi="Times New Roman" w:cs="Times New Roman"/>
        </w:rPr>
        <w:t>“</w:t>
      </w:r>
      <w:r w:rsidRPr="00BB710F">
        <w:rPr>
          <w:rFonts w:ascii="Times New Roman" w:hAnsi="Times New Roman" w:cs="Times New Roman"/>
          <w:b/>
          <w:bCs/>
        </w:rPr>
        <w:t>Uptime Percentage</w:t>
      </w:r>
      <w:r w:rsidRPr="00BB710F">
        <w:rPr>
          <w:rFonts w:ascii="Times New Roman" w:hAnsi="Times New Roman" w:cs="Times New Roman"/>
        </w:rPr>
        <w:t xml:space="preserve">” </w:t>
      </w:r>
      <w:r w:rsidR="007F3526" w:rsidRPr="00BB710F">
        <w:rPr>
          <w:rFonts w:ascii="Times New Roman" w:hAnsi="Times New Roman" w:cs="Times New Roman"/>
        </w:rPr>
        <w:t xml:space="preserve">means the agreed level of operational </w:t>
      </w:r>
      <w:r w:rsidR="00AD4E85" w:rsidRPr="00BB710F">
        <w:rPr>
          <w:rFonts w:ascii="Times New Roman" w:hAnsi="Times New Roman" w:cs="Times New Roman"/>
        </w:rPr>
        <w:t>availability</w:t>
      </w:r>
      <w:r w:rsidR="007F3526" w:rsidRPr="00BB710F">
        <w:rPr>
          <w:rFonts w:ascii="Times New Roman" w:hAnsi="Times New Roman" w:cs="Times New Roman"/>
        </w:rPr>
        <w:t xml:space="preserve"> of the Composite Software</w:t>
      </w:r>
      <w:r w:rsidR="00B32E28">
        <w:rPr>
          <w:rFonts w:ascii="Times New Roman" w:hAnsi="Times New Roman" w:cs="Times New Roman"/>
        </w:rPr>
        <w:t xml:space="preserve"> as agreed under </w:t>
      </w:r>
      <w:r w:rsidR="00B32E28" w:rsidRPr="00B32E28">
        <w:rPr>
          <w:rFonts w:ascii="Times New Roman" w:hAnsi="Times New Roman" w:cs="Times New Roman"/>
          <w:b/>
          <w:bCs/>
        </w:rPr>
        <w:t>Annexure B</w:t>
      </w:r>
      <w:r w:rsidRPr="00BB710F">
        <w:rPr>
          <w:rFonts w:ascii="Times New Roman" w:hAnsi="Times New Roman" w:cs="Times New Roman"/>
        </w:rPr>
        <w:t>.</w:t>
      </w:r>
      <w:r w:rsidRPr="00BB710F">
        <w:t xml:space="preserve"> </w:t>
      </w:r>
    </w:p>
    <w:p w14:paraId="799E846F" w14:textId="77777777" w:rsidR="00D56044" w:rsidRPr="00BB710F" w:rsidRDefault="00D56044" w:rsidP="00D56044">
      <w:pPr>
        <w:pStyle w:val="ListParagraph"/>
        <w:tabs>
          <w:tab w:val="left" w:pos="1418"/>
        </w:tabs>
        <w:spacing w:before="100" w:beforeAutospacing="1" w:after="100" w:afterAutospacing="1" w:line="240" w:lineRule="auto"/>
        <w:jc w:val="both"/>
        <w:rPr>
          <w:rFonts w:ascii="Times New Roman" w:hAnsi="Times New Roman" w:cs="Times New Roman"/>
        </w:rPr>
      </w:pPr>
    </w:p>
    <w:p w14:paraId="305C5EBD" w14:textId="351B7684" w:rsidR="0039642E" w:rsidRPr="00BB710F" w:rsidRDefault="0039642E" w:rsidP="0031506C">
      <w:pPr>
        <w:pStyle w:val="ListParagraph"/>
        <w:numPr>
          <w:ilvl w:val="0"/>
          <w:numId w:val="30"/>
        </w:numPr>
        <w:tabs>
          <w:tab w:val="left" w:pos="1418"/>
        </w:tabs>
        <w:spacing w:before="100" w:beforeAutospacing="1" w:after="100" w:afterAutospacing="1" w:line="240" w:lineRule="auto"/>
        <w:ind w:hanging="720"/>
        <w:jc w:val="both"/>
        <w:rPr>
          <w:rFonts w:ascii="Times New Roman" w:hAnsi="Times New Roman" w:cs="Times New Roman"/>
        </w:rPr>
      </w:pPr>
      <w:r w:rsidRPr="00BB710F">
        <w:rPr>
          <w:rFonts w:ascii="Times New Roman" w:hAnsi="Times New Roman" w:cs="Times New Roman"/>
        </w:rPr>
        <w:t>“</w:t>
      </w:r>
      <w:r w:rsidRPr="00BB710F">
        <w:rPr>
          <w:rFonts w:ascii="Times New Roman" w:hAnsi="Times New Roman" w:cs="Times New Roman"/>
          <w:b/>
        </w:rPr>
        <w:t>Users</w:t>
      </w:r>
      <w:r w:rsidRPr="00BB710F">
        <w:rPr>
          <w:rFonts w:ascii="Times New Roman" w:hAnsi="Times New Roman" w:cs="Times New Roman"/>
        </w:rPr>
        <w:t>”</w:t>
      </w:r>
      <w:r w:rsidRPr="00BB710F">
        <w:rPr>
          <w:rFonts w:ascii="Times New Roman" w:hAnsi="Times New Roman" w:cs="Times New Roman"/>
          <w:b/>
        </w:rPr>
        <w:t xml:space="preserve"> </w:t>
      </w:r>
      <w:r w:rsidRPr="00BB710F">
        <w:rPr>
          <w:rFonts w:ascii="Times New Roman" w:hAnsi="Times New Roman" w:cs="Times New Roman"/>
        </w:rPr>
        <w:t xml:space="preserve">means the Customer’s employees, </w:t>
      </w:r>
      <w:r w:rsidR="00903750" w:rsidRPr="00BB710F">
        <w:rPr>
          <w:rFonts w:ascii="Times New Roman" w:hAnsi="Times New Roman" w:cs="Times New Roman"/>
        </w:rPr>
        <w:t xml:space="preserve">customers, </w:t>
      </w:r>
      <w:r w:rsidR="007D6F4A" w:rsidRPr="00BB710F">
        <w:rPr>
          <w:rFonts w:ascii="Times New Roman" w:hAnsi="Times New Roman" w:cs="Times New Roman"/>
        </w:rPr>
        <w:t xml:space="preserve">agents, </w:t>
      </w:r>
      <w:r w:rsidRPr="00BB710F">
        <w:rPr>
          <w:rFonts w:ascii="Times New Roman" w:hAnsi="Times New Roman" w:cs="Times New Roman"/>
        </w:rPr>
        <w:t>persons and representatives authorized by the Customer to access and use the Composite Software.</w:t>
      </w:r>
    </w:p>
    <w:p w14:paraId="55E96C0B" w14:textId="77777777" w:rsidR="00094218" w:rsidRPr="00BB710F" w:rsidRDefault="00094218" w:rsidP="00094218">
      <w:pPr>
        <w:pStyle w:val="ListParagraph"/>
        <w:spacing w:before="100" w:beforeAutospacing="1" w:after="100" w:afterAutospacing="1" w:line="240" w:lineRule="auto"/>
        <w:rPr>
          <w:rFonts w:ascii="Times New Roman" w:hAnsi="Times New Roman" w:cs="Times New Roman"/>
        </w:rPr>
      </w:pPr>
    </w:p>
    <w:p w14:paraId="62AB51E6" w14:textId="03846508" w:rsidR="00AE22D1" w:rsidRPr="00BB710F" w:rsidRDefault="00AE22D1" w:rsidP="0031506C">
      <w:pPr>
        <w:pStyle w:val="ListParagraph"/>
        <w:numPr>
          <w:ilvl w:val="0"/>
          <w:numId w:val="30"/>
        </w:numPr>
        <w:tabs>
          <w:tab w:val="left" w:pos="1418"/>
        </w:tabs>
        <w:spacing w:before="100" w:beforeAutospacing="1" w:after="100" w:afterAutospacing="1" w:line="240" w:lineRule="auto"/>
        <w:ind w:hanging="720"/>
        <w:jc w:val="both"/>
        <w:rPr>
          <w:rFonts w:ascii="Times New Roman" w:hAnsi="Times New Roman" w:cs="Times New Roman"/>
        </w:rPr>
      </w:pPr>
      <w:r w:rsidRPr="00BB710F">
        <w:rPr>
          <w:rFonts w:ascii="Times New Roman" w:hAnsi="Times New Roman" w:cs="Times New Roman"/>
        </w:rPr>
        <w:t>“</w:t>
      </w:r>
      <w:r w:rsidRPr="00BB710F">
        <w:rPr>
          <w:rFonts w:ascii="Times New Roman" w:hAnsi="Times New Roman" w:cs="Times New Roman"/>
          <w:b/>
        </w:rPr>
        <w:t>Warranty Period</w:t>
      </w:r>
      <w:r w:rsidRPr="00BB710F">
        <w:rPr>
          <w:rFonts w:ascii="Times New Roman" w:hAnsi="Times New Roman" w:cs="Times New Roman"/>
        </w:rPr>
        <w:t>” shall have the meaning assigned to the term under Clause 2.2.1 (</w:t>
      </w:r>
      <w:r w:rsidR="00D93051" w:rsidRPr="00BB710F">
        <w:rPr>
          <w:rFonts w:ascii="Times New Roman" w:hAnsi="Times New Roman" w:cs="Times New Roman"/>
        </w:rPr>
        <w:t>f</w:t>
      </w:r>
      <w:r w:rsidRPr="00BB710F">
        <w:rPr>
          <w:rFonts w:ascii="Times New Roman" w:hAnsi="Times New Roman" w:cs="Times New Roman"/>
        </w:rPr>
        <w:t>).</w:t>
      </w:r>
    </w:p>
    <w:p w14:paraId="037AE1F4" w14:textId="77777777" w:rsidR="00EB55AD" w:rsidRPr="00BB710F" w:rsidRDefault="00EB55AD" w:rsidP="00EB55AD">
      <w:pPr>
        <w:pStyle w:val="ListParagraph"/>
        <w:tabs>
          <w:tab w:val="left" w:pos="1418"/>
        </w:tabs>
        <w:spacing w:before="100" w:beforeAutospacing="1" w:after="100" w:afterAutospacing="1" w:line="240" w:lineRule="auto"/>
        <w:jc w:val="both"/>
        <w:rPr>
          <w:rFonts w:ascii="Times New Roman" w:hAnsi="Times New Roman" w:cs="Times New Roman"/>
        </w:rPr>
      </w:pPr>
    </w:p>
    <w:p w14:paraId="54CD8778" w14:textId="5A46CD4C" w:rsidR="00094218" w:rsidRPr="00293E2D" w:rsidRDefault="00293E2D" w:rsidP="00B01CF3">
      <w:pPr>
        <w:pStyle w:val="ListParagraph"/>
        <w:numPr>
          <w:ilvl w:val="0"/>
          <w:numId w:val="30"/>
        </w:numPr>
        <w:spacing w:before="100" w:beforeAutospacing="1" w:after="100" w:afterAutospacing="1" w:line="240" w:lineRule="auto"/>
        <w:ind w:hanging="720"/>
        <w:jc w:val="both"/>
        <w:rPr>
          <w:rFonts w:ascii="Times New Roman" w:hAnsi="Times New Roman" w:cs="Times New Roman"/>
        </w:rPr>
      </w:pPr>
      <w:r>
        <w:rPr>
          <w:rFonts w:ascii="Times New Roman" w:hAnsi="Times New Roman" w:cs="Times New Roman"/>
          <w:b/>
          <w:bCs/>
        </w:rPr>
        <w:t>“</w:t>
      </w:r>
      <w:r w:rsidR="003A2F3B" w:rsidRPr="00293E2D">
        <w:rPr>
          <w:rFonts w:ascii="Times New Roman" w:hAnsi="Times New Roman" w:cs="Times New Roman"/>
          <w:b/>
          <w:bCs/>
        </w:rPr>
        <w:t xml:space="preserve">Go Live" </w:t>
      </w:r>
      <w:r w:rsidR="003A2F3B" w:rsidRPr="00293E2D">
        <w:rPr>
          <w:rFonts w:ascii="Times New Roman" w:hAnsi="Times New Roman" w:cs="Times New Roman"/>
        </w:rPr>
        <w:t>shall mean the date on which the Software and Services, or the applicable phase thereof, have been successfully deployed in the Customer's production environment, have completed the agreed acceptance criteria (including UAT and other applicable testing), have received written Go-Live approval from the Customer, and are made available for operational use in accordance with the agreed scope of work and implementation plan</w:t>
      </w:r>
      <w:r w:rsidR="003A2F3B" w:rsidRPr="00293E2D">
        <w:rPr>
          <w:rFonts w:ascii="Times New Roman" w:hAnsi="Times New Roman" w:cs="Times New Roman"/>
          <w:b/>
          <w:bCs/>
        </w:rPr>
        <w:t xml:space="preserve">. </w:t>
      </w:r>
    </w:p>
    <w:p w14:paraId="43633F6A" w14:textId="77777777" w:rsidR="00293E2D" w:rsidRPr="00293E2D" w:rsidRDefault="00293E2D" w:rsidP="00293E2D">
      <w:pPr>
        <w:pStyle w:val="ListParagraph"/>
        <w:rPr>
          <w:rFonts w:ascii="Times New Roman" w:hAnsi="Times New Roman" w:cs="Times New Roman"/>
        </w:rPr>
      </w:pPr>
    </w:p>
    <w:p w14:paraId="3BDDB486" w14:textId="77777777" w:rsidR="00293E2D" w:rsidRPr="00293E2D" w:rsidRDefault="00293E2D" w:rsidP="00293E2D">
      <w:pPr>
        <w:pStyle w:val="ListParagraph"/>
        <w:spacing w:before="100" w:beforeAutospacing="1" w:after="100" w:afterAutospacing="1" w:line="240" w:lineRule="auto"/>
        <w:jc w:val="both"/>
        <w:rPr>
          <w:rFonts w:ascii="Times New Roman" w:hAnsi="Times New Roman" w:cs="Times New Roman"/>
        </w:rPr>
      </w:pPr>
    </w:p>
    <w:p w14:paraId="0117567B" w14:textId="77777777" w:rsidR="00B448DA" w:rsidRPr="00BB710F" w:rsidRDefault="00E85E86" w:rsidP="001449DE">
      <w:pPr>
        <w:pStyle w:val="ListParagraph"/>
        <w:numPr>
          <w:ilvl w:val="1"/>
          <w:numId w:val="2"/>
        </w:numPr>
        <w:spacing w:after="0" w:line="240" w:lineRule="auto"/>
        <w:ind w:left="567" w:hanging="567"/>
        <w:rPr>
          <w:rFonts w:ascii="Times New Roman" w:hAnsi="Times New Roman" w:cs="Times New Roman"/>
          <w:u w:val="single"/>
        </w:rPr>
      </w:pPr>
      <w:bookmarkStart w:id="26" w:name="_Toc269135926"/>
      <w:bookmarkStart w:id="27" w:name="_Toc478655619"/>
      <w:r w:rsidRPr="00BB710F">
        <w:rPr>
          <w:rStyle w:val="TitleChar"/>
          <w:rFonts w:ascii="Times New Roman" w:eastAsia="Calibri" w:hAnsi="Times New Roman"/>
          <w:b w:val="0"/>
          <w:i/>
          <w:sz w:val="22"/>
          <w:szCs w:val="22"/>
          <w:u w:val="single"/>
        </w:rPr>
        <w:t>Interpretations</w:t>
      </w:r>
      <w:bookmarkEnd w:id="26"/>
      <w:bookmarkEnd w:id="27"/>
      <w:r w:rsidRPr="00BB710F">
        <w:rPr>
          <w:rFonts w:ascii="Times New Roman" w:hAnsi="Times New Roman" w:cs="Times New Roman"/>
          <w:u w:val="single"/>
        </w:rPr>
        <w:t xml:space="preserve"> </w:t>
      </w:r>
    </w:p>
    <w:p w14:paraId="775D6E3E" w14:textId="77777777" w:rsidR="00B448DA" w:rsidRPr="00BB710F" w:rsidRDefault="00B448DA" w:rsidP="00E34CAE">
      <w:pPr>
        <w:pStyle w:val="ListParagraph"/>
        <w:spacing w:after="0" w:line="240" w:lineRule="auto"/>
        <w:ind w:left="360"/>
        <w:rPr>
          <w:rFonts w:ascii="Times New Roman" w:hAnsi="Times New Roman" w:cs="Times New Roman"/>
        </w:rPr>
      </w:pPr>
    </w:p>
    <w:p w14:paraId="565B3E41" w14:textId="77777777" w:rsidR="00E85E86" w:rsidRPr="00BB710F" w:rsidRDefault="00E85E86" w:rsidP="007E40E4">
      <w:pPr>
        <w:pStyle w:val="ListParagraph"/>
        <w:spacing w:after="0" w:line="240" w:lineRule="auto"/>
        <w:ind w:left="567"/>
        <w:rPr>
          <w:rStyle w:val="Heading2Char"/>
          <w:rFonts w:eastAsia="Cambria"/>
          <w:sz w:val="22"/>
          <w:szCs w:val="22"/>
        </w:rPr>
      </w:pPr>
      <w:r w:rsidRPr="00BB710F">
        <w:rPr>
          <w:rFonts w:ascii="Times New Roman" w:hAnsi="Times New Roman" w:cs="Times New Roman"/>
        </w:rPr>
        <w:t xml:space="preserve">In this Agreement and </w:t>
      </w:r>
      <w:r w:rsidR="00FE7649" w:rsidRPr="00BB710F">
        <w:rPr>
          <w:rFonts w:ascii="Times New Roman" w:hAnsi="Times New Roman" w:cs="Times New Roman"/>
        </w:rPr>
        <w:t>a</w:t>
      </w:r>
      <w:r w:rsidRPr="00BB710F">
        <w:rPr>
          <w:rFonts w:ascii="Times New Roman" w:hAnsi="Times New Roman" w:cs="Times New Roman"/>
        </w:rPr>
        <w:t>nnexures:</w:t>
      </w:r>
    </w:p>
    <w:p w14:paraId="0570210E" w14:textId="77777777" w:rsidR="00E85E86" w:rsidRPr="00BB710F" w:rsidRDefault="00E85E86" w:rsidP="007E40E4">
      <w:pPr>
        <w:pStyle w:val="ListParagraph"/>
        <w:spacing w:after="0" w:line="240" w:lineRule="auto"/>
        <w:ind w:left="567"/>
        <w:jc w:val="both"/>
        <w:rPr>
          <w:rFonts w:ascii="Times New Roman" w:hAnsi="Times New Roman" w:cs="Times New Roman"/>
        </w:rPr>
      </w:pPr>
    </w:p>
    <w:p w14:paraId="39B0B69B" w14:textId="77777777" w:rsidR="00E85E86" w:rsidRPr="00BB710F" w:rsidRDefault="00E85E86" w:rsidP="00372164">
      <w:pPr>
        <w:pStyle w:val="ListParagraph"/>
        <w:numPr>
          <w:ilvl w:val="5"/>
          <w:numId w:val="3"/>
        </w:numPr>
        <w:spacing w:after="0" w:line="240" w:lineRule="auto"/>
        <w:ind w:left="540" w:hanging="540"/>
        <w:jc w:val="both"/>
        <w:rPr>
          <w:rFonts w:ascii="Times New Roman" w:hAnsi="Times New Roman" w:cs="Times New Roman"/>
        </w:rPr>
      </w:pPr>
      <w:r w:rsidRPr="00BB710F">
        <w:rPr>
          <w:rFonts w:ascii="Times New Roman" w:hAnsi="Times New Roman" w:cs="Times New Roman"/>
        </w:rPr>
        <w:t>References to ‘includes’, ‘including’ and words or phrases of similar import will be deemed to have the same meaning and are used without limitation and be deemed to be followed by the words “without limitation” or “but not limited to”.</w:t>
      </w:r>
    </w:p>
    <w:p w14:paraId="4B5A2BB4" w14:textId="77777777" w:rsidR="00E85E86" w:rsidRPr="00BB710F" w:rsidRDefault="00E85E86" w:rsidP="007E40E4">
      <w:pPr>
        <w:pStyle w:val="ListParagraph"/>
        <w:spacing w:after="0" w:line="240" w:lineRule="auto"/>
        <w:ind w:left="567"/>
        <w:jc w:val="both"/>
        <w:rPr>
          <w:rFonts w:ascii="Times New Roman" w:hAnsi="Times New Roman" w:cs="Times New Roman"/>
        </w:rPr>
      </w:pPr>
    </w:p>
    <w:p w14:paraId="5D4B7899" w14:textId="77777777" w:rsidR="00E85E86" w:rsidRPr="00BB710F" w:rsidRDefault="00E85E86" w:rsidP="00372164">
      <w:pPr>
        <w:pStyle w:val="ListParagraph"/>
        <w:numPr>
          <w:ilvl w:val="5"/>
          <w:numId w:val="3"/>
        </w:numPr>
        <w:spacing w:after="0" w:line="240" w:lineRule="auto"/>
        <w:ind w:left="540" w:hanging="540"/>
        <w:jc w:val="both"/>
        <w:rPr>
          <w:rFonts w:ascii="Times New Roman" w:hAnsi="Times New Roman" w:cs="Times New Roman"/>
        </w:rPr>
      </w:pPr>
      <w:r w:rsidRPr="00BB710F">
        <w:rPr>
          <w:rFonts w:ascii="Times New Roman" w:hAnsi="Times New Roman" w:cs="Times New Roman"/>
        </w:rPr>
        <w:t xml:space="preserve">References made in the Agreement to Clauses will be to the clauses of the Agreement. </w:t>
      </w:r>
    </w:p>
    <w:p w14:paraId="335E681D" w14:textId="77777777" w:rsidR="00E85E86" w:rsidRPr="00BB710F" w:rsidRDefault="00E85E86" w:rsidP="007E40E4">
      <w:pPr>
        <w:pStyle w:val="ListParagraph"/>
        <w:spacing w:after="0" w:line="240" w:lineRule="auto"/>
        <w:ind w:left="567"/>
        <w:rPr>
          <w:rFonts w:ascii="Times New Roman" w:hAnsi="Times New Roman" w:cs="Times New Roman"/>
        </w:rPr>
      </w:pPr>
    </w:p>
    <w:p w14:paraId="47CCF4E7" w14:textId="77777777" w:rsidR="00E85E86" w:rsidRPr="00BB710F" w:rsidRDefault="00E85E86" w:rsidP="00372164">
      <w:pPr>
        <w:pStyle w:val="ListParagraph"/>
        <w:numPr>
          <w:ilvl w:val="5"/>
          <w:numId w:val="3"/>
        </w:numPr>
        <w:spacing w:after="0" w:line="240" w:lineRule="auto"/>
        <w:ind w:left="540" w:hanging="540"/>
        <w:jc w:val="both"/>
        <w:rPr>
          <w:rFonts w:ascii="Times New Roman" w:hAnsi="Times New Roman" w:cs="Times New Roman"/>
        </w:rPr>
      </w:pPr>
      <w:r w:rsidRPr="00BB710F">
        <w:rPr>
          <w:rFonts w:ascii="Times New Roman" w:hAnsi="Times New Roman" w:cs="Times New Roman"/>
        </w:rPr>
        <w:t xml:space="preserve">References to any </w:t>
      </w:r>
      <w:r w:rsidR="00A103CF" w:rsidRPr="00BB710F">
        <w:rPr>
          <w:rFonts w:ascii="Times New Roman" w:hAnsi="Times New Roman" w:cs="Times New Roman"/>
        </w:rPr>
        <w:t xml:space="preserve">Law </w:t>
      </w:r>
      <w:r w:rsidRPr="00BB710F">
        <w:rPr>
          <w:rFonts w:ascii="Times New Roman" w:hAnsi="Times New Roman" w:cs="Times New Roman"/>
        </w:rPr>
        <w:t xml:space="preserve">or to any specified provision of any </w:t>
      </w:r>
      <w:r w:rsidR="00A103CF" w:rsidRPr="00BB710F">
        <w:rPr>
          <w:rFonts w:ascii="Times New Roman" w:hAnsi="Times New Roman" w:cs="Times New Roman"/>
        </w:rPr>
        <w:t>Law</w:t>
      </w:r>
      <w:r w:rsidRPr="00BB710F">
        <w:rPr>
          <w:rFonts w:ascii="Times New Roman" w:hAnsi="Times New Roman" w:cs="Times New Roman"/>
        </w:rPr>
        <w:t xml:space="preserve">, is a reference to such </w:t>
      </w:r>
      <w:r w:rsidR="00914E81" w:rsidRPr="00BB710F">
        <w:rPr>
          <w:rFonts w:ascii="Times New Roman" w:hAnsi="Times New Roman" w:cs="Times New Roman"/>
        </w:rPr>
        <w:t xml:space="preserve">Law </w:t>
      </w:r>
      <w:r w:rsidRPr="00BB710F">
        <w:rPr>
          <w:rFonts w:ascii="Times New Roman" w:hAnsi="Times New Roman" w:cs="Times New Roman"/>
        </w:rPr>
        <w:t>or provision as amended, substituted or re-enacted.</w:t>
      </w:r>
    </w:p>
    <w:p w14:paraId="1CDC2FFD" w14:textId="77777777" w:rsidR="00E85E86" w:rsidRPr="00BB710F" w:rsidRDefault="00E85E86" w:rsidP="007E40E4">
      <w:pPr>
        <w:pStyle w:val="ListParagraph"/>
        <w:spacing w:after="0" w:line="240" w:lineRule="auto"/>
        <w:ind w:left="567"/>
        <w:rPr>
          <w:rFonts w:ascii="Times New Roman" w:hAnsi="Times New Roman" w:cs="Times New Roman"/>
        </w:rPr>
      </w:pPr>
    </w:p>
    <w:p w14:paraId="4629D03B" w14:textId="77777777" w:rsidR="00E85E86" w:rsidRPr="00BB710F" w:rsidRDefault="00E85E86" w:rsidP="00372164">
      <w:pPr>
        <w:pStyle w:val="ListParagraph"/>
        <w:numPr>
          <w:ilvl w:val="5"/>
          <w:numId w:val="3"/>
        </w:numPr>
        <w:spacing w:after="0" w:line="240" w:lineRule="auto"/>
        <w:ind w:left="540" w:hanging="540"/>
        <w:jc w:val="both"/>
        <w:rPr>
          <w:rFonts w:ascii="Times New Roman" w:hAnsi="Times New Roman" w:cs="Times New Roman"/>
        </w:rPr>
      </w:pPr>
      <w:r w:rsidRPr="00BB710F">
        <w:rPr>
          <w:rFonts w:ascii="Times New Roman" w:hAnsi="Times New Roman" w:cs="Times New Roman"/>
        </w:rPr>
        <w:t xml:space="preserve">Clause, annexure and paragraph headings will not affect the construction or interpretation of the Agreement. </w:t>
      </w:r>
    </w:p>
    <w:p w14:paraId="4D2640AC" w14:textId="77777777" w:rsidR="00E85E86" w:rsidRPr="00BB710F" w:rsidRDefault="00E85E86" w:rsidP="007E40E4">
      <w:pPr>
        <w:pStyle w:val="ListParagraph"/>
        <w:spacing w:after="0" w:line="240" w:lineRule="auto"/>
        <w:ind w:left="567"/>
        <w:rPr>
          <w:rFonts w:ascii="Times New Roman" w:hAnsi="Times New Roman" w:cs="Times New Roman"/>
        </w:rPr>
      </w:pPr>
    </w:p>
    <w:p w14:paraId="4F8BED23" w14:textId="77777777" w:rsidR="00E85E86" w:rsidRPr="00BB710F" w:rsidRDefault="00E85E86" w:rsidP="00372164">
      <w:pPr>
        <w:pStyle w:val="ListParagraph"/>
        <w:numPr>
          <w:ilvl w:val="5"/>
          <w:numId w:val="3"/>
        </w:numPr>
        <w:spacing w:after="0" w:line="240" w:lineRule="auto"/>
        <w:ind w:left="540" w:hanging="540"/>
        <w:jc w:val="both"/>
        <w:rPr>
          <w:rFonts w:ascii="Times New Roman" w:hAnsi="Times New Roman" w:cs="Times New Roman"/>
        </w:rPr>
      </w:pPr>
      <w:r w:rsidRPr="00BB710F">
        <w:rPr>
          <w:rFonts w:ascii="Times New Roman" w:hAnsi="Times New Roman" w:cs="Times New Roman"/>
        </w:rPr>
        <w:t>Any obligation to not do something shall be deemed to include an obligation not to permit or cause that thing to be done. An obligation to do something shall be deemed to include an obligation to cause that thing to be done.</w:t>
      </w:r>
    </w:p>
    <w:p w14:paraId="46152BB6" w14:textId="77777777" w:rsidR="00E85E86" w:rsidRPr="00BB710F" w:rsidRDefault="00E85E86" w:rsidP="007E40E4">
      <w:pPr>
        <w:pStyle w:val="ListParagraph"/>
        <w:spacing w:after="0" w:line="240" w:lineRule="auto"/>
        <w:ind w:left="567"/>
        <w:rPr>
          <w:rFonts w:ascii="Times New Roman" w:hAnsi="Times New Roman" w:cs="Times New Roman"/>
        </w:rPr>
      </w:pPr>
    </w:p>
    <w:p w14:paraId="353AB059" w14:textId="77777777" w:rsidR="00E85E86" w:rsidRPr="00BB710F" w:rsidRDefault="00E85E86" w:rsidP="00372164">
      <w:pPr>
        <w:pStyle w:val="ListParagraph"/>
        <w:numPr>
          <w:ilvl w:val="5"/>
          <w:numId w:val="3"/>
        </w:numPr>
        <w:spacing w:after="0" w:line="240" w:lineRule="auto"/>
        <w:ind w:left="540" w:hanging="540"/>
        <w:jc w:val="both"/>
        <w:rPr>
          <w:rFonts w:ascii="Times New Roman" w:hAnsi="Times New Roman" w:cs="Times New Roman"/>
        </w:rPr>
      </w:pPr>
      <w:r w:rsidRPr="00BB710F">
        <w:rPr>
          <w:rFonts w:ascii="Times New Roman" w:hAnsi="Times New Roman" w:cs="Times New Roman"/>
        </w:rPr>
        <w:t xml:space="preserve">Words importing singular shall include the plural and vice versa. </w:t>
      </w:r>
    </w:p>
    <w:p w14:paraId="278C07E5" w14:textId="77777777" w:rsidR="00E85E86" w:rsidRPr="00BB710F" w:rsidRDefault="00E85E86" w:rsidP="007E40E4">
      <w:pPr>
        <w:pStyle w:val="ListParagraph"/>
        <w:spacing w:after="0" w:line="240" w:lineRule="auto"/>
        <w:ind w:left="567"/>
        <w:rPr>
          <w:rFonts w:ascii="Times New Roman" w:hAnsi="Times New Roman" w:cs="Times New Roman"/>
        </w:rPr>
      </w:pPr>
    </w:p>
    <w:p w14:paraId="4217B38F" w14:textId="77777777" w:rsidR="00E85E86" w:rsidRPr="00BB710F" w:rsidRDefault="00E85E86" w:rsidP="00372164">
      <w:pPr>
        <w:pStyle w:val="ListParagraph"/>
        <w:numPr>
          <w:ilvl w:val="5"/>
          <w:numId w:val="3"/>
        </w:numPr>
        <w:spacing w:after="0" w:line="240" w:lineRule="auto"/>
        <w:ind w:left="540" w:hanging="540"/>
        <w:jc w:val="both"/>
        <w:rPr>
          <w:rFonts w:ascii="Times New Roman" w:hAnsi="Times New Roman" w:cs="Times New Roman"/>
        </w:rPr>
      </w:pPr>
      <w:r w:rsidRPr="00BB710F">
        <w:rPr>
          <w:rFonts w:ascii="Times New Roman" w:hAnsi="Times New Roman" w:cs="Times New Roman"/>
        </w:rPr>
        <w:t>Words importing one gender will include a reference to the other gender</w:t>
      </w:r>
      <w:r w:rsidR="00914E81" w:rsidRPr="00BB710F">
        <w:rPr>
          <w:rFonts w:ascii="Times New Roman" w:hAnsi="Times New Roman" w:cs="Times New Roman"/>
        </w:rPr>
        <w:t>s</w:t>
      </w:r>
      <w:r w:rsidRPr="00BB710F">
        <w:rPr>
          <w:rFonts w:ascii="Times New Roman" w:hAnsi="Times New Roman" w:cs="Times New Roman"/>
        </w:rPr>
        <w:t>.</w:t>
      </w:r>
    </w:p>
    <w:p w14:paraId="225046D9" w14:textId="77777777" w:rsidR="00E85E86" w:rsidRPr="00BB710F" w:rsidRDefault="00E85E86" w:rsidP="00E34CAE">
      <w:pPr>
        <w:pStyle w:val="ListParagraph"/>
        <w:spacing w:after="0" w:line="240" w:lineRule="auto"/>
        <w:ind w:left="360"/>
        <w:rPr>
          <w:rFonts w:ascii="Times New Roman" w:hAnsi="Times New Roman" w:cs="Times New Roman"/>
          <w:b/>
        </w:rPr>
      </w:pPr>
    </w:p>
    <w:p w14:paraId="33381454" w14:textId="4A00C9F5" w:rsidR="0041343F" w:rsidRPr="00D16F5C" w:rsidRDefault="001166A8" w:rsidP="00D16F5C">
      <w:pPr>
        <w:pStyle w:val="ListParagraph"/>
        <w:numPr>
          <w:ilvl w:val="0"/>
          <w:numId w:val="2"/>
        </w:numPr>
        <w:spacing w:after="0" w:line="240" w:lineRule="auto"/>
        <w:ind w:left="567" w:hanging="567"/>
        <w:rPr>
          <w:rFonts w:ascii="Times New Roman" w:hAnsi="Times New Roman" w:cs="Times New Roman"/>
          <w:b/>
        </w:rPr>
      </w:pPr>
      <w:r w:rsidRPr="00BB710F">
        <w:rPr>
          <w:rFonts w:ascii="Times New Roman" w:hAnsi="Times New Roman" w:cs="Times New Roman"/>
          <w:b/>
        </w:rPr>
        <w:t xml:space="preserve">Scope </w:t>
      </w:r>
      <w:r w:rsidR="00E85E86" w:rsidRPr="00BB710F">
        <w:rPr>
          <w:rFonts w:ascii="Times New Roman" w:hAnsi="Times New Roman" w:cs="Times New Roman"/>
          <w:b/>
        </w:rPr>
        <w:t>of the Agreement</w:t>
      </w:r>
    </w:p>
    <w:p w14:paraId="229BB311" w14:textId="77777777" w:rsidR="00CB60E3" w:rsidRPr="00BB710F" w:rsidRDefault="00CB60E3" w:rsidP="007E40E4">
      <w:pPr>
        <w:pStyle w:val="ListParagraph"/>
        <w:spacing w:after="0" w:line="240" w:lineRule="auto"/>
        <w:ind w:left="567" w:hanging="567"/>
        <w:rPr>
          <w:rFonts w:ascii="Times New Roman" w:hAnsi="Times New Roman" w:cs="Times New Roman"/>
          <w:i/>
        </w:rPr>
      </w:pPr>
    </w:p>
    <w:p w14:paraId="4A316020" w14:textId="77777777" w:rsidR="00CB60E3" w:rsidRPr="00BB710F" w:rsidRDefault="003731B2" w:rsidP="00A727FF">
      <w:pPr>
        <w:pStyle w:val="ListParagraph"/>
        <w:numPr>
          <w:ilvl w:val="0"/>
          <w:numId w:val="4"/>
        </w:numPr>
        <w:spacing w:after="0" w:line="240" w:lineRule="auto"/>
        <w:ind w:left="567" w:hanging="567"/>
        <w:rPr>
          <w:rFonts w:ascii="Times New Roman" w:hAnsi="Times New Roman" w:cs="Times New Roman"/>
          <w:i/>
          <w:u w:val="single"/>
        </w:rPr>
      </w:pPr>
      <w:r w:rsidRPr="00BB710F">
        <w:rPr>
          <w:rFonts w:ascii="Times New Roman" w:hAnsi="Times New Roman" w:cs="Times New Roman"/>
          <w:i/>
          <w:u w:val="single"/>
        </w:rPr>
        <w:t xml:space="preserve">License to the </w:t>
      </w:r>
      <w:r w:rsidR="000403F5" w:rsidRPr="00BB710F">
        <w:rPr>
          <w:rFonts w:ascii="Times New Roman" w:hAnsi="Times New Roman" w:cs="Times New Roman"/>
          <w:i/>
          <w:u w:val="single"/>
        </w:rPr>
        <w:t xml:space="preserve">Composite </w:t>
      </w:r>
      <w:r w:rsidRPr="00BB710F">
        <w:rPr>
          <w:rFonts w:ascii="Times New Roman" w:hAnsi="Times New Roman" w:cs="Times New Roman"/>
          <w:i/>
          <w:u w:val="single"/>
        </w:rPr>
        <w:t>Software and Documentation</w:t>
      </w:r>
    </w:p>
    <w:p w14:paraId="63419A5E" w14:textId="77777777" w:rsidR="003731B2" w:rsidRPr="00BB710F" w:rsidRDefault="003731B2" w:rsidP="00E34CAE">
      <w:pPr>
        <w:pStyle w:val="ListParagraph"/>
        <w:spacing w:after="0" w:line="240" w:lineRule="auto"/>
        <w:ind w:left="360"/>
        <w:jc w:val="both"/>
        <w:rPr>
          <w:rFonts w:ascii="Times New Roman" w:hAnsi="Times New Roman" w:cs="Times New Roman"/>
        </w:rPr>
      </w:pPr>
    </w:p>
    <w:p w14:paraId="66CBF3D1" w14:textId="792530D5" w:rsidR="00CB60E3" w:rsidRPr="00BB710F" w:rsidRDefault="00CB60E3" w:rsidP="0031506C">
      <w:pPr>
        <w:pStyle w:val="ListParagraph"/>
        <w:numPr>
          <w:ilvl w:val="5"/>
          <w:numId w:val="27"/>
        </w:numPr>
        <w:spacing w:after="0" w:line="240" w:lineRule="auto"/>
        <w:ind w:left="540" w:hanging="540"/>
        <w:jc w:val="both"/>
        <w:rPr>
          <w:rFonts w:ascii="Times New Roman" w:hAnsi="Times New Roman" w:cs="Times New Roman"/>
        </w:rPr>
      </w:pPr>
      <w:r w:rsidRPr="00BB710F">
        <w:rPr>
          <w:rFonts w:ascii="Times New Roman" w:hAnsi="Times New Roman" w:cs="Times New Roman"/>
          <w:color w:val="000000"/>
        </w:rPr>
        <w:t xml:space="preserve">During the Term, </w:t>
      </w:r>
      <w:r w:rsidR="001C3C5E" w:rsidRPr="00BB710F">
        <w:rPr>
          <w:rFonts w:ascii="Times New Roman" w:hAnsi="Times New Roman" w:cs="Times New Roman"/>
          <w:color w:val="000000"/>
        </w:rPr>
        <w:t xml:space="preserve">and subject to Clause </w:t>
      </w:r>
      <w:r w:rsidR="00880CD5" w:rsidRPr="00BB710F">
        <w:rPr>
          <w:rFonts w:ascii="Times New Roman" w:hAnsi="Times New Roman" w:cs="Times New Roman"/>
          <w:color w:val="000000"/>
        </w:rPr>
        <w:t>2.2.6</w:t>
      </w:r>
      <w:r w:rsidR="001C3C5E" w:rsidRPr="00BB710F">
        <w:rPr>
          <w:rFonts w:ascii="Times New Roman" w:hAnsi="Times New Roman" w:cs="Times New Roman"/>
          <w:color w:val="000000"/>
        </w:rPr>
        <w:t xml:space="preserve"> hereto, </w:t>
      </w:r>
      <w:r w:rsidR="00372164" w:rsidRPr="00BB710F">
        <w:rPr>
          <w:rFonts w:ascii="Times New Roman" w:hAnsi="Times New Roman" w:cs="Times New Roman"/>
          <w:color w:val="000000"/>
        </w:rPr>
        <w:t xml:space="preserve">the </w:t>
      </w:r>
      <w:r w:rsidR="00411336" w:rsidRPr="00BB710F">
        <w:rPr>
          <w:rFonts w:ascii="Times New Roman" w:hAnsi="Times New Roman" w:cs="Times New Roman"/>
          <w:color w:val="000000"/>
        </w:rPr>
        <w:t>Service Provider</w:t>
      </w:r>
      <w:r w:rsidRPr="00BB710F">
        <w:rPr>
          <w:rFonts w:ascii="Times New Roman" w:hAnsi="Times New Roman" w:cs="Times New Roman"/>
          <w:color w:val="000000"/>
        </w:rPr>
        <w:t xml:space="preserve"> </w:t>
      </w:r>
      <w:r w:rsidRPr="00BB710F">
        <w:rPr>
          <w:rFonts w:ascii="Times New Roman" w:hAnsi="Times New Roman" w:cs="Times New Roman"/>
        </w:rPr>
        <w:t xml:space="preserve">hereby grants </w:t>
      </w:r>
      <w:r w:rsidR="00AB1C35" w:rsidRPr="00BB710F">
        <w:rPr>
          <w:rFonts w:ascii="Times New Roman" w:eastAsia="Cambria" w:hAnsi="Times New Roman" w:cs="Times New Roman"/>
          <w:bCs/>
        </w:rPr>
        <w:t xml:space="preserve">to </w:t>
      </w:r>
      <w:r w:rsidRPr="00BB710F">
        <w:rPr>
          <w:rFonts w:ascii="Times New Roman" w:hAnsi="Times New Roman" w:cs="Times New Roman"/>
        </w:rPr>
        <w:t xml:space="preserve">the Customer, an irrevocable, worldwide, non-exclusive license to access and use the </w:t>
      </w:r>
      <w:r w:rsidR="001C3C5E" w:rsidRPr="00BB710F">
        <w:rPr>
          <w:rFonts w:ascii="Times New Roman" w:hAnsi="Times New Roman" w:cs="Times New Roman"/>
        </w:rPr>
        <w:t xml:space="preserve">Composite </w:t>
      </w:r>
      <w:r w:rsidRPr="00BB710F">
        <w:rPr>
          <w:rFonts w:ascii="Times New Roman" w:hAnsi="Times New Roman" w:cs="Times New Roman"/>
        </w:rPr>
        <w:t xml:space="preserve">Software. </w:t>
      </w:r>
    </w:p>
    <w:p w14:paraId="395599CE" w14:textId="77777777" w:rsidR="001C3C5E" w:rsidRPr="00BB710F" w:rsidRDefault="001C3C5E" w:rsidP="001C3C5E">
      <w:pPr>
        <w:pStyle w:val="ListParagraph"/>
        <w:spacing w:after="0" w:line="240" w:lineRule="auto"/>
        <w:ind w:left="1080"/>
        <w:jc w:val="both"/>
        <w:rPr>
          <w:rFonts w:ascii="Times New Roman" w:hAnsi="Times New Roman" w:cs="Times New Roman"/>
        </w:rPr>
      </w:pPr>
    </w:p>
    <w:p w14:paraId="23FA3780" w14:textId="4754B55D" w:rsidR="001C3C5E" w:rsidRPr="00BB710F" w:rsidRDefault="00372164" w:rsidP="0031506C">
      <w:pPr>
        <w:pStyle w:val="ListParagraph"/>
        <w:numPr>
          <w:ilvl w:val="5"/>
          <w:numId w:val="27"/>
        </w:numPr>
        <w:spacing w:after="0" w:line="240" w:lineRule="auto"/>
        <w:ind w:left="540" w:hanging="540"/>
        <w:jc w:val="both"/>
        <w:rPr>
          <w:rFonts w:ascii="Times New Roman" w:hAnsi="Times New Roman" w:cs="Times New Roman"/>
        </w:rPr>
      </w:pPr>
      <w:r w:rsidRPr="00BB710F">
        <w:rPr>
          <w:rFonts w:ascii="Times New Roman" w:hAnsi="Times New Roman" w:cs="Times New Roman"/>
        </w:rPr>
        <w:t xml:space="preserve">The </w:t>
      </w:r>
      <w:r w:rsidR="00411336" w:rsidRPr="00BB710F">
        <w:rPr>
          <w:rFonts w:ascii="Times New Roman" w:hAnsi="Times New Roman" w:cs="Times New Roman"/>
        </w:rPr>
        <w:t>Service Provider</w:t>
      </w:r>
      <w:r w:rsidR="001C3C5E" w:rsidRPr="00BB710F">
        <w:rPr>
          <w:rFonts w:ascii="Times New Roman" w:hAnsi="Times New Roman" w:cs="Times New Roman"/>
        </w:rPr>
        <w:t xml:space="preserve"> agrees that the Customer shall have the right to</w:t>
      </w:r>
      <w:r w:rsidR="008D53B2" w:rsidRPr="00BB710F">
        <w:rPr>
          <w:rFonts w:ascii="Times New Roman" w:hAnsi="Times New Roman" w:cs="Times New Roman"/>
        </w:rPr>
        <w:t xml:space="preserve"> </w:t>
      </w:r>
      <w:r w:rsidR="001C3C5E" w:rsidRPr="00BB710F">
        <w:rPr>
          <w:rFonts w:ascii="Times New Roman" w:hAnsi="Times New Roman" w:cs="Times New Roman"/>
        </w:rPr>
        <w:t xml:space="preserve">sub-license the Composite Software </w:t>
      </w:r>
      <w:r w:rsidR="00832C20" w:rsidRPr="00BB710F">
        <w:rPr>
          <w:rFonts w:ascii="Times New Roman" w:hAnsi="Times New Roman" w:cs="Times New Roman"/>
        </w:rPr>
        <w:t xml:space="preserve">for the purposes of supporting and </w:t>
      </w:r>
      <w:proofErr w:type="gramStart"/>
      <w:r w:rsidR="00832C20" w:rsidRPr="00BB710F">
        <w:rPr>
          <w:rFonts w:ascii="Times New Roman" w:hAnsi="Times New Roman" w:cs="Times New Roman"/>
        </w:rPr>
        <w:t xml:space="preserve">operating </w:t>
      </w:r>
      <w:r w:rsidR="00964E9C" w:rsidRPr="00BB710F">
        <w:rPr>
          <w:rFonts w:ascii="Times New Roman" w:hAnsi="Times New Roman" w:cs="Times New Roman"/>
        </w:rPr>
        <w:t xml:space="preserve"> its</w:t>
      </w:r>
      <w:proofErr w:type="gramEnd"/>
      <w:r w:rsidR="00964E9C" w:rsidRPr="00BB710F">
        <w:rPr>
          <w:rFonts w:ascii="Times New Roman" w:hAnsi="Times New Roman" w:cs="Times New Roman"/>
        </w:rPr>
        <w:t xml:space="preserve"> </w:t>
      </w:r>
      <w:r w:rsidR="00A07C21" w:rsidRPr="00BB710F">
        <w:rPr>
          <w:rFonts w:ascii="Times New Roman" w:hAnsi="Times New Roman" w:cs="Times New Roman"/>
        </w:rPr>
        <w:t xml:space="preserve">company’s </w:t>
      </w:r>
      <w:r w:rsidR="00832C20" w:rsidRPr="00BB710F">
        <w:rPr>
          <w:rFonts w:ascii="Times New Roman" w:hAnsi="Times New Roman" w:cs="Times New Roman"/>
        </w:rPr>
        <w:t>Business</w:t>
      </w:r>
      <w:r w:rsidRPr="00BB710F">
        <w:rPr>
          <w:rFonts w:ascii="Times New Roman" w:hAnsi="Times New Roman" w:cs="Times New Roman"/>
        </w:rPr>
        <w:t xml:space="preserve"> Unit</w:t>
      </w:r>
      <w:r w:rsidR="00832C20" w:rsidRPr="00BB710F">
        <w:rPr>
          <w:rFonts w:ascii="Times New Roman" w:hAnsi="Times New Roman" w:cs="Times New Roman"/>
        </w:rPr>
        <w:t xml:space="preserve">, to its affiliates </w:t>
      </w:r>
      <w:r w:rsidR="006101B8" w:rsidRPr="00BB710F">
        <w:rPr>
          <w:rFonts w:ascii="Times New Roman" w:hAnsi="Times New Roman" w:cs="Times New Roman"/>
        </w:rPr>
        <w:t xml:space="preserve"> </w:t>
      </w:r>
      <w:r w:rsidR="0043040C" w:rsidRPr="00BB710F">
        <w:rPr>
          <w:rFonts w:ascii="Times New Roman" w:hAnsi="Times New Roman" w:cs="Times New Roman"/>
        </w:rPr>
        <w:t xml:space="preserve"> any prior </w:t>
      </w:r>
      <w:r w:rsidR="00B12444" w:rsidRPr="00BB710F">
        <w:rPr>
          <w:rFonts w:ascii="Times New Roman" w:hAnsi="Times New Roman" w:cs="Times New Roman"/>
        </w:rPr>
        <w:t>in</w:t>
      </w:r>
      <w:r w:rsidR="00D60533" w:rsidRPr="00BB710F">
        <w:rPr>
          <w:rFonts w:ascii="Times New Roman" w:hAnsi="Times New Roman" w:cs="Times New Roman"/>
        </w:rPr>
        <w:t xml:space="preserve">formation </w:t>
      </w:r>
      <w:r w:rsidR="00B12444" w:rsidRPr="00BB710F">
        <w:rPr>
          <w:rFonts w:ascii="Times New Roman" w:hAnsi="Times New Roman" w:cs="Times New Roman"/>
        </w:rPr>
        <w:t xml:space="preserve">to </w:t>
      </w:r>
      <w:r w:rsidR="00D60533" w:rsidRPr="00BB710F">
        <w:rPr>
          <w:rFonts w:ascii="Times New Roman" w:hAnsi="Times New Roman" w:cs="Times New Roman"/>
        </w:rPr>
        <w:t xml:space="preserve"> the </w:t>
      </w:r>
      <w:r w:rsidR="00411336" w:rsidRPr="00BB710F">
        <w:rPr>
          <w:rFonts w:ascii="Times New Roman" w:hAnsi="Times New Roman" w:cs="Times New Roman"/>
        </w:rPr>
        <w:t>Service Provider</w:t>
      </w:r>
      <w:r w:rsidR="0043040C" w:rsidRPr="00BB710F">
        <w:rPr>
          <w:rFonts w:ascii="Times New Roman" w:hAnsi="Times New Roman" w:cs="Times New Roman"/>
        </w:rPr>
        <w:t xml:space="preserve"> and </w:t>
      </w:r>
      <w:r w:rsidR="00832C20" w:rsidRPr="00BB710F">
        <w:rPr>
          <w:rFonts w:ascii="Times New Roman" w:hAnsi="Times New Roman" w:cs="Times New Roman"/>
        </w:rPr>
        <w:t xml:space="preserve">to any other third party, </w:t>
      </w:r>
      <w:r w:rsidR="0043040C" w:rsidRPr="00BB710F">
        <w:rPr>
          <w:rFonts w:ascii="Times New Roman" w:hAnsi="Times New Roman" w:cs="Times New Roman"/>
        </w:rPr>
        <w:t xml:space="preserve">with </w:t>
      </w:r>
      <w:r w:rsidR="00411336" w:rsidRPr="00BB710F">
        <w:rPr>
          <w:rFonts w:ascii="Times New Roman" w:hAnsi="Times New Roman" w:cs="Times New Roman"/>
        </w:rPr>
        <w:t>Service Provider</w:t>
      </w:r>
      <w:r w:rsidR="0043040C" w:rsidRPr="00BB710F">
        <w:rPr>
          <w:rFonts w:ascii="Times New Roman" w:hAnsi="Times New Roman" w:cs="Times New Roman"/>
        </w:rPr>
        <w:t>’s express written consent.</w:t>
      </w:r>
    </w:p>
    <w:p w14:paraId="512FDDCD" w14:textId="77777777" w:rsidR="001C3C5E" w:rsidRPr="00BB710F" w:rsidRDefault="001C3C5E" w:rsidP="001C3C5E">
      <w:pPr>
        <w:pStyle w:val="ListParagraph"/>
        <w:rPr>
          <w:rFonts w:ascii="Times New Roman" w:hAnsi="Times New Roman" w:cs="Times New Roman"/>
        </w:rPr>
      </w:pPr>
    </w:p>
    <w:p w14:paraId="345CD312" w14:textId="2B6637EC" w:rsidR="00CB60E3" w:rsidRPr="00BB710F" w:rsidRDefault="001C3C5E" w:rsidP="0031506C">
      <w:pPr>
        <w:pStyle w:val="ListParagraph"/>
        <w:numPr>
          <w:ilvl w:val="5"/>
          <w:numId w:val="27"/>
        </w:numPr>
        <w:spacing w:after="0" w:line="240" w:lineRule="auto"/>
        <w:ind w:left="540" w:hanging="540"/>
        <w:jc w:val="both"/>
        <w:rPr>
          <w:rFonts w:ascii="Times New Roman" w:hAnsi="Times New Roman" w:cs="Times New Roman"/>
        </w:rPr>
      </w:pPr>
      <w:r w:rsidRPr="00BB710F">
        <w:rPr>
          <w:rFonts w:ascii="Times New Roman" w:hAnsi="Times New Roman" w:cs="Times New Roman"/>
        </w:rPr>
        <w:t xml:space="preserve">The Customer </w:t>
      </w:r>
      <w:r w:rsidR="0043040C" w:rsidRPr="00BB710F">
        <w:rPr>
          <w:rFonts w:ascii="Times New Roman" w:hAnsi="Times New Roman" w:cs="Times New Roman"/>
        </w:rPr>
        <w:t xml:space="preserve">(or any sub-licensee of the Customer) </w:t>
      </w:r>
      <w:r w:rsidRPr="00BB710F">
        <w:rPr>
          <w:rFonts w:ascii="Times New Roman" w:hAnsi="Times New Roman" w:cs="Times New Roman"/>
        </w:rPr>
        <w:t xml:space="preserve">will have the right to access, use and exploit the </w:t>
      </w:r>
      <w:r w:rsidR="00B14725" w:rsidRPr="00BB710F">
        <w:rPr>
          <w:rFonts w:ascii="Times New Roman" w:hAnsi="Times New Roman" w:cs="Times New Roman"/>
        </w:rPr>
        <w:t xml:space="preserve">Composite </w:t>
      </w:r>
      <w:r w:rsidRPr="00BB710F">
        <w:rPr>
          <w:rFonts w:ascii="Times New Roman" w:hAnsi="Times New Roman" w:cs="Times New Roman"/>
        </w:rPr>
        <w:t xml:space="preserve">Software in accordance with the user manual issued by </w:t>
      </w:r>
      <w:r w:rsidR="00411336" w:rsidRPr="00BB710F">
        <w:rPr>
          <w:rFonts w:ascii="Times New Roman" w:hAnsi="Times New Roman" w:cs="Times New Roman"/>
        </w:rPr>
        <w:t>Service Provider</w:t>
      </w:r>
      <w:r w:rsidRPr="00BB710F">
        <w:rPr>
          <w:rFonts w:ascii="Times New Roman" w:hAnsi="Times New Roman" w:cs="Times New Roman"/>
        </w:rPr>
        <w:t xml:space="preserve"> and terms of the Agreement, including the right to provide access of the </w:t>
      </w:r>
      <w:r w:rsidR="00B14725" w:rsidRPr="00BB710F">
        <w:rPr>
          <w:rFonts w:ascii="Times New Roman" w:hAnsi="Times New Roman" w:cs="Times New Roman"/>
        </w:rPr>
        <w:t xml:space="preserve">Composite </w:t>
      </w:r>
      <w:r w:rsidRPr="00BB710F">
        <w:rPr>
          <w:rFonts w:ascii="Times New Roman" w:hAnsi="Times New Roman" w:cs="Times New Roman"/>
        </w:rPr>
        <w:t>Software to the Users, during the Term.</w:t>
      </w:r>
    </w:p>
    <w:p w14:paraId="681A2BF5" w14:textId="77777777" w:rsidR="001C3C5E" w:rsidRPr="00BB710F" w:rsidRDefault="001C3C5E" w:rsidP="001C3C5E">
      <w:pPr>
        <w:pStyle w:val="ListParagraph"/>
        <w:rPr>
          <w:rFonts w:ascii="Times New Roman" w:hAnsi="Times New Roman" w:cs="Times New Roman"/>
        </w:rPr>
      </w:pPr>
    </w:p>
    <w:p w14:paraId="4F154EB6" w14:textId="77777777" w:rsidR="00CB60E3" w:rsidRPr="00BB710F" w:rsidRDefault="003A357B" w:rsidP="0031506C">
      <w:pPr>
        <w:pStyle w:val="ListParagraph"/>
        <w:numPr>
          <w:ilvl w:val="5"/>
          <w:numId w:val="27"/>
        </w:numPr>
        <w:spacing w:after="0" w:line="240" w:lineRule="auto"/>
        <w:ind w:left="540" w:hanging="540"/>
        <w:jc w:val="both"/>
        <w:rPr>
          <w:rFonts w:ascii="Times New Roman" w:hAnsi="Times New Roman" w:cs="Times New Roman"/>
          <w:color w:val="000000"/>
        </w:rPr>
      </w:pPr>
      <w:r w:rsidRPr="00BB710F">
        <w:rPr>
          <w:rFonts w:ascii="Times New Roman" w:hAnsi="Times New Roman" w:cs="Times New Roman"/>
          <w:color w:val="000000"/>
        </w:rPr>
        <w:t xml:space="preserve">The </w:t>
      </w:r>
      <w:r w:rsidR="00CB60E3" w:rsidRPr="00BB710F">
        <w:rPr>
          <w:rFonts w:ascii="Times New Roman" w:hAnsi="Times New Roman" w:cs="Times New Roman"/>
          <w:color w:val="000000"/>
        </w:rPr>
        <w:t xml:space="preserve">Customer will have the right, during the Term, to access, reproduce and use the </w:t>
      </w:r>
      <w:r w:rsidR="00CB60E3" w:rsidRPr="00BB710F">
        <w:rPr>
          <w:rFonts w:ascii="Times New Roman" w:hAnsi="Times New Roman" w:cs="Times New Roman"/>
        </w:rPr>
        <w:t>Documentation</w:t>
      </w:r>
      <w:r w:rsidR="008C3C2E" w:rsidRPr="00BB710F">
        <w:rPr>
          <w:rFonts w:ascii="Times New Roman" w:hAnsi="Times New Roman" w:cs="Times New Roman"/>
          <w:color w:val="000000"/>
        </w:rPr>
        <w:t xml:space="preserve"> </w:t>
      </w:r>
      <w:r w:rsidR="00BE1033" w:rsidRPr="00BB710F">
        <w:rPr>
          <w:rFonts w:ascii="Times New Roman" w:hAnsi="Times New Roman" w:cs="Times New Roman"/>
          <w:color w:val="000000"/>
        </w:rPr>
        <w:t xml:space="preserve">in machine readable or printed form </w:t>
      </w:r>
      <w:r w:rsidR="00CB60E3" w:rsidRPr="00BB710F">
        <w:rPr>
          <w:rFonts w:ascii="Times New Roman" w:hAnsi="Times New Roman" w:cs="Times New Roman"/>
          <w:color w:val="000000"/>
        </w:rPr>
        <w:t>solely</w:t>
      </w:r>
      <w:r w:rsidR="008C3C2E" w:rsidRPr="00BB710F">
        <w:rPr>
          <w:rFonts w:ascii="Times New Roman" w:hAnsi="Times New Roman" w:cs="Times New Roman"/>
          <w:color w:val="000000"/>
        </w:rPr>
        <w:t xml:space="preserve"> </w:t>
      </w:r>
      <w:r w:rsidR="00CB60E3" w:rsidRPr="00BB710F">
        <w:rPr>
          <w:rFonts w:ascii="Times New Roman" w:hAnsi="Times New Roman" w:cs="Times New Roman"/>
          <w:color w:val="000000"/>
        </w:rPr>
        <w:t>for the purpose of</w:t>
      </w:r>
      <w:r w:rsidR="00763C2D" w:rsidRPr="00BB710F">
        <w:rPr>
          <w:rFonts w:ascii="Times New Roman" w:hAnsi="Times New Roman" w:cs="Times New Roman"/>
          <w:color w:val="000000"/>
        </w:rPr>
        <w:t xml:space="preserve"> facilitating the</w:t>
      </w:r>
      <w:r w:rsidR="00CB60E3" w:rsidRPr="00BB710F">
        <w:rPr>
          <w:rFonts w:ascii="Times New Roman" w:hAnsi="Times New Roman" w:cs="Times New Roman"/>
          <w:color w:val="000000"/>
        </w:rPr>
        <w:t xml:space="preserve"> Users </w:t>
      </w:r>
      <w:r w:rsidR="00763C2D" w:rsidRPr="00BB710F">
        <w:rPr>
          <w:rFonts w:ascii="Times New Roman" w:hAnsi="Times New Roman" w:cs="Times New Roman"/>
          <w:color w:val="000000"/>
        </w:rPr>
        <w:t xml:space="preserve">in </w:t>
      </w:r>
      <w:r w:rsidR="00763C2D" w:rsidRPr="00BB710F">
        <w:rPr>
          <w:rFonts w:ascii="Times New Roman" w:hAnsi="Times New Roman" w:cs="Times New Roman"/>
        </w:rPr>
        <w:t>accessing</w:t>
      </w:r>
      <w:r w:rsidR="00763C2D" w:rsidRPr="00BB710F">
        <w:rPr>
          <w:rFonts w:ascii="Times New Roman" w:hAnsi="Times New Roman" w:cs="Times New Roman"/>
          <w:color w:val="000000"/>
        </w:rPr>
        <w:t xml:space="preserve"> and </w:t>
      </w:r>
      <w:r w:rsidR="00CB60E3" w:rsidRPr="00BB710F">
        <w:rPr>
          <w:rFonts w:ascii="Times New Roman" w:hAnsi="Times New Roman" w:cs="Times New Roman"/>
          <w:color w:val="000000"/>
        </w:rPr>
        <w:t xml:space="preserve">using </w:t>
      </w:r>
      <w:r w:rsidR="00763C2D" w:rsidRPr="00BB710F">
        <w:rPr>
          <w:rFonts w:ascii="Times New Roman" w:hAnsi="Times New Roman" w:cs="Times New Roman"/>
          <w:color w:val="000000"/>
        </w:rPr>
        <w:t xml:space="preserve">the </w:t>
      </w:r>
      <w:r w:rsidR="00B14725" w:rsidRPr="00BB710F">
        <w:rPr>
          <w:rFonts w:ascii="Times New Roman" w:hAnsi="Times New Roman" w:cs="Times New Roman"/>
          <w:color w:val="000000"/>
        </w:rPr>
        <w:t xml:space="preserve">Composite </w:t>
      </w:r>
      <w:r w:rsidR="00763C2D" w:rsidRPr="00BB710F">
        <w:rPr>
          <w:rFonts w:ascii="Times New Roman" w:hAnsi="Times New Roman" w:cs="Times New Roman"/>
          <w:color w:val="000000"/>
        </w:rPr>
        <w:t xml:space="preserve">Software </w:t>
      </w:r>
      <w:r w:rsidR="00CB60E3" w:rsidRPr="00BB710F">
        <w:rPr>
          <w:rFonts w:ascii="Times New Roman" w:hAnsi="Times New Roman" w:cs="Times New Roman"/>
          <w:color w:val="000000"/>
        </w:rPr>
        <w:t xml:space="preserve">and supporting the </w:t>
      </w:r>
      <w:r w:rsidR="00B14725" w:rsidRPr="00BB710F">
        <w:rPr>
          <w:rFonts w:ascii="Times New Roman" w:hAnsi="Times New Roman" w:cs="Times New Roman"/>
          <w:color w:val="000000"/>
        </w:rPr>
        <w:t xml:space="preserve">Composite </w:t>
      </w:r>
      <w:r w:rsidR="00CB60E3" w:rsidRPr="00BB710F">
        <w:rPr>
          <w:rFonts w:ascii="Times New Roman" w:hAnsi="Times New Roman" w:cs="Times New Roman"/>
          <w:color w:val="000000"/>
        </w:rPr>
        <w:t>Software</w:t>
      </w:r>
      <w:r w:rsidR="00BE1033" w:rsidRPr="00BB710F">
        <w:rPr>
          <w:rFonts w:ascii="Times New Roman" w:hAnsi="Times New Roman" w:cs="Times New Roman"/>
          <w:color w:val="000000"/>
        </w:rPr>
        <w:t>, for archival purposes, as required under applicable Law</w:t>
      </w:r>
      <w:r w:rsidR="00CB60E3" w:rsidRPr="00BB710F">
        <w:rPr>
          <w:rFonts w:ascii="Times New Roman" w:hAnsi="Times New Roman" w:cs="Times New Roman"/>
          <w:color w:val="000000"/>
        </w:rPr>
        <w:t>.</w:t>
      </w:r>
      <w:r w:rsidR="00515E71" w:rsidRPr="00BB710F">
        <w:rPr>
          <w:rFonts w:ascii="Times New Roman" w:hAnsi="Times New Roman" w:cs="Times New Roman"/>
          <w:color w:val="000000"/>
        </w:rPr>
        <w:t xml:space="preserve"> </w:t>
      </w:r>
    </w:p>
    <w:p w14:paraId="7F798DDB" w14:textId="77777777" w:rsidR="00763C2D" w:rsidRPr="00BB710F" w:rsidRDefault="00763C2D" w:rsidP="00E34CAE">
      <w:pPr>
        <w:pStyle w:val="ListParagraph"/>
        <w:spacing w:after="0" w:line="240" w:lineRule="auto"/>
        <w:ind w:left="360"/>
        <w:jc w:val="both"/>
        <w:rPr>
          <w:rFonts w:ascii="Times New Roman" w:hAnsi="Times New Roman" w:cs="Times New Roman"/>
          <w:color w:val="000000"/>
        </w:rPr>
      </w:pPr>
    </w:p>
    <w:p w14:paraId="7544006B" w14:textId="77777777" w:rsidR="003731B2" w:rsidRPr="00BB710F" w:rsidRDefault="003731B2" w:rsidP="001449DE">
      <w:pPr>
        <w:pStyle w:val="ListParagraph"/>
        <w:numPr>
          <w:ilvl w:val="0"/>
          <w:numId w:val="4"/>
        </w:numPr>
        <w:spacing w:after="0" w:line="240" w:lineRule="auto"/>
        <w:ind w:left="567" w:hanging="567"/>
        <w:rPr>
          <w:rFonts w:ascii="Times New Roman" w:hAnsi="Times New Roman" w:cs="Times New Roman"/>
          <w:i/>
          <w:u w:val="single"/>
        </w:rPr>
      </w:pPr>
      <w:r w:rsidRPr="00BB710F">
        <w:rPr>
          <w:rFonts w:ascii="Times New Roman" w:hAnsi="Times New Roman" w:cs="Times New Roman"/>
          <w:i/>
          <w:u w:val="single"/>
        </w:rPr>
        <w:t>Services</w:t>
      </w:r>
    </w:p>
    <w:p w14:paraId="4CD0FE6F" w14:textId="77777777" w:rsidR="00BF0BA7" w:rsidRPr="00BB710F" w:rsidRDefault="00BF0BA7" w:rsidP="00E34CAE">
      <w:pPr>
        <w:pStyle w:val="ListParagraph"/>
        <w:spacing w:after="0" w:line="240" w:lineRule="auto"/>
        <w:ind w:left="360"/>
        <w:rPr>
          <w:rFonts w:ascii="Times New Roman" w:hAnsi="Times New Roman" w:cs="Times New Roman"/>
        </w:rPr>
      </w:pPr>
    </w:p>
    <w:p w14:paraId="08BDC204" w14:textId="235E3FD9" w:rsidR="00BF0BA7" w:rsidRPr="00BB710F" w:rsidRDefault="006101B8" w:rsidP="007E40E4">
      <w:pPr>
        <w:pStyle w:val="ListParagraph"/>
        <w:spacing w:after="0" w:line="240" w:lineRule="auto"/>
        <w:ind w:left="567"/>
        <w:jc w:val="both"/>
        <w:rPr>
          <w:rFonts w:ascii="Times New Roman" w:hAnsi="Times New Roman" w:cs="Times New Roman"/>
        </w:rPr>
      </w:pPr>
      <w:r w:rsidRPr="00BB710F">
        <w:rPr>
          <w:rFonts w:ascii="Times New Roman" w:hAnsi="Times New Roman" w:cs="Times New Roman"/>
        </w:rPr>
        <w:t xml:space="preserve"> </w:t>
      </w:r>
      <w:r w:rsidR="00372164" w:rsidRPr="00BB710F">
        <w:rPr>
          <w:rFonts w:ascii="Times New Roman" w:hAnsi="Times New Roman" w:cs="Times New Roman"/>
        </w:rPr>
        <w:t xml:space="preserve">The </w:t>
      </w:r>
      <w:r w:rsidR="00411336" w:rsidRPr="00BB710F">
        <w:rPr>
          <w:rFonts w:ascii="Times New Roman" w:hAnsi="Times New Roman" w:cs="Times New Roman"/>
        </w:rPr>
        <w:t>Service Provider</w:t>
      </w:r>
      <w:r w:rsidR="004B5813" w:rsidRPr="00BB710F">
        <w:rPr>
          <w:rFonts w:ascii="Times New Roman" w:hAnsi="Times New Roman" w:cs="Times New Roman"/>
        </w:rPr>
        <w:t xml:space="preserve"> </w:t>
      </w:r>
      <w:r w:rsidR="00BF0BA7" w:rsidRPr="00BB710F">
        <w:rPr>
          <w:rFonts w:ascii="Times New Roman" w:hAnsi="Times New Roman" w:cs="Times New Roman"/>
        </w:rPr>
        <w:t>will provide the</w:t>
      </w:r>
      <w:r w:rsidR="00655E44" w:rsidRPr="00BB710F">
        <w:rPr>
          <w:rFonts w:ascii="Times New Roman" w:hAnsi="Times New Roman" w:cs="Times New Roman"/>
        </w:rPr>
        <w:t xml:space="preserve"> I</w:t>
      </w:r>
      <w:r w:rsidR="00666D29" w:rsidRPr="00BB710F">
        <w:rPr>
          <w:rFonts w:ascii="Times New Roman" w:hAnsi="Times New Roman" w:cs="Times New Roman"/>
        </w:rPr>
        <w:t xml:space="preserve">mplementation Services and the </w:t>
      </w:r>
      <w:r w:rsidR="003C0DD3" w:rsidRPr="00BB710F">
        <w:rPr>
          <w:rFonts w:ascii="Times New Roman" w:hAnsi="Times New Roman" w:cs="Times New Roman"/>
        </w:rPr>
        <w:t>Support</w:t>
      </w:r>
      <w:r w:rsidR="00655E44" w:rsidRPr="00BB710F">
        <w:rPr>
          <w:rFonts w:ascii="Times New Roman" w:hAnsi="Times New Roman" w:cs="Times New Roman"/>
        </w:rPr>
        <w:t xml:space="preserve"> Services </w:t>
      </w:r>
      <w:r w:rsidR="00952C01" w:rsidRPr="00BB710F">
        <w:rPr>
          <w:rFonts w:ascii="Times New Roman" w:hAnsi="Times New Roman" w:cs="Times New Roman"/>
        </w:rPr>
        <w:t>(“</w:t>
      </w:r>
      <w:r w:rsidR="00952C01" w:rsidRPr="00BB710F">
        <w:rPr>
          <w:rFonts w:ascii="Times New Roman" w:hAnsi="Times New Roman" w:cs="Times New Roman"/>
          <w:b/>
          <w:bCs/>
        </w:rPr>
        <w:t>Services</w:t>
      </w:r>
      <w:r w:rsidR="00952C01" w:rsidRPr="00BB710F">
        <w:rPr>
          <w:rFonts w:ascii="Times New Roman" w:hAnsi="Times New Roman" w:cs="Times New Roman"/>
        </w:rPr>
        <w:t>”)</w:t>
      </w:r>
      <w:r w:rsidR="0076209F" w:rsidRPr="00BB710F">
        <w:rPr>
          <w:rFonts w:ascii="Times New Roman" w:hAnsi="Times New Roman" w:cs="Times New Roman"/>
        </w:rPr>
        <w:t xml:space="preserve"> </w:t>
      </w:r>
      <w:r w:rsidR="00BF0BA7" w:rsidRPr="00BB710F">
        <w:rPr>
          <w:rFonts w:ascii="Times New Roman" w:hAnsi="Times New Roman" w:cs="Times New Roman"/>
        </w:rPr>
        <w:t>to the Customer, on an on-site and off-site basis</w:t>
      </w:r>
      <w:r w:rsidR="00F12D38" w:rsidRPr="00BB710F">
        <w:rPr>
          <w:rFonts w:ascii="Times New Roman" w:hAnsi="Times New Roman" w:cs="Times New Roman"/>
        </w:rPr>
        <w:t xml:space="preserve"> (</w:t>
      </w:r>
      <w:r w:rsidR="00D93798">
        <w:rPr>
          <w:rFonts w:ascii="Times New Roman" w:hAnsi="Times New Roman" w:cs="Times New Roman"/>
        </w:rPr>
        <w:t>if pre-approved by the Customer, in writing</w:t>
      </w:r>
      <w:r w:rsidR="00F12D38" w:rsidRPr="00BB710F">
        <w:rPr>
          <w:rFonts w:ascii="Times New Roman" w:hAnsi="Times New Roman" w:cs="Times New Roman"/>
        </w:rPr>
        <w:t>)</w:t>
      </w:r>
      <w:r w:rsidR="00BF0BA7" w:rsidRPr="00BB710F">
        <w:rPr>
          <w:rFonts w:ascii="Times New Roman" w:hAnsi="Times New Roman" w:cs="Times New Roman"/>
        </w:rPr>
        <w:t xml:space="preserve">, as the case may be, </w:t>
      </w:r>
      <w:r w:rsidR="004D5D78" w:rsidRPr="00BB710F">
        <w:rPr>
          <w:rFonts w:ascii="Times New Roman" w:hAnsi="Times New Roman" w:cs="Times New Roman"/>
        </w:rPr>
        <w:t>in the manner</w:t>
      </w:r>
      <w:r w:rsidR="003A357B" w:rsidRPr="00BB710F">
        <w:rPr>
          <w:rFonts w:ascii="Times New Roman" w:hAnsi="Times New Roman" w:cs="Times New Roman"/>
        </w:rPr>
        <w:t xml:space="preserve"> set forth below and in </w:t>
      </w:r>
      <w:r w:rsidR="007D4AEF" w:rsidRPr="00BB710F">
        <w:rPr>
          <w:rFonts w:ascii="Times New Roman" w:hAnsi="Times New Roman" w:cs="Times New Roman"/>
          <w:b/>
        </w:rPr>
        <w:t>Annexure A</w:t>
      </w:r>
      <w:r w:rsidR="003A357B" w:rsidRPr="00BB710F">
        <w:rPr>
          <w:rFonts w:ascii="Times New Roman" w:hAnsi="Times New Roman" w:cs="Times New Roman"/>
        </w:rPr>
        <w:t>.</w:t>
      </w:r>
      <w:r w:rsidR="00372164" w:rsidRPr="00BB710F">
        <w:rPr>
          <w:rFonts w:ascii="Times New Roman" w:hAnsi="Times New Roman" w:cs="Times New Roman"/>
        </w:rPr>
        <w:t xml:space="preserve"> The</w:t>
      </w:r>
      <w:r w:rsidR="007C20F1" w:rsidRPr="00BB710F">
        <w:rPr>
          <w:rFonts w:ascii="Times New Roman" w:hAnsi="Times New Roman" w:cs="Times New Roman"/>
        </w:rPr>
        <w:t xml:space="preserve"> </w:t>
      </w:r>
      <w:r w:rsidR="00411336" w:rsidRPr="00BB710F">
        <w:rPr>
          <w:rFonts w:ascii="Times New Roman" w:hAnsi="Times New Roman" w:cs="Times New Roman"/>
        </w:rPr>
        <w:t>Service Provider</w:t>
      </w:r>
      <w:r w:rsidR="007C20F1" w:rsidRPr="00BB710F">
        <w:rPr>
          <w:rFonts w:ascii="Times New Roman" w:hAnsi="Times New Roman" w:cs="Times New Roman"/>
        </w:rPr>
        <w:t xml:space="preserve"> acknowledges and agrees that efficient and timely performance of Services and implementation of the Composite Software are critical for IndiGo and </w:t>
      </w:r>
      <w:r w:rsidR="00411336" w:rsidRPr="00BB710F">
        <w:rPr>
          <w:rFonts w:ascii="Times New Roman" w:hAnsi="Times New Roman" w:cs="Times New Roman"/>
        </w:rPr>
        <w:t>Service Provider</w:t>
      </w:r>
      <w:r w:rsidR="007C20F1" w:rsidRPr="00BB710F">
        <w:rPr>
          <w:rFonts w:ascii="Times New Roman" w:hAnsi="Times New Roman" w:cs="Times New Roman"/>
        </w:rPr>
        <w:t xml:space="preserve"> further undertakes to render and perform Services, in a timely manner.</w:t>
      </w:r>
    </w:p>
    <w:p w14:paraId="72C8D72F" w14:textId="77777777" w:rsidR="00BF0BA7" w:rsidRPr="00BB710F" w:rsidRDefault="00BF0BA7" w:rsidP="00E34CAE">
      <w:pPr>
        <w:pStyle w:val="ListParagraph"/>
        <w:spacing w:after="0" w:line="240" w:lineRule="auto"/>
        <w:ind w:left="360"/>
        <w:rPr>
          <w:rFonts w:ascii="Times New Roman" w:hAnsi="Times New Roman" w:cs="Times New Roman"/>
          <w:i/>
        </w:rPr>
      </w:pPr>
    </w:p>
    <w:p w14:paraId="1DF42E12" w14:textId="77777777" w:rsidR="00BF0BA7" w:rsidRPr="00BB710F" w:rsidRDefault="00655E44" w:rsidP="001449DE">
      <w:pPr>
        <w:pStyle w:val="ListParagraph"/>
        <w:numPr>
          <w:ilvl w:val="2"/>
          <w:numId w:val="2"/>
        </w:numPr>
        <w:spacing w:after="0" w:line="240" w:lineRule="auto"/>
        <w:ind w:left="567" w:hanging="567"/>
        <w:rPr>
          <w:rFonts w:ascii="Times New Roman" w:hAnsi="Times New Roman" w:cs="Times New Roman"/>
          <w:i/>
          <w:u w:val="single"/>
        </w:rPr>
      </w:pPr>
      <w:r w:rsidRPr="00BB710F">
        <w:rPr>
          <w:rFonts w:ascii="Times New Roman" w:hAnsi="Times New Roman" w:cs="Times New Roman"/>
          <w:i/>
          <w:u w:val="single"/>
        </w:rPr>
        <w:t>Implementation Services</w:t>
      </w:r>
    </w:p>
    <w:p w14:paraId="3B983617" w14:textId="77777777" w:rsidR="00BF0BA7" w:rsidRPr="00BB710F" w:rsidRDefault="00BF0BA7" w:rsidP="00E34CAE">
      <w:pPr>
        <w:pStyle w:val="ListParagraph"/>
        <w:spacing w:after="0" w:line="240" w:lineRule="auto"/>
        <w:ind w:left="360"/>
        <w:rPr>
          <w:rFonts w:ascii="Times New Roman" w:hAnsi="Times New Roman" w:cs="Times New Roman"/>
        </w:rPr>
      </w:pPr>
    </w:p>
    <w:p w14:paraId="595FEA1E" w14:textId="71418C51" w:rsidR="00EF06FF" w:rsidRDefault="002C1725" w:rsidP="00272CB0">
      <w:pPr>
        <w:pStyle w:val="ListParagraph"/>
        <w:numPr>
          <w:ilvl w:val="0"/>
          <w:numId w:val="16"/>
        </w:numPr>
        <w:spacing w:after="0" w:line="240" w:lineRule="auto"/>
        <w:ind w:left="540" w:hanging="540"/>
        <w:jc w:val="both"/>
        <w:rPr>
          <w:rFonts w:ascii="Times New Roman" w:hAnsi="Times New Roman" w:cs="Times New Roman"/>
        </w:rPr>
      </w:pPr>
      <w:r w:rsidRPr="00BB710F">
        <w:rPr>
          <w:rFonts w:ascii="Times New Roman" w:hAnsi="Times New Roman" w:cs="Times New Roman"/>
          <w:i/>
          <w:u w:val="single"/>
        </w:rPr>
        <w:t xml:space="preserve">Implementation </w:t>
      </w:r>
      <w:r w:rsidR="00B313A4" w:rsidRPr="00BB710F">
        <w:rPr>
          <w:rFonts w:ascii="Times New Roman" w:hAnsi="Times New Roman" w:cs="Times New Roman"/>
          <w:i/>
          <w:u w:val="single"/>
        </w:rPr>
        <w:t xml:space="preserve">and Integration </w:t>
      </w:r>
      <w:r w:rsidR="00BF0BA7" w:rsidRPr="00BB710F">
        <w:rPr>
          <w:rFonts w:ascii="Times New Roman" w:hAnsi="Times New Roman" w:cs="Times New Roman"/>
          <w:i/>
          <w:u w:val="single"/>
        </w:rPr>
        <w:t xml:space="preserve">of the </w:t>
      </w:r>
      <w:r w:rsidR="00B14725" w:rsidRPr="00BB710F">
        <w:rPr>
          <w:rFonts w:ascii="Times New Roman" w:hAnsi="Times New Roman" w:cs="Times New Roman"/>
          <w:i/>
          <w:u w:val="single"/>
        </w:rPr>
        <w:t xml:space="preserve">Composite </w:t>
      </w:r>
      <w:r w:rsidR="00BF0BA7" w:rsidRPr="00BB710F">
        <w:rPr>
          <w:rFonts w:ascii="Times New Roman" w:hAnsi="Times New Roman" w:cs="Times New Roman"/>
          <w:i/>
          <w:u w:val="single"/>
        </w:rPr>
        <w:t>Software with Customer Systems</w:t>
      </w:r>
      <w:r w:rsidR="008D005D" w:rsidRPr="00BB710F">
        <w:rPr>
          <w:rFonts w:ascii="Times New Roman" w:hAnsi="Times New Roman" w:cs="Times New Roman"/>
        </w:rPr>
        <w:t xml:space="preserve">. </w:t>
      </w:r>
      <w:r w:rsidR="0088220C" w:rsidRPr="00BB710F">
        <w:rPr>
          <w:rFonts w:ascii="Times New Roman" w:hAnsi="Times New Roman" w:cs="Times New Roman"/>
        </w:rPr>
        <w:t xml:space="preserve">During the Term, </w:t>
      </w:r>
      <w:r w:rsidR="00372164" w:rsidRPr="00BB710F">
        <w:rPr>
          <w:rFonts w:ascii="Times New Roman" w:hAnsi="Times New Roman" w:cs="Times New Roman"/>
        </w:rPr>
        <w:t xml:space="preserve">the </w:t>
      </w:r>
      <w:r w:rsidR="00411336" w:rsidRPr="00BB710F">
        <w:rPr>
          <w:rFonts w:ascii="Times New Roman" w:hAnsi="Times New Roman" w:cs="Times New Roman"/>
        </w:rPr>
        <w:t>Service Provider</w:t>
      </w:r>
      <w:r w:rsidR="008D005D" w:rsidRPr="00BB710F">
        <w:rPr>
          <w:rFonts w:ascii="Times New Roman" w:hAnsi="Times New Roman" w:cs="Times New Roman"/>
        </w:rPr>
        <w:t xml:space="preserve"> will be responsible for </w:t>
      </w:r>
      <w:r w:rsidR="00B313A4" w:rsidRPr="00BB710F">
        <w:rPr>
          <w:rFonts w:ascii="Times New Roman" w:hAnsi="Times New Roman" w:cs="Times New Roman"/>
        </w:rPr>
        <w:t>complete and successful deployment, implementation and integration</w:t>
      </w:r>
      <w:r w:rsidR="00C1074A" w:rsidRPr="00BB710F">
        <w:rPr>
          <w:rFonts w:ascii="Times New Roman" w:hAnsi="Times New Roman" w:cs="Times New Roman"/>
        </w:rPr>
        <w:t xml:space="preserve"> </w:t>
      </w:r>
      <w:r w:rsidR="00B313A4" w:rsidRPr="00BB710F">
        <w:rPr>
          <w:rFonts w:ascii="Times New Roman" w:hAnsi="Times New Roman" w:cs="Times New Roman"/>
        </w:rPr>
        <w:t xml:space="preserve">of </w:t>
      </w:r>
      <w:r w:rsidR="008D005D" w:rsidRPr="00BB710F">
        <w:rPr>
          <w:rFonts w:ascii="Times New Roman" w:hAnsi="Times New Roman" w:cs="Times New Roman"/>
        </w:rPr>
        <w:t xml:space="preserve">the </w:t>
      </w:r>
      <w:r w:rsidR="004567C3" w:rsidRPr="00BB710F">
        <w:rPr>
          <w:rFonts w:ascii="Times New Roman" w:hAnsi="Times New Roman" w:cs="Times New Roman"/>
        </w:rPr>
        <w:t>Composite Software</w:t>
      </w:r>
      <w:r w:rsidR="00B313A4" w:rsidRPr="00BB710F">
        <w:rPr>
          <w:rFonts w:ascii="Times New Roman" w:hAnsi="Times New Roman" w:cs="Times New Roman"/>
        </w:rPr>
        <w:t xml:space="preserve"> with the Customer System</w:t>
      </w:r>
      <w:r w:rsidR="0088220C" w:rsidRPr="00BB710F">
        <w:rPr>
          <w:rFonts w:ascii="Times New Roman" w:hAnsi="Times New Roman" w:cs="Times New Roman"/>
        </w:rPr>
        <w:t>.</w:t>
      </w:r>
    </w:p>
    <w:p w14:paraId="4FA571F7" w14:textId="77777777" w:rsidR="00EF06FF" w:rsidRPr="00BB710F" w:rsidRDefault="00EF06FF" w:rsidP="00EF06FF">
      <w:pPr>
        <w:pStyle w:val="ListParagraph"/>
        <w:spacing w:after="0" w:line="240" w:lineRule="auto"/>
        <w:ind w:left="1080"/>
        <w:jc w:val="both"/>
        <w:rPr>
          <w:rFonts w:ascii="Times New Roman" w:hAnsi="Times New Roman" w:cs="Times New Roman"/>
        </w:rPr>
      </w:pPr>
    </w:p>
    <w:p w14:paraId="7649EE20" w14:textId="2B2A8D99" w:rsidR="0094647F" w:rsidRPr="00BB710F" w:rsidRDefault="00EF06FF" w:rsidP="00272CB0">
      <w:pPr>
        <w:pStyle w:val="ListParagraph"/>
        <w:numPr>
          <w:ilvl w:val="0"/>
          <w:numId w:val="16"/>
        </w:numPr>
        <w:spacing w:after="0" w:line="240" w:lineRule="auto"/>
        <w:ind w:left="540" w:hanging="540"/>
        <w:jc w:val="both"/>
        <w:rPr>
          <w:rFonts w:ascii="Times New Roman" w:hAnsi="Times New Roman" w:cs="Times New Roman"/>
        </w:rPr>
      </w:pPr>
      <w:r w:rsidRPr="00BB710F">
        <w:rPr>
          <w:rFonts w:ascii="Times New Roman" w:hAnsi="Times New Roman" w:cs="Times New Roman"/>
          <w:i/>
          <w:u w:val="single"/>
        </w:rPr>
        <w:t>Blueprint Phase</w:t>
      </w:r>
      <w:r w:rsidRPr="00BB710F">
        <w:rPr>
          <w:rFonts w:ascii="Times New Roman" w:hAnsi="Times New Roman" w:cs="Times New Roman"/>
          <w:u w:val="single"/>
        </w:rPr>
        <w:t>.</w:t>
      </w:r>
      <w:r w:rsidRPr="00BB710F">
        <w:rPr>
          <w:rFonts w:ascii="Times New Roman" w:hAnsi="Times New Roman" w:cs="Times New Roman"/>
        </w:rPr>
        <w:t xml:space="preserve"> </w:t>
      </w:r>
      <w:r w:rsidR="00372164" w:rsidRPr="00BB710F">
        <w:rPr>
          <w:rFonts w:ascii="Times New Roman" w:hAnsi="Times New Roman" w:cs="Times New Roman"/>
        </w:rPr>
        <w:t xml:space="preserve">The </w:t>
      </w:r>
      <w:r w:rsidR="00411336" w:rsidRPr="00BB710F">
        <w:rPr>
          <w:rFonts w:ascii="Times New Roman" w:hAnsi="Times New Roman" w:cs="Times New Roman"/>
        </w:rPr>
        <w:t>Service Provider</w:t>
      </w:r>
      <w:r w:rsidRPr="00BB710F">
        <w:rPr>
          <w:rFonts w:ascii="Times New Roman" w:hAnsi="Times New Roman" w:cs="Times New Roman"/>
        </w:rPr>
        <w:t xml:space="preserve"> shall complete the blueprinting </w:t>
      </w:r>
      <w:r w:rsidR="002705FA" w:rsidRPr="00BB710F">
        <w:rPr>
          <w:rFonts w:ascii="Times New Roman" w:hAnsi="Times New Roman" w:cs="Times New Roman"/>
        </w:rPr>
        <w:t>analysis to generate the</w:t>
      </w:r>
      <w:r w:rsidRPr="00BB710F">
        <w:rPr>
          <w:rFonts w:ascii="Times New Roman" w:hAnsi="Times New Roman" w:cs="Times New Roman"/>
        </w:rPr>
        <w:t xml:space="preserve"> gap analysis </w:t>
      </w:r>
      <w:r w:rsidR="002705FA" w:rsidRPr="00BB710F">
        <w:rPr>
          <w:rFonts w:ascii="Times New Roman" w:hAnsi="Times New Roman" w:cs="Times New Roman"/>
        </w:rPr>
        <w:t xml:space="preserve">report and related technical and functional </w:t>
      </w:r>
      <w:r w:rsidRPr="00BB710F">
        <w:rPr>
          <w:rFonts w:ascii="Times New Roman" w:hAnsi="Times New Roman" w:cs="Times New Roman"/>
        </w:rPr>
        <w:t xml:space="preserve">requirements of the Customer for integration and implementation of the </w:t>
      </w:r>
      <w:r w:rsidR="00B14725" w:rsidRPr="00BB710F">
        <w:rPr>
          <w:rFonts w:ascii="Times New Roman" w:hAnsi="Times New Roman" w:cs="Times New Roman"/>
        </w:rPr>
        <w:t xml:space="preserve">Composite </w:t>
      </w:r>
      <w:r w:rsidRPr="00BB710F">
        <w:rPr>
          <w:rFonts w:ascii="Times New Roman" w:hAnsi="Times New Roman" w:cs="Times New Roman"/>
        </w:rPr>
        <w:t xml:space="preserve">Software with Customer Systems and applications and interfaces within the timelines and in the manner set forth in </w:t>
      </w:r>
      <w:r w:rsidR="000C0F84">
        <w:rPr>
          <w:rFonts w:ascii="Times New Roman" w:hAnsi="Times New Roman" w:cs="Times New Roman"/>
          <w:b/>
        </w:rPr>
        <w:t>Annexure A</w:t>
      </w:r>
      <w:r w:rsidRPr="00BB710F">
        <w:rPr>
          <w:rFonts w:ascii="Times New Roman" w:hAnsi="Times New Roman" w:cs="Times New Roman"/>
        </w:rPr>
        <w:t xml:space="preserve"> (“</w:t>
      </w:r>
      <w:r w:rsidRPr="00BB710F">
        <w:rPr>
          <w:rFonts w:ascii="Times New Roman" w:hAnsi="Times New Roman" w:cs="Times New Roman"/>
          <w:b/>
        </w:rPr>
        <w:t>Blueprint Phase</w:t>
      </w:r>
      <w:r w:rsidRPr="00BB710F">
        <w:rPr>
          <w:rFonts w:ascii="Times New Roman" w:hAnsi="Times New Roman" w:cs="Times New Roman"/>
        </w:rPr>
        <w:t>”). The gap analysis report and report of the technological requirements of the Customer in relation to the Implementation Services shall be prepared and submitted by</w:t>
      </w:r>
      <w:r w:rsidR="000238AE" w:rsidRPr="00BB710F">
        <w:rPr>
          <w:rFonts w:ascii="Times New Roman" w:hAnsi="Times New Roman" w:cs="Times New Roman"/>
        </w:rPr>
        <w:t xml:space="preserve"> the</w:t>
      </w:r>
      <w:r w:rsidRPr="00BB710F">
        <w:rPr>
          <w:rFonts w:ascii="Times New Roman" w:hAnsi="Times New Roman" w:cs="Times New Roman"/>
        </w:rPr>
        <w:t xml:space="preserve"> </w:t>
      </w:r>
      <w:r w:rsidR="00411336" w:rsidRPr="00BB710F">
        <w:rPr>
          <w:rFonts w:ascii="Times New Roman" w:hAnsi="Times New Roman" w:cs="Times New Roman"/>
        </w:rPr>
        <w:t>Service Provider</w:t>
      </w:r>
      <w:r w:rsidRPr="00BB710F">
        <w:rPr>
          <w:rFonts w:ascii="Times New Roman" w:hAnsi="Times New Roman" w:cs="Times New Roman"/>
        </w:rPr>
        <w:t xml:space="preserve"> to the Customer for approval at the end of the Blueprint Phase</w:t>
      </w:r>
      <w:r w:rsidR="00D76EC7" w:rsidRPr="00BB710F">
        <w:rPr>
          <w:rFonts w:ascii="Times New Roman" w:hAnsi="Times New Roman" w:cs="Times New Roman"/>
        </w:rPr>
        <w:t xml:space="preserve"> (“</w:t>
      </w:r>
      <w:r w:rsidR="00D76EC7" w:rsidRPr="00BB710F">
        <w:rPr>
          <w:rFonts w:ascii="Times New Roman" w:hAnsi="Times New Roman" w:cs="Times New Roman"/>
          <w:b/>
        </w:rPr>
        <w:t>Blueprint Documents</w:t>
      </w:r>
      <w:r w:rsidR="00D76EC7" w:rsidRPr="00BB710F">
        <w:rPr>
          <w:rFonts w:ascii="Times New Roman" w:hAnsi="Times New Roman" w:cs="Times New Roman"/>
        </w:rPr>
        <w:t>”)</w:t>
      </w:r>
      <w:r w:rsidRPr="00BB710F">
        <w:rPr>
          <w:rFonts w:ascii="Times New Roman" w:hAnsi="Times New Roman" w:cs="Times New Roman"/>
        </w:rPr>
        <w:t xml:space="preserve">. </w:t>
      </w:r>
      <w:r w:rsidR="00976B73" w:rsidRPr="00BB710F">
        <w:rPr>
          <w:rFonts w:ascii="Times New Roman" w:hAnsi="Times New Roman" w:cs="Times New Roman"/>
        </w:rPr>
        <w:t xml:space="preserve"> The process of integration and implementation of the </w:t>
      </w:r>
      <w:r w:rsidR="008E7C76" w:rsidRPr="00BB710F">
        <w:rPr>
          <w:rFonts w:ascii="Times New Roman" w:hAnsi="Times New Roman" w:cs="Times New Roman"/>
        </w:rPr>
        <w:t xml:space="preserve">Composite </w:t>
      </w:r>
      <w:r w:rsidR="00976B73" w:rsidRPr="00BB710F">
        <w:rPr>
          <w:rFonts w:ascii="Times New Roman" w:hAnsi="Times New Roman" w:cs="Times New Roman"/>
        </w:rPr>
        <w:t xml:space="preserve">Software </w:t>
      </w:r>
      <w:r w:rsidR="00764C1C" w:rsidRPr="00BB710F">
        <w:rPr>
          <w:rFonts w:ascii="Times New Roman" w:hAnsi="Times New Roman" w:cs="Times New Roman"/>
        </w:rPr>
        <w:t>will include development of interfaces</w:t>
      </w:r>
      <w:r w:rsidR="002C1725" w:rsidRPr="00BB710F">
        <w:rPr>
          <w:rFonts w:ascii="Times New Roman" w:hAnsi="Times New Roman" w:cs="Times New Roman"/>
        </w:rPr>
        <w:t xml:space="preserve"> identified during the Blueprint </w:t>
      </w:r>
      <w:r w:rsidR="004D5D78" w:rsidRPr="00BB710F">
        <w:rPr>
          <w:rFonts w:ascii="Times New Roman" w:hAnsi="Times New Roman" w:cs="Times New Roman"/>
        </w:rPr>
        <w:t>Phase, and the Parties agree that, upon completion of the Bluep</w:t>
      </w:r>
      <w:r w:rsidRPr="00BB710F">
        <w:rPr>
          <w:rFonts w:ascii="Times New Roman" w:hAnsi="Times New Roman" w:cs="Times New Roman"/>
        </w:rPr>
        <w:t>rint</w:t>
      </w:r>
      <w:r w:rsidR="004D5D78" w:rsidRPr="00BB710F">
        <w:rPr>
          <w:rFonts w:ascii="Times New Roman" w:hAnsi="Times New Roman" w:cs="Times New Roman"/>
        </w:rPr>
        <w:t xml:space="preserve"> </w:t>
      </w:r>
      <w:r w:rsidR="00D76EC7" w:rsidRPr="00BB710F">
        <w:rPr>
          <w:rFonts w:ascii="Times New Roman" w:hAnsi="Times New Roman" w:cs="Times New Roman"/>
        </w:rPr>
        <w:t>Phase, the Blueprint Documents approved by the Customer</w:t>
      </w:r>
      <w:r w:rsidR="004E293A" w:rsidRPr="00BB710F">
        <w:rPr>
          <w:rFonts w:ascii="Times New Roman" w:hAnsi="Times New Roman" w:cs="Times New Roman"/>
        </w:rPr>
        <w:t xml:space="preserve">’s </w:t>
      </w:r>
      <w:r w:rsidR="00BC6892" w:rsidRPr="00BB710F">
        <w:rPr>
          <w:rFonts w:ascii="Times New Roman" w:hAnsi="Times New Roman" w:cs="Times New Roman"/>
        </w:rPr>
        <w:t>Project M</w:t>
      </w:r>
      <w:r w:rsidR="004E293A" w:rsidRPr="00BB710F">
        <w:rPr>
          <w:rFonts w:ascii="Times New Roman" w:hAnsi="Times New Roman" w:cs="Times New Roman"/>
        </w:rPr>
        <w:t>anager</w:t>
      </w:r>
      <w:r w:rsidR="008E4E87" w:rsidRPr="00BB710F">
        <w:rPr>
          <w:rFonts w:ascii="Times New Roman" w:hAnsi="Times New Roman" w:cs="Times New Roman"/>
        </w:rPr>
        <w:t>, through e-mail</w:t>
      </w:r>
      <w:r w:rsidR="00684CCA" w:rsidRPr="00BB710F">
        <w:rPr>
          <w:rFonts w:ascii="Times New Roman" w:hAnsi="Times New Roman" w:cs="Times New Roman"/>
        </w:rPr>
        <w:t xml:space="preserve"> (“</w:t>
      </w:r>
      <w:r w:rsidR="00684CCA" w:rsidRPr="00BB710F">
        <w:rPr>
          <w:rFonts w:ascii="Times New Roman" w:hAnsi="Times New Roman" w:cs="Times New Roman"/>
          <w:b/>
        </w:rPr>
        <w:t>Blueprint Phase Sign Off</w:t>
      </w:r>
      <w:r w:rsidR="00684CCA" w:rsidRPr="00BB710F">
        <w:rPr>
          <w:rFonts w:ascii="Times New Roman" w:hAnsi="Times New Roman" w:cs="Times New Roman"/>
        </w:rPr>
        <w:t>”)</w:t>
      </w:r>
      <w:r w:rsidR="00D76EC7" w:rsidRPr="00BB710F">
        <w:rPr>
          <w:rFonts w:ascii="Times New Roman" w:hAnsi="Times New Roman" w:cs="Times New Roman"/>
        </w:rPr>
        <w:t>,</w:t>
      </w:r>
      <w:r w:rsidR="004D5D78" w:rsidRPr="00BB710F">
        <w:rPr>
          <w:rFonts w:ascii="Times New Roman" w:hAnsi="Times New Roman" w:cs="Times New Roman"/>
        </w:rPr>
        <w:t xml:space="preserve"> shall become an integral part of </w:t>
      </w:r>
      <w:r w:rsidR="004D5D78" w:rsidRPr="00BB710F">
        <w:rPr>
          <w:rFonts w:ascii="Times New Roman" w:hAnsi="Times New Roman" w:cs="Times New Roman"/>
          <w:b/>
        </w:rPr>
        <w:t>Annexure A</w:t>
      </w:r>
      <w:r w:rsidR="004D5D78" w:rsidRPr="00BB710F">
        <w:rPr>
          <w:rFonts w:ascii="Times New Roman" w:hAnsi="Times New Roman" w:cs="Times New Roman"/>
        </w:rPr>
        <w:t xml:space="preserve"> and this Agreement</w:t>
      </w:r>
      <w:r w:rsidR="00764C1C" w:rsidRPr="00BB710F">
        <w:rPr>
          <w:rFonts w:ascii="Times New Roman" w:hAnsi="Times New Roman" w:cs="Times New Roman"/>
        </w:rPr>
        <w:t>.</w:t>
      </w:r>
      <w:r w:rsidR="003A357B" w:rsidRPr="00BB710F">
        <w:rPr>
          <w:rFonts w:ascii="Times New Roman" w:hAnsi="Times New Roman" w:cs="Times New Roman"/>
        </w:rPr>
        <w:t xml:space="preserve"> </w:t>
      </w:r>
    </w:p>
    <w:p w14:paraId="38ADEB86" w14:textId="77777777" w:rsidR="0094647F" w:rsidRPr="00BB710F" w:rsidRDefault="0094647F" w:rsidP="0094647F">
      <w:pPr>
        <w:pStyle w:val="ListParagraph"/>
        <w:spacing w:after="0" w:line="240" w:lineRule="auto"/>
        <w:ind w:left="540"/>
        <w:jc w:val="both"/>
        <w:rPr>
          <w:rFonts w:ascii="Times New Roman" w:hAnsi="Times New Roman" w:cs="Times New Roman"/>
        </w:rPr>
      </w:pPr>
    </w:p>
    <w:p w14:paraId="6EE1F921" w14:textId="02E3B8F0" w:rsidR="001D1409" w:rsidRPr="00BB710F" w:rsidRDefault="00287465" w:rsidP="00272CB0">
      <w:pPr>
        <w:pStyle w:val="ListParagraph"/>
        <w:numPr>
          <w:ilvl w:val="0"/>
          <w:numId w:val="16"/>
        </w:numPr>
        <w:spacing w:after="0" w:line="240" w:lineRule="auto"/>
        <w:ind w:left="540" w:hanging="540"/>
        <w:jc w:val="both"/>
        <w:rPr>
          <w:rFonts w:ascii="Times New Roman" w:hAnsi="Times New Roman" w:cs="Times New Roman"/>
        </w:rPr>
      </w:pPr>
      <w:r w:rsidRPr="00BB710F">
        <w:rPr>
          <w:rFonts w:ascii="Times New Roman" w:hAnsi="Times New Roman" w:cs="Times New Roman"/>
          <w:i/>
          <w:iCs/>
          <w:u w:val="single"/>
        </w:rPr>
        <w:t>Integration</w:t>
      </w:r>
      <w:r w:rsidR="00487D72" w:rsidRPr="00BB710F">
        <w:rPr>
          <w:rFonts w:ascii="Times New Roman" w:hAnsi="Times New Roman" w:cs="Times New Roman"/>
        </w:rPr>
        <w:t xml:space="preserve">. </w:t>
      </w:r>
      <w:r w:rsidRPr="00BB710F">
        <w:rPr>
          <w:rFonts w:ascii="Times New Roman" w:hAnsi="Times New Roman" w:cs="Times New Roman"/>
        </w:rPr>
        <w:t xml:space="preserve">The Composite Software shall be integrated by </w:t>
      </w:r>
      <w:r w:rsidR="00411336" w:rsidRPr="00BB710F">
        <w:rPr>
          <w:rFonts w:ascii="Times New Roman" w:hAnsi="Times New Roman" w:cs="Times New Roman"/>
        </w:rPr>
        <w:t>Service Provider</w:t>
      </w:r>
      <w:r w:rsidRPr="00BB710F">
        <w:rPr>
          <w:rFonts w:ascii="Times New Roman" w:hAnsi="Times New Roman" w:cs="Times New Roman"/>
        </w:rPr>
        <w:t xml:space="preserve"> with various applications of IndiGo as informed by IndiGo from time to time (</w:t>
      </w:r>
      <w:r w:rsidRPr="00125DAC">
        <w:rPr>
          <w:rFonts w:ascii="Times New Roman" w:hAnsi="Times New Roman" w:cs="Times New Roman"/>
          <w:b/>
          <w:bCs/>
        </w:rPr>
        <w:t>“IndiGo’s Applications”</w:t>
      </w:r>
      <w:r w:rsidRPr="00BB710F">
        <w:rPr>
          <w:rFonts w:ascii="Times New Roman" w:hAnsi="Times New Roman" w:cs="Times New Roman"/>
        </w:rPr>
        <w:t xml:space="preserve">). </w:t>
      </w:r>
      <w:r w:rsidR="005B2220" w:rsidRPr="00BB710F">
        <w:rPr>
          <w:rFonts w:ascii="Times New Roman" w:hAnsi="Times New Roman" w:cs="Times New Roman"/>
        </w:rPr>
        <w:t>Customer</w:t>
      </w:r>
      <w:r w:rsidR="001D1409" w:rsidRPr="00BB710F">
        <w:rPr>
          <w:rFonts w:ascii="Times New Roman" w:hAnsi="Times New Roman" w:cs="Times New Roman"/>
        </w:rPr>
        <w:t xml:space="preserve"> </w:t>
      </w:r>
      <w:r w:rsidR="00225E5F">
        <w:rPr>
          <w:rFonts w:ascii="Times New Roman" w:hAnsi="Times New Roman" w:cs="Times New Roman"/>
        </w:rPr>
        <w:t>S</w:t>
      </w:r>
      <w:r w:rsidR="001D1409" w:rsidRPr="00BB710F">
        <w:rPr>
          <w:rFonts w:ascii="Times New Roman" w:hAnsi="Times New Roman" w:cs="Times New Roman"/>
        </w:rPr>
        <w:t>ystem</w:t>
      </w:r>
      <w:r w:rsidR="00225E5F">
        <w:rPr>
          <w:rFonts w:ascii="Times New Roman" w:hAnsi="Times New Roman" w:cs="Times New Roman"/>
        </w:rPr>
        <w:t>’s</w:t>
      </w:r>
      <w:r w:rsidR="001D1409" w:rsidRPr="00BB710F">
        <w:rPr>
          <w:rFonts w:ascii="Times New Roman" w:hAnsi="Times New Roman" w:cs="Times New Roman"/>
        </w:rPr>
        <w:t xml:space="preserve"> integrations with</w:t>
      </w:r>
      <w:r w:rsidR="00225E5F">
        <w:rPr>
          <w:rFonts w:ascii="Times New Roman" w:hAnsi="Times New Roman" w:cs="Times New Roman"/>
        </w:rPr>
        <w:t xml:space="preserve"> the</w:t>
      </w:r>
      <w:r w:rsidR="001D1409" w:rsidRPr="00BB710F">
        <w:rPr>
          <w:rFonts w:ascii="Times New Roman" w:hAnsi="Times New Roman" w:cs="Times New Roman"/>
        </w:rPr>
        <w:t xml:space="preserve"> </w:t>
      </w:r>
      <w:r w:rsidR="005B2220" w:rsidRPr="00BB710F">
        <w:rPr>
          <w:rFonts w:ascii="Times New Roman" w:hAnsi="Times New Roman" w:cs="Times New Roman"/>
        </w:rPr>
        <w:t xml:space="preserve">Composite Software </w:t>
      </w:r>
      <w:r w:rsidR="003E146D" w:rsidRPr="00BB710F">
        <w:rPr>
          <w:rFonts w:ascii="Times New Roman" w:hAnsi="Times New Roman" w:cs="Times New Roman"/>
        </w:rPr>
        <w:t xml:space="preserve">may </w:t>
      </w:r>
      <w:r w:rsidR="001D1409" w:rsidRPr="00BB710F">
        <w:rPr>
          <w:rFonts w:ascii="Times New Roman" w:hAnsi="Times New Roman" w:cs="Times New Roman"/>
        </w:rPr>
        <w:t xml:space="preserve">have changes </w:t>
      </w:r>
      <w:r w:rsidR="00225E5F">
        <w:rPr>
          <w:rFonts w:ascii="Times New Roman" w:hAnsi="Times New Roman" w:cs="Times New Roman"/>
        </w:rPr>
        <w:t>from</w:t>
      </w:r>
      <w:r w:rsidR="001D1409" w:rsidRPr="00BB710F">
        <w:rPr>
          <w:rFonts w:ascii="Times New Roman" w:hAnsi="Times New Roman" w:cs="Times New Roman"/>
        </w:rPr>
        <w:t xml:space="preserve"> time to time. </w:t>
      </w:r>
      <w:r w:rsidR="005B2220" w:rsidRPr="00BB710F">
        <w:rPr>
          <w:rFonts w:ascii="Times New Roman" w:hAnsi="Times New Roman" w:cs="Times New Roman"/>
        </w:rPr>
        <w:t>Service Provider</w:t>
      </w:r>
      <w:r w:rsidR="001D1409" w:rsidRPr="00BB710F">
        <w:rPr>
          <w:rFonts w:ascii="Times New Roman" w:hAnsi="Times New Roman" w:cs="Times New Roman"/>
        </w:rPr>
        <w:t xml:space="preserve"> </w:t>
      </w:r>
      <w:r w:rsidR="003E146D" w:rsidRPr="00BB710F">
        <w:rPr>
          <w:rFonts w:ascii="Times New Roman" w:hAnsi="Times New Roman" w:cs="Times New Roman"/>
        </w:rPr>
        <w:t>shall</w:t>
      </w:r>
      <w:r w:rsidR="001D1409" w:rsidRPr="00BB710F">
        <w:rPr>
          <w:rFonts w:ascii="Times New Roman" w:hAnsi="Times New Roman" w:cs="Times New Roman"/>
        </w:rPr>
        <w:t xml:space="preserve"> make all necessary changes in </w:t>
      </w:r>
      <w:r w:rsidR="00D71F15">
        <w:rPr>
          <w:rFonts w:ascii="Times New Roman" w:hAnsi="Times New Roman" w:cs="Times New Roman"/>
        </w:rPr>
        <w:t>i</w:t>
      </w:r>
      <w:r w:rsidR="001D1409" w:rsidRPr="00BB710F">
        <w:rPr>
          <w:rFonts w:ascii="Times New Roman" w:hAnsi="Times New Roman" w:cs="Times New Roman"/>
        </w:rPr>
        <w:t xml:space="preserve">ntegration or in </w:t>
      </w:r>
      <w:r w:rsidR="005B2220" w:rsidRPr="00BB710F">
        <w:rPr>
          <w:rFonts w:ascii="Times New Roman" w:hAnsi="Times New Roman" w:cs="Times New Roman"/>
        </w:rPr>
        <w:t xml:space="preserve">Composite Software </w:t>
      </w:r>
      <w:r w:rsidR="001D1409" w:rsidRPr="00BB710F">
        <w:rPr>
          <w:rFonts w:ascii="Times New Roman" w:hAnsi="Times New Roman" w:cs="Times New Roman"/>
        </w:rPr>
        <w:t xml:space="preserve">to keep the </w:t>
      </w:r>
      <w:r w:rsidR="005B2220" w:rsidRPr="00BB710F">
        <w:rPr>
          <w:rFonts w:ascii="Times New Roman" w:hAnsi="Times New Roman" w:cs="Times New Roman"/>
        </w:rPr>
        <w:t xml:space="preserve">Composite Software </w:t>
      </w:r>
      <w:r w:rsidR="001D1409" w:rsidRPr="00BB710F">
        <w:rPr>
          <w:rFonts w:ascii="Times New Roman" w:hAnsi="Times New Roman" w:cs="Times New Roman"/>
        </w:rPr>
        <w:t xml:space="preserve">up and running.  Integration of </w:t>
      </w:r>
      <w:r w:rsidR="009B5D29" w:rsidRPr="00BB710F">
        <w:rPr>
          <w:rFonts w:ascii="Times New Roman" w:hAnsi="Times New Roman" w:cs="Times New Roman"/>
        </w:rPr>
        <w:t xml:space="preserve">IndiGo’s </w:t>
      </w:r>
      <w:r w:rsidR="001D1409" w:rsidRPr="00BB710F">
        <w:rPr>
          <w:rFonts w:ascii="Times New Roman" w:hAnsi="Times New Roman" w:cs="Times New Roman"/>
        </w:rPr>
        <w:t xml:space="preserve">Applications with the Composite Software does not involve any dependency on </w:t>
      </w:r>
      <w:r w:rsidR="005B2220" w:rsidRPr="00BB710F">
        <w:rPr>
          <w:rFonts w:ascii="Times New Roman" w:hAnsi="Times New Roman" w:cs="Times New Roman"/>
        </w:rPr>
        <w:t>Customer</w:t>
      </w:r>
      <w:r w:rsidR="001D1409" w:rsidRPr="00BB710F">
        <w:rPr>
          <w:rFonts w:ascii="Times New Roman" w:hAnsi="Times New Roman" w:cs="Times New Roman"/>
        </w:rPr>
        <w:t xml:space="preserve"> to disclose its intellectual property.</w:t>
      </w:r>
    </w:p>
    <w:p w14:paraId="4503B8AD" w14:textId="73C0364F" w:rsidR="0094647F" w:rsidRPr="00BB710F" w:rsidRDefault="0094647F" w:rsidP="0094647F">
      <w:pPr>
        <w:pStyle w:val="ListParagraph"/>
        <w:spacing w:after="0" w:line="240" w:lineRule="auto"/>
        <w:ind w:left="540"/>
        <w:jc w:val="both"/>
      </w:pPr>
    </w:p>
    <w:p w14:paraId="5D5EC6F9" w14:textId="2D77C5FF" w:rsidR="00287465" w:rsidRPr="00BB710F" w:rsidRDefault="005B2220" w:rsidP="00272CB0">
      <w:pPr>
        <w:pStyle w:val="ListParagraph"/>
        <w:numPr>
          <w:ilvl w:val="0"/>
          <w:numId w:val="16"/>
        </w:numPr>
        <w:spacing w:after="0" w:line="240" w:lineRule="auto"/>
        <w:ind w:left="630" w:hanging="630"/>
        <w:jc w:val="both"/>
        <w:rPr>
          <w:rFonts w:ascii="Times New Roman" w:hAnsi="Times New Roman" w:cs="Times New Roman"/>
          <w:i/>
          <w:u w:val="single"/>
        </w:rPr>
      </w:pPr>
      <w:r w:rsidRPr="00BB710F">
        <w:rPr>
          <w:rFonts w:ascii="Times New Roman" w:hAnsi="Times New Roman" w:cs="Times New Roman"/>
        </w:rPr>
        <w:t>Customer</w:t>
      </w:r>
      <w:r w:rsidR="001D1409" w:rsidRPr="00BB710F">
        <w:rPr>
          <w:rFonts w:ascii="Times New Roman" w:hAnsi="Times New Roman" w:cs="Times New Roman"/>
        </w:rPr>
        <w:t xml:space="preserve"> has agreed to allow Service Provider to integrate the Composite Software with </w:t>
      </w:r>
      <w:r w:rsidR="00D71F15">
        <w:rPr>
          <w:rFonts w:ascii="Times New Roman" w:hAnsi="Times New Roman" w:cs="Times New Roman"/>
        </w:rPr>
        <w:t>IndiGo</w:t>
      </w:r>
      <w:r w:rsidR="001D1409" w:rsidRPr="00BB710F">
        <w:rPr>
          <w:rFonts w:ascii="Times New Roman" w:hAnsi="Times New Roman" w:cs="Times New Roman"/>
        </w:rPr>
        <w:t xml:space="preserve">’s Applications in accordance with the specifications and service levels agreed between the </w:t>
      </w:r>
      <w:proofErr w:type="gramStart"/>
      <w:r w:rsidR="001D1409" w:rsidRPr="00BB710F">
        <w:rPr>
          <w:rFonts w:ascii="Times New Roman" w:hAnsi="Times New Roman" w:cs="Times New Roman"/>
        </w:rPr>
        <w:t>Parties .</w:t>
      </w:r>
      <w:proofErr w:type="gramEnd"/>
    </w:p>
    <w:p w14:paraId="18042496" w14:textId="77777777" w:rsidR="00287465" w:rsidRPr="00BB710F" w:rsidRDefault="00287465" w:rsidP="00287465">
      <w:pPr>
        <w:pStyle w:val="ListParagraph"/>
        <w:rPr>
          <w:rFonts w:ascii="Times New Roman" w:hAnsi="Times New Roman" w:cs="Times New Roman"/>
          <w:u w:val="single"/>
        </w:rPr>
      </w:pPr>
    </w:p>
    <w:p w14:paraId="71FC5812" w14:textId="1BB4EF46" w:rsidR="004408BC" w:rsidRPr="00BB710F" w:rsidRDefault="0088220C" w:rsidP="00272CB0">
      <w:pPr>
        <w:pStyle w:val="ListParagraph"/>
        <w:numPr>
          <w:ilvl w:val="0"/>
          <w:numId w:val="16"/>
        </w:numPr>
        <w:spacing w:after="0" w:line="240" w:lineRule="auto"/>
        <w:ind w:left="540" w:hanging="540"/>
        <w:jc w:val="both"/>
        <w:rPr>
          <w:rFonts w:ascii="Times New Roman" w:hAnsi="Times New Roman" w:cs="Times New Roman"/>
          <w:u w:val="single"/>
        </w:rPr>
      </w:pPr>
      <w:r w:rsidRPr="00BB710F">
        <w:rPr>
          <w:rFonts w:ascii="Times New Roman" w:hAnsi="Times New Roman" w:cs="Times New Roman"/>
          <w:i/>
          <w:u w:val="single"/>
        </w:rPr>
        <w:t>UAT</w:t>
      </w:r>
      <w:r w:rsidR="002C1725" w:rsidRPr="00BB710F">
        <w:rPr>
          <w:rFonts w:ascii="Times New Roman" w:hAnsi="Times New Roman" w:cs="Times New Roman"/>
        </w:rPr>
        <w:t xml:space="preserve">. Prior to </w:t>
      </w:r>
      <w:r w:rsidR="00B313A4" w:rsidRPr="00BB710F">
        <w:rPr>
          <w:rFonts w:ascii="Times New Roman" w:hAnsi="Times New Roman" w:cs="Times New Roman"/>
        </w:rPr>
        <w:t xml:space="preserve">deployment and </w:t>
      </w:r>
      <w:r w:rsidR="002C1725" w:rsidRPr="00BB710F">
        <w:rPr>
          <w:rFonts w:ascii="Times New Roman" w:hAnsi="Times New Roman" w:cs="Times New Roman"/>
        </w:rPr>
        <w:t>implementation</w:t>
      </w:r>
      <w:r w:rsidR="003A357B" w:rsidRPr="00BB710F">
        <w:rPr>
          <w:rFonts w:ascii="Times New Roman" w:hAnsi="Times New Roman" w:cs="Times New Roman"/>
        </w:rPr>
        <w:t xml:space="preserve"> of the</w:t>
      </w:r>
      <w:r w:rsidR="00B313A4" w:rsidRPr="00BB710F">
        <w:rPr>
          <w:rFonts w:ascii="Times New Roman" w:hAnsi="Times New Roman" w:cs="Times New Roman"/>
        </w:rPr>
        <w:t xml:space="preserve"> </w:t>
      </w:r>
      <w:r w:rsidR="008E7C76" w:rsidRPr="00BB710F">
        <w:rPr>
          <w:rFonts w:ascii="Times New Roman" w:hAnsi="Times New Roman" w:cs="Times New Roman"/>
        </w:rPr>
        <w:t>Composite Software</w:t>
      </w:r>
      <w:r w:rsidR="00AF0E73" w:rsidRPr="00BB710F">
        <w:rPr>
          <w:rFonts w:ascii="Times New Roman" w:hAnsi="Times New Roman" w:cs="Times New Roman"/>
        </w:rPr>
        <w:t xml:space="preserve"> in production system</w:t>
      </w:r>
      <w:r w:rsidR="00B313A4" w:rsidRPr="00BB710F">
        <w:rPr>
          <w:rFonts w:ascii="Times New Roman" w:hAnsi="Times New Roman" w:cs="Times New Roman"/>
        </w:rPr>
        <w:t xml:space="preserve">, </w:t>
      </w:r>
      <w:r w:rsidR="00676F48" w:rsidRPr="00BB710F">
        <w:rPr>
          <w:rFonts w:ascii="Times New Roman" w:hAnsi="Times New Roman" w:cs="Times New Roman"/>
        </w:rPr>
        <w:t>the Composite Software</w:t>
      </w:r>
      <w:r w:rsidR="00B313A4" w:rsidRPr="00BB710F">
        <w:rPr>
          <w:rFonts w:ascii="Times New Roman" w:hAnsi="Times New Roman" w:cs="Times New Roman"/>
        </w:rPr>
        <w:t xml:space="preserve"> will </w:t>
      </w:r>
      <w:r w:rsidR="00067B37" w:rsidRPr="00BB710F">
        <w:rPr>
          <w:rFonts w:ascii="Times New Roman" w:hAnsi="Times New Roman" w:cs="Times New Roman"/>
        </w:rPr>
        <w:t xml:space="preserve">be </w:t>
      </w:r>
      <w:r w:rsidR="00B313A4" w:rsidRPr="00BB710F">
        <w:rPr>
          <w:rFonts w:ascii="Times New Roman" w:hAnsi="Times New Roman" w:cs="Times New Roman"/>
        </w:rPr>
        <w:t>subject to UAT</w:t>
      </w:r>
      <w:r w:rsidR="003A357B" w:rsidRPr="00BB710F">
        <w:rPr>
          <w:rFonts w:ascii="Times New Roman" w:hAnsi="Times New Roman" w:cs="Times New Roman"/>
        </w:rPr>
        <w:t xml:space="preserve"> in accordance with the schedule provided in </w:t>
      </w:r>
      <w:r w:rsidR="003A357B" w:rsidRPr="00BB710F">
        <w:rPr>
          <w:rFonts w:ascii="Times New Roman" w:hAnsi="Times New Roman" w:cs="Times New Roman"/>
          <w:b/>
        </w:rPr>
        <w:t>Annexure A</w:t>
      </w:r>
      <w:r w:rsidR="0041204C">
        <w:rPr>
          <w:rFonts w:ascii="Times New Roman" w:hAnsi="Times New Roman" w:cs="Times New Roman"/>
          <w:b/>
        </w:rPr>
        <w:t xml:space="preserve"> </w:t>
      </w:r>
      <w:r w:rsidR="0041204C" w:rsidRPr="0041204C">
        <w:rPr>
          <w:rFonts w:ascii="Times New Roman" w:hAnsi="Times New Roman" w:cs="Times New Roman"/>
          <w:bCs/>
        </w:rPr>
        <w:t>or mutually agreed between the Parties, in writing</w:t>
      </w:r>
      <w:r w:rsidR="00B313A4" w:rsidRPr="0041204C">
        <w:rPr>
          <w:rFonts w:ascii="Times New Roman" w:hAnsi="Times New Roman" w:cs="Times New Roman"/>
          <w:bCs/>
        </w:rPr>
        <w:t>. The</w:t>
      </w:r>
      <w:r w:rsidR="00B313A4" w:rsidRPr="00BB710F">
        <w:rPr>
          <w:rFonts w:ascii="Times New Roman" w:hAnsi="Times New Roman" w:cs="Times New Roman"/>
        </w:rPr>
        <w:t xml:space="preserve"> UAT will be conducted and completed by the Customer</w:t>
      </w:r>
      <w:r w:rsidR="00F05D0D" w:rsidRPr="00BB710F">
        <w:rPr>
          <w:rFonts w:ascii="Times New Roman" w:hAnsi="Times New Roman" w:cs="Times New Roman"/>
        </w:rPr>
        <w:t xml:space="preserve"> in accordance of phased delivery of Composite software</w:t>
      </w:r>
      <w:r w:rsidR="00B313A4" w:rsidRPr="00BB710F">
        <w:rPr>
          <w:rFonts w:ascii="Times New Roman" w:hAnsi="Times New Roman" w:cs="Times New Roman"/>
        </w:rPr>
        <w:t>, within the timelines agreed, in writing, between the Parties. The acceptance criteri</w:t>
      </w:r>
      <w:r w:rsidR="00083F12" w:rsidRPr="00BB710F">
        <w:rPr>
          <w:rFonts w:ascii="Times New Roman" w:hAnsi="Times New Roman" w:cs="Times New Roman"/>
        </w:rPr>
        <w:t>a</w:t>
      </w:r>
      <w:r w:rsidR="00B313A4" w:rsidRPr="00BB710F">
        <w:rPr>
          <w:rFonts w:ascii="Times New Roman" w:hAnsi="Times New Roman" w:cs="Times New Roman"/>
        </w:rPr>
        <w:t xml:space="preserve"> for the UAT </w:t>
      </w:r>
      <w:r w:rsidR="00EF06FF" w:rsidRPr="00BB710F">
        <w:rPr>
          <w:rFonts w:ascii="Times New Roman" w:hAnsi="Times New Roman" w:cs="Times New Roman"/>
        </w:rPr>
        <w:t xml:space="preserve">of </w:t>
      </w:r>
      <w:r w:rsidR="00676F48" w:rsidRPr="00BB710F">
        <w:rPr>
          <w:rFonts w:ascii="Times New Roman" w:hAnsi="Times New Roman" w:cs="Times New Roman"/>
        </w:rPr>
        <w:t xml:space="preserve">the Composite Software </w:t>
      </w:r>
      <w:r w:rsidR="00B313A4" w:rsidRPr="00BB710F">
        <w:rPr>
          <w:rFonts w:ascii="Times New Roman" w:hAnsi="Times New Roman" w:cs="Times New Roman"/>
        </w:rPr>
        <w:t xml:space="preserve">will be </w:t>
      </w:r>
      <w:r w:rsidR="00F60D7F" w:rsidRPr="00BB710F">
        <w:rPr>
          <w:rFonts w:ascii="Times New Roman" w:hAnsi="Times New Roman" w:cs="Times New Roman"/>
        </w:rPr>
        <w:t xml:space="preserve">as set forth in </w:t>
      </w:r>
      <w:r w:rsidR="00F60D7F" w:rsidRPr="00BB710F">
        <w:rPr>
          <w:rFonts w:ascii="Times New Roman" w:hAnsi="Times New Roman" w:cs="Times New Roman"/>
          <w:b/>
        </w:rPr>
        <w:t>Annexure A</w:t>
      </w:r>
      <w:r w:rsidR="00F60D7F" w:rsidRPr="00BB710F">
        <w:rPr>
          <w:rFonts w:ascii="Times New Roman" w:hAnsi="Times New Roman" w:cs="Times New Roman"/>
        </w:rPr>
        <w:t xml:space="preserve"> hereto</w:t>
      </w:r>
      <w:r w:rsidR="00B313A4" w:rsidRPr="00BB710F">
        <w:rPr>
          <w:rFonts w:ascii="Times New Roman" w:hAnsi="Times New Roman" w:cs="Times New Roman"/>
        </w:rPr>
        <w:t>.</w:t>
      </w:r>
      <w:r w:rsidR="00234AE2" w:rsidRPr="00BB710F">
        <w:rPr>
          <w:rFonts w:ascii="Times New Roman" w:hAnsi="Times New Roman" w:cs="Times New Roman"/>
        </w:rPr>
        <w:t xml:space="preserve"> </w:t>
      </w:r>
      <w:r w:rsidR="00D204A2" w:rsidRPr="00BB710F">
        <w:rPr>
          <w:rFonts w:ascii="Times New Roman" w:hAnsi="Times New Roman" w:cs="Times New Roman"/>
        </w:rPr>
        <w:t>The sign-off of successful completion of the UAT for the Composite Software</w:t>
      </w:r>
      <w:r w:rsidR="005564E9" w:rsidRPr="00BB710F">
        <w:rPr>
          <w:rFonts w:ascii="Times New Roman" w:hAnsi="Times New Roman" w:cs="Times New Roman"/>
        </w:rPr>
        <w:t xml:space="preserve"> under </w:t>
      </w:r>
      <w:r w:rsidR="005564E9" w:rsidRPr="00BB710F">
        <w:rPr>
          <w:rFonts w:ascii="Times New Roman" w:hAnsi="Times New Roman" w:cs="Times New Roman"/>
          <w:b/>
        </w:rPr>
        <w:t>Annexure A</w:t>
      </w:r>
      <w:r w:rsidR="00D204A2" w:rsidRPr="00BB710F">
        <w:rPr>
          <w:rFonts w:ascii="Times New Roman" w:hAnsi="Times New Roman" w:cs="Times New Roman"/>
        </w:rPr>
        <w:t xml:space="preserve"> shall only be considered final and legitimate if provided either by way of written confirmation or through e-mail by the </w:t>
      </w:r>
      <w:r w:rsidR="00BC6892" w:rsidRPr="00BB710F">
        <w:rPr>
          <w:rFonts w:ascii="Times New Roman" w:hAnsi="Times New Roman" w:cs="Times New Roman"/>
        </w:rPr>
        <w:t>Customer’s Project M</w:t>
      </w:r>
      <w:r w:rsidR="005564E9" w:rsidRPr="00BB710F">
        <w:rPr>
          <w:rFonts w:ascii="Times New Roman" w:hAnsi="Times New Roman" w:cs="Times New Roman"/>
        </w:rPr>
        <w:t>anager</w:t>
      </w:r>
      <w:r w:rsidR="00D204A2" w:rsidRPr="00BB710F">
        <w:rPr>
          <w:rFonts w:ascii="Times New Roman" w:hAnsi="Times New Roman" w:cs="Times New Roman"/>
        </w:rPr>
        <w:t xml:space="preserve"> </w:t>
      </w:r>
      <w:r w:rsidR="00DA060B" w:rsidRPr="00BB710F">
        <w:rPr>
          <w:rFonts w:ascii="Times New Roman" w:hAnsi="Times New Roman" w:cs="Times New Roman"/>
        </w:rPr>
        <w:t>(“</w:t>
      </w:r>
      <w:r w:rsidR="007F3526" w:rsidRPr="00BB710F">
        <w:rPr>
          <w:rFonts w:ascii="Times New Roman" w:hAnsi="Times New Roman" w:cs="Times New Roman"/>
          <w:b/>
        </w:rPr>
        <w:t xml:space="preserve">UAT Sign </w:t>
      </w:r>
      <w:r w:rsidR="00DA060B" w:rsidRPr="00BB710F">
        <w:rPr>
          <w:rFonts w:ascii="Times New Roman" w:hAnsi="Times New Roman" w:cs="Times New Roman"/>
          <w:b/>
        </w:rPr>
        <w:t>Off</w:t>
      </w:r>
      <w:r w:rsidR="00DA060B" w:rsidRPr="00BB710F">
        <w:rPr>
          <w:rFonts w:ascii="Times New Roman" w:hAnsi="Times New Roman" w:cs="Times New Roman"/>
        </w:rPr>
        <w:t>”)</w:t>
      </w:r>
      <w:r w:rsidR="00D204A2" w:rsidRPr="00BB710F">
        <w:rPr>
          <w:rFonts w:ascii="Times New Roman" w:hAnsi="Times New Roman" w:cs="Times New Roman"/>
        </w:rPr>
        <w:t xml:space="preserve">. </w:t>
      </w:r>
      <w:r w:rsidR="00B313A4" w:rsidRPr="00BB710F">
        <w:rPr>
          <w:rFonts w:ascii="Times New Roman" w:hAnsi="Times New Roman" w:cs="Times New Roman"/>
        </w:rPr>
        <w:t xml:space="preserve">In the event that </w:t>
      </w:r>
      <w:r w:rsidR="00676F48" w:rsidRPr="00BB710F">
        <w:rPr>
          <w:rFonts w:ascii="Times New Roman" w:hAnsi="Times New Roman" w:cs="Times New Roman"/>
        </w:rPr>
        <w:t>the Composite Software</w:t>
      </w:r>
      <w:r w:rsidR="00B313A4" w:rsidRPr="00BB710F">
        <w:rPr>
          <w:rFonts w:ascii="Times New Roman" w:hAnsi="Times New Roman" w:cs="Times New Roman"/>
        </w:rPr>
        <w:t xml:space="preserve"> fails the UAT, the Customer may, at its sole discretion, permit </w:t>
      </w:r>
      <w:r w:rsidR="00411336" w:rsidRPr="00BB710F">
        <w:rPr>
          <w:rFonts w:ascii="Times New Roman" w:hAnsi="Times New Roman" w:cs="Times New Roman"/>
        </w:rPr>
        <w:t>Service Provider</w:t>
      </w:r>
      <w:r w:rsidR="003A357B" w:rsidRPr="00BB710F">
        <w:rPr>
          <w:rFonts w:ascii="Times New Roman" w:hAnsi="Times New Roman" w:cs="Times New Roman"/>
        </w:rPr>
        <w:t xml:space="preserve"> </w:t>
      </w:r>
      <w:r w:rsidR="00B313A4" w:rsidRPr="00BB710F">
        <w:rPr>
          <w:rFonts w:ascii="Times New Roman" w:hAnsi="Times New Roman" w:cs="Times New Roman"/>
        </w:rPr>
        <w:t xml:space="preserve">to rectify any defects, errors and gaps, identified during the UAT, within </w:t>
      </w:r>
      <w:r w:rsidR="000238AE" w:rsidRPr="00BB710F">
        <w:rPr>
          <w:rFonts w:ascii="Times New Roman" w:hAnsi="Times New Roman" w:cs="Times New Roman"/>
        </w:rPr>
        <w:t xml:space="preserve">such </w:t>
      </w:r>
      <w:r w:rsidR="00B313A4" w:rsidRPr="00BB710F">
        <w:rPr>
          <w:rFonts w:ascii="Times New Roman" w:hAnsi="Times New Roman" w:cs="Times New Roman"/>
        </w:rPr>
        <w:t xml:space="preserve">time period as may be acceptable to </w:t>
      </w:r>
      <w:r w:rsidR="003A357B" w:rsidRPr="00BB710F">
        <w:rPr>
          <w:rFonts w:ascii="Times New Roman" w:hAnsi="Times New Roman" w:cs="Times New Roman"/>
        </w:rPr>
        <w:t xml:space="preserve">the </w:t>
      </w:r>
      <w:r w:rsidR="00B313A4" w:rsidRPr="00BB710F">
        <w:rPr>
          <w:rFonts w:ascii="Times New Roman" w:hAnsi="Times New Roman" w:cs="Times New Roman"/>
        </w:rPr>
        <w:t xml:space="preserve">Customer, at </w:t>
      </w:r>
      <w:r w:rsidR="00411336" w:rsidRPr="00BB710F">
        <w:rPr>
          <w:rFonts w:ascii="Times New Roman" w:hAnsi="Times New Roman" w:cs="Times New Roman"/>
        </w:rPr>
        <w:t>Service Provider</w:t>
      </w:r>
      <w:r w:rsidR="001D258C" w:rsidRPr="00BB710F">
        <w:rPr>
          <w:rFonts w:ascii="Times New Roman" w:hAnsi="Times New Roman" w:cs="Times New Roman"/>
        </w:rPr>
        <w:t>’s</w:t>
      </w:r>
      <w:r w:rsidR="00B313A4" w:rsidRPr="00BB710F">
        <w:rPr>
          <w:rFonts w:ascii="Times New Roman" w:hAnsi="Times New Roman" w:cs="Times New Roman"/>
        </w:rPr>
        <w:t xml:space="preserve"> sole cost. </w:t>
      </w:r>
      <w:r w:rsidR="00F74518" w:rsidRPr="00BB710F">
        <w:rPr>
          <w:rFonts w:ascii="Times New Roman" w:hAnsi="Times New Roman" w:cs="Times New Roman"/>
        </w:rPr>
        <w:t>Notwithstanding anything set forth in this Agreement</w:t>
      </w:r>
      <w:r w:rsidR="0074331E" w:rsidRPr="00BB710F">
        <w:rPr>
          <w:rFonts w:ascii="Times New Roman" w:hAnsi="Times New Roman" w:cs="Times New Roman"/>
        </w:rPr>
        <w:t>, i</w:t>
      </w:r>
      <w:r w:rsidR="00B313A4" w:rsidRPr="00BB710F">
        <w:rPr>
          <w:rFonts w:ascii="Times New Roman" w:hAnsi="Times New Roman" w:cs="Times New Roman"/>
        </w:rPr>
        <w:t xml:space="preserve">f the </w:t>
      </w:r>
      <w:r w:rsidR="00676F48" w:rsidRPr="00BB710F">
        <w:rPr>
          <w:rFonts w:ascii="Times New Roman" w:hAnsi="Times New Roman" w:cs="Times New Roman"/>
        </w:rPr>
        <w:t>Composite Software is deployed in stages or phases</w:t>
      </w:r>
      <w:r w:rsidR="00F97CA6" w:rsidRPr="00BB710F">
        <w:rPr>
          <w:rFonts w:ascii="Times New Roman" w:hAnsi="Times New Roman" w:cs="Times New Roman"/>
        </w:rPr>
        <w:t xml:space="preserve"> as agreed between Parties in writing and</w:t>
      </w:r>
      <w:r w:rsidR="00676F48" w:rsidRPr="00BB710F">
        <w:rPr>
          <w:rFonts w:ascii="Times New Roman" w:hAnsi="Times New Roman" w:cs="Times New Roman"/>
        </w:rPr>
        <w:t xml:space="preserve"> if </w:t>
      </w:r>
      <w:r w:rsidR="004E6DDF" w:rsidRPr="00BB710F">
        <w:rPr>
          <w:rFonts w:ascii="Times New Roman" w:hAnsi="Times New Roman" w:cs="Times New Roman"/>
        </w:rPr>
        <w:t xml:space="preserve">any </w:t>
      </w:r>
      <w:r w:rsidR="002A451D" w:rsidRPr="00BB710F">
        <w:rPr>
          <w:rFonts w:ascii="Times New Roman" w:hAnsi="Times New Roman" w:cs="Times New Roman"/>
        </w:rPr>
        <w:t>requirement/items under any</w:t>
      </w:r>
      <w:r w:rsidR="00676F48" w:rsidRPr="00BB710F">
        <w:rPr>
          <w:rFonts w:ascii="Times New Roman" w:hAnsi="Times New Roman" w:cs="Times New Roman"/>
        </w:rPr>
        <w:t xml:space="preserve"> phase of Composite Software</w:t>
      </w:r>
      <w:r w:rsidR="004408BC" w:rsidRPr="00BB710F">
        <w:rPr>
          <w:rFonts w:ascii="Times New Roman" w:hAnsi="Times New Roman" w:cs="Times New Roman"/>
        </w:rPr>
        <w:t xml:space="preserve"> </w:t>
      </w:r>
      <w:r w:rsidR="00B313A4" w:rsidRPr="00BB710F">
        <w:rPr>
          <w:rFonts w:ascii="Times New Roman" w:hAnsi="Times New Roman" w:cs="Times New Roman"/>
        </w:rPr>
        <w:t>fails to successfully clear the UAT,</w:t>
      </w:r>
      <w:r w:rsidR="00067B37" w:rsidRPr="00BB710F">
        <w:rPr>
          <w:rFonts w:ascii="Times New Roman" w:hAnsi="Times New Roman" w:cs="Times New Roman"/>
        </w:rPr>
        <w:t xml:space="preserve"> the</w:t>
      </w:r>
      <w:r w:rsidR="001D258C" w:rsidRPr="00BB710F">
        <w:rPr>
          <w:rFonts w:ascii="Times New Roman" w:hAnsi="Times New Roman" w:cs="Times New Roman"/>
        </w:rPr>
        <w:t xml:space="preserve"> Customer </w:t>
      </w:r>
      <w:r w:rsidR="00F97CA6" w:rsidRPr="00BB710F">
        <w:rPr>
          <w:rFonts w:ascii="Times New Roman" w:hAnsi="Times New Roman" w:cs="Times New Roman"/>
        </w:rPr>
        <w:t xml:space="preserve">will have </w:t>
      </w:r>
      <w:r w:rsidR="00021E4E" w:rsidRPr="00BB710F">
        <w:rPr>
          <w:rFonts w:ascii="Times New Roman" w:hAnsi="Times New Roman" w:cs="Times New Roman"/>
        </w:rPr>
        <w:t>the right to</w:t>
      </w:r>
      <w:r w:rsidR="001D258C" w:rsidRPr="00BB710F">
        <w:rPr>
          <w:rFonts w:ascii="Times New Roman" w:hAnsi="Times New Roman" w:cs="Times New Roman"/>
        </w:rPr>
        <w:t xml:space="preserve"> reject </w:t>
      </w:r>
      <w:r w:rsidR="00676F48" w:rsidRPr="00BB710F">
        <w:rPr>
          <w:rFonts w:ascii="Times New Roman" w:hAnsi="Times New Roman" w:cs="Times New Roman"/>
        </w:rPr>
        <w:t xml:space="preserve">the </w:t>
      </w:r>
      <w:r w:rsidR="00F97CA6" w:rsidRPr="00BB710F">
        <w:rPr>
          <w:rFonts w:ascii="Times New Roman" w:hAnsi="Times New Roman" w:cs="Times New Roman"/>
        </w:rPr>
        <w:t xml:space="preserve">entire </w:t>
      </w:r>
      <w:r w:rsidR="00676F48" w:rsidRPr="00BB710F">
        <w:rPr>
          <w:rFonts w:ascii="Times New Roman" w:hAnsi="Times New Roman" w:cs="Times New Roman"/>
        </w:rPr>
        <w:t>Composite Software</w:t>
      </w:r>
      <w:r w:rsidR="0077464F" w:rsidRPr="00BB710F">
        <w:rPr>
          <w:rFonts w:ascii="Times New Roman" w:hAnsi="Times New Roman" w:cs="Times New Roman"/>
        </w:rPr>
        <w:t xml:space="preserve"> or any portion thereof which has not cleared the UAT (at the Customer’s sole discretion)</w:t>
      </w:r>
      <w:r w:rsidR="000238AE" w:rsidRPr="00BB710F">
        <w:rPr>
          <w:rFonts w:ascii="Times New Roman" w:hAnsi="Times New Roman" w:cs="Times New Roman"/>
        </w:rPr>
        <w:t xml:space="preserve">. In such an event the Customer shall have </w:t>
      </w:r>
      <w:r w:rsidR="006A7A73" w:rsidRPr="00BB710F">
        <w:rPr>
          <w:rFonts w:ascii="Times New Roman" w:hAnsi="Times New Roman" w:cs="Times New Roman"/>
        </w:rPr>
        <w:t xml:space="preserve">the right </w:t>
      </w:r>
      <w:r w:rsidR="00896A11" w:rsidRPr="00BB710F">
        <w:rPr>
          <w:rFonts w:ascii="Times New Roman" w:hAnsi="Times New Roman" w:cs="Times New Roman"/>
        </w:rPr>
        <w:t xml:space="preserve">to </w:t>
      </w:r>
      <w:r w:rsidR="007F6DC5" w:rsidRPr="00BB710F">
        <w:rPr>
          <w:rFonts w:ascii="Times New Roman" w:hAnsi="Times New Roman" w:cs="Times New Roman"/>
        </w:rPr>
        <w:t xml:space="preserve">terminate this Agreement </w:t>
      </w:r>
      <w:r w:rsidR="002D69DF" w:rsidRPr="00BB710F">
        <w:rPr>
          <w:rFonts w:ascii="Times New Roman" w:hAnsi="Times New Roman" w:cs="Times New Roman"/>
        </w:rPr>
        <w:t>without</w:t>
      </w:r>
      <w:r w:rsidR="00896A11" w:rsidRPr="00BB710F">
        <w:rPr>
          <w:rFonts w:ascii="Times New Roman" w:hAnsi="Times New Roman" w:cs="Times New Roman"/>
        </w:rPr>
        <w:t xml:space="preserve"> any</w:t>
      </w:r>
      <w:r w:rsidR="002D69DF" w:rsidRPr="00BB710F">
        <w:rPr>
          <w:rFonts w:ascii="Times New Roman" w:hAnsi="Times New Roman" w:cs="Times New Roman"/>
        </w:rPr>
        <w:t xml:space="preserve"> liability</w:t>
      </w:r>
      <w:r w:rsidR="00B313A4" w:rsidRPr="00BB710F">
        <w:rPr>
          <w:rFonts w:ascii="Times New Roman" w:hAnsi="Times New Roman" w:cs="Times New Roman"/>
        </w:rPr>
        <w:t xml:space="preserve"> to </w:t>
      </w:r>
      <w:r w:rsidR="00F60D7F" w:rsidRPr="00BB710F">
        <w:rPr>
          <w:rFonts w:ascii="Times New Roman" w:hAnsi="Times New Roman" w:cs="Times New Roman"/>
        </w:rPr>
        <w:t>make</w:t>
      </w:r>
      <w:r w:rsidR="00B313A4" w:rsidRPr="00BB710F">
        <w:rPr>
          <w:rFonts w:ascii="Times New Roman" w:hAnsi="Times New Roman" w:cs="Times New Roman"/>
        </w:rPr>
        <w:t xml:space="preserve"> </w:t>
      </w:r>
      <w:r w:rsidR="00083F12" w:rsidRPr="00BB710F">
        <w:rPr>
          <w:rFonts w:ascii="Times New Roman" w:hAnsi="Times New Roman" w:cs="Times New Roman"/>
        </w:rPr>
        <w:t xml:space="preserve">any further </w:t>
      </w:r>
      <w:r w:rsidR="00B313A4" w:rsidRPr="00BB710F">
        <w:rPr>
          <w:rFonts w:ascii="Times New Roman" w:hAnsi="Times New Roman" w:cs="Times New Roman"/>
        </w:rPr>
        <w:t xml:space="preserve">payment </w:t>
      </w:r>
      <w:r w:rsidR="001D258C" w:rsidRPr="00BB710F">
        <w:rPr>
          <w:rFonts w:ascii="Times New Roman" w:hAnsi="Times New Roman" w:cs="Times New Roman"/>
        </w:rPr>
        <w:t xml:space="preserve">to </w:t>
      </w:r>
      <w:r w:rsidR="00411336" w:rsidRPr="00BB710F">
        <w:rPr>
          <w:rFonts w:ascii="Times New Roman" w:hAnsi="Times New Roman" w:cs="Times New Roman"/>
        </w:rPr>
        <w:t>Service Provider</w:t>
      </w:r>
      <w:r w:rsidR="001D258C" w:rsidRPr="00BB710F">
        <w:rPr>
          <w:rFonts w:ascii="Times New Roman" w:hAnsi="Times New Roman" w:cs="Times New Roman"/>
        </w:rPr>
        <w:t xml:space="preserve"> under this Agreement</w:t>
      </w:r>
      <w:r w:rsidR="000238AE" w:rsidRPr="00BB710F">
        <w:rPr>
          <w:rFonts w:ascii="Times New Roman" w:hAnsi="Times New Roman" w:cs="Times New Roman"/>
        </w:rPr>
        <w:t xml:space="preserve"> and the Service Provider shall be liable to refund any advance payments made to the Service Provider under the terms of this Agreement</w:t>
      </w:r>
      <w:r w:rsidR="00B313A4" w:rsidRPr="00BB710F">
        <w:rPr>
          <w:rFonts w:ascii="Times New Roman" w:hAnsi="Times New Roman" w:cs="Times New Roman"/>
        </w:rPr>
        <w:t>.</w:t>
      </w:r>
      <w:r w:rsidR="00D52F7F" w:rsidRPr="00BB710F">
        <w:rPr>
          <w:rFonts w:ascii="Times New Roman" w:hAnsi="Times New Roman" w:cs="Times New Roman"/>
        </w:rPr>
        <w:t xml:space="preserve"> </w:t>
      </w:r>
      <w:r w:rsidR="003A357B" w:rsidRPr="00BB710F">
        <w:rPr>
          <w:rFonts w:ascii="Times New Roman" w:hAnsi="Times New Roman" w:cs="Times New Roman"/>
        </w:rPr>
        <w:t xml:space="preserve"> </w:t>
      </w:r>
    </w:p>
    <w:p w14:paraId="78CB929C" w14:textId="77777777" w:rsidR="00F60D7F" w:rsidRPr="00BB710F" w:rsidRDefault="00F60D7F" w:rsidP="00F60D7F">
      <w:pPr>
        <w:pStyle w:val="ListParagraph"/>
        <w:rPr>
          <w:rFonts w:ascii="Times New Roman" w:hAnsi="Times New Roman" w:cs="Times New Roman"/>
          <w:u w:val="single"/>
        </w:rPr>
      </w:pPr>
    </w:p>
    <w:p w14:paraId="6FFF9134" w14:textId="248FFBC0" w:rsidR="009E5B1E" w:rsidRPr="00BB710F" w:rsidRDefault="008D3A03" w:rsidP="00272CB0">
      <w:pPr>
        <w:pStyle w:val="ListParagraph"/>
        <w:numPr>
          <w:ilvl w:val="0"/>
          <w:numId w:val="16"/>
        </w:numPr>
        <w:tabs>
          <w:tab w:val="left" w:pos="540"/>
        </w:tabs>
        <w:spacing w:after="0" w:line="240" w:lineRule="auto"/>
        <w:ind w:left="540" w:hanging="540"/>
        <w:jc w:val="both"/>
        <w:rPr>
          <w:rFonts w:ascii="Times New Roman" w:hAnsi="Times New Roman" w:cs="Times New Roman"/>
        </w:rPr>
      </w:pPr>
      <w:r w:rsidRPr="00BB710F">
        <w:rPr>
          <w:rFonts w:ascii="Times New Roman" w:hAnsi="Times New Roman"/>
          <w:i/>
          <w:u w:val="single"/>
        </w:rPr>
        <w:t>Go-Live Date</w:t>
      </w:r>
      <w:r w:rsidRPr="00BB710F">
        <w:rPr>
          <w:rFonts w:ascii="Times New Roman" w:hAnsi="Times New Roman"/>
        </w:rPr>
        <w:t xml:space="preserve">. </w:t>
      </w:r>
      <w:r w:rsidR="001F7F98" w:rsidRPr="00BB710F">
        <w:rPr>
          <w:rFonts w:ascii="Times New Roman" w:hAnsi="Times New Roman"/>
        </w:rPr>
        <w:t xml:space="preserve">For each </w:t>
      </w:r>
      <w:r w:rsidR="0030178D" w:rsidRPr="00BB710F">
        <w:rPr>
          <w:rFonts w:ascii="Times New Roman" w:hAnsi="Times New Roman"/>
        </w:rPr>
        <w:t xml:space="preserve">agreed scope of a </w:t>
      </w:r>
      <w:r w:rsidR="001F7F98" w:rsidRPr="00BB710F">
        <w:rPr>
          <w:rFonts w:ascii="Times New Roman" w:hAnsi="Times New Roman"/>
        </w:rPr>
        <w:t>phase</w:t>
      </w:r>
      <w:r w:rsidR="0030178D" w:rsidRPr="00BB710F">
        <w:rPr>
          <w:rFonts w:ascii="Times New Roman" w:hAnsi="Times New Roman"/>
        </w:rPr>
        <w:t>,</w:t>
      </w:r>
      <w:r w:rsidR="001F7F98" w:rsidRPr="00BB710F">
        <w:rPr>
          <w:rFonts w:ascii="Times New Roman" w:hAnsi="Times New Roman"/>
        </w:rPr>
        <w:t xml:space="preserve"> a</w:t>
      </w:r>
      <w:r w:rsidRPr="00BB710F">
        <w:rPr>
          <w:rFonts w:ascii="Times New Roman" w:hAnsi="Times New Roman"/>
        </w:rPr>
        <w:t xml:space="preserve">fter </w:t>
      </w:r>
      <w:r w:rsidRPr="00BB710F">
        <w:rPr>
          <w:rFonts w:ascii="Times New Roman" w:hAnsi="Times New Roman" w:cs="Times New Roman"/>
        </w:rPr>
        <w:t>successfully</w:t>
      </w:r>
      <w:r w:rsidRPr="00BB710F">
        <w:rPr>
          <w:rFonts w:ascii="Times New Roman" w:hAnsi="Times New Roman"/>
        </w:rPr>
        <w:t xml:space="preserve"> clearing the UAT, the Composite Software shall be implemented by </w:t>
      </w:r>
      <w:r w:rsidR="00411336" w:rsidRPr="00BB710F">
        <w:rPr>
          <w:rFonts w:ascii="Times New Roman" w:hAnsi="Times New Roman"/>
        </w:rPr>
        <w:t>Service Provider</w:t>
      </w:r>
      <w:r w:rsidRPr="00BB710F">
        <w:rPr>
          <w:rFonts w:ascii="Times New Roman" w:hAnsi="Times New Roman"/>
        </w:rPr>
        <w:t xml:space="preserve"> in the live environment within </w:t>
      </w:r>
      <w:r w:rsidR="00FF176C" w:rsidRPr="00BB710F">
        <w:rPr>
          <w:rFonts w:ascii="Times New Roman" w:hAnsi="Times New Roman"/>
        </w:rPr>
        <w:t xml:space="preserve">30 (thirty) </w:t>
      </w:r>
      <w:r w:rsidRPr="00BB710F">
        <w:rPr>
          <w:rFonts w:ascii="Times New Roman" w:hAnsi="Times New Roman"/>
        </w:rPr>
        <w:t>days</w:t>
      </w:r>
      <w:r w:rsidR="003F1F1E" w:rsidRPr="00BB710F">
        <w:rPr>
          <w:rFonts w:ascii="Times New Roman" w:hAnsi="Times New Roman"/>
        </w:rPr>
        <w:t xml:space="preserve"> (or such other date as agreed by the Customer)</w:t>
      </w:r>
      <w:r w:rsidRPr="00BB710F">
        <w:rPr>
          <w:rFonts w:ascii="Times New Roman" w:hAnsi="Times New Roman"/>
        </w:rPr>
        <w:t xml:space="preserve"> of the UAT </w:t>
      </w:r>
      <w:r w:rsidR="009F0178" w:rsidRPr="00BB710F">
        <w:rPr>
          <w:rFonts w:ascii="Times New Roman" w:hAnsi="Times New Roman"/>
        </w:rPr>
        <w:t xml:space="preserve">Sign Off </w:t>
      </w:r>
      <w:r w:rsidRPr="00BB710F">
        <w:rPr>
          <w:rFonts w:ascii="Times New Roman" w:hAnsi="Times New Roman"/>
        </w:rPr>
        <w:t>(“</w:t>
      </w:r>
      <w:r w:rsidRPr="00BB710F">
        <w:rPr>
          <w:rFonts w:ascii="Times New Roman" w:hAnsi="Times New Roman"/>
          <w:b/>
        </w:rPr>
        <w:t>Go Live Date</w:t>
      </w:r>
      <w:r w:rsidRPr="00BB710F">
        <w:rPr>
          <w:rFonts w:ascii="Times New Roman" w:hAnsi="Times New Roman"/>
        </w:rPr>
        <w:t xml:space="preserve">”), </w:t>
      </w:r>
      <w:r w:rsidR="00AB73FC" w:rsidRPr="00BB710F">
        <w:rPr>
          <w:rFonts w:ascii="Times New Roman" w:hAnsi="Times New Roman"/>
        </w:rPr>
        <w:t xml:space="preserve">which may be further extended at IndiGo’s sole discretion upon request from </w:t>
      </w:r>
      <w:r w:rsidR="00411336" w:rsidRPr="00BB710F">
        <w:rPr>
          <w:rFonts w:ascii="Times New Roman" w:hAnsi="Times New Roman"/>
        </w:rPr>
        <w:t>Service Provider</w:t>
      </w:r>
      <w:r w:rsidRPr="00BB710F">
        <w:rPr>
          <w:rFonts w:ascii="Times New Roman" w:hAnsi="Times New Roman"/>
        </w:rPr>
        <w:t>.</w:t>
      </w:r>
      <w:r w:rsidR="00BC6892" w:rsidRPr="00BB710F">
        <w:rPr>
          <w:rFonts w:ascii="Times New Roman" w:hAnsi="Times New Roman"/>
        </w:rPr>
        <w:t xml:space="preserve"> The </w:t>
      </w:r>
      <w:r w:rsidR="0072048F" w:rsidRPr="00BB710F">
        <w:rPr>
          <w:rFonts w:ascii="Times New Roman" w:hAnsi="Times New Roman"/>
        </w:rPr>
        <w:t>g</w:t>
      </w:r>
      <w:r w:rsidR="00BC6892" w:rsidRPr="00BB710F">
        <w:rPr>
          <w:rFonts w:ascii="Times New Roman" w:hAnsi="Times New Roman"/>
        </w:rPr>
        <w:t>o-</w:t>
      </w:r>
      <w:r w:rsidR="0072048F" w:rsidRPr="00BB710F">
        <w:rPr>
          <w:rFonts w:ascii="Times New Roman" w:hAnsi="Times New Roman"/>
        </w:rPr>
        <w:t>l</w:t>
      </w:r>
      <w:r w:rsidR="00BC6892" w:rsidRPr="00BB710F">
        <w:rPr>
          <w:rFonts w:ascii="Times New Roman" w:hAnsi="Times New Roman"/>
        </w:rPr>
        <w:t>ive</w:t>
      </w:r>
      <w:r w:rsidR="0072048F" w:rsidRPr="00BB710F">
        <w:rPr>
          <w:rFonts w:ascii="Times New Roman" w:hAnsi="Times New Roman"/>
        </w:rPr>
        <w:t xml:space="preserve"> of the Composite Software</w:t>
      </w:r>
      <w:r w:rsidR="00BC6892" w:rsidRPr="00BB710F">
        <w:rPr>
          <w:rFonts w:ascii="Times New Roman" w:hAnsi="Times New Roman"/>
        </w:rPr>
        <w:t xml:space="preserve"> shall be confirmed by the Customer’s Project Manager</w:t>
      </w:r>
      <w:r w:rsidR="008E4E87" w:rsidRPr="00BB710F">
        <w:rPr>
          <w:rFonts w:ascii="Times New Roman" w:hAnsi="Times New Roman"/>
        </w:rPr>
        <w:t xml:space="preserve"> through e-mail</w:t>
      </w:r>
      <w:r w:rsidR="003D5B35" w:rsidRPr="00BB710F">
        <w:rPr>
          <w:rFonts w:ascii="Times New Roman" w:hAnsi="Times New Roman"/>
        </w:rPr>
        <w:t xml:space="preserve"> (“</w:t>
      </w:r>
      <w:r w:rsidR="003D5B35" w:rsidRPr="00BB710F">
        <w:rPr>
          <w:rFonts w:ascii="Times New Roman" w:hAnsi="Times New Roman"/>
          <w:b/>
        </w:rPr>
        <w:t>Go-Live Sign Off</w:t>
      </w:r>
      <w:r w:rsidR="003D5B35" w:rsidRPr="00BB710F">
        <w:rPr>
          <w:rFonts w:ascii="Times New Roman" w:hAnsi="Times New Roman"/>
        </w:rPr>
        <w:t>”)</w:t>
      </w:r>
      <w:r w:rsidR="00BC6892" w:rsidRPr="00BB710F">
        <w:rPr>
          <w:rFonts w:ascii="Times New Roman" w:hAnsi="Times New Roman"/>
        </w:rPr>
        <w:t>.</w:t>
      </w:r>
      <w:r w:rsidRPr="00BB710F">
        <w:rPr>
          <w:rFonts w:ascii="Times New Roman" w:hAnsi="Times New Roman"/>
        </w:rPr>
        <w:t xml:space="preserve"> </w:t>
      </w:r>
      <w:r w:rsidR="00411336" w:rsidRPr="00BB710F">
        <w:rPr>
          <w:rFonts w:ascii="Times New Roman" w:hAnsi="Times New Roman"/>
        </w:rPr>
        <w:t>Service Provider</w:t>
      </w:r>
      <w:r w:rsidRPr="00BB710F">
        <w:rPr>
          <w:rFonts w:ascii="Times New Roman" w:hAnsi="Times New Roman"/>
        </w:rPr>
        <w:t xml:space="preserve"> shall be responsible for successful implementation of the </w:t>
      </w:r>
      <w:r w:rsidR="00AB73FC" w:rsidRPr="00BB710F">
        <w:rPr>
          <w:rFonts w:ascii="Times New Roman" w:hAnsi="Times New Roman"/>
        </w:rPr>
        <w:t xml:space="preserve">Composite </w:t>
      </w:r>
      <w:r w:rsidRPr="00BB710F">
        <w:rPr>
          <w:rFonts w:ascii="Times New Roman" w:hAnsi="Times New Roman"/>
        </w:rPr>
        <w:t xml:space="preserve">Software by Go Live Date.  </w:t>
      </w:r>
      <w:r w:rsidR="00FA6912" w:rsidRPr="00BB710F">
        <w:rPr>
          <w:rFonts w:ascii="Times New Roman" w:hAnsi="Times New Roman"/>
        </w:rPr>
        <w:t xml:space="preserve">In case the Composite Software fails to be successfully implemented in the live environment by the Go-Live Date </w:t>
      </w:r>
      <w:r w:rsidR="00896A11" w:rsidRPr="00BB710F">
        <w:rPr>
          <w:rFonts w:ascii="Times New Roman" w:hAnsi="Times New Roman"/>
        </w:rPr>
        <w:t>(</w:t>
      </w:r>
      <w:r w:rsidR="00896093" w:rsidRPr="00BB710F">
        <w:rPr>
          <w:rFonts w:ascii="Times New Roman" w:hAnsi="Times New Roman"/>
        </w:rPr>
        <w:t>or any extended Go-Live Date</w:t>
      </w:r>
      <w:r w:rsidR="00896A11" w:rsidRPr="00BB710F">
        <w:rPr>
          <w:rFonts w:ascii="Times New Roman" w:hAnsi="Times New Roman"/>
        </w:rPr>
        <w:t>)</w:t>
      </w:r>
      <w:r w:rsidR="00896093" w:rsidRPr="00BB710F">
        <w:rPr>
          <w:rFonts w:ascii="Times New Roman" w:hAnsi="Times New Roman"/>
        </w:rPr>
        <w:t xml:space="preserve">, </w:t>
      </w:r>
      <w:r w:rsidR="00FA6912" w:rsidRPr="00BB710F">
        <w:rPr>
          <w:rFonts w:ascii="Times New Roman" w:hAnsi="Times New Roman"/>
        </w:rPr>
        <w:t>then the Customer shall</w:t>
      </w:r>
      <w:r w:rsidR="00896A11" w:rsidRPr="00BB710F">
        <w:rPr>
          <w:rFonts w:ascii="Times New Roman" w:hAnsi="Times New Roman"/>
        </w:rPr>
        <w:t xml:space="preserve"> have to the right to reject the Composite Software</w:t>
      </w:r>
      <w:r w:rsidR="00FA6912" w:rsidRPr="00BB710F">
        <w:rPr>
          <w:rFonts w:ascii="Times New Roman" w:hAnsi="Times New Roman"/>
        </w:rPr>
        <w:t xml:space="preserve"> </w:t>
      </w:r>
      <w:r w:rsidR="00896A11" w:rsidRPr="00BB710F">
        <w:rPr>
          <w:rFonts w:ascii="Times New Roman" w:hAnsi="Times New Roman"/>
        </w:rPr>
        <w:t xml:space="preserve">and to terminate this Agreement without any liability to make any further payment to </w:t>
      </w:r>
      <w:r w:rsidR="00411336" w:rsidRPr="00BB710F">
        <w:rPr>
          <w:rFonts w:ascii="Times New Roman" w:hAnsi="Times New Roman"/>
        </w:rPr>
        <w:t>Service Provider</w:t>
      </w:r>
      <w:r w:rsidR="00896A11" w:rsidRPr="00BB710F">
        <w:rPr>
          <w:rFonts w:ascii="Times New Roman" w:hAnsi="Times New Roman"/>
        </w:rPr>
        <w:t xml:space="preserve"> under this Agreement</w:t>
      </w:r>
      <w:r w:rsidR="009F0178" w:rsidRPr="00BB710F">
        <w:rPr>
          <w:rFonts w:ascii="Times New Roman" w:hAnsi="Times New Roman"/>
        </w:rPr>
        <w:t xml:space="preserve"> </w:t>
      </w:r>
      <w:r w:rsidR="009F0178" w:rsidRPr="00BB710F">
        <w:rPr>
          <w:rFonts w:ascii="Times New Roman" w:hAnsi="Times New Roman" w:cs="Times New Roman"/>
        </w:rPr>
        <w:t>and the Service Provider shall be liable to refund any advance payments made to the Service Provider under the terms of this Agreement</w:t>
      </w:r>
      <w:r w:rsidR="00896A11" w:rsidRPr="00BB710F">
        <w:rPr>
          <w:rFonts w:ascii="Times New Roman" w:hAnsi="Times New Roman"/>
        </w:rPr>
        <w:t>.</w:t>
      </w:r>
      <w:r w:rsidR="0072048F" w:rsidRPr="00BB710F">
        <w:rPr>
          <w:rFonts w:ascii="Times New Roman" w:hAnsi="Times New Roman"/>
        </w:rPr>
        <w:t xml:space="preserve"> </w:t>
      </w:r>
    </w:p>
    <w:p w14:paraId="5C923040" w14:textId="77777777" w:rsidR="000853B6" w:rsidRPr="00BB710F" w:rsidRDefault="000853B6" w:rsidP="000853B6">
      <w:pPr>
        <w:pStyle w:val="ListParagraph"/>
        <w:spacing w:after="0" w:line="240" w:lineRule="auto"/>
        <w:ind w:left="1080"/>
        <w:jc w:val="both"/>
        <w:rPr>
          <w:rFonts w:ascii="Times New Roman" w:hAnsi="Times New Roman" w:cs="Times New Roman"/>
        </w:rPr>
      </w:pPr>
    </w:p>
    <w:p w14:paraId="3A7269C8" w14:textId="7CE0446B" w:rsidR="00862DB9" w:rsidRPr="00BB710F" w:rsidRDefault="0072048F" w:rsidP="00272CB0">
      <w:pPr>
        <w:pStyle w:val="ListParagraph"/>
        <w:numPr>
          <w:ilvl w:val="0"/>
          <w:numId w:val="16"/>
        </w:numPr>
        <w:spacing w:after="0" w:line="240" w:lineRule="auto"/>
        <w:ind w:left="540" w:hanging="540"/>
        <w:jc w:val="both"/>
        <w:rPr>
          <w:rFonts w:ascii="Times New Roman" w:hAnsi="Times New Roman" w:cs="Times New Roman"/>
        </w:rPr>
      </w:pPr>
      <w:r w:rsidRPr="00BB710F">
        <w:rPr>
          <w:rFonts w:ascii="Times New Roman" w:hAnsi="Times New Roman" w:cs="Times New Roman"/>
        </w:rPr>
        <w:t xml:space="preserve">The </w:t>
      </w:r>
      <w:r w:rsidR="00411336" w:rsidRPr="00BB710F">
        <w:rPr>
          <w:rFonts w:ascii="Times New Roman" w:hAnsi="Times New Roman" w:cs="Times New Roman"/>
        </w:rPr>
        <w:t xml:space="preserve">Service </w:t>
      </w:r>
      <w:r w:rsidR="00411336" w:rsidRPr="00BB710F">
        <w:rPr>
          <w:rFonts w:ascii="Times New Roman" w:hAnsi="Times New Roman"/>
        </w:rPr>
        <w:t>Provider</w:t>
      </w:r>
      <w:r w:rsidR="00002709" w:rsidRPr="00BB710F">
        <w:rPr>
          <w:rFonts w:ascii="Times New Roman" w:hAnsi="Times New Roman" w:cs="Times New Roman"/>
        </w:rPr>
        <w:t xml:space="preserve"> </w:t>
      </w:r>
      <w:r w:rsidR="009E5B1E" w:rsidRPr="00BB710F">
        <w:rPr>
          <w:rFonts w:ascii="Times New Roman" w:hAnsi="Times New Roman" w:cs="Times New Roman"/>
        </w:rPr>
        <w:t xml:space="preserve">will provide a warranty </w:t>
      </w:r>
      <w:r w:rsidR="00C96A91" w:rsidRPr="00BB710F">
        <w:rPr>
          <w:rFonts w:ascii="Times New Roman" w:hAnsi="Times New Roman" w:cs="Times New Roman"/>
        </w:rPr>
        <w:t>period o</w:t>
      </w:r>
      <w:r w:rsidR="002F632D">
        <w:rPr>
          <w:rFonts w:ascii="Times New Roman" w:hAnsi="Times New Roman" w:cs="Times New Roman"/>
        </w:rPr>
        <w:t>f</w:t>
      </w:r>
      <w:r w:rsidR="00864C90" w:rsidRPr="00BB710F">
        <w:rPr>
          <w:rFonts w:ascii="Times New Roman" w:hAnsi="Times New Roman" w:cs="Times New Roman"/>
        </w:rPr>
        <w:t xml:space="preserve"> </w:t>
      </w:r>
      <w:r w:rsidR="003A2F3B">
        <w:rPr>
          <w:rFonts w:ascii="Times New Roman" w:hAnsi="Times New Roman" w:cs="Times New Roman"/>
        </w:rPr>
        <w:t>12 Months</w:t>
      </w:r>
      <w:r w:rsidR="00AF6EB8">
        <w:rPr>
          <w:rFonts w:ascii="Times New Roman" w:hAnsi="Times New Roman" w:cs="Times New Roman"/>
        </w:rPr>
        <w:t xml:space="preserve"> </w:t>
      </w:r>
      <w:r w:rsidR="009E5B1E" w:rsidRPr="00BB710F">
        <w:rPr>
          <w:rFonts w:ascii="Times New Roman" w:hAnsi="Times New Roman" w:cs="Times New Roman"/>
        </w:rPr>
        <w:t>from the Go-Live Date (“</w:t>
      </w:r>
      <w:r w:rsidR="009E5B1E" w:rsidRPr="00BB710F">
        <w:rPr>
          <w:rFonts w:ascii="Times New Roman" w:hAnsi="Times New Roman" w:cs="Times New Roman"/>
          <w:b/>
        </w:rPr>
        <w:t>Warranty Period</w:t>
      </w:r>
      <w:r w:rsidR="009E5B1E" w:rsidRPr="00BB710F">
        <w:rPr>
          <w:rFonts w:ascii="Times New Roman" w:hAnsi="Times New Roman" w:cs="Times New Roman"/>
        </w:rPr>
        <w:t xml:space="preserve">”), during which </w:t>
      </w:r>
      <w:r w:rsidR="009E5B1E" w:rsidRPr="00BB710F">
        <w:rPr>
          <w:rFonts w:ascii="Times New Roman" w:hAnsi="Times New Roman"/>
        </w:rPr>
        <w:t>period</w:t>
      </w:r>
      <w:r w:rsidR="009E5B1E" w:rsidRPr="00BB710F">
        <w:rPr>
          <w:rFonts w:ascii="Times New Roman" w:hAnsi="Times New Roman" w:cs="Times New Roman"/>
        </w:rPr>
        <w:t xml:space="preserve"> </w:t>
      </w:r>
      <w:r w:rsidR="00411336" w:rsidRPr="00BB710F">
        <w:rPr>
          <w:rFonts w:ascii="Times New Roman" w:hAnsi="Times New Roman" w:cs="Times New Roman"/>
        </w:rPr>
        <w:t>Service Provider</w:t>
      </w:r>
      <w:r w:rsidR="00002709" w:rsidRPr="00BB710F">
        <w:rPr>
          <w:rFonts w:ascii="Times New Roman" w:hAnsi="Times New Roman" w:cs="Times New Roman"/>
        </w:rPr>
        <w:t xml:space="preserve"> </w:t>
      </w:r>
      <w:r w:rsidR="009E5B1E" w:rsidRPr="00BB710F">
        <w:rPr>
          <w:rFonts w:ascii="Times New Roman" w:hAnsi="Times New Roman" w:cs="Times New Roman"/>
        </w:rPr>
        <w:t>shall fix all errors, bugs, issues</w:t>
      </w:r>
      <w:r w:rsidRPr="00BB710F">
        <w:rPr>
          <w:rFonts w:ascii="Times New Roman" w:hAnsi="Times New Roman" w:cs="Times New Roman"/>
        </w:rPr>
        <w:t>, defects</w:t>
      </w:r>
      <w:r w:rsidR="009E5B1E" w:rsidRPr="00BB710F">
        <w:rPr>
          <w:rFonts w:ascii="Times New Roman" w:hAnsi="Times New Roman" w:cs="Times New Roman"/>
        </w:rPr>
        <w:t xml:space="preserve"> and </w:t>
      </w:r>
      <w:r w:rsidR="00896A11" w:rsidRPr="00BB710F">
        <w:rPr>
          <w:rFonts w:ascii="Times New Roman" w:hAnsi="Times New Roman" w:cs="Times New Roman"/>
        </w:rPr>
        <w:t xml:space="preserve">such </w:t>
      </w:r>
      <w:r w:rsidR="009E5B1E" w:rsidRPr="00BB710F">
        <w:rPr>
          <w:rFonts w:ascii="Times New Roman" w:hAnsi="Times New Roman" w:cs="Times New Roman"/>
        </w:rPr>
        <w:t xml:space="preserve">gaps </w:t>
      </w:r>
      <w:r w:rsidR="00BD7399" w:rsidRPr="00BB710F">
        <w:rPr>
          <w:rFonts w:ascii="Times New Roman" w:hAnsi="Times New Roman" w:cs="Times New Roman"/>
        </w:rPr>
        <w:t xml:space="preserve">as </w:t>
      </w:r>
      <w:r w:rsidR="00896A11" w:rsidRPr="00BB710F">
        <w:rPr>
          <w:rFonts w:ascii="Times New Roman" w:hAnsi="Times New Roman" w:cs="Times New Roman"/>
        </w:rPr>
        <w:t>are identified in the</w:t>
      </w:r>
      <w:r w:rsidR="00BD7399" w:rsidRPr="00BB710F">
        <w:rPr>
          <w:rFonts w:ascii="Times New Roman" w:hAnsi="Times New Roman" w:cs="Times New Roman"/>
        </w:rPr>
        <w:t xml:space="preserve"> Blueprint Documents</w:t>
      </w:r>
      <w:r w:rsidR="00006AA7" w:rsidRPr="00BB710F">
        <w:rPr>
          <w:rFonts w:ascii="Times New Roman" w:hAnsi="Times New Roman" w:cs="Times New Roman"/>
        </w:rPr>
        <w:t>,</w:t>
      </w:r>
      <w:r w:rsidR="00BD7399" w:rsidRPr="00BB710F">
        <w:rPr>
          <w:rFonts w:ascii="Times New Roman" w:hAnsi="Times New Roman" w:cs="Times New Roman"/>
        </w:rPr>
        <w:t xml:space="preserve"> </w:t>
      </w:r>
      <w:r w:rsidR="00627D9A" w:rsidRPr="00BB710F">
        <w:rPr>
          <w:rFonts w:ascii="Times New Roman" w:hAnsi="Times New Roman" w:cs="Times New Roman"/>
        </w:rPr>
        <w:t>within the Composite Software to ensure proper functioning and operation of the Composite Software in live environment</w:t>
      </w:r>
      <w:r w:rsidR="00002709" w:rsidRPr="00BB710F">
        <w:rPr>
          <w:rFonts w:ascii="Times New Roman" w:hAnsi="Times New Roman" w:cs="Times New Roman"/>
        </w:rPr>
        <w:t xml:space="preserve">. </w:t>
      </w:r>
    </w:p>
    <w:p w14:paraId="5250FB17" w14:textId="77777777" w:rsidR="009E5B1E" w:rsidRPr="00BB710F" w:rsidRDefault="009E5B1E" w:rsidP="009E5B1E">
      <w:pPr>
        <w:pStyle w:val="ListParagraph"/>
        <w:rPr>
          <w:rFonts w:ascii="Times New Roman" w:hAnsi="Times New Roman" w:cs="Times New Roman"/>
          <w:i/>
        </w:rPr>
      </w:pPr>
    </w:p>
    <w:p w14:paraId="72CD9AC1" w14:textId="77777777" w:rsidR="00182544" w:rsidRPr="00BB710F" w:rsidRDefault="00366665" w:rsidP="001449DE">
      <w:pPr>
        <w:pStyle w:val="ListParagraph"/>
        <w:numPr>
          <w:ilvl w:val="2"/>
          <w:numId w:val="2"/>
        </w:numPr>
        <w:spacing w:after="0" w:line="240" w:lineRule="auto"/>
        <w:ind w:left="567" w:hanging="567"/>
        <w:rPr>
          <w:rFonts w:ascii="Times New Roman" w:hAnsi="Times New Roman" w:cs="Times New Roman"/>
          <w:u w:val="single"/>
        </w:rPr>
      </w:pPr>
      <w:commentRangeStart w:id="28"/>
      <w:r w:rsidRPr="00BB710F">
        <w:rPr>
          <w:rFonts w:ascii="Times New Roman" w:hAnsi="Times New Roman" w:cs="Times New Roman"/>
          <w:i/>
          <w:u w:val="single"/>
        </w:rPr>
        <w:t xml:space="preserve">Subscription, </w:t>
      </w:r>
      <w:r w:rsidR="004408BC" w:rsidRPr="00BB710F">
        <w:rPr>
          <w:rFonts w:ascii="Times New Roman" w:hAnsi="Times New Roman" w:cs="Times New Roman"/>
          <w:i/>
          <w:u w:val="single"/>
        </w:rPr>
        <w:t>S</w:t>
      </w:r>
      <w:r w:rsidR="00EB264F" w:rsidRPr="00BB710F">
        <w:rPr>
          <w:rFonts w:ascii="Times New Roman" w:hAnsi="Times New Roman" w:cs="Times New Roman"/>
          <w:i/>
          <w:u w:val="single"/>
        </w:rPr>
        <w:t>upport and Maintenance Services</w:t>
      </w:r>
      <w:r w:rsidR="009961BA" w:rsidRPr="00BB710F">
        <w:rPr>
          <w:rFonts w:ascii="Times New Roman" w:hAnsi="Times New Roman" w:cs="Times New Roman"/>
          <w:u w:val="single"/>
        </w:rPr>
        <w:t>.</w:t>
      </w:r>
      <w:r w:rsidR="009961BA" w:rsidRPr="00BB710F">
        <w:rPr>
          <w:rFonts w:ascii="Times New Roman" w:hAnsi="Times New Roman" w:cs="Times New Roman"/>
        </w:rPr>
        <w:t xml:space="preserve"> </w:t>
      </w:r>
      <w:commentRangeEnd w:id="28"/>
      <w:r w:rsidR="00C04987" w:rsidRPr="00BB710F">
        <w:rPr>
          <w:rStyle w:val="CommentReference"/>
          <w:rFonts w:ascii="Times New Roman" w:hAnsi="Times New Roman" w:cs="Times New Roman"/>
          <w:sz w:val="22"/>
          <w:szCs w:val="22"/>
          <w:u w:val="single"/>
        </w:rPr>
        <w:commentReference w:id="28"/>
      </w:r>
    </w:p>
    <w:p w14:paraId="0539A9A9" w14:textId="77777777" w:rsidR="00182544" w:rsidRPr="00BB710F" w:rsidRDefault="00182544" w:rsidP="00182544">
      <w:pPr>
        <w:pStyle w:val="ListParagraph"/>
        <w:spacing w:after="0" w:line="240" w:lineRule="auto"/>
        <w:ind w:left="567"/>
        <w:rPr>
          <w:rFonts w:ascii="Times New Roman" w:hAnsi="Times New Roman" w:cs="Times New Roman"/>
          <w:i/>
          <w:u w:val="single"/>
        </w:rPr>
      </w:pPr>
    </w:p>
    <w:p w14:paraId="07BD8E9B" w14:textId="1E3BBF76" w:rsidR="00EB264F" w:rsidRPr="00BB710F" w:rsidRDefault="0072048F" w:rsidP="0072048F">
      <w:pPr>
        <w:pStyle w:val="ListParagraph"/>
        <w:spacing w:after="0" w:line="240" w:lineRule="auto"/>
        <w:ind w:left="567"/>
        <w:jc w:val="both"/>
        <w:rPr>
          <w:rFonts w:ascii="Times New Roman" w:hAnsi="Times New Roman" w:cs="Times New Roman"/>
          <w:u w:val="single"/>
        </w:rPr>
      </w:pPr>
      <w:r w:rsidRPr="00BB710F">
        <w:rPr>
          <w:rFonts w:ascii="Times New Roman" w:hAnsi="Times New Roman" w:cs="Times New Roman"/>
        </w:rPr>
        <w:t xml:space="preserve">The </w:t>
      </w:r>
      <w:r w:rsidR="00411336" w:rsidRPr="00BB710F">
        <w:rPr>
          <w:rFonts w:ascii="Times New Roman" w:hAnsi="Times New Roman" w:cs="Times New Roman"/>
        </w:rPr>
        <w:t>Service Provider</w:t>
      </w:r>
      <w:r w:rsidR="009961BA" w:rsidRPr="00BB710F">
        <w:rPr>
          <w:rFonts w:ascii="Times New Roman" w:hAnsi="Times New Roman" w:cs="Times New Roman"/>
        </w:rPr>
        <w:t xml:space="preserve"> shall provide the following </w:t>
      </w:r>
      <w:r w:rsidR="00DE1064" w:rsidRPr="00BB710F">
        <w:rPr>
          <w:rFonts w:ascii="Times New Roman" w:hAnsi="Times New Roman" w:cs="Times New Roman"/>
        </w:rPr>
        <w:t>s</w:t>
      </w:r>
      <w:r w:rsidR="009961BA" w:rsidRPr="00BB710F">
        <w:rPr>
          <w:rFonts w:ascii="Times New Roman" w:hAnsi="Times New Roman" w:cs="Times New Roman"/>
        </w:rPr>
        <w:t xml:space="preserve">ervices </w:t>
      </w:r>
      <w:r w:rsidR="00DE1064" w:rsidRPr="00BB710F">
        <w:rPr>
          <w:rFonts w:ascii="Times New Roman" w:hAnsi="Times New Roman" w:cs="Times New Roman"/>
        </w:rPr>
        <w:t>(“</w:t>
      </w:r>
      <w:r w:rsidR="00DE1064" w:rsidRPr="00BB710F">
        <w:rPr>
          <w:rFonts w:ascii="Times New Roman" w:hAnsi="Times New Roman" w:cs="Times New Roman"/>
          <w:b/>
        </w:rPr>
        <w:t>Support Services</w:t>
      </w:r>
      <w:r w:rsidR="00DE1064" w:rsidRPr="00BB710F">
        <w:rPr>
          <w:rFonts w:ascii="Times New Roman" w:hAnsi="Times New Roman" w:cs="Times New Roman"/>
        </w:rPr>
        <w:t xml:space="preserve">”) </w:t>
      </w:r>
      <w:r w:rsidR="009961BA" w:rsidRPr="00BB710F">
        <w:rPr>
          <w:rFonts w:ascii="Times New Roman" w:hAnsi="Times New Roman" w:cs="Times New Roman"/>
        </w:rPr>
        <w:t xml:space="preserve">to the Customer, after </w:t>
      </w:r>
      <w:r w:rsidR="0030178D" w:rsidRPr="00BB710F">
        <w:rPr>
          <w:rFonts w:ascii="Times New Roman" w:hAnsi="Times New Roman" w:cs="Times New Roman"/>
        </w:rPr>
        <w:t xml:space="preserve">phase wise </w:t>
      </w:r>
      <w:r w:rsidR="009961BA" w:rsidRPr="00BB710F">
        <w:rPr>
          <w:rFonts w:ascii="Times New Roman" w:hAnsi="Times New Roman" w:cs="Times New Roman"/>
        </w:rPr>
        <w:t>go-live of the Composite Software, until the end of the Term:</w:t>
      </w:r>
    </w:p>
    <w:p w14:paraId="0E147D58" w14:textId="77777777" w:rsidR="00EB264F" w:rsidRPr="00BB710F" w:rsidRDefault="00EB264F" w:rsidP="00E34CAE">
      <w:pPr>
        <w:pStyle w:val="ListParagraph"/>
        <w:spacing w:after="0" w:line="240" w:lineRule="auto"/>
        <w:ind w:left="360"/>
        <w:rPr>
          <w:rFonts w:ascii="Times New Roman" w:hAnsi="Times New Roman" w:cs="Times New Roman"/>
        </w:rPr>
      </w:pPr>
    </w:p>
    <w:p w14:paraId="431952D0" w14:textId="1F0FF376" w:rsidR="000B54DD" w:rsidRPr="00BB710F" w:rsidRDefault="00B313A4" w:rsidP="00272CB0">
      <w:pPr>
        <w:pStyle w:val="CommentText"/>
        <w:numPr>
          <w:ilvl w:val="0"/>
          <w:numId w:val="17"/>
        </w:numPr>
        <w:spacing w:after="0" w:line="240" w:lineRule="auto"/>
        <w:ind w:left="540" w:hanging="540"/>
        <w:jc w:val="both"/>
        <w:rPr>
          <w:rFonts w:ascii="Times New Roman" w:hAnsi="Times New Roman"/>
          <w:sz w:val="22"/>
          <w:szCs w:val="22"/>
        </w:rPr>
      </w:pPr>
      <w:r w:rsidRPr="00BB710F">
        <w:rPr>
          <w:rFonts w:ascii="Times New Roman" w:hAnsi="Times New Roman"/>
          <w:sz w:val="22"/>
          <w:szCs w:val="22"/>
        </w:rPr>
        <w:t xml:space="preserve">Following the </w:t>
      </w:r>
      <w:r w:rsidR="00002709" w:rsidRPr="00BB710F">
        <w:rPr>
          <w:rFonts w:ascii="Times New Roman" w:hAnsi="Times New Roman"/>
          <w:sz w:val="22"/>
          <w:szCs w:val="22"/>
        </w:rPr>
        <w:t>end of the Warranty Period</w:t>
      </w:r>
      <w:r w:rsidR="001D258C" w:rsidRPr="00BB710F">
        <w:rPr>
          <w:rFonts w:ascii="Times New Roman" w:hAnsi="Times New Roman"/>
          <w:sz w:val="22"/>
          <w:szCs w:val="22"/>
        </w:rPr>
        <w:t xml:space="preserve"> </w:t>
      </w:r>
      <w:r w:rsidR="00002709" w:rsidRPr="00BB710F">
        <w:rPr>
          <w:rFonts w:ascii="Times New Roman" w:hAnsi="Times New Roman"/>
          <w:sz w:val="22"/>
          <w:szCs w:val="22"/>
        </w:rPr>
        <w:t>and thereafter until the end of the Term</w:t>
      </w:r>
      <w:r w:rsidRPr="00BB710F">
        <w:rPr>
          <w:rFonts w:ascii="Times New Roman" w:hAnsi="Times New Roman"/>
          <w:sz w:val="22"/>
          <w:szCs w:val="22"/>
        </w:rPr>
        <w:t xml:space="preserve">, </w:t>
      </w:r>
      <w:r w:rsidR="00411336" w:rsidRPr="00BB710F">
        <w:rPr>
          <w:rFonts w:ascii="Times New Roman" w:hAnsi="Times New Roman"/>
          <w:sz w:val="22"/>
          <w:szCs w:val="22"/>
        </w:rPr>
        <w:t>Service Provider</w:t>
      </w:r>
      <w:r w:rsidRPr="00BB710F">
        <w:rPr>
          <w:rFonts w:ascii="Times New Roman" w:hAnsi="Times New Roman"/>
          <w:sz w:val="22"/>
          <w:szCs w:val="22"/>
        </w:rPr>
        <w:t xml:space="preserve"> will provide all </w:t>
      </w:r>
      <w:r w:rsidR="009961BA" w:rsidRPr="00BB710F">
        <w:rPr>
          <w:rFonts w:ascii="Times New Roman" w:hAnsi="Times New Roman"/>
          <w:sz w:val="22"/>
          <w:szCs w:val="22"/>
        </w:rPr>
        <w:t>such</w:t>
      </w:r>
      <w:r w:rsidR="000B54DD" w:rsidRPr="00BB710F">
        <w:rPr>
          <w:rFonts w:ascii="Times New Roman" w:hAnsi="Times New Roman"/>
          <w:sz w:val="22"/>
          <w:szCs w:val="22"/>
        </w:rPr>
        <w:t xml:space="preserve"> Services</w:t>
      </w:r>
      <w:r w:rsidRPr="00BB710F">
        <w:rPr>
          <w:rFonts w:ascii="Times New Roman" w:hAnsi="Times New Roman"/>
          <w:sz w:val="22"/>
          <w:szCs w:val="22"/>
        </w:rPr>
        <w:t xml:space="preserve"> </w:t>
      </w:r>
      <w:r w:rsidR="00DE1064" w:rsidRPr="00BB710F">
        <w:rPr>
          <w:rFonts w:ascii="Times New Roman" w:hAnsi="Times New Roman"/>
          <w:sz w:val="22"/>
          <w:szCs w:val="22"/>
        </w:rPr>
        <w:t>(</w:t>
      </w:r>
      <w:r w:rsidR="00FE7649" w:rsidRPr="00BB710F">
        <w:rPr>
          <w:rFonts w:ascii="Times New Roman" w:hAnsi="Times New Roman"/>
          <w:sz w:val="22"/>
          <w:szCs w:val="22"/>
        </w:rPr>
        <w:t>including scheduled and unscheduled maintenance services</w:t>
      </w:r>
      <w:r w:rsidR="00DE1064" w:rsidRPr="00BB710F">
        <w:rPr>
          <w:rFonts w:ascii="Times New Roman" w:hAnsi="Times New Roman"/>
          <w:sz w:val="22"/>
          <w:szCs w:val="22"/>
        </w:rPr>
        <w:t>)</w:t>
      </w:r>
      <w:r w:rsidR="00FE7649" w:rsidRPr="00BB710F">
        <w:rPr>
          <w:rFonts w:ascii="Times New Roman" w:hAnsi="Times New Roman"/>
          <w:sz w:val="22"/>
          <w:szCs w:val="22"/>
        </w:rPr>
        <w:t xml:space="preserve"> as described in </w:t>
      </w:r>
      <w:r w:rsidR="00FE7649" w:rsidRPr="00BB710F">
        <w:rPr>
          <w:rFonts w:ascii="Times New Roman" w:hAnsi="Times New Roman"/>
          <w:b/>
          <w:sz w:val="22"/>
          <w:szCs w:val="22"/>
        </w:rPr>
        <w:t>Annexure A</w:t>
      </w:r>
      <w:r w:rsidR="00002709" w:rsidRPr="00BB710F">
        <w:rPr>
          <w:rFonts w:ascii="Times New Roman" w:hAnsi="Times New Roman"/>
          <w:sz w:val="22"/>
          <w:szCs w:val="22"/>
        </w:rPr>
        <w:t>,</w:t>
      </w:r>
      <w:r w:rsidR="004408BC" w:rsidRPr="00BB710F">
        <w:rPr>
          <w:rFonts w:ascii="Times New Roman" w:hAnsi="Times New Roman"/>
          <w:sz w:val="22"/>
          <w:szCs w:val="22"/>
        </w:rPr>
        <w:t xml:space="preserve"> </w:t>
      </w:r>
      <w:r w:rsidR="00FE0833" w:rsidRPr="00BB710F">
        <w:rPr>
          <w:rFonts w:ascii="Times New Roman" w:hAnsi="Times New Roman"/>
          <w:sz w:val="22"/>
          <w:szCs w:val="22"/>
        </w:rPr>
        <w:t xml:space="preserve">in accordance with the </w:t>
      </w:r>
      <w:r w:rsidRPr="00BB710F">
        <w:rPr>
          <w:rFonts w:ascii="Times New Roman" w:hAnsi="Times New Roman"/>
          <w:sz w:val="22"/>
          <w:szCs w:val="22"/>
        </w:rPr>
        <w:t>service levels</w:t>
      </w:r>
      <w:r w:rsidR="00FE0833" w:rsidRPr="00BB710F">
        <w:rPr>
          <w:rFonts w:ascii="Times New Roman" w:hAnsi="Times New Roman"/>
          <w:sz w:val="22"/>
          <w:szCs w:val="22"/>
        </w:rPr>
        <w:t>,</w:t>
      </w:r>
      <w:r w:rsidRPr="00BB710F">
        <w:rPr>
          <w:rFonts w:ascii="Times New Roman" w:hAnsi="Times New Roman"/>
          <w:sz w:val="22"/>
          <w:szCs w:val="22"/>
        </w:rPr>
        <w:t xml:space="preserve"> </w:t>
      </w:r>
      <w:r w:rsidR="004331BA" w:rsidRPr="00BB710F">
        <w:rPr>
          <w:rFonts w:ascii="Times New Roman" w:hAnsi="Times New Roman"/>
          <w:sz w:val="22"/>
          <w:szCs w:val="22"/>
        </w:rPr>
        <w:t xml:space="preserve">as </w:t>
      </w:r>
      <w:r w:rsidRPr="00BB710F">
        <w:rPr>
          <w:rFonts w:ascii="Times New Roman" w:hAnsi="Times New Roman"/>
          <w:sz w:val="22"/>
          <w:szCs w:val="22"/>
        </w:rPr>
        <w:t xml:space="preserve">detailed in </w:t>
      </w:r>
      <w:r w:rsidR="004408BC" w:rsidRPr="00BB710F">
        <w:rPr>
          <w:rFonts w:ascii="Times New Roman" w:hAnsi="Times New Roman"/>
          <w:b/>
          <w:sz w:val="22"/>
          <w:szCs w:val="22"/>
        </w:rPr>
        <w:t>Annexure B</w:t>
      </w:r>
      <w:r w:rsidR="00C26730" w:rsidRPr="00BB710F">
        <w:rPr>
          <w:rFonts w:ascii="Times New Roman" w:hAnsi="Times New Roman"/>
          <w:b/>
          <w:sz w:val="22"/>
          <w:szCs w:val="22"/>
        </w:rPr>
        <w:t xml:space="preserve"> </w:t>
      </w:r>
      <w:r w:rsidR="00C26730" w:rsidRPr="00BB710F">
        <w:rPr>
          <w:rFonts w:ascii="Times New Roman" w:hAnsi="Times New Roman"/>
          <w:sz w:val="22"/>
          <w:szCs w:val="22"/>
        </w:rPr>
        <w:t>(“</w:t>
      </w:r>
      <w:r w:rsidR="00C26730" w:rsidRPr="00BB710F">
        <w:rPr>
          <w:rFonts w:ascii="Times New Roman" w:hAnsi="Times New Roman"/>
          <w:b/>
          <w:sz w:val="22"/>
          <w:szCs w:val="22"/>
        </w:rPr>
        <w:t>Service Levels</w:t>
      </w:r>
      <w:r w:rsidR="00C26730" w:rsidRPr="00BB710F">
        <w:rPr>
          <w:rFonts w:ascii="Times New Roman" w:hAnsi="Times New Roman"/>
          <w:sz w:val="22"/>
          <w:szCs w:val="22"/>
        </w:rPr>
        <w:t>”)</w:t>
      </w:r>
      <w:r w:rsidR="004408BC" w:rsidRPr="00BB710F">
        <w:rPr>
          <w:rFonts w:ascii="Times New Roman" w:hAnsi="Times New Roman"/>
          <w:sz w:val="22"/>
          <w:szCs w:val="22"/>
        </w:rPr>
        <w:t>.</w:t>
      </w:r>
      <w:r w:rsidR="00224D78" w:rsidRPr="00BB710F">
        <w:rPr>
          <w:rFonts w:ascii="Times New Roman" w:hAnsi="Times New Roman"/>
          <w:sz w:val="22"/>
          <w:szCs w:val="22"/>
        </w:rPr>
        <w:t xml:space="preserve"> </w:t>
      </w:r>
      <w:r w:rsidR="0072048F" w:rsidRPr="00BB710F">
        <w:rPr>
          <w:rFonts w:ascii="Times New Roman" w:hAnsi="Times New Roman"/>
          <w:sz w:val="22"/>
          <w:szCs w:val="22"/>
        </w:rPr>
        <w:t xml:space="preserve">The </w:t>
      </w:r>
      <w:r w:rsidR="00411336" w:rsidRPr="00BB710F">
        <w:rPr>
          <w:rFonts w:ascii="Times New Roman" w:hAnsi="Times New Roman"/>
          <w:sz w:val="22"/>
          <w:szCs w:val="22"/>
        </w:rPr>
        <w:t>Service Provider</w:t>
      </w:r>
      <w:r w:rsidR="00135934" w:rsidRPr="00BB710F">
        <w:rPr>
          <w:rFonts w:ascii="Times New Roman" w:hAnsi="Times New Roman"/>
          <w:sz w:val="22"/>
          <w:szCs w:val="22"/>
        </w:rPr>
        <w:t xml:space="preserve"> </w:t>
      </w:r>
      <w:r w:rsidR="00C26730" w:rsidRPr="00BB710F">
        <w:rPr>
          <w:rFonts w:ascii="Times New Roman" w:hAnsi="Times New Roman"/>
          <w:sz w:val="22"/>
          <w:szCs w:val="22"/>
        </w:rPr>
        <w:t>acknowledges and agrees that failu</w:t>
      </w:r>
      <w:r w:rsidR="00135934" w:rsidRPr="00BB710F">
        <w:rPr>
          <w:rFonts w:ascii="Times New Roman" w:hAnsi="Times New Roman"/>
          <w:sz w:val="22"/>
          <w:szCs w:val="22"/>
        </w:rPr>
        <w:t>re to adhere to the timelines</w:t>
      </w:r>
      <w:r w:rsidR="00C26730" w:rsidRPr="00BB710F">
        <w:rPr>
          <w:rFonts w:ascii="Times New Roman" w:hAnsi="Times New Roman"/>
          <w:sz w:val="22"/>
          <w:szCs w:val="22"/>
        </w:rPr>
        <w:t xml:space="preserve"> and Service Levels shall be deemed as a material breach of the terms of this Agreement. </w:t>
      </w:r>
      <w:r w:rsidR="00135934" w:rsidRPr="00BB710F">
        <w:rPr>
          <w:rFonts w:ascii="Times New Roman" w:hAnsi="Times New Roman"/>
          <w:sz w:val="22"/>
          <w:szCs w:val="22"/>
        </w:rPr>
        <w:t xml:space="preserve"> </w:t>
      </w:r>
      <w:r w:rsidR="00D91BCB" w:rsidRPr="00BB710F">
        <w:rPr>
          <w:rFonts w:ascii="Times New Roman" w:hAnsi="Times New Roman"/>
          <w:sz w:val="22"/>
          <w:szCs w:val="22"/>
        </w:rPr>
        <w:t xml:space="preserve">In the event of any breach of the Service Levels specified above, IndiGo will, without prejudice to any rights or remedies available to it under the Agreement or Law (including IndiGo’s right to terminate this Agreement under Clause 8.2), be eligible to receive a credit in the manner specified </w:t>
      </w:r>
      <w:r w:rsidR="004E257F">
        <w:rPr>
          <w:rFonts w:ascii="Times New Roman" w:hAnsi="Times New Roman"/>
          <w:sz w:val="22"/>
          <w:szCs w:val="22"/>
        </w:rPr>
        <w:t>under</w:t>
      </w:r>
      <w:r w:rsidR="00D91BCB" w:rsidRPr="00BB710F">
        <w:rPr>
          <w:rFonts w:ascii="Times New Roman" w:hAnsi="Times New Roman"/>
          <w:sz w:val="22"/>
          <w:szCs w:val="22"/>
        </w:rPr>
        <w:t xml:space="preserve"> </w:t>
      </w:r>
      <w:r w:rsidR="00D91BCB" w:rsidRPr="00BB710F">
        <w:rPr>
          <w:rFonts w:ascii="Times New Roman" w:hAnsi="Times New Roman"/>
          <w:b/>
          <w:sz w:val="22"/>
          <w:szCs w:val="22"/>
        </w:rPr>
        <w:t>Annexure B</w:t>
      </w:r>
      <w:r w:rsidR="008339F5">
        <w:rPr>
          <w:rFonts w:ascii="Times New Roman" w:hAnsi="Times New Roman"/>
          <w:b/>
          <w:sz w:val="22"/>
          <w:szCs w:val="22"/>
        </w:rPr>
        <w:t xml:space="preserve"> </w:t>
      </w:r>
      <w:r w:rsidR="008339F5" w:rsidRPr="002B2317">
        <w:rPr>
          <w:rFonts w:ascii="Times New Roman" w:hAnsi="Times New Roman"/>
          <w:bCs/>
          <w:sz w:val="22"/>
          <w:szCs w:val="22"/>
        </w:rPr>
        <w:t>(</w:t>
      </w:r>
      <w:r w:rsidR="008339F5">
        <w:rPr>
          <w:rFonts w:ascii="Times New Roman" w:hAnsi="Times New Roman"/>
          <w:b/>
          <w:sz w:val="22"/>
          <w:szCs w:val="22"/>
        </w:rPr>
        <w:t>“Service Credit”</w:t>
      </w:r>
      <w:r w:rsidR="008339F5" w:rsidRPr="002B2317">
        <w:rPr>
          <w:rFonts w:ascii="Times New Roman" w:hAnsi="Times New Roman"/>
          <w:bCs/>
          <w:sz w:val="22"/>
          <w:szCs w:val="22"/>
        </w:rPr>
        <w:t>)</w:t>
      </w:r>
      <w:r w:rsidR="00D91BCB" w:rsidRPr="00BB710F">
        <w:rPr>
          <w:rFonts w:ascii="Times New Roman" w:hAnsi="Times New Roman"/>
          <w:sz w:val="22"/>
          <w:szCs w:val="22"/>
        </w:rPr>
        <w:t xml:space="preserve">, which shall be applied and adjusted as a discount in the invoice issued by </w:t>
      </w:r>
      <w:r w:rsidR="0072048F" w:rsidRPr="00BB710F">
        <w:rPr>
          <w:rFonts w:ascii="Times New Roman" w:hAnsi="Times New Roman"/>
          <w:sz w:val="22"/>
          <w:szCs w:val="22"/>
        </w:rPr>
        <w:t xml:space="preserve">the </w:t>
      </w:r>
      <w:r w:rsidR="00411336" w:rsidRPr="00BB710F">
        <w:rPr>
          <w:rFonts w:ascii="Times New Roman" w:hAnsi="Times New Roman"/>
          <w:sz w:val="22"/>
          <w:szCs w:val="22"/>
        </w:rPr>
        <w:t>Service Provider</w:t>
      </w:r>
      <w:r w:rsidR="00D91BCB" w:rsidRPr="00BB710F">
        <w:rPr>
          <w:rFonts w:ascii="Times New Roman" w:hAnsi="Times New Roman"/>
          <w:sz w:val="22"/>
          <w:szCs w:val="22"/>
        </w:rPr>
        <w:t xml:space="preserve"> in the immediately subsequent month</w:t>
      </w:r>
      <w:r w:rsidR="00135934" w:rsidRPr="00BB710F">
        <w:rPr>
          <w:rFonts w:ascii="Times New Roman" w:hAnsi="Times New Roman"/>
          <w:sz w:val="22"/>
          <w:szCs w:val="22"/>
        </w:rPr>
        <w:t xml:space="preserve">. </w:t>
      </w:r>
      <w:r w:rsidR="00A863D0">
        <w:rPr>
          <w:rFonts w:ascii="Times New Roman" w:hAnsi="Times New Roman"/>
          <w:sz w:val="22"/>
          <w:szCs w:val="22"/>
        </w:rPr>
        <w:t xml:space="preserve">Service Provider </w:t>
      </w:r>
      <w:r w:rsidR="00A863D0" w:rsidRPr="00A863D0">
        <w:rPr>
          <w:rFonts w:ascii="Times New Roman" w:hAnsi="Times New Roman"/>
          <w:sz w:val="22"/>
          <w:szCs w:val="22"/>
        </w:rPr>
        <w:t xml:space="preserve">acknowledges and agrees that Service Credits are not penalties or liquidated damages but are an adjustment to the fees to compensate the </w:t>
      </w:r>
      <w:r w:rsidR="00845C31">
        <w:rPr>
          <w:rFonts w:ascii="Times New Roman" w:hAnsi="Times New Roman"/>
          <w:sz w:val="22"/>
          <w:szCs w:val="22"/>
        </w:rPr>
        <w:t>IndiGo</w:t>
      </w:r>
      <w:r w:rsidR="00A863D0" w:rsidRPr="00A863D0">
        <w:rPr>
          <w:rFonts w:ascii="Times New Roman" w:hAnsi="Times New Roman"/>
          <w:sz w:val="22"/>
          <w:szCs w:val="22"/>
        </w:rPr>
        <w:t xml:space="preserve"> for the diminished value of the products and services</w:t>
      </w:r>
      <w:r w:rsidR="00A1580F">
        <w:rPr>
          <w:rFonts w:ascii="Times New Roman" w:hAnsi="Times New Roman"/>
          <w:sz w:val="22"/>
          <w:szCs w:val="22"/>
        </w:rPr>
        <w:t xml:space="preserve"> </w:t>
      </w:r>
      <w:r w:rsidR="00A1580F" w:rsidRPr="00A1580F">
        <w:rPr>
          <w:rFonts w:ascii="Times New Roman" w:hAnsi="Times New Roman"/>
          <w:sz w:val="22"/>
          <w:szCs w:val="22"/>
        </w:rPr>
        <w:t>and are without prejudice to any other right or remedy of the Customer under this Agreement and/or applicable law</w:t>
      </w:r>
      <w:r w:rsidR="00A863D0" w:rsidRPr="00A863D0">
        <w:rPr>
          <w:rFonts w:ascii="Times New Roman" w:hAnsi="Times New Roman"/>
          <w:sz w:val="22"/>
          <w:szCs w:val="22"/>
        </w:rPr>
        <w:t>.</w:t>
      </w:r>
    </w:p>
    <w:p w14:paraId="7B6028B4" w14:textId="77777777" w:rsidR="008E0DB9" w:rsidRPr="00BB710F" w:rsidRDefault="008E0DB9" w:rsidP="008E0DB9">
      <w:pPr>
        <w:pStyle w:val="CommentText"/>
        <w:spacing w:after="0" w:line="240" w:lineRule="auto"/>
        <w:jc w:val="both"/>
        <w:rPr>
          <w:rFonts w:ascii="Times New Roman" w:hAnsi="Times New Roman"/>
          <w:u w:val="single"/>
        </w:rPr>
      </w:pPr>
    </w:p>
    <w:p w14:paraId="40651822" w14:textId="6EE749E4" w:rsidR="008019D4" w:rsidRPr="00BB710F" w:rsidRDefault="00954E93" w:rsidP="00272CB0">
      <w:pPr>
        <w:pStyle w:val="CommentText"/>
        <w:numPr>
          <w:ilvl w:val="0"/>
          <w:numId w:val="17"/>
        </w:numPr>
        <w:spacing w:after="0" w:line="240" w:lineRule="auto"/>
        <w:ind w:left="540" w:hanging="540"/>
        <w:jc w:val="both"/>
        <w:rPr>
          <w:rFonts w:ascii="Times New Roman" w:hAnsi="Times New Roman"/>
          <w:sz w:val="22"/>
          <w:szCs w:val="22"/>
        </w:rPr>
      </w:pPr>
      <w:r w:rsidRPr="00BB710F">
        <w:rPr>
          <w:rFonts w:ascii="Times New Roman" w:hAnsi="Times New Roman"/>
          <w:sz w:val="22"/>
          <w:szCs w:val="22"/>
        </w:rPr>
        <w:t xml:space="preserve">During the Term, </w:t>
      </w:r>
      <w:r w:rsidR="0072048F" w:rsidRPr="00BB710F">
        <w:rPr>
          <w:rFonts w:ascii="Times New Roman" w:hAnsi="Times New Roman"/>
          <w:sz w:val="22"/>
          <w:szCs w:val="22"/>
        </w:rPr>
        <w:t xml:space="preserve">the </w:t>
      </w:r>
      <w:r w:rsidR="00411336" w:rsidRPr="00BB710F">
        <w:rPr>
          <w:rFonts w:ascii="Times New Roman" w:hAnsi="Times New Roman"/>
          <w:sz w:val="22"/>
          <w:szCs w:val="22"/>
        </w:rPr>
        <w:t>Service Provider</w:t>
      </w:r>
      <w:r w:rsidR="001D258C" w:rsidRPr="00BB710F">
        <w:rPr>
          <w:rFonts w:ascii="Times New Roman" w:hAnsi="Times New Roman"/>
          <w:sz w:val="22"/>
          <w:szCs w:val="22"/>
        </w:rPr>
        <w:t xml:space="preserve"> </w:t>
      </w:r>
      <w:r w:rsidRPr="00BB710F">
        <w:rPr>
          <w:rFonts w:ascii="Times New Roman" w:hAnsi="Times New Roman"/>
          <w:sz w:val="22"/>
          <w:szCs w:val="22"/>
        </w:rPr>
        <w:t xml:space="preserve">will release </w:t>
      </w:r>
      <w:r w:rsidR="008019D4" w:rsidRPr="00BB710F">
        <w:rPr>
          <w:rFonts w:ascii="Times New Roman" w:hAnsi="Times New Roman"/>
          <w:sz w:val="22"/>
          <w:szCs w:val="22"/>
        </w:rPr>
        <w:t xml:space="preserve">all necessary </w:t>
      </w:r>
      <w:r w:rsidRPr="00BB710F">
        <w:rPr>
          <w:rFonts w:ascii="Times New Roman" w:hAnsi="Times New Roman"/>
          <w:sz w:val="22"/>
          <w:szCs w:val="22"/>
        </w:rPr>
        <w:t xml:space="preserve">Upgrades, </w:t>
      </w:r>
      <w:r w:rsidR="00C738FC" w:rsidRPr="00BB710F">
        <w:rPr>
          <w:rFonts w:ascii="Times New Roman" w:hAnsi="Times New Roman"/>
          <w:sz w:val="22"/>
          <w:szCs w:val="22"/>
        </w:rPr>
        <w:t>on a timely basis</w:t>
      </w:r>
      <w:r w:rsidR="008019D4" w:rsidRPr="00BB710F">
        <w:rPr>
          <w:rFonts w:ascii="Times New Roman" w:hAnsi="Times New Roman"/>
          <w:sz w:val="22"/>
          <w:szCs w:val="22"/>
        </w:rPr>
        <w:t>, at no additional cost to the Customer</w:t>
      </w:r>
      <w:r w:rsidRPr="00BB710F">
        <w:rPr>
          <w:rFonts w:ascii="Times New Roman" w:hAnsi="Times New Roman"/>
          <w:sz w:val="22"/>
          <w:szCs w:val="22"/>
        </w:rPr>
        <w:t>.</w:t>
      </w:r>
      <w:r w:rsidR="008019D4" w:rsidRPr="00BB710F">
        <w:rPr>
          <w:rFonts w:ascii="Times New Roman" w:hAnsi="Times New Roman"/>
          <w:sz w:val="22"/>
          <w:szCs w:val="22"/>
        </w:rPr>
        <w:t xml:space="preserve"> </w:t>
      </w:r>
      <w:r w:rsidR="00411336" w:rsidRPr="00BB710F">
        <w:rPr>
          <w:rFonts w:ascii="Times New Roman" w:hAnsi="Times New Roman"/>
          <w:sz w:val="22"/>
          <w:szCs w:val="22"/>
        </w:rPr>
        <w:t>Service Provider</w:t>
      </w:r>
      <w:r w:rsidR="001D258C" w:rsidRPr="00BB710F">
        <w:rPr>
          <w:rFonts w:ascii="Times New Roman" w:hAnsi="Times New Roman"/>
          <w:sz w:val="22"/>
          <w:szCs w:val="22"/>
        </w:rPr>
        <w:t xml:space="preserve"> </w:t>
      </w:r>
      <w:r w:rsidR="00C738FC" w:rsidRPr="00BB710F">
        <w:rPr>
          <w:rFonts w:ascii="Times New Roman" w:hAnsi="Times New Roman"/>
          <w:sz w:val="22"/>
          <w:szCs w:val="22"/>
        </w:rPr>
        <w:t xml:space="preserve">will, at a minimum, </w:t>
      </w:r>
      <w:proofErr w:type="gramStart"/>
      <w:r w:rsidR="00C738FC" w:rsidRPr="00BB710F">
        <w:rPr>
          <w:rFonts w:ascii="Times New Roman" w:hAnsi="Times New Roman"/>
          <w:sz w:val="22"/>
          <w:szCs w:val="22"/>
        </w:rPr>
        <w:t xml:space="preserve">give </w:t>
      </w:r>
      <w:r w:rsidR="0049585C" w:rsidRPr="00BB710F">
        <w:rPr>
          <w:rFonts w:ascii="Times New Roman" w:hAnsi="Times New Roman"/>
          <w:sz w:val="22"/>
          <w:szCs w:val="22"/>
        </w:rPr>
        <w:t xml:space="preserve"> </w:t>
      </w:r>
      <w:r w:rsidR="00F12D38" w:rsidRPr="00BB710F">
        <w:rPr>
          <w:rFonts w:ascii="Times New Roman" w:hAnsi="Times New Roman"/>
          <w:sz w:val="22"/>
          <w:szCs w:val="22"/>
        </w:rPr>
        <w:t>4</w:t>
      </w:r>
      <w:proofErr w:type="gramEnd"/>
      <w:r w:rsidR="001A3E65">
        <w:rPr>
          <w:rFonts w:ascii="Times New Roman" w:hAnsi="Times New Roman"/>
          <w:sz w:val="22"/>
          <w:szCs w:val="22"/>
        </w:rPr>
        <w:t xml:space="preserve"> (four)</w:t>
      </w:r>
      <w:r w:rsidR="00F12D38" w:rsidRPr="00BB710F">
        <w:rPr>
          <w:rFonts w:ascii="Times New Roman" w:hAnsi="Times New Roman"/>
          <w:sz w:val="22"/>
          <w:szCs w:val="22"/>
        </w:rPr>
        <w:t xml:space="preserve"> </w:t>
      </w:r>
      <w:proofErr w:type="spellStart"/>
      <w:r w:rsidR="00F12D38" w:rsidRPr="00BB710F">
        <w:rPr>
          <w:rFonts w:ascii="Times New Roman" w:hAnsi="Times New Roman"/>
          <w:sz w:val="22"/>
          <w:szCs w:val="22"/>
        </w:rPr>
        <w:t xml:space="preserve">weeks </w:t>
      </w:r>
      <w:r w:rsidR="00C738FC" w:rsidRPr="00BB710F">
        <w:rPr>
          <w:rFonts w:ascii="Times New Roman" w:hAnsi="Times New Roman"/>
          <w:sz w:val="22"/>
          <w:szCs w:val="22"/>
        </w:rPr>
        <w:t>notice</w:t>
      </w:r>
      <w:proofErr w:type="spellEnd"/>
      <w:r w:rsidR="00C738FC" w:rsidRPr="00BB710F">
        <w:rPr>
          <w:rFonts w:ascii="Times New Roman" w:hAnsi="Times New Roman"/>
          <w:sz w:val="22"/>
          <w:szCs w:val="22"/>
        </w:rPr>
        <w:t xml:space="preserve"> to the Customer of any Upgrade that will significantly impact the Customer </w:t>
      </w:r>
      <w:r w:rsidR="007B0645" w:rsidRPr="00BB710F">
        <w:rPr>
          <w:rFonts w:ascii="Times New Roman" w:hAnsi="Times New Roman"/>
          <w:sz w:val="22"/>
          <w:szCs w:val="22"/>
        </w:rPr>
        <w:t xml:space="preserve">System </w:t>
      </w:r>
      <w:r w:rsidR="00C738FC" w:rsidRPr="00BB710F">
        <w:rPr>
          <w:rFonts w:ascii="Times New Roman" w:hAnsi="Times New Roman"/>
          <w:sz w:val="22"/>
          <w:szCs w:val="22"/>
        </w:rPr>
        <w:t xml:space="preserve">or </w:t>
      </w:r>
      <w:r w:rsidR="007B0645" w:rsidRPr="00BB710F">
        <w:rPr>
          <w:rFonts w:ascii="Times New Roman" w:hAnsi="Times New Roman"/>
          <w:sz w:val="22"/>
          <w:szCs w:val="22"/>
        </w:rPr>
        <w:t xml:space="preserve">Composite </w:t>
      </w:r>
      <w:r w:rsidR="00C738FC" w:rsidRPr="00BB710F">
        <w:rPr>
          <w:rFonts w:ascii="Times New Roman" w:hAnsi="Times New Roman"/>
          <w:sz w:val="22"/>
          <w:szCs w:val="22"/>
        </w:rPr>
        <w:t xml:space="preserve">Software. </w:t>
      </w:r>
      <w:r w:rsidR="00411336" w:rsidRPr="00BB710F">
        <w:rPr>
          <w:rFonts w:ascii="Times New Roman" w:hAnsi="Times New Roman"/>
          <w:sz w:val="22"/>
          <w:szCs w:val="22"/>
        </w:rPr>
        <w:t>Service Provider</w:t>
      </w:r>
      <w:r w:rsidR="001D258C" w:rsidRPr="00BB710F">
        <w:rPr>
          <w:rFonts w:ascii="Times New Roman" w:hAnsi="Times New Roman"/>
          <w:sz w:val="22"/>
          <w:szCs w:val="22"/>
        </w:rPr>
        <w:t xml:space="preserve"> </w:t>
      </w:r>
      <w:r w:rsidR="008019D4" w:rsidRPr="00BB710F">
        <w:rPr>
          <w:rFonts w:ascii="Times New Roman" w:hAnsi="Times New Roman"/>
          <w:sz w:val="22"/>
          <w:szCs w:val="22"/>
        </w:rPr>
        <w:t>will ensure that all Upgrades are compatible with Customer Systems</w:t>
      </w:r>
      <w:r w:rsidR="00FF4A43">
        <w:rPr>
          <w:rFonts w:ascii="Times New Roman" w:hAnsi="Times New Roman"/>
          <w:sz w:val="22"/>
          <w:szCs w:val="22"/>
        </w:rPr>
        <w:t xml:space="preserve"> and do </w:t>
      </w:r>
      <w:r w:rsidR="004929BE">
        <w:rPr>
          <w:rFonts w:ascii="Times New Roman" w:hAnsi="Times New Roman"/>
          <w:sz w:val="22"/>
          <w:szCs w:val="22"/>
        </w:rPr>
        <w:t xml:space="preserve">not reduce the functionality or </w:t>
      </w:r>
      <w:r w:rsidR="004929BE" w:rsidRPr="004929BE">
        <w:rPr>
          <w:rFonts w:ascii="Times New Roman" w:hAnsi="Times New Roman"/>
          <w:sz w:val="22"/>
          <w:szCs w:val="22"/>
        </w:rPr>
        <w:t>cause any adverse impact on the Customer</w:t>
      </w:r>
      <w:r w:rsidR="004929BE">
        <w:rPr>
          <w:rFonts w:ascii="Times New Roman" w:hAnsi="Times New Roman"/>
          <w:sz w:val="22"/>
          <w:szCs w:val="22"/>
        </w:rPr>
        <w:t>, without the prior written approval of the Customer</w:t>
      </w:r>
      <w:r w:rsidR="008019D4" w:rsidRPr="00BB710F">
        <w:rPr>
          <w:rFonts w:ascii="Times New Roman" w:hAnsi="Times New Roman"/>
          <w:sz w:val="22"/>
          <w:szCs w:val="22"/>
        </w:rPr>
        <w:t>. If any Upgrade:</w:t>
      </w:r>
      <w:r w:rsidR="001D258C" w:rsidRPr="00BB710F">
        <w:rPr>
          <w:rFonts w:ascii="Times New Roman" w:hAnsi="Times New Roman"/>
          <w:sz w:val="22"/>
          <w:szCs w:val="22"/>
        </w:rPr>
        <w:t xml:space="preserve">   </w:t>
      </w:r>
    </w:p>
    <w:p w14:paraId="015BA998" w14:textId="77777777" w:rsidR="008019D4" w:rsidRPr="00BB710F" w:rsidRDefault="008019D4" w:rsidP="007E40E4">
      <w:pPr>
        <w:pStyle w:val="ListParagraph"/>
        <w:spacing w:after="0" w:line="240" w:lineRule="auto"/>
        <w:rPr>
          <w:rFonts w:ascii="Times New Roman" w:hAnsi="Times New Roman" w:cs="Times New Roman"/>
        </w:rPr>
      </w:pPr>
    </w:p>
    <w:p w14:paraId="3485EC82" w14:textId="7593C06C" w:rsidR="008019D4" w:rsidRPr="00BB710F" w:rsidRDefault="008019D4" w:rsidP="0072048F">
      <w:pPr>
        <w:pStyle w:val="ListParagraph"/>
        <w:spacing w:after="0" w:line="240" w:lineRule="auto"/>
        <w:ind w:left="1170" w:hanging="630"/>
        <w:jc w:val="both"/>
        <w:rPr>
          <w:rFonts w:ascii="Times New Roman" w:hAnsi="Times New Roman" w:cs="Times New Roman"/>
        </w:rPr>
      </w:pPr>
      <w:r w:rsidRPr="00BB710F">
        <w:rPr>
          <w:rFonts w:ascii="Times New Roman" w:hAnsi="Times New Roman" w:cs="Times New Roman"/>
        </w:rPr>
        <w:t>(</w:t>
      </w:r>
      <w:proofErr w:type="spellStart"/>
      <w:r w:rsidRPr="00BB710F">
        <w:rPr>
          <w:rFonts w:ascii="Times New Roman" w:hAnsi="Times New Roman" w:cs="Times New Roman"/>
        </w:rPr>
        <w:t>i</w:t>
      </w:r>
      <w:proofErr w:type="spellEnd"/>
      <w:r w:rsidRPr="00BB710F">
        <w:rPr>
          <w:rFonts w:ascii="Times New Roman" w:hAnsi="Times New Roman" w:cs="Times New Roman"/>
        </w:rPr>
        <w:t xml:space="preserve">) </w:t>
      </w:r>
      <w:r w:rsidR="007F5FBC" w:rsidRPr="00BB710F">
        <w:rPr>
          <w:rFonts w:ascii="Times New Roman" w:hAnsi="Times New Roman" w:cs="Times New Roman"/>
        </w:rPr>
        <w:tab/>
      </w:r>
      <w:r w:rsidRPr="00BB710F">
        <w:rPr>
          <w:rFonts w:ascii="Times New Roman" w:hAnsi="Times New Roman" w:cs="Times New Roman"/>
        </w:rPr>
        <w:t xml:space="preserve">results in any interference or disruption in the </w:t>
      </w:r>
      <w:r w:rsidR="007B0645" w:rsidRPr="00BB710F">
        <w:rPr>
          <w:rFonts w:ascii="Times New Roman" w:hAnsi="Times New Roman" w:cs="Times New Roman"/>
        </w:rPr>
        <w:t xml:space="preserve">Composite </w:t>
      </w:r>
      <w:r w:rsidRPr="00BB710F">
        <w:rPr>
          <w:rFonts w:ascii="Times New Roman" w:hAnsi="Times New Roman" w:cs="Times New Roman"/>
        </w:rPr>
        <w:t xml:space="preserve">Software, </w:t>
      </w:r>
      <w:r w:rsidR="00411336" w:rsidRPr="00BB710F">
        <w:rPr>
          <w:rFonts w:ascii="Times New Roman" w:hAnsi="Times New Roman" w:cs="Times New Roman"/>
        </w:rPr>
        <w:t>Service Provider</w:t>
      </w:r>
      <w:r w:rsidR="001D258C" w:rsidRPr="00BB710F">
        <w:rPr>
          <w:rFonts w:ascii="Times New Roman" w:hAnsi="Times New Roman" w:cs="Times New Roman"/>
        </w:rPr>
        <w:t xml:space="preserve"> </w:t>
      </w:r>
      <w:r w:rsidRPr="00BB710F">
        <w:rPr>
          <w:rFonts w:ascii="Times New Roman" w:hAnsi="Times New Roman" w:cs="Times New Roman"/>
        </w:rPr>
        <w:t>will be responsible and liable for removing such interference or disruption, at its sole cost and liability; and/or</w:t>
      </w:r>
      <w:r w:rsidR="001D258C" w:rsidRPr="00BB710F">
        <w:rPr>
          <w:rFonts w:ascii="Times New Roman" w:hAnsi="Times New Roman" w:cs="Times New Roman"/>
        </w:rPr>
        <w:t xml:space="preserve"> </w:t>
      </w:r>
    </w:p>
    <w:p w14:paraId="10CF0B3A" w14:textId="77777777" w:rsidR="007F5FBC" w:rsidRPr="00BB710F" w:rsidRDefault="007F5FBC" w:rsidP="0072048F">
      <w:pPr>
        <w:pStyle w:val="ListParagraph"/>
        <w:spacing w:after="0" w:line="240" w:lineRule="auto"/>
        <w:ind w:left="1170" w:hanging="630"/>
        <w:jc w:val="both"/>
        <w:rPr>
          <w:rFonts w:ascii="Times New Roman" w:hAnsi="Times New Roman" w:cs="Times New Roman"/>
        </w:rPr>
      </w:pPr>
    </w:p>
    <w:p w14:paraId="71EE606F" w14:textId="4179542F" w:rsidR="003434A7" w:rsidRPr="00BB710F" w:rsidRDefault="008019D4" w:rsidP="0031506C">
      <w:pPr>
        <w:pStyle w:val="ListParagraph"/>
        <w:numPr>
          <w:ilvl w:val="3"/>
          <w:numId w:val="27"/>
        </w:numPr>
        <w:spacing w:after="0" w:line="240" w:lineRule="auto"/>
        <w:ind w:left="1170" w:hanging="630"/>
        <w:jc w:val="both"/>
        <w:rPr>
          <w:rFonts w:ascii="Times New Roman" w:hAnsi="Times New Roman" w:cs="Times New Roman"/>
        </w:rPr>
      </w:pPr>
      <w:r w:rsidRPr="00BB710F">
        <w:rPr>
          <w:rFonts w:ascii="Times New Roman" w:hAnsi="Times New Roman" w:cs="Times New Roman"/>
        </w:rPr>
        <w:t xml:space="preserve">requires any change in the Customer </w:t>
      </w:r>
      <w:r w:rsidR="007B0645" w:rsidRPr="00BB710F">
        <w:rPr>
          <w:rFonts w:ascii="Times New Roman" w:hAnsi="Times New Roman" w:cs="Times New Roman"/>
        </w:rPr>
        <w:t>System</w:t>
      </w:r>
      <w:r w:rsidRPr="00BB710F">
        <w:rPr>
          <w:rFonts w:ascii="Times New Roman" w:hAnsi="Times New Roman" w:cs="Times New Roman"/>
        </w:rPr>
        <w:t xml:space="preserve">, the same may be carried out by the Customer, at its sole discretion. </w:t>
      </w:r>
      <w:proofErr w:type="gramStart"/>
      <w:r w:rsidRPr="00BB710F">
        <w:rPr>
          <w:rFonts w:ascii="Times New Roman" w:hAnsi="Times New Roman" w:cs="Times New Roman"/>
        </w:rPr>
        <w:t>If</w:t>
      </w:r>
      <w:proofErr w:type="gramEnd"/>
      <w:r w:rsidRPr="00BB710F">
        <w:rPr>
          <w:rFonts w:ascii="Times New Roman" w:hAnsi="Times New Roman" w:cs="Times New Roman"/>
        </w:rPr>
        <w:t xml:space="preserve"> however, the Customer is unwilling or unable to </w:t>
      </w:r>
      <w:r w:rsidR="007F5FBC" w:rsidRPr="00BB710F">
        <w:rPr>
          <w:rFonts w:ascii="Times New Roman" w:hAnsi="Times New Roman" w:cs="Times New Roman"/>
        </w:rPr>
        <w:t xml:space="preserve">carry out the required changes in the Customer </w:t>
      </w:r>
      <w:r w:rsidR="007B0645" w:rsidRPr="00BB710F">
        <w:rPr>
          <w:rFonts w:ascii="Times New Roman" w:hAnsi="Times New Roman" w:cs="Times New Roman"/>
        </w:rPr>
        <w:t>System</w:t>
      </w:r>
      <w:r w:rsidR="007F5FBC" w:rsidRPr="00BB710F">
        <w:rPr>
          <w:rFonts w:ascii="Times New Roman" w:hAnsi="Times New Roman" w:cs="Times New Roman"/>
        </w:rPr>
        <w:t xml:space="preserve">, </w:t>
      </w:r>
      <w:r w:rsidR="00411336" w:rsidRPr="00BB710F">
        <w:rPr>
          <w:rFonts w:ascii="Times New Roman" w:hAnsi="Times New Roman" w:cs="Times New Roman"/>
        </w:rPr>
        <w:t>Service Provider</w:t>
      </w:r>
      <w:r w:rsidR="001D258C" w:rsidRPr="00BB710F">
        <w:rPr>
          <w:rFonts w:ascii="Times New Roman" w:hAnsi="Times New Roman" w:cs="Times New Roman"/>
        </w:rPr>
        <w:t xml:space="preserve"> </w:t>
      </w:r>
      <w:r w:rsidR="007F5FBC" w:rsidRPr="00BB710F">
        <w:rPr>
          <w:rFonts w:ascii="Times New Roman" w:hAnsi="Times New Roman" w:cs="Times New Roman"/>
        </w:rPr>
        <w:t xml:space="preserve">will be solely liable to ensure that the </w:t>
      </w:r>
      <w:r w:rsidR="007B0645" w:rsidRPr="00BB710F">
        <w:rPr>
          <w:rFonts w:ascii="Times New Roman" w:hAnsi="Times New Roman" w:cs="Times New Roman"/>
        </w:rPr>
        <w:t xml:space="preserve">Composite </w:t>
      </w:r>
      <w:r w:rsidR="007F5FBC" w:rsidRPr="00BB710F">
        <w:rPr>
          <w:rFonts w:ascii="Times New Roman" w:hAnsi="Times New Roman" w:cs="Times New Roman"/>
        </w:rPr>
        <w:t xml:space="preserve">Software and Upgrades are modified to become compatible with the Customer </w:t>
      </w:r>
      <w:r w:rsidR="007B0645" w:rsidRPr="00BB710F">
        <w:rPr>
          <w:rFonts w:ascii="Times New Roman" w:hAnsi="Times New Roman" w:cs="Times New Roman"/>
        </w:rPr>
        <w:t>System</w:t>
      </w:r>
      <w:r w:rsidR="00893E64" w:rsidRPr="00BB710F">
        <w:rPr>
          <w:rFonts w:ascii="Times New Roman" w:hAnsi="Times New Roman" w:cs="Times New Roman"/>
        </w:rPr>
        <w:t xml:space="preserve"> within a period </w:t>
      </w:r>
      <w:r w:rsidR="00304E11" w:rsidRPr="00BB710F">
        <w:rPr>
          <w:rFonts w:ascii="Times New Roman" w:hAnsi="Times New Roman" w:cs="Times New Roman"/>
        </w:rPr>
        <w:t xml:space="preserve">mutually agreed </w:t>
      </w:r>
      <w:r w:rsidR="009F2112" w:rsidRPr="00BB710F">
        <w:rPr>
          <w:rFonts w:ascii="Times New Roman" w:hAnsi="Times New Roman" w:cs="Times New Roman"/>
        </w:rPr>
        <w:t xml:space="preserve">in writing </w:t>
      </w:r>
      <w:r w:rsidR="00304E11" w:rsidRPr="00BB710F">
        <w:rPr>
          <w:rFonts w:ascii="Times New Roman" w:hAnsi="Times New Roman" w:cs="Times New Roman"/>
        </w:rPr>
        <w:t>between the Parties</w:t>
      </w:r>
      <w:r w:rsidR="00A02085" w:rsidRPr="00BB710F">
        <w:rPr>
          <w:rFonts w:ascii="Times New Roman" w:hAnsi="Times New Roman" w:cs="Times New Roman"/>
        </w:rPr>
        <w:t xml:space="preserve">, at </w:t>
      </w:r>
      <w:r w:rsidR="00411336" w:rsidRPr="00BB710F">
        <w:rPr>
          <w:rFonts w:ascii="Times New Roman" w:hAnsi="Times New Roman" w:cs="Times New Roman"/>
        </w:rPr>
        <w:t>Service Provider</w:t>
      </w:r>
      <w:r w:rsidR="00A02085" w:rsidRPr="00BB710F">
        <w:rPr>
          <w:rFonts w:ascii="Times New Roman" w:hAnsi="Times New Roman" w:cs="Times New Roman"/>
        </w:rPr>
        <w:t>’s sole cost</w:t>
      </w:r>
      <w:r w:rsidR="003434A7" w:rsidRPr="00BB710F">
        <w:rPr>
          <w:rFonts w:ascii="Times New Roman" w:hAnsi="Times New Roman" w:cs="Times New Roman"/>
        </w:rPr>
        <w:t>; and/or</w:t>
      </w:r>
    </w:p>
    <w:p w14:paraId="60F678E6" w14:textId="77777777" w:rsidR="003434A7" w:rsidRPr="00BB710F" w:rsidRDefault="003434A7" w:rsidP="0072048F">
      <w:pPr>
        <w:pStyle w:val="ListParagraph"/>
        <w:spacing w:after="0" w:line="240" w:lineRule="auto"/>
        <w:ind w:left="1170" w:hanging="630"/>
        <w:jc w:val="both"/>
        <w:rPr>
          <w:rFonts w:ascii="Times New Roman" w:hAnsi="Times New Roman" w:cs="Times New Roman"/>
        </w:rPr>
      </w:pPr>
    </w:p>
    <w:p w14:paraId="6A88E771" w14:textId="248AD6D6" w:rsidR="003434A7" w:rsidRPr="00BB710F" w:rsidRDefault="003434A7" w:rsidP="0031506C">
      <w:pPr>
        <w:pStyle w:val="ListParagraph"/>
        <w:numPr>
          <w:ilvl w:val="3"/>
          <w:numId w:val="27"/>
        </w:numPr>
        <w:spacing w:after="0" w:line="240" w:lineRule="auto"/>
        <w:ind w:left="1170" w:hanging="630"/>
        <w:jc w:val="both"/>
        <w:rPr>
          <w:rFonts w:ascii="Times New Roman" w:hAnsi="Times New Roman" w:cs="Times New Roman"/>
        </w:rPr>
      </w:pPr>
      <w:r w:rsidRPr="00BB710F">
        <w:rPr>
          <w:rFonts w:ascii="Times New Roman" w:hAnsi="Times New Roman" w:cs="Times New Roman"/>
        </w:rPr>
        <w:t xml:space="preserve">is required to be implemented pursuant to a legal requirement or mandated by applicable Law </w:t>
      </w:r>
      <w:r w:rsidR="00F12D38" w:rsidRPr="00BB710F">
        <w:rPr>
          <w:rFonts w:ascii="Times New Roman" w:hAnsi="Times New Roman" w:cs="Times New Roman"/>
        </w:rPr>
        <w:t xml:space="preserve">with respect to software services </w:t>
      </w:r>
      <w:r w:rsidRPr="00BB710F">
        <w:rPr>
          <w:rFonts w:ascii="Times New Roman" w:hAnsi="Times New Roman" w:cs="Times New Roman"/>
        </w:rPr>
        <w:t>then such Upgrades shall be released and implemented free of cost, within timelines specified under Law or by IndiGo.</w:t>
      </w:r>
    </w:p>
    <w:p w14:paraId="2123DCBA" w14:textId="77777777" w:rsidR="00C738FC" w:rsidRPr="00BB710F" w:rsidRDefault="008019D4" w:rsidP="003434A7">
      <w:pPr>
        <w:pStyle w:val="ListParagraph"/>
        <w:spacing w:after="0" w:line="240" w:lineRule="auto"/>
        <w:ind w:left="1620" w:hanging="540"/>
        <w:jc w:val="both"/>
        <w:rPr>
          <w:rFonts w:ascii="Times New Roman" w:hAnsi="Times New Roman" w:cs="Times New Roman"/>
          <w:u w:val="single"/>
        </w:rPr>
      </w:pPr>
      <w:r w:rsidRPr="00BB710F">
        <w:rPr>
          <w:rFonts w:ascii="Times New Roman" w:hAnsi="Times New Roman" w:cs="Times New Roman"/>
        </w:rPr>
        <w:t xml:space="preserve"> </w:t>
      </w:r>
      <w:r w:rsidR="001D258C" w:rsidRPr="00BB710F">
        <w:rPr>
          <w:rFonts w:ascii="Times New Roman" w:hAnsi="Times New Roman" w:cs="Times New Roman"/>
        </w:rPr>
        <w:t xml:space="preserve">  </w:t>
      </w:r>
    </w:p>
    <w:p w14:paraId="77D79D04" w14:textId="4212FD80" w:rsidR="00C738FC" w:rsidRPr="00BB710F" w:rsidRDefault="0072048F" w:rsidP="00272CB0">
      <w:pPr>
        <w:pStyle w:val="CommentText"/>
        <w:numPr>
          <w:ilvl w:val="0"/>
          <w:numId w:val="17"/>
        </w:numPr>
        <w:spacing w:after="0" w:line="240" w:lineRule="auto"/>
        <w:ind w:left="540" w:hanging="540"/>
        <w:jc w:val="both"/>
        <w:rPr>
          <w:rFonts w:ascii="Times New Roman" w:hAnsi="Times New Roman"/>
          <w:sz w:val="22"/>
          <w:szCs w:val="22"/>
        </w:rPr>
      </w:pPr>
      <w:r w:rsidRPr="00BB710F">
        <w:rPr>
          <w:rFonts w:ascii="Times New Roman" w:hAnsi="Times New Roman"/>
          <w:sz w:val="22"/>
          <w:szCs w:val="22"/>
        </w:rPr>
        <w:t xml:space="preserve">The </w:t>
      </w:r>
      <w:r w:rsidR="00411336" w:rsidRPr="00BB710F">
        <w:rPr>
          <w:rFonts w:ascii="Times New Roman" w:hAnsi="Times New Roman"/>
          <w:sz w:val="22"/>
          <w:szCs w:val="22"/>
        </w:rPr>
        <w:t>Service Provider</w:t>
      </w:r>
      <w:r w:rsidR="001D258C" w:rsidRPr="00BB710F">
        <w:rPr>
          <w:rFonts w:ascii="Times New Roman" w:hAnsi="Times New Roman"/>
          <w:sz w:val="22"/>
          <w:szCs w:val="22"/>
        </w:rPr>
        <w:t xml:space="preserve"> </w:t>
      </w:r>
      <w:r w:rsidR="00C738FC" w:rsidRPr="00BB710F">
        <w:rPr>
          <w:rFonts w:ascii="Times New Roman" w:hAnsi="Times New Roman"/>
          <w:sz w:val="22"/>
          <w:szCs w:val="22"/>
        </w:rPr>
        <w:t xml:space="preserve">will furnish </w:t>
      </w:r>
      <w:r w:rsidR="00304E11" w:rsidRPr="00BB710F">
        <w:rPr>
          <w:rFonts w:ascii="Times New Roman" w:hAnsi="Times New Roman"/>
          <w:sz w:val="22"/>
          <w:szCs w:val="22"/>
        </w:rPr>
        <w:t xml:space="preserve">the relevant </w:t>
      </w:r>
      <w:r w:rsidR="007529DA" w:rsidRPr="00BB710F">
        <w:rPr>
          <w:rFonts w:ascii="Times New Roman" w:hAnsi="Times New Roman"/>
          <w:sz w:val="22"/>
          <w:szCs w:val="22"/>
        </w:rPr>
        <w:t>Documentation</w:t>
      </w:r>
      <w:r w:rsidR="00C738FC" w:rsidRPr="00BB710F">
        <w:rPr>
          <w:rFonts w:ascii="Times New Roman" w:hAnsi="Times New Roman"/>
          <w:sz w:val="22"/>
          <w:szCs w:val="22"/>
        </w:rPr>
        <w:t xml:space="preserve"> </w:t>
      </w:r>
      <w:r w:rsidR="00304E11" w:rsidRPr="00BB710F">
        <w:rPr>
          <w:rFonts w:ascii="Times New Roman" w:hAnsi="Times New Roman"/>
          <w:sz w:val="22"/>
          <w:szCs w:val="22"/>
        </w:rPr>
        <w:t>(including release notes</w:t>
      </w:r>
      <w:r w:rsidR="001D258C" w:rsidRPr="00BB710F">
        <w:rPr>
          <w:rFonts w:ascii="Times New Roman" w:hAnsi="Times New Roman"/>
          <w:sz w:val="22"/>
          <w:szCs w:val="22"/>
        </w:rPr>
        <w:t xml:space="preserve"> and test cases for performing the UAT on such Upgrade</w:t>
      </w:r>
      <w:r w:rsidR="00304E11" w:rsidRPr="00BB710F">
        <w:rPr>
          <w:rFonts w:ascii="Times New Roman" w:hAnsi="Times New Roman"/>
          <w:sz w:val="22"/>
          <w:szCs w:val="22"/>
        </w:rPr>
        <w:t xml:space="preserve">) </w:t>
      </w:r>
      <w:r w:rsidR="007529DA" w:rsidRPr="00BB710F">
        <w:rPr>
          <w:rFonts w:ascii="Times New Roman" w:hAnsi="Times New Roman"/>
          <w:sz w:val="22"/>
          <w:szCs w:val="22"/>
        </w:rPr>
        <w:t xml:space="preserve">simultaneously with the release of an </w:t>
      </w:r>
      <w:r w:rsidR="00C738FC" w:rsidRPr="00BB710F">
        <w:rPr>
          <w:rFonts w:ascii="Times New Roman" w:hAnsi="Times New Roman"/>
          <w:sz w:val="22"/>
          <w:szCs w:val="22"/>
        </w:rPr>
        <w:t>Upgrade to the Customer.</w:t>
      </w:r>
      <w:r w:rsidR="001D258C" w:rsidRPr="00BB710F">
        <w:rPr>
          <w:rFonts w:ascii="Times New Roman" w:hAnsi="Times New Roman"/>
          <w:sz w:val="22"/>
          <w:szCs w:val="22"/>
        </w:rPr>
        <w:t xml:space="preserve"> </w:t>
      </w:r>
    </w:p>
    <w:p w14:paraId="25AF8D4E" w14:textId="77777777" w:rsidR="00744E23" w:rsidRPr="00BB710F" w:rsidRDefault="00744E23" w:rsidP="00E34CAE">
      <w:pPr>
        <w:pStyle w:val="ListParagraph"/>
        <w:spacing w:after="0" w:line="240" w:lineRule="auto"/>
        <w:ind w:left="360"/>
        <w:rPr>
          <w:rFonts w:ascii="Times New Roman" w:hAnsi="Times New Roman" w:cs="Times New Roman"/>
        </w:rPr>
      </w:pPr>
    </w:p>
    <w:p w14:paraId="5ACC9DB6" w14:textId="77777777" w:rsidR="00EB264F" w:rsidRPr="00BB710F" w:rsidRDefault="004408BC" w:rsidP="001449DE">
      <w:pPr>
        <w:pStyle w:val="ListParagraph"/>
        <w:numPr>
          <w:ilvl w:val="2"/>
          <w:numId w:val="2"/>
        </w:numPr>
        <w:spacing w:after="0" w:line="240" w:lineRule="auto"/>
        <w:ind w:left="567" w:hanging="567"/>
        <w:rPr>
          <w:rFonts w:ascii="Times New Roman" w:hAnsi="Times New Roman" w:cs="Times New Roman"/>
          <w:i/>
          <w:u w:val="single"/>
        </w:rPr>
      </w:pPr>
      <w:commentRangeStart w:id="29"/>
      <w:r w:rsidRPr="00BB710F">
        <w:rPr>
          <w:rFonts w:ascii="Times New Roman" w:hAnsi="Times New Roman" w:cs="Times New Roman"/>
          <w:i/>
          <w:u w:val="single"/>
        </w:rPr>
        <w:t xml:space="preserve">Hosting Services </w:t>
      </w:r>
      <w:commentRangeEnd w:id="29"/>
      <w:r w:rsidR="00642E3E" w:rsidRPr="00BB710F">
        <w:rPr>
          <w:rStyle w:val="CommentReference"/>
          <w:rFonts w:ascii="Times New Roman" w:hAnsi="Times New Roman" w:cs="Times New Roman"/>
          <w:i/>
          <w:sz w:val="22"/>
          <w:szCs w:val="22"/>
          <w:u w:val="single"/>
        </w:rPr>
        <w:commentReference w:id="29"/>
      </w:r>
    </w:p>
    <w:p w14:paraId="76CB27AE" w14:textId="77777777" w:rsidR="00EB264F" w:rsidRPr="00BB710F" w:rsidRDefault="00EB264F" w:rsidP="00E34CAE">
      <w:pPr>
        <w:pStyle w:val="ListParagraph"/>
        <w:spacing w:after="0" w:line="240" w:lineRule="auto"/>
        <w:ind w:left="360"/>
        <w:rPr>
          <w:rFonts w:ascii="Times New Roman" w:hAnsi="Times New Roman" w:cs="Times New Roman"/>
        </w:rPr>
      </w:pPr>
    </w:p>
    <w:p w14:paraId="6ABE32DF" w14:textId="354BD3E2" w:rsidR="004408BC" w:rsidRPr="00BB710F" w:rsidRDefault="0072048F" w:rsidP="007E40E4">
      <w:pPr>
        <w:pStyle w:val="ListParagraph"/>
        <w:spacing w:after="0" w:line="240" w:lineRule="auto"/>
        <w:ind w:left="567"/>
        <w:jc w:val="both"/>
        <w:rPr>
          <w:rFonts w:ascii="Times New Roman" w:hAnsi="Times New Roman" w:cs="Times New Roman"/>
        </w:rPr>
      </w:pPr>
      <w:r w:rsidRPr="00BB710F">
        <w:rPr>
          <w:rFonts w:ascii="Times New Roman" w:hAnsi="Times New Roman" w:cs="Times New Roman"/>
        </w:rPr>
        <w:t xml:space="preserve">The </w:t>
      </w:r>
      <w:r w:rsidR="00411336" w:rsidRPr="00BB710F">
        <w:rPr>
          <w:rFonts w:ascii="Times New Roman" w:hAnsi="Times New Roman" w:cs="Times New Roman"/>
        </w:rPr>
        <w:t>Service Provider</w:t>
      </w:r>
      <w:r w:rsidR="006E0944" w:rsidRPr="00BB710F">
        <w:rPr>
          <w:rFonts w:ascii="Times New Roman" w:hAnsi="Times New Roman" w:cs="Times New Roman"/>
        </w:rPr>
        <w:t xml:space="preserve"> </w:t>
      </w:r>
      <w:r w:rsidR="004408BC" w:rsidRPr="00BB710F">
        <w:rPr>
          <w:rFonts w:ascii="Times New Roman" w:hAnsi="Times New Roman" w:cs="Times New Roman"/>
        </w:rPr>
        <w:t xml:space="preserve">will be responsible for ensuring that the </w:t>
      </w:r>
      <w:r w:rsidR="006E0944" w:rsidRPr="00BB710F">
        <w:rPr>
          <w:rFonts w:ascii="Times New Roman" w:hAnsi="Times New Roman" w:cs="Times New Roman"/>
        </w:rPr>
        <w:t xml:space="preserve">Composite </w:t>
      </w:r>
      <w:r w:rsidR="004408BC" w:rsidRPr="00BB710F">
        <w:rPr>
          <w:rFonts w:ascii="Times New Roman" w:hAnsi="Times New Roman" w:cs="Times New Roman"/>
        </w:rPr>
        <w:t xml:space="preserve">Software is hosted in a secure environment. </w:t>
      </w:r>
      <w:r w:rsidR="00EB264F" w:rsidRPr="00BB710F">
        <w:rPr>
          <w:rFonts w:ascii="Times New Roman" w:hAnsi="Times New Roman" w:cs="Times New Roman"/>
        </w:rPr>
        <w:t xml:space="preserve">Accordingly, </w:t>
      </w:r>
      <w:r w:rsidR="00411336" w:rsidRPr="00BB710F">
        <w:rPr>
          <w:rFonts w:ascii="Times New Roman" w:hAnsi="Times New Roman" w:cs="Times New Roman"/>
        </w:rPr>
        <w:t>Service Provider</w:t>
      </w:r>
      <w:r w:rsidR="006E0944" w:rsidRPr="00BB710F">
        <w:rPr>
          <w:rFonts w:ascii="Times New Roman" w:hAnsi="Times New Roman" w:cs="Times New Roman"/>
        </w:rPr>
        <w:t xml:space="preserve"> </w:t>
      </w:r>
      <w:r w:rsidR="00EB264F" w:rsidRPr="00BB710F">
        <w:rPr>
          <w:rFonts w:ascii="Times New Roman" w:hAnsi="Times New Roman" w:cs="Times New Roman"/>
        </w:rPr>
        <w:t xml:space="preserve">will host the </w:t>
      </w:r>
      <w:r w:rsidR="006E0944" w:rsidRPr="00BB710F">
        <w:rPr>
          <w:rFonts w:ascii="Times New Roman" w:hAnsi="Times New Roman" w:cs="Times New Roman"/>
        </w:rPr>
        <w:t xml:space="preserve">Composite </w:t>
      </w:r>
      <w:r w:rsidR="00EB264F" w:rsidRPr="00BB710F">
        <w:rPr>
          <w:rFonts w:ascii="Times New Roman" w:hAnsi="Times New Roman" w:cs="Times New Roman"/>
        </w:rPr>
        <w:t xml:space="preserve">Software on </w:t>
      </w:r>
      <w:r w:rsidR="0054181B">
        <w:rPr>
          <w:rFonts w:ascii="Times New Roman" w:hAnsi="Times New Roman" w:cs="Times New Roman"/>
        </w:rPr>
        <w:t>Azure</w:t>
      </w:r>
      <w:r w:rsidR="00C44DE5">
        <w:rPr>
          <w:rFonts w:ascii="Times New Roman" w:hAnsi="Times New Roman" w:cs="Times New Roman"/>
        </w:rPr>
        <w:t>/</w:t>
      </w:r>
      <w:r w:rsidR="001E7345">
        <w:rPr>
          <w:rFonts w:ascii="Times New Roman" w:hAnsi="Times New Roman" w:cs="Times New Roman"/>
        </w:rPr>
        <w:t>GCP-India region</w:t>
      </w:r>
      <w:r w:rsidR="007B0645" w:rsidRPr="00BB710F">
        <w:rPr>
          <w:rFonts w:ascii="Times New Roman" w:hAnsi="Times New Roman" w:cs="Times New Roman"/>
        </w:rPr>
        <w:t xml:space="preserve"> and will not change the host without prior written consent of the Customer</w:t>
      </w:r>
      <w:r w:rsidR="00EB264F" w:rsidRPr="00BB710F">
        <w:rPr>
          <w:rFonts w:ascii="Times New Roman" w:hAnsi="Times New Roman" w:cs="Times New Roman"/>
        </w:rPr>
        <w:t xml:space="preserve">. </w:t>
      </w:r>
      <w:r w:rsidR="00411336" w:rsidRPr="00BB710F">
        <w:rPr>
          <w:rFonts w:ascii="Times New Roman" w:hAnsi="Times New Roman" w:cs="Times New Roman"/>
        </w:rPr>
        <w:t>Service Provider</w:t>
      </w:r>
      <w:r w:rsidR="006E0944" w:rsidRPr="00BB710F">
        <w:rPr>
          <w:rFonts w:ascii="Times New Roman" w:hAnsi="Times New Roman" w:cs="Times New Roman"/>
        </w:rPr>
        <w:t xml:space="preserve"> </w:t>
      </w:r>
      <w:r w:rsidR="004408BC" w:rsidRPr="00BB710F">
        <w:rPr>
          <w:rFonts w:ascii="Times New Roman" w:hAnsi="Times New Roman" w:cs="Times New Roman"/>
        </w:rPr>
        <w:t xml:space="preserve">warrants that </w:t>
      </w:r>
      <w:r w:rsidR="00411336" w:rsidRPr="00BB710F">
        <w:rPr>
          <w:rFonts w:ascii="Times New Roman" w:hAnsi="Times New Roman" w:cs="Times New Roman"/>
        </w:rPr>
        <w:t>Service Provider</w:t>
      </w:r>
      <w:r w:rsidR="00676F48" w:rsidRPr="00BB710F">
        <w:rPr>
          <w:rFonts w:ascii="Times New Roman" w:hAnsi="Times New Roman" w:cs="Times New Roman"/>
        </w:rPr>
        <w:t xml:space="preserve"> </w:t>
      </w:r>
      <w:r w:rsidR="00EB264F" w:rsidRPr="00BB710F">
        <w:rPr>
          <w:rFonts w:ascii="Times New Roman" w:hAnsi="Times New Roman" w:cs="Times New Roman"/>
        </w:rPr>
        <w:t xml:space="preserve">will </w:t>
      </w:r>
      <w:r w:rsidR="004408BC" w:rsidRPr="00BB710F">
        <w:rPr>
          <w:rFonts w:ascii="Times New Roman" w:hAnsi="Times New Roman" w:cs="Times New Roman"/>
        </w:rPr>
        <w:t xml:space="preserve">be solely responsible and liable for the acts and omissions of such </w:t>
      </w:r>
      <w:proofErr w:type="gramStart"/>
      <w:r w:rsidR="004408BC" w:rsidRPr="00BB710F">
        <w:rPr>
          <w:rFonts w:ascii="Times New Roman" w:hAnsi="Times New Roman" w:cs="Times New Roman"/>
        </w:rPr>
        <w:t>third party</w:t>
      </w:r>
      <w:proofErr w:type="gramEnd"/>
      <w:r w:rsidR="004408BC" w:rsidRPr="00BB710F">
        <w:rPr>
          <w:rFonts w:ascii="Times New Roman" w:hAnsi="Times New Roman" w:cs="Times New Roman"/>
        </w:rPr>
        <w:t xml:space="preserve"> hosting </w:t>
      </w:r>
      <w:r w:rsidRPr="00BB710F">
        <w:rPr>
          <w:rFonts w:ascii="Times New Roman" w:hAnsi="Times New Roman" w:cs="Times New Roman"/>
        </w:rPr>
        <w:t xml:space="preserve">service </w:t>
      </w:r>
      <w:r w:rsidR="004408BC" w:rsidRPr="00BB710F">
        <w:rPr>
          <w:rFonts w:ascii="Times New Roman" w:hAnsi="Times New Roman" w:cs="Times New Roman"/>
        </w:rPr>
        <w:t xml:space="preserve">providers. </w:t>
      </w:r>
      <w:r w:rsidRPr="00BB710F">
        <w:rPr>
          <w:rFonts w:ascii="Times New Roman" w:hAnsi="Times New Roman" w:cs="Times New Roman"/>
        </w:rPr>
        <w:t xml:space="preserve">The </w:t>
      </w:r>
      <w:r w:rsidR="00411336" w:rsidRPr="00BB710F">
        <w:rPr>
          <w:rFonts w:ascii="Times New Roman" w:hAnsi="Times New Roman" w:cs="Times New Roman"/>
        </w:rPr>
        <w:t>Service Provider</w:t>
      </w:r>
      <w:r w:rsidR="006E0944" w:rsidRPr="00BB710F">
        <w:rPr>
          <w:rFonts w:ascii="Times New Roman" w:hAnsi="Times New Roman" w:cs="Times New Roman"/>
        </w:rPr>
        <w:t xml:space="preserve"> </w:t>
      </w:r>
      <w:r w:rsidR="00EB264F" w:rsidRPr="00BB710F">
        <w:rPr>
          <w:rFonts w:ascii="Times New Roman" w:hAnsi="Times New Roman" w:cs="Times New Roman"/>
        </w:rPr>
        <w:t>wi</w:t>
      </w:r>
      <w:r w:rsidR="004408BC" w:rsidRPr="00BB710F">
        <w:rPr>
          <w:rFonts w:ascii="Times New Roman" w:hAnsi="Times New Roman" w:cs="Times New Roman"/>
        </w:rPr>
        <w:t xml:space="preserve">ll cause and ensure that that the services are provided by such third party in a seamless manner and without </w:t>
      </w:r>
      <w:r w:rsidR="00EB264F" w:rsidRPr="00BB710F">
        <w:rPr>
          <w:rFonts w:ascii="Times New Roman" w:hAnsi="Times New Roman" w:cs="Times New Roman"/>
        </w:rPr>
        <w:t xml:space="preserve">any </w:t>
      </w:r>
      <w:r w:rsidR="004408BC" w:rsidRPr="00BB710F">
        <w:rPr>
          <w:rFonts w:ascii="Times New Roman" w:hAnsi="Times New Roman" w:cs="Times New Roman"/>
        </w:rPr>
        <w:t xml:space="preserve">disruptions. </w:t>
      </w:r>
      <w:r w:rsidRPr="00BB710F">
        <w:rPr>
          <w:rFonts w:ascii="Times New Roman" w:hAnsi="Times New Roman" w:cs="Times New Roman"/>
        </w:rPr>
        <w:t xml:space="preserve">The </w:t>
      </w:r>
      <w:r w:rsidR="00411336" w:rsidRPr="00BB710F">
        <w:rPr>
          <w:rFonts w:ascii="Times New Roman" w:hAnsi="Times New Roman" w:cs="Times New Roman"/>
        </w:rPr>
        <w:t>Service Provider</w:t>
      </w:r>
      <w:r w:rsidR="006E0944" w:rsidRPr="00BB710F">
        <w:rPr>
          <w:rFonts w:ascii="Times New Roman" w:hAnsi="Times New Roman" w:cs="Times New Roman"/>
        </w:rPr>
        <w:t xml:space="preserve"> </w:t>
      </w:r>
      <w:r w:rsidR="004408BC" w:rsidRPr="00BB710F">
        <w:rPr>
          <w:rFonts w:ascii="Times New Roman" w:hAnsi="Times New Roman" w:cs="Times New Roman"/>
        </w:rPr>
        <w:t xml:space="preserve">expressly agrees that such third party </w:t>
      </w:r>
      <w:r w:rsidR="00EB264F" w:rsidRPr="00BB710F">
        <w:rPr>
          <w:rFonts w:ascii="Times New Roman" w:hAnsi="Times New Roman" w:cs="Times New Roman"/>
        </w:rPr>
        <w:t>wi</w:t>
      </w:r>
      <w:r w:rsidR="004408BC" w:rsidRPr="00BB710F">
        <w:rPr>
          <w:rFonts w:ascii="Times New Roman" w:hAnsi="Times New Roman" w:cs="Times New Roman"/>
        </w:rPr>
        <w:t>ll have no recourse to the Customer.</w:t>
      </w:r>
      <w:r w:rsidR="006E0944" w:rsidRPr="00BB710F">
        <w:rPr>
          <w:rFonts w:ascii="Times New Roman" w:hAnsi="Times New Roman" w:cs="Times New Roman"/>
        </w:rPr>
        <w:t xml:space="preserve">    </w:t>
      </w:r>
    </w:p>
    <w:p w14:paraId="1DB28E2C" w14:textId="77777777" w:rsidR="00EB264F" w:rsidRPr="00BB710F" w:rsidRDefault="00EB264F" w:rsidP="00E34CAE">
      <w:pPr>
        <w:pStyle w:val="ListParagraph"/>
        <w:spacing w:after="0" w:line="240" w:lineRule="auto"/>
        <w:ind w:left="360"/>
        <w:jc w:val="both"/>
        <w:rPr>
          <w:rFonts w:ascii="Times New Roman" w:hAnsi="Times New Roman" w:cs="Times New Roman"/>
          <w:u w:val="single"/>
          <w:lang w:val="en-IN"/>
        </w:rPr>
      </w:pPr>
    </w:p>
    <w:p w14:paraId="6604FCCF" w14:textId="77777777" w:rsidR="00744E23" w:rsidRPr="00BB710F" w:rsidRDefault="00744E23" w:rsidP="001449DE">
      <w:pPr>
        <w:pStyle w:val="ListParagraph"/>
        <w:numPr>
          <w:ilvl w:val="2"/>
          <w:numId w:val="2"/>
        </w:numPr>
        <w:spacing w:after="0" w:line="240" w:lineRule="auto"/>
        <w:ind w:left="567" w:hanging="567"/>
        <w:rPr>
          <w:rStyle w:val="Heading2Char"/>
          <w:rFonts w:eastAsia="Calibri"/>
          <w:b w:val="0"/>
          <w:i/>
          <w:sz w:val="22"/>
          <w:szCs w:val="22"/>
          <w:u w:val="single"/>
        </w:rPr>
      </w:pPr>
      <w:bookmarkStart w:id="30" w:name="_Toc474418691"/>
      <w:bookmarkStart w:id="31" w:name="_Toc475709312"/>
      <w:bookmarkStart w:id="32" w:name="_Toc478655625"/>
      <w:r w:rsidRPr="00BB710F">
        <w:rPr>
          <w:rStyle w:val="Heading2Char"/>
          <w:rFonts w:eastAsia="Calibri"/>
          <w:b w:val="0"/>
          <w:i/>
          <w:sz w:val="22"/>
          <w:szCs w:val="22"/>
          <w:u w:val="single"/>
        </w:rPr>
        <w:t>Training</w:t>
      </w:r>
      <w:bookmarkEnd w:id="30"/>
      <w:bookmarkEnd w:id="31"/>
      <w:bookmarkEnd w:id="32"/>
      <w:r w:rsidRPr="00BB710F">
        <w:rPr>
          <w:rStyle w:val="Heading2Char"/>
          <w:rFonts w:eastAsia="Calibri"/>
          <w:b w:val="0"/>
          <w:i/>
          <w:sz w:val="22"/>
          <w:szCs w:val="22"/>
          <w:u w:val="single"/>
        </w:rPr>
        <w:t xml:space="preserve"> </w:t>
      </w:r>
    </w:p>
    <w:p w14:paraId="68636E55" w14:textId="77777777" w:rsidR="00744E23" w:rsidRPr="00BB710F" w:rsidRDefault="00744E23" w:rsidP="007E40E4">
      <w:pPr>
        <w:pStyle w:val="ListParagraph"/>
        <w:spacing w:after="0" w:line="240" w:lineRule="auto"/>
        <w:jc w:val="both"/>
        <w:rPr>
          <w:rStyle w:val="Heading2Char"/>
          <w:rFonts w:eastAsia="Calibri"/>
          <w:sz w:val="22"/>
          <w:szCs w:val="22"/>
        </w:rPr>
      </w:pPr>
    </w:p>
    <w:p w14:paraId="498CAA9D" w14:textId="7E7F6536" w:rsidR="00744E23" w:rsidRPr="00433C9B" w:rsidRDefault="00744E23" w:rsidP="00433C9B">
      <w:pPr>
        <w:pStyle w:val="ListParagraph"/>
        <w:spacing w:after="0" w:line="240" w:lineRule="auto"/>
        <w:ind w:left="567"/>
        <w:jc w:val="both"/>
        <w:rPr>
          <w:rStyle w:val="Heading2Char"/>
          <w:rFonts w:eastAsiaTheme="minorHAnsi"/>
          <w:b w:val="0"/>
          <w:bCs w:val="0"/>
          <w:sz w:val="22"/>
          <w:szCs w:val="22"/>
          <w:lang w:val="en-US" w:eastAsia="en-US"/>
        </w:rPr>
      </w:pPr>
      <w:r w:rsidRPr="00BB710F">
        <w:rPr>
          <w:rFonts w:ascii="Times New Roman" w:hAnsi="Times New Roman" w:cs="Times New Roman"/>
        </w:rPr>
        <w:t xml:space="preserve">During the Term, </w:t>
      </w:r>
      <w:r w:rsidR="0072048F" w:rsidRPr="00BB710F">
        <w:rPr>
          <w:rFonts w:ascii="Times New Roman" w:hAnsi="Times New Roman" w:cs="Times New Roman"/>
        </w:rPr>
        <w:t xml:space="preserve">the </w:t>
      </w:r>
      <w:r w:rsidR="00411336" w:rsidRPr="00BB710F">
        <w:rPr>
          <w:rFonts w:ascii="Times New Roman" w:hAnsi="Times New Roman" w:cs="Times New Roman"/>
        </w:rPr>
        <w:t>Service Provider</w:t>
      </w:r>
      <w:r w:rsidR="002F5D0D" w:rsidRPr="00BB710F">
        <w:rPr>
          <w:rFonts w:ascii="Times New Roman" w:hAnsi="Times New Roman" w:cs="Times New Roman"/>
        </w:rPr>
        <w:t>, at no additional cost,</w:t>
      </w:r>
      <w:r w:rsidRPr="00BB710F">
        <w:rPr>
          <w:rFonts w:ascii="Times New Roman" w:hAnsi="Times New Roman" w:cs="Times New Roman"/>
        </w:rPr>
        <w:t xml:space="preserve"> agrees to conduct </w:t>
      </w:r>
      <w:r w:rsidR="00001816" w:rsidRPr="00BB710F">
        <w:rPr>
          <w:rFonts w:ascii="Times New Roman" w:hAnsi="Times New Roman" w:cs="Times New Roman"/>
        </w:rPr>
        <w:t xml:space="preserve">a </w:t>
      </w:r>
      <w:r w:rsidR="0049585C" w:rsidRPr="00BB710F">
        <w:rPr>
          <w:rFonts w:ascii="Times New Roman" w:hAnsi="Times New Roman" w:cs="Times New Roman"/>
        </w:rPr>
        <w:t xml:space="preserve">(online/video) </w:t>
      </w:r>
      <w:r w:rsidR="00001816" w:rsidRPr="00BB710F">
        <w:rPr>
          <w:rFonts w:ascii="Times New Roman" w:hAnsi="Times New Roman" w:cs="Times New Roman"/>
        </w:rPr>
        <w:t>training eve</w:t>
      </w:r>
      <w:r w:rsidR="00265393" w:rsidRPr="00BB710F">
        <w:rPr>
          <w:rFonts w:ascii="Times New Roman" w:hAnsi="Times New Roman" w:cs="Times New Roman"/>
        </w:rPr>
        <w:t>ry time a</w:t>
      </w:r>
      <w:r w:rsidR="00001816" w:rsidRPr="00BB710F">
        <w:rPr>
          <w:rFonts w:ascii="Times New Roman" w:hAnsi="Times New Roman" w:cs="Times New Roman"/>
        </w:rPr>
        <w:t xml:space="preserve"> major Upgrade</w:t>
      </w:r>
      <w:r w:rsidR="00F40DBD" w:rsidRPr="00BB710F">
        <w:rPr>
          <w:rFonts w:ascii="Times New Roman" w:hAnsi="Times New Roman" w:cs="Times New Roman"/>
        </w:rPr>
        <w:t xml:space="preserve"> or major release</w:t>
      </w:r>
      <w:r w:rsidR="00001816" w:rsidRPr="00BB710F">
        <w:rPr>
          <w:rFonts w:ascii="Times New Roman" w:hAnsi="Times New Roman" w:cs="Times New Roman"/>
        </w:rPr>
        <w:t xml:space="preserve"> is made to the Composite Software</w:t>
      </w:r>
      <w:r w:rsidR="00EC381B" w:rsidRPr="00BB710F">
        <w:rPr>
          <w:rFonts w:ascii="Times New Roman" w:hAnsi="Times New Roman" w:cs="Times New Roman"/>
        </w:rPr>
        <w:t xml:space="preserve"> and for</w:t>
      </w:r>
      <w:r w:rsidR="00D65937" w:rsidRPr="00BB710F">
        <w:rPr>
          <w:rFonts w:ascii="Times New Roman" w:hAnsi="Times New Roman" w:cs="Times New Roman"/>
        </w:rPr>
        <w:t xml:space="preserve"> Business Users, Customer affiliates,</w:t>
      </w:r>
      <w:r w:rsidR="00EC381B" w:rsidRPr="00BB710F">
        <w:rPr>
          <w:rFonts w:ascii="Times New Roman" w:hAnsi="Times New Roman" w:cs="Times New Roman"/>
        </w:rPr>
        <w:t xml:space="preserve"> L1 support to the Customer’s personnel</w:t>
      </w:r>
      <w:r w:rsidR="00724CD7" w:rsidRPr="00BB710F">
        <w:rPr>
          <w:rFonts w:ascii="Times New Roman" w:hAnsi="Times New Roman" w:cs="Times New Roman"/>
        </w:rPr>
        <w:t xml:space="preserve"> or representatives, as and whe</w:t>
      </w:r>
      <w:r w:rsidR="00EC381B" w:rsidRPr="00BB710F">
        <w:rPr>
          <w:rFonts w:ascii="Times New Roman" w:hAnsi="Times New Roman" w:cs="Times New Roman"/>
        </w:rPr>
        <w:t xml:space="preserve">n requested by </w:t>
      </w:r>
      <w:r w:rsidR="003E5ADD" w:rsidRPr="00BB710F">
        <w:rPr>
          <w:rFonts w:ascii="Times New Roman" w:hAnsi="Times New Roman" w:cs="Times New Roman"/>
        </w:rPr>
        <w:t xml:space="preserve">the </w:t>
      </w:r>
      <w:r w:rsidR="00EC381B" w:rsidRPr="00BB710F">
        <w:rPr>
          <w:rFonts w:ascii="Times New Roman" w:hAnsi="Times New Roman" w:cs="Times New Roman"/>
        </w:rPr>
        <w:t>Customer</w:t>
      </w:r>
      <w:r w:rsidR="00001816" w:rsidRPr="00BB710F">
        <w:rPr>
          <w:rFonts w:ascii="Times New Roman" w:hAnsi="Times New Roman" w:cs="Times New Roman"/>
        </w:rPr>
        <w:t xml:space="preserve">. </w:t>
      </w:r>
      <w:r w:rsidR="00034F65" w:rsidRPr="00BB710F">
        <w:rPr>
          <w:rFonts w:ascii="Times New Roman" w:hAnsi="Times New Roman" w:cs="Times New Roman"/>
        </w:rPr>
        <w:t xml:space="preserve">The </w:t>
      </w:r>
      <w:r w:rsidR="00411336" w:rsidRPr="00BB710F">
        <w:rPr>
          <w:rFonts w:ascii="Times New Roman" w:hAnsi="Times New Roman" w:cs="Times New Roman"/>
        </w:rPr>
        <w:t>Service Provider</w:t>
      </w:r>
      <w:r w:rsidR="00A36237" w:rsidRPr="00BB710F">
        <w:rPr>
          <w:rFonts w:ascii="Times New Roman" w:hAnsi="Times New Roman" w:cs="Times New Roman"/>
        </w:rPr>
        <w:t xml:space="preserve"> will provide updated training manuals with each Upgrade. </w:t>
      </w:r>
      <w:r w:rsidR="00001816" w:rsidRPr="00BB710F">
        <w:rPr>
          <w:rFonts w:ascii="Times New Roman" w:hAnsi="Times New Roman" w:cs="Times New Roman"/>
        </w:rPr>
        <w:t xml:space="preserve">Additionally, IndiGo shall have the right to request </w:t>
      </w:r>
      <w:r w:rsidR="00A02085" w:rsidRPr="00BB710F">
        <w:rPr>
          <w:rFonts w:ascii="Times New Roman" w:hAnsi="Times New Roman" w:cs="Times New Roman"/>
        </w:rPr>
        <w:t>such number of</w:t>
      </w:r>
      <w:r w:rsidRPr="00BB710F">
        <w:rPr>
          <w:rFonts w:ascii="Times New Roman" w:hAnsi="Times New Roman" w:cs="Times New Roman"/>
        </w:rPr>
        <w:t xml:space="preserve"> training session</w:t>
      </w:r>
      <w:r w:rsidR="00A02085" w:rsidRPr="00BB710F">
        <w:rPr>
          <w:rFonts w:ascii="Times New Roman" w:hAnsi="Times New Roman" w:cs="Times New Roman"/>
        </w:rPr>
        <w:t>s</w:t>
      </w:r>
      <w:r w:rsidR="00001816" w:rsidRPr="00BB710F">
        <w:rPr>
          <w:rFonts w:ascii="Times New Roman" w:hAnsi="Times New Roman" w:cs="Times New Roman"/>
        </w:rPr>
        <w:t>, at no additional cost,</w:t>
      </w:r>
      <w:r w:rsidR="00A02085" w:rsidRPr="00BB710F">
        <w:rPr>
          <w:rFonts w:ascii="Times New Roman" w:hAnsi="Times New Roman" w:cs="Times New Roman"/>
        </w:rPr>
        <w:t xml:space="preserve"> </w:t>
      </w:r>
      <w:r w:rsidRPr="00BB710F">
        <w:rPr>
          <w:rFonts w:ascii="Times New Roman" w:hAnsi="Times New Roman" w:cs="Times New Roman"/>
        </w:rPr>
        <w:t>in a</w:t>
      </w:r>
      <w:r w:rsidR="00A02085" w:rsidRPr="00BB710F">
        <w:rPr>
          <w:rFonts w:ascii="Times New Roman" w:hAnsi="Times New Roman" w:cs="Times New Roman"/>
        </w:rPr>
        <w:t xml:space="preserve"> “Train-the-Trainer”</w:t>
      </w:r>
      <w:r w:rsidRPr="00BB710F">
        <w:rPr>
          <w:rFonts w:ascii="Times New Roman" w:hAnsi="Times New Roman" w:cs="Times New Roman"/>
        </w:rPr>
        <w:t xml:space="preserve"> format</w:t>
      </w:r>
      <w:r w:rsidR="00A02085" w:rsidRPr="00BB710F">
        <w:rPr>
          <w:rFonts w:ascii="Times New Roman" w:hAnsi="Times New Roman" w:cs="Times New Roman"/>
        </w:rPr>
        <w:t xml:space="preserve">, </w:t>
      </w:r>
      <w:r w:rsidR="00265393" w:rsidRPr="00BB710F">
        <w:rPr>
          <w:rFonts w:ascii="Times New Roman" w:hAnsi="Times New Roman" w:cs="Times New Roman"/>
        </w:rPr>
        <w:t>on</w:t>
      </w:r>
      <w:r w:rsidR="00A02085" w:rsidRPr="00BB710F">
        <w:rPr>
          <w:rFonts w:ascii="Times New Roman" w:hAnsi="Times New Roman" w:cs="Times New Roman"/>
        </w:rPr>
        <w:t xml:space="preserve"> such on-site location</w:t>
      </w:r>
      <w:r w:rsidR="0049585C" w:rsidRPr="00BB710F">
        <w:rPr>
          <w:rFonts w:ascii="Times New Roman" w:hAnsi="Times New Roman" w:cs="Times New Roman"/>
        </w:rPr>
        <w:t xml:space="preserve"> (travel, lodging &amp; boarding to be provided by the </w:t>
      </w:r>
      <w:r w:rsidR="008A1734" w:rsidRPr="00BB710F">
        <w:rPr>
          <w:rFonts w:ascii="Times New Roman" w:hAnsi="Times New Roman" w:cs="Times New Roman"/>
        </w:rPr>
        <w:t>C</w:t>
      </w:r>
      <w:r w:rsidR="0049585C" w:rsidRPr="00BB710F">
        <w:rPr>
          <w:rFonts w:ascii="Times New Roman" w:hAnsi="Times New Roman" w:cs="Times New Roman"/>
        </w:rPr>
        <w:t>ustomer</w:t>
      </w:r>
      <w:r w:rsidR="003A40C1" w:rsidRPr="00BB710F">
        <w:rPr>
          <w:rFonts w:ascii="Times New Roman" w:hAnsi="Times New Roman" w:cs="Times New Roman"/>
        </w:rPr>
        <w:t xml:space="preserve"> as per </w:t>
      </w:r>
      <w:r w:rsidR="00493031" w:rsidRPr="00BB710F">
        <w:rPr>
          <w:rFonts w:ascii="Times New Roman" w:hAnsi="Times New Roman" w:cs="Times New Roman"/>
        </w:rPr>
        <w:t>its</w:t>
      </w:r>
      <w:r w:rsidR="003A40C1" w:rsidRPr="00BB710F">
        <w:rPr>
          <w:rFonts w:ascii="Times New Roman" w:hAnsi="Times New Roman" w:cs="Times New Roman"/>
        </w:rPr>
        <w:t xml:space="preserve"> internal policies in this regard</w:t>
      </w:r>
      <w:r w:rsidR="0049585C" w:rsidRPr="00BB710F">
        <w:rPr>
          <w:rFonts w:ascii="Times New Roman" w:hAnsi="Times New Roman" w:cs="Times New Roman"/>
        </w:rPr>
        <w:t>)</w:t>
      </w:r>
      <w:r w:rsidR="00A02085" w:rsidRPr="00BB710F">
        <w:rPr>
          <w:rFonts w:ascii="Times New Roman" w:hAnsi="Times New Roman" w:cs="Times New Roman"/>
        </w:rPr>
        <w:t xml:space="preserve"> as agreed between the Parties.</w:t>
      </w:r>
      <w:r w:rsidRPr="00BB710F">
        <w:rPr>
          <w:rFonts w:ascii="Times New Roman" w:hAnsi="Times New Roman" w:cs="Times New Roman"/>
        </w:rPr>
        <w:t xml:space="preserve"> </w:t>
      </w:r>
    </w:p>
    <w:p w14:paraId="347A2CEA" w14:textId="77777777" w:rsidR="00A82BCD" w:rsidRPr="00BB710F" w:rsidRDefault="00A82BCD" w:rsidP="00A82BCD">
      <w:pPr>
        <w:pStyle w:val="ListParagraph"/>
        <w:spacing w:after="0" w:line="240" w:lineRule="auto"/>
        <w:ind w:left="567"/>
        <w:rPr>
          <w:rFonts w:ascii="Times New Roman" w:hAnsi="Times New Roman" w:cs="Times New Roman"/>
          <w:u w:val="single"/>
          <w:lang w:val="en-IN"/>
        </w:rPr>
      </w:pPr>
    </w:p>
    <w:p w14:paraId="4E19EBB7" w14:textId="77777777" w:rsidR="00764C1C" w:rsidRPr="00BB710F" w:rsidRDefault="00437AF4" w:rsidP="001449DE">
      <w:pPr>
        <w:pStyle w:val="ListParagraph"/>
        <w:numPr>
          <w:ilvl w:val="2"/>
          <w:numId w:val="2"/>
        </w:numPr>
        <w:spacing w:after="0" w:line="240" w:lineRule="auto"/>
        <w:ind w:left="567" w:hanging="567"/>
        <w:rPr>
          <w:rFonts w:ascii="Times New Roman" w:hAnsi="Times New Roman" w:cs="Times New Roman"/>
          <w:i/>
          <w:u w:val="single"/>
          <w:lang w:val="en-IN"/>
        </w:rPr>
      </w:pPr>
      <w:r w:rsidRPr="00BB710F">
        <w:rPr>
          <w:rFonts w:ascii="Times New Roman" w:hAnsi="Times New Roman" w:cs="Times New Roman"/>
          <w:i/>
          <w:u w:val="single"/>
          <w:lang w:val="en-IN"/>
        </w:rPr>
        <w:t>Change Management</w:t>
      </w:r>
    </w:p>
    <w:p w14:paraId="5374BC19" w14:textId="77777777" w:rsidR="00764C1C" w:rsidRPr="00BB710F" w:rsidRDefault="00764C1C" w:rsidP="00E34CAE">
      <w:pPr>
        <w:pStyle w:val="ListParagraph"/>
        <w:spacing w:after="0" w:line="240" w:lineRule="auto"/>
        <w:ind w:left="360"/>
        <w:rPr>
          <w:rFonts w:ascii="Times New Roman" w:hAnsi="Times New Roman" w:cs="Times New Roman"/>
          <w:lang w:val="en-IN"/>
        </w:rPr>
      </w:pPr>
    </w:p>
    <w:p w14:paraId="4060E525" w14:textId="033506DE" w:rsidR="00764C1C" w:rsidRPr="00BB710F" w:rsidRDefault="00F050AC" w:rsidP="007E40E4">
      <w:pPr>
        <w:pStyle w:val="ListParagraph"/>
        <w:spacing w:after="0" w:line="240" w:lineRule="auto"/>
        <w:ind w:left="567"/>
        <w:jc w:val="both"/>
        <w:rPr>
          <w:rFonts w:ascii="Times New Roman" w:hAnsi="Times New Roman" w:cs="Times New Roman"/>
          <w:lang w:val="en-IN"/>
        </w:rPr>
      </w:pPr>
      <w:r w:rsidRPr="00BB710F">
        <w:rPr>
          <w:rFonts w:ascii="Times New Roman" w:hAnsi="Times New Roman" w:cs="Times New Roman"/>
        </w:rPr>
        <w:t xml:space="preserve">Either the Customer or </w:t>
      </w:r>
      <w:r w:rsidR="00BA7120" w:rsidRPr="00BB710F">
        <w:rPr>
          <w:rFonts w:ascii="Times New Roman" w:hAnsi="Times New Roman" w:cs="Times New Roman"/>
        </w:rPr>
        <w:t xml:space="preserve">the </w:t>
      </w:r>
      <w:r w:rsidR="00411336" w:rsidRPr="00BB710F">
        <w:rPr>
          <w:rFonts w:ascii="Times New Roman" w:hAnsi="Times New Roman" w:cs="Times New Roman"/>
        </w:rPr>
        <w:t>Service Provider</w:t>
      </w:r>
      <w:r w:rsidRPr="00BB710F">
        <w:rPr>
          <w:rFonts w:ascii="Times New Roman" w:hAnsi="Times New Roman" w:cs="Times New Roman"/>
        </w:rPr>
        <w:t xml:space="preserve"> may initiate a change request for Future Enhancements to the Composite Software or </w:t>
      </w:r>
      <w:r w:rsidR="002A7E58" w:rsidRPr="00BB710F">
        <w:rPr>
          <w:rFonts w:ascii="Times New Roman" w:hAnsi="Times New Roman" w:cs="Times New Roman"/>
        </w:rPr>
        <w:t>any additional s</w:t>
      </w:r>
      <w:r w:rsidRPr="00BB710F">
        <w:rPr>
          <w:rFonts w:ascii="Times New Roman" w:hAnsi="Times New Roman" w:cs="Times New Roman"/>
        </w:rPr>
        <w:t xml:space="preserve">ervices, </w:t>
      </w:r>
      <w:r w:rsidRPr="00BB710F">
        <w:rPr>
          <w:rFonts w:ascii="Times New Roman" w:hAnsi="Times New Roman" w:cs="Times New Roman"/>
          <w:lang w:val="en-IN"/>
        </w:rPr>
        <w:t>during the Term. The Future Enhancements</w:t>
      </w:r>
      <w:r w:rsidR="009E4F7D" w:rsidRPr="00BB710F">
        <w:rPr>
          <w:rFonts w:ascii="Times New Roman" w:hAnsi="Times New Roman" w:cs="Times New Roman"/>
          <w:lang w:val="en-IN"/>
        </w:rPr>
        <w:t xml:space="preserve"> or additional services</w:t>
      </w:r>
      <w:r w:rsidRPr="00BB710F">
        <w:rPr>
          <w:rFonts w:ascii="Times New Roman" w:hAnsi="Times New Roman" w:cs="Times New Roman"/>
          <w:lang w:val="en-IN"/>
        </w:rPr>
        <w:t xml:space="preserve"> must be implemented within the timelines and as per the specifications and other details agreed between the Parties (including </w:t>
      </w:r>
      <w:r w:rsidRPr="00BB710F">
        <w:rPr>
          <w:rFonts w:ascii="Times New Roman" w:hAnsi="Times New Roman" w:cs="Times New Roman"/>
          <w:color w:val="212529"/>
        </w:rPr>
        <w:t>date of requested implementation)</w:t>
      </w:r>
      <w:r w:rsidRPr="00BB710F">
        <w:rPr>
          <w:rFonts w:ascii="Times New Roman" w:hAnsi="Times New Roman" w:cs="Times New Roman"/>
          <w:lang w:val="en-IN"/>
        </w:rPr>
        <w:t>, in writing (“</w:t>
      </w:r>
      <w:r w:rsidRPr="00BB710F">
        <w:rPr>
          <w:rFonts w:ascii="Times New Roman" w:hAnsi="Times New Roman" w:cs="Times New Roman"/>
          <w:b/>
          <w:lang w:val="en-IN"/>
        </w:rPr>
        <w:t>Change Order</w:t>
      </w:r>
      <w:r w:rsidRPr="00BB710F">
        <w:rPr>
          <w:rFonts w:ascii="Times New Roman" w:hAnsi="Times New Roman" w:cs="Times New Roman"/>
          <w:lang w:val="en-IN"/>
        </w:rPr>
        <w:t>”). All Future Enhancements</w:t>
      </w:r>
      <w:r w:rsidR="009E4F7D" w:rsidRPr="00BB710F">
        <w:rPr>
          <w:rFonts w:ascii="Times New Roman" w:hAnsi="Times New Roman" w:cs="Times New Roman"/>
          <w:lang w:val="en-IN"/>
        </w:rPr>
        <w:t xml:space="preserve"> or additional services</w:t>
      </w:r>
      <w:r w:rsidRPr="00BB710F">
        <w:rPr>
          <w:rFonts w:ascii="Times New Roman" w:hAnsi="Times New Roman" w:cs="Times New Roman"/>
          <w:lang w:val="en-IN"/>
        </w:rPr>
        <w:t xml:space="preserve">, which are requested or accepted by IndiGo, will be either at an additional cost </w:t>
      </w:r>
      <w:r w:rsidR="000F44DA" w:rsidRPr="00BB710F">
        <w:rPr>
          <w:rFonts w:ascii="Times New Roman" w:hAnsi="Times New Roman" w:cs="Times New Roman"/>
          <w:lang w:val="en-IN"/>
        </w:rPr>
        <w:t xml:space="preserve">(in accordance with </w:t>
      </w:r>
      <w:r w:rsidR="00BA49CE" w:rsidRPr="00BB710F">
        <w:rPr>
          <w:rFonts w:ascii="Times New Roman" w:hAnsi="Times New Roman" w:cs="Times New Roman"/>
          <w:lang w:val="en-IN"/>
        </w:rPr>
        <w:t>Clause 2.2.6 below</w:t>
      </w:r>
      <w:r w:rsidR="000F44DA" w:rsidRPr="00BB710F">
        <w:rPr>
          <w:rFonts w:ascii="Times New Roman" w:hAnsi="Times New Roman" w:cs="Times New Roman"/>
          <w:lang w:val="en-IN"/>
        </w:rPr>
        <w:t xml:space="preserve">) </w:t>
      </w:r>
      <w:r w:rsidRPr="00BB710F">
        <w:rPr>
          <w:rFonts w:ascii="Times New Roman" w:hAnsi="Times New Roman" w:cs="Times New Roman"/>
          <w:lang w:val="en-IN"/>
        </w:rPr>
        <w:t>or f</w:t>
      </w:r>
      <w:r w:rsidR="00CE4B38" w:rsidRPr="00BB710F">
        <w:rPr>
          <w:rFonts w:ascii="Times New Roman" w:hAnsi="Times New Roman" w:cs="Times New Roman"/>
          <w:lang w:val="en-IN"/>
        </w:rPr>
        <w:t>ree of cost as mutually agreed</w:t>
      </w:r>
      <w:r w:rsidRPr="00BB710F">
        <w:rPr>
          <w:rFonts w:ascii="Times New Roman" w:hAnsi="Times New Roman" w:cs="Times New Roman"/>
          <w:lang w:val="en-IN"/>
        </w:rPr>
        <w:t xml:space="preserve"> between the Parties and reflected in the Change Order. </w:t>
      </w:r>
      <w:r w:rsidR="00C05B84" w:rsidRPr="00BB710F">
        <w:rPr>
          <w:rFonts w:ascii="Times New Roman" w:hAnsi="Times New Roman" w:cs="Times New Roman"/>
          <w:lang w:val="en-IN"/>
        </w:rPr>
        <w:t xml:space="preserve">If any Enhancement implemented by </w:t>
      </w:r>
      <w:r w:rsidR="00411336" w:rsidRPr="00BB710F">
        <w:rPr>
          <w:rFonts w:ascii="Times New Roman" w:hAnsi="Times New Roman" w:cs="Times New Roman"/>
          <w:lang w:val="en-IN"/>
        </w:rPr>
        <w:t>Service Provider</w:t>
      </w:r>
      <w:r w:rsidR="00C05B84" w:rsidRPr="00BB710F">
        <w:rPr>
          <w:rFonts w:ascii="Times New Roman" w:hAnsi="Times New Roman" w:cs="Times New Roman"/>
          <w:lang w:val="en-IN"/>
        </w:rPr>
        <w:t xml:space="preserve"> results in a disruption/ interference or renders something incorrect, </w:t>
      </w:r>
      <w:r w:rsidR="005F0366" w:rsidRPr="00BB710F">
        <w:rPr>
          <w:rFonts w:ascii="Times New Roman" w:hAnsi="Times New Roman" w:cs="Times New Roman"/>
          <w:lang w:val="en-IN"/>
        </w:rPr>
        <w:lastRenderedPageBreak/>
        <w:t xml:space="preserve">the </w:t>
      </w:r>
      <w:r w:rsidR="00411336" w:rsidRPr="00BB710F">
        <w:rPr>
          <w:rFonts w:ascii="Times New Roman" w:hAnsi="Times New Roman" w:cs="Times New Roman"/>
          <w:lang w:val="en-IN"/>
        </w:rPr>
        <w:t>Service Provider</w:t>
      </w:r>
      <w:r w:rsidR="00C05B84" w:rsidRPr="00BB710F">
        <w:rPr>
          <w:rFonts w:ascii="Times New Roman" w:hAnsi="Times New Roman" w:cs="Times New Roman"/>
          <w:lang w:val="en-IN"/>
        </w:rPr>
        <w:t xml:space="preserve"> shall, at its sole cost and liability, rectify such disruption/ interference within mutually agreed upon timeline</w:t>
      </w:r>
      <w:r w:rsidR="00F854C3" w:rsidRPr="00BB710F">
        <w:rPr>
          <w:rFonts w:ascii="Times New Roman" w:hAnsi="Times New Roman" w:cs="Times New Roman"/>
        </w:rPr>
        <w:t>.</w:t>
      </w:r>
    </w:p>
    <w:p w14:paraId="6043A304" w14:textId="77777777" w:rsidR="00F26F6F" w:rsidRPr="00BB710F" w:rsidRDefault="00F26F6F" w:rsidP="007E40E4">
      <w:pPr>
        <w:pStyle w:val="ListParagraph"/>
        <w:spacing w:after="0" w:line="240" w:lineRule="auto"/>
        <w:ind w:left="567"/>
        <w:jc w:val="both"/>
        <w:rPr>
          <w:rFonts w:ascii="Times New Roman" w:hAnsi="Times New Roman" w:cs="Times New Roman"/>
          <w:lang w:val="en-IN"/>
        </w:rPr>
      </w:pPr>
    </w:p>
    <w:p w14:paraId="1DD1C3D8" w14:textId="77777777" w:rsidR="00C05B84" w:rsidRPr="00BB710F" w:rsidRDefault="00C05B84" w:rsidP="00C05B84">
      <w:pPr>
        <w:pStyle w:val="ListParagraph"/>
        <w:numPr>
          <w:ilvl w:val="2"/>
          <w:numId w:val="2"/>
        </w:numPr>
        <w:spacing w:after="0" w:line="240" w:lineRule="auto"/>
        <w:ind w:left="567" w:hanging="567"/>
        <w:rPr>
          <w:rFonts w:ascii="Times New Roman" w:hAnsi="Times New Roman" w:cs="Times New Roman"/>
          <w:i/>
          <w:u w:val="single"/>
          <w:lang w:val="en-IN"/>
        </w:rPr>
      </w:pPr>
      <w:r w:rsidRPr="00BB710F">
        <w:rPr>
          <w:rFonts w:ascii="Times New Roman" w:hAnsi="Times New Roman" w:cs="Times New Roman"/>
          <w:i/>
          <w:u w:val="single"/>
          <w:lang w:val="en-IN"/>
        </w:rPr>
        <w:t>Enhancements</w:t>
      </w:r>
    </w:p>
    <w:p w14:paraId="135304D2" w14:textId="77777777" w:rsidR="00C05B84" w:rsidRPr="00BB710F" w:rsidRDefault="00C05B84" w:rsidP="00C05B84">
      <w:pPr>
        <w:pStyle w:val="ListParagraph"/>
        <w:spacing w:after="0" w:line="240" w:lineRule="auto"/>
        <w:ind w:left="567"/>
        <w:rPr>
          <w:rFonts w:ascii="Times New Roman" w:hAnsi="Times New Roman" w:cs="Times New Roman"/>
          <w:lang w:val="en-IN"/>
        </w:rPr>
      </w:pPr>
    </w:p>
    <w:p w14:paraId="72ECAD79" w14:textId="22812E52" w:rsidR="00C05B84" w:rsidRPr="00BB710F" w:rsidRDefault="00C05B84" w:rsidP="0031506C">
      <w:pPr>
        <w:pStyle w:val="ListParagraph"/>
        <w:numPr>
          <w:ilvl w:val="5"/>
          <w:numId w:val="27"/>
        </w:numPr>
        <w:spacing w:after="0" w:line="240" w:lineRule="auto"/>
        <w:ind w:left="540" w:hanging="540"/>
        <w:jc w:val="both"/>
        <w:rPr>
          <w:rFonts w:ascii="Times New Roman" w:hAnsi="Times New Roman" w:cs="Times New Roman"/>
          <w:lang w:val="en-IN"/>
        </w:rPr>
      </w:pPr>
      <w:r w:rsidRPr="00BB710F">
        <w:rPr>
          <w:rFonts w:ascii="Times New Roman" w:hAnsi="Times New Roman" w:cs="Times New Roman"/>
          <w:lang w:val="en-IN"/>
        </w:rPr>
        <w:t xml:space="preserve">Any Enhancements to the </w:t>
      </w:r>
      <w:r w:rsidR="00B14725" w:rsidRPr="00BB710F">
        <w:rPr>
          <w:rFonts w:ascii="Times New Roman" w:hAnsi="Times New Roman" w:cs="Times New Roman"/>
          <w:lang w:val="en-IN"/>
        </w:rPr>
        <w:t xml:space="preserve">Composite </w:t>
      </w:r>
      <w:r w:rsidRPr="00BB710F">
        <w:rPr>
          <w:rFonts w:ascii="Times New Roman" w:hAnsi="Times New Roman" w:cs="Times New Roman"/>
          <w:lang w:val="en-IN"/>
        </w:rPr>
        <w:t>Software (after the Go-Live Date</w:t>
      </w:r>
      <w:r w:rsidR="009C4A16" w:rsidRPr="00BB710F">
        <w:rPr>
          <w:rFonts w:ascii="Times New Roman" w:hAnsi="Times New Roman" w:cs="Times New Roman"/>
          <w:lang w:val="en-IN"/>
        </w:rPr>
        <w:t xml:space="preserve"> of </w:t>
      </w:r>
      <w:r w:rsidR="00AB457D" w:rsidRPr="00BB710F">
        <w:rPr>
          <w:rFonts w:ascii="Times New Roman" w:hAnsi="Times New Roman" w:cs="Times New Roman"/>
          <w:lang w:val="en-IN"/>
        </w:rPr>
        <w:t>final</w:t>
      </w:r>
      <w:r w:rsidR="009C4A16" w:rsidRPr="00BB710F">
        <w:rPr>
          <w:rFonts w:ascii="Times New Roman" w:hAnsi="Times New Roman" w:cs="Times New Roman"/>
          <w:lang w:val="en-IN"/>
        </w:rPr>
        <w:t xml:space="preserve"> phase</w:t>
      </w:r>
      <w:r w:rsidRPr="00BB710F">
        <w:rPr>
          <w:rFonts w:ascii="Times New Roman" w:hAnsi="Times New Roman" w:cs="Times New Roman"/>
          <w:lang w:val="en-IN"/>
        </w:rPr>
        <w:t>), which are made at the request of IndiGo shall be requeste</w:t>
      </w:r>
      <w:r w:rsidR="009B0C76" w:rsidRPr="00BB710F">
        <w:rPr>
          <w:rFonts w:ascii="Times New Roman" w:hAnsi="Times New Roman" w:cs="Times New Roman"/>
          <w:lang w:val="en-IN"/>
        </w:rPr>
        <w:t>d by way of entering into a Chan</w:t>
      </w:r>
      <w:r w:rsidRPr="00BB710F">
        <w:rPr>
          <w:rFonts w:ascii="Times New Roman" w:hAnsi="Times New Roman" w:cs="Times New Roman"/>
          <w:lang w:val="en-IN"/>
        </w:rPr>
        <w:t>ge Order in accordance with Clause 2.2.</w:t>
      </w:r>
      <w:r w:rsidR="00F34315" w:rsidRPr="00BB710F">
        <w:rPr>
          <w:rFonts w:ascii="Times New Roman" w:hAnsi="Times New Roman" w:cs="Times New Roman"/>
          <w:lang w:val="en-IN"/>
        </w:rPr>
        <w:t>5</w:t>
      </w:r>
      <w:r w:rsidRPr="00BB710F">
        <w:rPr>
          <w:rFonts w:ascii="Times New Roman" w:hAnsi="Times New Roman" w:cs="Times New Roman"/>
          <w:lang w:val="en-IN"/>
        </w:rPr>
        <w:t xml:space="preserve"> above. IndiGo may request the following kinds of Enhancements:</w:t>
      </w:r>
    </w:p>
    <w:p w14:paraId="7CC7FC34" w14:textId="77777777" w:rsidR="00C05B84" w:rsidRPr="00BB710F" w:rsidRDefault="00C05B84" w:rsidP="00C05B84">
      <w:pPr>
        <w:pStyle w:val="ListParagraph"/>
        <w:spacing w:after="0" w:line="240" w:lineRule="auto"/>
        <w:ind w:left="567"/>
        <w:jc w:val="both"/>
        <w:rPr>
          <w:rFonts w:ascii="Times New Roman" w:hAnsi="Times New Roman" w:cs="Times New Roman"/>
          <w:lang w:val="en-IN"/>
        </w:rPr>
      </w:pPr>
    </w:p>
    <w:p w14:paraId="1F2363D5" w14:textId="08C40400" w:rsidR="00C05B84" w:rsidRPr="00BB710F" w:rsidRDefault="00C05B84" w:rsidP="0031506C">
      <w:pPr>
        <w:pStyle w:val="ListParagraph"/>
        <w:numPr>
          <w:ilvl w:val="6"/>
          <w:numId w:val="27"/>
        </w:numPr>
        <w:spacing w:after="0" w:line="240" w:lineRule="auto"/>
        <w:ind w:left="990" w:hanging="270"/>
        <w:jc w:val="both"/>
        <w:rPr>
          <w:rFonts w:ascii="Times New Roman" w:hAnsi="Times New Roman" w:cs="Times New Roman"/>
          <w:lang w:val="en-IN"/>
        </w:rPr>
      </w:pPr>
      <w:r w:rsidRPr="00BB710F">
        <w:rPr>
          <w:rFonts w:ascii="Times New Roman" w:hAnsi="Times New Roman" w:cs="Times New Roman"/>
          <w:lang w:val="en-IN"/>
        </w:rPr>
        <w:t xml:space="preserve">Enhancements which shall be made upon IndiGo’s request and as per business and technical requirements identified </w:t>
      </w:r>
      <w:r w:rsidR="009B0C76" w:rsidRPr="00BB710F">
        <w:rPr>
          <w:rFonts w:ascii="Times New Roman" w:hAnsi="Times New Roman" w:cs="Times New Roman"/>
          <w:lang w:val="en-IN"/>
        </w:rPr>
        <w:t xml:space="preserve">by </w:t>
      </w:r>
      <w:r w:rsidRPr="00BB710F">
        <w:rPr>
          <w:rFonts w:ascii="Times New Roman" w:hAnsi="Times New Roman" w:cs="Times New Roman"/>
          <w:lang w:val="en-IN"/>
        </w:rPr>
        <w:t xml:space="preserve">IndiGo but which shall (with IndiGo’s permission) become a part of the core functionality of the </w:t>
      </w:r>
      <w:r w:rsidR="00B14725" w:rsidRPr="00BB710F">
        <w:rPr>
          <w:rFonts w:ascii="Times New Roman" w:hAnsi="Times New Roman" w:cs="Times New Roman"/>
          <w:lang w:val="en-IN"/>
        </w:rPr>
        <w:t xml:space="preserve">Composite </w:t>
      </w:r>
      <w:r w:rsidRPr="00BB710F">
        <w:rPr>
          <w:rFonts w:ascii="Times New Roman" w:hAnsi="Times New Roman" w:cs="Times New Roman"/>
          <w:lang w:val="en-IN"/>
        </w:rPr>
        <w:t xml:space="preserve">Software and hence available to all other customers of </w:t>
      </w:r>
      <w:r w:rsidR="00411336" w:rsidRPr="00BB710F">
        <w:rPr>
          <w:rFonts w:ascii="Times New Roman" w:hAnsi="Times New Roman" w:cs="Times New Roman"/>
          <w:lang w:val="en-IN"/>
        </w:rPr>
        <w:t>Service Provider</w:t>
      </w:r>
      <w:r w:rsidRPr="00BB710F">
        <w:rPr>
          <w:rFonts w:ascii="Times New Roman" w:hAnsi="Times New Roman" w:cs="Times New Roman"/>
          <w:lang w:val="en-IN"/>
        </w:rPr>
        <w:t>; or</w:t>
      </w:r>
    </w:p>
    <w:p w14:paraId="2BB9AF7B" w14:textId="77777777" w:rsidR="00C05B84" w:rsidRPr="00BB710F" w:rsidRDefault="00C05B84" w:rsidP="005F0366">
      <w:pPr>
        <w:pStyle w:val="ListParagraph"/>
        <w:spacing w:after="0" w:line="240" w:lineRule="auto"/>
        <w:ind w:left="990" w:hanging="270"/>
        <w:jc w:val="both"/>
        <w:rPr>
          <w:rFonts w:ascii="Times New Roman" w:hAnsi="Times New Roman" w:cs="Times New Roman"/>
          <w:lang w:val="en-IN"/>
        </w:rPr>
      </w:pPr>
    </w:p>
    <w:p w14:paraId="15A45B6F" w14:textId="77777777" w:rsidR="00C05B84" w:rsidRPr="00BB710F" w:rsidRDefault="00C05B84" w:rsidP="00C05B84">
      <w:pPr>
        <w:pStyle w:val="ListParagraph"/>
        <w:spacing w:after="0" w:line="240" w:lineRule="auto"/>
        <w:ind w:left="567"/>
        <w:jc w:val="both"/>
        <w:rPr>
          <w:rFonts w:ascii="Times New Roman" w:hAnsi="Times New Roman" w:cs="Times New Roman"/>
          <w:lang w:val="en-IN"/>
        </w:rPr>
      </w:pPr>
    </w:p>
    <w:p w14:paraId="5D546639" w14:textId="57A6D5BC" w:rsidR="00C05B84" w:rsidRPr="00BB710F" w:rsidRDefault="00C05B84" w:rsidP="0031506C">
      <w:pPr>
        <w:pStyle w:val="ListParagraph"/>
        <w:numPr>
          <w:ilvl w:val="5"/>
          <w:numId w:val="27"/>
        </w:numPr>
        <w:spacing w:after="0" w:line="240" w:lineRule="auto"/>
        <w:ind w:left="540" w:hanging="540"/>
        <w:jc w:val="both"/>
        <w:rPr>
          <w:rFonts w:ascii="Times New Roman" w:hAnsi="Times New Roman" w:cs="Times New Roman"/>
          <w:lang w:val="en-IN"/>
        </w:rPr>
      </w:pPr>
      <w:r w:rsidRPr="00BB710F">
        <w:rPr>
          <w:rFonts w:ascii="Times New Roman" w:hAnsi="Times New Roman" w:cs="Times New Roman"/>
          <w:lang w:val="en-IN"/>
        </w:rPr>
        <w:t xml:space="preserve">The Parties agree that any Enhancements to the </w:t>
      </w:r>
      <w:r w:rsidR="00B14725" w:rsidRPr="00BB710F">
        <w:rPr>
          <w:rFonts w:ascii="Times New Roman" w:hAnsi="Times New Roman" w:cs="Times New Roman"/>
          <w:lang w:val="en-IN"/>
        </w:rPr>
        <w:t xml:space="preserve">Composite </w:t>
      </w:r>
      <w:r w:rsidRPr="00BB710F">
        <w:rPr>
          <w:rFonts w:ascii="Times New Roman" w:hAnsi="Times New Roman" w:cs="Times New Roman"/>
          <w:lang w:val="en-IN"/>
        </w:rPr>
        <w:t>Software, made</w:t>
      </w:r>
      <w:r w:rsidR="00880CD5" w:rsidRPr="00BB710F">
        <w:rPr>
          <w:rFonts w:ascii="Times New Roman" w:hAnsi="Times New Roman" w:cs="Times New Roman"/>
          <w:lang w:val="en-IN"/>
        </w:rPr>
        <w:t xml:space="preserve"> in accordance with Clause 2.2.6</w:t>
      </w:r>
      <w:r w:rsidRPr="00BB710F">
        <w:rPr>
          <w:rFonts w:ascii="Times New Roman" w:hAnsi="Times New Roman" w:cs="Times New Roman"/>
          <w:lang w:val="en-IN"/>
        </w:rPr>
        <w:t xml:space="preserve"> (a)</w:t>
      </w:r>
      <w:r w:rsidR="00B2285F" w:rsidRPr="00BB710F">
        <w:rPr>
          <w:rFonts w:ascii="Times New Roman" w:hAnsi="Times New Roman" w:cs="Times New Roman"/>
          <w:lang w:val="en-IN"/>
        </w:rPr>
        <w:t xml:space="preserve"> (</w:t>
      </w:r>
      <w:proofErr w:type="spellStart"/>
      <w:r w:rsidR="00B2285F" w:rsidRPr="00BB710F">
        <w:rPr>
          <w:rFonts w:ascii="Times New Roman" w:hAnsi="Times New Roman" w:cs="Times New Roman"/>
          <w:lang w:val="en-IN"/>
        </w:rPr>
        <w:t>i</w:t>
      </w:r>
      <w:proofErr w:type="spellEnd"/>
      <w:r w:rsidR="00B2285F" w:rsidRPr="00BB710F">
        <w:rPr>
          <w:rFonts w:ascii="Times New Roman" w:hAnsi="Times New Roman" w:cs="Times New Roman"/>
          <w:lang w:val="en-IN"/>
        </w:rPr>
        <w:t>)</w:t>
      </w:r>
      <w:r w:rsidRPr="00BB710F">
        <w:rPr>
          <w:rFonts w:ascii="Times New Roman" w:hAnsi="Times New Roman" w:cs="Times New Roman"/>
          <w:lang w:val="en-IN"/>
        </w:rPr>
        <w:t xml:space="preserve"> above shall be developed by </w:t>
      </w:r>
      <w:r w:rsidR="00411336" w:rsidRPr="00BB710F">
        <w:rPr>
          <w:rFonts w:ascii="Times New Roman" w:hAnsi="Times New Roman" w:cs="Times New Roman"/>
          <w:lang w:val="en-IN"/>
        </w:rPr>
        <w:t>Service Provider</w:t>
      </w:r>
      <w:r w:rsidRPr="00BB710F">
        <w:rPr>
          <w:rFonts w:ascii="Times New Roman" w:hAnsi="Times New Roman" w:cs="Times New Roman"/>
          <w:lang w:val="en-IN"/>
        </w:rPr>
        <w:t xml:space="preserve"> at a cost of development as agreed between the Parties in the Change Order.</w:t>
      </w:r>
    </w:p>
    <w:p w14:paraId="09E27BB1" w14:textId="77777777" w:rsidR="00B2285F" w:rsidRPr="00BB710F" w:rsidRDefault="00B2285F" w:rsidP="00B2285F">
      <w:pPr>
        <w:pStyle w:val="ListParagraph"/>
        <w:spacing w:after="0" w:line="240" w:lineRule="auto"/>
        <w:ind w:left="990"/>
        <w:jc w:val="both"/>
        <w:rPr>
          <w:rFonts w:ascii="Times New Roman" w:hAnsi="Times New Roman" w:cs="Times New Roman"/>
          <w:lang w:val="en-IN"/>
        </w:rPr>
      </w:pPr>
    </w:p>
    <w:p w14:paraId="50AFE6C1" w14:textId="08138F54" w:rsidR="00B2285F" w:rsidRPr="00BB710F" w:rsidRDefault="00B2285F" w:rsidP="0031506C">
      <w:pPr>
        <w:pStyle w:val="ListParagraph"/>
        <w:numPr>
          <w:ilvl w:val="5"/>
          <w:numId w:val="27"/>
        </w:numPr>
        <w:spacing w:after="0" w:line="240" w:lineRule="auto"/>
        <w:ind w:left="540" w:hanging="540"/>
        <w:jc w:val="both"/>
        <w:rPr>
          <w:rFonts w:ascii="Times New Roman" w:hAnsi="Times New Roman" w:cs="Times New Roman"/>
          <w:lang w:val="en-IN"/>
        </w:rPr>
      </w:pPr>
      <w:r w:rsidRPr="00BB710F">
        <w:rPr>
          <w:rFonts w:ascii="Times New Roman" w:hAnsi="Times New Roman" w:cs="Times New Roman"/>
          <w:lang w:val="en-IN"/>
        </w:rPr>
        <w:t xml:space="preserve">The Parties agree that any Enhancements to the </w:t>
      </w:r>
      <w:r w:rsidR="00B14725" w:rsidRPr="00BB710F">
        <w:rPr>
          <w:rFonts w:ascii="Times New Roman" w:hAnsi="Times New Roman" w:cs="Times New Roman"/>
          <w:lang w:val="en-IN"/>
        </w:rPr>
        <w:t xml:space="preserve">Composite </w:t>
      </w:r>
      <w:r w:rsidRPr="00BB710F">
        <w:rPr>
          <w:rFonts w:ascii="Times New Roman" w:hAnsi="Times New Roman" w:cs="Times New Roman"/>
          <w:lang w:val="en-IN"/>
        </w:rPr>
        <w:t>Software made</w:t>
      </w:r>
      <w:r w:rsidR="00880CD5" w:rsidRPr="00BB710F">
        <w:rPr>
          <w:rFonts w:ascii="Times New Roman" w:hAnsi="Times New Roman" w:cs="Times New Roman"/>
          <w:lang w:val="en-IN"/>
        </w:rPr>
        <w:t xml:space="preserve"> in accordance with </w:t>
      </w:r>
      <w:r w:rsidR="00634C88" w:rsidRPr="00BB710F">
        <w:rPr>
          <w:rFonts w:ascii="Times New Roman" w:hAnsi="Times New Roman" w:cs="Times New Roman"/>
          <w:lang w:val="en-IN"/>
        </w:rPr>
        <w:t>this Agreement</w:t>
      </w:r>
      <w:r w:rsidRPr="00BB710F">
        <w:rPr>
          <w:rFonts w:ascii="Times New Roman" w:hAnsi="Times New Roman" w:cs="Times New Roman"/>
          <w:lang w:val="en-IN"/>
        </w:rPr>
        <w:t xml:space="preserve"> or any Enhancements (whether Initial Enhancements or Future Enhancements) incorporated in relation to the design, look and feel of any interface (each such Enhancements, hereinafter referred to as “IndiGo Enhancements”) shall be developed or provided by </w:t>
      </w:r>
      <w:r w:rsidR="00411336" w:rsidRPr="00BB710F">
        <w:rPr>
          <w:rFonts w:ascii="Times New Roman" w:hAnsi="Times New Roman" w:cs="Times New Roman"/>
          <w:lang w:val="en-IN"/>
        </w:rPr>
        <w:t>Service Provider</w:t>
      </w:r>
      <w:r w:rsidRPr="00BB710F">
        <w:rPr>
          <w:rFonts w:ascii="Times New Roman" w:hAnsi="Times New Roman" w:cs="Times New Roman"/>
          <w:lang w:val="en-IN"/>
        </w:rPr>
        <w:t>:</w:t>
      </w:r>
    </w:p>
    <w:p w14:paraId="07344F76" w14:textId="77777777" w:rsidR="00B2285F" w:rsidRPr="00BB710F" w:rsidRDefault="00B2285F" w:rsidP="001555CC">
      <w:pPr>
        <w:pStyle w:val="ListParagraph"/>
        <w:spacing w:after="0" w:line="240" w:lineRule="auto"/>
        <w:ind w:left="540"/>
        <w:jc w:val="both"/>
        <w:rPr>
          <w:rFonts w:ascii="Times New Roman" w:hAnsi="Times New Roman" w:cs="Times New Roman"/>
          <w:lang w:val="en-IN"/>
        </w:rPr>
      </w:pPr>
    </w:p>
    <w:p w14:paraId="7CD91112" w14:textId="067A73AF" w:rsidR="00B2285F" w:rsidRPr="00BB710F" w:rsidRDefault="00B2285F" w:rsidP="0031506C">
      <w:pPr>
        <w:pStyle w:val="ListParagraph"/>
        <w:numPr>
          <w:ilvl w:val="6"/>
          <w:numId w:val="27"/>
        </w:numPr>
        <w:spacing w:after="0" w:line="240" w:lineRule="auto"/>
        <w:ind w:left="1440"/>
        <w:jc w:val="both"/>
        <w:rPr>
          <w:rFonts w:ascii="Times New Roman" w:hAnsi="Times New Roman" w:cs="Times New Roman"/>
          <w:lang w:val="en-IN"/>
        </w:rPr>
      </w:pPr>
      <w:r w:rsidRPr="00BB710F">
        <w:rPr>
          <w:rFonts w:ascii="Times New Roman" w:hAnsi="Times New Roman" w:cs="Times New Roman"/>
          <w:lang w:val="en-IN"/>
        </w:rPr>
        <w:t xml:space="preserve">at such </w:t>
      </w:r>
      <w:r w:rsidR="00BA49CE" w:rsidRPr="00BB710F">
        <w:rPr>
          <w:rFonts w:ascii="Times New Roman" w:hAnsi="Times New Roman" w:cs="Times New Roman"/>
          <w:lang w:val="en-IN"/>
        </w:rPr>
        <w:t>charges</w:t>
      </w:r>
      <w:r w:rsidRPr="00BB710F">
        <w:rPr>
          <w:rFonts w:ascii="Times New Roman" w:hAnsi="Times New Roman" w:cs="Times New Roman"/>
          <w:lang w:val="en-IN"/>
        </w:rPr>
        <w:t xml:space="preserve"> as agreed between the Parties in the Change Order</w:t>
      </w:r>
      <w:r w:rsidR="00BA49CE" w:rsidRPr="00BB710F">
        <w:rPr>
          <w:rFonts w:ascii="Times New Roman" w:hAnsi="Times New Roman" w:cs="Times New Roman"/>
          <w:lang w:val="en-IN"/>
        </w:rPr>
        <w:t xml:space="preserve"> (based on the Blended Rate agreed between the Parties hereunder)</w:t>
      </w:r>
      <w:r w:rsidRPr="00BB710F">
        <w:rPr>
          <w:rFonts w:ascii="Times New Roman" w:hAnsi="Times New Roman" w:cs="Times New Roman"/>
          <w:lang w:val="en-IN"/>
        </w:rPr>
        <w:t>; and</w:t>
      </w:r>
    </w:p>
    <w:p w14:paraId="2E70CA03" w14:textId="77777777" w:rsidR="00F854C3" w:rsidRPr="00BB710F" w:rsidRDefault="00F854C3" w:rsidP="00F854C3">
      <w:pPr>
        <w:spacing w:after="0" w:line="240" w:lineRule="auto"/>
        <w:jc w:val="both"/>
        <w:rPr>
          <w:rFonts w:ascii="Times New Roman" w:hAnsi="Times New Roman" w:cs="Times New Roman"/>
          <w:lang w:val="en-IN"/>
        </w:rPr>
      </w:pPr>
    </w:p>
    <w:p w14:paraId="3802B347" w14:textId="0EC5D5EE" w:rsidR="00B2285F" w:rsidRPr="00BB710F" w:rsidRDefault="00411336" w:rsidP="0031506C">
      <w:pPr>
        <w:pStyle w:val="ListParagraph"/>
        <w:numPr>
          <w:ilvl w:val="6"/>
          <w:numId w:val="27"/>
        </w:numPr>
        <w:spacing w:after="0" w:line="240" w:lineRule="auto"/>
        <w:ind w:left="1440" w:hanging="630"/>
        <w:jc w:val="both"/>
        <w:rPr>
          <w:rFonts w:ascii="Times New Roman" w:hAnsi="Times New Roman" w:cs="Times New Roman"/>
          <w:lang w:val="en-IN"/>
        </w:rPr>
      </w:pPr>
      <w:r w:rsidRPr="00BB710F">
        <w:rPr>
          <w:rFonts w:ascii="Times New Roman" w:hAnsi="Times New Roman" w:cs="Times New Roman"/>
          <w:lang w:val="en-IN"/>
        </w:rPr>
        <w:t>Service Provider</w:t>
      </w:r>
      <w:r w:rsidR="00B2285F" w:rsidRPr="00BB710F">
        <w:rPr>
          <w:rFonts w:ascii="Times New Roman" w:hAnsi="Times New Roman" w:cs="Times New Roman"/>
          <w:lang w:val="en-IN"/>
        </w:rPr>
        <w:t xml:space="preserve"> shall provide </w:t>
      </w:r>
      <w:r w:rsidR="00902564" w:rsidRPr="00BB710F">
        <w:rPr>
          <w:rFonts w:ascii="Times New Roman" w:hAnsi="Times New Roman" w:cs="Times New Roman"/>
          <w:lang w:val="en-IN"/>
        </w:rPr>
        <w:t>the Customer</w:t>
      </w:r>
      <w:r w:rsidR="00B2285F" w:rsidRPr="00BB710F">
        <w:rPr>
          <w:rFonts w:ascii="Times New Roman" w:hAnsi="Times New Roman" w:cs="Times New Roman"/>
          <w:lang w:val="en-IN"/>
        </w:rPr>
        <w:t xml:space="preserve"> with an exclusive, perpetual, transferable </w:t>
      </w:r>
      <w:r w:rsidR="00C977F1" w:rsidRPr="00BB710F">
        <w:rPr>
          <w:rFonts w:ascii="Times New Roman" w:hAnsi="Times New Roman" w:cs="Times New Roman"/>
          <w:lang w:val="en-IN"/>
        </w:rPr>
        <w:t xml:space="preserve">only within the territorial </w:t>
      </w:r>
      <w:r w:rsidR="00981F6D" w:rsidRPr="00BB710F">
        <w:rPr>
          <w:rFonts w:ascii="Times New Roman" w:hAnsi="Times New Roman" w:cs="Times New Roman"/>
          <w:lang w:val="en-IN"/>
        </w:rPr>
        <w:t>jurisdiction</w:t>
      </w:r>
      <w:r w:rsidR="00C977F1" w:rsidRPr="00BB710F">
        <w:rPr>
          <w:rFonts w:ascii="Times New Roman" w:hAnsi="Times New Roman" w:cs="Times New Roman"/>
          <w:lang w:val="en-IN"/>
        </w:rPr>
        <w:t xml:space="preserve"> of India </w:t>
      </w:r>
      <w:r w:rsidR="00B2285F" w:rsidRPr="00BB710F">
        <w:rPr>
          <w:rFonts w:ascii="Times New Roman" w:hAnsi="Times New Roman" w:cs="Times New Roman"/>
          <w:lang w:val="en-IN"/>
        </w:rPr>
        <w:t>and unlimited license to such IndiGo Enhancements; and</w:t>
      </w:r>
    </w:p>
    <w:p w14:paraId="5AA46AA1" w14:textId="77777777" w:rsidR="00F854C3" w:rsidRPr="00BB710F" w:rsidRDefault="00F854C3" w:rsidP="00F854C3">
      <w:pPr>
        <w:pStyle w:val="ListParagraph"/>
        <w:rPr>
          <w:rFonts w:ascii="Times New Roman" w:hAnsi="Times New Roman" w:cs="Times New Roman"/>
          <w:lang w:val="en-IN"/>
        </w:rPr>
      </w:pPr>
    </w:p>
    <w:p w14:paraId="709B9966" w14:textId="5A6845BC" w:rsidR="00B2285F" w:rsidRPr="00BB710F" w:rsidRDefault="00B2285F" w:rsidP="0031506C">
      <w:pPr>
        <w:pStyle w:val="ListParagraph"/>
        <w:numPr>
          <w:ilvl w:val="6"/>
          <w:numId w:val="27"/>
        </w:numPr>
        <w:spacing w:after="0" w:line="240" w:lineRule="auto"/>
        <w:ind w:left="1440" w:hanging="630"/>
        <w:jc w:val="both"/>
        <w:rPr>
          <w:rFonts w:ascii="Times New Roman" w:hAnsi="Times New Roman" w:cs="Times New Roman"/>
          <w:lang w:val="en-IN"/>
        </w:rPr>
      </w:pPr>
      <w:r w:rsidRPr="00BB710F">
        <w:rPr>
          <w:rFonts w:ascii="Times New Roman" w:hAnsi="Times New Roman" w:cs="Times New Roman"/>
          <w:lang w:val="en-IN"/>
        </w:rPr>
        <w:t xml:space="preserve">In the event of termination or expiry of this Agreement (without further renewal) </w:t>
      </w:r>
      <w:r w:rsidR="00411336" w:rsidRPr="00BB710F">
        <w:rPr>
          <w:rFonts w:ascii="Times New Roman" w:hAnsi="Times New Roman" w:cs="Times New Roman"/>
          <w:lang w:val="en-IN"/>
        </w:rPr>
        <w:t>Service Provider</w:t>
      </w:r>
      <w:r w:rsidR="00902564" w:rsidRPr="00BB710F">
        <w:rPr>
          <w:rFonts w:ascii="Times New Roman" w:hAnsi="Times New Roman" w:cs="Times New Roman"/>
          <w:lang w:val="en-IN"/>
        </w:rPr>
        <w:t xml:space="preserve"> shall transfer such IndiGo Enhancement and assign all Intellectual Property in such IndiGo Enhancement and its Source Code to the Customer a</w:t>
      </w:r>
      <w:r w:rsidR="00801CF0" w:rsidRPr="00BB710F">
        <w:rPr>
          <w:rFonts w:ascii="Times New Roman" w:hAnsi="Times New Roman" w:cs="Times New Roman"/>
          <w:lang w:val="en-IN"/>
        </w:rPr>
        <w:t>t no additional cost or charges;</w:t>
      </w:r>
      <w:r w:rsidR="006332F2" w:rsidRPr="00BB710F">
        <w:rPr>
          <w:rFonts w:ascii="Times New Roman" w:hAnsi="Times New Roman" w:cs="Times New Roman"/>
          <w:lang w:val="en-IN"/>
        </w:rPr>
        <w:t xml:space="preserve"> and</w:t>
      </w:r>
      <w:r w:rsidR="005F0366" w:rsidRPr="00BB710F">
        <w:rPr>
          <w:rFonts w:ascii="Times New Roman" w:hAnsi="Times New Roman" w:cs="Times New Roman"/>
          <w:lang w:val="en-IN"/>
        </w:rPr>
        <w:t xml:space="preserve"> </w:t>
      </w:r>
    </w:p>
    <w:p w14:paraId="1C58C203" w14:textId="77777777" w:rsidR="00801CF0" w:rsidRPr="00BB710F" w:rsidRDefault="00801CF0" w:rsidP="00801CF0">
      <w:pPr>
        <w:pStyle w:val="ListParagraph"/>
        <w:rPr>
          <w:rFonts w:ascii="Times New Roman" w:hAnsi="Times New Roman" w:cs="Times New Roman"/>
          <w:lang w:val="en-IN"/>
        </w:rPr>
      </w:pPr>
    </w:p>
    <w:p w14:paraId="1417AC8F" w14:textId="34017032" w:rsidR="00801CF0" w:rsidRPr="00BB710F" w:rsidRDefault="00801CF0" w:rsidP="0031506C">
      <w:pPr>
        <w:pStyle w:val="ListParagraph"/>
        <w:numPr>
          <w:ilvl w:val="6"/>
          <w:numId w:val="27"/>
        </w:numPr>
        <w:spacing w:after="0" w:line="240" w:lineRule="auto"/>
        <w:ind w:left="1440" w:hanging="630"/>
        <w:jc w:val="both"/>
        <w:rPr>
          <w:rFonts w:ascii="Times New Roman" w:hAnsi="Times New Roman" w:cs="Times New Roman"/>
          <w:lang w:val="en-IN"/>
        </w:rPr>
      </w:pPr>
      <w:r w:rsidRPr="00BB710F">
        <w:rPr>
          <w:rFonts w:ascii="Times New Roman" w:hAnsi="Times New Roman" w:cs="Times New Roman"/>
        </w:rPr>
        <w:t xml:space="preserve">The </w:t>
      </w:r>
      <w:r w:rsidRPr="00BB710F">
        <w:rPr>
          <w:rFonts w:ascii="Times New Roman" w:hAnsi="Times New Roman" w:cs="Times New Roman"/>
          <w:lang w:val="en-IN"/>
        </w:rPr>
        <w:t>IndiGo</w:t>
      </w:r>
      <w:r w:rsidRPr="00BB710F">
        <w:rPr>
          <w:rFonts w:ascii="Times New Roman" w:hAnsi="Times New Roman" w:cs="Times New Roman"/>
        </w:rPr>
        <w:t xml:space="preserve"> </w:t>
      </w:r>
      <w:r w:rsidR="00360629" w:rsidRPr="00BB710F">
        <w:rPr>
          <w:rFonts w:ascii="Times New Roman" w:hAnsi="Times New Roman" w:cs="Times New Roman"/>
        </w:rPr>
        <w:t>Enhancements</w:t>
      </w:r>
      <w:r w:rsidRPr="00BB710F">
        <w:rPr>
          <w:rFonts w:ascii="Times New Roman" w:hAnsi="Times New Roman" w:cs="Times New Roman"/>
        </w:rPr>
        <w:t xml:space="preserve"> shall be implemented in an isolated manner in Composite Software, to be determined as per the Change Order and </w:t>
      </w:r>
      <w:r w:rsidR="00411336" w:rsidRPr="00BB710F">
        <w:rPr>
          <w:rFonts w:ascii="Times New Roman" w:hAnsi="Times New Roman" w:cs="Times New Roman"/>
        </w:rPr>
        <w:t>Service Provider</w:t>
      </w:r>
      <w:r w:rsidRPr="00BB710F">
        <w:rPr>
          <w:rFonts w:ascii="Times New Roman" w:hAnsi="Times New Roman" w:cs="Times New Roman"/>
        </w:rPr>
        <w:t xml:space="preserve"> will make the functionality accessible only to the Customer via configuration and disable the same for other customers; and</w:t>
      </w:r>
      <w:r w:rsidR="005F0366" w:rsidRPr="00BB710F">
        <w:rPr>
          <w:rFonts w:ascii="Times New Roman" w:hAnsi="Times New Roman" w:cs="Times New Roman"/>
        </w:rPr>
        <w:t xml:space="preserve"> </w:t>
      </w:r>
    </w:p>
    <w:p w14:paraId="6B4397A7" w14:textId="77777777" w:rsidR="00801CF0" w:rsidRPr="00BB710F" w:rsidRDefault="00801CF0" w:rsidP="00801CF0">
      <w:pPr>
        <w:pStyle w:val="ListParagraph"/>
        <w:rPr>
          <w:rFonts w:ascii="Times New Roman" w:hAnsi="Times New Roman" w:cs="Times New Roman"/>
          <w:lang w:val="en-IN"/>
        </w:rPr>
      </w:pPr>
    </w:p>
    <w:p w14:paraId="1B1DDA3B" w14:textId="622A28D7" w:rsidR="00801CF0" w:rsidRPr="00BB710F" w:rsidRDefault="00411336" w:rsidP="0031506C">
      <w:pPr>
        <w:pStyle w:val="ListParagraph"/>
        <w:numPr>
          <w:ilvl w:val="6"/>
          <w:numId w:val="27"/>
        </w:numPr>
        <w:spacing w:after="0" w:line="240" w:lineRule="auto"/>
        <w:ind w:left="1440" w:hanging="630"/>
        <w:jc w:val="both"/>
        <w:rPr>
          <w:rFonts w:ascii="Times New Roman" w:hAnsi="Times New Roman" w:cs="Times New Roman"/>
          <w:lang w:val="en-IN"/>
        </w:rPr>
      </w:pPr>
      <w:r w:rsidRPr="00BB710F">
        <w:rPr>
          <w:rFonts w:ascii="Times New Roman" w:hAnsi="Times New Roman" w:cs="Times New Roman"/>
        </w:rPr>
        <w:t xml:space="preserve">Service </w:t>
      </w:r>
      <w:r w:rsidRPr="00BB710F">
        <w:rPr>
          <w:rFonts w:ascii="Times New Roman" w:hAnsi="Times New Roman" w:cs="Times New Roman"/>
          <w:lang w:val="en-IN"/>
        </w:rPr>
        <w:t>Provider</w:t>
      </w:r>
      <w:r w:rsidR="00801CF0" w:rsidRPr="00BB710F">
        <w:rPr>
          <w:rFonts w:ascii="Times New Roman" w:hAnsi="Times New Roman" w:cs="Times New Roman"/>
        </w:rPr>
        <w:t xml:space="preserve"> shall offer the highest level of Intellectual Property Rights </w:t>
      </w:r>
      <w:r w:rsidR="00A9007A" w:rsidRPr="00BB710F">
        <w:rPr>
          <w:rFonts w:ascii="Times New Roman" w:hAnsi="Times New Roman" w:cs="Times New Roman"/>
        </w:rPr>
        <w:t xml:space="preserve">and security </w:t>
      </w:r>
      <w:r w:rsidR="00801CF0" w:rsidRPr="00BB710F">
        <w:rPr>
          <w:rFonts w:ascii="Times New Roman" w:hAnsi="Times New Roman" w:cs="Times New Roman"/>
        </w:rPr>
        <w:t xml:space="preserve">protection as separate solution for the IndiGo Enhancements. </w:t>
      </w:r>
    </w:p>
    <w:p w14:paraId="6349C6F3" w14:textId="77777777" w:rsidR="00B25D7D" w:rsidRPr="00BB710F" w:rsidRDefault="00B25D7D" w:rsidP="00B25D7D">
      <w:pPr>
        <w:pStyle w:val="ListParagraph"/>
        <w:rPr>
          <w:rFonts w:ascii="Times New Roman" w:hAnsi="Times New Roman" w:cs="Times New Roman"/>
          <w:lang w:val="en-IN"/>
        </w:rPr>
      </w:pPr>
    </w:p>
    <w:p w14:paraId="206236FD" w14:textId="77777777" w:rsidR="00B25D7D" w:rsidRPr="00BB710F" w:rsidRDefault="00B25D7D" w:rsidP="0031506C">
      <w:pPr>
        <w:pStyle w:val="ListParagraph"/>
        <w:numPr>
          <w:ilvl w:val="5"/>
          <w:numId w:val="27"/>
        </w:numPr>
        <w:spacing w:after="0" w:line="240" w:lineRule="auto"/>
        <w:ind w:left="540" w:hanging="540"/>
        <w:jc w:val="both"/>
        <w:rPr>
          <w:rFonts w:ascii="Times New Roman" w:hAnsi="Times New Roman" w:cs="Times New Roman"/>
          <w:lang w:val="en-IN"/>
        </w:rPr>
      </w:pPr>
      <w:r w:rsidRPr="00BB710F">
        <w:rPr>
          <w:rFonts w:ascii="Times New Roman" w:hAnsi="Times New Roman" w:cs="Times New Roman"/>
          <w:lang w:val="en-IN"/>
        </w:rPr>
        <w:lastRenderedPageBreak/>
        <w:t>The provisions of sub-Clauses 2.2.1 (d), (e) and (f) in relation to user acceptance test, go-live and warranty period shall apply mutatis mutandis to each Future Enhancement and the timelines thereof shall be as provided in the Change Order.</w:t>
      </w:r>
    </w:p>
    <w:p w14:paraId="72E45229" w14:textId="77777777" w:rsidR="00C05B84" w:rsidRPr="00BB710F" w:rsidRDefault="00C05B84" w:rsidP="00C05B84">
      <w:pPr>
        <w:pStyle w:val="ListParagraph"/>
        <w:spacing w:after="0" w:line="240" w:lineRule="auto"/>
        <w:ind w:left="567"/>
        <w:jc w:val="both"/>
        <w:rPr>
          <w:rFonts w:ascii="Times New Roman" w:hAnsi="Times New Roman" w:cs="Times New Roman"/>
          <w:lang w:val="en-IN"/>
        </w:rPr>
      </w:pPr>
    </w:p>
    <w:p w14:paraId="3C30EF52" w14:textId="77777777" w:rsidR="00734BA6" w:rsidRPr="00BB710F" w:rsidRDefault="00734BA6" w:rsidP="001449DE">
      <w:pPr>
        <w:pStyle w:val="ListParagraph"/>
        <w:numPr>
          <w:ilvl w:val="2"/>
          <w:numId w:val="2"/>
        </w:numPr>
        <w:spacing w:after="0" w:line="240" w:lineRule="auto"/>
        <w:ind w:left="567" w:hanging="567"/>
        <w:rPr>
          <w:rFonts w:ascii="Times New Roman" w:hAnsi="Times New Roman" w:cs="Times New Roman"/>
          <w:b/>
          <w:i/>
          <w:u w:val="single"/>
        </w:rPr>
      </w:pPr>
      <w:bookmarkStart w:id="33" w:name="_Toc474418692"/>
      <w:bookmarkStart w:id="34" w:name="_Toc475709313"/>
      <w:bookmarkStart w:id="35" w:name="_Toc478655626"/>
      <w:r w:rsidRPr="00BB710F">
        <w:rPr>
          <w:rStyle w:val="Heading2Char"/>
          <w:rFonts w:eastAsiaTheme="minorHAnsi"/>
          <w:b w:val="0"/>
          <w:i/>
          <w:sz w:val="22"/>
          <w:szCs w:val="22"/>
          <w:u w:val="single"/>
        </w:rPr>
        <w:t>Customary and Necessary Adjunct to Services Implied</w:t>
      </w:r>
      <w:bookmarkEnd w:id="33"/>
      <w:bookmarkEnd w:id="34"/>
      <w:bookmarkEnd w:id="35"/>
      <w:r w:rsidRPr="00BB710F">
        <w:rPr>
          <w:rFonts w:ascii="Times New Roman" w:hAnsi="Times New Roman" w:cs="Times New Roman"/>
          <w:b/>
          <w:i/>
          <w:u w:val="single"/>
        </w:rPr>
        <w:t xml:space="preserve"> </w:t>
      </w:r>
    </w:p>
    <w:p w14:paraId="3C5A0384" w14:textId="77777777" w:rsidR="00734BA6" w:rsidRPr="00BB710F" w:rsidRDefault="00734BA6" w:rsidP="00E34CAE">
      <w:pPr>
        <w:pStyle w:val="ListParagraph"/>
        <w:spacing w:after="0" w:line="240" w:lineRule="auto"/>
        <w:ind w:left="360"/>
        <w:jc w:val="both"/>
        <w:rPr>
          <w:rFonts w:ascii="Times New Roman" w:hAnsi="Times New Roman" w:cs="Times New Roman"/>
        </w:rPr>
      </w:pPr>
    </w:p>
    <w:p w14:paraId="6445B9EA" w14:textId="730DEBFB" w:rsidR="00734BA6" w:rsidRPr="00BB710F" w:rsidRDefault="00734BA6" w:rsidP="007E40E4">
      <w:pPr>
        <w:pStyle w:val="ListParagraph"/>
        <w:spacing w:after="0" w:line="240" w:lineRule="auto"/>
        <w:ind w:left="567"/>
        <w:jc w:val="both"/>
        <w:rPr>
          <w:rFonts w:ascii="Times New Roman" w:hAnsi="Times New Roman" w:cs="Times New Roman"/>
          <w:lang w:val="en-IN"/>
        </w:rPr>
      </w:pPr>
      <w:r w:rsidRPr="00BB710F">
        <w:rPr>
          <w:rFonts w:ascii="Times New Roman" w:hAnsi="Times New Roman" w:cs="Times New Roman"/>
        </w:rPr>
        <w:t>If any responsibility not specifically described in this Agreement is found to be an inherent, necessary or customary part of the Services or required for proper performance or provision of the Services</w:t>
      </w:r>
      <w:r w:rsidR="006E0944" w:rsidRPr="00BB710F">
        <w:rPr>
          <w:rFonts w:ascii="Times New Roman" w:hAnsi="Times New Roman" w:cs="Times New Roman"/>
        </w:rPr>
        <w:t>,</w:t>
      </w:r>
      <w:r w:rsidRPr="00BB710F">
        <w:rPr>
          <w:rFonts w:ascii="Times New Roman" w:hAnsi="Times New Roman" w:cs="Times New Roman"/>
        </w:rPr>
        <w:t xml:space="preserve"> then such responsibility shall, at all times, be deemed to be included within the scope of the Services, to be delivered by </w:t>
      </w:r>
      <w:r w:rsidR="00411336" w:rsidRPr="00BB710F">
        <w:rPr>
          <w:rFonts w:ascii="Times New Roman" w:hAnsi="Times New Roman" w:cs="Times New Roman"/>
        </w:rPr>
        <w:t>Service Provider</w:t>
      </w:r>
      <w:r w:rsidRPr="00BB710F">
        <w:rPr>
          <w:rFonts w:ascii="Times New Roman" w:hAnsi="Times New Roman" w:cs="Times New Roman"/>
        </w:rPr>
        <w:t>.</w:t>
      </w:r>
    </w:p>
    <w:p w14:paraId="61FA337A" w14:textId="77777777" w:rsidR="00734459" w:rsidRPr="00BB710F" w:rsidRDefault="00734459" w:rsidP="00E34CAE">
      <w:pPr>
        <w:pStyle w:val="ListParagraph"/>
        <w:spacing w:after="0" w:line="240" w:lineRule="auto"/>
        <w:ind w:left="360"/>
        <w:rPr>
          <w:rFonts w:ascii="Times New Roman" w:hAnsi="Times New Roman" w:cs="Times New Roman"/>
          <w:b/>
        </w:rPr>
      </w:pPr>
    </w:p>
    <w:p w14:paraId="5695B79F" w14:textId="706A3D05" w:rsidR="00CB60E3" w:rsidRPr="00BB710F" w:rsidRDefault="00411336" w:rsidP="001449DE">
      <w:pPr>
        <w:pStyle w:val="ListParagraph"/>
        <w:numPr>
          <w:ilvl w:val="0"/>
          <w:numId w:val="2"/>
        </w:numPr>
        <w:spacing w:after="0" w:line="240" w:lineRule="auto"/>
        <w:ind w:left="567" w:hanging="567"/>
        <w:rPr>
          <w:rFonts w:ascii="Times New Roman" w:hAnsi="Times New Roman" w:cs="Times New Roman"/>
          <w:b/>
        </w:rPr>
      </w:pPr>
      <w:r w:rsidRPr="00BB710F">
        <w:rPr>
          <w:rFonts w:ascii="Times New Roman" w:hAnsi="Times New Roman" w:cs="Times New Roman"/>
          <w:b/>
        </w:rPr>
        <w:t>Service Provider</w:t>
      </w:r>
      <w:r w:rsidR="00734459" w:rsidRPr="00BB710F">
        <w:rPr>
          <w:rFonts w:ascii="Times New Roman" w:hAnsi="Times New Roman" w:cs="Times New Roman"/>
          <w:b/>
        </w:rPr>
        <w:t xml:space="preserve">’s Responsibilities </w:t>
      </w:r>
    </w:p>
    <w:p w14:paraId="48B2229B" w14:textId="77777777" w:rsidR="00734459" w:rsidRPr="00BB710F" w:rsidRDefault="00734459" w:rsidP="00E34CAE">
      <w:pPr>
        <w:pStyle w:val="ListParagraph"/>
        <w:spacing w:after="0" w:line="240" w:lineRule="auto"/>
        <w:ind w:left="360"/>
        <w:rPr>
          <w:rFonts w:ascii="Times New Roman" w:hAnsi="Times New Roman" w:cs="Times New Roman"/>
        </w:rPr>
      </w:pPr>
    </w:p>
    <w:p w14:paraId="74E677F6" w14:textId="77777777" w:rsidR="00734459" w:rsidRPr="00BB710F" w:rsidRDefault="00734459" w:rsidP="001449DE">
      <w:pPr>
        <w:pStyle w:val="ListParagraph"/>
        <w:numPr>
          <w:ilvl w:val="0"/>
          <w:numId w:val="5"/>
        </w:numPr>
        <w:spacing w:after="0" w:line="240" w:lineRule="auto"/>
        <w:ind w:left="567" w:hanging="567"/>
        <w:rPr>
          <w:rFonts w:ascii="Times New Roman" w:hAnsi="Times New Roman" w:cs="Times New Roman"/>
          <w:i/>
          <w:u w:val="single"/>
        </w:rPr>
      </w:pPr>
      <w:r w:rsidRPr="00BB710F">
        <w:rPr>
          <w:rFonts w:ascii="Times New Roman" w:hAnsi="Times New Roman" w:cs="Times New Roman"/>
          <w:i/>
          <w:u w:val="single"/>
        </w:rPr>
        <w:t xml:space="preserve">Access and Use of the </w:t>
      </w:r>
      <w:r w:rsidR="00B14725" w:rsidRPr="00BB710F">
        <w:rPr>
          <w:rFonts w:ascii="Times New Roman" w:hAnsi="Times New Roman" w:cs="Times New Roman"/>
          <w:i/>
          <w:u w:val="single"/>
        </w:rPr>
        <w:t xml:space="preserve">Composite </w:t>
      </w:r>
      <w:r w:rsidRPr="00BB710F">
        <w:rPr>
          <w:rFonts w:ascii="Times New Roman" w:hAnsi="Times New Roman" w:cs="Times New Roman"/>
          <w:i/>
          <w:u w:val="single"/>
        </w:rPr>
        <w:t>Software</w:t>
      </w:r>
    </w:p>
    <w:p w14:paraId="48950889" w14:textId="77777777" w:rsidR="00734459" w:rsidRPr="00BB710F" w:rsidRDefault="00734459" w:rsidP="00F549C5">
      <w:pPr>
        <w:tabs>
          <w:tab w:val="left" w:pos="4210"/>
        </w:tabs>
        <w:spacing w:after="0" w:line="240" w:lineRule="auto"/>
        <w:rPr>
          <w:rFonts w:ascii="Times New Roman" w:hAnsi="Times New Roman" w:cs="Times New Roman"/>
        </w:rPr>
      </w:pPr>
    </w:p>
    <w:p w14:paraId="18754677" w14:textId="311EF0BA" w:rsidR="00C738FC" w:rsidRPr="00BB710F" w:rsidRDefault="00434F1A" w:rsidP="00272CB0">
      <w:pPr>
        <w:pStyle w:val="CommentText"/>
        <w:numPr>
          <w:ilvl w:val="0"/>
          <w:numId w:val="18"/>
        </w:numPr>
        <w:spacing w:after="0" w:line="240" w:lineRule="auto"/>
        <w:ind w:left="540" w:hanging="540"/>
        <w:jc w:val="both"/>
        <w:rPr>
          <w:rFonts w:ascii="Times New Roman" w:hAnsi="Times New Roman"/>
          <w:sz w:val="22"/>
          <w:szCs w:val="22"/>
        </w:rPr>
      </w:pPr>
      <w:r w:rsidRPr="00BB710F">
        <w:rPr>
          <w:rFonts w:ascii="Times New Roman" w:hAnsi="Times New Roman"/>
          <w:sz w:val="22"/>
          <w:szCs w:val="22"/>
        </w:rPr>
        <w:t xml:space="preserve">The </w:t>
      </w:r>
      <w:r w:rsidR="00411336" w:rsidRPr="00BB710F">
        <w:rPr>
          <w:rFonts w:ascii="Times New Roman" w:hAnsi="Times New Roman"/>
          <w:sz w:val="22"/>
          <w:szCs w:val="22"/>
        </w:rPr>
        <w:t>Service Provider</w:t>
      </w:r>
      <w:r w:rsidR="00C738FC" w:rsidRPr="00BB710F">
        <w:rPr>
          <w:rFonts w:ascii="Times New Roman" w:hAnsi="Times New Roman"/>
          <w:sz w:val="22"/>
          <w:szCs w:val="22"/>
        </w:rPr>
        <w:t xml:space="preserve"> will ensure that </w:t>
      </w:r>
      <w:r w:rsidR="00D6266A">
        <w:rPr>
          <w:rFonts w:ascii="Times New Roman" w:hAnsi="Times New Roman"/>
          <w:sz w:val="22"/>
          <w:szCs w:val="22"/>
        </w:rPr>
        <w:t xml:space="preserve">there is no limit on </w:t>
      </w:r>
      <w:r w:rsidR="00C738FC" w:rsidRPr="00BB710F">
        <w:rPr>
          <w:rStyle w:val="Heading2Char"/>
          <w:rFonts w:eastAsia="Calibri"/>
          <w:b w:val="0"/>
          <w:sz w:val="22"/>
          <w:szCs w:val="22"/>
        </w:rPr>
        <w:t xml:space="preserve">Concurrent </w:t>
      </w:r>
      <w:r w:rsidR="00C738FC" w:rsidRPr="00BB710F">
        <w:rPr>
          <w:rFonts w:ascii="Times New Roman" w:hAnsi="Times New Roman"/>
          <w:sz w:val="22"/>
          <w:szCs w:val="22"/>
        </w:rPr>
        <w:t>Users</w:t>
      </w:r>
      <w:r w:rsidR="00090505">
        <w:rPr>
          <w:rFonts w:ascii="Times New Roman" w:hAnsi="Times New Roman"/>
          <w:sz w:val="22"/>
          <w:szCs w:val="22"/>
        </w:rPr>
        <w:t xml:space="preserve"> who</w:t>
      </w:r>
      <w:r w:rsidR="00C738FC" w:rsidRPr="00BB710F">
        <w:rPr>
          <w:rFonts w:ascii="Times New Roman" w:hAnsi="Times New Roman"/>
          <w:sz w:val="22"/>
          <w:szCs w:val="22"/>
        </w:rPr>
        <w:t xml:space="preserve"> can access and use the </w:t>
      </w:r>
      <w:r w:rsidR="00B14725" w:rsidRPr="00BB710F">
        <w:rPr>
          <w:rFonts w:ascii="Times New Roman" w:hAnsi="Times New Roman"/>
          <w:sz w:val="22"/>
          <w:szCs w:val="22"/>
        </w:rPr>
        <w:t xml:space="preserve">Composite </w:t>
      </w:r>
      <w:r w:rsidR="00C738FC" w:rsidRPr="00BB710F">
        <w:rPr>
          <w:rFonts w:ascii="Times New Roman" w:hAnsi="Times New Roman"/>
          <w:sz w:val="22"/>
          <w:szCs w:val="22"/>
        </w:rPr>
        <w:t>Software</w:t>
      </w:r>
      <w:r w:rsidR="00A040C4" w:rsidRPr="00BB710F">
        <w:rPr>
          <w:rFonts w:ascii="Times New Roman" w:hAnsi="Times New Roman"/>
          <w:sz w:val="22"/>
          <w:szCs w:val="22"/>
        </w:rPr>
        <w:t xml:space="preserve"> at the same time</w:t>
      </w:r>
      <w:r w:rsidR="00C738FC" w:rsidRPr="00BB710F">
        <w:rPr>
          <w:rFonts w:ascii="Times New Roman" w:hAnsi="Times New Roman"/>
          <w:sz w:val="22"/>
          <w:szCs w:val="22"/>
        </w:rPr>
        <w:t xml:space="preserve">. </w:t>
      </w:r>
      <w:r w:rsidR="006E0944" w:rsidRPr="00BB710F">
        <w:rPr>
          <w:rFonts w:ascii="Times New Roman" w:hAnsi="Times New Roman"/>
          <w:sz w:val="22"/>
          <w:szCs w:val="22"/>
        </w:rPr>
        <w:t xml:space="preserve"> </w:t>
      </w:r>
    </w:p>
    <w:p w14:paraId="661CFCC6" w14:textId="77777777" w:rsidR="00C738FC" w:rsidRPr="00BB710F" w:rsidRDefault="00C738FC" w:rsidP="00F549C5">
      <w:pPr>
        <w:spacing w:after="0" w:line="240" w:lineRule="auto"/>
        <w:jc w:val="both"/>
        <w:rPr>
          <w:rFonts w:ascii="Times New Roman" w:hAnsi="Times New Roman" w:cs="Times New Roman"/>
        </w:rPr>
      </w:pPr>
    </w:p>
    <w:p w14:paraId="63086321" w14:textId="1BCD4068" w:rsidR="00C738FC" w:rsidRDefault="00434F1A" w:rsidP="003A2F3B">
      <w:pPr>
        <w:pStyle w:val="CommentText"/>
        <w:numPr>
          <w:ilvl w:val="0"/>
          <w:numId w:val="18"/>
        </w:numPr>
        <w:spacing w:after="0" w:line="240" w:lineRule="auto"/>
        <w:ind w:left="540" w:hanging="540"/>
        <w:jc w:val="both"/>
        <w:rPr>
          <w:rFonts w:ascii="Times New Roman" w:hAnsi="Times New Roman"/>
          <w:sz w:val="22"/>
          <w:szCs w:val="22"/>
        </w:rPr>
      </w:pPr>
      <w:r w:rsidRPr="00447709">
        <w:rPr>
          <w:rFonts w:ascii="Times New Roman" w:hAnsi="Times New Roman"/>
          <w:sz w:val="22"/>
          <w:szCs w:val="22"/>
        </w:rPr>
        <w:t xml:space="preserve">The </w:t>
      </w:r>
      <w:r w:rsidR="00411336" w:rsidRPr="00447709">
        <w:rPr>
          <w:rFonts w:ascii="Times New Roman" w:hAnsi="Times New Roman"/>
          <w:sz w:val="22"/>
          <w:szCs w:val="22"/>
        </w:rPr>
        <w:t>Service Provider</w:t>
      </w:r>
      <w:r w:rsidR="00F050AC" w:rsidRPr="00447709">
        <w:rPr>
          <w:rFonts w:ascii="Times New Roman" w:hAnsi="Times New Roman"/>
          <w:sz w:val="22"/>
          <w:szCs w:val="22"/>
        </w:rPr>
        <w:t xml:space="preserve"> shall ensure that any data, document or information once submitted on the Composite Software, will be </w:t>
      </w:r>
      <w:r w:rsidRPr="00447709">
        <w:rPr>
          <w:rFonts w:ascii="Times New Roman" w:hAnsi="Times New Roman"/>
          <w:sz w:val="22"/>
          <w:szCs w:val="22"/>
        </w:rPr>
        <w:t xml:space="preserve">stored and maintained </w:t>
      </w:r>
      <w:r w:rsidR="007A493F" w:rsidRPr="00447709">
        <w:rPr>
          <w:rFonts w:ascii="Times New Roman" w:hAnsi="Times New Roman"/>
          <w:sz w:val="22"/>
          <w:szCs w:val="22"/>
        </w:rPr>
        <w:t>for the period notified by IndiGo</w:t>
      </w:r>
      <w:r w:rsidR="003C737E" w:rsidRPr="00447709">
        <w:rPr>
          <w:rFonts w:ascii="Times New Roman" w:hAnsi="Times New Roman"/>
          <w:sz w:val="22"/>
          <w:szCs w:val="22"/>
        </w:rPr>
        <w:t xml:space="preserve"> </w:t>
      </w:r>
      <w:r w:rsidR="00F050AC" w:rsidRPr="00447709">
        <w:rPr>
          <w:rFonts w:ascii="Times New Roman" w:hAnsi="Times New Roman"/>
          <w:sz w:val="22"/>
          <w:szCs w:val="22"/>
        </w:rPr>
        <w:t xml:space="preserve">and will not be deleted during the Term and archived from time to time. </w:t>
      </w:r>
      <w:r w:rsidRPr="00447709">
        <w:rPr>
          <w:rFonts w:ascii="Times New Roman" w:hAnsi="Times New Roman"/>
          <w:sz w:val="22"/>
          <w:szCs w:val="22"/>
        </w:rPr>
        <w:t xml:space="preserve">The </w:t>
      </w:r>
      <w:r w:rsidR="00411336" w:rsidRPr="00447709">
        <w:rPr>
          <w:rFonts w:ascii="Times New Roman" w:hAnsi="Times New Roman"/>
          <w:sz w:val="22"/>
          <w:szCs w:val="22"/>
        </w:rPr>
        <w:t>Service Provider</w:t>
      </w:r>
      <w:r w:rsidR="00F050AC" w:rsidRPr="00447709">
        <w:rPr>
          <w:rFonts w:ascii="Times New Roman" w:hAnsi="Times New Roman"/>
          <w:sz w:val="22"/>
          <w:szCs w:val="22"/>
        </w:rPr>
        <w:t xml:space="preserve"> acknowledges that the rights in data</w:t>
      </w:r>
      <w:r w:rsidR="00B55226" w:rsidRPr="00447709">
        <w:rPr>
          <w:rFonts w:ascii="Times New Roman" w:hAnsi="Times New Roman"/>
          <w:sz w:val="22"/>
          <w:szCs w:val="22"/>
        </w:rPr>
        <w:t xml:space="preserve"> (</w:t>
      </w:r>
      <w:proofErr w:type="spellStart"/>
      <w:r w:rsidR="00B55226" w:rsidRPr="00447709">
        <w:rPr>
          <w:rFonts w:ascii="Times New Roman" w:hAnsi="Times New Roman"/>
          <w:sz w:val="22"/>
          <w:szCs w:val="22"/>
        </w:rPr>
        <w:t>i</w:t>
      </w:r>
      <w:proofErr w:type="spellEnd"/>
      <w:r w:rsidR="00B55226" w:rsidRPr="00447709">
        <w:rPr>
          <w:rFonts w:ascii="Times New Roman" w:hAnsi="Times New Roman"/>
          <w:sz w:val="22"/>
          <w:szCs w:val="22"/>
        </w:rPr>
        <w:t xml:space="preserve">) </w:t>
      </w:r>
      <w:r w:rsidR="00F027F1" w:rsidRPr="00447709">
        <w:rPr>
          <w:rFonts w:ascii="Times New Roman" w:hAnsi="Times New Roman"/>
          <w:sz w:val="22"/>
          <w:szCs w:val="22"/>
        </w:rPr>
        <w:t>that Customer or its Users submit to the Software or otherwise make available to Service Provider</w:t>
      </w:r>
      <w:r w:rsidR="008B4FCB" w:rsidRPr="00447709">
        <w:rPr>
          <w:rFonts w:ascii="Times New Roman" w:hAnsi="Times New Roman"/>
          <w:sz w:val="22"/>
          <w:szCs w:val="22"/>
        </w:rPr>
        <w:t>; (ii)</w:t>
      </w:r>
      <w:r w:rsidR="00F050AC" w:rsidRPr="00447709">
        <w:rPr>
          <w:rFonts w:ascii="Times New Roman" w:hAnsi="Times New Roman"/>
          <w:sz w:val="22"/>
          <w:szCs w:val="22"/>
        </w:rPr>
        <w:t xml:space="preserve"> residing in the </w:t>
      </w:r>
      <w:r w:rsidR="00B14725" w:rsidRPr="00447709">
        <w:rPr>
          <w:rFonts w:ascii="Times New Roman" w:hAnsi="Times New Roman"/>
          <w:sz w:val="22"/>
          <w:szCs w:val="22"/>
        </w:rPr>
        <w:t xml:space="preserve">Composite </w:t>
      </w:r>
      <w:r w:rsidR="00F050AC" w:rsidRPr="00447709">
        <w:rPr>
          <w:rFonts w:ascii="Times New Roman" w:hAnsi="Times New Roman"/>
          <w:sz w:val="22"/>
          <w:szCs w:val="22"/>
        </w:rPr>
        <w:t xml:space="preserve">Software in relation to </w:t>
      </w:r>
      <w:r w:rsidRPr="00447709">
        <w:rPr>
          <w:rFonts w:ascii="Times New Roman" w:hAnsi="Times New Roman"/>
          <w:sz w:val="22"/>
          <w:szCs w:val="22"/>
        </w:rPr>
        <w:t>the</w:t>
      </w:r>
      <w:r w:rsidR="00F050AC" w:rsidRPr="00447709">
        <w:rPr>
          <w:rFonts w:ascii="Times New Roman" w:hAnsi="Times New Roman"/>
          <w:sz w:val="22"/>
          <w:szCs w:val="22"/>
        </w:rPr>
        <w:t xml:space="preserve"> Business</w:t>
      </w:r>
      <w:r w:rsidRPr="00447709">
        <w:rPr>
          <w:rFonts w:ascii="Times New Roman" w:hAnsi="Times New Roman"/>
          <w:sz w:val="22"/>
          <w:szCs w:val="22"/>
        </w:rPr>
        <w:t xml:space="preserve"> Unit</w:t>
      </w:r>
      <w:r w:rsidR="00F050AC" w:rsidRPr="00447709">
        <w:rPr>
          <w:rFonts w:ascii="Times New Roman" w:hAnsi="Times New Roman"/>
          <w:sz w:val="22"/>
          <w:szCs w:val="22"/>
        </w:rPr>
        <w:t xml:space="preserve"> at all times</w:t>
      </w:r>
      <w:r w:rsidR="008B4FCB" w:rsidRPr="00447709">
        <w:rPr>
          <w:rFonts w:ascii="Times New Roman" w:hAnsi="Times New Roman"/>
          <w:sz w:val="22"/>
          <w:szCs w:val="22"/>
        </w:rPr>
        <w:t xml:space="preserve">,  and any derivative works of the foregoing (together referred to </w:t>
      </w:r>
      <w:r w:rsidR="00224BAC" w:rsidRPr="00447709">
        <w:rPr>
          <w:rFonts w:ascii="Times New Roman" w:hAnsi="Times New Roman"/>
          <w:sz w:val="22"/>
          <w:szCs w:val="22"/>
        </w:rPr>
        <w:t>the</w:t>
      </w:r>
      <w:r w:rsidR="008B4FCB" w:rsidRPr="00447709">
        <w:rPr>
          <w:rFonts w:ascii="Times New Roman" w:hAnsi="Times New Roman"/>
          <w:sz w:val="22"/>
          <w:szCs w:val="22"/>
        </w:rPr>
        <w:t xml:space="preserve"> “Customer Data”)</w:t>
      </w:r>
      <w:r w:rsidR="00F050AC" w:rsidRPr="00447709">
        <w:rPr>
          <w:rFonts w:ascii="Times New Roman" w:hAnsi="Times New Roman"/>
          <w:sz w:val="22"/>
          <w:szCs w:val="22"/>
        </w:rPr>
        <w:t xml:space="preserve"> remains the property of the Customer and shall be accessible by Customer at all times and the Customer shall be free to extract any such data in any form and </w:t>
      </w:r>
      <w:r w:rsidRPr="00447709">
        <w:rPr>
          <w:rFonts w:ascii="Times New Roman" w:hAnsi="Times New Roman"/>
          <w:sz w:val="22"/>
          <w:szCs w:val="22"/>
        </w:rPr>
        <w:t xml:space="preserve">the </w:t>
      </w:r>
      <w:r w:rsidR="00411336" w:rsidRPr="00447709">
        <w:rPr>
          <w:rFonts w:ascii="Times New Roman" w:hAnsi="Times New Roman"/>
          <w:sz w:val="22"/>
          <w:szCs w:val="22"/>
        </w:rPr>
        <w:t>Service Provider</w:t>
      </w:r>
      <w:r w:rsidR="00F050AC" w:rsidRPr="00447709">
        <w:rPr>
          <w:rFonts w:ascii="Times New Roman" w:hAnsi="Times New Roman"/>
          <w:sz w:val="22"/>
          <w:szCs w:val="22"/>
        </w:rPr>
        <w:t xml:space="preserve"> shall facilitate such extraction in the form or format available using built-in data reporting tools</w:t>
      </w:r>
      <w:r w:rsidRPr="00447709">
        <w:rPr>
          <w:rFonts w:ascii="Times New Roman" w:hAnsi="Times New Roman"/>
          <w:sz w:val="22"/>
          <w:szCs w:val="22"/>
        </w:rPr>
        <w:t>, at no cost to the Customer</w:t>
      </w:r>
      <w:r w:rsidR="00447709">
        <w:rPr>
          <w:rFonts w:ascii="Times New Roman" w:hAnsi="Times New Roman"/>
          <w:sz w:val="22"/>
          <w:szCs w:val="22"/>
        </w:rPr>
        <w:t>.</w:t>
      </w:r>
    </w:p>
    <w:p w14:paraId="4588E468" w14:textId="77777777" w:rsidR="00447709" w:rsidRPr="00447709" w:rsidRDefault="00447709" w:rsidP="00447709">
      <w:pPr>
        <w:pStyle w:val="CommentText"/>
        <w:spacing w:after="0" w:line="240" w:lineRule="auto"/>
        <w:jc w:val="both"/>
        <w:rPr>
          <w:rFonts w:ascii="Times New Roman" w:hAnsi="Times New Roman"/>
          <w:sz w:val="22"/>
          <w:szCs w:val="22"/>
        </w:rPr>
      </w:pPr>
    </w:p>
    <w:p w14:paraId="53CFD58F" w14:textId="387C6D44" w:rsidR="00234AE2" w:rsidRPr="00BB710F" w:rsidRDefault="00C738FC" w:rsidP="00272CB0">
      <w:pPr>
        <w:pStyle w:val="CommentText"/>
        <w:numPr>
          <w:ilvl w:val="0"/>
          <w:numId w:val="18"/>
        </w:numPr>
        <w:spacing w:after="0" w:line="240" w:lineRule="auto"/>
        <w:ind w:left="540" w:hanging="540"/>
        <w:jc w:val="both"/>
        <w:rPr>
          <w:rFonts w:ascii="Times New Roman" w:hAnsi="Times New Roman"/>
          <w:sz w:val="22"/>
          <w:szCs w:val="22"/>
        </w:rPr>
      </w:pPr>
      <w:r w:rsidRPr="00BB710F">
        <w:rPr>
          <w:rFonts w:ascii="Times New Roman" w:hAnsi="Times New Roman"/>
          <w:sz w:val="22"/>
          <w:szCs w:val="22"/>
        </w:rPr>
        <w:t xml:space="preserve">To ensure the safety and security of the Confidential Information available on the </w:t>
      </w:r>
      <w:r w:rsidR="00CC75AD" w:rsidRPr="00BB710F">
        <w:rPr>
          <w:rFonts w:ascii="Times New Roman" w:hAnsi="Times New Roman"/>
          <w:sz w:val="22"/>
          <w:szCs w:val="22"/>
        </w:rPr>
        <w:t xml:space="preserve">Composite </w:t>
      </w:r>
      <w:r w:rsidRPr="00BB710F">
        <w:rPr>
          <w:rFonts w:ascii="Times New Roman" w:hAnsi="Times New Roman"/>
          <w:sz w:val="22"/>
          <w:szCs w:val="22"/>
        </w:rPr>
        <w:t xml:space="preserve">Software, </w:t>
      </w:r>
      <w:r w:rsidR="00411336" w:rsidRPr="00BB710F">
        <w:rPr>
          <w:rFonts w:ascii="Times New Roman" w:hAnsi="Times New Roman"/>
          <w:sz w:val="22"/>
          <w:szCs w:val="22"/>
        </w:rPr>
        <w:t>Service Provider</w:t>
      </w:r>
      <w:r w:rsidR="00CC75AD" w:rsidRPr="00BB710F">
        <w:rPr>
          <w:rFonts w:ascii="Times New Roman" w:hAnsi="Times New Roman"/>
          <w:sz w:val="22"/>
          <w:szCs w:val="22"/>
        </w:rPr>
        <w:t xml:space="preserve"> </w:t>
      </w:r>
      <w:r w:rsidRPr="00BB710F">
        <w:rPr>
          <w:rFonts w:ascii="Times New Roman" w:hAnsi="Times New Roman"/>
          <w:sz w:val="22"/>
          <w:szCs w:val="22"/>
        </w:rPr>
        <w:t>hereby undertakes to limit the access to the</w:t>
      </w:r>
      <w:r w:rsidR="00CC75AD" w:rsidRPr="00BB710F">
        <w:rPr>
          <w:rFonts w:ascii="Times New Roman" w:hAnsi="Times New Roman"/>
          <w:sz w:val="22"/>
          <w:szCs w:val="22"/>
        </w:rPr>
        <w:t xml:space="preserve"> Composite</w:t>
      </w:r>
      <w:r w:rsidRPr="00BB710F">
        <w:rPr>
          <w:rFonts w:ascii="Times New Roman" w:hAnsi="Times New Roman"/>
          <w:sz w:val="22"/>
          <w:szCs w:val="22"/>
        </w:rPr>
        <w:t xml:space="preserve"> Software and Confidential Information, for each User, as per the roles, requirements and other details, provided by </w:t>
      </w:r>
      <w:r w:rsidR="00CC75AD" w:rsidRPr="00BB710F">
        <w:rPr>
          <w:rFonts w:ascii="Times New Roman" w:hAnsi="Times New Roman"/>
          <w:sz w:val="22"/>
          <w:szCs w:val="22"/>
        </w:rPr>
        <w:t xml:space="preserve">the </w:t>
      </w:r>
      <w:r w:rsidRPr="00BB710F">
        <w:rPr>
          <w:rFonts w:ascii="Times New Roman" w:hAnsi="Times New Roman"/>
          <w:sz w:val="22"/>
          <w:szCs w:val="22"/>
        </w:rPr>
        <w:t xml:space="preserve">Customer. </w:t>
      </w:r>
      <w:r w:rsidR="00411336" w:rsidRPr="00BB710F">
        <w:rPr>
          <w:rFonts w:ascii="Times New Roman" w:hAnsi="Times New Roman"/>
          <w:sz w:val="22"/>
          <w:szCs w:val="22"/>
        </w:rPr>
        <w:t>Service Provider</w:t>
      </w:r>
      <w:r w:rsidR="00CC75AD" w:rsidRPr="00BB710F">
        <w:rPr>
          <w:rFonts w:ascii="Times New Roman" w:hAnsi="Times New Roman"/>
          <w:sz w:val="22"/>
          <w:szCs w:val="22"/>
        </w:rPr>
        <w:t xml:space="preserve"> </w:t>
      </w:r>
      <w:r w:rsidRPr="00BB710F">
        <w:rPr>
          <w:rFonts w:ascii="Times New Roman" w:hAnsi="Times New Roman"/>
          <w:sz w:val="22"/>
          <w:szCs w:val="22"/>
        </w:rPr>
        <w:t xml:space="preserve">must equip the </w:t>
      </w:r>
      <w:r w:rsidR="00B14725" w:rsidRPr="00BB710F">
        <w:rPr>
          <w:rFonts w:ascii="Times New Roman" w:hAnsi="Times New Roman"/>
          <w:sz w:val="22"/>
          <w:szCs w:val="22"/>
        </w:rPr>
        <w:t xml:space="preserve">Composite </w:t>
      </w:r>
      <w:r w:rsidRPr="00BB710F">
        <w:rPr>
          <w:rFonts w:ascii="Times New Roman" w:hAnsi="Times New Roman"/>
          <w:sz w:val="22"/>
          <w:szCs w:val="22"/>
        </w:rPr>
        <w:t>Software with</w:t>
      </w:r>
      <w:r w:rsidR="00BA3178" w:rsidRPr="00BB710F">
        <w:rPr>
          <w:rFonts w:ascii="Times New Roman" w:hAnsi="Times New Roman"/>
          <w:sz w:val="22"/>
          <w:szCs w:val="22"/>
        </w:rPr>
        <w:t xml:space="preserve"> </w:t>
      </w:r>
      <w:r w:rsidRPr="00BB710F">
        <w:rPr>
          <w:rFonts w:ascii="Times New Roman" w:hAnsi="Times New Roman"/>
          <w:sz w:val="22"/>
          <w:szCs w:val="22"/>
        </w:rPr>
        <w:t xml:space="preserve">features to detect unauthorized access of the </w:t>
      </w:r>
      <w:r w:rsidR="00CC75AD" w:rsidRPr="00BB710F">
        <w:rPr>
          <w:rFonts w:ascii="Times New Roman" w:hAnsi="Times New Roman"/>
          <w:sz w:val="22"/>
          <w:szCs w:val="22"/>
        </w:rPr>
        <w:t xml:space="preserve">Composite </w:t>
      </w:r>
      <w:r w:rsidRPr="00BB710F">
        <w:rPr>
          <w:rFonts w:ascii="Times New Roman" w:hAnsi="Times New Roman"/>
          <w:sz w:val="22"/>
          <w:szCs w:val="22"/>
        </w:rPr>
        <w:t xml:space="preserve">Software and Confidential Information. The most current available antivirus programs and policies shall be deployed by </w:t>
      </w:r>
      <w:r w:rsidR="00411336" w:rsidRPr="00BB710F">
        <w:rPr>
          <w:rFonts w:ascii="Times New Roman" w:hAnsi="Times New Roman"/>
          <w:sz w:val="22"/>
          <w:szCs w:val="22"/>
        </w:rPr>
        <w:t>Service Provider</w:t>
      </w:r>
      <w:r w:rsidR="00CC75AD" w:rsidRPr="00BB710F">
        <w:rPr>
          <w:rFonts w:ascii="Times New Roman" w:hAnsi="Times New Roman"/>
          <w:sz w:val="22"/>
          <w:szCs w:val="22"/>
        </w:rPr>
        <w:t xml:space="preserve"> </w:t>
      </w:r>
      <w:r w:rsidRPr="00BB710F">
        <w:rPr>
          <w:rFonts w:ascii="Times New Roman" w:hAnsi="Times New Roman"/>
          <w:sz w:val="22"/>
          <w:szCs w:val="22"/>
        </w:rPr>
        <w:t xml:space="preserve">to reduce the risk, to the maximum extent possible, of any form of malicious code being introduced into </w:t>
      </w:r>
      <w:r w:rsidR="00B263A0" w:rsidRPr="00BB710F">
        <w:rPr>
          <w:rFonts w:ascii="Times New Roman" w:hAnsi="Times New Roman"/>
          <w:sz w:val="22"/>
          <w:szCs w:val="22"/>
        </w:rPr>
        <w:t xml:space="preserve">Composite </w:t>
      </w:r>
      <w:r w:rsidRPr="00BB710F">
        <w:rPr>
          <w:rFonts w:ascii="Times New Roman" w:hAnsi="Times New Roman"/>
          <w:sz w:val="22"/>
          <w:szCs w:val="22"/>
        </w:rPr>
        <w:t xml:space="preserve">Software. Additionally, </w:t>
      </w:r>
      <w:r w:rsidR="00C1173F" w:rsidRPr="00BB710F">
        <w:rPr>
          <w:rFonts w:ascii="Times New Roman" w:hAnsi="Times New Roman"/>
          <w:sz w:val="22"/>
          <w:szCs w:val="22"/>
        </w:rPr>
        <w:t xml:space="preserve">the </w:t>
      </w:r>
      <w:r w:rsidR="00411336" w:rsidRPr="00BB710F">
        <w:rPr>
          <w:rFonts w:ascii="Times New Roman" w:hAnsi="Times New Roman"/>
          <w:sz w:val="22"/>
          <w:szCs w:val="22"/>
        </w:rPr>
        <w:t>Service Provider</w:t>
      </w:r>
      <w:r w:rsidR="00CC75AD" w:rsidRPr="00BB710F">
        <w:rPr>
          <w:rFonts w:ascii="Times New Roman" w:hAnsi="Times New Roman"/>
          <w:sz w:val="22"/>
          <w:szCs w:val="22"/>
        </w:rPr>
        <w:t xml:space="preserve"> </w:t>
      </w:r>
      <w:r w:rsidRPr="00BB710F">
        <w:rPr>
          <w:rFonts w:ascii="Times New Roman" w:hAnsi="Times New Roman"/>
          <w:sz w:val="22"/>
          <w:szCs w:val="22"/>
        </w:rPr>
        <w:t xml:space="preserve">will not: (a) incorporate malicious code into the </w:t>
      </w:r>
      <w:r w:rsidR="00B263A0" w:rsidRPr="00BB710F">
        <w:rPr>
          <w:rFonts w:ascii="Times New Roman" w:hAnsi="Times New Roman"/>
          <w:sz w:val="22"/>
          <w:szCs w:val="22"/>
        </w:rPr>
        <w:t xml:space="preserve">Customer Systems or any other </w:t>
      </w:r>
      <w:r w:rsidRPr="00BB710F">
        <w:rPr>
          <w:rFonts w:ascii="Times New Roman" w:hAnsi="Times New Roman"/>
          <w:sz w:val="22"/>
          <w:szCs w:val="22"/>
        </w:rPr>
        <w:t xml:space="preserve">software of </w:t>
      </w:r>
      <w:r w:rsidR="00B263A0" w:rsidRPr="00BB710F">
        <w:rPr>
          <w:rFonts w:ascii="Times New Roman" w:hAnsi="Times New Roman"/>
          <w:sz w:val="22"/>
          <w:szCs w:val="22"/>
        </w:rPr>
        <w:t xml:space="preserve">the </w:t>
      </w:r>
      <w:r w:rsidRPr="00BB710F">
        <w:rPr>
          <w:rFonts w:ascii="Times New Roman" w:hAnsi="Times New Roman"/>
          <w:sz w:val="22"/>
          <w:szCs w:val="22"/>
        </w:rPr>
        <w:t>Customer; and (b) invoke any hardware limiting, software limiting or services limiting function (including any key, node lock, time out or other similar functions) at any time, whether implemented by electronic or other means.</w:t>
      </w:r>
      <w:r w:rsidR="002F5D0D" w:rsidRPr="00BB710F">
        <w:rPr>
          <w:rFonts w:ascii="Times New Roman" w:hAnsi="Times New Roman"/>
          <w:sz w:val="22"/>
          <w:szCs w:val="22"/>
        </w:rPr>
        <w:t xml:space="preserve"> This obligation shall be a material obligation of </w:t>
      </w:r>
      <w:r w:rsidR="00C1173F" w:rsidRPr="00BB710F">
        <w:rPr>
          <w:rFonts w:ascii="Times New Roman" w:hAnsi="Times New Roman"/>
          <w:sz w:val="22"/>
          <w:szCs w:val="22"/>
        </w:rPr>
        <w:t xml:space="preserve">the </w:t>
      </w:r>
      <w:r w:rsidR="00411336" w:rsidRPr="00BB710F">
        <w:rPr>
          <w:rFonts w:ascii="Times New Roman" w:hAnsi="Times New Roman"/>
          <w:sz w:val="22"/>
          <w:szCs w:val="22"/>
        </w:rPr>
        <w:t>Service Provider</w:t>
      </w:r>
      <w:r w:rsidR="002F5D0D" w:rsidRPr="00BB710F">
        <w:rPr>
          <w:rFonts w:ascii="Times New Roman" w:hAnsi="Times New Roman"/>
          <w:sz w:val="22"/>
          <w:szCs w:val="22"/>
        </w:rPr>
        <w:t>.</w:t>
      </w:r>
    </w:p>
    <w:p w14:paraId="19DA551F" w14:textId="77777777" w:rsidR="00F549C5" w:rsidRPr="00BB710F" w:rsidRDefault="00F549C5" w:rsidP="00F549C5">
      <w:pPr>
        <w:pStyle w:val="CommentText"/>
        <w:spacing w:after="0" w:line="240" w:lineRule="auto"/>
        <w:jc w:val="both"/>
        <w:rPr>
          <w:rFonts w:ascii="Times New Roman" w:hAnsi="Times New Roman"/>
          <w:sz w:val="22"/>
          <w:szCs w:val="22"/>
        </w:rPr>
      </w:pPr>
    </w:p>
    <w:p w14:paraId="39723E35" w14:textId="3F11326D" w:rsidR="00C738FC" w:rsidRPr="00BB710F" w:rsidRDefault="00234AE2" w:rsidP="00272CB0">
      <w:pPr>
        <w:pStyle w:val="CommentText"/>
        <w:numPr>
          <w:ilvl w:val="0"/>
          <w:numId w:val="18"/>
        </w:numPr>
        <w:spacing w:after="0" w:line="240" w:lineRule="auto"/>
        <w:ind w:left="540" w:hanging="540"/>
        <w:jc w:val="both"/>
        <w:rPr>
          <w:rFonts w:ascii="Times New Roman" w:hAnsi="Times New Roman"/>
          <w:sz w:val="22"/>
          <w:szCs w:val="22"/>
        </w:rPr>
      </w:pPr>
      <w:r w:rsidRPr="00BB710F">
        <w:rPr>
          <w:rFonts w:ascii="Times New Roman" w:hAnsi="Times New Roman"/>
          <w:sz w:val="22"/>
          <w:szCs w:val="22"/>
        </w:rPr>
        <w:t xml:space="preserve">The acceptance of the UAT and artefacts thereof shall be recorded in writing (including by e-mail) and shall be preserved by the </w:t>
      </w:r>
      <w:r w:rsidR="006C690F">
        <w:rPr>
          <w:rFonts w:ascii="Times New Roman" w:hAnsi="Times New Roman"/>
          <w:sz w:val="22"/>
          <w:szCs w:val="22"/>
        </w:rPr>
        <w:t>Service Provider</w:t>
      </w:r>
      <w:r w:rsidRPr="00BB710F">
        <w:rPr>
          <w:rFonts w:ascii="Times New Roman" w:hAnsi="Times New Roman"/>
          <w:sz w:val="22"/>
          <w:szCs w:val="22"/>
        </w:rPr>
        <w:t xml:space="preserve"> in </w:t>
      </w:r>
      <w:r w:rsidR="006C690F">
        <w:rPr>
          <w:rFonts w:ascii="Times New Roman" w:hAnsi="Times New Roman"/>
          <w:sz w:val="22"/>
          <w:szCs w:val="22"/>
        </w:rPr>
        <w:t>its</w:t>
      </w:r>
      <w:r w:rsidRPr="00BB710F">
        <w:rPr>
          <w:rFonts w:ascii="Times New Roman" w:hAnsi="Times New Roman"/>
          <w:sz w:val="22"/>
          <w:szCs w:val="22"/>
        </w:rPr>
        <w:t xml:space="preserve"> records during the Term and up to </w:t>
      </w:r>
      <w:r w:rsidR="004F5E96">
        <w:rPr>
          <w:rFonts w:ascii="Times New Roman" w:hAnsi="Times New Roman"/>
          <w:sz w:val="22"/>
          <w:szCs w:val="22"/>
        </w:rPr>
        <w:t>3</w:t>
      </w:r>
      <w:r w:rsidRPr="00BB710F">
        <w:rPr>
          <w:rFonts w:ascii="Times New Roman" w:hAnsi="Times New Roman"/>
          <w:sz w:val="22"/>
          <w:szCs w:val="22"/>
        </w:rPr>
        <w:t xml:space="preserve"> (</w:t>
      </w:r>
      <w:r w:rsidR="004F5E96">
        <w:rPr>
          <w:rFonts w:ascii="Times New Roman" w:hAnsi="Times New Roman"/>
          <w:sz w:val="22"/>
          <w:szCs w:val="22"/>
        </w:rPr>
        <w:t>three</w:t>
      </w:r>
      <w:r w:rsidRPr="00BB710F">
        <w:rPr>
          <w:rFonts w:ascii="Times New Roman" w:hAnsi="Times New Roman"/>
          <w:sz w:val="22"/>
          <w:szCs w:val="22"/>
        </w:rPr>
        <w:t xml:space="preserve">) years of the expiry of the </w:t>
      </w:r>
      <w:r w:rsidR="00C1173F" w:rsidRPr="00BB710F">
        <w:rPr>
          <w:rFonts w:ascii="Times New Roman" w:hAnsi="Times New Roman"/>
          <w:sz w:val="22"/>
          <w:szCs w:val="22"/>
        </w:rPr>
        <w:t>T</w:t>
      </w:r>
      <w:r w:rsidRPr="00BB710F">
        <w:rPr>
          <w:rFonts w:ascii="Times New Roman" w:hAnsi="Times New Roman"/>
          <w:sz w:val="22"/>
          <w:szCs w:val="22"/>
        </w:rPr>
        <w:t>erm.</w:t>
      </w:r>
      <w:r w:rsidR="00CC75AD" w:rsidRPr="00BB710F">
        <w:rPr>
          <w:rFonts w:ascii="Times New Roman" w:hAnsi="Times New Roman"/>
          <w:sz w:val="22"/>
          <w:szCs w:val="22"/>
        </w:rPr>
        <w:t xml:space="preserve">   </w:t>
      </w:r>
    </w:p>
    <w:p w14:paraId="6EC945B4" w14:textId="77777777" w:rsidR="00C738FC" w:rsidRPr="00BB710F" w:rsidRDefault="00C738FC" w:rsidP="00F549C5">
      <w:pPr>
        <w:spacing w:after="0" w:line="240" w:lineRule="auto"/>
        <w:rPr>
          <w:rFonts w:ascii="Times New Roman" w:hAnsi="Times New Roman" w:cs="Times New Roman"/>
        </w:rPr>
      </w:pPr>
    </w:p>
    <w:p w14:paraId="3A83EB0C" w14:textId="77777777" w:rsidR="007529DA" w:rsidRPr="00BB710F" w:rsidRDefault="007529DA" w:rsidP="001449DE">
      <w:pPr>
        <w:pStyle w:val="ListParagraph"/>
        <w:numPr>
          <w:ilvl w:val="0"/>
          <w:numId w:val="5"/>
        </w:numPr>
        <w:spacing w:after="0" w:line="240" w:lineRule="auto"/>
        <w:ind w:left="567" w:hanging="567"/>
        <w:rPr>
          <w:rFonts w:ascii="Times New Roman" w:hAnsi="Times New Roman" w:cs="Times New Roman"/>
          <w:b/>
          <w:i/>
          <w:u w:val="single"/>
        </w:rPr>
      </w:pPr>
      <w:bookmarkStart w:id="36" w:name="_Toc474418696"/>
      <w:bookmarkStart w:id="37" w:name="_Toc475709317"/>
      <w:bookmarkStart w:id="38" w:name="_Toc478655630"/>
      <w:r w:rsidRPr="00BB710F">
        <w:rPr>
          <w:rStyle w:val="Heading2Char"/>
          <w:rFonts w:eastAsia="Cambria"/>
          <w:b w:val="0"/>
          <w:i/>
          <w:sz w:val="22"/>
          <w:szCs w:val="22"/>
          <w:u w:val="single"/>
        </w:rPr>
        <w:t>Services in General</w:t>
      </w:r>
      <w:bookmarkEnd w:id="36"/>
      <w:bookmarkEnd w:id="37"/>
      <w:bookmarkEnd w:id="38"/>
    </w:p>
    <w:p w14:paraId="71DD117C" w14:textId="77777777" w:rsidR="007529DA" w:rsidRPr="00BB710F" w:rsidRDefault="007529DA" w:rsidP="00E34CAE">
      <w:pPr>
        <w:pStyle w:val="ListParagraph"/>
        <w:spacing w:after="0" w:line="240" w:lineRule="auto"/>
        <w:ind w:left="360"/>
        <w:jc w:val="both"/>
        <w:rPr>
          <w:rFonts w:ascii="Times New Roman" w:hAnsi="Times New Roman" w:cs="Times New Roman"/>
        </w:rPr>
      </w:pPr>
    </w:p>
    <w:p w14:paraId="48F4B1FD" w14:textId="03A3A426" w:rsidR="007529DA" w:rsidRPr="00BB710F" w:rsidRDefault="003812A0" w:rsidP="00272CB0">
      <w:pPr>
        <w:pStyle w:val="ListParagraph"/>
        <w:numPr>
          <w:ilvl w:val="0"/>
          <w:numId w:val="19"/>
        </w:numPr>
        <w:spacing w:after="0" w:line="240" w:lineRule="auto"/>
        <w:ind w:left="540" w:hanging="540"/>
        <w:jc w:val="both"/>
        <w:rPr>
          <w:rFonts w:ascii="Times New Roman" w:hAnsi="Times New Roman" w:cs="Times New Roman"/>
        </w:rPr>
      </w:pPr>
      <w:r w:rsidRPr="00BB710F">
        <w:rPr>
          <w:rFonts w:ascii="Times New Roman" w:hAnsi="Times New Roman" w:cs="Times New Roman"/>
        </w:rPr>
        <w:lastRenderedPageBreak/>
        <w:t xml:space="preserve">The </w:t>
      </w:r>
      <w:r w:rsidR="00411336" w:rsidRPr="00BB710F">
        <w:rPr>
          <w:rFonts w:ascii="Times New Roman" w:hAnsi="Times New Roman" w:cs="Times New Roman"/>
        </w:rPr>
        <w:t>Service Provider</w:t>
      </w:r>
      <w:r w:rsidR="00CC75AD" w:rsidRPr="00BB710F">
        <w:rPr>
          <w:rFonts w:ascii="Times New Roman" w:hAnsi="Times New Roman" w:cs="Times New Roman"/>
        </w:rPr>
        <w:t xml:space="preserve"> </w:t>
      </w:r>
      <w:r w:rsidR="007529DA" w:rsidRPr="00BB710F">
        <w:rPr>
          <w:rFonts w:ascii="Times New Roman" w:hAnsi="Times New Roman" w:cs="Times New Roman"/>
        </w:rPr>
        <w:t xml:space="preserve">will, at all times, ensure prompt and efficient discharge of Services. </w:t>
      </w:r>
      <w:r w:rsidRPr="00BB710F">
        <w:rPr>
          <w:rFonts w:ascii="Times New Roman" w:hAnsi="Times New Roman" w:cs="Times New Roman"/>
        </w:rPr>
        <w:t xml:space="preserve">The </w:t>
      </w:r>
      <w:r w:rsidR="00411336" w:rsidRPr="00BB710F">
        <w:rPr>
          <w:rFonts w:ascii="Times New Roman" w:hAnsi="Times New Roman" w:cs="Times New Roman"/>
        </w:rPr>
        <w:t>Service Provider</w:t>
      </w:r>
      <w:r w:rsidR="00CC75AD" w:rsidRPr="00BB710F">
        <w:rPr>
          <w:rFonts w:ascii="Times New Roman" w:hAnsi="Times New Roman" w:cs="Times New Roman"/>
        </w:rPr>
        <w:t xml:space="preserve"> </w:t>
      </w:r>
      <w:r w:rsidR="007529DA" w:rsidRPr="00BB710F">
        <w:rPr>
          <w:rFonts w:ascii="Times New Roman" w:hAnsi="Times New Roman" w:cs="Times New Roman"/>
        </w:rPr>
        <w:t xml:space="preserve">acknowledges that efficient and timely delivery of milestones and performance of Services are critical for </w:t>
      </w:r>
      <w:r w:rsidR="00CC75AD" w:rsidRPr="00BB710F">
        <w:rPr>
          <w:rFonts w:ascii="Times New Roman" w:hAnsi="Times New Roman" w:cs="Times New Roman"/>
        </w:rPr>
        <w:t xml:space="preserve">the </w:t>
      </w:r>
      <w:r w:rsidR="007529DA" w:rsidRPr="00BB710F">
        <w:rPr>
          <w:rFonts w:ascii="Times New Roman" w:hAnsi="Times New Roman" w:cs="Times New Roman"/>
        </w:rPr>
        <w:t>Customer and a breach of this obligation will be deemed as a material breach</w:t>
      </w:r>
      <w:r w:rsidR="004574AE" w:rsidRPr="00BB710F">
        <w:rPr>
          <w:rFonts w:ascii="Times New Roman" w:hAnsi="Times New Roman" w:cs="Times New Roman"/>
          <w:bCs/>
        </w:rPr>
        <w:t xml:space="preserve"> of this Agreement</w:t>
      </w:r>
      <w:r w:rsidR="007529DA" w:rsidRPr="00BB710F">
        <w:rPr>
          <w:rFonts w:ascii="Times New Roman" w:hAnsi="Times New Roman" w:cs="Times New Roman"/>
          <w:bCs/>
        </w:rPr>
        <w:t>.</w:t>
      </w:r>
      <w:r w:rsidR="007529DA" w:rsidRPr="00BB710F">
        <w:rPr>
          <w:rFonts w:ascii="Times New Roman" w:hAnsi="Times New Roman" w:cs="Times New Roman"/>
        </w:rPr>
        <w:t xml:space="preserve"> </w:t>
      </w:r>
    </w:p>
    <w:p w14:paraId="6E5D1F22" w14:textId="77777777" w:rsidR="007529DA" w:rsidRPr="00BB710F" w:rsidRDefault="007529DA" w:rsidP="007E40E4">
      <w:pPr>
        <w:pStyle w:val="ListParagraph"/>
        <w:spacing w:after="0" w:line="240" w:lineRule="auto"/>
        <w:ind w:left="993" w:hanging="426"/>
        <w:jc w:val="both"/>
        <w:rPr>
          <w:rFonts w:ascii="Times New Roman" w:hAnsi="Times New Roman" w:cs="Times New Roman"/>
        </w:rPr>
      </w:pPr>
    </w:p>
    <w:p w14:paraId="05804E98" w14:textId="601686EC" w:rsidR="00006992" w:rsidRPr="00BB710F" w:rsidRDefault="007529DA" w:rsidP="00272CB0">
      <w:pPr>
        <w:pStyle w:val="ListParagraph"/>
        <w:numPr>
          <w:ilvl w:val="0"/>
          <w:numId w:val="19"/>
        </w:numPr>
        <w:spacing w:after="0" w:line="240" w:lineRule="auto"/>
        <w:ind w:left="540" w:hanging="540"/>
        <w:jc w:val="both"/>
        <w:rPr>
          <w:rFonts w:ascii="Times New Roman" w:hAnsi="Times New Roman" w:cs="Times New Roman"/>
        </w:rPr>
      </w:pPr>
      <w:r w:rsidRPr="00BB710F">
        <w:rPr>
          <w:rFonts w:ascii="Times New Roman" w:hAnsi="Times New Roman" w:cs="Times New Roman"/>
        </w:rPr>
        <w:t xml:space="preserve">The Services will be performed by </w:t>
      </w:r>
      <w:r w:rsidR="00411336" w:rsidRPr="00BB710F">
        <w:rPr>
          <w:rFonts w:ascii="Times New Roman" w:hAnsi="Times New Roman" w:cs="Times New Roman"/>
        </w:rPr>
        <w:t>Service Provider</w:t>
      </w:r>
      <w:r w:rsidR="00CC75AD" w:rsidRPr="00BB710F">
        <w:rPr>
          <w:rFonts w:ascii="Times New Roman" w:hAnsi="Times New Roman" w:cs="Times New Roman"/>
        </w:rPr>
        <w:t xml:space="preserve"> </w:t>
      </w:r>
      <w:r w:rsidRPr="00BB710F">
        <w:rPr>
          <w:rFonts w:ascii="Times New Roman" w:hAnsi="Times New Roman" w:cs="Times New Roman"/>
        </w:rPr>
        <w:t xml:space="preserve">in accordance with and at the levels of accuracy, quality, completeness, responsiveness and productivity, </w:t>
      </w:r>
      <w:r w:rsidR="003812A0" w:rsidRPr="00BB710F">
        <w:rPr>
          <w:rFonts w:ascii="Times New Roman" w:hAnsi="Times New Roman" w:cs="Times New Roman"/>
        </w:rPr>
        <w:t>as provided in</w:t>
      </w:r>
      <w:r w:rsidRPr="00BB710F">
        <w:rPr>
          <w:rFonts w:ascii="Times New Roman" w:hAnsi="Times New Roman" w:cs="Times New Roman"/>
        </w:rPr>
        <w:t xml:space="preserve"> this Agreement. </w:t>
      </w:r>
    </w:p>
    <w:p w14:paraId="2653DEC8" w14:textId="77777777" w:rsidR="007529DA" w:rsidRPr="00BB710F" w:rsidRDefault="007529DA" w:rsidP="00006992">
      <w:pPr>
        <w:pStyle w:val="ListParagraph"/>
        <w:spacing w:after="0" w:line="240" w:lineRule="auto"/>
        <w:ind w:left="1080"/>
        <w:jc w:val="both"/>
        <w:rPr>
          <w:rFonts w:ascii="Times New Roman" w:hAnsi="Times New Roman" w:cs="Times New Roman"/>
        </w:rPr>
      </w:pPr>
      <w:r w:rsidRPr="00BB710F">
        <w:rPr>
          <w:rFonts w:ascii="Times New Roman" w:hAnsi="Times New Roman" w:cs="Times New Roman"/>
        </w:rPr>
        <w:t xml:space="preserve">   </w:t>
      </w:r>
      <w:r w:rsidR="00CC75AD" w:rsidRPr="00BB710F">
        <w:rPr>
          <w:rFonts w:ascii="Times New Roman" w:hAnsi="Times New Roman" w:cs="Times New Roman"/>
        </w:rPr>
        <w:t xml:space="preserve"> </w:t>
      </w:r>
    </w:p>
    <w:p w14:paraId="7A967605" w14:textId="77777777" w:rsidR="007529DA" w:rsidRPr="00BB710F" w:rsidRDefault="007529DA" w:rsidP="001449DE">
      <w:pPr>
        <w:pStyle w:val="ListParagraph"/>
        <w:numPr>
          <w:ilvl w:val="0"/>
          <w:numId w:val="5"/>
        </w:numPr>
        <w:spacing w:after="0" w:line="240" w:lineRule="auto"/>
        <w:ind w:left="567" w:hanging="567"/>
        <w:rPr>
          <w:rFonts w:ascii="Times New Roman" w:hAnsi="Times New Roman" w:cs="Times New Roman"/>
          <w:b/>
          <w:i/>
          <w:u w:val="single"/>
        </w:rPr>
      </w:pPr>
      <w:bookmarkStart w:id="39" w:name="_Toc474418697"/>
      <w:bookmarkStart w:id="40" w:name="_Toc475709318"/>
      <w:bookmarkStart w:id="41" w:name="_Toc478655631"/>
      <w:r w:rsidRPr="00BB710F">
        <w:rPr>
          <w:rStyle w:val="Heading2Char"/>
          <w:rFonts w:eastAsia="Cambria"/>
          <w:b w:val="0"/>
          <w:i/>
          <w:sz w:val="22"/>
          <w:szCs w:val="22"/>
          <w:u w:val="single"/>
        </w:rPr>
        <w:t>Personnel</w:t>
      </w:r>
      <w:bookmarkEnd w:id="39"/>
      <w:bookmarkEnd w:id="40"/>
      <w:bookmarkEnd w:id="41"/>
    </w:p>
    <w:p w14:paraId="793A9613" w14:textId="77777777" w:rsidR="007529DA" w:rsidRPr="00BB710F" w:rsidRDefault="007529DA" w:rsidP="00E34CAE">
      <w:pPr>
        <w:spacing w:after="0" w:line="240" w:lineRule="auto"/>
        <w:ind w:left="360"/>
        <w:jc w:val="both"/>
        <w:rPr>
          <w:rFonts w:ascii="Times New Roman" w:hAnsi="Times New Roman" w:cs="Times New Roman"/>
        </w:rPr>
      </w:pPr>
    </w:p>
    <w:p w14:paraId="579C4545" w14:textId="6ED047C5" w:rsidR="007529DA" w:rsidRPr="00BB710F" w:rsidRDefault="00E021AD" w:rsidP="00272CB0">
      <w:pPr>
        <w:pStyle w:val="ListParagraph"/>
        <w:numPr>
          <w:ilvl w:val="0"/>
          <w:numId w:val="20"/>
        </w:numPr>
        <w:spacing w:after="0" w:line="240" w:lineRule="auto"/>
        <w:ind w:left="540" w:hanging="540"/>
        <w:jc w:val="both"/>
        <w:rPr>
          <w:rFonts w:ascii="Times New Roman" w:hAnsi="Times New Roman" w:cs="Times New Roman"/>
        </w:rPr>
      </w:pPr>
      <w:r w:rsidRPr="00BB710F">
        <w:rPr>
          <w:rFonts w:ascii="Times New Roman" w:hAnsi="Times New Roman" w:cs="Times New Roman"/>
        </w:rPr>
        <w:t xml:space="preserve">The </w:t>
      </w:r>
      <w:r w:rsidR="00411336" w:rsidRPr="00BB710F">
        <w:rPr>
          <w:rFonts w:ascii="Times New Roman" w:hAnsi="Times New Roman" w:cs="Times New Roman"/>
        </w:rPr>
        <w:t>Service Provider</w:t>
      </w:r>
      <w:r w:rsidR="007529DA" w:rsidRPr="00BB710F">
        <w:rPr>
          <w:rFonts w:ascii="Times New Roman" w:hAnsi="Times New Roman" w:cs="Times New Roman"/>
        </w:rPr>
        <w:t xml:space="preserve"> will be entirely responsible for deployment of adequate Personnel with the necessary qualification, experience and skill set, for ensuring timely and efficient discharge of its obligations under this Agreement. </w:t>
      </w:r>
      <w:r w:rsidR="0071741C" w:rsidRPr="00BB710F">
        <w:rPr>
          <w:rFonts w:ascii="Times New Roman" w:hAnsi="Times New Roman" w:cs="Times New Roman"/>
        </w:rPr>
        <w:t xml:space="preserve"> </w:t>
      </w:r>
    </w:p>
    <w:p w14:paraId="211A5756" w14:textId="77777777" w:rsidR="007529DA" w:rsidRPr="00BB710F" w:rsidRDefault="007529DA" w:rsidP="007E40E4">
      <w:pPr>
        <w:spacing w:after="0" w:line="240" w:lineRule="auto"/>
        <w:ind w:left="993" w:hanging="426"/>
        <w:jc w:val="both"/>
        <w:rPr>
          <w:rFonts w:ascii="Times New Roman" w:hAnsi="Times New Roman" w:cs="Times New Roman"/>
        </w:rPr>
      </w:pPr>
    </w:p>
    <w:p w14:paraId="0A954DF8" w14:textId="1458E3E1" w:rsidR="009816F1" w:rsidRPr="00BB710F" w:rsidRDefault="009E6B4D" w:rsidP="00272CB0">
      <w:pPr>
        <w:pStyle w:val="ListParagraph"/>
        <w:numPr>
          <w:ilvl w:val="0"/>
          <w:numId w:val="20"/>
        </w:numPr>
        <w:spacing w:after="0" w:line="240" w:lineRule="auto"/>
        <w:ind w:left="540" w:hanging="540"/>
        <w:jc w:val="both"/>
        <w:rPr>
          <w:rFonts w:ascii="Times New Roman" w:hAnsi="Times New Roman" w:cs="Times New Roman"/>
        </w:rPr>
      </w:pPr>
      <w:r w:rsidRPr="00BB710F">
        <w:rPr>
          <w:rFonts w:ascii="Times New Roman" w:hAnsi="Times New Roman" w:cs="Times New Roman"/>
        </w:rPr>
        <w:t xml:space="preserve">The </w:t>
      </w:r>
      <w:r w:rsidR="00411336" w:rsidRPr="00BB710F">
        <w:rPr>
          <w:rFonts w:ascii="Times New Roman" w:hAnsi="Times New Roman" w:cs="Times New Roman"/>
        </w:rPr>
        <w:t>Service Provider</w:t>
      </w:r>
      <w:r w:rsidR="007529DA" w:rsidRPr="00BB710F">
        <w:rPr>
          <w:rFonts w:ascii="Times New Roman" w:hAnsi="Times New Roman" w:cs="Times New Roman"/>
        </w:rPr>
        <w:t xml:space="preserve"> will, at all times, be solely responsible for the acts and omissions of the Personnel. </w:t>
      </w:r>
      <w:r w:rsidR="009816F1" w:rsidRPr="00BB710F">
        <w:rPr>
          <w:rFonts w:ascii="Times New Roman" w:hAnsi="Times New Roman" w:cs="Times New Roman"/>
          <w:lang w:val="en-IN" w:eastAsia="en-IN"/>
        </w:rPr>
        <w:t xml:space="preserve">Nothing in </w:t>
      </w:r>
      <w:r w:rsidR="009816F1" w:rsidRPr="00BB710F">
        <w:rPr>
          <w:rFonts w:ascii="Times New Roman" w:hAnsi="Times New Roman" w:cs="Times New Roman"/>
        </w:rPr>
        <w:t>this</w:t>
      </w:r>
      <w:r w:rsidR="009816F1" w:rsidRPr="00BB710F">
        <w:rPr>
          <w:rFonts w:ascii="Times New Roman" w:hAnsi="Times New Roman" w:cs="Times New Roman"/>
          <w:lang w:val="en-IN" w:eastAsia="en-IN"/>
        </w:rPr>
        <w:t xml:space="preserve"> Agreement shall by implication or expression be taken to mean or imply that any of the </w:t>
      </w:r>
      <w:r w:rsidR="006853F1" w:rsidRPr="00BB710F">
        <w:rPr>
          <w:rFonts w:ascii="Times New Roman" w:hAnsi="Times New Roman" w:cs="Times New Roman"/>
          <w:lang w:val="en-IN" w:eastAsia="en-IN"/>
        </w:rPr>
        <w:t>Personnel eng</w:t>
      </w:r>
      <w:r w:rsidR="009816F1" w:rsidRPr="00BB710F">
        <w:rPr>
          <w:rFonts w:ascii="Times New Roman" w:hAnsi="Times New Roman" w:cs="Times New Roman"/>
          <w:lang w:val="en-IN" w:eastAsia="en-IN"/>
        </w:rPr>
        <w:t>aged by</w:t>
      </w:r>
      <w:r w:rsidRPr="00BB710F">
        <w:rPr>
          <w:rFonts w:ascii="Times New Roman" w:hAnsi="Times New Roman" w:cs="Times New Roman"/>
          <w:lang w:val="en-IN" w:eastAsia="en-IN"/>
        </w:rPr>
        <w:t xml:space="preserve"> the</w:t>
      </w:r>
      <w:r w:rsidR="009816F1" w:rsidRPr="00BB710F">
        <w:rPr>
          <w:rFonts w:ascii="Times New Roman" w:hAnsi="Times New Roman" w:cs="Times New Roman"/>
          <w:lang w:val="en-IN" w:eastAsia="en-IN"/>
        </w:rPr>
        <w:t xml:space="preserve"> </w:t>
      </w:r>
      <w:r w:rsidR="00411336" w:rsidRPr="00BB710F">
        <w:rPr>
          <w:rFonts w:ascii="Times New Roman" w:hAnsi="Times New Roman" w:cs="Times New Roman"/>
        </w:rPr>
        <w:t>Service Provider</w:t>
      </w:r>
      <w:r w:rsidR="0071741C" w:rsidRPr="00BB710F">
        <w:rPr>
          <w:rFonts w:ascii="Times New Roman" w:hAnsi="Times New Roman" w:cs="Times New Roman"/>
          <w:lang w:val="en-IN" w:eastAsia="en-IN"/>
        </w:rPr>
        <w:t xml:space="preserve"> </w:t>
      </w:r>
      <w:r w:rsidR="009816F1" w:rsidRPr="00BB710F">
        <w:rPr>
          <w:rFonts w:ascii="Times New Roman" w:hAnsi="Times New Roman" w:cs="Times New Roman"/>
          <w:lang w:val="en-IN" w:eastAsia="en-IN"/>
        </w:rPr>
        <w:t xml:space="preserve">for rendering the Services, are the employees of </w:t>
      </w:r>
      <w:r w:rsidR="002C592D" w:rsidRPr="00BB710F">
        <w:rPr>
          <w:rFonts w:ascii="Times New Roman" w:hAnsi="Times New Roman" w:cs="Times New Roman"/>
          <w:lang w:val="en-IN" w:eastAsia="en-IN"/>
        </w:rPr>
        <w:t xml:space="preserve">the Customer </w:t>
      </w:r>
      <w:r w:rsidR="009816F1" w:rsidRPr="00BB710F">
        <w:rPr>
          <w:rFonts w:ascii="Times New Roman" w:hAnsi="Times New Roman" w:cs="Times New Roman"/>
          <w:lang w:val="en-IN" w:eastAsia="en-IN"/>
        </w:rPr>
        <w:t xml:space="preserve">or engaged by </w:t>
      </w:r>
      <w:r w:rsidR="002C592D" w:rsidRPr="00BB710F">
        <w:rPr>
          <w:rFonts w:ascii="Times New Roman" w:hAnsi="Times New Roman" w:cs="Times New Roman"/>
          <w:lang w:val="en-IN" w:eastAsia="en-IN"/>
        </w:rPr>
        <w:t>the Customer</w:t>
      </w:r>
      <w:r w:rsidR="009816F1" w:rsidRPr="00BB710F">
        <w:rPr>
          <w:rFonts w:ascii="Times New Roman" w:hAnsi="Times New Roman" w:cs="Times New Roman"/>
          <w:lang w:val="en-IN" w:eastAsia="en-IN"/>
        </w:rPr>
        <w:t>.</w:t>
      </w:r>
      <w:r w:rsidR="0071741C" w:rsidRPr="00BB710F">
        <w:rPr>
          <w:rFonts w:ascii="Times New Roman" w:hAnsi="Times New Roman" w:cs="Times New Roman"/>
          <w:lang w:val="en-IN" w:eastAsia="en-IN"/>
        </w:rPr>
        <w:t xml:space="preserve">  </w:t>
      </w:r>
    </w:p>
    <w:p w14:paraId="1CDCE0C3" w14:textId="77777777" w:rsidR="00D6067E" w:rsidRPr="00BB710F" w:rsidRDefault="00D6067E" w:rsidP="00E34CAE">
      <w:pPr>
        <w:spacing w:after="0" w:line="240" w:lineRule="auto"/>
        <w:ind w:left="360"/>
        <w:jc w:val="both"/>
        <w:rPr>
          <w:rFonts w:ascii="Times New Roman" w:hAnsi="Times New Roman" w:cs="Times New Roman"/>
        </w:rPr>
      </w:pPr>
    </w:p>
    <w:p w14:paraId="60A75F1F" w14:textId="312AEDD4" w:rsidR="007529DA" w:rsidRPr="00BB710F" w:rsidRDefault="007529DA" w:rsidP="00272CB0">
      <w:pPr>
        <w:pStyle w:val="ListParagraph"/>
        <w:numPr>
          <w:ilvl w:val="0"/>
          <w:numId w:val="20"/>
        </w:numPr>
        <w:spacing w:after="0" w:line="240" w:lineRule="auto"/>
        <w:ind w:left="540" w:hanging="540"/>
        <w:jc w:val="both"/>
        <w:rPr>
          <w:rFonts w:ascii="Times New Roman" w:hAnsi="Times New Roman" w:cs="Times New Roman"/>
        </w:rPr>
      </w:pPr>
      <w:r w:rsidRPr="00BB710F">
        <w:rPr>
          <w:rFonts w:ascii="Times New Roman" w:hAnsi="Times New Roman" w:cs="Times New Roman"/>
        </w:rPr>
        <w:t xml:space="preserve">While </w:t>
      </w:r>
      <w:r w:rsidRPr="00BB710F">
        <w:rPr>
          <w:rFonts w:ascii="Times New Roman" w:hAnsi="Times New Roman" w:cs="Times New Roman"/>
          <w:lang w:val="en-IN" w:eastAsia="en-IN"/>
        </w:rPr>
        <w:t>at</w:t>
      </w:r>
      <w:r w:rsidRPr="00BB710F">
        <w:rPr>
          <w:rFonts w:ascii="Times New Roman" w:hAnsi="Times New Roman" w:cs="Times New Roman"/>
        </w:rPr>
        <w:t xml:space="preserve"> the Customer’s premises, </w:t>
      </w:r>
      <w:r w:rsidR="009E6B4D" w:rsidRPr="00BB710F">
        <w:rPr>
          <w:rFonts w:ascii="Times New Roman" w:hAnsi="Times New Roman" w:cs="Times New Roman"/>
        </w:rPr>
        <w:t xml:space="preserve">the </w:t>
      </w:r>
      <w:r w:rsidR="00411336" w:rsidRPr="00BB710F">
        <w:rPr>
          <w:rFonts w:ascii="Times New Roman" w:hAnsi="Times New Roman" w:cs="Times New Roman"/>
        </w:rPr>
        <w:t>Service Provider</w:t>
      </w:r>
      <w:r w:rsidRPr="00BB710F">
        <w:rPr>
          <w:rFonts w:ascii="Times New Roman" w:hAnsi="Times New Roman" w:cs="Times New Roman"/>
        </w:rPr>
        <w:t xml:space="preserve"> will ensure that its Personnel: </w:t>
      </w:r>
    </w:p>
    <w:p w14:paraId="0FF910A4" w14:textId="77777777" w:rsidR="007529DA" w:rsidRPr="00BB710F" w:rsidRDefault="007529DA" w:rsidP="007E40E4">
      <w:pPr>
        <w:pStyle w:val="ListParagraph"/>
        <w:spacing w:after="0" w:line="240" w:lineRule="auto"/>
        <w:ind w:left="1418" w:hanging="425"/>
        <w:jc w:val="both"/>
        <w:rPr>
          <w:rFonts w:ascii="Times New Roman" w:hAnsi="Times New Roman" w:cs="Times New Roman"/>
        </w:rPr>
      </w:pPr>
    </w:p>
    <w:p w14:paraId="61001807" w14:textId="6A8673B8" w:rsidR="007529DA" w:rsidRPr="00BB710F" w:rsidRDefault="007529DA" w:rsidP="009E6B4D">
      <w:pPr>
        <w:pStyle w:val="ListParagraph"/>
        <w:numPr>
          <w:ilvl w:val="0"/>
          <w:numId w:val="6"/>
        </w:numPr>
        <w:spacing w:after="0" w:line="240" w:lineRule="auto"/>
        <w:ind w:left="1080" w:hanging="540"/>
        <w:jc w:val="both"/>
        <w:rPr>
          <w:rFonts w:ascii="Times New Roman" w:hAnsi="Times New Roman" w:cs="Times New Roman"/>
        </w:rPr>
      </w:pPr>
      <w:r w:rsidRPr="00BB710F">
        <w:rPr>
          <w:rFonts w:ascii="Times New Roman" w:hAnsi="Times New Roman" w:cs="Times New Roman"/>
        </w:rPr>
        <w:t>adhere to the policies and procedures of</w:t>
      </w:r>
      <w:r w:rsidR="009E6B4D" w:rsidRPr="00BB710F">
        <w:rPr>
          <w:rFonts w:ascii="Times New Roman" w:hAnsi="Times New Roman" w:cs="Times New Roman"/>
        </w:rPr>
        <w:t xml:space="preserve"> the</w:t>
      </w:r>
      <w:r w:rsidRPr="00BB710F">
        <w:rPr>
          <w:rFonts w:ascii="Times New Roman" w:hAnsi="Times New Roman" w:cs="Times New Roman"/>
        </w:rPr>
        <w:t xml:space="preserve"> Customer; </w:t>
      </w:r>
    </w:p>
    <w:p w14:paraId="5BA6A413" w14:textId="77777777" w:rsidR="007529DA" w:rsidRPr="00BB710F" w:rsidRDefault="007529DA" w:rsidP="009E6B4D">
      <w:pPr>
        <w:pStyle w:val="ListParagraph"/>
        <w:spacing w:after="0" w:line="240" w:lineRule="auto"/>
        <w:ind w:left="1080" w:hanging="540"/>
        <w:jc w:val="both"/>
        <w:rPr>
          <w:rFonts w:ascii="Times New Roman" w:hAnsi="Times New Roman" w:cs="Times New Roman"/>
        </w:rPr>
      </w:pPr>
    </w:p>
    <w:p w14:paraId="22F15D72" w14:textId="4312467D" w:rsidR="007529DA" w:rsidRPr="00BB710F" w:rsidRDefault="007529DA" w:rsidP="009E6B4D">
      <w:pPr>
        <w:pStyle w:val="ListParagraph"/>
        <w:numPr>
          <w:ilvl w:val="0"/>
          <w:numId w:val="6"/>
        </w:numPr>
        <w:spacing w:after="0" w:line="240" w:lineRule="auto"/>
        <w:ind w:left="1080" w:hanging="540"/>
        <w:jc w:val="both"/>
        <w:rPr>
          <w:rFonts w:ascii="Times New Roman" w:hAnsi="Times New Roman" w:cs="Times New Roman"/>
        </w:rPr>
      </w:pPr>
      <w:r w:rsidRPr="00BB710F">
        <w:rPr>
          <w:rFonts w:ascii="Times New Roman" w:hAnsi="Times New Roman" w:cs="Times New Roman"/>
        </w:rPr>
        <w:t xml:space="preserve">carry a valid identity card, issued by </w:t>
      </w:r>
      <w:r w:rsidR="009E6B4D" w:rsidRPr="00BB710F">
        <w:rPr>
          <w:rFonts w:ascii="Times New Roman" w:hAnsi="Times New Roman" w:cs="Times New Roman"/>
        </w:rPr>
        <w:t xml:space="preserve">the </w:t>
      </w:r>
      <w:r w:rsidR="00411336" w:rsidRPr="00BB710F">
        <w:rPr>
          <w:rFonts w:ascii="Times New Roman" w:hAnsi="Times New Roman" w:cs="Times New Roman"/>
        </w:rPr>
        <w:t>Service Provider</w:t>
      </w:r>
      <w:r w:rsidRPr="00BB710F">
        <w:rPr>
          <w:rFonts w:ascii="Times New Roman" w:hAnsi="Times New Roman" w:cs="Times New Roman"/>
        </w:rPr>
        <w:t>; and</w:t>
      </w:r>
    </w:p>
    <w:p w14:paraId="209AB183" w14:textId="77777777" w:rsidR="007529DA" w:rsidRPr="00BB710F" w:rsidRDefault="007529DA" w:rsidP="009E6B4D">
      <w:pPr>
        <w:pStyle w:val="ListParagraph"/>
        <w:spacing w:after="0" w:line="240" w:lineRule="auto"/>
        <w:ind w:left="1080" w:hanging="540"/>
        <w:rPr>
          <w:rFonts w:ascii="Times New Roman" w:hAnsi="Times New Roman" w:cs="Times New Roman"/>
        </w:rPr>
      </w:pPr>
    </w:p>
    <w:p w14:paraId="6998B2EC" w14:textId="2F2711C9" w:rsidR="007529DA" w:rsidRPr="00BB710F" w:rsidRDefault="007529DA" w:rsidP="009E6B4D">
      <w:pPr>
        <w:pStyle w:val="ListParagraph"/>
        <w:numPr>
          <w:ilvl w:val="0"/>
          <w:numId w:val="6"/>
        </w:numPr>
        <w:spacing w:after="0" w:line="240" w:lineRule="auto"/>
        <w:ind w:left="1080" w:hanging="540"/>
        <w:jc w:val="both"/>
        <w:rPr>
          <w:rFonts w:ascii="Times New Roman" w:hAnsi="Times New Roman" w:cs="Times New Roman"/>
        </w:rPr>
      </w:pPr>
      <w:r w:rsidRPr="00BB710F">
        <w:rPr>
          <w:rFonts w:ascii="Times New Roman" w:hAnsi="Times New Roman" w:cs="Times New Roman"/>
        </w:rPr>
        <w:t xml:space="preserve">conduct themselves in a professional manner and should not in any manner cause any interference, annoyance, nuisance, obstruction or any difficulty to </w:t>
      </w:r>
      <w:r w:rsidR="009E6B4D" w:rsidRPr="00BB710F">
        <w:rPr>
          <w:rFonts w:ascii="Times New Roman" w:hAnsi="Times New Roman" w:cs="Times New Roman"/>
        </w:rPr>
        <w:t xml:space="preserve">the </w:t>
      </w:r>
      <w:r w:rsidRPr="00BB710F">
        <w:rPr>
          <w:rFonts w:ascii="Times New Roman" w:hAnsi="Times New Roman" w:cs="Times New Roman"/>
        </w:rPr>
        <w:t>Customer or its employees or any third party.</w:t>
      </w:r>
    </w:p>
    <w:p w14:paraId="2214FAC0" w14:textId="77777777" w:rsidR="007529DA" w:rsidRPr="00BB710F" w:rsidRDefault="007529DA" w:rsidP="00E34CAE">
      <w:pPr>
        <w:pStyle w:val="ListParagraph"/>
        <w:spacing w:after="0" w:line="240" w:lineRule="auto"/>
        <w:jc w:val="both"/>
        <w:rPr>
          <w:rFonts w:ascii="Times New Roman" w:hAnsi="Times New Roman" w:cs="Times New Roman"/>
        </w:rPr>
      </w:pPr>
    </w:p>
    <w:p w14:paraId="19E46AA0" w14:textId="06F668D9" w:rsidR="007529DA" w:rsidRPr="00BB710F" w:rsidRDefault="009E6B4D" w:rsidP="005162A2">
      <w:pPr>
        <w:spacing w:after="0" w:line="240" w:lineRule="auto"/>
        <w:ind w:left="540"/>
        <w:jc w:val="both"/>
        <w:rPr>
          <w:rFonts w:ascii="Times New Roman" w:hAnsi="Times New Roman" w:cs="Times New Roman"/>
          <w:b/>
        </w:rPr>
      </w:pPr>
      <w:r w:rsidRPr="00BB710F">
        <w:rPr>
          <w:rFonts w:ascii="Times New Roman" w:hAnsi="Times New Roman" w:cs="Times New Roman"/>
        </w:rPr>
        <w:t xml:space="preserve">The </w:t>
      </w:r>
      <w:r w:rsidR="00411336" w:rsidRPr="00BB710F">
        <w:rPr>
          <w:rFonts w:ascii="Times New Roman" w:hAnsi="Times New Roman" w:cs="Times New Roman"/>
        </w:rPr>
        <w:t>Service Provider</w:t>
      </w:r>
      <w:r w:rsidR="0071741C" w:rsidRPr="00BB710F">
        <w:rPr>
          <w:rFonts w:ascii="Times New Roman" w:hAnsi="Times New Roman" w:cs="Times New Roman"/>
        </w:rPr>
        <w:t xml:space="preserve"> </w:t>
      </w:r>
      <w:r w:rsidR="007529DA" w:rsidRPr="00BB710F">
        <w:rPr>
          <w:rFonts w:ascii="Times New Roman" w:hAnsi="Times New Roman" w:cs="Times New Roman"/>
        </w:rPr>
        <w:t xml:space="preserve">hereby agrees that in case </w:t>
      </w:r>
      <w:r w:rsidR="0074331E" w:rsidRPr="00BB710F">
        <w:rPr>
          <w:rFonts w:ascii="Times New Roman" w:hAnsi="Times New Roman" w:cs="Times New Roman"/>
        </w:rPr>
        <w:t xml:space="preserve">the </w:t>
      </w:r>
      <w:r w:rsidR="007529DA" w:rsidRPr="00BB710F">
        <w:rPr>
          <w:rFonts w:ascii="Times New Roman" w:hAnsi="Times New Roman" w:cs="Times New Roman"/>
        </w:rPr>
        <w:t>Customer raises</w:t>
      </w:r>
      <w:r w:rsidR="0071741C" w:rsidRPr="00BB710F">
        <w:rPr>
          <w:rFonts w:ascii="Times New Roman" w:hAnsi="Times New Roman" w:cs="Times New Roman"/>
        </w:rPr>
        <w:t xml:space="preserve"> any objection to any Personnel,</w:t>
      </w:r>
      <w:r w:rsidR="007529DA" w:rsidRPr="00BB710F">
        <w:rPr>
          <w:rFonts w:ascii="Times New Roman" w:hAnsi="Times New Roman" w:cs="Times New Roman"/>
        </w:rPr>
        <w:t xml:space="preserve"> then </w:t>
      </w:r>
      <w:r w:rsidR="00411336" w:rsidRPr="00BB710F">
        <w:rPr>
          <w:rFonts w:ascii="Times New Roman" w:hAnsi="Times New Roman" w:cs="Times New Roman"/>
        </w:rPr>
        <w:t>Service Provider</w:t>
      </w:r>
      <w:r w:rsidR="0071741C" w:rsidRPr="00BB710F">
        <w:rPr>
          <w:rFonts w:ascii="Times New Roman" w:hAnsi="Times New Roman" w:cs="Times New Roman"/>
        </w:rPr>
        <w:t xml:space="preserve"> </w:t>
      </w:r>
      <w:r w:rsidR="007529DA" w:rsidRPr="00BB710F">
        <w:rPr>
          <w:rFonts w:ascii="Times New Roman" w:hAnsi="Times New Roman" w:cs="Times New Roman"/>
        </w:rPr>
        <w:t>will immediately remove such Personnel from Customer’s premises, and</w:t>
      </w:r>
      <w:r w:rsidRPr="00BB710F">
        <w:rPr>
          <w:rFonts w:ascii="Times New Roman" w:hAnsi="Times New Roman" w:cs="Times New Roman"/>
        </w:rPr>
        <w:t xml:space="preserve"> forthwith</w:t>
      </w:r>
      <w:r w:rsidR="007529DA" w:rsidRPr="00BB710F">
        <w:rPr>
          <w:rFonts w:ascii="Times New Roman" w:hAnsi="Times New Roman" w:cs="Times New Roman"/>
        </w:rPr>
        <w:t xml:space="preserve"> substitute such Personnel by other Personnel agreeable to Customer</w:t>
      </w:r>
      <w:r w:rsidR="00417353" w:rsidRPr="00BB710F">
        <w:rPr>
          <w:rFonts w:ascii="Times New Roman" w:hAnsi="Times New Roman" w:cs="Times New Roman"/>
        </w:rPr>
        <w:t xml:space="preserve"> without any additional costs on Customer</w:t>
      </w:r>
      <w:r w:rsidR="007529DA" w:rsidRPr="00BB710F">
        <w:rPr>
          <w:rFonts w:ascii="Times New Roman" w:hAnsi="Times New Roman" w:cs="Times New Roman"/>
        </w:rPr>
        <w:t xml:space="preserve">. </w:t>
      </w:r>
      <w:r w:rsidR="0071741C" w:rsidRPr="00BB710F">
        <w:rPr>
          <w:rFonts w:ascii="Times New Roman" w:hAnsi="Times New Roman" w:cs="Times New Roman"/>
        </w:rPr>
        <w:t xml:space="preserve">  </w:t>
      </w:r>
    </w:p>
    <w:p w14:paraId="6ADB2B8D" w14:textId="77777777" w:rsidR="007529DA" w:rsidRPr="00BB710F" w:rsidRDefault="007529DA" w:rsidP="00E34CAE">
      <w:pPr>
        <w:spacing w:after="0" w:line="240" w:lineRule="auto"/>
        <w:ind w:left="1080"/>
        <w:jc w:val="both"/>
        <w:rPr>
          <w:rFonts w:ascii="Times New Roman" w:hAnsi="Times New Roman" w:cs="Times New Roman"/>
          <w:u w:val="single"/>
        </w:rPr>
      </w:pPr>
    </w:p>
    <w:p w14:paraId="7522BF99" w14:textId="6F3FF775" w:rsidR="007529DA" w:rsidRPr="00BB710F" w:rsidRDefault="009E6B4D" w:rsidP="00272CB0">
      <w:pPr>
        <w:pStyle w:val="ListParagraph"/>
        <w:numPr>
          <w:ilvl w:val="0"/>
          <w:numId w:val="20"/>
        </w:numPr>
        <w:spacing w:after="0" w:line="240" w:lineRule="auto"/>
        <w:ind w:left="540" w:hanging="540"/>
        <w:jc w:val="both"/>
        <w:rPr>
          <w:rFonts w:ascii="Times New Roman" w:hAnsi="Times New Roman" w:cs="Times New Roman"/>
          <w:u w:val="single"/>
        </w:rPr>
      </w:pPr>
      <w:r w:rsidRPr="00BB710F">
        <w:rPr>
          <w:rFonts w:ascii="Times New Roman" w:hAnsi="Times New Roman" w:cs="Times New Roman"/>
        </w:rPr>
        <w:t xml:space="preserve">The </w:t>
      </w:r>
      <w:r w:rsidR="00411336" w:rsidRPr="00BB710F">
        <w:rPr>
          <w:rFonts w:ascii="Times New Roman" w:hAnsi="Times New Roman" w:cs="Times New Roman"/>
        </w:rPr>
        <w:t>Service Provider</w:t>
      </w:r>
      <w:r w:rsidR="007529DA" w:rsidRPr="00BB710F">
        <w:rPr>
          <w:rFonts w:ascii="Times New Roman" w:hAnsi="Times New Roman" w:cs="Times New Roman"/>
        </w:rPr>
        <w:t xml:space="preserve"> will ensure that</w:t>
      </w:r>
      <w:r w:rsidRPr="00BB710F">
        <w:rPr>
          <w:rFonts w:ascii="Times New Roman" w:hAnsi="Times New Roman" w:cs="Times New Roman"/>
        </w:rPr>
        <w:t xml:space="preserve"> the</w:t>
      </w:r>
      <w:r w:rsidR="007529DA" w:rsidRPr="00BB710F">
        <w:rPr>
          <w:rFonts w:ascii="Times New Roman" w:hAnsi="Times New Roman" w:cs="Times New Roman"/>
        </w:rPr>
        <w:t xml:space="preserve"> Personnel do not indulge in unlawful activities, including but not limited to theft or any unauthorized use of any property of</w:t>
      </w:r>
      <w:r w:rsidR="0071741C" w:rsidRPr="00BB710F">
        <w:rPr>
          <w:rFonts w:ascii="Times New Roman" w:hAnsi="Times New Roman" w:cs="Times New Roman"/>
        </w:rPr>
        <w:t xml:space="preserve"> the</w:t>
      </w:r>
      <w:r w:rsidR="007529DA" w:rsidRPr="00BB710F">
        <w:rPr>
          <w:rFonts w:ascii="Times New Roman" w:hAnsi="Times New Roman" w:cs="Times New Roman"/>
        </w:rPr>
        <w:t xml:space="preserve"> Customer </w:t>
      </w:r>
      <w:r w:rsidR="00B668F5" w:rsidRPr="00BB710F">
        <w:rPr>
          <w:rFonts w:ascii="Times New Roman" w:hAnsi="Times New Roman" w:cs="Times New Roman"/>
        </w:rPr>
        <w:t xml:space="preserve">(including any data or any other intellectual property) </w:t>
      </w:r>
      <w:r w:rsidR="007529DA" w:rsidRPr="00BB710F">
        <w:rPr>
          <w:rFonts w:ascii="Times New Roman" w:hAnsi="Times New Roman" w:cs="Times New Roman"/>
        </w:rPr>
        <w:t xml:space="preserve">and/or any third party. </w:t>
      </w:r>
      <w:r w:rsidR="0071741C" w:rsidRPr="00BB710F">
        <w:rPr>
          <w:rFonts w:ascii="Times New Roman" w:hAnsi="Times New Roman" w:cs="Times New Roman"/>
        </w:rPr>
        <w:t xml:space="preserve"> </w:t>
      </w:r>
    </w:p>
    <w:p w14:paraId="511D48B1" w14:textId="77777777" w:rsidR="007529DA" w:rsidRPr="00BB710F" w:rsidRDefault="007529DA" w:rsidP="007E40E4">
      <w:pPr>
        <w:spacing w:after="0" w:line="240" w:lineRule="auto"/>
        <w:ind w:left="993" w:hanging="426"/>
        <w:jc w:val="both"/>
        <w:rPr>
          <w:rFonts w:ascii="Times New Roman" w:hAnsi="Times New Roman" w:cs="Times New Roman"/>
          <w:u w:val="single"/>
        </w:rPr>
      </w:pPr>
    </w:p>
    <w:p w14:paraId="6B7A8EBB" w14:textId="10358D60" w:rsidR="007529DA" w:rsidRPr="00BB710F" w:rsidRDefault="009E6B4D" w:rsidP="00272CB0">
      <w:pPr>
        <w:pStyle w:val="ListParagraph"/>
        <w:numPr>
          <w:ilvl w:val="0"/>
          <w:numId w:val="20"/>
        </w:numPr>
        <w:spacing w:after="0" w:line="240" w:lineRule="auto"/>
        <w:ind w:left="540" w:hanging="540"/>
        <w:jc w:val="both"/>
        <w:rPr>
          <w:rFonts w:ascii="Times New Roman" w:hAnsi="Times New Roman" w:cs="Times New Roman"/>
          <w:u w:val="single"/>
        </w:rPr>
      </w:pPr>
      <w:r w:rsidRPr="00BB710F">
        <w:rPr>
          <w:rFonts w:ascii="Times New Roman" w:hAnsi="Times New Roman" w:cs="Times New Roman"/>
        </w:rPr>
        <w:t xml:space="preserve">The </w:t>
      </w:r>
      <w:r w:rsidR="00411336" w:rsidRPr="00BB710F">
        <w:rPr>
          <w:rFonts w:ascii="Times New Roman" w:hAnsi="Times New Roman" w:cs="Times New Roman"/>
        </w:rPr>
        <w:t>Service Provider</w:t>
      </w:r>
      <w:r w:rsidR="007529DA" w:rsidRPr="00BB710F">
        <w:rPr>
          <w:rFonts w:ascii="Times New Roman" w:hAnsi="Times New Roman" w:cs="Times New Roman"/>
        </w:rPr>
        <w:t xml:space="preserve"> will, at all times, be solely liable and responsible for the safety of its Personnel and </w:t>
      </w:r>
      <w:r w:rsidR="0071741C" w:rsidRPr="00BB710F">
        <w:rPr>
          <w:rFonts w:ascii="Times New Roman" w:hAnsi="Times New Roman" w:cs="Times New Roman"/>
        </w:rPr>
        <w:t xml:space="preserve">the </w:t>
      </w:r>
      <w:r w:rsidR="007529DA" w:rsidRPr="00BB710F">
        <w:rPr>
          <w:rFonts w:ascii="Times New Roman" w:hAnsi="Times New Roman" w:cs="Times New Roman"/>
        </w:rPr>
        <w:t xml:space="preserve">Customer shall have no liability or responsibility towards the same. Accordingly, </w:t>
      </w:r>
      <w:r w:rsidRPr="00BB710F">
        <w:rPr>
          <w:rFonts w:ascii="Times New Roman" w:hAnsi="Times New Roman" w:cs="Times New Roman"/>
        </w:rPr>
        <w:t xml:space="preserve">the </w:t>
      </w:r>
      <w:r w:rsidR="00411336" w:rsidRPr="00BB710F">
        <w:rPr>
          <w:rFonts w:ascii="Times New Roman" w:hAnsi="Times New Roman" w:cs="Times New Roman"/>
        </w:rPr>
        <w:t>Service Provider</w:t>
      </w:r>
      <w:r w:rsidR="007529DA" w:rsidRPr="00BB710F">
        <w:rPr>
          <w:rFonts w:ascii="Times New Roman" w:hAnsi="Times New Roman" w:cs="Times New Roman"/>
        </w:rPr>
        <w:t xml:space="preserve"> will obtain adequate insurance cover against all legal liability for loss or damage to property or bodily injury or death of the Personnel arising out of or in consequence of performance of its obligations under this Agreement and against all actions, claims, demands, costs and expenses in relation thereto. </w:t>
      </w:r>
      <w:r w:rsidR="0071741C" w:rsidRPr="00BB710F">
        <w:rPr>
          <w:rFonts w:ascii="Times New Roman" w:hAnsi="Times New Roman" w:cs="Times New Roman"/>
        </w:rPr>
        <w:t xml:space="preserve">  </w:t>
      </w:r>
    </w:p>
    <w:p w14:paraId="57C2935E" w14:textId="77777777" w:rsidR="00327D42" w:rsidRPr="00BB710F" w:rsidRDefault="00327D42" w:rsidP="00E34CAE">
      <w:pPr>
        <w:spacing w:after="0" w:line="240" w:lineRule="auto"/>
        <w:ind w:left="360"/>
        <w:jc w:val="both"/>
        <w:rPr>
          <w:rFonts w:ascii="Times New Roman" w:hAnsi="Times New Roman" w:cs="Times New Roman"/>
        </w:rPr>
      </w:pPr>
    </w:p>
    <w:p w14:paraId="5E9C6BAB" w14:textId="4D53E9B1" w:rsidR="007529DA" w:rsidRPr="00BB710F" w:rsidRDefault="009E6B4D" w:rsidP="00272CB0">
      <w:pPr>
        <w:pStyle w:val="ListParagraph"/>
        <w:numPr>
          <w:ilvl w:val="0"/>
          <w:numId w:val="20"/>
        </w:numPr>
        <w:spacing w:after="0" w:line="240" w:lineRule="auto"/>
        <w:ind w:left="540" w:hanging="540"/>
        <w:jc w:val="both"/>
        <w:rPr>
          <w:rFonts w:ascii="Times New Roman" w:hAnsi="Times New Roman" w:cs="Times New Roman"/>
        </w:rPr>
      </w:pPr>
      <w:r w:rsidRPr="00BB710F">
        <w:rPr>
          <w:rFonts w:ascii="Times New Roman" w:hAnsi="Times New Roman" w:cs="Times New Roman"/>
        </w:rPr>
        <w:t xml:space="preserve">The </w:t>
      </w:r>
      <w:r w:rsidR="00411336" w:rsidRPr="00BB710F">
        <w:rPr>
          <w:rFonts w:ascii="Times New Roman" w:hAnsi="Times New Roman" w:cs="Times New Roman"/>
        </w:rPr>
        <w:t>Service Provider</w:t>
      </w:r>
      <w:r w:rsidR="007529DA" w:rsidRPr="00BB710F">
        <w:rPr>
          <w:rFonts w:ascii="Times New Roman" w:hAnsi="Times New Roman" w:cs="Times New Roman"/>
        </w:rPr>
        <w:t xml:space="preserve"> will ensure that the facilities, if any, provided by </w:t>
      </w:r>
      <w:r w:rsidR="0071741C" w:rsidRPr="00BB710F">
        <w:rPr>
          <w:rFonts w:ascii="Times New Roman" w:hAnsi="Times New Roman" w:cs="Times New Roman"/>
        </w:rPr>
        <w:t xml:space="preserve">the </w:t>
      </w:r>
      <w:r w:rsidR="007529DA" w:rsidRPr="00BB710F">
        <w:rPr>
          <w:rFonts w:ascii="Times New Roman" w:hAnsi="Times New Roman" w:cs="Times New Roman"/>
        </w:rPr>
        <w:t xml:space="preserve">Customer, are utilized with an appropriate degree of care and attention. </w:t>
      </w:r>
      <w:r w:rsidR="0071741C" w:rsidRPr="00BB710F">
        <w:rPr>
          <w:rFonts w:ascii="Times New Roman" w:hAnsi="Times New Roman" w:cs="Times New Roman"/>
        </w:rPr>
        <w:t xml:space="preserve"> </w:t>
      </w:r>
    </w:p>
    <w:p w14:paraId="31DB55E4" w14:textId="77777777" w:rsidR="007529DA" w:rsidRPr="00BB710F" w:rsidRDefault="007529DA" w:rsidP="007E40E4">
      <w:pPr>
        <w:spacing w:after="0" w:line="240" w:lineRule="auto"/>
        <w:ind w:left="993" w:hanging="426"/>
        <w:jc w:val="both"/>
        <w:rPr>
          <w:rFonts w:ascii="Times New Roman" w:hAnsi="Times New Roman" w:cs="Times New Roman"/>
        </w:rPr>
      </w:pPr>
    </w:p>
    <w:p w14:paraId="007F5018" w14:textId="77777777" w:rsidR="00061452" w:rsidRPr="00BB710F" w:rsidRDefault="00061452" w:rsidP="001449DE">
      <w:pPr>
        <w:pStyle w:val="ListParagraph"/>
        <w:numPr>
          <w:ilvl w:val="0"/>
          <w:numId w:val="5"/>
        </w:numPr>
        <w:spacing w:after="0" w:line="240" w:lineRule="auto"/>
        <w:ind w:left="567" w:hanging="567"/>
        <w:rPr>
          <w:rFonts w:ascii="Times New Roman" w:hAnsi="Times New Roman" w:cs="Times New Roman"/>
          <w:b/>
          <w:i/>
          <w:u w:val="single"/>
        </w:rPr>
      </w:pPr>
      <w:bookmarkStart w:id="42" w:name="_Toc474418698"/>
      <w:bookmarkStart w:id="43" w:name="_Toc475709319"/>
      <w:bookmarkStart w:id="44" w:name="_Toc478655632"/>
      <w:r w:rsidRPr="00BB710F">
        <w:rPr>
          <w:rStyle w:val="Heading2Char"/>
          <w:rFonts w:eastAsia="Cambria"/>
          <w:b w:val="0"/>
          <w:i/>
          <w:sz w:val="22"/>
          <w:szCs w:val="22"/>
          <w:u w:val="single"/>
        </w:rPr>
        <w:lastRenderedPageBreak/>
        <w:t>Reports and Maintaining Records</w:t>
      </w:r>
      <w:bookmarkEnd w:id="42"/>
      <w:bookmarkEnd w:id="43"/>
      <w:bookmarkEnd w:id="44"/>
      <w:r w:rsidRPr="00BB710F">
        <w:rPr>
          <w:rFonts w:ascii="Times New Roman" w:hAnsi="Times New Roman" w:cs="Times New Roman"/>
          <w:b/>
          <w:i/>
          <w:u w:val="single"/>
        </w:rPr>
        <w:t xml:space="preserve"> </w:t>
      </w:r>
    </w:p>
    <w:p w14:paraId="2F306B7B" w14:textId="77777777" w:rsidR="00FF5483" w:rsidRPr="00BB710F" w:rsidRDefault="00FF5483" w:rsidP="00E34CAE">
      <w:pPr>
        <w:pStyle w:val="ListParagraph"/>
        <w:spacing w:after="0" w:line="240" w:lineRule="auto"/>
        <w:ind w:left="360"/>
        <w:rPr>
          <w:rFonts w:ascii="Times New Roman" w:hAnsi="Times New Roman" w:cs="Times New Roman"/>
          <w:b/>
        </w:rPr>
      </w:pPr>
    </w:p>
    <w:p w14:paraId="6F982174" w14:textId="3075D2CD" w:rsidR="00061452" w:rsidRPr="00BB710F" w:rsidRDefault="009E6B4D" w:rsidP="00272CB0">
      <w:pPr>
        <w:pStyle w:val="ListParagraph"/>
        <w:numPr>
          <w:ilvl w:val="0"/>
          <w:numId w:val="21"/>
        </w:numPr>
        <w:spacing w:after="0" w:line="240" w:lineRule="auto"/>
        <w:ind w:left="630" w:hanging="630"/>
        <w:jc w:val="both"/>
        <w:rPr>
          <w:rFonts w:ascii="Times New Roman" w:hAnsi="Times New Roman" w:cs="Times New Roman"/>
        </w:rPr>
      </w:pPr>
      <w:r w:rsidRPr="00BB710F">
        <w:rPr>
          <w:rFonts w:ascii="Times New Roman" w:hAnsi="Times New Roman" w:cs="Times New Roman"/>
        </w:rPr>
        <w:t xml:space="preserve">The </w:t>
      </w:r>
      <w:r w:rsidR="00411336" w:rsidRPr="00BB710F">
        <w:rPr>
          <w:rFonts w:ascii="Times New Roman" w:hAnsi="Times New Roman" w:cs="Times New Roman"/>
        </w:rPr>
        <w:t>Service Provider</w:t>
      </w:r>
      <w:r w:rsidR="00FD4828" w:rsidRPr="00BB710F">
        <w:rPr>
          <w:rFonts w:ascii="Times New Roman" w:hAnsi="Times New Roman" w:cs="Times New Roman"/>
        </w:rPr>
        <w:t xml:space="preserve"> will submit reports to the Customer, in</w:t>
      </w:r>
      <w:r w:rsidR="00CD5EB4" w:rsidRPr="00BB710F">
        <w:rPr>
          <w:rFonts w:ascii="Times New Roman" w:hAnsi="Times New Roman" w:cs="Times New Roman"/>
        </w:rPr>
        <w:t xml:space="preserve"> such format(s) and </w:t>
      </w:r>
      <w:r w:rsidR="00FD4828" w:rsidRPr="00BB710F">
        <w:rPr>
          <w:rFonts w:ascii="Times New Roman" w:hAnsi="Times New Roman" w:cs="Times New Roman"/>
        </w:rPr>
        <w:t xml:space="preserve">containing such details and at </w:t>
      </w:r>
      <w:r w:rsidR="00CD5EB4" w:rsidRPr="00BB710F">
        <w:rPr>
          <w:rFonts w:ascii="Times New Roman" w:hAnsi="Times New Roman" w:cs="Times New Roman"/>
        </w:rPr>
        <w:t xml:space="preserve">such </w:t>
      </w:r>
      <w:r w:rsidR="00FD4828" w:rsidRPr="00BB710F">
        <w:rPr>
          <w:rFonts w:ascii="Times New Roman" w:hAnsi="Times New Roman" w:cs="Times New Roman"/>
        </w:rPr>
        <w:t>intervals, as required by the Customer</w:t>
      </w:r>
      <w:r w:rsidR="008246F8" w:rsidRPr="00BB710F">
        <w:rPr>
          <w:rFonts w:ascii="Times New Roman" w:hAnsi="Times New Roman" w:cs="Times New Roman"/>
        </w:rPr>
        <w:t xml:space="preserve"> </w:t>
      </w:r>
      <w:r w:rsidR="00896A11" w:rsidRPr="00BB710F">
        <w:rPr>
          <w:rFonts w:ascii="Times New Roman" w:hAnsi="Times New Roman" w:cs="Times New Roman"/>
        </w:rPr>
        <w:t>in relation to the operations and requirements of the Business</w:t>
      </w:r>
      <w:r w:rsidRPr="00BB710F">
        <w:rPr>
          <w:rFonts w:ascii="Times New Roman" w:hAnsi="Times New Roman" w:cs="Times New Roman"/>
        </w:rPr>
        <w:t xml:space="preserve"> Unit</w:t>
      </w:r>
      <w:r w:rsidR="00FD4828" w:rsidRPr="00BB710F">
        <w:rPr>
          <w:rFonts w:ascii="Times New Roman" w:hAnsi="Times New Roman" w:cs="Times New Roman"/>
        </w:rPr>
        <w:t xml:space="preserve">. </w:t>
      </w:r>
      <w:r w:rsidRPr="00BB710F">
        <w:rPr>
          <w:rFonts w:ascii="Times New Roman" w:hAnsi="Times New Roman" w:cs="Times New Roman"/>
        </w:rPr>
        <w:t xml:space="preserve">The </w:t>
      </w:r>
      <w:r w:rsidR="00411336" w:rsidRPr="00BB710F">
        <w:rPr>
          <w:rFonts w:ascii="Times New Roman" w:hAnsi="Times New Roman" w:cs="Times New Roman"/>
        </w:rPr>
        <w:t>Service Provider</w:t>
      </w:r>
      <w:r w:rsidR="00195914" w:rsidRPr="00BB710F">
        <w:rPr>
          <w:rFonts w:ascii="Times New Roman" w:hAnsi="Times New Roman" w:cs="Times New Roman"/>
        </w:rPr>
        <w:t xml:space="preserve"> agrees to customize </w:t>
      </w:r>
      <w:proofErr w:type="gramStart"/>
      <w:r w:rsidR="00FD4828" w:rsidRPr="00BB710F">
        <w:rPr>
          <w:rFonts w:ascii="Times New Roman" w:hAnsi="Times New Roman" w:cs="Times New Roman"/>
        </w:rPr>
        <w:t>reports</w:t>
      </w:r>
      <w:r w:rsidR="00CE7230">
        <w:rPr>
          <w:rFonts w:ascii="Times New Roman" w:hAnsi="Times New Roman" w:cs="Times New Roman"/>
        </w:rPr>
        <w:t>(</w:t>
      </w:r>
      <w:proofErr w:type="gramEnd"/>
      <w:r w:rsidR="00CE7230">
        <w:rPr>
          <w:rFonts w:ascii="Times New Roman" w:hAnsi="Times New Roman" w:cs="Times New Roman"/>
        </w:rPr>
        <w:t>PDF, Excel, etc.)</w:t>
      </w:r>
      <w:r w:rsidR="00FD4828" w:rsidRPr="00BB710F">
        <w:rPr>
          <w:rFonts w:ascii="Times New Roman" w:hAnsi="Times New Roman" w:cs="Times New Roman"/>
        </w:rPr>
        <w:t>, according to the operational requirements of the Customer,</w:t>
      </w:r>
      <w:r w:rsidR="00896A11" w:rsidRPr="00BB710F">
        <w:rPr>
          <w:rFonts w:ascii="Times New Roman" w:hAnsi="Times New Roman" w:cs="Times New Roman"/>
        </w:rPr>
        <w:t xml:space="preserve"> as requested by the Customer </w:t>
      </w:r>
      <w:r w:rsidR="00FD4828" w:rsidRPr="00BB710F">
        <w:rPr>
          <w:rFonts w:ascii="Times New Roman" w:hAnsi="Times New Roman" w:cs="Times New Roman"/>
        </w:rPr>
        <w:t>at no additional cost</w:t>
      </w:r>
      <w:r w:rsidRPr="00BB710F">
        <w:rPr>
          <w:rFonts w:ascii="Times New Roman" w:hAnsi="Times New Roman" w:cs="Times New Roman"/>
        </w:rPr>
        <w:t xml:space="preserve"> to the Customer</w:t>
      </w:r>
      <w:r w:rsidR="00FD4828" w:rsidRPr="00BB710F">
        <w:rPr>
          <w:rFonts w:ascii="Times New Roman" w:hAnsi="Times New Roman" w:cs="Times New Roman"/>
        </w:rPr>
        <w:t>.</w:t>
      </w:r>
      <w:r w:rsidR="005120F4" w:rsidRPr="00BB710F">
        <w:rPr>
          <w:rFonts w:ascii="Times New Roman" w:hAnsi="Times New Roman" w:cs="Times New Roman"/>
        </w:rPr>
        <w:t xml:space="preserve"> </w:t>
      </w:r>
    </w:p>
    <w:p w14:paraId="3A484754" w14:textId="77777777" w:rsidR="007F613F" w:rsidRPr="00BB710F" w:rsidRDefault="007F613F" w:rsidP="007F613F">
      <w:pPr>
        <w:pStyle w:val="ListParagraph"/>
        <w:spacing w:after="0" w:line="240" w:lineRule="auto"/>
        <w:ind w:left="1080"/>
        <w:jc w:val="both"/>
        <w:rPr>
          <w:rFonts w:ascii="Times New Roman" w:hAnsi="Times New Roman" w:cs="Times New Roman"/>
        </w:rPr>
      </w:pPr>
    </w:p>
    <w:p w14:paraId="01E53E35" w14:textId="44EBB365" w:rsidR="00A22915" w:rsidRPr="00BB710F" w:rsidRDefault="009E6B4D" w:rsidP="00272CB0">
      <w:pPr>
        <w:pStyle w:val="ListParagraph"/>
        <w:numPr>
          <w:ilvl w:val="0"/>
          <w:numId w:val="21"/>
        </w:numPr>
        <w:spacing w:after="0" w:line="240" w:lineRule="auto"/>
        <w:ind w:left="630" w:hanging="630"/>
        <w:jc w:val="both"/>
        <w:rPr>
          <w:rFonts w:ascii="Times New Roman" w:hAnsi="Times New Roman" w:cs="Times New Roman"/>
        </w:rPr>
      </w:pPr>
      <w:r w:rsidRPr="00BB710F">
        <w:rPr>
          <w:rFonts w:ascii="Times New Roman" w:hAnsi="Times New Roman" w:cs="Times New Roman"/>
        </w:rPr>
        <w:t xml:space="preserve">The </w:t>
      </w:r>
      <w:r w:rsidR="00411336" w:rsidRPr="00BB710F">
        <w:rPr>
          <w:rFonts w:ascii="Times New Roman" w:hAnsi="Times New Roman" w:cs="Times New Roman"/>
        </w:rPr>
        <w:t>Service Provider</w:t>
      </w:r>
      <w:r w:rsidR="00A22915" w:rsidRPr="00BB710F">
        <w:rPr>
          <w:rFonts w:ascii="Times New Roman" w:hAnsi="Times New Roman" w:cs="Times New Roman"/>
        </w:rPr>
        <w:t xml:space="preserve"> will, in connection to its obligations under this Agreement, maintain proper records and documentation and audit trails</w:t>
      </w:r>
      <w:r w:rsidR="00B8310D" w:rsidRPr="00BB710F">
        <w:rPr>
          <w:rFonts w:ascii="Times New Roman" w:hAnsi="Times New Roman" w:cs="Times New Roman"/>
        </w:rPr>
        <w:t xml:space="preserve"> as required by the Customer</w:t>
      </w:r>
      <w:r w:rsidR="00A22915" w:rsidRPr="00BB710F">
        <w:rPr>
          <w:rFonts w:ascii="Times New Roman" w:hAnsi="Times New Roman" w:cs="Times New Roman"/>
        </w:rPr>
        <w:t>, which shall be open for inspection and audit by the Customer</w:t>
      </w:r>
      <w:r w:rsidR="00B8310D" w:rsidRPr="00BB710F">
        <w:rPr>
          <w:rFonts w:ascii="Times New Roman" w:hAnsi="Times New Roman" w:cs="Times New Roman"/>
        </w:rPr>
        <w:t>, at all times</w:t>
      </w:r>
      <w:r w:rsidR="00A22915" w:rsidRPr="00BB710F">
        <w:rPr>
          <w:rFonts w:ascii="Times New Roman" w:hAnsi="Times New Roman" w:cs="Times New Roman"/>
        </w:rPr>
        <w:t xml:space="preserve">. </w:t>
      </w:r>
    </w:p>
    <w:p w14:paraId="52901ED1" w14:textId="77777777" w:rsidR="00061452" w:rsidRPr="00BB710F" w:rsidRDefault="00061452" w:rsidP="00E34CAE">
      <w:pPr>
        <w:spacing w:after="0" w:line="240" w:lineRule="auto"/>
        <w:ind w:left="720" w:hanging="360"/>
        <w:jc w:val="both"/>
        <w:rPr>
          <w:rFonts w:ascii="Times New Roman" w:hAnsi="Times New Roman" w:cs="Times New Roman"/>
        </w:rPr>
      </w:pPr>
    </w:p>
    <w:p w14:paraId="7DFB0E2B" w14:textId="77777777" w:rsidR="00061452" w:rsidRPr="00BB710F" w:rsidRDefault="00061452" w:rsidP="001449DE">
      <w:pPr>
        <w:pStyle w:val="ListParagraph"/>
        <w:numPr>
          <w:ilvl w:val="0"/>
          <w:numId w:val="5"/>
        </w:numPr>
        <w:spacing w:after="0" w:line="240" w:lineRule="auto"/>
        <w:ind w:left="567" w:hanging="567"/>
        <w:rPr>
          <w:rFonts w:ascii="Times New Roman" w:hAnsi="Times New Roman" w:cs="Times New Roman"/>
          <w:b/>
          <w:i/>
          <w:u w:val="single"/>
        </w:rPr>
      </w:pPr>
      <w:bookmarkStart w:id="45" w:name="_Toc396747788"/>
      <w:bookmarkStart w:id="46" w:name="_Toc474418699"/>
      <w:bookmarkStart w:id="47" w:name="_Toc475709320"/>
      <w:bookmarkStart w:id="48" w:name="_Toc478655633"/>
      <w:r w:rsidRPr="00BB710F">
        <w:rPr>
          <w:rStyle w:val="Heading2Char"/>
          <w:rFonts w:eastAsia="Cambria"/>
          <w:b w:val="0"/>
          <w:i/>
          <w:sz w:val="22"/>
          <w:szCs w:val="22"/>
          <w:u w:val="single"/>
        </w:rPr>
        <w:t>Remaining Responsible for Itself</w:t>
      </w:r>
      <w:bookmarkEnd w:id="45"/>
      <w:bookmarkEnd w:id="46"/>
      <w:bookmarkEnd w:id="47"/>
      <w:bookmarkEnd w:id="48"/>
    </w:p>
    <w:p w14:paraId="235B7B16" w14:textId="77777777" w:rsidR="00FF5483" w:rsidRPr="00BB710F" w:rsidRDefault="00FF5483" w:rsidP="00E34CAE">
      <w:pPr>
        <w:spacing w:after="0" w:line="240" w:lineRule="auto"/>
        <w:ind w:left="360"/>
        <w:jc w:val="both"/>
        <w:rPr>
          <w:rFonts w:ascii="Times New Roman" w:hAnsi="Times New Roman" w:cs="Times New Roman"/>
        </w:rPr>
      </w:pPr>
    </w:p>
    <w:p w14:paraId="078DD163" w14:textId="2E7A3E64" w:rsidR="00C92681" w:rsidRPr="00BB710F" w:rsidRDefault="009E6B4D" w:rsidP="00272CB0">
      <w:pPr>
        <w:pStyle w:val="ListParagraph"/>
        <w:numPr>
          <w:ilvl w:val="0"/>
          <w:numId w:val="22"/>
        </w:numPr>
        <w:spacing w:after="0" w:line="240" w:lineRule="auto"/>
        <w:ind w:left="630" w:hanging="630"/>
        <w:jc w:val="both"/>
        <w:rPr>
          <w:rFonts w:ascii="Times New Roman" w:hAnsi="Times New Roman" w:cs="Times New Roman"/>
        </w:rPr>
      </w:pPr>
      <w:r w:rsidRPr="00BB710F">
        <w:rPr>
          <w:rFonts w:ascii="Times New Roman" w:hAnsi="Times New Roman" w:cs="Times New Roman"/>
        </w:rPr>
        <w:t xml:space="preserve">The </w:t>
      </w:r>
      <w:r w:rsidR="00411336" w:rsidRPr="00BB710F">
        <w:rPr>
          <w:rFonts w:ascii="Times New Roman" w:hAnsi="Times New Roman" w:cs="Times New Roman"/>
        </w:rPr>
        <w:t>Service Provider</w:t>
      </w:r>
      <w:r w:rsidR="00C92681" w:rsidRPr="00BB710F">
        <w:rPr>
          <w:rFonts w:ascii="Times New Roman" w:hAnsi="Times New Roman" w:cs="Times New Roman"/>
        </w:rPr>
        <w:t xml:space="preserve"> will under no circumstances have the right to commit on behalf of the Customer or bind the Customer in any manner or enter into any agreement or arrangement in the name of or purporting to be in the name of the Customer. </w:t>
      </w:r>
    </w:p>
    <w:p w14:paraId="66A686FF" w14:textId="77777777" w:rsidR="00061452" w:rsidRPr="00BB710F" w:rsidRDefault="00061452" w:rsidP="007E40E4">
      <w:pPr>
        <w:spacing w:after="0" w:line="240" w:lineRule="auto"/>
        <w:ind w:left="993" w:hanging="426"/>
        <w:jc w:val="both"/>
        <w:rPr>
          <w:rFonts w:ascii="Times New Roman" w:hAnsi="Times New Roman" w:cs="Times New Roman"/>
        </w:rPr>
      </w:pPr>
    </w:p>
    <w:p w14:paraId="1D95E225" w14:textId="604615EA" w:rsidR="00061452" w:rsidRPr="00BB710F" w:rsidRDefault="00061452" w:rsidP="00272CB0">
      <w:pPr>
        <w:pStyle w:val="ListParagraph"/>
        <w:numPr>
          <w:ilvl w:val="0"/>
          <w:numId w:val="22"/>
        </w:numPr>
        <w:spacing w:after="0" w:line="240" w:lineRule="auto"/>
        <w:ind w:left="630" w:hanging="630"/>
        <w:jc w:val="both"/>
        <w:rPr>
          <w:rFonts w:ascii="Times New Roman" w:hAnsi="Times New Roman" w:cs="Times New Roman"/>
          <w:u w:val="single"/>
        </w:rPr>
      </w:pPr>
      <w:r w:rsidRPr="00BB710F">
        <w:rPr>
          <w:rFonts w:ascii="Times New Roman" w:hAnsi="Times New Roman" w:cs="Times New Roman"/>
        </w:rPr>
        <w:t>Notwithstanding anything elsewhere</w:t>
      </w:r>
      <w:r w:rsidR="00501624" w:rsidRPr="00BB710F">
        <w:rPr>
          <w:rFonts w:ascii="Times New Roman" w:hAnsi="Times New Roman" w:cs="Times New Roman"/>
        </w:rPr>
        <w:t>,</w:t>
      </w:r>
      <w:r w:rsidRPr="00BB710F">
        <w:rPr>
          <w:rFonts w:ascii="Times New Roman" w:hAnsi="Times New Roman" w:cs="Times New Roman"/>
        </w:rPr>
        <w:t xml:space="preserve"> </w:t>
      </w:r>
      <w:r w:rsidR="009E6B4D" w:rsidRPr="00BB710F">
        <w:rPr>
          <w:rFonts w:ascii="Times New Roman" w:hAnsi="Times New Roman" w:cs="Times New Roman"/>
        </w:rPr>
        <w:t xml:space="preserve">the </w:t>
      </w:r>
      <w:r w:rsidR="00411336" w:rsidRPr="00BB710F">
        <w:rPr>
          <w:rFonts w:ascii="Times New Roman" w:hAnsi="Times New Roman" w:cs="Times New Roman"/>
        </w:rPr>
        <w:t>Service Provider</w:t>
      </w:r>
      <w:r w:rsidRPr="00BB710F">
        <w:rPr>
          <w:rFonts w:ascii="Times New Roman" w:hAnsi="Times New Roman" w:cs="Times New Roman"/>
        </w:rPr>
        <w:t xml:space="preserve"> understands that it alone stands responsible for its infrastructure, facilities and </w:t>
      </w:r>
      <w:r w:rsidR="009E6B4D" w:rsidRPr="00BB710F">
        <w:rPr>
          <w:rFonts w:ascii="Times New Roman" w:hAnsi="Times New Roman" w:cs="Times New Roman"/>
        </w:rPr>
        <w:t xml:space="preserve">the </w:t>
      </w:r>
      <w:r w:rsidRPr="00BB710F">
        <w:rPr>
          <w:rFonts w:ascii="Times New Roman" w:hAnsi="Times New Roman" w:cs="Times New Roman"/>
        </w:rPr>
        <w:t xml:space="preserve">Personnel and that Customer </w:t>
      </w:r>
      <w:r w:rsidR="00FF5483" w:rsidRPr="00BB710F">
        <w:rPr>
          <w:rFonts w:ascii="Times New Roman" w:hAnsi="Times New Roman" w:cs="Times New Roman"/>
        </w:rPr>
        <w:t>wi</w:t>
      </w:r>
      <w:r w:rsidRPr="00BB710F">
        <w:rPr>
          <w:rFonts w:ascii="Times New Roman" w:hAnsi="Times New Roman" w:cs="Times New Roman"/>
        </w:rPr>
        <w:t>ll not bear or have any responsibility or liability with respect to the same.</w:t>
      </w:r>
      <w:r w:rsidR="00614F54" w:rsidRPr="00BB710F">
        <w:rPr>
          <w:rFonts w:ascii="Times New Roman" w:hAnsi="Times New Roman" w:cs="Times New Roman"/>
        </w:rPr>
        <w:t xml:space="preserve"> </w:t>
      </w:r>
      <w:r w:rsidR="00FE0450" w:rsidRPr="00BB710F">
        <w:rPr>
          <w:rFonts w:ascii="Times New Roman" w:hAnsi="Times New Roman" w:cs="Times New Roman"/>
        </w:rPr>
        <w:t xml:space="preserve"> </w:t>
      </w:r>
    </w:p>
    <w:p w14:paraId="1A116270" w14:textId="77777777" w:rsidR="009639C9" w:rsidRPr="00BB710F" w:rsidRDefault="009639C9" w:rsidP="009639C9">
      <w:pPr>
        <w:spacing w:after="0" w:line="240" w:lineRule="auto"/>
        <w:jc w:val="both"/>
        <w:rPr>
          <w:rFonts w:ascii="Times New Roman" w:hAnsi="Times New Roman" w:cs="Times New Roman"/>
          <w:u w:val="single"/>
        </w:rPr>
      </w:pPr>
    </w:p>
    <w:p w14:paraId="27FA109F" w14:textId="77BE859C" w:rsidR="00061452" w:rsidRPr="00BB710F" w:rsidRDefault="005408F2" w:rsidP="001449DE">
      <w:pPr>
        <w:pStyle w:val="ListParagraph"/>
        <w:numPr>
          <w:ilvl w:val="0"/>
          <w:numId w:val="5"/>
        </w:numPr>
        <w:spacing w:after="0" w:line="240" w:lineRule="auto"/>
        <w:ind w:left="567" w:hanging="567"/>
        <w:rPr>
          <w:rFonts w:ascii="Times New Roman" w:hAnsi="Times New Roman" w:cs="Times New Roman"/>
          <w:i/>
          <w:u w:val="single"/>
        </w:rPr>
      </w:pPr>
      <w:r>
        <w:rPr>
          <w:rFonts w:ascii="Times New Roman" w:hAnsi="Times New Roman" w:cs="Times New Roman"/>
          <w:i/>
          <w:u w:val="single"/>
        </w:rPr>
        <w:t>Business Continuity</w:t>
      </w:r>
    </w:p>
    <w:p w14:paraId="3F5C6480" w14:textId="77777777" w:rsidR="00FF5483" w:rsidRPr="00BB710F" w:rsidRDefault="00FF5483" w:rsidP="00E34CAE">
      <w:pPr>
        <w:pStyle w:val="ListParagraph"/>
        <w:spacing w:after="0" w:line="240" w:lineRule="auto"/>
        <w:ind w:left="360"/>
        <w:rPr>
          <w:rFonts w:ascii="Times New Roman" w:hAnsi="Times New Roman" w:cs="Times New Roman"/>
          <w:i/>
        </w:rPr>
      </w:pPr>
    </w:p>
    <w:p w14:paraId="568859F1" w14:textId="3DB2D7CB" w:rsidR="00061452" w:rsidRPr="005408F2" w:rsidRDefault="005408F2" w:rsidP="005408F2">
      <w:pPr>
        <w:pStyle w:val="ListParagraph"/>
        <w:numPr>
          <w:ilvl w:val="0"/>
          <w:numId w:val="23"/>
        </w:numPr>
        <w:spacing w:after="0" w:line="240" w:lineRule="auto"/>
        <w:ind w:left="540" w:hanging="540"/>
        <w:jc w:val="both"/>
        <w:rPr>
          <w:rFonts w:ascii="Times New Roman" w:hAnsi="Times New Roman" w:cs="Times New Roman"/>
        </w:rPr>
      </w:pPr>
      <w:r>
        <w:rPr>
          <w:rFonts w:ascii="Times New Roman" w:hAnsi="Times New Roman" w:cs="Times New Roman"/>
        </w:rPr>
        <w:t>Service Provider</w:t>
      </w:r>
      <w:r w:rsidRPr="005408F2">
        <w:rPr>
          <w:rFonts w:ascii="Times New Roman" w:hAnsi="Times New Roman" w:cs="Times New Roman"/>
        </w:rPr>
        <w:t xml:space="preserve"> shall ensure to have sufficient business continuity and disaster recovery procedures in place, to ensure continuity of provision of </w:t>
      </w:r>
      <w:r>
        <w:rPr>
          <w:rFonts w:ascii="Times New Roman" w:hAnsi="Times New Roman" w:cs="Times New Roman"/>
        </w:rPr>
        <w:t>the Composite Software</w:t>
      </w:r>
      <w:r w:rsidRPr="005408F2">
        <w:rPr>
          <w:rFonts w:ascii="Times New Roman" w:hAnsi="Times New Roman" w:cs="Times New Roman"/>
        </w:rPr>
        <w:t xml:space="preserve"> and associated products/services to the Customer and shall promptly implement the same, as and when required.</w:t>
      </w:r>
    </w:p>
    <w:p w14:paraId="47EF4B6A" w14:textId="77777777" w:rsidR="00061452" w:rsidRPr="00BB710F" w:rsidRDefault="00061452" w:rsidP="00E34CAE">
      <w:pPr>
        <w:spacing w:after="0" w:line="240" w:lineRule="auto"/>
        <w:ind w:left="360" w:hanging="360"/>
        <w:jc w:val="both"/>
        <w:rPr>
          <w:rFonts w:ascii="Times New Roman" w:hAnsi="Times New Roman" w:cs="Times New Roman"/>
        </w:rPr>
      </w:pPr>
    </w:p>
    <w:p w14:paraId="422D0BAE" w14:textId="77777777" w:rsidR="00061452" w:rsidRPr="00BB710F" w:rsidRDefault="00061452" w:rsidP="00272CB0">
      <w:pPr>
        <w:pStyle w:val="ListParagraph"/>
        <w:numPr>
          <w:ilvl w:val="0"/>
          <w:numId w:val="23"/>
        </w:numPr>
        <w:spacing w:after="0" w:line="240" w:lineRule="auto"/>
        <w:ind w:left="540" w:hanging="540"/>
        <w:jc w:val="both"/>
        <w:rPr>
          <w:rFonts w:ascii="Times New Roman" w:hAnsi="Times New Roman" w:cs="Times New Roman"/>
        </w:rPr>
      </w:pPr>
      <w:r w:rsidRPr="00BB710F">
        <w:rPr>
          <w:rFonts w:ascii="Times New Roman" w:hAnsi="Times New Roman" w:cs="Times New Roman"/>
        </w:rPr>
        <w:t>In the event the disaster recovery plan is operational for more than sixty (60) day</w:t>
      </w:r>
      <w:r w:rsidR="00FE0450" w:rsidRPr="00BB710F">
        <w:rPr>
          <w:rFonts w:ascii="Times New Roman" w:hAnsi="Times New Roman" w:cs="Times New Roman"/>
        </w:rPr>
        <w:t>s,</w:t>
      </w:r>
      <w:r w:rsidRPr="00BB710F">
        <w:rPr>
          <w:rFonts w:ascii="Times New Roman" w:hAnsi="Times New Roman" w:cs="Times New Roman"/>
        </w:rPr>
        <w:t xml:space="preserve"> the Customer </w:t>
      </w:r>
      <w:r w:rsidR="00FF5483" w:rsidRPr="00BB710F">
        <w:rPr>
          <w:rFonts w:ascii="Times New Roman" w:hAnsi="Times New Roman" w:cs="Times New Roman"/>
        </w:rPr>
        <w:t>wi</w:t>
      </w:r>
      <w:r w:rsidRPr="00BB710F">
        <w:rPr>
          <w:rFonts w:ascii="Times New Roman" w:hAnsi="Times New Roman" w:cs="Times New Roman"/>
        </w:rPr>
        <w:t>ll have the right to forthwith terminate the Agreement</w:t>
      </w:r>
      <w:r w:rsidR="00FF5483" w:rsidRPr="00BB710F">
        <w:rPr>
          <w:rFonts w:ascii="Times New Roman" w:hAnsi="Times New Roman" w:cs="Times New Roman"/>
        </w:rPr>
        <w:t>, without any liability</w:t>
      </w:r>
      <w:r w:rsidRPr="00BB710F">
        <w:rPr>
          <w:rFonts w:ascii="Times New Roman" w:hAnsi="Times New Roman" w:cs="Times New Roman"/>
        </w:rPr>
        <w:t xml:space="preserve">. </w:t>
      </w:r>
    </w:p>
    <w:p w14:paraId="5525FACF" w14:textId="77777777" w:rsidR="00061452" w:rsidRPr="00BB710F" w:rsidRDefault="00061452" w:rsidP="007E40E4">
      <w:pPr>
        <w:pStyle w:val="ListParagraph"/>
        <w:spacing w:after="0" w:line="240" w:lineRule="auto"/>
        <w:rPr>
          <w:rFonts w:ascii="Times New Roman" w:hAnsi="Times New Roman" w:cs="Times New Roman"/>
        </w:rPr>
      </w:pPr>
    </w:p>
    <w:p w14:paraId="2D13C6EB" w14:textId="77777777" w:rsidR="00061452" w:rsidRPr="00BB710F" w:rsidRDefault="00061452" w:rsidP="001449DE">
      <w:pPr>
        <w:pStyle w:val="ListParagraph"/>
        <w:numPr>
          <w:ilvl w:val="0"/>
          <w:numId w:val="5"/>
        </w:numPr>
        <w:spacing w:after="0" w:line="240" w:lineRule="auto"/>
        <w:ind w:left="567" w:hanging="567"/>
        <w:rPr>
          <w:rStyle w:val="Heading2Char"/>
          <w:rFonts w:eastAsia="Calibri"/>
          <w:b w:val="0"/>
          <w:i/>
          <w:sz w:val="22"/>
          <w:szCs w:val="22"/>
          <w:u w:val="single"/>
        </w:rPr>
      </w:pPr>
      <w:bookmarkStart w:id="49" w:name="_Toc474418702"/>
      <w:bookmarkStart w:id="50" w:name="_Toc475709323"/>
      <w:bookmarkStart w:id="51" w:name="_Toc478655636"/>
      <w:r w:rsidRPr="00BB710F">
        <w:rPr>
          <w:rStyle w:val="Heading2Char"/>
          <w:rFonts w:eastAsia="Cambria"/>
          <w:b w:val="0"/>
          <w:i/>
          <w:sz w:val="22"/>
          <w:szCs w:val="22"/>
          <w:u w:val="single"/>
        </w:rPr>
        <w:t>Compliance with Suppliers Code of Conduct</w:t>
      </w:r>
      <w:bookmarkEnd w:id="49"/>
      <w:bookmarkEnd w:id="50"/>
      <w:bookmarkEnd w:id="51"/>
    </w:p>
    <w:p w14:paraId="6AC2F88A" w14:textId="77777777" w:rsidR="00FF5483" w:rsidRPr="00BB710F" w:rsidRDefault="00FF5483" w:rsidP="007E40E4">
      <w:pPr>
        <w:pStyle w:val="ListParagraph"/>
        <w:spacing w:after="0" w:line="240" w:lineRule="auto"/>
        <w:ind w:left="360"/>
        <w:jc w:val="both"/>
        <w:rPr>
          <w:rFonts w:ascii="Times New Roman" w:hAnsi="Times New Roman" w:cs="Times New Roman"/>
        </w:rPr>
      </w:pPr>
    </w:p>
    <w:p w14:paraId="54C5B7CC" w14:textId="07D4DE8D" w:rsidR="00061452" w:rsidRPr="00BB710F" w:rsidRDefault="002767C6" w:rsidP="007E40E4">
      <w:pPr>
        <w:pStyle w:val="ListParagraph"/>
        <w:spacing w:after="0" w:line="240" w:lineRule="auto"/>
        <w:ind w:left="567"/>
        <w:jc w:val="both"/>
        <w:rPr>
          <w:rFonts w:ascii="Times New Roman" w:hAnsi="Times New Roman" w:cs="Times New Roman"/>
          <w:b/>
        </w:rPr>
      </w:pPr>
      <w:r w:rsidRPr="00BB710F">
        <w:rPr>
          <w:rFonts w:ascii="Times New Roman" w:hAnsi="Times New Roman" w:cs="Times New Roman"/>
        </w:rPr>
        <w:t xml:space="preserve">The </w:t>
      </w:r>
      <w:r w:rsidR="00411336" w:rsidRPr="00BB710F">
        <w:rPr>
          <w:rFonts w:ascii="Times New Roman" w:hAnsi="Times New Roman" w:cs="Times New Roman"/>
        </w:rPr>
        <w:t>Service Provider</w:t>
      </w:r>
      <w:r w:rsidR="00061452" w:rsidRPr="00BB710F">
        <w:rPr>
          <w:rFonts w:ascii="Times New Roman" w:hAnsi="Times New Roman" w:cs="Times New Roman"/>
        </w:rPr>
        <w:t xml:space="preserve"> hereby unconditionally agrees to comply </w:t>
      </w:r>
      <w:r w:rsidRPr="00BB710F">
        <w:rPr>
          <w:rFonts w:ascii="Times New Roman" w:hAnsi="Times New Roman" w:cs="Times New Roman"/>
        </w:rPr>
        <w:t xml:space="preserve">with </w:t>
      </w:r>
      <w:r w:rsidR="00061452" w:rsidRPr="00BB710F">
        <w:rPr>
          <w:rFonts w:ascii="Times New Roman" w:hAnsi="Times New Roman" w:cs="Times New Roman"/>
        </w:rPr>
        <w:t xml:space="preserve">and to ensure that the Personnel comply with the terms and conditions of </w:t>
      </w:r>
      <w:r w:rsidR="00FE0450" w:rsidRPr="00BB710F">
        <w:rPr>
          <w:rFonts w:ascii="Times New Roman" w:hAnsi="Times New Roman" w:cs="Times New Roman"/>
        </w:rPr>
        <w:t xml:space="preserve">IndiGo’s suppliers’ code of conduct as amended from time to time, the current version of which is annexed hereto as </w:t>
      </w:r>
      <w:r w:rsidR="00FE0450" w:rsidRPr="00BB710F">
        <w:rPr>
          <w:rFonts w:ascii="Times New Roman" w:hAnsi="Times New Roman" w:cs="Times New Roman"/>
          <w:b/>
        </w:rPr>
        <w:t xml:space="preserve">Annexure </w:t>
      </w:r>
      <w:r w:rsidR="00FE7649" w:rsidRPr="00BB710F">
        <w:rPr>
          <w:rFonts w:ascii="Times New Roman" w:hAnsi="Times New Roman" w:cs="Times New Roman"/>
          <w:b/>
        </w:rPr>
        <w:t>D</w:t>
      </w:r>
      <w:r w:rsidR="00FE0450" w:rsidRPr="00BB710F">
        <w:rPr>
          <w:rFonts w:ascii="Times New Roman" w:hAnsi="Times New Roman" w:cs="Times New Roman"/>
        </w:rPr>
        <w:t xml:space="preserve"> (“</w:t>
      </w:r>
      <w:r w:rsidR="00FE0450" w:rsidRPr="00BB710F">
        <w:rPr>
          <w:rFonts w:ascii="Times New Roman" w:hAnsi="Times New Roman" w:cs="Times New Roman"/>
          <w:b/>
        </w:rPr>
        <w:t>Suppliers’ Code of Conduct</w:t>
      </w:r>
      <w:r w:rsidR="00FE0450" w:rsidRPr="00BB710F">
        <w:rPr>
          <w:rFonts w:ascii="Times New Roman" w:hAnsi="Times New Roman" w:cs="Times New Roman"/>
        </w:rPr>
        <w:t>”)</w:t>
      </w:r>
      <w:r w:rsidR="00061452" w:rsidRPr="00BB710F">
        <w:rPr>
          <w:rFonts w:ascii="Times New Roman" w:hAnsi="Times New Roman" w:cs="Times New Roman"/>
        </w:rPr>
        <w:t>.</w:t>
      </w:r>
      <w:r w:rsidR="00FE0450" w:rsidRPr="00BB710F">
        <w:rPr>
          <w:rFonts w:ascii="Times New Roman" w:hAnsi="Times New Roman" w:cs="Times New Roman"/>
        </w:rPr>
        <w:t xml:space="preserve"> </w:t>
      </w:r>
    </w:p>
    <w:p w14:paraId="4028FC01" w14:textId="77777777" w:rsidR="00061452" w:rsidRPr="00BB710F" w:rsidRDefault="00061452" w:rsidP="007E40E4">
      <w:pPr>
        <w:pStyle w:val="ListParagraph"/>
        <w:spacing w:after="0" w:line="240" w:lineRule="auto"/>
        <w:rPr>
          <w:rStyle w:val="Heading2Char"/>
          <w:rFonts w:eastAsia="Cambria"/>
          <w:sz w:val="22"/>
          <w:szCs w:val="22"/>
        </w:rPr>
      </w:pPr>
      <w:bookmarkStart w:id="52" w:name="_Toc396747793"/>
    </w:p>
    <w:p w14:paraId="7F58859B" w14:textId="77777777" w:rsidR="00061452" w:rsidRPr="00BB710F" w:rsidRDefault="00061452" w:rsidP="001449DE">
      <w:pPr>
        <w:pStyle w:val="ListParagraph"/>
        <w:numPr>
          <w:ilvl w:val="0"/>
          <w:numId w:val="5"/>
        </w:numPr>
        <w:spacing w:after="0" w:line="240" w:lineRule="auto"/>
        <w:ind w:left="567" w:hanging="567"/>
        <w:rPr>
          <w:rStyle w:val="Heading2Char"/>
          <w:rFonts w:eastAsia="Cambria"/>
          <w:b w:val="0"/>
          <w:i/>
          <w:sz w:val="22"/>
          <w:szCs w:val="22"/>
          <w:u w:val="single"/>
        </w:rPr>
      </w:pPr>
      <w:bookmarkStart w:id="53" w:name="_Toc474418703"/>
      <w:bookmarkStart w:id="54" w:name="_Toc475709324"/>
      <w:bookmarkStart w:id="55" w:name="_Toc478655637"/>
      <w:r w:rsidRPr="00BB710F">
        <w:rPr>
          <w:rStyle w:val="Heading2Char"/>
          <w:rFonts w:eastAsia="Cambria"/>
          <w:b w:val="0"/>
          <w:i/>
          <w:sz w:val="22"/>
          <w:szCs w:val="22"/>
          <w:u w:val="single"/>
        </w:rPr>
        <w:t>Compliance with Customer’s Information Security Policy/</w:t>
      </w:r>
      <w:proofErr w:type="spellStart"/>
      <w:r w:rsidRPr="00BB710F">
        <w:rPr>
          <w:rStyle w:val="Heading2Char"/>
          <w:rFonts w:eastAsia="Cambria"/>
          <w:b w:val="0"/>
          <w:i/>
          <w:sz w:val="22"/>
          <w:szCs w:val="22"/>
          <w:u w:val="single"/>
        </w:rPr>
        <w:t>ies</w:t>
      </w:r>
      <w:bookmarkEnd w:id="52"/>
      <w:bookmarkEnd w:id="53"/>
      <w:bookmarkEnd w:id="54"/>
      <w:bookmarkEnd w:id="55"/>
      <w:proofErr w:type="spellEnd"/>
    </w:p>
    <w:p w14:paraId="020A83F2" w14:textId="77777777" w:rsidR="00FF5483" w:rsidRPr="00BB710F" w:rsidRDefault="00FF5483" w:rsidP="00E34CAE">
      <w:pPr>
        <w:pStyle w:val="ListParagraph"/>
        <w:spacing w:after="0" w:line="240" w:lineRule="auto"/>
        <w:ind w:left="360"/>
        <w:contextualSpacing w:val="0"/>
        <w:jc w:val="both"/>
        <w:rPr>
          <w:rFonts w:ascii="Times New Roman" w:hAnsi="Times New Roman" w:cs="Times New Roman"/>
        </w:rPr>
      </w:pPr>
    </w:p>
    <w:p w14:paraId="2F9A9521" w14:textId="7A420CFB" w:rsidR="00F67A56" w:rsidRDefault="002767C6" w:rsidP="00F734FC">
      <w:pPr>
        <w:pStyle w:val="ListParagraph"/>
        <w:spacing w:after="0" w:line="240" w:lineRule="auto"/>
        <w:ind w:left="567"/>
        <w:jc w:val="both"/>
        <w:rPr>
          <w:rFonts w:ascii="Times New Roman" w:hAnsi="Times New Roman"/>
          <w:iCs/>
        </w:rPr>
      </w:pPr>
      <w:r w:rsidRPr="00BB710F">
        <w:rPr>
          <w:rFonts w:ascii="Times New Roman" w:hAnsi="Times New Roman"/>
        </w:rPr>
        <w:t xml:space="preserve">The </w:t>
      </w:r>
      <w:r w:rsidR="00411336" w:rsidRPr="00BB710F">
        <w:rPr>
          <w:rFonts w:ascii="Times New Roman" w:hAnsi="Times New Roman"/>
        </w:rPr>
        <w:t>Service Provider</w:t>
      </w:r>
      <w:r w:rsidR="00AE1BF9" w:rsidRPr="00BB710F">
        <w:rPr>
          <w:rFonts w:ascii="Times New Roman" w:hAnsi="Times New Roman"/>
        </w:rPr>
        <w:t xml:space="preserve"> </w:t>
      </w:r>
      <w:r w:rsidR="00FF5483" w:rsidRPr="00BB710F">
        <w:rPr>
          <w:rFonts w:ascii="Times New Roman" w:hAnsi="Times New Roman"/>
        </w:rPr>
        <w:t>wi</w:t>
      </w:r>
      <w:r w:rsidR="00061452" w:rsidRPr="00BB710F">
        <w:rPr>
          <w:rFonts w:ascii="Times New Roman" w:hAnsi="Times New Roman"/>
        </w:rPr>
        <w:t>ll, at a minimum, comply with Customer’s information security policy/</w:t>
      </w:r>
      <w:proofErr w:type="spellStart"/>
      <w:r w:rsidR="00061452" w:rsidRPr="00BB710F">
        <w:rPr>
          <w:rFonts w:ascii="Times New Roman" w:hAnsi="Times New Roman"/>
        </w:rPr>
        <w:t>ies</w:t>
      </w:r>
      <w:proofErr w:type="spellEnd"/>
      <w:r w:rsidR="00061452" w:rsidRPr="00BB710F">
        <w:rPr>
          <w:rFonts w:ascii="Times New Roman" w:hAnsi="Times New Roman"/>
        </w:rPr>
        <w:t>, as may be amended from time to time (“</w:t>
      </w:r>
      <w:r w:rsidR="00061452" w:rsidRPr="00BB710F">
        <w:rPr>
          <w:rFonts w:ascii="Times New Roman" w:hAnsi="Times New Roman"/>
          <w:b/>
        </w:rPr>
        <w:t>ISP</w:t>
      </w:r>
      <w:r w:rsidR="00061452" w:rsidRPr="00BB710F">
        <w:rPr>
          <w:rFonts w:ascii="Times New Roman" w:hAnsi="Times New Roman"/>
        </w:rPr>
        <w:t>”</w:t>
      </w:r>
      <w:proofErr w:type="gramStart"/>
      <w:r w:rsidR="00061452" w:rsidRPr="00BB710F">
        <w:rPr>
          <w:rFonts w:ascii="Times New Roman" w:hAnsi="Times New Roman"/>
        </w:rPr>
        <w:t>)</w:t>
      </w:r>
      <w:r w:rsidR="009D4761">
        <w:rPr>
          <w:rFonts w:ascii="Times New Roman" w:hAnsi="Times New Roman"/>
        </w:rPr>
        <w:t>.</w:t>
      </w:r>
      <w:r w:rsidRPr="00BB710F">
        <w:rPr>
          <w:rFonts w:ascii="Times New Roman" w:hAnsi="Times New Roman"/>
        </w:rPr>
        <w:t>The</w:t>
      </w:r>
      <w:proofErr w:type="gramEnd"/>
      <w:r w:rsidRPr="00BB710F">
        <w:rPr>
          <w:rFonts w:ascii="Times New Roman" w:hAnsi="Times New Roman"/>
        </w:rPr>
        <w:t xml:space="preserve"> </w:t>
      </w:r>
      <w:r w:rsidR="00411336" w:rsidRPr="00BB710F">
        <w:rPr>
          <w:rFonts w:ascii="Times New Roman" w:hAnsi="Times New Roman"/>
        </w:rPr>
        <w:t>Service Provider</w:t>
      </w:r>
      <w:r w:rsidR="00AE1BF9" w:rsidRPr="00BB710F">
        <w:rPr>
          <w:rFonts w:ascii="Times New Roman" w:hAnsi="Times New Roman"/>
        </w:rPr>
        <w:t xml:space="preserve"> </w:t>
      </w:r>
      <w:r w:rsidR="00061452" w:rsidRPr="00BB710F">
        <w:rPr>
          <w:rFonts w:ascii="Times New Roman" w:hAnsi="Times New Roman"/>
        </w:rPr>
        <w:t xml:space="preserve">hereby acknowledges that it has received a copy of the current ISP </w:t>
      </w:r>
      <w:r w:rsidR="00515D71" w:rsidRPr="00BB710F">
        <w:rPr>
          <w:rFonts w:ascii="Times New Roman" w:hAnsi="Times New Roman"/>
        </w:rPr>
        <w:t>and the Data Privacy Agreement (“</w:t>
      </w:r>
      <w:r w:rsidR="00515D71" w:rsidRPr="00BB710F">
        <w:rPr>
          <w:rFonts w:ascii="Times New Roman" w:hAnsi="Times New Roman"/>
          <w:b/>
        </w:rPr>
        <w:t>DPA</w:t>
      </w:r>
      <w:r w:rsidR="00515D71" w:rsidRPr="00BB710F">
        <w:rPr>
          <w:rFonts w:ascii="Times New Roman" w:hAnsi="Times New Roman"/>
        </w:rPr>
        <w:t xml:space="preserve">”) </w:t>
      </w:r>
      <w:r w:rsidR="00061452" w:rsidRPr="00BB710F">
        <w:rPr>
          <w:rFonts w:ascii="Times New Roman" w:hAnsi="Times New Roman"/>
        </w:rPr>
        <w:t xml:space="preserve">simultaneously with the execution of this Agreement. </w:t>
      </w:r>
      <w:r w:rsidRPr="00BB710F">
        <w:rPr>
          <w:rFonts w:ascii="Times New Roman" w:hAnsi="Times New Roman"/>
        </w:rPr>
        <w:t xml:space="preserve">The </w:t>
      </w:r>
      <w:r w:rsidR="00411336" w:rsidRPr="00BB710F">
        <w:rPr>
          <w:rFonts w:ascii="Times New Roman" w:hAnsi="Times New Roman"/>
        </w:rPr>
        <w:t>Service Provider</w:t>
      </w:r>
      <w:r w:rsidR="00061452" w:rsidRPr="00BB710F">
        <w:rPr>
          <w:rFonts w:ascii="Times New Roman" w:hAnsi="Times New Roman"/>
        </w:rPr>
        <w:t xml:space="preserve"> </w:t>
      </w:r>
      <w:r w:rsidR="00FF5483" w:rsidRPr="00BB710F">
        <w:rPr>
          <w:rFonts w:ascii="Times New Roman" w:hAnsi="Times New Roman"/>
        </w:rPr>
        <w:t>wi</w:t>
      </w:r>
      <w:r w:rsidR="00061452" w:rsidRPr="00BB710F">
        <w:rPr>
          <w:rFonts w:ascii="Times New Roman" w:hAnsi="Times New Roman"/>
        </w:rPr>
        <w:t xml:space="preserve">ll not assign any </w:t>
      </w:r>
      <w:r w:rsidR="00061452" w:rsidRPr="00BB710F">
        <w:rPr>
          <w:rFonts w:ascii="Times New Roman" w:hAnsi="Times New Roman"/>
          <w:iCs/>
        </w:rPr>
        <w:t>Person</w:t>
      </w:r>
      <w:r w:rsidR="00865A15" w:rsidRPr="00BB710F">
        <w:rPr>
          <w:rFonts w:ascii="Times New Roman" w:hAnsi="Times New Roman"/>
          <w:iCs/>
        </w:rPr>
        <w:t>ne</w:t>
      </w:r>
      <w:r w:rsidR="00061452" w:rsidRPr="00BB710F">
        <w:rPr>
          <w:rFonts w:ascii="Times New Roman" w:hAnsi="Times New Roman"/>
          <w:iCs/>
        </w:rPr>
        <w:t>l</w:t>
      </w:r>
      <w:r w:rsidR="00061452" w:rsidRPr="00BB710F">
        <w:rPr>
          <w:rFonts w:ascii="Times New Roman" w:hAnsi="Times New Roman"/>
        </w:rPr>
        <w:t xml:space="preserve"> to perform the Services under this Agreement who does not comply with the provisions of the ISP</w:t>
      </w:r>
      <w:r w:rsidR="00B20C82" w:rsidRPr="00BB710F">
        <w:rPr>
          <w:rFonts w:ascii="Times New Roman" w:hAnsi="Times New Roman"/>
        </w:rPr>
        <w:t xml:space="preserve"> and DPA</w:t>
      </w:r>
      <w:r w:rsidR="00061452" w:rsidRPr="00BB710F">
        <w:rPr>
          <w:rFonts w:ascii="Times New Roman" w:hAnsi="Times New Roman"/>
        </w:rPr>
        <w:t>.</w:t>
      </w:r>
    </w:p>
    <w:p w14:paraId="3D7C1157" w14:textId="77777777" w:rsidR="00F67A56" w:rsidRPr="00BB710F" w:rsidRDefault="00F67A56" w:rsidP="008B1FF6">
      <w:pPr>
        <w:pStyle w:val="CommentText"/>
        <w:spacing w:after="0" w:line="240" w:lineRule="auto"/>
        <w:ind w:left="567"/>
        <w:jc w:val="both"/>
        <w:rPr>
          <w:rFonts w:ascii="Times New Roman" w:hAnsi="Times New Roman"/>
          <w:iCs/>
          <w:sz w:val="22"/>
          <w:szCs w:val="22"/>
        </w:rPr>
      </w:pPr>
    </w:p>
    <w:p w14:paraId="5D16C684" w14:textId="77777777" w:rsidR="00602C99" w:rsidRPr="00BB710F" w:rsidRDefault="00602C99" w:rsidP="007E40E4">
      <w:pPr>
        <w:pStyle w:val="ListParagraph"/>
        <w:spacing w:after="0" w:line="240" w:lineRule="auto"/>
        <w:ind w:left="360"/>
        <w:contextualSpacing w:val="0"/>
        <w:jc w:val="both"/>
        <w:rPr>
          <w:rFonts w:ascii="Times New Roman" w:hAnsi="Times New Roman" w:cs="Times New Roman"/>
        </w:rPr>
      </w:pPr>
    </w:p>
    <w:p w14:paraId="4DCA9377" w14:textId="77777777" w:rsidR="00061452" w:rsidRPr="00BB710F" w:rsidRDefault="00061452" w:rsidP="001449DE">
      <w:pPr>
        <w:pStyle w:val="ListParagraph"/>
        <w:numPr>
          <w:ilvl w:val="0"/>
          <w:numId w:val="5"/>
        </w:numPr>
        <w:spacing w:after="0" w:line="240" w:lineRule="auto"/>
        <w:ind w:left="567" w:hanging="567"/>
        <w:rPr>
          <w:rStyle w:val="Heading2Char"/>
          <w:rFonts w:eastAsia="Cambria"/>
          <w:b w:val="0"/>
          <w:i/>
          <w:sz w:val="22"/>
          <w:szCs w:val="22"/>
          <w:u w:val="single"/>
        </w:rPr>
      </w:pPr>
      <w:bookmarkStart w:id="56" w:name="_Toc396747794"/>
      <w:bookmarkStart w:id="57" w:name="_Toc474418704"/>
      <w:bookmarkStart w:id="58" w:name="_Toc475709325"/>
      <w:bookmarkStart w:id="59" w:name="_Toc478655638"/>
      <w:r w:rsidRPr="00BB710F">
        <w:rPr>
          <w:rStyle w:val="Heading2Char"/>
          <w:rFonts w:eastAsia="Cambria"/>
          <w:b w:val="0"/>
          <w:i/>
          <w:sz w:val="22"/>
          <w:szCs w:val="22"/>
          <w:u w:val="single"/>
        </w:rPr>
        <w:t xml:space="preserve">Co-ordination with </w:t>
      </w:r>
      <w:bookmarkEnd w:id="56"/>
      <w:bookmarkEnd w:id="57"/>
      <w:bookmarkEnd w:id="58"/>
      <w:bookmarkEnd w:id="59"/>
      <w:r w:rsidRPr="00BB710F">
        <w:rPr>
          <w:rStyle w:val="Heading2Char"/>
          <w:rFonts w:eastAsia="Cambria"/>
          <w:b w:val="0"/>
          <w:i/>
          <w:sz w:val="22"/>
          <w:szCs w:val="22"/>
          <w:u w:val="single"/>
        </w:rPr>
        <w:t>Customer</w:t>
      </w:r>
    </w:p>
    <w:p w14:paraId="6F880A14" w14:textId="77777777" w:rsidR="00FF5483" w:rsidRPr="00BB710F" w:rsidRDefault="00FF5483" w:rsidP="00E34CAE">
      <w:pPr>
        <w:pStyle w:val="ListParagraph"/>
        <w:spacing w:after="0" w:line="240" w:lineRule="auto"/>
        <w:ind w:left="360"/>
        <w:jc w:val="both"/>
        <w:rPr>
          <w:rFonts w:ascii="Times New Roman" w:hAnsi="Times New Roman" w:cs="Times New Roman"/>
        </w:rPr>
      </w:pPr>
    </w:p>
    <w:p w14:paraId="50F796E7" w14:textId="3A704F8C" w:rsidR="00061452" w:rsidRPr="00BB710F" w:rsidRDefault="00061452" w:rsidP="007E40E4">
      <w:pPr>
        <w:pStyle w:val="ListParagraph"/>
        <w:spacing w:after="0" w:line="240" w:lineRule="auto"/>
        <w:ind w:left="567"/>
        <w:jc w:val="both"/>
        <w:rPr>
          <w:rFonts w:ascii="Times New Roman" w:hAnsi="Times New Roman" w:cs="Times New Roman"/>
        </w:rPr>
      </w:pPr>
      <w:r w:rsidRPr="00BB710F">
        <w:rPr>
          <w:rFonts w:ascii="Times New Roman" w:hAnsi="Times New Roman" w:cs="Times New Roman"/>
        </w:rPr>
        <w:t>For the purpose of co-ordination and interaction with</w:t>
      </w:r>
      <w:r w:rsidR="002767C6" w:rsidRPr="00BB710F">
        <w:rPr>
          <w:rFonts w:ascii="Times New Roman" w:hAnsi="Times New Roman" w:cs="Times New Roman"/>
        </w:rPr>
        <w:t xml:space="preserve"> the</w:t>
      </w:r>
      <w:r w:rsidRPr="00BB710F">
        <w:rPr>
          <w:rFonts w:ascii="Times New Roman" w:hAnsi="Times New Roman" w:cs="Times New Roman"/>
        </w:rPr>
        <w:t xml:space="preserve"> Customer, </w:t>
      </w:r>
      <w:r w:rsidR="002767C6" w:rsidRPr="00BB710F">
        <w:rPr>
          <w:rFonts w:ascii="Times New Roman" w:hAnsi="Times New Roman" w:cs="Times New Roman"/>
        </w:rPr>
        <w:t xml:space="preserve">the </w:t>
      </w:r>
      <w:r w:rsidR="00411336" w:rsidRPr="00BB710F">
        <w:rPr>
          <w:rFonts w:ascii="Times New Roman" w:hAnsi="Times New Roman" w:cs="Times New Roman"/>
        </w:rPr>
        <w:t>Service Provider</w:t>
      </w:r>
      <w:r w:rsidR="004D3695" w:rsidRPr="00BB710F">
        <w:rPr>
          <w:rFonts w:ascii="Times New Roman" w:hAnsi="Times New Roman" w:cs="Times New Roman"/>
        </w:rPr>
        <w:t xml:space="preserve"> </w:t>
      </w:r>
      <w:r w:rsidR="00FF5483" w:rsidRPr="00BB710F">
        <w:rPr>
          <w:rFonts w:ascii="Times New Roman" w:hAnsi="Times New Roman" w:cs="Times New Roman"/>
        </w:rPr>
        <w:t>wi</w:t>
      </w:r>
      <w:r w:rsidRPr="00BB710F">
        <w:rPr>
          <w:rFonts w:ascii="Times New Roman" w:hAnsi="Times New Roman" w:cs="Times New Roman"/>
        </w:rPr>
        <w:t xml:space="preserve">ll nominate one </w:t>
      </w:r>
      <w:r w:rsidR="00FF5483" w:rsidRPr="00BB710F">
        <w:rPr>
          <w:rFonts w:ascii="Times New Roman" w:hAnsi="Times New Roman" w:cs="Times New Roman"/>
        </w:rPr>
        <w:t xml:space="preserve">of its </w:t>
      </w:r>
      <w:r w:rsidRPr="00BB710F">
        <w:rPr>
          <w:rFonts w:ascii="Times New Roman" w:hAnsi="Times New Roman" w:cs="Times New Roman"/>
        </w:rPr>
        <w:t>Personnel</w:t>
      </w:r>
      <w:r w:rsidR="007B4EC7" w:rsidRPr="00BB710F">
        <w:rPr>
          <w:rFonts w:ascii="Times New Roman" w:hAnsi="Times New Roman" w:cs="Times New Roman"/>
        </w:rPr>
        <w:t xml:space="preserve"> and keep the Customer informed of any change in such nominated Personnel. </w:t>
      </w:r>
      <w:r w:rsidR="004D3695" w:rsidRPr="00BB710F">
        <w:rPr>
          <w:rFonts w:ascii="Times New Roman" w:hAnsi="Times New Roman" w:cs="Times New Roman"/>
        </w:rPr>
        <w:t xml:space="preserve"> </w:t>
      </w:r>
    </w:p>
    <w:p w14:paraId="4564FCA6" w14:textId="77777777" w:rsidR="00061452" w:rsidRPr="00BB710F" w:rsidRDefault="00061452" w:rsidP="00E34CAE">
      <w:pPr>
        <w:pStyle w:val="ListParagraph"/>
        <w:spacing w:after="0" w:line="240" w:lineRule="auto"/>
        <w:ind w:left="360"/>
        <w:jc w:val="both"/>
        <w:rPr>
          <w:rFonts w:ascii="Times New Roman" w:hAnsi="Times New Roman" w:cs="Times New Roman"/>
        </w:rPr>
      </w:pPr>
    </w:p>
    <w:p w14:paraId="4E3D5940" w14:textId="77777777" w:rsidR="00061452" w:rsidRPr="00BB710F" w:rsidRDefault="00061452" w:rsidP="001449DE">
      <w:pPr>
        <w:pStyle w:val="ListParagraph"/>
        <w:numPr>
          <w:ilvl w:val="0"/>
          <w:numId w:val="5"/>
        </w:numPr>
        <w:spacing w:after="0" w:line="240" w:lineRule="auto"/>
        <w:ind w:left="567" w:hanging="567"/>
        <w:rPr>
          <w:rFonts w:ascii="Times New Roman" w:hAnsi="Times New Roman" w:cs="Times New Roman"/>
          <w:i/>
          <w:u w:val="single"/>
        </w:rPr>
      </w:pPr>
      <w:r w:rsidRPr="00BB710F">
        <w:rPr>
          <w:rFonts w:ascii="Times New Roman" w:hAnsi="Times New Roman" w:cs="Times New Roman"/>
          <w:i/>
          <w:u w:val="single"/>
        </w:rPr>
        <w:t>Compliance with Law</w:t>
      </w:r>
    </w:p>
    <w:p w14:paraId="2295CA23" w14:textId="77777777" w:rsidR="00F810B1" w:rsidRPr="00BB710F" w:rsidRDefault="00F810B1" w:rsidP="00E34CAE">
      <w:pPr>
        <w:pStyle w:val="ListParagraph"/>
        <w:spacing w:after="0" w:line="240" w:lineRule="auto"/>
        <w:ind w:left="360"/>
        <w:contextualSpacing w:val="0"/>
        <w:jc w:val="both"/>
        <w:rPr>
          <w:rFonts w:ascii="Times New Roman" w:hAnsi="Times New Roman" w:cs="Times New Roman"/>
        </w:rPr>
      </w:pPr>
    </w:p>
    <w:p w14:paraId="10F84971" w14:textId="462B2517" w:rsidR="0028262B" w:rsidRPr="001442DE" w:rsidRDefault="00DA36D4" w:rsidP="001442DE">
      <w:pPr>
        <w:pStyle w:val="ListParagraph"/>
        <w:numPr>
          <w:ilvl w:val="0"/>
          <w:numId w:val="5"/>
        </w:numPr>
        <w:spacing w:after="0" w:line="240" w:lineRule="auto"/>
        <w:ind w:left="567" w:hanging="567"/>
        <w:jc w:val="both"/>
        <w:rPr>
          <w:rFonts w:ascii="Times New Roman" w:eastAsia="Times New Roman" w:hAnsi="Times New Roman" w:cs="Times New Roman"/>
          <w:color w:val="000000"/>
        </w:rPr>
      </w:pPr>
      <w:r w:rsidRPr="001442DE">
        <w:rPr>
          <w:rFonts w:ascii="Times New Roman" w:eastAsia="Times New Roman" w:hAnsi="Times New Roman" w:cs="Times New Roman"/>
          <w:color w:val="000000"/>
        </w:rPr>
        <w:t xml:space="preserve">The Service Provider </w:t>
      </w:r>
      <w:r w:rsidR="001442DE" w:rsidRPr="001442DE">
        <w:rPr>
          <w:rFonts w:ascii="Times New Roman" w:eastAsia="Times New Roman" w:hAnsi="Times New Roman" w:cs="Times New Roman"/>
          <w:color w:val="000000"/>
        </w:rPr>
        <w:t xml:space="preserve">shall ensure that </w:t>
      </w:r>
      <w:r w:rsidR="001442DE">
        <w:rPr>
          <w:rFonts w:ascii="Times New Roman" w:eastAsia="Times New Roman" w:hAnsi="Times New Roman" w:cs="Times New Roman"/>
          <w:color w:val="000000"/>
        </w:rPr>
        <w:t>Composite Software</w:t>
      </w:r>
      <w:r w:rsidR="001442DE" w:rsidRPr="001442DE">
        <w:rPr>
          <w:rFonts w:ascii="Times New Roman" w:eastAsia="Times New Roman" w:hAnsi="Times New Roman" w:cs="Times New Roman"/>
          <w:color w:val="000000"/>
        </w:rPr>
        <w:t xml:space="preserve"> </w:t>
      </w:r>
      <w:r w:rsidR="00A1580F">
        <w:rPr>
          <w:rFonts w:ascii="Times New Roman" w:eastAsia="Times New Roman" w:hAnsi="Times New Roman" w:cs="Times New Roman"/>
          <w:color w:val="000000"/>
        </w:rPr>
        <w:t>complies</w:t>
      </w:r>
      <w:r w:rsidR="001442DE" w:rsidRPr="001442DE">
        <w:rPr>
          <w:rFonts w:ascii="Times New Roman" w:eastAsia="Times New Roman" w:hAnsi="Times New Roman" w:cs="Times New Roman"/>
          <w:color w:val="000000"/>
        </w:rPr>
        <w:t xml:space="preserve"> with all applicable </w:t>
      </w:r>
      <w:r w:rsidR="001442DE">
        <w:rPr>
          <w:rFonts w:ascii="Times New Roman" w:eastAsia="Times New Roman" w:hAnsi="Times New Roman" w:cs="Times New Roman"/>
          <w:color w:val="000000"/>
        </w:rPr>
        <w:t>L</w:t>
      </w:r>
      <w:r w:rsidR="001442DE" w:rsidRPr="001442DE">
        <w:rPr>
          <w:rFonts w:ascii="Times New Roman" w:eastAsia="Times New Roman" w:hAnsi="Times New Roman" w:cs="Times New Roman"/>
          <w:color w:val="000000"/>
        </w:rPr>
        <w:t>aws, and shall implement any change in law, within the timelines set out in the relevant law.</w:t>
      </w:r>
      <w:r w:rsidR="001442DE">
        <w:rPr>
          <w:rFonts w:ascii="Times New Roman" w:eastAsia="Times New Roman" w:hAnsi="Times New Roman" w:cs="Times New Roman"/>
          <w:color w:val="000000"/>
        </w:rPr>
        <w:t xml:space="preserve"> </w:t>
      </w:r>
      <w:r w:rsidR="00B859A3">
        <w:rPr>
          <w:rFonts w:ascii="Times New Roman" w:eastAsia="Times New Roman" w:hAnsi="Times New Roman" w:cs="Times New Roman"/>
          <w:color w:val="000000"/>
        </w:rPr>
        <w:t>Further, t</w:t>
      </w:r>
      <w:r w:rsidR="00A22B32" w:rsidRPr="001442DE">
        <w:rPr>
          <w:rFonts w:ascii="Times New Roman" w:eastAsia="Times New Roman" w:hAnsi="Times New Roman" w:cs="Times New Roman"/>
          <w:color w:val="000000"/>
        </w:rPr>
        <w:t>he Service Provider will perform the Services and its other obligations in a manner that complies with all applicable Laws, that is, all applicable Laws relating to the collection, use, processing, protection, confidentiality, transfer or disclosure of information relating to individuals and their personal data</w:t>
      </w:r>
      <w:r w:rsidR="00101844" w:rsidRPr="001442DE">
        <w:rPr>
          <w:rFonts w:ascii="Times New Roman" w:eastAsia="Times New Roman" w:hAnsi="Times New Roman" w:cs="Times New Roman"/>
          <w:color w:val="000000"/>
        </w:rPr>
        <w:t xml:space="preserve"> (“</w:t>
      </w:r>
      <w:r w:rsidR="00101844" w:rsidRPr="001442DE">
        <w:rPr>
          <w:rFonts w:ascii="Times New Roman" w:eastAsia="Times New Roman" w:hAnsi="Times New Roman" w:cs="Times New Roman"/>
          <w:b/>
          <w:bCs/>
          <w:color w:val="000000"/>
        </w:rPr>
        <w:t>Personal Data</w:t>
      </w:r>
      <w:r w:rsidR="00101844" w:rsidRPr="001442DE">
        <w:rPr>
          <w:rFonts w:ascii="Times New Roman" w:eastAsia="Times New Roman" w:hAnsi="Times New Roman" w:cs="Times New Roman"/>
          <w:color w:val="000000"/>
        </w:rPr>
        <w:t>”)</w:t>
      </w:r>
      <w:r w:rsidR="00A22B32" w:rsidRPr="001442DE">
        <w:rPr>
          <w:rFonts w:ascii="Times New Roman" w:eastAsia="Times New Roman" w:hAnsi="Times New Roman" w:cs="Times New Roman"/>
          <w:color w:val="000000"/>
        </w:rPr>
        <w:t>. Service Provider will not take any action that puts Customer in breach of its obligations under the</w:t>
      </w:r>
      <w:r w:rsidR="00875613" w:rsidRPr="001442DE">
        <w:rPr>
          <w:rFonts w:ascii="Times New Roman" w:eastAsia="Times New Roman" w:hAnsi="Times New Roman" w:cs="Times New Roman"/>
          <w:color w:val="000000"/>
        </w:rPr>
        <w:t xml:space="preserve"> </w:t>
      </w:r>
      <w:proofErr w:type="gramStart"/>
      <w:r w:rsidR="00875613" w:rsidRPr="001442DE">
        <w:rPr>
          <w:rFonts w:ascii="Times New Roman" w:eastAsia="Times New Roman" w:hAnsi="Times New Roman" w:cs="Times New Roman"/>
          <w:color w:val="000000"/>
        </w:rPr>
        <w:t>applicab</w:t>
      </w:r>
      <w:r w:rsidR="00101844" w:rsidRPr="001442DE">
        <w:rPr>
          <w:rFonts w:ascii="Times New Roman" w:eastAsia="Times New Roman" w:hAnsi="Times New Roman" w:cs="Times New Roman"/>
          <w:color w:val="000000"/>
        </w:rPr>
        <w:t>le</w:t>
      </w:r>
      <w:r w:rsidR="00875613" w:rsidRPr="001442DE">
        <w:rPr>
          <w:rFonts w:ascii="Times New Roman" w:eastAsia="Times New Roman" w:hAnsi="Times New Roman" w:cs="Times New Roman"/>
          <w:color w:val="000000"/>
        </w:rPr>
        <w:t xml:space="preserve"> </w:t>
      </w:r>
      <w:r w:rsidR="00A22B32" w:rsidRPr="001442DE">
        <w:rPr>
          <w:rFonts w:ascii="Times New Roman" w:eastAsia="Times New Roman" w:hAnsi="Times New Roman" w:cs="Times New Roman"/>
          <w:color w:val="000000"/>
        </w:rPr>
        <w:t xml:space="preserve"> Data</w:t>
      </w:r>
      <w:proofErr w:type="gramEnd"/>
      <w:r w:rsidR="00A22B32" w:rsidRPr="001442DE">
        <w:rPr>
          <w:rFonts w:ascii="Times New Roman" w:eastAsia="Times New Roman" w:hAnsi="Times New Roman" w:cs="Times New Roman"/>
          <w:color w:val="000000"/>
        </w:rPr>
        <w:t xml:space="preserve"> Protection Laws and nothing in the Agreement will be deemed to prevent Customer from taking the steps it reasonably deems necessary to comply with the </w:t>
      </w:r>
      <w:r w:rsidR="00875613" w:rsidRPr="001442DE">
        <w:rPr>
          <w:rFonts w:ascii="Times New Roman" w:eastAsia="Times New Roman" w:hAnsi="Times New Roman" w:cs="Times New Roman"/>
          <w:color w:val="000000"/>
        </w:rPr>
        <w:t xml:space="preserve">applicable </w:t>
      </w:r>
      <w:r w:rsidR="00A22B32" w:rsidRPr="001442DE">
        <w:rPr>
          <w:rFonts w:ascii="Times New Roman" w:eastAsia="Times New Roman" w:hAnsi="Times New Roman" w:cs="Times New Roman"/>
          <w:color w:val="000000"/>
        </w:rPr>
        <w:t xml:space="preserve">Data Protection Laws. </w:t>
      </w:r>
      <w:r w:rsidR="00395E3D" w:rsidRPr="001442DE">
        <w:rPr>
          <w:rFonts w:ascii="Times New Roman" w:eastAsia="Times New Roman" w:hAnsi="Times New Roman" w:cs="Times New Roman"/>
          <w:color w:val="000000"/>
        </w:rPr>
        <w:t xml:space="preserve">For the purpose of </w:t>
      </w:r>
      <w:r w:rsidR="00101844" w:rsidRPr="001442DE">
        <w:rPr>
          <w:rFonts w:ascii="Times New Roman" w:eastAsia="Times New Roman" w:hAnsi="Times New Roman" w:cs="Times New Roman"/>
          <w:color w:val="000000"/>
        </w:rPr>
        <w:t xml:space="preserve">protection of Personal Data, parties agree to the </w:t>
      </w:r>
      <w:r w:rsidR="008E7D3C" w:rsidRPr="001442DE">
        <w:rPr>
          <w:rFonts w:ascii="Times New Roman" w:eastAsia="Times New Roman" w:hAnsi="Times New Roman" w:cs="Times New Roman"/>
          <w:color w:val="000000"/>
        </w:rPr>
        <w:t xml:space="preserve">provisions of </w:t>
      </w:r>
      <w:r w:rsidR="00192B95" w:rsidRPr="001442DE">
        <w:rPr>
          <w:rFonts w:ascii="Times New Roman" w:eastAsia="Times New Roman" w:hAnsi="Times New Roman" w:cs="Times New Roman"/>
          <w:color w:val="000000"/>
        </w:rPr>
        <w:t xml:space="preserve">the DPA </w:t>
      </w:r>
      <w:r w:rsidR="008E7D3C" w:rsidRPr="001442DE">
        <w:rPr>
          <w:rFonts w:ascii="Times New Roman" w:eastAsia="Times New Roman" w:hAnsi="Times New Roman" w:cs="Times New Roman"/>
          <w:color w:val="000000"/>
        </w:rPr>
        <w:t xml:space="preserve">and technical and </w:t>
      </w:r>
      <w:proofErr w:type="spellStart"/>
      <w:r w:rsidR="008E7D3C" w:rsidRPr="001442DE">
        <w:rPr>
          <w:rFonts w:ascii="Times New Roman" w:eastAsia="Times New Roman" w:hAnsi="Times New Roman" w:cs="Times New Roman"/>
          <w:color w:val="000000"/>
        </w:rPr>
        <w:t>organisations</w:t>
      </w:r>
      <w:proofErr w:type="spellEnd"/>
      <w:r w:rsidR="008E7D3C" w:rsidRPr="001442DE">
        <w:rPr>
          <w:rFonts w:ascii="Times New Roman" w:eastAsia="Times New Roman" w:hAnsi="Times New Roman" w:cs="Times New Roman"/>
          <w:color w:val="000000"/>
        </w:rPr>
        <w:t xml:space="preserve"> measure as </w:t>
      </w:r>
      <w:r w:rsidR="00B05078" w:rsidRPr="001442DE">
        <w:rPr>
          <w:rFonts w:ascii="Times New Roman" w:eastAsia="Times New Roman" w:hAnsi="Times New Roman" w:cs="Times New Roman"/>
          <w:color w:val="000000"/>
        </w:rPr>
        <w:t>separately executed between the Parties</w:t>
      </w:r>
      <w:r w:rsidR="00A22B32" w:rsidRPr="001442DE">
        <w:rPr>
          <w:rFonts w:ascii="Times New Roman" w:eastAsia="Times New Roman" w:hAnsi="Times New Roman" w:cs="Times New Roman"/>
          <w:color w:val="000000"/>
        </w:rPr>
        <w:t>.</w:t>
      </w:r>
    </w:p>
    <w:p w14:paraId="71B998D4" w14:textId="55C66051" w:rsidR="00E37AC6" w:rsidRDefault="00E37AC6" w:rsidP="00A76C0A">
      <w:pPr>
        <w:spacing w:after="0" w:line="240" w:lineRule="auto"/>
        <w:jc w:val="both"/>
        <w:rPr>
          <w:rFonts w:ascii="Times New Roman" w:hAnsi="Times New Roman" w:cs="Times New Roman"/>
        </w:rPr>
      </w:pPr>
    </w:p>
    <w:p w14:paraId="78290023" w14:textId="77777777" w:rsidR="00734459" w:rsidRPr="00BB710F" w:rsidRDefault="00734459" w:rsidP="001449DE">
      <w:pPr>
        <w:pStyle w:val="ListParagraph"/>
        <w:numPr>
          <w:ilvl w:val="0"/>
          <w:numId w:val="2"/>
        </w:numPr>
        <w:spacing w:after="0" w:line="240" w:lineRule="auto"/>
        <w:ind w:left="567" w:hanging="567"/>
        <w:rPr>
          <w:rFonts w:ascii="Times New Roman" w:hAnsi="Times New Roman" w:cs="Times New Roman"/>
          <w:b/>
        </w:rPr>
      </w:pPr>
      <w:r w:rsidRPr="00BB710F">
        <w:rPr>
          <w:rFonts w:ascii="Times New Roman" w:hAnsi="Times New Roman" w:cs="Times New Roman"/>
          <w:b/>
        </w:rPr>
        <w:t>Customer</w:t>
      </w:r>
      <w:r w:rsidR="00F810B1" w:rsidRPr="00BB710F">
        <w:rPr>
          <w:rFonts w:ascii="Times New Roman" w:hAnsi="Times New Roman" w:cs="Times New Roman"/>
          <w:b/>
        </w:rPr>
        <w:t>’s Rights and Obligations</w:t>
      </w:r>
    </w:p>
    <w:p w14:paraId="57F73A1F" w14:textId="77777777" w:rsidR="00F810B1" w:rsidRPr="00BB710F" w:rsidRDefault="00F810B1" w:rsidP="00E34CAE">
      <w:pPr>
        <w:pStyle w:val="ListParagraph"/>
        <w:spacing w:after="0" w:line="240" w:lineRule="auto"/>
        <w:ind w:left="360"/>
        <w:rPr>
          <w:rFonts w:ascii="Times New Roman" w:hAnsi="Times New Roman" w:cs="Times New Roman"/>
          <w:b/>
        </w:rPr>
      </w:pPr>
    </w:p>
    <w:p w14:paraId="427D9765" w14:textId="77777777" w:rsidR="000F7358" w:rsidRPr="00BB710F" w:rsidRDefault="000F7358" w:rsidP="001449DE">
      <w:pPr>
        <w:pStyle w:val="ListParagraph"/>
        <w:numPr>
          <w:ilvl w:val="0"/>
          <w:numId w:val="8"/>
        </w:numPr>
        <w:spacing w:after="0" w:line="240" w:lineRule="auto"/>
        <w:ind w:left="567" w:hanging="567"/>
        <w:rPr>
          <w:rFonts w:ascii="Times New Roman" w:hAnsi="Times New Roman" w:cs="Times New Roman"/>
          <w:b/>
          <w:u w:val="single"/>
        </w:rPr>
      </w:pPr>
      <w:r w:rsidRPr="00BB710F">
        <w:rPr>
          <w:rFonts w:ascii="Times New Roman" w:hAnsi="Times New Roman" w:cs="Times New Roman"/>
          <w:i/>
          <w:u w:val="single"/>
        </w:rPr>
        <w:t>Compliance with Laws</w:t>
      </w:r>
      <w:r w:rsidRPr="00BB710F">
        <w:rPr>
          <w:rFonts w:ascii="Times New Roman" w:hAnsi="Times New Roman" w:cs="Times New Roman"/>
          <w:u w:val="single"/>
        </w:rPr>
        <w:t xml:space="preserve"> </w:t>
      </w:r>
    </w:p>
    <w:p w14:paraId="6725D940" w14:textId="77777777" w:rsidR="00B668F5" w:rsidRPr="00BB710F" w:rsidRDefault="00B668F5" w:rsidP="00E34CAE">
      <w:pPr>
        <w:pStyle w:val="ListParagraph"/>
        <w:spacing w:after="0" w:line="240" w:lineRule="auto"/>
        <w:ind w:left="360"/>
        <w:rPr>
          <w:rFonts w:ascii="Times New Roman" w:hAnsi="Times New Roman" w:cs="Times New Roman"/>
          <w:color w:val="000000"/>
        </w:rPr>
      </w:pPr>
    </w:p>
    <w:p w14:paraId="320C6B1B" w14:textId="18F81933" w:rsidR="00F810B1" w:rsidRPr="00BB710F" w:rsidRDefault="004D3695" w:rsidP="007E40E4">
      <w:pPr>
        <w:pStyle w:val="ListParagraph"/>
        <w:spacing w:after="0" w:line="240" w:lineRule="auto"/>
        <w:ind w:left="567"/>
        <w:jc w:val="both"/>
        <w:rPr>
          <w:rFonts w:ascii="Times New Roman" w:hAnsi="Times New Roman" w:cs="Times New Roman"/>
          <w:color w:val="000000"/>
        </w:rPr>
      </w:pPr>
      <w:r w:rsidRPr="00BB710F">
        <w:rPr>
          <w:rFonts w:ascii="Times New Roman" w:hAnsi="Times New Roman" w:cs="Times New Roman"/>
          <w:color w:val="000000"/>
        </w:rPr>
        <w:t xml:space="preserve">The </w:t>
      </w:r>
      <w:r w:rsidR="000F7358" w:rsidRPr="00BB710F">
        <w:rPr>
          <w:rFonts w:ascii="Times New Roman" w:hAnsi="Times New Roman" w:cs="Times New Roman"/>
          <w:color w:val="000000"/>
        </w:rPr>
        <w:t xml:space="preserve">Customer shall comply with all applicable Laws </w:t>
      </w:r>
      <w:r w:rsidR="00D67A3D">
        <w:rPr>
          <w:rFonts w:ascii="Times New Roman" w:hAnsi="Times New Roman" w:cs="Times New Roman"/>
          <w:color w:val="000000"/>
        </w:rPr>
        <w:t>to the extent applicable to fulfillment of its obligations under this Agreement</w:t>
      </w:r>
      <w:r w:rsidR="000F7358" w:rsidRPr="00BB710F">
        <w:rPr>
          <w:rFonts w:ascii="Times New Roman" w:hAnsi="Times New Roman" w:cs="Times New Roman"/>
          <w:color w:val="000000"/>
        </w:rPr>
        <w:t>.</w:t>
      </w:r>
    </w:p>
    <w:p w14:paraId="2175B224" w14:textId="77777777" w:rsidR="000F7358" w:rsidRPr="00BB710F" w:rsidRDefault="000F7358" w:rsidP="00E34CAE">
      <w:pPr>
        <w:pStyle w:val="ListParagraph"/>
        <w:spacing w:after="0" w:line="240" w:lineRule="auto"/>
        <w:ind w:left="360"/>
        <w:rPr>
          <w:rFonts w:ascii="Times New Roman" w:hAnsi="Times New Roman" w:cs="Times New Roman"/>
          <w:b/>
        </w:rPr>
      </w:pPr>
    </w:p>
    <w:p w14:paraId="3B3FE5EC" w14:textId="77777777" w:rsidR="00106480" w:rsidRPr="00BB710F" w:rsidRDefault="00106480" w:rsidP="001449DE">
      <w:pPr>
        <w:pStyle w:val="ListParagraph"/>
        <w:numPr>
          <w:ilvl w:val="0"/>
          <w:numId w:val="8"/>
        </w:numPr>
        <w:spacing w:after="0" w:line="240" w:lineRule="auto"/>
        <w:ind w:left="567" w:hanging="567"/>
        <w:rPr>
          <w:rFonts w:ascii="Times New Roman" w:hAnsi="Times New Roman" w:cs="Times New Roman"/>
          <w:i/>
          <w:u w:val="single"/>
        </w:rPr>
      </w:pPr>
      <w:r w:rsidRPr="00BB710F">
        <w:rPr>
          <w:rFonts w:ascii="Times New Roman" w:hAnsi="Times New Roman" w:cs="Times New Roman"/>
          <w:i/>
          <w:u w:val="single"/>
        </w:rPr>
        <w:t>Right to Audit</w:t>
      </w:r>
    </w:p>
    <w:p w14:paraId="1D645638" w14:textId="77777777" w:rsidR="00106480" w:rsidRPr="00BB710F" w:rsidRDefault="00106480" w:rsidP="00E34CAE">
      <w:pPr>
        <w:pStyle w:val="ListParagraph"/>
        <w:spacing w:after="0" w:line="240" w:lineRule="auto"/>
        <w:ind w:left="360"/>
        <w:rPr>
          <w:rFonts w:ascii="Times New Roman" w:hAnsi="Times New Roman" w:cs="Times New Roman"/>
        </w:rPr>
      </w:pPr>
    </w:p>
    <w:p w14:paraId="2D4C60C3" w14:textId="2E0A42EF" w:rsidR="00BE18D0" w:rsidRPr="00BB710F" w:rsidRDefault="00011F91" w:rsidP="007E40E4">
      <w:pPr>
        <w:pStyle w:val="ListParagraph"/>
        <w:spacing w:after="0" w:line="240" w:lineRule="auto"/>
        <w:ind w:left="567"/>
        <w:jc w:val="both"/>
        <w:rPr>
          <w:rFonts w:ascii="Times New Roman" w:hAnsi="Times New Roman" w:cs="Times New Roman"/>
        </w:rPr>
      </w:pPr>
      <w:r w:rsidRPr="00011F91">
        <w:rPr>
          <w:rFonts w:ascii="Times New Roman" w:hAnsi="Times New Roman" w:cs="Times New Roman"/>
        </w:rPr>
        <w:t>The Service Provider shall retain all records relating to the performance of this Agreement for a minimum period of eight (8) years after the end of the Term</w:t>
      </w:r>
      <w:r w:rsidR="00F86B91">
        <w:rPr>
          <w:rFonts w:ascii="Times New Roman" w:hAnsi="Times New Roman" w:cs="Times New Roman"/>
        </w:rPr>
        <w:t xml:space="preserve">. </w:t>
      </w:r>
      <w:r w:rsidR="00711A86" w:rsidRPr="00BB710F">
        <w:rPr>
          <w:rFonts w:ascii="Times New Roman" w:hAnsi="Times New Roman" w:cs="Times New Roman"/>
        </w:rPr>
        <w:t xml:space="preserve">The </w:t>
      </w:r>
      <w:r w:rsidR="00411336" w:rsidRPr="00BB710F">
        <w:rPr>
          <w:rFonts w:ascii="Times New Roman" w:hAnsi="Times New Roman" w:cs="Times New Roman"/>
        </w:rPr>
        <w:t>Service Provider</w:t>
      </w:r>
      <w:r w:rsidR="00BE18D0" w:rsidRPr="00BB710F">
        <w:rPr>
          <w:rFonts w:ascii="Times New Roman" w:hAnsi="Times New Roman" w:cs="Times New Roman"/>
        </w:rPr>
        <w:t xml:space="preserve">’s records relevant to the performance of the Services and discharge of its obligations herein, </w:t>
      </w:r>
      <w:r w:rsidR="00106480" w:rsidRPr="00BB710F">
        <w:rPr>
          <w:rFonts w:ascii="Times New Roman" w:hAnsi="Times New Roman" w:cs="Times New Roman"/>
        </w:rPr>
        <w:t>wi</w:t>
      </w:r>
      <w:r w:rsidR="00BE18D0" w:rsidRPr="00BB710F">
        <w:rPr>
          <w:rFonts w:ascii="Times New Roman" w:hAnsi="Times New Roman" w:cs="Times New Roman"/>
        </w:rPr>
        <w:t xml:space="preserve">ll </w:t>
      </w:r>
      <w:r w:rsidR="00711A86" w:rsidRPr="00BB710F">
        <w:rPr>
          <w:rFonts w:ascii="Times New Roman" w:hAnsi="Times New Roman" w:cs="Times New Roman"/>
        </w:rPr>
        <w:t>at all times</w:t>
      </w:r>
      <w:r w:rsidR="00BE18D0" w:rsidRPr="00BB710F">
        <w:rPr>
          <w:rFonts w:ascii="Times New Roman" w:hAnsi="Times New Roman" w:cs="Times New Roman"/>
        </w:rPr>
        <w:t xml:space="preserve"> be open for inspection by Customer (or its designees including independent auditors) during normal business hours, or at such other times as may be reasonably required by </w:t>
      </w:r>
      <w:r w:rsidR="004D3695" w:rsidRPr="00BB710F">
        <w:rPr>
          <w:rFonts w:ascii="Times New Roman" w:hAnsi="Times New Roman" w:cs="Times New Roman"/>
        </w:rPr>
        <w:t xml:space="preserve">the </w:t>
      </w:r>
      <w:r w:rsidR="00BE18D0" w:rsidRPr="00BB710F">
        <w:rPr>
          <w:rFonts w:ascii="Times New Roman" w:hAnsi="Times New Roman" w:cs="Times New Roman"/>
        </w:rPr>
        <w:t xml:space="preserve">Customer. </w:t>
      </w:r>
      <w:r w:rsidR="004D3695" w:rsidRPr="00BB710F">
        <w:rPr>
          <w:rFonts w:ascii="Times New Roman" w:hAnsi="Times New Roman" w:cs="Times New Roman"/>
        </w:rPr>
        <w:t xml:space="preserve">The </w:t>
      </w:r>
      <w:r w:rsidR="00BE18D0" w:rsidRPr="00BB710F">
        <w:rPr>
          <w:rFonts w:ascii="Times New Roman" w:hAnsi="Times New Roman" w:cs="Times New Roman"/>
        </w:rPr>
        <w:t xml:space="preserve">Customer (or its designees including independent auditors) </w:t>
      </w:r>
      <w:r w:rsidR="00106480" w:rsidRPr="00BB710F">
        <w:rPr>
          <w:rFonts w:ascii="Times New Roman" w:hAnsi="Times New Roman" w:cs="Times New Roman"/>
        </w:rPr>
        <w:t>wi</w:t>
      </w:r>
      <w:r w:rsidR="00BE18D0" w:rsidRPr="00BB710F">
        <w:rPr>
          <w:rFonts w:ascii="Times New Roman" w:hAnsi="Times New Roman" w:cs="Times New Roman"/>
        </w:rPr>
        <w:t xml:space="preserve">ll be permitted access to and have the right to examine, make extracts or copy </w:t>
      </w:r>
      <w:r w:rsidR="00411336" w:rsidRPr="00BB710F">
        <w:rPr>
          <w:rFonts w:ascii="Times New Roman" w:hAnsi="Times New Roman" w:cs="Times New Roman"/>
        </w:rPr>
        <w:t>Service Provider</w:t>
      </w:r>
      <w:r w:rsidR="004D3695" w:rsidRPr="00BB710F">
        <w:rPr>
          <w:rFonts w:ascii="Times New Roman" w:hAnsi="Times New Roman" w:cs="Times New Roman"/>
        </w:rPr>
        <w:t xml:space="preserve">’s </w:t>
      </w:r>
      <w:r w:rsidR="00BE18D0" w:rsidRPr="00BB710F">
        <w:rPr>
          <w:rFonts w:ascii="Times New Roman" w:hAnsi="Times New Roman" w:cs="Times New Roman"/>
        </w:rPr>
        <w:t xml:space="preserve">records, information and facilities related to its obligations under the Agreement (excluding any proprietary information) </w:t>
      </w:r>
      <w:r w:rsidR="00CD68E8" w:rsidRPr="00BB710F">
        <w:rPr>
          <w:rFonts w:ascii="Times New Roman" w:hAnsi="Times New Roman" w:cs="Times New Roman"/>
        </w:rPr>
        <w:t>in relation</w:t>
      </w:r>
      <w:r w:rsidR="00BE18D0" w:rsidRPr="00BB710F">
        <w:rPr>
          <w:rFonts w:ascii="Times New Roman" w:hAnsi="Times New Roman" w:cs="Times New Roman"/>
        </w:rPr>
        <w:t xml:space="preserve"> to: (a) audit</w:t>
      </w:r>
      <w:r w:rsidR="00BC603D" w:rsidRPr="00BB710F">
        <w:rPr>
          <w:rFonts w:ascii="Times New Roman" w:hAnsi="Times New Roman" w:cs="Times New Roman"/>
        </w:rPr>
        <w:t>ing</w:t>
      </w:r>
      <w:r w:rsidR="00BE18D0" w:rsidRPr="00BB710F">
        <w:rPr>
          <w:rFonts w:ascii="Times New Roman" w:hAnsi="Times New Roman" w:cs="Times New Roman"/>
        </w:rPr>
        <w:t xml:space="preserve"> the completeness and accuracy of the Services covered within the scope of this Agreement; (b) verify</w:t>
      </w:r>
      <w:r w:rsidR="00BC603D" w:rsidRPr="00BB710F">
        <w:rPr>
          <w:rFonts w:ascii="Times New Roman" w:hAnsi="Times New Roman" w:cs="Times New Roman"/>
        </w:rPr>
        <w:t>ing</w:t>
      </w:r>
      <w:r w:rsidR="00BE18D0" w:rsidRPr="00BB710F">
        <w:rPr>
          <w:rFonts w:ascii="Times New Roman" w:hAnsi="Times New Roman" w:cs="Times New Roman"/>
        </w:rPr>
        <w:t xml:space="preserve"> the accuracy and validity of all billings and charges to Customer within the scope of this Agreement; and (c) verify</w:t>
      </w:r>
      <w:r w:rsidR="00BC603D" w:rsidRPr="00BB710F">
        <w:rPr>
          <w:rFonts w:ascii="Times New Roman" w:hAnsi="Times New Roman" w:cs="Times New Roman"/>
        </w:rPr>
        <w:t>ing</w:t>
      </w:r>
      <w:r w:rsidR="00BE18D0" w:rsidRPr="00BB710F">
        <w:rPr>
          <w:rFonts w:ascii="Times New Roman" w:hAnsi="Times New Roman" w:cs="Times New Roman"/>
        </w:rPr>
        <w:t xml:space="preserve"> </w:t>
      </w:r>
      <w:r w:rsidR="00711A86" w:rsidRPr="00BB710F">
        <w:rPr>
          <w:rFonts w:ascii="Times New Roman" w:hAnsi="Times New Roman" w:cs="Times New Roman"/>
        </w:rPr>
        <w:t xml:space="preserve">the </w:t>
      </w:r>
      <w:r w:rsidR="00411336" w:rsidRPr="00BB710F">
        <w:rPr>
          <w:rFonts w:ascii="Times New Roman" w:hAnsi="Times New Roman" w:cs="Times New Roman"/>
        </w:rPr>
        <w:t>Service Provider</w:t>
      </w:r>
      <w:r w:rsidR="00BE18D0" w:rsidRPr="00BB710F">
        <w:rPr>
          <w:rFonts w:ascii="Times New Roman" w:hAnsi="Times New Roman" w:cs="Times New Roman"/>
        </w:rPr>
        <w:t xml:space="preserve">’s overall compliance with the terms, including performance, security, disaster recovery plan and preparedness, and legal and regulatory compliance terms, of this Agreement and guidelines provided by </w:t>
      </w:r>
      <w:r w:rsidR="004D3695" w:rsidRPr="00BB710F">
        <w:rPr>
          <w:rFonts w:ascii="Times New Roman" w:hAnsi="Times New Roman" w:cs="Times New Roman"/>
        </w:rPr>
        <w:t xml:space="preserve">the </w:t>
      </w:r>
      <w:r w:rsidR="00BE18D0" w:rsidRPr="00BB710F">
        <w:rPr>
          <w:rFonts w:ascii="Times New Roman" w:hAnsi="Times New Roman" w:cs="Times New Roman"/>
        </w:rPr>
        <w:t>Customer, from time to time.</w:t>
      </w:r>
      <w:r w:rsidR="004D3695" w:rsidRPr="00BB710F">
        <w:rPr>
          <w:rFonts w:ascii="Times New Roman" w:hAnsi="Times New Roman" w:cs="Times New Roman"/>
        </w:rPr>
        <w:t xml:space="preserve"> </w:t>
      </w:r>
      <w:r w:rsidR="005170FD" w:rsidRPr="005170FD">
        <w:rPr>
          <w:rFonts w:ascii="Times New Roman" w:hAnsi="Times New Roman" w:cs="Times New Roman"/>
        </w:rPr>
        <w:t xml:space="preserve">Each Party shall bear its own costs in relation to an audit; provided that, if any deficiency is discovered in the audit, the Service Provider shall bear the entire cost of the audit. </w:t>
      </w:r>
      <w:r w:rsidR="004D3695" w:rsidRPr="00BB710F">
        <w:rPr>
          <w:rFonts w:ascii="Times New Roman" w:hAnsi="Times New Roman" w:cs="Times New Roman"/>
        </w:rPr>
        <w:t xml:space="preserve"> </w:t>
      </w:r>
    </w:p>
    <w:p w14:paraId="6628D814" w14:textId="77777777" w:rsidR="00106480" w:rsidRPr="00BB710F" w:rsidRDefault="00106480" w:rsidP="00E34CAE">
      <w:pPr>
        <w:pStyle w:val="ListParagraph"/>
        <w:spacing w:after="0" w:line="240" w:lineRule="auto"/>
        <w:ind w:left="360"/>
        <w:jc w:val="both"/>
        <w:rPr>
          <w:rFonts w:ascii="Times New Roman" w:hAnsi="Times New Roman" w:cs="Times New Roman"/>
        </w:rPr>
      </w:pPr>
    </w:p>
    <w:p w14:paraId="47F65CCB" w14:textId="77777777" w:rsidR="00F810B1" w:rsidRPr="00BB710F" w:rsidRDefault="00F810B1" w:rsidP="001449DE">
      <w:pPr>
        <w:pStyle w:val="ListParagraph"/>
        <w:numPr>
          <w:ilvl w:val="0"/>
          <w:numId w:val="2"/>
        </w:numPr>
        <w:spacing w:after="0" w:line="240" w:lineRule="auto"/>
        <w:ind w:left="567" w:hanging="567"/>
        <w:rPr>
          <w:rFonts w:ascii="Times New Roman" w:hAnsi="Times New Roman" w:cs="Times New Roman"/>
          <w:b/>
        </w:rPr>
      </w:pPr>
      <w:r w:rsidRPr="00BB710F">
        <w:rPr>
          <w:rFonts w:ascii="Times New Roman" w:hAnsi="Times New Roman" w:cs="Times New Roman"/>
          <w:b/>
        </w:rPr>
        <w:t>Intellectual Property Rights</w:t>
      </w:r>
    </w:p>
    <w:p w14:paraId="5152B64E" w14:textId="77777777" w:rsidR="00106480" w:rsidRPr="00BB710F" w:rsidRDefault="00106480" w:rsidP="00E34CAE">
      <w:pPr>
        <w:pStyle w:val="ListParagraph"/>
        <w:spacing w:after="0" w:line="240" w:lineRule="auto"/>
        <w:ind w:left="360"/>
        <w:rPr>
          <w:rFonts w:ascii="Times New Roman" w:hAnsi="Times New Roman" w:cs="Times New Roman"/>
          <w:b/>
        </w:rPr>
      </w:pPr>
    </w:p>
    <w:p w14:paraId="6BEF8916" w14:textId="77777777" w:rsidR="007E62BE" w:rsidRPr="00BB710F" w:rsidRDefault="007E62BE" w:rsidP="007E62BE">
      <w:pPr>
        <w:pStyle w:val="ListParagraph"/>
        <w:widowControl w:val="0"/>
        <w:spacing w:after="0" w:line="240" w:lineRule="auto"/>
        <w:ind w:left="360"/>
        <w:jc w:val="both"/>
        <w:rPr>
          <w:rFonts w:ascii="Times New Roman" w:hAnsi="Times New Roman" w:cs="Times New Roman"/>
          <w:iCs/>
        </w:rPr>
      </w:pPr>
      <w:proofErr w:type="gramStart"/>
      <w:r w:rsidRPr="00BB710F">
        <w:rPr>
          <w:rFonts w:ascii="Times New Roman" w:hAnsi="Times New Roman" w:cs="Times New Roman"/>
          <w:iCs/>
        </w:rPr>
        <w:t xml:space="preserve">5.1  </w:t>
      </w:r>
      <w:r w:rsidRPr="00BB710F">
        <w:rPr>
          <w:rFonts w:ascii="Times New Roman" w:hAnsi="Times New Roman" w:cs="Times New Roman"/>
          <w:iCs/>
        </w:rPr>
        <w:tab/>
      </w:r>
      <w:proofErr w:type="gramEnd"/>
      <w:r w:rsidRPr="00BB710F">
        <w:rPr>
          <w:rFonts w:ascii="Times New Roman" w:hAnsi="Times New Roman" w:cs="Times New Roman"/>
          <w:iCs/>
        </w:rPr>
        <w:t>Pre-existing Intellectual Property</w:t>
      </w:r>
    </w:p>
    <w:p w14:paraId="5F6B0B33" w14:textId="77777777" w:rsidR="007E62BE" w:rsidRPr="00BB710F" w:rsidRDefault="007E62BE" w:rsidP="007E62BE">
      <w:pPr>
        <w:pStyle w:val="ListParagraph"/>
        <w:widowControl w:val="0"/>
        <w:spacing w:after="0" w:line="240" w:lineRule="auto"/>
        <w:ind w:left="360"/>
        <w:jc w:val="both"/>
        <w:rPr>
          <w:rFonts w:ascii="Times New Roman" w:hAnsi="Times New Roman" w:cs="Times New Roman"/>
          <w:iCs/>
        </w:rPr>
      </w:pPr>
    </w:p>
    <w:p w14:paraId="28998742" w14:textId="22714F97" w:rsidR="007E62BE" w:rsidRPr="00BB710F" w:rsidRDefault="007E62BE" w:rsidP="007E62BE">
      <w:pPr>
        <w:pStyle w:val="ListParagraph"/>
        <w:widowControl w:val="0"/>
        <w:spacing w:after="0" w:line="240" w:lineRule="auto"/>
        <w:ind w:left="360"/>
        <w:jc w:val="both"/>
        <w:rPr>
          <w:rFonts w:ascii="Times New Roman" w:hAnsi="Times New Roman" w:cs="Times New Roman"/>
          <w:iCs/>
        </w:rPr>
      </w:pPr>
      <w:r w:rsidRPr="00BB710F">
        <w:rPr>
          <w:rFonts w:ascii="Times New Roman" w:hAnsi="Times New Roman" w:cs="Times New Roman"/>
          <w:iCs/>
        </w:rPr>
        <w:lastRenderedPageBreak/>
        <w:t>All Pre-existing Intellectual Property is and shall remain the exclusive property of the respective Party, and that nothing herein shall be deemed or construed to grant to the other Party any rights, licenses or permissions with respect to any such Pre-existing Intellectual Property, other than as set forth below</w:t>
      </w:r>
      <w:r w:rsidR="009240A3" w:rsidRPr="00BB710F">
        <w:rPr>
          <w:rFonts w:ascii="Times New Roman" w:hAnsi="Times New Roman" w:cs="Times New Roman"/>
          <w:iCs/>
        </w:rPr>
        <w:t>.</w:t>
      </w:r>
    </w:p>
    <w:p w14:paraId="24E6BFC0" w14:textId="77777777" w:rsidR="007E62BE" w:rsidRPr="00BB710F" w:rsidRDefault="007E62BE" w:rsidP="007E62BE">
      <w:pPr>
        <w:pStyle w:val="ListParagraph"/>
        <w:widowControl w:val="0"/>
        <w:spacing w:after="0" w:line="240" w:lineRule="auto"/>
        <w:ind w:left="360"/>
        <w:jc w:val="both"/>
        <w:rPr>
          <w:rFonts w:ascii="Times New Roman" w:hAnsi="Times New Roman" w:cs="Times New Roman"/>
          <w:iCs/>
        </w:rPr>
      </w:pPr>
    </w:p>
    <w:p w14:paraId="4356FB3F" w14:textId="24828B3B" w:rsidR="007E62BE" w:rsidRPr="00BB710F" w:rsidRDefault="007E62BE" w:rsidP="007E62BE">
      <w:pPr>
        <w:pStyle w:val="ListParagraph"/>
        <w:widowControl w:val="0"/>
        <w:spacing w:after="0" w:line="240" w:lineRule="auto"/>
        <w:ind w:left="360"/>
        <w:jc w:val="both"/>
        <w:rPr>
          <w:rFonts w:ascii="Times New Roman" w:hAnsi="Times New Roman" w:cs="Times New Roman"/>
          <w:iCs/>
        </w:rPr>
      </w:pPr>
      <w:r w:rsidRPr="00BB710F">
        <w:rPr>
          <w:rFonts w:ascii="Times New Roman" w:hAnsi="Times New Roman" w:cs="Times New Roman"/>
          <w:iCs/>
        </w:rPr>
        <w:t>5.1.1 To the extent any Service Provider Pre-existing Intellectual Property is used as an embedded part of a Deliverable/Service and such Deliverable/receipt of Service is dependent on the Service Provider Pre-existing Intellectual Property to be used or to provide the functionality as intended, Service Provider hereby, without any requirement of payment of any additional costs by the Customer, grants to Customer a limited, royalty free, non-exclusive, perpetual, irrevocable, transferrable, sub-</w:t>
      </w:r>
      <w:proofErr w:type="spellStart"/>
      <w:r w:rsidRPr="00BB710F">
        <w:rPr>
          <w:rFonts w:ascii="Times New Roman" w:hAnsi="Times New Roman" w:cs="Times New Roman"/>
          <w:iCs/>
        </w:rPr>
        <w:t>licenseable</w:t>
      </w:r>
      <w:proofErr w:type="spellEnd"/>
      <w:r w:rsidRPr="00BB710F">
        <w:rPr>
          <w:rFonts w:ascii="Times New Roman" w:hAnsi="Times New Roman" w:cs="Times New Roman"/>
          <w:iCs/>
        </w:rPr>
        <w:t xml:space="preserve"> license to use, copy, modify such Service Provider Pre-existing Intellectual Property solely to the extent necessary for Customer to receive/use the Deliverables/Services consistent with and limited to the scope of Services provided by Service Provider. Except to the extent necessary for Customer to use the Deliverables, Customer does not have the right to duplicate, reverse engineer, decompile, disassemble, reconstruct, or commercialize Service Provider Pre-Existing Intellectual Property.    </w:t>
      </w:r>
    </w:p>
    <w:p w14:paraId="7AF17933" w14:textId="77777777" w:rsidR="007E62BE" w:rsidRPr="00BB710F" w:rsidRDefault="007E62BE" w:rsidP="007E62BE">
      <w:pPr>
        <w:pStyle w:val="ListParagraph"/>
        <w:widowControl w:val="0"/>
        <w:spacing w:after="0" w:line="240" w:lineRule="auto"/>
        <w:ind w:left="360"/>
        <w:jc w:val="both"/>
        <w:rPr>
          <w:rFonts w:ascii="Times New Roman" w:hAnsi="Times New Roman" w:cs="Times New Roman"/>
          <w:iCs/>
        </w:rPr>
      </w:pPr>
      <w:r w:rsidRPr="00BB710F">
        <w:rPr>
          <w:rFonts w:ascii="Times New Roman" w:hAnsi="Times New Roman" w:cs="Times New Roman"/>
          <w:iCs/>
        </w:rPr>
        <w:t xml:space="preserve"> </w:t>
      </w:r>
    </w:p>
    <w:p w14:paraId="1CC38726" w14:textId="5A82E333" w:rsidR="007E62BE" w:rsidRPr="00BB710F" w:rsidRDefault="007E62BE" w:rsidP="007E62BE">
      <w:pPr>
        <w:pStyle w:val="ListParagraph"/>
        <w:widowControl w:val="0"/>
        <w:spacing w:after="0" w:line="240" w:lineRule="auto"/>
        <w:ind w:left="360"/>
        <w:jc w:val="both"/>
        <w:rPr>
          <w:rFonts w:ascii="Times New Roman" w:hAnsi="Times New Roman" w:cs="Times New Roman"/>
          <w:iCs/>
        </w:rPr>
      </w:pPr>
      <w:r w:rsidRPr="00BB710F">
        <w:rPr>
          <w:rFonts w:ascii="Times New Roman" w:hAnsi="Times New Roman" w:cs="Times New Roman"/>
          <w:iCs/>
        </w:rPr>
        <w:t>5.1.2 Customer hereby grants to Service Provider a non-exclusive, royalty-free, worldwide, revocable, non-transferable, non-sublicensable license to use Customer Pre-existing Intellectual Property</w:t>
      </w:r>
      <w:r w:rsidR="00CD6B36">
        <w:rPr>
          <w:rFonts w:ascii="Times New Roman" w:hAnsi="Times New Roman" w:cs="Times New Roman"/>
          <w:iCs/>
        </w:rPr>
        <w:t xml:space="preserve"> and the Customer Data</w:t>
      </w:r>
      <w:r w:rsidRPr="00BB710F">
        <w:rPr>
          <w:rFonts w:ascii="Times New Roman" w:hAnsi="Times New Roman" w:cs="Times New Roman"/>
          <w:iCs/>
        </w:rPr>
        <w:t xml:space="preserve">, during the term </w:t>
      </w:r>
      <w:r w:rsidR="00CD6B36">
        <w:rPr>
          <w:rFonts w:ascii="Times New Roman" w:hAnsi="Times New Roman" w:cs="Times New Roman"/>
          <w:iCs/>
        </w:rPr>
        <w:t>of the Agreement</w:t>
      </w:r>
      <w:r w:rsidRPr="00BB710F">
        <w:rPr>
          <w:rFonts w:ascii="Times New Roman" w:hAnsi="Times New Roman" w:cs="Times New Roman"/>
          <w:iCs/>
        </w:rPr>
        <w:t xml:space="preserve">, solely to the extent required by, and solely and limited for the purpose of, provision of the Services under this Agreement. </w:t>
      </w:r>
    </w:p>
    <w:p w14:paraId="14248CC2" w14:textId="77777777" w:rsidR="007E62BE" w:rsidRPr="00BB710F" w:rsidRDefault="007E62BE" w:rsidP="007E62BE">
      <w:pPr>
        <w:pStyle w:val="ListParagraph"/>
        <w:widowControl w:val="0"/>
        <w:spacing w:after="0" w:line="240" w:lineRule="auto"/>
        <w:ind w:left="360"/>
        <w:jc w:val="both"/>
        <w:rPr>
          <w:rFonts w:ascii="Times New Roman" w:hAnsi="Times New Roman" w:cs="Times New Roman"/>
          <w:iCs/>
        </w:rPr>
      </w:pPr>
    </w:p>
    <w:p w14:paraId="59389AAF" w14:textId="77777777" w:rsidR="007E62BE" w:rsidRPr="00BB710F" w:rsidRDefault="007E62BE" w:rsidP="007E62BE">
      <w:pPr>
        <w:pStyle w:val="ListParagraph"/>
        <w:widowControl w:val="0"/>
        <w:tabs>
          <w:tab w:val="left" w:pos="540"/>
        </w:tabs>
        <w:spacing w:after="0" w:line="240" w:lineRule="auto"/>
        <w:ind w:left="360"/>
        <w:jc w:val="both"/>
        <w:rPr>
          <w:rFonts w:ascii="Times New Roman" w:hAnsi="Times New Roman" w:cs="Times New Roman"/>
          <w:iCs/>
        </w:rPr>
      </w:pPr>
      <w:r w:rsidRPr="00BB710F">
        <w:rPr>
          <w:rFonts w:ascii="Times New Roman" w:hAnsi="Times New Roman" w:cs="Times New Roman"/>
          <w:iCs/>
        </w:rPr>
        <w:t xml:space="preserve">5.2 </w:t>
      </w:r>
      <w:r w:rsidRPr="00BB710F">
        <w:rPr>
          <w:rFonts w:ascii="Times New Roman" w:hAnsi="Times New Roman" w:cs="Times New Roman"/>
          <w:iCs/>
        </w:rPr>
        <w:tab/>
        <w:t>Ownership and Use of Deliverables</w:t>
      </w:r>
    </w:p>
    <w:p w14:paraId="6B930BDB" w14:textId="77777777" w:rsidR="007E62BE" w:rsidRPr="00BB710F" w:rsidRDefault="007E62BE" w:rsidP="007E62BE">
      <w:pPr>
        <w:pStyle w:val="ListParagraph"/>
        <w:widowControl w:val="0"/>
        <w:spacing w:after="0" w:line="240" w:lineRule="auto"/>
        <w:ind w:left="360"/>
        <w:jc w:val="both"/>
        <w:rPr>
          <w:rFonts w:ascii="Times New Roman" w:hAnsi="Times New Roman" w:cs="Times New Roman"/>
          <w:iCs/>
        </w:rPr>
      </w:pPr>
    </w:p>
    <w:p w14:paraId="033ABA10" w14:textId="77777777" w:rsidR="007E62BE" w:rsidRPr="00BB710F" w:rsidRDefault="007E62BE" w:rsidP="007E62BE">
      <w:pPr>
        <w:pStyle w:val="ListParagraph"/>
        <w:widowControl w:val="0"/>
        <w:spacing w:after="0" w:line="240" w:lineRule="auto"/>
        <w:ind w:left="360"/>
        <w:jc w:val="both"/>
        <w:rPr>
          <w:rFonts w:ascii="Times New Roman" w:hAnsi="Times New Roman" w:cs="Times New Roman"/>
          <w:iCs/>
        </w:rPr>
      </w:pPr>
      <w:r w:rsidRPr="00BB710F">
        <w:rPr>
          <w:rFonts w:ascii="Times New Roman" w:hAnsi="Times New Roman" w:cs="Times New Roman"/>
          <w:iCs/>
        </w:rPr>
        <w:t xml:space="preserve">All Deliverables created under this Agreement pursuant to the Services are the exclusive property of Customer and shall vest solely in the Customer upon creation, free of any liens or encumbrance and without any requirement of payment of any additional costs by the Customer.    </w:t>
      </w:r>
    </w:p>
    <w:p w14:paraId="7F00A1B2" w14:textId="77777777" w:rsidR="007E62BE" w:rsidRPr="00BB710F" w:rsidRDefault="007E62BE" w:rsidP="007E62BE">
      <w:pPr>
        <w:pStyle w:val="ListParagraph"/>
        <w:widowControl w:val="0"/>
        <w:spacing w:after="0" w:line="240" w:lineRule="auto"/>
        <w:ind w:left="360"/>
        <w:jc w:val="both"/>
        <w:rPr>
          <w:rFonts w:ascii="Times New Roman" w:hAnsi="Times New Roman" w:cs="Times New Roman"/>
          <w:iCs/>
        </w:rPr>
      </w:pPr>
    </w:p>
    <w:p w14:paraId="5648181C" w14:textId="77777777" w:rsidR="007E62BE" w:rsidRPr="00BB710F" w:rsidRDefault="007E62BE" w:rsidP="007E62BE">
      <w:pPr>
        <w:pStyle w:val="ListParagraph"/>
        <w:widowControl w:val="0"/>
        <w:tabs>
          <w:tab w:val="left" w:pos="540"/>
        </w:tabs>
        <w:spacing w:after="0" w:line="240" w:lineRule="auto"/>
        <w:ind w:left="360"/>
        <w:jc w:val="both"/>
        <w:rPr>
          <w:rFonts w:ascii="Times New Roman" w:hAnsi="Times New Roman" w:cs="Times New Roman"/>
          <w:iCs/>
        </w:rPr>
      </w:pPr>
      <w:r w:rsidRPr="00BB710F">
        <w:rPr>
          <w:rFonts w:ascii="Times New Roman" w:hAnsi="Times New Roman" w:cs="Times New Roman"/>
          <w:iCs/>
        </w:rPr>
        <w:t xml:space="preserve">5.3 </w:t>
      </w:r>
      <w:r w:rsidRPr="00BB710F">
        <w:rPr>
          <w:rFonts w:ascii="Times New Roman" w:hAnsi="Times New Roman" w:cs="Times New Roman"/>
          <w:iCs/>
        </w:rPr>
        <w:tab/>
        <w:t>Ownership of Intellectual Property</w:t>
      </w:r>
    </w:p>
    <w:p w14:paraId="26D1D10D" w14:textId="77777777" w:rsidR="007E62BE" w:rsidRPr="00BB710F" w:rsidRDefault="007E62BE" w:rsidP="007E62BE">
      <w:pPr>
        <w:pStyle w:val="ListParagraph"/>
        <w:widowControl w:val="0"/>
        <w:spacing w:after="0" w:line="240" w:lineRule="auto"/>
        <w:ind w:left="360"/>
        <w:jc w:val="both"/>
        <w:rPr>
          <w:rFonts w:ascii="Times New Roman" w:hAnsi="Times New Roman" w:cs="Times New Roman"/>
          <w:iCs/>
        </w:rPr>
      </w:pPr>
    </w:p>
    <w:p w14:paraId="5A4DA242" w14:textId="77777777" w:rsidR="007E62BE" w:rsidRPr="00BB710F" w:rsidRDefault="007E62BE" w:rsidP="007E62BE">
      <w:pPr>
        <w:pStyle w:val="ListParagraph"/>
        <w:widowControl w:val="0"/>
        <w:spacing w:after="0" w:line="240" w:lineRule="auto"/>
        <w:ind w:left="360"/>
        <w:jc w:val="both"/>
        <w:rPr>
          <w:rFonts w:ascii="Times New Roman" w:hAnsi="Times New Roman" w:cs="Times New Roman"/>
          <w:iCs/>
        </w:rPr>
      </w:pPr>
      <w:r w:rsidRPr="00BB710F">
        <w:rPr>
          <w:rFonts w:ascii="Times New Roman" w:hAnsi="Times New Roman" w:cs="Times New Roman"/>
          <w:iCs/>
        </w:rPr>
        <w:t>Notwithstanding anything herein to the contrary, however except as set forth in this Clause 5, Service Provider owns all right, title, and interest in and to the intellectual property that Service Provider provides as part of the Services including any and all revisions, modifications, or alterations thereto whether or not such revisions, modifications, or alterations were made by Customer, Service Provider, or any third party and whether or not such revisions, modifications, or alterations were approved by Customer.  In relation to the intellectual property that Service Provider provides as part of the Services/Deliverables including any and all revisions, modifications, or alterations,  Service Provider hereby, without any requirement of payment of any additional costs by the Customer, grants to Customer a limited, royalty free, non-exclusive, worldwide, irrevocable, transferrable, sub-licensable license to use, copy, modify such Service Provider intellectual property, during the term of the respective SOW, solely to the extent necessary for Customer to receive/use the Deliverables/Services.</w:t>
      </w:r>
    </w:p>
    <w:p w14:paraId="6F56A334" w14:textId="77777777" w:rsidR="007E62BE" w:rsidRPr="00BB710F" w:rsidRDefault="007E62BE" w:rsidP="007E62BE">
      <w:pPr>
        <w:pStyle w:val="ListParagraph"/>
        <w:widowControl w:val="0"/>
        <w:spacing w:after="0" w:line="240" w:lineRule="auto"/>
        <w:ind w:left="360"/>
        <w:jc w:val="both"/>
        <w:rPr>
          <w:rFonts w:ascii="Times New Roman" w:hAnsi="Times New Roman" w:cs="Times New Roman"/>
          <w:iCs/>
        </w:rPr>
      </w:pPr>
    </w:p>
    <w:p w14:paraId="69BFEAF0" w14:textId="77777777" w:rsidR="007E62BE" w:rsidRPr="00BB710F" w:rsidRDefault="007E62BE" w:rsidP="007E62BE">
      <w:pPr>
        <w:pStyle w:val="ListParagraph"/>
        <w:widowControl w:val="0"/>
        <w:spacing w:after="0" w:line="240" w:lineRule="auto"/>
        <w:ind w:left="360"/>
        <w:jc w:val="both"/>
        <w:rPr>
          <w:rFonts w:ascii="Times New Roman" w:hAnsi="Times New Roman" w:cs="Times New Roman"/>
          <w:iCs/>
        </w:rPr>
      </w:pPr>
      <w:r w:rsidRPr="00BB710F">
        <w:rPr>
          <w:rFonts w:ascii="Times New Roman" w:hAnsi="Times New Roman" w:cs="Times New Roman"/>
          <w:iCs/>
        </w:rPr>
        <w:t xml:space="preserve">If Customer would gain any title, by operation of law or otherwise, in any intellectual property that Service Provider provides as part of the Services (a) by virtue of having contributed to any such intellectual property ; or (b) by virtue of any revisions, modifications, or alterations made to such intellectual property by Customer, Service Provider, or any third party, Customer will, at the cost of Service Provider and to the extent reasonably necessary to vest ownership of  such intellectual property in Service Provider,  execute any and all other documents and instruments reasonably acceptable to Customer, including any assignments, that may be necessary to assign to Service Provider all right, title, and interest in and to any such intellectual property or any revisions, modifications, or alterations </w:t>
      </w:r>
      <w:r w:rsidRPr="00BB710F">
        <w:rPr>
          <w:rFonts w:ascii="Times New Roman" w:hAnsi="Times New Roman" w:cs="Times New Roman"/>
          <w:iCs/>
        </w:rPr>
        <w:lastRenderedPageBreak/>
        <w:t>thereto, provided that Customer shall not be required to incur any expense with respect thereto.  Subject to (</w:t>
      </w:r>
      <w:proofErr w:type="spellStart"/>
      <w:r w:rsidRPr="00BB710F">
        <w:rPr>
          <w:rFonts w:ascii="Times New Roman" w:hAnsi="Times New Roman" w:cs="Times New Roman"/>
          <w:iCs/>
        </w:rPr>
        <w:t>i</w:t>
      </w:r>
      <w:proofErr w:type="spellEnd"/>
      <w:r w:rsidRPr="00BB710F">
        <w:rPr>
          <w:rFonts w:ascii="Times New Roman" w:hAnsi="Times New Roman" w:cs="Times New Roman"/>
          <w:iCs/>
        </w:rPr>
        <w:t>) the foregoing and (ii) the license grant set forth in Section 5.1.2 above, in no event shall Service Provider obtain any rights, title, or interest whatsoever in or to any intellectual property or other proprietary right or any data or information whatsoever owned, licensed, or held by Customer which shall remain as between Service Provider and Customer, the property of Customer.</w:t>
      </w:r>
    </w:p>
    <w:p w14:paraId="02A4EC82" w14:textId="77777777" w:rsidR="007E62BE" w:rsidRPr="00BB710F" w:rsidRDefault="007E62BE" w:rsidP="007E62BE">
      <w:pPr>
        <w:pStyle w:val="ListParagraph"/>
        <w:widowControl w:val="0"/>
        <w:spacing w:after="0" w:line="240" w:lineRule="auto"/>
        <w:ind w:left="360"/>
        <w:jc w:val="both"/>
        <w:rPr>
          <w:rFonts w:ascii="Times New Roman" w:hAnsi="Times New Roman" w:cs="Times New Roman"/>
          <w:iCs/>
        </w:rPr>
      </w:pPr>
    </w:p>
    <w:p w14:paraId="0C11D93F" w14:textId="77777777" w:rsidR="007E62BE" w:rsidRPr="00BB710F" w:rsidRDefault="007E62BE" w:rsidP="007E62BE">
      <w:pPr>
        <w:pStyle w:val="ListParagraph"/>
        <w:widowControl w:val="0"/>
        <w:tabs>
          <w:tab w:val="left" w:pos="540"/>
        </w:tabs>
        <w:spacing w:after="0" w:line="240" w:lineRule="auto"/>
        <w:ind w:left="360"/>
        <w:jc w:val="both"/>
        <w:rPr>
          <w:rFonts w:ascii="Times New Roman" w:hAnsi="Times New Roman" w:cs="Times New Roman"/>
          <w:iCs/>
        </w:rPr>
      </w:pPr>
      <w:r w:rsidRPr="00BB710F">
        <w:rPr>
          <w:rFonts w:ascii="Times New Roman" w:hAnsi="Times New Roman" w:cs="Times New Roman"/>
          <w:iCs/>
        </w:rPr>
        <w:t xml:space="preserve">5.4 </w:t>
      </w:r>
      <w:r w:rsidRPr="00BB710F">
        <w:rPr>
          <w:rFonts w:ascii="Times New Roman" w:hAnsi="Times New Roman" w:cs="Times New Roman"/>
          <w:iCs/>
        </w:rPr>
        <w:tab/>
        <w:t>Third party material</w:t>
      </w:r>
    </w:p>
    <w:p w14:paraId="23C80B33" w14:textId="77777777" w:rsidR="007E62BE" w:rsidRPr="00BB710F" w:rsidRDefault="007E62BE" w:rsidP="007E62BE">
      <w:pPr>
        <w:pStyle w:val="ListParagraph"/>
        <w:widowControl w:val="0"/>
        <w:spacing w:after="0" w:line="240" w:lineRule="auto"/>
        <w:ind w:left="360"/>
        <w:jc w:val="both"/>
        <w:rPr>
          <w:rFonts w:ascii="Times New Roman" w:hAnsi="Times New Roman" w:cs="Times New Roman"/>
          <w:iCs/>
        </w:rPr>
      </w:pPr>
    </w:p>
    <w:p w14:paraId="1383E92D" w14:textId="77777777" w:rsidR="007E62BE" w:rsidRPr="00BB710F" w:rsidRDefault="007E62BE" w:rsidP="007E62BE">
      <w:pPr>
        <w:pStyle w:val="ListParagraph"/>
        <w:widowControl w:val="0"/>
        <w:spacing w:after="0" w:line="240" w:lineRule="auto"/>
        <w:ind w:left="360"/>
        <w:jc w:val="both"/>
        <w:rPr>
          <w:rFonts w:ascii="Times New Roman" w:hAnsi="Times New Roman" w:cs="Times New Roman"/>
          <w:iCs/>
        </w:rPr>
      </w:pPr>
      <w:r w:rsidRPr="00BB710F">
        <w:rPr>
          <w:rFonts w:ascii="Times New Roman" w:hAnsi="Times New Roman" w:cs="Times New Roman"/>
          <w:iCs/>
        </w:rPr>
        <w:t xml:space="preserve">Service Provider shall not include any </w:t>
      </w:r>
      <w:proofErr w:type="gramStart"/>
      <w:r w:rsidRPr="00BB710F">
        <w:rPr>
          <w:rFonts w:ascii="Times New Roman" w:hAnsi="Times New Roman" w:cs="Times New Roman"/>
          <w:iCs/>
        </w:rPr>
        <w:t>third party</w:t>
      </w:r>
      <w:proofErr w:type="gramEnd"/>
      <w:r w:rsidRPr="00BB710F">
        <w:rPr>
          <w:rFonts w:ascii="Times New Roman" w:hAnsi="Times New Roman" w:cs="Times New Roman"/>
          <w:iCs/>
        </w:rPr>
        <w:t xml:space="preserve"> material in the Deliverables and/or for providing Services under this Agreement. Where Customer approves the inclusion of any third party material Service Provider shall (</w:t>
      </w:r>
      <w:proofErr w:type="spellStart"/>
      <w:r w:rsidRPr="00BB710F">
        <w:rPr>
          <w:rFonts w:ascii="Times New Roman" w:hAnsi="Times New Roman" w:cs="Times New Roman"/>
          <w:iCs/>
        </w:rPr>
        <w:t>i</w:t>
      </w:r>
      <w:proofErr w:type="spellEnd"/>
      <w:r w:rsidRPr="00BB710F">
        <w:rPr>
          <w:rFonts w:ascii="Times New Roman" w:hAnsi="Times New Roman" w:cs="Times New Roman"/>
          <w:iCs/>
        </w:rPr>
        <w:t>) ensure that it obtains all necessary rights, waivers and consents at the its costs, in order for Service Provider to make use of such third party material; (ii) ensure that the Customer receives rights from third party equivalent to its rights as available from Service Provider under this Agreement; (iii) shall be responsible for any and all claims from the respective third party; and (iv) shall be responsible and liable for any third party claims in respect of such third party material.</w:t>
      </w:r>
    </w:p>
    <w:p w14:paraId="642B8532" w14:textId="77777777" w:rsidR="007E62BE" w:rsidRPr="00BB710F" w:rsidRDefault="007E62BE" w:rsidP="007E62BE">
      <w:pPr>
        <w:pStyle w:val="ListParagraph"/>
        <w:widowControl w:val="0"/>
        <w:spacing w:after="0" w:line="240" w:lineRule="auto"/>
        <w:ind w:left="360"/>
        <w:jc w:val="both"/>
        <w:rPr>
          <w:rFonts w:ascii="Times New Roman" w:hAnsi="Times New Roman" w:cs="Times New Roman"/>
          <w:iCs/>
        </w:rPr>
      </w:pPr>
    </w:p>
    <w:p w14:paraId="6D28B104" w14:textId="379BE669" w:rsidR="00106480" w:rsidRPr="00BB710F" w:rsidRDefault="007E62BE" w:rsidP="007E62BE">
      <w:pPr>
        <w:pStyle w:val="ListParagraph"/>
        <w:widowControl w:val="0"/>
        <w:spacing w:after="0" w:line="240" w:lineRule="auto"/>
        <w:ind w:left="360"/>
        <w:jc w:val="both"/>
        <w:rPr>
          <w:rFonts w:ascii="Times New Roman" w:hAnsi="Times New Roman" w:cs="Times New Roman"/>
          <w:iCs/>
        </w:rPr>
      </w:pPr>
      <w:r w:rsidRPr="00BB710F">
        <w:rPr>
          <w:rFonts w:ascii="Times New Roman" w:hAnsi="Times New Roman" w:cs="Times New Roman"/>
          <w:iCs/>
        </w:rPr>
        <w:t xml:space="preserve">5.5 </w:t>
      </w:r>
      <w:r w:rsidR="00106480" w:rsidRPr="00BB710F">
        <w:rPr>
          <w:rFonts w:ascii="Times New Roman" w:hAnsi="Times New Roman" w:cs="Times New Roman"/>
          <w:i/>
          <w:u w:val="single"/>
        </w:rPr>
        <w:t xml:space="preserve">Intellectual Property Rights in the </w:t>
      </w:r>
      <w:r w:rsidR="00B14725" w:rsidRPr="00BB710F">
        <w:rPr>
          <w:rFonts w:ascii="Times New Roman" w:hAnsi="Times New Roman" w:cs="Times New Roman"/>
          <w:i/>
          <w:u w:val="single"/>
        </w:rPr>
        <w:t xml:space="preserve">Composite </w:t>
      </w:r>
      <w:r w:rsidR="00106480" w:rsidRPr="00BB710F">
        <w:rPr>
          <w:rFonts w:ascii="Times New Roman" w:hAnsi="Times New Roman" w:cs="Times New Roman"/>
          <w:i/>
          <w:u w:val="single"/>
        </w:rPr>
        <w:t>Software</w:t>
      </w:r>
    </w:p>
    <w:p w14:paraId="4D1BC8C2" w14:textId="77777777" w:rsidR="00106480" w:rsidRPr="00BB710F" w:rsidRDefault="00106480" w:rsidP="007E40E4">
      <w:pPr>
        <w:pStyle w:val="ListParagraph"/>
        <w:widowControl w:val="0"/>
        <w:spacing w:after="0" w:line="240" w:lineRule="auto"/>
        <w:ind w:left="360"/>
        <w:jc w:val="both"/>
        <w:rPr>
          <w:rFonts w:ascii="Times New Roman" w:hAnsi="Times New Roman" w:cs="Times New Roman"/>
        </w:rPr>
      </w:pPr>
    </w:p>
    <w:p w14:paraId="3DF1A04E" w14:textId="1A509782" w:rsidR="00106480" w:rsidRPr="00BB710F" w:rsidRDefault="00106480" w:rsidP="0031506C">
      <w:pPr>
        <w:pStyle w:val="ListParagraph"/>
        <w:numPr>
          <w:ilvl w:val="0"/>
          <w:numId w:val="31"/>
        </w:numPr>
        <w:spacing w:after="0" w:line="240" w:lineRule="auto"/>
        <w:ind w:left="540" w:hanging="540"/>
        <w:jc w:val="both"/>
        <w:rPr>
          <w:rFonts w:ascii="Times New Roman" w:hAnsi="Times New Roman" w:cs="Times New Roman"/>
        </w:rPr>
      </w:pPr>
      <w:r w:rsidRPr="00BB710F">
        <w:rPr>
          <w:rFonts w:ascii="Times New Roman" w:hAnsi="Times New Roman" w:cs="Times New Roman"/>
        </w:rPr>
        <w:t>All rights, title and interest</w:t>
      </w:r>
      <w:r w:rsidR="00711A86" w:rsidRPr="00BB710F">
        <w:rPr>
          <w:rFonts w:ascii="Times New Roman" w:hAnsi="Times New Roman" w:cs="Times New Roman"/>
        </w:rPr>
        <w:t xml:space="preserve"> (including patents, copyrights, trade secrets and trademarks)</w:t>
      </w:r>
      <w:r w:rsidRPr="00BB710F">
        <w:rPr>
          <w:rFonts w:ascii="Times New Roman" w:hAnsi="Times New Roman" w:cs="Times New Roman"/>
        </w:rPr>
        <w:t xml:space="preserve"> in and to the </w:t>
      </w:r>
      <w:r w:rsidR="00B14725" w:rsidRPr="00BB710F">
        <w:rPr>
          <w:rFonts w:ascii="Times New Roman" w:hAnsi="Times New Roman" w:cs="Times New Roman"/>
        </w:rPr>
        <w:t xml:space="preserve">Composite </w:t>
      </w:r>
      <w:r w:rsidR="00711A86" w:rsidRPr="00BB710F">
        <w:rPr>
          <w:rFonts w:ascii="Times New Roman" w:hAnsi="Times New Roman" w:cs="Times New Roman"/>
        </w:rPr>
        <w:t>Software (except for any IndiGo Enhancements) will belong the</w:t>
      </w:r>
      <w:r w:rsidRPr="00BB710F">
        <w:rPr>
          <w:rFonts w:ascii="Times New Roman" w:hAnsi="Times New Roman" w:cs="Times New Roman"/>
        </w:rPr>
        <w:t xml:space="preserve"> </w:t>
      </w:r>
      <w:r w:rsidR="00411336" w:rsidRPr="00BB710F">
        <w:rPr>
          <w:rFonts w:ascii="Times New Roman" w:hAnsi="Times New Roman" w:cs="Times New Roman"/>
        </w:rPr>
        <w:t>Service Provider</w:t>
      </w:r>
      <w:r w:rsidRPr="00BB710F">
        <w:rPr>
          <w:rFonts w:ascii="Times New Roman" w:hAnsi="Times New Roman" w:cs="Times New Roman"/>
        </w:rPr>
        <w:t xml:space="preserve">. </w:t>
      </w:r>
      <w:r w:rsidR="00F06EA6" w:rsidRPr="00BB710F">
        <w:rPr>
          <w:rFonts w:ascii="Times New Roman" w:hAnsi="Times New Roman" w:cs="Times New Roman"/>
        </w:rPr>
        <w:t xml:space="preserve">Subject always to Clauses </w:t>
      </w:r>
      <w:r w:rsidR="00097903" w:rsidRPr="00BB710F">
        <w:rPr>
          <w:rFonts w:ascii="Times New Roman" w:hAnsi="Times New Roman" w:cs="Times New Roman"/>
        </w:rPr>
        <w:t>2.1</w:t>
      </w:r>
      <w:r w:rsidR="00F06EA6" w:rsidRPr="00BB710F">
        <w:rPr>
          <w:rFonts w:ascii="Times New Roman" w:hAnsi="Times New Roman" w:cs="Times New Roman"/>
        </w:rPr>
        <w:t xml:space="preserve"> and </w:t>
      </w:r>
      <w:r w:rsidR="00880CD5" w:rsidRPr="00BB710F">
        <w:rPr>
          <w:rFonts w:ascii="Times New Roman" w:hAnsi="Times New Roman" w:cs="Times New Roman"/>
        </w:rPr>
        <w:t>2.2.6</w:t>
      </w:r>
      <w:r w:rsidR="00F06EA6" w:rsidRPr="00BB710F">
        <w:rPr>
          <w:rFonts w:ascii="Times New Roman" w:hAnsi="Times New Roman" w:cs="Times New Roman"/>
        </w:rPr>
        <w:t xml:space="preserve"> of this Agreement,</w:t>
      </w:r>
      <w:r w:rsidRPr="00BB710F">
        <w:rPr>
          <w:rFonts w:ascii="Times New Roman" w:hAnsi="Times New Roman" w:cs="Times New Roman"/>
        </w:rPr>
        <w:t xml:space="preserve"> no other right, license or option </w:t>
      </w:r>
      <w:r w:rsidR="00F06EA6" w:rsidRPr="00BB710F">
        <w:rPr>
          <w:rFonts w:ascii="Times New Roman" w:hAnsi="Times New Roman" w:cs="Times New Roman"/>
        </w:rPr>
        <w:t xml:space="preserve">in the </w:t>
      </w:r>
      <w:r w:rsidR="00B14725" w:rsidRPr="00BB710F">
        <w:rPr>
          <w:rFonts w:ascii="Times New Roman" w:hAnsi="Times New Roman" w:cs="Times New Roman"/>
        </w:rPr>
        <w:t xml:space="preserve">Composite </w:t>
      </w:r>
      <w:r w:rsidR="00F06EA6" w:rsidRPr="00BB710F">
        <w:rPr>
          <w:rFonts w:ascii="Times New Roman" w:hAnsi="Times New Roman" w:cs="Times New Roman"/>
        </w:rPr>
        <w:t xml:space="preserve">Software </w:t>
      </w:r>
      <w:r w:rsidRPr="00BB710F">
        <w:rPr>
          <w:rFonts w:ascii="Times New Roman" w:hAnsi="Times New Roman" w:cs="Times New Roman"/>
        </w:rPr>
        <w:t>is granted,</w:t>
      </w:r>
      <w:r w:rsidR="00F06EA6" w:rsidRPr="00BB710F">
        <w:rPr>
          <w:rFonts w:ascii="Times New Roman" w:hAnsi="Times New Roman" w:cs="Times New Roman"/>
        </w:rPr>
        <w:t xml:space="preserve"> and</w:t>
      </w:r>
      <w:r w:rsidRPr="00BB710F">
        <w:rPr>
          <w:rFonts w:ascii="Times New Roman" w:hAnsi="Times New Roman" w:cs="Times New Roman"/>
        </w:rPr>
        <w:t xml:space="preserve"> no other use</w:t>
      </w:r>
      <w:r w:rsidR="00F06EA6" w:rsidRPr="00BB710F">
        <w:rPr>
          <w:rFonts w:ascii="Times New Roman" w:hAnsi="Times New Roman" w:cs="Times New Roman"/>
        </w:rPr>
        <w:t xml:space="preserve"> of the </w:t>
      </w:r>
      <w:r w:rsidR="00B14725" w:rsidRPr="00BB710F">
        <w:rPr>
          <w:rFonts w:ascii="Times New Roman" w:hAnsi="Times New Roman" w:cs="Times New Roman"/>
        </w:rPr>
        <w:t xml:space="preserve">Composite </w:t>
      </w:r>
      <w:r w:rsidR="00F06EA6" w:rsidRPr="00BB710F">
        <w:rPr>
          <w:rFonts w:ascii="Times New Roman" w:hAnsi="Times New Roman" w:cs="Times New Roman"/>
        </w:rPr>
        <w:t>Software</w:t>
      </w:r>
      <w:r w:rsidRPr="00BB710F">
        <w:rPr>
          <w:rFonts w:ascii="Times New Roman" w:hAnsi="Times New Roman" w:cs="Times New Roman"/>
        </w:rPr>
        <w:t xml:space="preserve"> is permitted </w:t>
      </w:r>
      <w:r w:rsidR="00F06EA6" w:rsidRPr="00BB710F">
        <w:rPr>
          <w:rFonts w:ascii="Times New Roman" w:hAnsi="Times New Roman" w:cs="Times New Roman"/>
        </w:rPr>
        <w:t>by</w:t>
      </w:r>
      <w:r w:rsidR="00711A86" w:rsidRPr="00BB710F">
        <w:rPr>
          <w:rFonts w:ascii="Times New Roman" w:hAnsi="Times New Roman" w:cs="Times New Roman"/>
        </w:rPr>
        <w:t xml:space="preserve"> the</w:t>
      </w:r>
      <w:r w:rsidR="00F06EA6" w:rsidRPr="00BB710F">
        <w:rPr>
          <w:rFonts w:ascii="Times New Roman" w:hAnsi="Times New Roman" w:cs="Times New Roman"/>
        </w:rPr>
        <w:t xml:space="preserve"> </w:t>
      </w:r>
      <w:r w:rsidR="00411336" w:rsidRPr="00BB710F">
        <w:rPr>
          <w:rFonts w:ascii="Times New Roman" w:hAnsi="Times New Roman" w:cs="Times New Roman"/>
        </w:rPr>
        <w:t>Service Provider</w:t>
      </w:r>
      <w:r w:rsidR="00F06EA6" w:rsidRPr="00BB710F">
        <w:rPr>
          <w:rFonts w:ascii="Times New Roman" w:hAnsi="Times New Roman" w:cs="Times New Roman"/>
        </w:rPr>
        <w:t xml:space="preserve"> to the Customer</w:t>
      </w:r>
      <w:r w:rsidRPr="00BB710F">
        <w:rPr>
          <w:rFonts w:ascii="Times New Roman" w:hAnsi="Times New Roman" w:cs="Times New Roman"/>
        </w:rPr>
        <w:t xml:space="preserve">. </w:t>
      </w:r>
      <w:r w:rsidR="00F06EA6" w:rsidRPr="00BB710F">
        <w:rPr>
          <w:rFonts w:ascii="Times New Roman" w:hAnsi="Times New Roman" w:cs="Times New Roman"/>
        </w:rPr>
        <w:t xml:space="preserve">Subject always to Clause </w:t>
      </w:r>
      <w:r w:rsidR="00097903" w:rsidRPr="00BB710F">
        <w:rPr>
          <w:rFonts w:ascii="Times New Roman" w:hAnsi="Times New Roman" w:cs="Times New Roman"/>
        </w:rPr>
        <w:t>2.</w:t>
      </w:r>
      <w:r w:rsidR="00880CD5" w:rsidRPr="00BB710F">
        <w:rPr>
          <w:rFonts w:ascii="Times New Roman" w:hAnsi="Times New Roman" w:cs="Times New Roman"/>
        </w:rPr>
        <w:t>2.6</w:t>
      </w:r>
      <w:r w:rsidR="00F06EA6" w:rsidRPr="00BB710F">
        <w:rPr>
          <w:rFonts w:ascii="Times New Roman" w:hAnsi="Times New Roman" w:cs="Times New Roman"/>
        </w:rPr>
        <w:t xml:space="preserve"> of this Agreement, the Customer</w:t>
      </w:r>
      <w:r w:rsidRPr="00BB710F">
        <w:rPr>
          <w:rFonts w:ascii="Times New Roman" w:hAnsi="Times New Roman" w:cs="Times New Roman"/>
        </w:rPr>
        <w:t xml:space="preserve"> agrees that </w:t>
      </w:r>
      <w:r w:rsidR="00411336" w:rsidRPr="00BB710F">
        <w:rPr>
          <w:rFonts w:ascii="Times New Roman" w:hAnsi="Times New Roman" w:cs="Times New Roman"/>
        </w:rPr>
        <w:t>Service Provider</w:t>
      </w:r>
      <w:r w:rsidRPr="00BB710F">
        <w:rPr>
          <w:rFonts w:ascii="Times New Roman" w:hAnsi="Times New Roman" w:cs="Times New Roman"/>
        </w:rPr>
        <w:t xml:space="preserve"> is free to </w:t>
      </w:r>
      <w:r w:rsidR="00097A4D" w:rsidRPr="00BB710F">
        <w:rPr>
          <w:rFonts w:ascii="Times New Roman" w:hAnsi="Times New Roman" w:cs="Times New Roman"/>
        </w:rPr>
        <w:t>use all generalized knowledge,</w:t>
      </w:r>
      <w:r w:rsidRPr="00BB710F">
        <w:rPr>
          <w:rFonts w:ascii="Times New Roman" w:hAnsi="Times New Roman" w:cs="Times New Roman"/>
        </w:rPr>
        <w:t xml:space="preserve"> know-how and technologies acquired in providing the Service, in any manner for all purposes (including developing new or improved products and services).</w:t>
      </w:r>
    </w:p>
    <w:p w14:paraId="799FA467" w14:textId="77777777" w:rsidR="00106480" w:rsidRPr="00BB710F" w:rsidRDefault="00106480" w:rsidP="007E40E4">
      <w:pPr>
        <w:pStyle w:val="ListParagraph"/>
        <w:widowControl w:val="0"/>
        <w:spacing w:after="0" w:line="240" w:lineRule="auto"/>
        <w:ind w:left="360" w:firstLine="207"/>
        <w:jc w:val="both"/>
        <w:rPr>
          <w:rFonts w:ascii="Times New Roman" w:hAnsi="Times New Roman" w:cs="Times New Roman"/>
        </w:rPr>
      </w:pPr>
    </w:p>
    <w:p w14:paraId="7C72FBF9" w14:textId="2D90AECD" w:rsidR="00DF653C" w:rsidRPr="00BB710F" w:rsidRDefault="002D7D34" w:rsidP="0031506C">
      <w:pPr>
        <w:pStyle w:val="ListParagraph"/>
        <w:numPr>
          <w:ilvl w:val="0"/>
          <w:numId w:val="31"/>
        </w:numPr>
        <w:spacing w:after="0" w:line="240" w:lineRule="auto"/>
        <w:ind w:left="540" w:hanging="540"/>
        <w:jc w:val="both"/>
        <w:rPr>
          <w:rFonts w:ascii="Times New Roman" w:hAnsi="Times New Roman" w:cs="Times New Roman"/>
        </w:rPr>
      </w:pPr>
      <w:r w:rsidRPr="00BB710F">
        <w:rPr>
          <w:rFonts w:ascii="Times New Roman" w:hAnsi="Times New Roman" w:cs="Times New Roman"/>
        </w:rPr>
        <w:t xml:space="preserve">Subject to the </w:t>
      </w:r>
      <w:r w:rsidR="00880CD5" w:rsidRPr="00BB710F">
        <w:rPr>
          <w:rFonts w:ascii="Times New Roman" w:hAnsi="Times New Roman" w:cs="Times New Roman"/>
        </w:rPr>
        <w:t>Clause 2.2.6</w:t>
      </w:r>
      <w:r w:rsidR="004662F1" w:rsidRPr="00BB710F">
        <w:rPr>
          <w:rFonts w:ascii="Times New Roman" w:hAnsi="Times New Roman" w:cs="Times New Roman"/>
        </w:rPr>
        <w:t xml:space="preserve"> of this Agreement, t</w:t>
      </w:r>
      <w:r w:rsidR="00F06EA6" w:rsidRPr="00BB710F">
        <w:rPr>
          <w:rFonts w:ascii="Times New Roman" w:hAnsi="Times New Roman" w:cs="Times New Roman"/>
        </w:rPr>
        <w:t>he Customer</w:t>
      </w:r>
      <w:r w:rsidR="00106480" w:rsidRPr="00BB710F">
        <w:rPr>
          <w:rFonts w:ascii="Times New Roman" w:hAnsi="Times New Roman" w:cs="Times New Roman"/>
        </w:rPr>
        <w:t xml:space="preserve"> shall not, directly or indirectly (</w:t>
      </w:r>
      <w:proofErr w:type="spellStart"/>
      <w:r w:rsidR="00702D4C" w:rsidRPr="00BB710F">
        <w:rPr>
          <w:rFonts w:ascii="Times New Roman" w:hAnsi="Times New Roman" w:cs="Times New Roman"/>
        </w:rPr>
        <w:t>i</w:t>
      </w:r>
      <w:proofErr w:type="spellEnd"/>
      <w:r w:rsidR="00106480" w:rsidRPr="00BB710F">
        <w:rPr>
          <w:rFonts w:ascii="Times New Roman" w:hAnsi="Times New Roman" w:cs="Times New Roman"/>
        </w:rPr>
        <w:t xml:space="preserve">)  attempt to access any component of </w:t>
      </w:r>
      <w:r w:rsidR="00411336" w:rsidRPr="00BB710F">
        <w:rPr>
          <w:rFonts w:ascii="Times New Roman" w:hAnsi="Times New Roman" w:cs="Times New Roman"/>
        </w:rPr>
        <w:t>Service Provider</w:t>
      </w:r>
      <w:r w:rsidR="00106480" w:rsidRPr="00BB710F">
        <w:rPr>
          <w:rFonts w:ascii="Times New Roman" w:hAnsi="Times New Roman" w:cs="Times New Roman"/>
        </w:rPr>
        <w:t>’s technology platform or to disassemble, decompile, reverse engi</w:t>
      </w:r>
      <w:r w:rsidR="00A16FA4" w:rsidRPr="00BB710F">
        <w:rPr>
          <w:rFonts w:ascii="Times New Roman" w:hAnsi="Times New Roman" w:cs="Times New Roman"/>
        </w:rPr>
        <w:t>neer or otherwise discover any Source C</w:t>
      </w:r>
      <w:r w:rsidR="00106480" w:rsidRPr="00BB710F">
        <w:rPr>
          <w:rFonts w:ascii="Times New Roman" w:hAnsi="Times New Roman" w:cs="Times New Roman"/>
        </w:rPr>
        <w:t xml:space="preserve">ode or underlying organization, structures, ideas or algorithms of the </w:t>
      </w:r>
      <w:r w:rsidR="00B14725" w:rsidRPr="00BB710F">
        <w:rPr>
          <w:rFonts w:ascii="Times New Roman" w:hAnsi="Times New Roman" w:cs="Times New Roman"/>
        </w:rPr>
        <w:t xml:space="preserve">Composite </w:t>
      </w:r>
      <w:r w:rsidR="00106480" w:rsidRPr="00BB710F">
        <w:rPr>
          <w:rFonts w:ascii="Times New Roman" w:hAnsi="Times New Roman" w:cs="Times New Roman"/>
        </w:rPr>
        <w:t>Software, (</w:t>
      </w:r>
      <w:r w:rsidR="00702D4C" w:rsidRPr="00BB710F">
        <w:rPr>
          <w:rFonts w:ascii="Times New Roman" w:hAnsi="Times New Roman" w:cs="Times New Roman"/>
        </w:rPr>
        <w:t>ii</w:t>
      </w:r>
      <w:r w:rsidR="00106480" w:rsidRPr="00BB710F">
        <w:rPr>
          <w:rFonts w:ascii="Times New Roman" w:hAnsi="Times New Roman" w:cs="Times New Roman"/>
        </w:rPr>
        <w:t>) encumber, sublicense</w:t>
      </w:r>
      <w:r w:rsidR="00700D6E" w:rsidRPr="00BB710F">
        <w:rPr>
          <w:rFonts w:ascii="Times New Roman" w:hAnsi="Times New Roman" w:cs="Times New Roman"/>
        </w:rPr>
        <w:t xml:space="preserve"> (except in accordance with terms of this Agreement)</w:t>
      </w:r>
      <w:r w:rsidR="00106480" w:rsidRPr="00BB710F">
        <w:rPr>
          <w:rFonts w:ascii="Times New Roman" w:hAnsi="Times New Roman" w:cs="Times New Roman"/>
        </w:rPr>
        <w:t xml:space="preserve">, distribute, transfer, rent, lease, lend, access or use </w:t>
      </w:r>
      <w:r w:rsidR="00F06EA6" w:rsidRPr="00BB710F">
        <w:rPr>
          <w:rFonts w:ascii="Times New Roman" w:hAnsi="Times New Roman" w:cs="Times New Roman"/>
        </w:rPr>
        <w:t xml:space="preserve">the </w:t>
      </w:r>
      <w:r w:rsidR="00B14725" w:rsidRPr="00BB710F">
        <w:rPr>
          <w:rFonts w:ascii="Times New Roman" w:hAnsi="Times New Roman" w:cs="Times New Roman"/>
        </w:rPr>
        <w:t xml:space="preserve">Composite </w:t>
      </w:r>
      <w:r w:rsidR="00F06EA6" w:rsidRPr="00BB710F">
        <w:rPr>
          <w:rFonts w:ascii="Times New Roman" w:hAnsi="Times New Roman" w:cs="Times New Roman"/>
        </w:rPr>
        <w:t>S</w:t>
      </w:r>
      <w:r w:rsidR="00106480" w:rsidRPr="00BB710F">
        <w:rPr>
          <w:rFonts w:ascii="Times New Roman" w:hAnsi="Times New Roman" w:cs="Times New Roman"/>
        </w:rPr>
        <w:t>oftware in any time-share, service bureau or similar arrangement, (</w:t>
      </w:r>
      <w:r w:rsidR="00A16FA4" w:rsidRPr="00BB710F">
        <w:rPr>
          <w:rFonts w:ascii="Times New Roman" w:hAnsi="Times New Roman" w:cs="Times New Roman"/>
        </w:rPr>
        <w:t>iii</w:t>
      </w:r>
      <w:r w:rsidR="00106480" w:rsidRPr="00BB710F">
        <w:rPr>
          <w:rFonts w:ascii="Times New Roman" w:hAnsi="Times New Roman" w:cs="Times New Roman"/>
        </w:rPr>
        <w:t xml:space="preserve">) copy, adapt, combine, create derivative works of, translate, localize, port or otherwise modify </w:t>
      </w:r>
      <w:r w:rsidR="00F06EA6" w:rsidRPr="00BB710F">
        <w:rPr>
          <w:rFonts w:ascii="Times New Roman" w:hAnsi="Times New Roman" w:cs="Times New Roman"/>
        </w:rPr>
        <w:t xml:space="preserve">the </w:t>
      </w:r>
      <w:r w:rsidR="00B14725" w:rsidRPr="00BB710F">
        <w:rPr>
          <w:rFonts w:ascii="Times New Roman" w:hAnsi="Times New Roman" w:cs="Times New Roman"/>
        </w:rPr>
        <w:t xml:space="preserve">Composite </w:t>
      </w:r>
      <w:r w:rsidR="00F06EA6" w:rsidRPr="00BB710F">
        <w:rPr>
          <w:rFonts w:ascii="Times New Roman" w:hAnsi="Times New Roman" w:cs="Times New Roman"/>
        </w:rPr>
        <w:t>S</w:t>
      </w:r>
      <w:r w:rsidR="00106480" w:rsidRPr="00BB710F">
        <w:rPr>
          <w:rFonts w:ascii="Times New Roman" w:hAnsi="Times New Roman" w:cs="Times New Roman"/>
        </w:rPr>
        <w:t xml:space="preserve">oftware, </w:t>
      </w:r>
      <w:r w:rsidR="0014136B" w:rsidRPr="00BB710F">
        <w:rPr>
          <w:rFonts w:ascii="Times New Roman" w:hAnsi="Times New Roman" w:cs="Times New Roman"/>
        </w:rPr>
        <w:t xml:space="preserve">or </w:t>
      </w:r>
      <w:r w:rsidR="00106480" w:rsidRPr="00BB710F">
        <w:rPr>
          <w:rFonts w:ascii="Times New Roman" w:hAnsi="Times New Roman" w:cs="Times New Roman"/>
        </w:rPr>
        <w:t>(</w:t>
      </w:r>
      <w:r w:rsidR="00995369" w:rsidRPr="00BB710F">
        <w:rPr>
          <w:rFonts w:ascii="Times New Roman" w:hAnsi="Times New Roman" w:cs="Times New Roman"/>
        </w:rPr>
        <w:t>i</w:t>
      </w:r>
      <w:r w:rsidR="00702D4C" w:rsidRPr="00BB710F">
        <w:rPr>
          <w:rFonts w:ascii="Times New Roman" w:hAnsi="Times New Roman" w:cs="Times New Roman"/>
        </w:rPr>
        <w:t>v</w:t>
      </w:r>
      <w:r w:rsidR="00106480" w:rsidRPr="00BB710F">
        <w:rPr>
          <w:rFonts w:ascii="Times New Roman" w:hAnsi="Times New Roman" w:cs="Times New Roman"/>
        </w:rPr>
        <w:t>) use or allow the transmission, transfer, export, re-export or other transfer of any product, technology or information it obtains or learns pursuant to this Agreement (or any direct product thereof) in violation of any export control or other laws and regulations of India or any other relevant jurisdiction.</w:t>
      </w:r>
    </w:p>
    <w:p w14:paraId="623989B3" w14:textId="77777777" w:rsidR="00DF653C" w:rsidRPr="00BB710F" w:rsidRDefault="00DF653C" w:rsidP="00DF653C">
      <w:pPr>
        <w:pStyle w:val="ListParagraph"/>
        <w:spacing w:after="0" w:line="240" w:lineRule="auto"/>
        <w:ind w:left="0"/>
        <w:rPr>
          <w:rFonts w:ascii="Times New Roman" w:hAnsi="Times New Roman" w:cs="Times New Roman"/>
        </w:rPr>
      </w:pPr>
    </w:p>
    <w:p w14:paraId="546476D0" w14:textId="77777777" w:rsidR="00106480" w:rsidRPr="00BB710F" w:rsidRDefault="00531A47" w:rsidP="001449DE">
      <w:pPr>
        <w:pStyle w:val="ListParagraph"/>
        <w:numPr>
          <w:ilvl w:val="0"/>
          <w:numId w:val="2"/>
        </w:numPr>
        <w:spacing w:after="0" w:line="240" w:lineRule="auto"/>
        <w:ind w:left="567" w:hanging="567"/>
        <w:rPr>
          <w:rFonts w:ascii="Times New Roman" w:hAnsi="Times New Roman" w:cs="Times New Roman"/>
          <w:b/>
        </w:rPr>
      </w:pPr>
      <w:r w:rsidRPr="00BB710F">
        <w:rPr>
          <w:rFonts w:ascii="Times New Roman" w:hAnsi="Times New Roman" w:cs="Times New Roman"/>
          <w:b/>
        </w:rPr>
        <w:t>Commercial Terms</w:t>
      </w:r>
    </w:p>
    <w:p w14:paraId="2D2EDAC9" w14:textId="77777777" w:rsidR="007A2D24" w:rsidRPr="00BB710F" w:rsidRDefault="007A2D24" w:rsidP="00E34CAE">
      <w:pPr>
        <w:pStyle w:val="ListParagraph"/>
        <w:spacing w:after="0" w:line="240" w:lineRule="auto"/>
        <w:ind w:left="360"/>
        <w:rPr>
          <w:rFonts w:ascii="Times New Roman" w:hAnsi="Times New Roman" w:cs="Times New Roman"/>
          <w:b/>
        </w:rPr>
      </w:pPr>
    </w:p>
    <w:p w14:paraId="798C26F6" w14:textId="77777777" w:rsidR="001D7195" w:rsidRPr="00BB710F" w:rsidRDefault="001D7195" w:rsidP="0031506C">
      <w:pPr>
        <w:pStyle w:val="ListParagraph"/>
        <w:numPr>
          <w:ilvl w:val="1"/>
          <w:numId w:val="29"/>
        </w:numPr>
        <w:spacing w:after="0" w:line="240" w:lineRule="auto"/>
        <w:ind w:left="567" w:hanging="567"/>
        <w:rPr>
          <w:rFonts w:ascii="Times New Roman" w:hAnsi="Times New Roman" w:cs="Times New Roman"/>
          <w:i/>
          <w:u w:val="single"/>
        </w:rPr>
      </w:pPr>
      <w:r w:rsidRPr="00BB710F">
        <w:rPr>
          <w:rFonts w:ascii="Times New Roman" w:hAnsi="Times New Roman" w:cs="Times New Roman"/>
          <w:i/>
          <w:u w:val="single"/>
        </w:rPr>
        <w:t xml:space="preserve">Charges </w:t>
      </w:r>
    </w:p>
    <w:p w14:paraId="10BF9252" w14:textId="77777777" w:rsidR="001D7195" w:rsidRPr="00BB710F" w:rsidRDefault="001D7195" w:rsidP="001D7195">
      <w:pPr>
        <w:spacing w:after="0" w:line="240" w:lineRule="auto"/>
        <w:ind w:left="360" w:hanging="360"/>
        <w:rPr>
          <w:rFonts w:ascii="Times New Roman" w:hAnsi="Times New Roman" w:cs="Times New Roman"/>
        </w:rPr>
      </w:pPr>
    </w:p>
    <w:p w14:paraId="0F46FB44" w14:textId="77777777" w:rsidR="003F186B" w:rsidRPr="00BB710F" w:rsidRDefault="003F186B" w:rsidP="003F186B">
      <w:pPr>
        <w:pStyle w:val="ListParagraph"/>
        <w:rPr>
          <w:rFonts w:ascii="Times New Roman" w:hAnsi="Times New Roman" w:cs="Times New Roman"/>
        </w:rPr>
      </w:pPr>
    </w:p>
    <w:p w14:paraId="31222B9B" w14:textId="138F72C2" w:rsidR="001D7195" w:rsidRPr="00BB710F" w:rsidRDefault="001D7195" w:rsidP="00272CB0">
      <w:pPr>
        <w:pStyle w:val="ListParagraph"/>
        <w:widowControl w:val="0"/>
        <w:numPr>
          <w:ilvl w:val="0"/>
          <w:numId w:val="24"/>
        </w:numPr>
        <w:spacing w:after="0" w:line="240" w:lineRule="auto"/>
        <w:ind w:left="1080" w:hanging="540"/>
        <w:jc w:val="both"/>
        <w:rPr>
          <w:rFonts w:ascii="Times New Roman" w:hAnsi="Times New Roman" w:cs="Times New Roman"/>
        </w:rPr>
      </w:pPr>
      <w:r w:rsidRPr="00BB710F">
        <w:rPr>
          <w:rFonts w:ascii="Times New Roman" w:hAnsi="Times New Roman" w:cs="Times New Roman"/>
        </w:rPr>
        <w:t xml:space="preserve">All payments </w:t>
      </w:r>
      <w:r w:rsidRPr="00BB710F">
        <w:rPr>
          <w:rFonts w:ascii="Times New Roman" w:eastAsia="Cambria" w:hAnsi="Times New Roman" w:cs="Times New Roman"/>
        </w:rPr>
        <w:t>shall</w:t>
      </w:r>
      <w:r w:rsidRPr="00BB710F">
        <w:rPr>
          <w:rFonts w:ascii="Times New Roman" w:hAnsi="Times New Roman" w:cs="Times New Roman"/>
        </w:rPr>
        <w:t xml:space="preserve"> be made by </w:t>
      </w:r>
      <w:r w:rsidR="000C2E45" w:rsidRPr="00BB710F">
        <w:rPr>
          <w:rFonts w:ascii="Times New Roman" w:hAnsi="Times New Roman" w:cs="Times New Roman"/>
        </w:rPr>
        <w:t>the Customer</w:t>
      </w:r>
      <w:r w:rsidRPr="00BB710F">
        <w:rPr>
          <w:rFonts w:ascii="Times New Roman" w:hAnsi="Times New Roman" w:cs="Times New Roman"/>
        </w:rPr>
        <w:t xml:space="preserve">, pursuant to this Agreement, within </w:t>
      </w:r>
      <w:r w:rsidR="00C679C5">
        <w:rPr>
          <w:rFonts w:ascii="Times New Roman" w:hAnsi="Times New Roman" w:cs="Times New Roman"/>
        </w:rPr>
        <w:t>45</w:t>
      </w:r>
      <w:r w:rsidR="009E7BCE" w:rsidRPr="00BB710F">
        <w:rPr>
          <w:rFonts w:ascii="Times New Roman" w:hAnsi="Times New Roman" w:cs="Times New Roman"/>
        </w:rPr>
        <w:t xml:space="preserve"> </w:t>
      </w:r>
      <w:r w:rsidR="00C432EB" w:rsidRPr="00BB710F">
        <w:rPr>
          <w:rFonts w:ascii="Times New Roman" w:hAnsi="Times New Roman" w:cs="Times New Roman"/>
        </w:rPr>
        <w:t>(</w:t>
      </w:r>
      <w:proofErr w:type="gramStart"/>
      <w:r w:rsidR="00C679C5">
        <w:rPr>
          <w:rFonts w:ascii="Times New Roman" w:hAnsi="Times New Roman" w:cs="Times New Roman"/>
        </w:rPr>
        <w:t>forty five</w:t>
      </w:r>
      <w:proofErr w:type="gramEnd"/>
      <w:r w:rsidR="00C432EB" w:rsidRPr="00BB710F">
        <w:rPr>
          <w:rFonts w:ascii="Times New Roman" w:hAnsi="Times New Roman" w:cs="Times New Roman"/>
        </w:rPr>
        <w:t>)</w:t>
      </w:r>
      <w:r w:rsidRPr="00BB710F">
        <w:rPr>
          <w:rFonts w:ascii="Times New Roman" w:hAnsi="Times New Roman" w:cs="Times New Roman"/>
        </w:rPr>
        <w:t xml:space="preserve"> days of receipt of the valid</w:t>
      </w:r>
      <w:r w:rsidR="00687A28">
        <w:rPr>
          <w:rFonts w:ascii="Times New Roman" w:hAnsi="Times New Roman" w:cs="Times New Roman"/>
        </w:rPr>
        <w:t xml:space="preserve"> undisputed</w:t>
      </w:r>
      <w:r w:rsidRPr="00BB710F">
        <w:rPr>
          <w:rFonts w:ascii="Times New Roman" w:hAnsi="Times New Roman" w:cs="Times New Roman"/>
        </w:rPr>
        <w:t xml:space="preserve"> invoice with all supporting documents. </w:t>
      </w:r>
    </w:p>
    <w:p w14:paraId="06EFB33A" w14:textId="77777777" w:rsidR="001D7195" w:rsidRPr="00BB710F" w:rsidRDefault="001D7195" w:rsidP="001D7195">
      <w:pPr>
        <w:pStyle w:val="ListParagraph"/>
        <w:spacing w:after="0" w:line="240" w:lineRule="auto"/>
        <w:ind w:hanging="360"/>
        <w:jc w:val="both"/>
        <w:rPr>
          <w:rFonts w:ascii="Times New Roman" w:hAnsi="Times New Roman" w:cs="Times New Roman"/>
        </w:rPr>
      </w:pPr>
    </w:p>
    <w:p w14:paraId="34BB6A59" w14:textId="6D0CBA58" w:rsidR="001D7195" w:rsidRPr="00BB710F" w:rsidRDefault="00EC65AF" w:rsidP="00272CB0">
      <w:pPr>
        <w:pStyle w:val="ListParagraph"/>
        <w:widowControl w:val="0"/>
        <w:numPr>
          <w:ilvl w:val="0"/>
          <w:numId w:val="24"/>
        </w:numPr>
        <w:spacing w:after="0" w:line="240" w:lineRule="auto"/>
        <w:ind w:left="1080" w:hanging="540"/>
        <w:jc w:val="both"/>
        <w:rPr>
          <w:rFonts w:ascii="Times New Roman" w:hAnsi="Times New Roman" w:cs="Times New Roman"/>
        </w:rPr>
      </w:pPr>
      <w:r w:rsidRPr="00BB710F">
        <w:rPr>
          <w:rFonts w:ascii="Times New Roman" w:hAnsi="Times New Roman" w:cs="Times New Roman"/>
        </w:rPr>
        <w:t xml:space="preserve">The Customer shall have the right to set off any amount due and payable to </w:t>
      </w:r>
      <w:r w:rsidR="00456C9C" w:rsidRPr="00BB710F">
        <w:rPr>
          <w:rFonts w:ascii="Times New Roman" w:hAnsi="Times New Roman" w:cs="Times New Roman"/>
        </w:rPr>
        <w:t xml:space="preserve">the </w:t>
      </w:r>
      <w:r w:rsidR="00411336" w:rsidRPr="00BB710F">
        <w:rPr>
          <w:rFonts w:ascii="Times New Roman" w:hAnsi="Times New Roman" w:cs="Times New Roman"/>
        </w:rPr>
        <w:t>Service Provider</w:t>
      </w:r>
      <w:r w:rsidRPr="00BB710F">
        <w:rPr>
          <w:rFonts w:ascii="Times New Roman" w:hAnsi="Times New Roman" w:cs="Times New Roman"/>
        </w:rPr>
        <w:t xml:space="preserve"> </w:t>
      </w:r>
      <w:r w:rsidRPr="00BB710F">
        <w:rPr>
          <w:rFonts w:ascii="Times New Roman" w:hAnsi="Times New Roman" w:cs="Times New Roman"/>
        </w:rPr>
        <w:lastRenderedPageBreak/>
        <w:t>from any amount (including any</w:t>
      </w:r>
      <w:r w:rsidR="0009484E" w:rsidRPr="00BB710F">
        <w:rPr>
          <w:rFonts w:ascii="Times New Roman" w:hAnsi="Times New Roman" w:cs="Times New Roman"/>
        </w:rPr>
        <w:t xml:space="preserve"> service</w:t>
      </w:r>
      <w:r w:rsidRPr="00BB710F">
        <w:rPr>
          <w:rFonts w:ascii="Times New Roman" w:hAnsi="Times New Roman" w:cs="Times New Roman"/>
        </w:rPr>
        <w:t xml:space="preserve"> credit) due and payable by the </w:t>
      </w:r>
      <w:r w:rsidR="00411336" w:rsidRPr="00BB710F">
        <w:rPr>
          <w:rFonts w:ascii="Times New Roman" w:hAnsi="Times New Roman" w:cs="Times New Roman"/>
        </w:rPr>
        <w:t>Service Provider</w:t>
      </w:r>
      <w:r w:rsidRPr="00BB710F">
        <w:rPr>
          <w:rFonts w:ascii="Times New Roman" w:hAnsi="Times New Roman" w:cs="Times New Roman"/>
        </w:rPr>
        <w:t xml:space="preserve"> to the Customer</w:t>
      </w:r>
      <w:r w:rsidR="00D31A39" w:rsidRPr="00BB710F">
        <w:rPr>
          <w:rFonts w:ascii="Times New Roman" w:hAnsi="Times New Roman" w:cs="Times New Roman"/>
        </w:rPr>
        <w:t>, in accordance with the terms of this Agreement</w:t>
      </w:r>
      <w:r w:rsidRPr="00BB710F">
        <w:rPr>
          <w:rFonts w:ascii="Times New Roman" w:hAnsi="Times New Roman" w:cs="Times New Roman"/>
        </w:rPr>
        <w:t>.</w:t>
      </w:r>
      <w:r w:rsidR="000C2E45" w:rsidRPr="00BB710F">
        <w:rPr>
          <w:rFonts w:ascii="Times New Roman" w:hAnsi="Times New Roman" w:cs="Times New Roman"/>
        </w:rPr>
        <w:t xml:space="preserve">  </w:t>
      </w:r>
    </w:p>
    <w:p w14:paraId="4716CA50" w14:textId="77777777" w:rsidR="002626D5" w:rsidRPr="006C0FB3" w:rsidRDefault="002626D5" w:rsidP="006C0FB3">
      <w:pPr>
        <w:widowControl w:val="0"/>
        <w:spacing w:after="0" w:line="240" w:lineRule="auto"/>
        <w:jc w:val="both"/>
        <w:rPr>
          <w:rFonts w:ascii="Times New Roman" w:hAnsi="Times New Roman" w:cs="Times New Roman"/>
        </w:rPr>
      </w:pPr>
    </w:p>
    <w:p w14:paraId="11292EFA" w14:textId="27E7A706" w:rsidR="002626D5" w:rsidRPr="00BB710F" w:rsidRDefault="002626D5" w:rsidP="00272CB0">
      <w:pPr>
        <w:pStyle w:val="ListParagraph"/>
        <w:widowControl w:val="0"/>
        <w:numPr>
          <w:ilvl w:val="0"/>
          <w:numId w:val="24"/>
        </w:numPr>
        <w:spacing w:after="0" w:line="240" w:lineRule="auto"/>
        <w:ind w:left="1170" w:hanging="630"/>
        <w:jc w:val="both"/>
        <w:rPr>
          <w:rFonts w:ascii="Times New Roman" w:hAnsi="Times New Roman" w:cs="Times New Roman"/>
        </w:rPr>
      </w:pPr>
      <w:r w:rsidRPr="00BB710F">
        <w:rPr>
          <w:rFonts w:ascii="Times New Roman" w:hAnsi="Times New Roman" w:cs="Times New Roman"/>
        </w:rPr>
        <w:t>The Service Provider shall issue invoices on the seventh (7th) day of the month following the month in which the charges were incurred.</w:t>
      </w:r>
    </w:p>
    <w:p w14:paraId="702D848A" w14:textId="77777777" w:rsidR="0028262B" w:rsidRPr="00BB710F" w:rsidRDefault="0028262B" w:rsidP="0028262B">
      <w:pPr>
        <w:pStyle w:val="ListParagraph"/>
        <w:widowControl w:val="0"/>
        <w:spacing w:after="0" w:line="240" w:lineRule="auto"/>
        <w:ind w:left="1080"/>
        <w:jc w:val="both"/>
        <w:rPr>
          <w:rFonts w:ascii="Times New Roman" w:hAnsi="Times New Roman" w:cs="Times New Roman"/>
        </w:rPr>
      </w:pPr>
    </w:p>
    <w:p w14:paraId="14EBAD9A" w14:textId="77777777" w:rsidR="00726FDC" w:rsidRPr="00BB710F" w:rsidRDefault="00726FDC" w:rsidP="001D7195">
      <w:pPr>
        <w:pStyle w:val="ListParagraph"/>
        <w:widowControl w:val="0"/>
        <w:spacing w:after="0" w:line="240" w:lineRule="auto"/>
        <w:jc w:val="both"/>
        <w:rPr>
          <w:rFonts w:ascii="Times New Roman" w:hAnsi="Times New Roman" w:cs="Times New Roman"/>
        </w:rPr>
      </w:pPr>
    </w:p>
    <w:p w14:paraId="306FBB8C" w14:textId="2D12745B" w:rsidR="00893C7D" w:rsidRPr="004A0C5B" w:rsidRDefault="00893C7D" w:rsidP="0031506C">
      <w:pPr>
        <w:pStyle w:val="CommentText"/>
        <w:numPr>
          <w:ilvl w:val="1"/>
          <w:numId w:val="29"/>
        </w:numPr>
        <w:spacing w:after="0" w:line="240" w:lineRule="auto"/>
        <w:ind w:left="630" w:hanging="567"/>
        <w:rPr>
          <w:rFonts w:ascii="Times New Roman" w:hAnsi="Times New Roman"/>
          <w:i/>
          <w:sz w:val="22"/>
          <w:szCs w:val="22"/>
          <w:u w:val="single"/>
        </w:rPr>
      </w:pPr>
      <w:r w:rsidRPr="00BB710F">
        <w:rPr>
          <w:rFonts w:ascii="Times New Roman" w:hAnsi="Times New Roman"/>
          <w:i/>
          <w:sz w:val="22"/>
          <w:szCs w:val="22"/>
          <w:u w:val="single"/>
        </w:rPr>
        <w:t>Taxes</w:t>
      </w:r>
      <w:r w:rsidR="00E75286" w:rsidRPr="00BB710F">
        <w:rPr>
          <w:rFonts w:ascii="Times New Roman" w:hAnsi="Times New Roman"/>
          <w:sz w:val="22"/>
          <w:szCs w:val="22"/>
        </w:rPr>
        <w:t xml:space="preserve"> </w:t>
      </w:r>
    </w:p>
    <w:p w14:paraId="03B5F210" w14:textId="77777777" w:rsidR="004A0C5B" w:rsidRPr="004A0C5B" w:rsidRDefault="004A0C5B" w:rsidP="004A0C5B">
      <w:pPr>
        <w:widowControl w:val="0"/>
        <w:spacing w:after="0" w:line="240" w:lineRule="auto"/>
        <w:jc w:val="both"/>
        <w:rPr>
          <w:rFonts w:ascii="Times New Roman" w:hAnsi="Times New Roman" w:cs="Times New Roman"/>
        </w:rPr>
      </w:pPr>
    </w:p>
    <w:p w14:paraId="084C5C6C" w14:textId="34AD471E" w:rsidR="004A0C5B" w:rsidRPr="00E00009" w:rsidRDefault="004A0C5B" w:rsidP="00E00009">
      <w:pPr>
        <w:widowControl w:val="0"/>
        <w:spacing w:after="0" w:line="240" w:lineRule="auto"/>
        <w:jc w:val="both"/>
        <w:rPr>
          <w:rFonts w:ascii="Times New Roman" w:hAnsi="Times New Roman" w:cs="Times New Roman"/>
        </w:rPr>
      </w:pPr>
      <w:r w:rsidRPr="00E00009">
        <w:rPr>
          <w:rFonts w:ascii="Times New Roman" w:hAnsi="Times New Roman" w:cs="Times New Roman"/>
        </w:rPr>
        <w:t>All payments by IndiGo (including reimbursable expense) to the Service Provider shall be subject to deduction of applicable withholding taxes which shall be fully borne by the Service Provider. IndiGo shall arrange to issue a prescribed tax deduction certificate under the Income Tax Act, 1961. It is hereby agreed that the service charges agreed herein are inclusive of all applicable taxes except Goods and Services Tax (“GST”), which will be charged in addition and borne by IndiGo. GST means goods and services tax levied in India under relevant Central Goods and Service Tax Act, 2017, State Goods and Service Tax Act, 2017, Union Territory Goods and Services Tax Act, 2017 or Integrated Goods and Service Tax Act, 2017 read with rules prescribed under the aforesaid acts (hereinafter collectively referred as “GST laws”).</w:t>
      </w:r>
    </w:p>
    <w:p w14:paraId="5A8D9271" w14:textId="77777777" w:rsidR="004A0C5B" w:rsidRDefault="004A0C5B" w:rsidP="004A0C5B">
      <w:pPr>
        <w:widowControl w:val="0"/>
        <w:spacing w:after="0" w:line="240" w:lineRule="auto"/>
        <w:jc w:val="both"/>
        <w:rPr>
          <w:rFonts w:ascii="Times New Roman" w:hAnsi="Times New Roman" w:cs="Times New Roman"/>
        </w:rPr>
      </w:pPr>
    </w:p>
    <w:p w14:paraId="182A0767" w14:textId="0D41858F" w:rsidR="004A0C5B" w:rsidRDefault="004A0C5B" w:rsidP="003A64C6">
      <w:pPr>
        <w:widowControl w:val="0"/>
        <w:spacing w:after="0" w:line="240" w:lineRule="auto"/>
        <w:jc w:val="both"/>
        <w:rPr>
          <w:rFonts w:ascii="Times New Roman" w:hAnsi="Times New Roman" w:cs="Times New Roman"/>
        </w:rPr>
      </w:pPr>
      <w:r w:rsidRPr="00E00009">
        <w:rPr>
          <w:rFonts w:ascii="Times New Roman" w:hAnsi="Times New Roman" w:cs="Times New Roman"/>
        </w:rPr>
        <w:t xml:space="preserve">The Service Provider shall prepare and provide relevant tax invoices to IndiGo in compliance with GST laws and shall specifically state therein the applicable GST along with discount/incentive, if any, as may be agreed between the Parties before applying the applicable GST. IndiGo shall be liable to release payments against invoices only upon receipt of the correct invoice to its full satisfaction. The Service Provider hereby undertakes and covenants that it shall comply with all the applicable Central, State, and local tax laws of India including GST Laws in respect of the transactions envisaged under this Agreement. </w:t>
      </w:r>
    </w:p>
    <w:p w14:paraId="0D168E3A" w14:textId="77777777" w:rsidR="003A64C6" w:rsidRPr="003A64C6" w:rsidRDefault="003A64C6" w:rsidP="003A64C6">
      <w:pPr>
        <w:widowControl w:val="0"/>
        <w:spacing w:after="0" w:line="240" w:lineRule="auto"/>
        <w:jc w:val="both"/>
        <w:rPr>
          <w:rFonts w:ascii="Times New Roman" w:hAnsi="Times New Roman" w:cs="Times New Roman"/>
        </w:rPr>
      </w:pPr>
    </w:p>
    <w:p w14:paraId="4C48F1FC" w14:textId="1DE292E4" w:rsidR="004A0C5B" w:rsidRPr="004A0C5B" w:rsidRDefault="004A0C5B" w:rsidP="004A0C5B">
      <w:pPr>
        <w:pStyle w:val="CommentText"/>
        <w:jc w:val="both"/>
        <w:rPr>
          <w:rFonts w:ascii="Times New Roman" w:eastAsiaTheme="minorHAnsi" w:hAnsi="Times New Roman"/>
          <w:sz w:val="22"/>
          <w:szCs w:val="22"/>
          <w:lang w:val="en-US"/>
        </w:rPr>
      </w:pPr>
      <w:r w:rsidRPr="004A0C5B">
        <w:rPr>
          <w:rFonts w:ascii="Times New Roman" w:eastAsiaTheme="minorHAnsi" w:hAnsi="Times New Roman"/>
          <w:sz w:val="22"/>
          <w:szCs w:val="22"/>
          <w:lang w:val="en-US"/>
        </w:rPr>
        <w:t xml:space="preserve">It is agreed and understood that if the Service Provider fails to charge applicable taxes at the time of </w:t>
      </w:r>
      <w:proofErr w:type="gramStart"/>
      <w:r w:rsidRPr="004A0C5B">
        <w:rPr>
          <w:rFonts w:ascii="Times New Roman" w:eastAsiaTheme="minorHAnsi" w:hAnsi="Times New Roman"/>
          <w:sz w:val="22"/>
          <w:szCs w:val="22"/>
          <w:lang w:val="en-US"/>
        </w:rPr>
        <w:t>invoicing ,</w:t>
      </w:r>
      <w:proofErr w:type="gramEnd"/>
      <w:r w:rsidRPr="004A0C5B">
        <w:rPr>
          <w:rFonts w:ascii="Times New Roman" w:eastAsiaTheme="minorHAnsi" w:hAnsi="Times New Roman"/>
          <w:sz w:val="22"/>
          <w:szCs w:val="22"/>
          <w:lang w:val="en-US"/>
        </w:rPr>
        <w:t xml:space="preserve"> IndiGo shall not be held liable in any manner whatsoever to pay applicable GST thereafter (including , interest , penalty if any) and the same shall be borne by the Service Provider.</w:t>
      </w:r>
    </w:p>
    <w:p w14:paraId="5D9281A8" w14:textId="77777777" w:rsidR="004A0C5B" w:rsidRPr="004A0C5B" w:rsidRDefault="004A0C5B" w:rsidP="004A0C5B">
      <w:pPr>
        <w:pStyle w:val="CommentText"/>
        <w:jc w:val="both"/>
        <w:rPr>
          <w:rFonts w:ascii="Times New Roman" w:eastAsiaTheme="minorHAnsi" w:hAnsi="Times New Roman"/>
          <w:sz w:val="22"/>
          <w:szCs w:val="22"/>
          <w:lang w:val="en-US"/>
        </w:rPr>
      </w:pPr>
      <w:r w:rsidRPr="004A0C5B">
        <w:rPr>
          <w:rFonts w:ascii="Times New Roman" w:eastAsiaTheme="minorHAnsi" w:hAnsi="Times New Roman"/>
          <w:sz w:val="22"/>
          <w:szCs w:val="22"/>
          <w:lang w:val="en-US"/>
        </w:rPr>
        <w:t xml:space="preserve">Without prejudice and limitation to the said general obligation, the Service Provider shall obtain and maintain in force all the applicable registrations, consent or other authorizations from appropriate authorities, timely deposit and pay full amount of applicable taxes to the tax authorities, file all the returns with appropriate authorities within prescribed timelines and furnish true and correct details therein, maintain all the statutory records and ensure all other compliances in the form and manner and within such time limit as may be prescribed under the laws of India including GST Laws. Further, if the input tax credit of GST availed by IndiGo is denied or questioned by the tax authorities due to non-disclosure or inaccurate disclosure of supplies by the Service Provider; the Service Provider agrees to take necessary action to rectify its relevant GST returns to ensure the credit of GST to IndiGo. However, if the input tax credit of GST availed by IndiGo is denied or questioned by tax authorities due to non-deposit of tax with the Government by the Service Provider; the Service Provider shall reimburse to IndiGo, the taxes along with applicable interest and shall also be liable to pay any amounts which are imposed by way of penalty by the Governmental Authorities. </w:t>
      </w:r>
    </w:p>
    <w:p w14:paraId="2E81232B" w14:textId="46F6FC3F" w:rsidR="004A0C5B" w:rsidRPr="004A0C5B" w:rsidRDefault="004A0C5B" w:rsidP="004A0C5B">
      <w:pPr>
        <w:pStyle w:val="CommentText"/>
        <w:jc w:val="both"/>
        <w:rPr>
          <w:rFonts w:ascii="Times New Roman" w:eastAsiaTheme="minorHAnsi" w:hAnsi="Times New Roman"/>
          <w:sz w:val="22"/>
          <w:szCs w:val="22"/>
          <w:lang w:val="en-US"/>
        </w:rPr>
      </w:pPr>
      <w:r w:rsidRPr="004A0C5B">
        <w:rPr>
          <w:rFonts w:ascii="Times New Roman" w:eastAsiaTheme="minorHAnsi" w:hAnsi="Times New Roman"/>
          <w:sz w:val="22"/>
          <w:szCs w:val="22"/>
          <w:lang w:val="en-US"/>
        </w:rPr>
        <w:t xml:space="preserve">It shall be the obligation of the Service Provider to provide a copy of its Permanent Account Number (“PAN”) Card to IndiGo. In the event that the Service Provider fails to provide a copy of its PAN before </w:t>
      </w:r>
      <w:r w:rsidRPr="004A0C5B">
        <w:rPr>
          <w:rFonts w:ascii="Times New Roman" w:eastAsiaTheme="minorHAnsi" w:hAnsi="Times New Roman"/>
          <w:sz w:val="22"/>
          <w:szCs w:val="22"/>
          <w:lang w:val="en-US"/>
        </w:rPr>
        <w:lastRenderedPageBreak/>
        <w:t>the end of the month in which any payment becomes due and payable to the Service Provider, IndiGo shall deduct withholding tax at the highest of the following rates from such amount:</w:t>
      </w:r>
    </w:p>
    <w:p w14:paraId="2B2EFDBE" w14:textId="77777777" w:rsidR="004A0C5B" w:rsidRPr="004A0C5B" w:rsidRDefault="004A0C5B" w:rsidP="0031506C">
      <w:pPr>
        <w:pStyle w:val="CommentText"/>
        <w:numPr>
          <w:ilvl w:val="0"/>
          <w:numId w:val="35"/>
        </w:numPr>
        <w:spacing w:after="0" w:line="240" w:lineRule="auto"/>
        <w:jc w:val="both"/>
        <w:rPr>
          <w:rFonts w:ascii="Times New Roman" w:eastAsiaTheme="minorHAnsi" w:hAnsi="Times New Roman"/>
          <w:sz w:val="22"/>
          <w:szCs w:val="22"/>
          <w:lang w:val="en-US"/>
        </w:rPr>
      </w:pPr>
      <w:r w:rsidRPr="004A0C5B">
        <w:rPr>
          <w:rFonts w:ascii="Times New Roman" w:eastAsiaTheme="minorHAnsi" w:hAnsi="Times New Roman"/>
          <w:sz w:val="22"/>
          <w:szCs w:val="22"/>
          <w:lang w:val="en-US"/>
        </w:rPr>
        <w:t>at the rate specified in the Indian Income Tax Act, 1961; or</w:t>
      </w:r>
    </w:p>
    <w:p w14:paraId="44C939B1" w14:textId="77777777" w:rsidR="004A0C5B" w:rsidRPr="004A0C5B" w:rsidRDefault="004A0C5B" w:rsidP="0031506C">
      <w:pPr>
        <w:pStyle w:val="CommentText"/>
        <w:numPr>
          <w:ilvl w:val="0"/>
          <w:numId w:val="35"/>
        </w:numPr>
        <w:spacing w:after="0" w:line="240" w:lineRule="auto"/>
        <w:jc w:val="both"/>
        <w:rPr>
          <w:rFonts w:ascii="Times New Roman" w:eastAsiaTheme="minorHAnsi" w:hAnsi="Times New Roman"/>
          <w:sz w:val="22"/>
          <w:szCs w:val="22"/>
          <w:lang w:val="en-US"/>
        </w:rPr>
      </w:pPr>
      <w:r w:rsidRPr="004A0C5B">
        <w:rPr>
          <w:rFonts w:ascii="Times New Roman" w:eastAsiaTheme="minorHAnsi" w:hAnsi="Times New Roman"/>
          <w:sz w:val="22"/>
          <w:szCs w:val="22"/>
          <w:lang w:val="en-US"/>
        </w:rPr>
        <w:t xml:space="preserve">at the rate(s) in force as per Indian tax laws; or </w:t>
      </w:r>
    </w:p>
    <w:p w14:paraId="76B702B4" w14:textId="77777777" w:rsidR="004A0C5B" w:rsidRPr="004A0C5B" w:rsidRDefault="004A0C5B" w:rsidP="0031506C">
      <w:pPr>
        <w:pStyle w:val="CommentText"/>
        <w:numPr>
          <w:ilvl w:val="0"/>
          <w:numId w:val="35"/>
        </w:numPr>
        <w:spacing w:after="0" w:line="240" w:lineRule="auto"/>
        <w:jc w:val="both"/>
        <w:rPr>
          <w:rFonts w:ascii="Times New Roman" w:eastAsiaTheme="minorHAnsi" w:hAnsi="Times New Roman"/>
          <w:sz w:val="22"/>
          <w:szCs w:val="22"/>
          <w:lang w:val="en-US"/>
        </w:rPr>
      </w:pPr>
      <w:r w:rsidRPr="004A0C5B">
        <w:rPr>
          <w:rFonts w:ascii="Times New Roman" w:eastAsiaTheme="minorHAnsi" w:hAnsi="Times New Roman"/>
          <w:sz w:val="22"/>
          <w:szCs w:val="22"/>
          <w:lang w:val="en-US"/>
        </w:rPr>
        <w:t>at the rate of twenty per cent.</w:t>
      </w:r>
    </w:p>
    <w:p w14:paraId="1454EF40" w14:textId="77777777" w:rsidR="004A0C5B" w:rsidRPr="004A0C5B" w:rsidRDefault="004A0C5B" w:rsidP="004A0C5B">
      <w:pPr>
        <w:pStyle w:val="CommentText"/>
        <w:spacing w:after="0" w:line="240" w:lineRule="auto"/>
        <w:jc w:val="both"/>
        <w:rPr>
          <w:rFonts w:ascii="Times New Roman" w:eastAsiaTheme="minorHAnsi" w:hAnsi="Times New Roman"/>
          <w:sz w:val="22"/>
          <w:szCs w:val="22"/>
          <w:lang w:val="en-US"/>
        </w:rPr>
      </w:pPr>
    </w:p>
    <w:p w14:paraId="65EFB790" w14:textId="36C61D8C" w:rsidR="004A0C5B" w:rsidRPr="004A0C5B" w:rsidRDefault="004A0C5B" w:rsidP="004A0C5B">
      <w:pPr>
        <w:pStyle w:val="CommentText"/>
        <w:spacing w:after="0" w:line="240" w:lineRule="auto"/>
        <w:jc w:val="both"/>
        <w:rPr>
          <w:rFonts w:ascii="Times New Roman" w:eastAsiaTheme="minorHAnsi" w:hAnsi="Times New Roman"/>
          <w:sz w:val="22"/>
          <w:szCs w:val="22"/>
          <w:lang w:val="en-US"/>
        </w:rPr>
      </w:pPr>
      <w:r w:rsidRPr="004A0C5B">
        <w:rPr>
          <w:rFonts w:ascii="Times New Roman" w:eastAsiaTheme="minorHAnsi" w:hAnsi="Times New Roman"/>
          <w:sz w:val="22"/>
          <w:szCs w:val="22"/>
          <w:lang w:val="en-US"/>
        </w:rPr>
        <w:t xml:space="preserve">For every such month till the time that the PAN details of the Service Provider are furnished to </w:t>
      </w:r>
      <w:r w:rsidR="00CD21CA">
        <w:rPr>
          <w:rFonts w:ascii="Times New Roman" w:eastAsiaTheme="minorHAnsi" w:hAnsi="Times New Roman"/>
          <w:sz w:val="22"/>
          <w:szCs w:val="22"/>
          <w:lang w:val="en-US"/>
        </w:rPr>
        <w:t>IndiGo</w:t>
      </w:r>
      <w:r w:rsidRPr="004A0C5B">
        <w:rPr>
          <w:rFonts w:ascii="Times New Roman" w:eastAsiaTheme="minorHAnsi" w:hAnsi="Times New Roman"/>
          <w:sz w:val="22"/>
          <w:szCs w:val="22"/>
          <w:lang w:val="en-US"/>
        </w:rPr>
        <w:t>.</w:t>
      </w:r>
    </w:p>
    <w:p w14:paraId="6937895B" w14:textId="3BB9B4A0" w:rsidR="006063CE" w:rsidRPr="003A64C6" w:rsidRDefault="004A0C5B" w:rsidP="003A64C6">
      <w:pPr>
        <w:pStyle w:val="CommentText"/>
        <w:jc w:val="both"/>
        <w:rPr>
          <w:rFonts w:ascii="Times New Roman" w:eastAsiaTheme="minorHAnsi" w:hAnsi="Times New Roman"/>
          <w:sz w:val="22"/>
          <w:szCs w:val="22"/>
          <w:lang w:val="en-US"/>
        </w:rPr>
      </w:pPr>
      <w:r w:rsidRPr="004A0C5B">
        <w:rPr>
          <w:rFonts w:ascii="Times New Roman" w:eastAsiaTheme="minorHAnsi" w:hAnsi="Times New Roman"/>
          <w:sz w:val="22"/>
          <w:szCs w:val="22"/>
          <w:lang w:val="en-US"/>
        </w:rPr>
        <w:t>It is further clarified that the Service Provider shall be solely responsible for the correctness of the PAN card details furnished hereunder and shall always keep IndiGo indemnified with respect to the foregoing.</w:t>
      </w:r>
    </w:p>
    <w:p w14:paraId="09E6D0E2" w14:textId="77777777" w:rsidR="00893C7D" w:rsidRPr="00BB710F" w:rsidRDefault="00893C7D" w:rsidP="0031506C">
      <w:pPr>
        <w:pStyle w:val="ListParagraph"/>
        <w:numPr>
          <w:ilvl w:val="0"/>
          <w:numId w:val="29"/>
        </w:numPr>
        <w:spacing w:after="0" w:line="240" w:lineRule="auto"/>
        <w:ind w:left="567" w:hanging="567"/>
        <w:rPr>
          <w:rFonts w:ascii="Times New Roman" w:eastAsia="Cambria" w:hAnsi="Times New Roman" w:cs="Times New Roman"/>
          <w:b/>
        </w:rPr>
      </w:pPr>
      <w:r w:rsidRPr="00BB710F">
        <w:rPr>
          <w:rFonts w:ascii="Times New Roman" w:eastAsia="Cambria" w:hAnsi="Times New Roman" w:cs="Times New Roman"/>
          <w:b/>
        </w:rPr>
        <w:t>Confidential</w:t>
      </w:r>
      <w:r w:rsidR="00482562" w:rsidRPr="00BB710F">
        <w:rPr>
          <w:rFonts w:ascii="Times New Roman" w:eastAsia="Cambria" w:hAnsi="Times New Roman" w:cs="Times New Roman"/>
          <w:b/>
        </w:rPr>
        <w:t>ity</w:t>
      </w:r>
    </w:p>
    <w:p w14:paraId="76E81848" w14:textId="77777777" w:rsidR="00893C7D" w:rsidRPr="00BB710F" w:rsidRDefault="00893C7D" w:rsidP="007E40E4">
      <w:pPr>
        <w:pStyle w:val="ListParagraph"/>
        <w:spacing w:after="0" w:line="240" w:lineRule="auto"/>
        <w:ind w:left="360"/>
        <w:jc w:val="both"/>
        <w:rPr>
          <w:rFonts w:ascii="Times New Roman" w:hAnsi="Times New Roman" w:cs="Times New Roman"/>
        </w:rPr>
      </w:pPr>
    </w:p>
    <w:p w14:paraId="40F88C79" w14:textId="72CB4F61" w:rsidR="00893C7D" w:rsidRPr="00BB710F" w:rsidRDefault="001721D7" w:rsidP="001449DE">
      <w:pPr>
        <w:pStyle w:val="ListParagraph"/>
        <w:numPr>
          <w:ilvl w:val="1"/>
          <w:numId w:val="10"/>
        </w:numPr>
        <w:spacing w:after="0" w:line="240" w:lineRule="auto"/>
        <w:ind w:left="567" w:hanging="567"/>
        <w:jc w:val="both"/>
        <w:rPr>
          <w:rFonts w:ascii="Times New Roman" w:hAnsi="Times New Roman" w:cs="Times New Roman"/>
        </w:rPr>
      </w:pPr>
      <w:r w:rsidRPr="00BB710F">
        <w:rPr>
          <w:rFonts w:ascii="Times New Roman" w:hAnsi="Times New Roman" w:cs="Times New Roman"/>
        </w:rPr>
        <w:t xml:space="preserve">The </w:t>
      </w:r>
      <w:r w:rsidR="00411336" w:rsidRPr="00BB710F">
        <w:rPr>
          <w:rFonts w:ascii="Times New Roman" w:hAnsi="Times New Roman" w:cs="Times New Roman"/>
        </w:rPr>
        <w:t>Service Provider</w:t>
      </w:r>
      <w:r w:rsidR="00893C7D" w:rsidRPr="00BB710F">
        <w:rPr>
          <w:rFonts w:ascii="Times New Roman" w:hAnsi="Times New Roman" w:cs="Times New Roman"/>
        </w:rPr>
        <w:t xml:space="preserve"> acknowledges that this Agreement creates a confidential relationship between the Parties. During the Term, </w:t>
      </w:r>
      <w:r w:rsidR="00411336" w:rsidRPr="00BB710F">
        <w:rPr>
          <w:rFonts w:ascii="Times New Roman" w:hAnsi="Times New Roman" w:cs="Times New Roman"/>
        </w:rPr>
        <w:t>Service Provider</w:t>
      </w:r>
      <w:r w:rsidR="00893C7D" w:rsidRPr="00BB710F">
        <w:rPr>
          <w:rFonts w:ascii="Times New Roman" w:hAnsi="Times New Roman" w:cs="Times New Roman"/>
        </w:rPr>
        <w:t xml:space="preserve"> may acquire Confidential Information and it acknowledges that </w:t>
      </w:r>
      <w:r w:rsidR="00B82D3B" w:rsidRPr="00BB710F">
        <w:rPr>
          <w:rFonts w:ascii="Times New Roman" w:hAnsi="Times New Roman" w:cs="Times New Roman"/>
        </w:rPr>
        <w:t xml:space="preserve">one of the material considerations for </w:t>
      </w:r>
      <w:r w:rsidR="00893C7D" w:rsidRPr="00BB710F">
        <w:rPr>
          <w:rFonts w:ascii="Times New Roman" w:hAnsi="Times New Roman" w:cs="Times New Roman"/>
        </w:rPr>
        <w:t xml:space="preserve">Customer </w:t>
      </w:r>
      <w:r w:rsidR="00B82D3B" w:rsidRPr="00BB710F">
        <w:rPr>
          <w:rFonts w:ascii="Times New Roman" w:hAnsi="Times New Roman" w:cs="Times New Roman"/>
        </w:rPr>
        <w:t xml:space="preserve">to have entered </w:t>
      </w:r>
      <w:r w:rsidR="00893C7D" w:rsidRPr="00BB710F">
        <w:rPr>
          <w:rFonts w:ascii="Times New Roman" w:hAnsi="Times New Roman" w:cs="Times New Roman"/>
        </w:rPr>
        <w:t xml:space="preserve">into this Agreement, </w:t>
      </w:r>
      <w:r w:rsidR="00B82D3B" w:rsidRPr="00BB710F">
        <w:rPr>
          <w:rFonts w:ascii="Times New Roman" w:hAnsi="Times New Roman" w:cs="Times New Roman"/>
        </w:rPr>
        <w:t xml:space="preserve">is the assurance </w:t>
      </w:r>
      <w:r w:rsidR="00893C7D" w:rsidRPr="00BB710F">
        <w:rPr>
          <w:rFonts w:ascii="Times New Roman" w:hAnsi="Times New Roman" w:cs="Times New Roman"/>
        </w:rPr>
        <w:t xml:space="preserve">that all Confidential Information </w:t>
      </w:r>
      <w:r w:rsidR="00807C4D" w:rsidRPr="00BB710F">
        <w:rPr>
          <w:rFonts w:ascii="Times New Roman" w:hAnsi="Times New Roman" w:cs="Times New Roman"/>
        </w:rPr>
        <w:t>shall</w:t>
      </w:r>
      <w:r w:rsidR="00893C7D" w:rsidRPr="00BB710F">
        <w:rPr>
          <w:rFonts w:ascii="Times New Roman" w:hAnsi="Times New Roman" w:cs="Times New Roman"/>
        </w:rPr>
        <w:t xml:space="preserve"> be held in confidence by </w:t>
      </w:r>
      <w:r w:rsidR="00411336" w:rsidRPr="00BB710F">
        <w:rPr>
          <w:rFonts w:ascii="Times New Roman" w:hAnsi="Times New Roman" w:cs="Times New Roman"/>
        </w:rPr>
        <w:t>Service Provider</w:t>
      </w:r>
      <w:r w:rsidR="000C2E45" w:rsidRPr="00BB710F">
        <w:rPr>
          <w:rFonts w:ascii="Times New Roman" w:hAnsi="Times New Roman" w:cs="Times New Roman"/>
        </w:rPr>
        <w:t xml:space="preserve"> </w:t>
      </w:r>
      <w:r w:rsidR="00893C7D" w:rsidRPr="00BB710F">
        <w:rPr>
          <w:rFonts w:ascii="Times New Roman" w:hAnsi="Times New Roman" w:cs="Times New Roman"/>
        </w:rPr>
        <w:t>and be used only for purposes of this Agreement</w:t>
      </w:r>
      <w:r w:rsidR="003720FF" w:rsidRPr="00BB710F">
        <w:rPr>
          <w:rFonts w:ascii="Times New Roman" w:hAnsi="Times New Roman" w:cs="Times New Roman"/>
        </w:rPr>
        <w:t xml:space="preserve"> and not otherwise</w:t>
      </w:r>
      <w:r w:rsidR="00893C7D" w:rsidRPr="00BB710F">
        <w:rPr>
          <w:rFonts w:ascii="Times New Roman" w:hAnsi="Times New Roman" w:cs="Times New Roman"/>
        </w:rPr>
        <w:t xml:space="preserve">. No Confidential Information shall be accessed or disclosed by </w:t>
      </w:r>
      <w:r w:rsidR="00411336" w:rsidRPr="00BB710F">
        <w:rPr>
          <w:rFonts w:ascii="Times New Roman" w:hAnsi="Times New Roman" w:cs="Times New Roman"/>
        </w:rPr>
        <w:t>Service Provider</w:t>
      </w:r>
      <w:r w:rsidR="000C2E45" w:rsidRPr="00BB710F">
        <w:rPr>
          <w:rFonts w:ascii="Times New Roman" w:hAnsi="Times New Roman" w:cs="Times New Roman"/>
        </w:rPr>
        <w:t xml:space="preserve"> </w:t>
      </w:r>
      <w:r w:rsidR="00893C7D" w:rsidRPr="00BB710F">
        <w:rPr>
          <w:rFonts w:ascii="Times New Roman" w:hAnsi="Times New Roman" w:cs="Times New Roman"/>
        </w:rPr>
        <w:t xml:space="preserve">without the prior written consent of </w:t>
      </w:r>
      <w:r w:rsidR="003163B1" w:rsidRPr="00BB710F">
        <w:rPr>
          <w:rFonts w:ascii="Times New Roman" w:hAnsi="Times New Roman" w:cs="Times New Roman"/>
        </w:rPr>
        <w:t xml:space="preserve">the </w:t>
      </w:r>
      <w:r w:rsidR="00893C7D" w:rsidRPr="00BB710F">
        <w:rPr>
          <w:rFonts w:ascii="Times New Roman" w:hAnsi="Times New Roman" w:cs="Times New Roman"/>
        </w:rPr>
        <w:t xml:space="preserve">Customer. If </w:t>
      </w:r>
      <w:r w:rsidR="00411336" w:rsidRPr="00BB710F">
        <w:rPr>
          <w:rFonts w:ascii="Times New Roman" w:hAnsi="Times New Roman" w:cs="Times New Roman"/>
        </w:rPr>
        <w:t>Service Provider</w:t>
      </w:r>
      <w:r w:rsidR="00893C7D" w:rsidRPr="00BB710F">
        <w:rPr>
          <w:rFonts w:ascii="Times New Roman" w:hAnsi="Times New Roman" w:cs="Times New Roman"/>
        </w:rPr>
        <w:t xml:space="preserve"> is required to disclose any Confidential Information under any order of a competent court or authority or under any applicable </w:t>
      </w:r>
      <w:r w:rsidR="003163B1" w:rsidRPr="00BB710F">
        <w:rPr>
          <w:rFonts w:ascii="Times New Roman" w:hAnsi="Times New Roman" w:cs="Times New Roman"/>
        </w:rPr>
        <w:t>Law</w:t>
      </w:r>
      <w:r w:rsidR="000C2E45" w:rsidRPr="00BB710F">
        <w:rPr>
          <w:rFonts w:ascii="Times New Roman" w:hAnsi="Times New Roman" w:cs="Times New Roman"/>
        </w:rPr>
        <w:t>,</w:t>
      </w:r>
      <w:r w:rsidR="00893C7D" w:rsidRPr="00BB710F">
        <w:rPr>
          <w:rFonts w:ascii="Times New Roman" w:hAnsi="Times New Roman" w:cs="Times New Roman"/>
        </w:rPr>
        <w:t xml:space="preserve"> </w:t>
      </w:r>
      <w:r w:rsidR="00411336" w:rsidRPr="00BB710F">
        <w:rPr>
          <w:rFonts w:ascii="Times New Roman" w:hAnsi="Times New Roman" w:cs="Times New Roman"/>
        </w:rPr>
        <w:t>Service Provider</w:t>
      </w:r>
      <w:r w:rsidR="000C2E45" w:rsidRPr="00BB710F">
        <w:rPr>
          <w:rFonts w:ascii="Times New Roman" w:hAnsi="Times New Roman" w:cs="Times New Roman"/>
        </w:rPr>
        <w:t xml:space="preserve"> </w:t>
      </w:r>
      <w:r w:rsidR="00893C7D" w:rsidRPr="00BB710F">
        <w:rPr>
          <w:rFonts w:ascii="Times New Roman" w:hAnsi="Times New Roman" w:cs="Times New Roman"/>
        </w:rPr>
        <w:t xml:space="preserve">shall notify Customer immediately </w:t>
      </w:r>
      <w:r w:rsidR="004F3F9E" w:rsidRPr="00BB710F">
        <w:rPr>
          <w:rFonts w:ascii="Times New Roman" w:hAnsi="Times New Roman" w:cs="Times New Roman"/>
        </w:rPr>
        <w:t xml:space="preserve">of such order </w:t>
      </w:r>
      <w:r w:rsidR="00893C7D" w:rsidRPr="00BB710F">
        <w:rPr>
          <w:rFonts w:ascii="Times New Roman" w:hAnsi="Times New Roman" w:cs="Times New Roman"/>
        </w:rPr>
        <w:t xml:space="preserve">and shall extend all reasonable co-operation in connection therewith to </w:t>
      </w:r>
      <w:r w:rsidR="00BB2C63" w:rsidRPr="00BB710F">
        <w:rPr>
          <w:rFonts w:ascii="Times New Roman" w:hAnsi="Times New Roman" w:cs="Times New Roman"/>
        </w:rPr>
        <w:t xml:space="preserve">Customer </w:t>
      </w:r>
      <w:r w:rsidR="00893C7D" w:rsidRPr="00BB710F">
        <w:rPr>
          <w:rFonts w:ascii="Times New Roman" w:hAnsi="Times New Roman" w:cs="Times New Roman"/>
        </w:rPr>
        <w:t>for the purposes of safegu</w:t>
      </w:r>
      <w:r w:rsidR="000C2E45" w:rsidRPr="00BB710F">
        <w:rPr>
          <w:rFonts w:ascii="Times New Roman" w:hAnsi="Times New Roman" w:cs="Times New Roman"/>
        </w:rPr>
        <w:t>arding of interests of Customer</w:t>
      </w:r>
      <w:r w:rsidR="00893C7D" w:rsidRPr="00BB710F">
        <w:rPr>
          <w:rFonts w:ascii="Times New Roman" w:hAnsi="Times New Roman" w:cs="Times New Roman"/>
        </w:rPr>
        <w:t xml:space="preserve"> and shall ensure that such disclosures shall be no more extensive than is usual or necessary to meet the requirements imposed upon</w:t>
      </w:r>
      <w:r w:rsidR="00BB2C63" w:rsidRPr="00BB710F">
        <w:rPr>
          <w:rFonts w:ascii="Times New Roman" w:hAnsi="Times New Roman" w:cs="Times New Roman"/>
        </w:rPr>
        <w:t xml:space="preserve"> </w:t>
      </w:r>
      <w:r w:rsidR="00411336" w:rsidRPr="00BB710F">
        <w:rPr>
          <w:rFonts w:ascii="Times New Roman" w:hAnsi="Times New Roman" w:cs="Times New Roman"/>
        </w:rPr>
        <w:t>Service Provider</w:t>
      </w:r>
      <w:r w:rsidR="00893C7D" w:rsidRPr="00BB710F">
        <w:rPr>
          <w:rFonts w:ascii="Times New Roman" w:hAnsi="Times New Roman" w:cs="Times New Roman"/>
        </w:rPr>
        <w:t>.</w:t>
      </w:r>
      <w:r w:rsidR="000C2E45" w:rsidRPr="00BB710F">
        <w:rPr>
          <w:rFonts w:ascii="Times New Roman" w:hAnsi="Times New Roman" w:cs="Times New Roman"/>
        </w:rPr>
        <w:t xml:space="preserve">      </w:t>
      </w:r>
    </w:p>
    <w:p w14:paraId="1A31E3CA" w14:textId="77777777" w:rsidR="00501365" w:rsidRPr="00BB710F" w:rsidRDefault="00501365" w:rsidP="00501365">
      <w:pPr>
        <w:pStyle w:val="ListParagraph"/>
        <w:rPr>
          <w:rFonts w:ascii="Times New Roman" w:hAnsi="Times New Roman" w:cs="Times New Roman"/>
        </w:rPr>
      </w:pPr>
    </w:p>
    <w:p w14:paraId="1C7EC68E" w14:textId="558A073F" w:rsidR="00597F4E" w:rsidRDefault="001721D7" w:rsidP="00DD2EF3">
      <w:pPr>
        <w:pStyle w:val="ListParagraph"/>
        <w:numPr>
          <w:ilvl w:val="1"/>
          <w:numId w:val="10"/>
        </w:numPr>
        <w:spacing w:after="0" w:line="240" w:lineRule="auto"/>
        <w:ind w:left="567" w:hanging="567"/>
        <w:jc w:val="both"/>
        <w:rPr>
          <w:rFonts w:ascii="Times New Roman" w:hAnsi="Times New Roman" w:cs="Times New Roman"/>
        </w:rPr>
      </w:pPr>
      <w:r w:rsidRPr="00BB710F">
        <w:rPr>
          <w:rFonts w:ascii="Times New Roman" w:hAnsi="Times New Roman" w:cs="Times New Roman"/>
        </w:rPr>
        <w:t xml:space="preserve">The </w:t>
      </w:r>
      <w:r w:rsidR="00411336" w:rsidRPr="00BB710F">
        <w:rPr>
          <w:rFonts w:ascii="Times New Roman" w:hAnsi="Times New Roman" w:cs="Times New Roman"/>
        </w:rPr>
        <w:t>Service Provider</w:t>
      </w:r>
      <w:r w:rsidR="00597F4E" w:rsidRPr="00BB710F">
        <w:rPr>
          <w:rFonts w:ascii="Times New Roman" w:hAnsi="Times New Roman" w:cs="Times New Roman"/>
        </w:rPr>
        <w:t xml:space="preserve"> hereby undertakes that any Personnel engaged in providing Services under this Agreement to the Customer shall </w:t>
      </w:r>
      <w:r w:rsidR="00D63B8A" w:rsidRPr="00BB710F">
        <w:rPr>
          <w:rFonts w:ascii="Times New Roman" w:hAnsi="Times New Roman" w:cs="Times New Roman"/>
        </w:rPr>
        <w:t>ha</w:t>
      </w:r>
      <w:r w:rsidR="00265147" w:rsidRPr="00BB710F">
        <w:rPr>
          <w:rFonts w:ascii="Times New Roman" w:hAnsi="Times New Roman" w:cs="Times New Roman"/>
        </w:rPr>
        <w:t>ve</w:t>
      </w:r>
      <w:r w:rsidR="00D63B8A" w:rsidRPr="00BB710F">
        <w:rPr>
          <w:rFonts w:ascii="Times New Roman" w:hAnsi="Times New Roman" w:cs="Times New Roman"/>
        </w:rPr>
        <w:t xml:space="preserve"> executed a</w:t>
      </w:r>
      <w:r w:rsidR="00597F4E" w:rsidRPr="00BB710F">
        <w:rPr>
          <w:rFonts w:ascii="Times New Roman" w:hAnsi="Times New Roman" w:cs="Times New Roman"/>
        </w:rPr>
        <w:t xml:space="preserve"> confidentiality and non-disclosure agreement with </w:t>
      </w:r>
      <w:r w:rsidR="00411336" w:rsidRPr="00BB710F">
        <w:rPr>
          <w:rFonts w:ascii="Times New Roman" w:hAnsi="Times New Roman" w:cs="Times New Roman"/>
        </w:rPr>
        <w:t>Service Provider</w:t>
      </w:r>
      <w:r w:rsidR="00597F4E" w:rsidRPr="00BB710F">
        <w:rPr>
          <w:rFonts w:ascii="Times New Roman" w:hAnsi="Times New Roman" w:cs="Times New Roman"/>
        </w:rPr>
        <w:t xml:space="preserve"> </w:t>
      </w:r>
      <w:r w:rsidR="00D63B8A" w:rsidRPr="00BB710F">
        <w:rPr>
          <w:rFonts w:ascii="Times New Roman" w:hAnsi="Times New Roman" w:cs="Times New Roman"/>
        </w:rPr>
        <w:t>(“</w:t>
      </w:r>
      <w:r w:rsidR="00D63B8A" w:rsidRPr="00BB710F">
        <w:rPr>
          <w:rFonts w:ascii="Times New Roman" w:hAnsi="Times New Roman" w:cs="Times New Roman"/>
          <w:b/>
        </w:rPr>
        <w:t>NDA</w:t>
      </w:r>
      <w:r w:rsidR="00D63B8A" w:rsidRPr="00BB710F">
        <w:rPr>
          <w:rFonts w:ascii="Times New Roman" w:hAnsi="Times New Roman" w:cs="Times New Roman"/>
        </w:rPr>
        <w:t>”)</w:t>
      </w:r>
      <w:r w:rsidR="00967E7F" w:rsidRPr="00BB710F">
        <w:rPr>
          <w:rFonts w:ascii="Times New Roman" w:hAnsi="Times New Roman" w:cs="Times New Roman"/>
        </w:rPr>
        <w:t xml:space="preserve"> on materially same </w:t>
      </w:r>
      <w:r w:rsidR="00D836E9" w:rsidRPr="00BB710F">
        <w:rPr>
          <w:rFonts w:ascii="Times New Roman" w:hAnsi="Times New Roman" w:cs="Times New Roman"/>
        </w:rPr>
        <w:t>principals</w:t>
      </w:r>
      <w:r w:rsidR="00967E7F" w:rsidRPr="00BB710F">
        <w:rPr>
          <w:rFonts w:ascii="Times New Roman" w:hAnsi="Times New Roman" w:cs="Times New Roman"/>
        </w:rPr>
        <w:t xml:space="preserve"> as applicable to Service Provider under this Agreement</w:t>
      </w:r>
      <w:r w:rsidR="00D63B8A" w:rsidRPr="00BB710F">
        <w:rPr>
          <w:rFonts w:ascii="Times New Roman" w:hAnsi="Times New Roman" w:cs="Times New Roman"/>
        </w:rPr>
        <w:t xml:space="preserve"> </w:t>
      </w:r>
      <w:r w:rsidR="00597F4E" w:rsidRPr="00BB710F">
        <w:rPr>
          <w:rFonts w:ascii="Times New Roman" w:hAnsi="Times New Roman" w:cs="Times New Roman"/>
        </w:rPr>
        <w:t>and such Personnel shall be strictly</w:t>
      </w:r>
      <w:r w:rsidR="00265147" w:rsidRPr="00BB710F">
        <w:rPr>
          <w:rFonts w:ascii="Times New Roman" w:hAnsi="Times New Roman" w:cs="Times New Roman"/>
        </w:rPr>
        <w:t xml:space="preserve"> bound by the terms of such NDA</w:t>
      </w:r>
      <w:r w:rsidR="00597F4E" w:rsidRPr="00BB710F">
        <w:rPr>
          <w:rFonts w:ascii="Times New Roman" w:hAnsi="Times New Roman" w:cs="Times New Roman"/>
        </w:rPr>
        <w:t xml:space="preserve">. </w:t>
      </w:r>
      <w:r w:rsidRPr="00DD2EF3">
        <w:rPr>
          <w:rFonts w:ascii="Times New Roman" w:hAnsi="Times New Roman" w:cs="Times New Roman"/>
        </w:rPr>
        <w:t xml:space="preserve">The </w:t>
      </w:r>
      <w:r w:rsidR="00411336" w:rsidRPr="00DD2EF3">
        <w:rPr>
          <w:rFonts w:ascii="Times New Roman" w:hAnsi="Times New Roman" w:cs="Times New Roman"/>
        </w:rPr>
        <w:t>Service Provider</w:t>
      </w:r>
      <w:r w:rsidR="003D13F6" w:rsidRPr="00DD2EF3">
        <w:rPr>
          <w:rFonts w:ascii="Times New Roman" w:hAnsi="Times New Roman" w:cs="Times New Roman"/>
        </w:rPr>
        <w:t xml:space="preserve"> shall be vicariously, jointly </w:t>
      </w:r>
      <w:r w:rsidR="00597F4E" w:rsidRPr="00DD2EF3">
        <w:rPr>
          <w:rFonts w:ascii="Times New Roman" w:hAnsi="Times New Roman" w:cs="Times New Roman"/>
        </w:rPr>
        <w:t>and severally liable</w:t>
      </w:r>
      <w:r w:rsidR="008B6F28" w:rsidRPr="00DD2EF3">
        <w:rPr>
          <w:rFonts w:ascii="Times New Roman" w:hAnsi="Times New Roman" w:cs="Times New Roman"/>
        </w:rPr>
        <w:t xml:space="preserve"> </w:t>
      </w:r>
      <w:r w:rsidR="00265147" w:rsidRPr="00DD2EF3">
        <w:rPr>
          <w:rFonts w:ascii="Times New Roman" w:hAnsi="Times New Roman" w:cs="Times New Roman"/>
        </w:rPr>
        <w:t xml:space="preserve">to the Customer under this Agreement, </w:t>
      </w:r>
      <w:r w:rsidR="00597F4E" w:rsidRPr="00DD2EF3">
        <w:rPr>
          <w:rFonts w:ascii="Times New Roman" w:hAnsi="Times New Roman" w:cs="Times New Roman"/>
        </w:rPr>
        <w:t xml:space="preserve">for any breach of the NDA </w:t>
      </w:r>
      <w:r w:rsidRPr="00DD2EF3">
        <w:rPr>
          <w:rFonts w:ascii="Times New Roman" w:hAnsi="Times New Roman" w:cs="Times New Roman"/>
        </w:rPr>
        <w:t xml:space="preserve">or of any confidentiality obligations of the Service Provider under this Agreement, </w:t>
      </w:r>
      <w:r w:rsidR="00597F4E" w:rsidRPr="00DD2EF3">
        <w:rPr>
          <w:rFonts w:ascii="Times New Roman" w:hAnsi="Times New Roman" w:cs="Times New Roman"/>
        </w:rPr>
        <w:t>by any of its Personnel</w:t>
      </w:r>
      <w:r w:rsidR="00265147" w:rsidRPr="00DD2EF3">
        <w:rPr>
          <w:rFonts w:ascii="Times New Roman" w:hAnsi="Times New Roman" w:cs="Times New Roman"/>
        </w:rPr>
        <w:t xml:space="preserve"> resulting in any disclosure of Confidential Information of IndiGo to any third party</w:t>
      </w:r>
      <w:r w:rsidR="00D63B8A" w:rsidRPr="00DD2EF3">
        <w:rPr>
          <w:rFonts w:ascii="Times New Roman" w:hAnsi="Times New Roman" w:cs="Times New Roman"/>
        </w:rPr>
        <w:t xml:space="preserve">, and such liability of </w:t>
      </w:r>
      <w:r w:rsidR="00411336" w:rsidRPr="00DD2EF3">
        <w:rPr>
          <w:rFonts w:ascii="Times New Roman" w:hAnsi="Times New Roman" w:cs="Times New Roman"/>
        </w:rPr>
        <w:t>Service Provider</w:t>
      </w:r>
      <w:r w:rsidR="00D63B8A" w:rsidRPr="00DD2EF3">
        <w:rPr>
          <w:rFonts w:ascii="Times New Roman" w:hAnsi="Times New Roman" w:cs="Times New Roman"/>
        </w:rPr>
        <w:t xml:space="preserve"> shall survive the termination of this Agreement and/or survive the </w:t>
      </w:r>
      <w:proofErr w:type="spellStart"/>
      <w:r w:rsidR="00D63B8A" w:rsidRPr="00DD2EF3">
        <w:rPr>
          <w:rFonts w:ascii="Times New Roman" w:hAnsi="Times New Roman" w:cs="Times New Roman"/>
        </w:rPr>
        <w:t>ceasure</w:t>
      </w:r>
      <w:proofErr w:type="spellEnd"/>
      <w:r w:rsidR="00D63B8A" w:rsidRPr="00DD2EF3">
        <w:rPr>
          <w:rFonts w:ascii="Times New Roman" w:hAnsi="Times New Roman" w:cs="Times New Roman"/>
        </w:rPr>
        <w:t xml:space="preserve"> of employment of such Personnel with </w:t>
      </w:r>
      <w:r w:rsidR="00411336" w:rsidRPr="00DD2EF3">
        <w:rPr>
          <w:rFonts w:ascii="Times New Roman" w:hAnsi="Times New Roman" w:cs="Times New Roman"/>
        </w:rPr>
        <w:t>Service Provider</w:t>
      </w:r>
      <w:r w:rsidR="00DD2EF3">
        <w:rPr>
          <w:rFonts w:ascii="Times New Roman" w:hAnsi="Times New Roman" w:cs="Times New Roman"/>
        </w:rPr>
        <w:t>.</w:t>
      </w:r>
    </w:p>
    <w:p w14:paraId="0B54EBE9" w14:textId="77777777" w:rsidR="00DD2EF3" w:rsidRPr="00DD2EF3" w:rsidRDefault="00DD2EF3" w:rsidP="00DD2EF3">
      <w:pPr>
        <w:spacing w:after="0" w:line="240" w:lineRule="auto"/>
        <w:jc w:val="both"/>
        <w:rPr>
          <w:rFonts w:ascii="Times New Roman" w:hAnsi="Times New Roman" w:cs="Times New Roman"/>
        </w:rPr>
      </w:pPr>
    </w:p>
    <w:p w14:paraId="4693F307" w14:textId="51890705" w:rsidR="00893C7D" w:rsidRPr="00BB710F" w:rsidRDefault="001358EE" w:rsidP="001449DE">
      <w:pPr>
        <w:pStyle w:val="ListParagraph"/>
        <w:numPr>
          <w:ilvl w:val="1"/>
          <w:numId w:val="10"/>
        </w:numPr>
        <w:spacing w:after="0" w:line="240" w:lineRule="auto"/>
        <w:ind w:left="567" w:hanging="567"/>
        <w:jc w:val="both"/>
        <w:rPr>
          <w:rFonts w:ascii="Times New Roman" w:hAnsi="Times New Roman" w:cs="Times New Roman"/>
        </w:rPr>
      </w:pPr>
      <w:r w:rsidRPr="00BB710F">
        <w:rPr>
          <w:rFonts w:ascii="Times New Roman" w:hAnsi="Times New Roman" w:cs="Times New Roman"/>
        </w:rPr>
        <w:t xml:space="preserve">The </w:t>
      </w:r>
      <w:r w:rsidR="00411336" w:rsidRPr="00BB710F">
        <w:rPr>
          <w:rFonts w:ascii="Times New Roman" w:hAnsi="Times New Roman" w:cs="Times New Roman"/>
        </w:rPr>
        <w:t>Service Provider</w:t>
      </w:r>
      <w:r w:rsidR="00893C7D" w:rsidRPr="00BB710F">
        <w:rPr>
          <w:rFonts w:ascii="Times New Roman" w:hAnsi="Times New Roman" w:cs="Times New Roman"/>
        </w:rPr>
        <w:t xml:space="preserve"> shall ensure that </w:t>
      </w:r>
      <w:r w:rsidR="000C2E45" w:rsidRPr="00BB710F">
        <w:rPr>
          <w:rFonts w:ascii="Times New Roman" w:hAnsi="Times New Roman" w:cs="Times New Roman"/>
        </w:rPr>
        <w:t>except for</w:t>
      </w:r>
      <w:r w:rsidR="00893C7D" w:rsidRPr="00BB710F">
        <w:rPr>
          <w:rFonts w:ascii="Times New Roman" w:hAnsi="Times New Roman" w:cs="Times New Roman"/>
        </w:rPr>
        <w:t xml:space="preserve"> the Personnel </w:t>
      </w:r>
      <w:r w:rsidR="000C2E45" w:rsidRPr="00BB710F">
        <w:rPr>
          <w:rFonts w:ascii="Times New Roman" w:hAnsi="Times New Roman" w:cs="Times New Roman"/>
        </w:rPr>
        <w:t xml:space="preserve">that </w:t>
      </w:r>
      <w:r w:rsidR="00542C52" w:rsidRPr="00BB710F">
        <w:rPr>
          <w:rFonts w:ascii="Times New Roman" w:hAnsi="Times New Roman" w:cs="Times New Roman"/>
        </w:rPr>
        <w:t>will be involved in the provision of Services under this Agreement and shall be bound by the terms of the NDA</w:t>
      </w:r>
      <w:r w:rsidR="000C2E45" w:rsidRPr="00BB710F">
        <w:rPr>
          <w:rFonts w:ascii="Times New Roman" w:hAnsi="Times New Roman" w:cs="Times New Roman"/>
        </w:rPr>
        <w:t>, no</w:t>
      </w:r>
      <w:r w:rsidR="00542C52" w:rsidRPr="00BB710F">
        <w:rPr>
          <w:rFonts w:ascii="Times New Roman" w:hAnsi="Times New Roman" w:cs="Times New Roman"/>
        </w:rPr>
        <w:t xml:space="preserve"> other Person</w:t>
      </w:r>
      <w:r w:rsidR="000C2E45" w:rsidRPr="00BB710F">
        <w:rPr>
          <w:rFonts w:ascii="Times New Roman" w:hAnsi="Times New Roman" w:cs="Times New Roman"/>
        </w:rPr>
        <w:t xml:space="preserve"> </w:t>
      </w:r>
      <w:r w:rsidR="00893C7D" w:rsidRPr="00BB710F">
        <w:rPr>
          <w:rFonts w:ascii="Times New Roman" w:hAnsi="Times New Roman" w:cs="Times New Roman"/>
        </w:rPr>
        <w:t xml:space="preserve">has, or will try to have, any access or possession of any Confidential Information pertaining to </w:t>
      </w:r>
      <w:r w:rsidR="000C2E45" w:rsidRPr="00BB710F">
        <w:rPr>
          <w:rFonts w:ascii="Times New Roman" w:hAnsi="Times New Roman" w:cs="Times New Roman"/>
        </w:rPr>
        <w:t xml:space="preserve">the </w:t>
      </w:r>
      <w:r w:rsidR="00893C7D" w:rsidRPr="00BB710F">
        <w:rPr>
          <w:rFonts w:ascii="Times New Roman" w:hAnsi="Times New Roman" w:cs="Times New Roman"/>
        </w:rPr>
        <w:t xml:space="preserve">Customer. </w:t>
      </w:r>
      <w:r w:rsidR="00A4287E" w:rsidRPr="00BB710F">
        <w:rPr>
          <w:rFonts w:ascii="Times New Roman" w:hAnsi="Times New Roman" w:cs="Times New Roman"/>
        </w:rPr>
        <w:t xml:space="preserve">The </w:t>
      </w:r>
      <w:r w:rsidR="00411336" w:rsidRPr="00BB710F">
        <w:rPr>
          <w:rFonts w:ascii="Times New Roman" w:hAnsi="Times New Roman" w:cs="Times New Roman"/>
        </w:rPr>
        <w:t>Service Provider</w:t>
      </w:r>
      <w:r w:rsidR="00893C7D" w:rsidRPr="00BB710F">
        <w:rPr>
          <w:rFonts w:ascii="Times New Roman" w:hAnsi="Times New Roman" w:cs="Times New Roman"/>
        </w:rPr>
        <w:t xml:space="preserve"> shall immediately notify </w:t>
      </w:r>
      <w:r w:rsidR="000C2E45" w:rsidRPr="00BB710F">
        <w:rPr>
          <w:rFonts w:ascii="Times New Roman" w:hAnsi="Times New Roman" w:cs="Times New Roman"/>
        </w:rPr>
        <w:t xml:space="preserve">the </w:t>
      </w:r>
      <w:r w:rsidR="00893C7D" w:rsidRPr="00BB710F">
        <w:rPr>
          <w:rFonts w:ascii="Times New Roman" w:hAnsi="Times New Roman" w:cs="Times New Roman"/>
        </w:rPr>
        <w:t xml:space="preserve">Customer if it suspects or becomes aware of any </w:t>
      </w:r>
      <w:proofErr w:type="spellStart"/>
      <w:r w:rsidR="00893C7D" w:rsidRPr="00BB710F">
        <w:rPr>
          <w:rFonts w:ascii="Times New Roman" w:hAnsi="Times New Roman" w:cs="Times New Roman"/>
        </w:rPr>
        <w:t>unauthorised</w:t>
      </w:r>
      <w:proofErr w:type="spellEnd"/>
      <w:r w:rsidR="00893C7D" w:rsidRPr="00BB710F">
        <w:rPr>
          <w:rFonts w:ascii="Times New Roman" w:hAnsi="Times New Roman" w:cs="Times New Roman"/>
        </w:rPr>
        <w:t xml:space="preserve"> access, copying, use or disclosure in any form or if </w:t>
      </w:r>
      <w:r w:rsidR="00A4287E" w:rsidRPr="00BB710F">
        <w:rPr>
          <w:rFonts w:ascii="Times New Roman" w:hAnsi="Times New Roman" w:cs="Times New Roman"/>
        </w:rPr>
        <w:t xml:space="preserve">the </w:t>
      </w:r>
      <w:r w:rsidR="00411336" w:rsidRPr="00BB710F">
        <w:rPr>
          <w:rFonts w:ascii="Times New Roman" w:hAnsi="Times New Roman" w:cs="Times New Roman"/>
        </w:rPr>
        <w:t>Service Provider</w:t>
      </w:r>
      <w:r w:rsidR="000C2E45" w:rsidRPr="00BB710F">
        <w:rPr>
          <w:rFonts w:ascii="Times New Roman" w:hAnsi="Times New Roman" w:cs="Times New Roman"/>
        </w:rPr>
        <w:t xml:space="preserve"> </w:t>
      </w:r>
      <w:r w:rsidR="00893C7D" w:rsidRPr="00BB710F">
        <w:rPr>
          <w:rFonts w:ascii="Times New Roman" w:hAnsi="Times New Roman" w:cs="Times New Roman"/>
        </w:rPr>
        <w:t xml:space="preserve">is required by </w:t>
      </w:r>
      <w:r w:rsidR="00407E7F" w:rsidRPr="00BB710F">
        <w:rPr>
          <w:rFonts w:ascii="Times New Roman" w:hAnsi="Times New Roman" w:cs="Times New Roman"/>
        </w:rPr>
        <w:t xml:space="preserve">Law </w:t>
      </w:r>
      <w:r w:rsidR="00893C7D" w:rsidRPr="00BB710F">
        <w:rPr>
          <w:rFonts w:ascii="Times New Roman" w:hAnsi="Times New Roman" w:cs="Times New Roman"/>
        </w:rPr>
        <w:t xml:space="preserve">to disclose any of </w:t>
      </w:r>
      <w:r w:rsidR="000C2E45" w:rsidRPr="00BB710F">
        <w:rPr>
          <w:rFonts w:ascii="Times New Roman" w:hAnsi="Times New Roman" w:cs="Times New Roman"/>
        </w:rPr>
        <w:t xml:space="preserve">the </w:t>
      </w:r>
      <w:r w:rsidR="00893C7D" w:rsidRPr="00BB710F">
        <w:rPr>
          <w:rFonts w:ascii="Times New Roman" w:hAnsi="Times New Roman" w:cs="Times New Roman"/>
        </w:rPr>
        <w:t xml:space="preserve">Customer’s Confidential Information. </w:t>
      </w:r>
      <w:r w:rsidR="000C2E45" w:rsidRPr="00BB710F">
        <w:rPr>
          <w:rFonts w:ascii="Times New Roman" w:hAnsi="Times New Roman" w:cs="Times New Roman"/>
        </w:rPr>
        <w:t xml:space="preserve">   </w:t>
      </w:r>
    </w:p>
    <w:p w14:paraId="34DF2B49" w14:textId="77777777" w:rsidR="00893C7D" w:rsidRPr="00BB710F" w:rsidRDefault="00893C7D" w:rsidP="007E40E4">
      <w:pPr>
        <w:pStyle w:val="ListParagraph"/>
        <w:spacing w:after="0" w:line="240" w:lineRule="auto"/>
        <w:rPr>
          <w:rFonts w:ascii="Times New Roman" w:hAnsi="Times New Roman" w:cs="Times New Roman"/>
        </w:rPr>
      </w:pPr>
    </w:p>
    <w:p w14:paraId="708C5DE4" w14:textId="2499F9EA" w:rsidR="00893C7D" w:rsidRPr="00BB710F" w:rsidRDefault="00A02B09" w:rsidP="001449DE">
      <w:pPr>
        <w:pStyle w:val="ListParagraph"/>
        <w:numPr>
          <w:ilvl w:val="1"/>
          <w:numId w:val="10"/>
        </w:numPr>
        <w:spacing w:after="0" w:line="240" w:lineRule="auto"/>
        <w:ind w:left="567" w:hanging="567"/>
        <w:jc w:val="both"/>
        <w:rPr>
          <w:rFonts w:ascii="Times New Roman" w:hAnsi="Times New Roman" w:cs="Times New Roman"/>
        </w:rPr>
      </w:pPr>
      <w:r w:rsidRPr="00BB710F">
        <w:rPr>
          <w:rFonts w:ascii="Times New Roman" w:hAnsi="Times New Roman" w:cs="Times New Roman"/>
        </w:rPr>
        <w:t xml:space="preserve">The </w:t>
      </w:r>
      <w:r w:rsidR="00411336" w:rsidRPr="00BB710F">
        <w:rPr>
          <w:rFonts w:ascii="Times New Roman" w:hAnsi="Times New Roman" w:cs="Times New Roman"/>
        </w:rPr>
        <w:t>Service Provider</w:t>
      </w:r>
      <w:r w:rsidR="000C2E45" w:rsidRPr="00BB710F">
        <w:rPr>
          <w:rFonts w:ascii="Times New Roman" w:hAnsi="Times New Roman" w:cs="Times New Roman"/>
        </w:rPr>
        <w:t xml:space="preserve"> </w:t>
      </w:r>
      <w:r w:rsidR="00893C7D" w:rsidRPr="00BB710F">
        <w:rPr>
          <w:rFonts w:ascii="Times New Roman" w:hAnsi="Times New Roman" w:cs="Times New Roman"/>
        </w:rPr>
        <w:t>expressly undertakes to ensure that its Personnel shall be bound by and comply with the confidentiality obligations mentioned in this Agreement</w:t>
      </w:r>
      <w:r w:rsidR="00597F4E" w:rsidRPr="00BB710F">
        <w:rPr>
          <w:rFonts w:ascii="Times New Roman" w:hAnsi="Times New Roman" w:cs="Times New Roman"/>
        </w:rPr>
        <w:t xml:space="preserve"> and the NDA</w:t>
      </w:r>
      <w:r w:rsidR="004E56E9" w:rsidRPr="00BB710F">
        <w:rPr>
          <w:rFonts w:ascii="Times New Roman" w:hAnsi="Times New Roman" w:cs="Times New Roman"/>
        </w:rPr>
        <w:t>, particularly</w:t>
      </w:r>
      <w:r w:rsidR="00A62EFC" w:rsidRPr="00BB710F">
        <w:rPr>
          <w:rFonts w:ascii="Times New Roman" w:hAnsi="Times New Roman" w:cs="Times New Roman"/>
        </w:rPr>
        <w:t xml:space="preserve"> under</w:t>
      </w:r>
      <w:r w:rsidR="004E56E9" w:rsidRPr="00BB710F">
        <w:rPr>
          <w:rFonts w:ascii="Times New Roman" w:hAnsi="Times New Roman" w:cs="Times New Roman"/>
        </w:rPr>
        <w:t xml:space="preserve"> </w:t>
      </w:r>
      <w:r w:rsidR="003E5ADD" w:rsidRPr="00BB710F">
        <w:rPr>
          <w:rFonts w:ascii="Times New Roman" w:hAnsi="Times New Roman" w:cs="Times New Roman"/>
        </w:rPr>
        <w:t xml:space="preserve">this </w:t>
      </w:r>
      <w:r w:rsidR="004E56E9" w:rsidRPr="00BB710F">
        <w:rPr>
          <w:rFonts w:ascii="Times New Roman" w:hAnsi="Times New Roman" w:cs="Times New Roman"/>
        </w:rPr>
        <w:t>Clause 7</w:t>
      </w:r>
      <w:r w:rsidR="00893C7D" w:rsidRPr="00BB710F">
        <w:rPr>
          <w:rFonts w:ascii="Times New Roman" w:hAnsi="Times New Roman" w:cs="Times New Roman"/>
        </w:rPr>
        <w:t>.</w:t>
      </w:r>
      <w:r w:rsidR="000C2E45" w:rsidRPr="00BB710F">
        <w:rPr>
          <w:rFonts w:ascii="Times New Roman" w:hAnsi="Times New Roman" w:cs="Times New Roman"/>
        </w:rPr>
        <w:t xml:space="preserve"> </w:t>
      </w:r>
      <w:r w:rsidR="00825D43" w:rsidRPr="00BB710F">
        <w:rPr>
          <w:rFonts w:ascii="Times New Roman" w:hAnsi="Times New Roman" w:cs="Times New Roman"/>
        </w:rPr>
        <w:t xml:space="preserve">  </w:t>
      </w:r>
    </w:p>
    <w:p w14:paraId="53FAF3E1" w14:textId="77777777" w:rsidR="00893C7D" w:rsidRPr="00BB710F" w:rsidRDefault="00893C7D" w:rsidP="007E40E4">
      <w:pPr>
        <w:pStyle w:val="ListParagraph"/>
        <w:spacing w:after="0" w:line="240" w:lineRule="auto"/>
        <w:rPr>
          <w:rFonts w:ascii="Times New Roman" w:hAnsi="Times New Roman" w:cs="Times New Roman"/>
        </w:rPr>
      </w:pPr>
    </w:p>
    <w:p w14:paraId="0806AAB9" w14:textId="77777777" w:rsidR="004D5F63" w:rsidRDefault="00893C7D" w:rsidP="001449DE">
      <w:pPr>
        <w:pStyle w:val="ListParagraph"/>
        <w:numPr>
          <w:ilvl w:val="1"/>
          <w:numId w:val="10"/>
        </w:numPr>
        <w:spacing w:after="0" w:line="240" w:lineRule="auto"/>
        <w:ind w:left="567" w:hanging="567"/>
        <w:jc w:val="both"/>
        <w:rPr>
          <w:rFonts w:ascii="Times New Roman" w:hAnsi="Times New Roman" w:cs="Times New Roman"/>
        </w:rPr>
      </w:pPr>
      <w:r w:rsidRPr="00BB710F">
        <w:rPr>
          <w:rFonts w:ascii="Times New Roman" w:hAnsi="Times New Roman" w:cs="Times New Roman"/>
        </w:rPr>
        <w:lastRenderedPageBreak/>
        <w:t xml:space="preserve">All Confidential Information is and shall remain the sole property of Customer and nothing contained herein shall have the effect of granting any rights in the Confidential Information to </w:t>
      </w:r>
      <w:r w:rsidR="00411336" w:rsidRPr="00BB710F">
        <w:rPr>
          <w:rFonts w:ascii="Times New Roman" w:hAnsi="Times New Roman" w:cs="Times New Roman"/>
        </w:rPr>
        <w:t>Service Provider</w:t>
      </w:r>
      <w:r w:rsidRPr="00BB710F">
        <w:rPr>
          <w:rFonts w:ascii="Times New Roman" w:hAnsi="Times New Roman" w:cs="Times New Roman"/>
        </w:rPr>
        <w:t>. No Confidential Information, or any part thereof, shall be sold, assigned, leased or otherwise disposed of to third parties by</w:t>
      </w:r>
      <w:r w:rsidR="00A02B09" w:rsidRPr="00BB710F">
        <w:rPr>
          <w:rFonts w:ascii="Times New Roman" w:hAnsi="Times New Roman" w:cs="Times New Roman"/>
        </w:rPr>
        <w:t xml:space="preserve"> the </w:t>
      </w:r>
      <w:r w:rsidR="00411336" w:rsidRPr="00BB710F">
        <w:rPr>
          <w:rFonts w:ascii="Times New Roman" w:hAnsi="Times New Roman" w:cs="Times New Roman"/>
        </w:rPr>
        <w:t>Service Provider</w:t>
      </w:r>
      <w:r w:rsidRPr="00BB710F">
        <w:rPr>
          <w:rFonts w:ascii="Times New Roman" w:hAnsi="Times New Roman" w:cs="Times New Roman"/>
        </w:rPr>
        <w:t xml:space="preserve"> or commercially exploited by or on behalf of </w:t>
      </w:r>
      <w:r w:rsidR="00A02B09" w:rsidRPr="00BB710F">
        <w:rPr>
          <w:rFonts w:ascii="Times New Roman" w:hAnsi="Times New Roman" w:cs="Times New Roman"/>
        </w:rPr>
        <w:t xml:space="preserve">the </w:t>
      </w:r>
      <w:r w:rsidR="00411336" w:rsidRPr="00BB710F">
        <w:rPr>
          <w:rFonts w:ascii="Times New Roman" w:hAnsi="Times New Roman" w:cs="Times New Roman"/>
        </w:rPr>
        <w:t>Service Provider</w:t>
      </w:r>
      <w:r w:rsidRPr="00BB710F">
        <w:rPr>
          <w:rFonts w:ascii="Times New Roman" w:hAnsi="Times New Roman" w:cs="Times New Roman"/>
        </w:rPr>
        <w:t>.</w:t>
      </w:r>
      <w:r w:rsidR="00825D43" w:rsidRPr="00BB710F">
        <w:rPr>
          <w:rFonts w:ascii="Times New Roman" w:hAnsi="Times New Roman" w:cs="Times New Roman"/>
        </w:rPr>
        <w:t xml:space="preserve">  </w:t>
      </w:r>
    </w:p>
    <w:p w14:paraId="02D040E5" w14:textId="77777777" w:rsidR="004D5F63" w:rsidRPr="004D5F63" w:rsidRDefault="004D5F63" w:rsidP="004D5F63">
      <w:pPr>
        <w:pStyle w:val="ListParagraph"/>
        <w:rPr>
          <w:rFonts w:ascii="Times New Roman" w:hAnsi="Times New Roman"/>
        </w:rPr>
      </w:pPr>
    </w:p>
    <w:p w14:paraId="0E408B88" w14:textId="77777777" w:rsidR="00D76B14" w:rsidRPr="00D76B14" w:rsidRDefault="004D5F63" w:rsidP="001449DE">
      <w:pPr>
        <w:pStyle w:val="ListParagraph"/>
        <w:numPr>
          <w:ilvl w:val="1"/>
          <w:numId w:val="10"/>
        </w:numPr>
        <w:spacing w:after="0" w:line="240" w:lineRule="auto"/>
        <w:ind w:left="567" w:hanging="567"/>
        <w:jc w:val="both"/>
        <w:rPr>
          <w:rFonts w:ascii="Times New Roman" w:hAnsi="Times New Roman" w:cs="Times New Roman"/>
        </w:rPr>
      </w:pPr>
      <w:r>
        <w:rPr>
          <w:rFonts w:ascii="Times New Roman" w:hAnsi="Times New Roman"/>
        </w:rPr>
        <w:t xml:space="preserve">The Service Provider acknowledges and agrees that </w:t>
      </w:r>
      <w:r w:rsidRPr="00797AD4">
        <w:rPr>
          <w:rFonts w:ascii="Times New Roman" w:hAnsi="Times New Roman"/>
        </w:rPr>
        <w:t>Customer Data shall be the Confidential Information of the Customer</w:t>
      </w:r>
      <w:r w:rsidR="00D76B14">
        <w:rPr>
          <w:rFonts w:ascii="Times New Roman" w:hAnsi="Times New Roman"/>
        </w:rPr>
        <w:t>.</w:t>
      </w:r>
    </w:p>
    <w:p w14:paraId="5D3594DB" w14:textId="77777777" w:rsidR="00D76B14" w:rsidRPr="00D76B14" w:rsidRDefault="00D76B14" w:rsidP="00D76B14">
      <w:pPr>
        <w:pStyle w:val="ListParagraph"/>
        <w:rPr>
          <w:rFonts w:ascii="Times New Roman" w:hAnsi="Times New Roman"/>
        </w:rPr>
      </w:pPr>
    </w:p>
    <w:p w14:paraId="5D6AE8E9" w14:textId="2C949242" w:rsidR="00893C7D" w:rsidRPr="00BB710F" w:rsidRDefault="00D76B14" w:rsidP="001449DE">
      <w:pPr>
        <w:pStyle w:val="ListParagraph"/>
        <w:numPr>
          <w:ilvl w:val="1"/>
          <w:numId w:val="10"/>
        </w:numPr>
        <w:spacing w:after="0" w:line="240" w:lineRule="auto"/>
        <w:ind w:left="567" w:hanging="567"/>
        <w:jc w:val="both"/>
        <w:rPr>
          <w:rFonts w:ascii="Times New Roman" w:hAnsi="Times New Roman" w:cs="Times New Roman"/>
        </w:rPr>
      </w:pPr>
      <w:r>
        <w:rPr>
          <w:rFonts w:ascii="Times New Roman" w:hAnsi="Times New Roman"/>
        </w:rPr>
        <w:t>T</w:t>
      </w:r>
      <w:r w:rsidR="004D5F63">
        <w:rPr>
          <w:rFonts w:ascii="Times New Roman" w:hAnsi="Times New Roman"/>
        </w:rPr>
        <w:t>he Service Provider</w:t>
      </w:r>
      <w:r w:rsidR="004D5F63" w:rsidRPr="00797AD4">
        <w:rPr>
          <w:rFonts w:ascii="Times New Roman" w:eastAsia="Calibri" w:hAnsi="Times New Roman" w:cs="Times New Roman"/>
          <w:lang w:val="en-IN"/>
        </w:rPr>
        <w:t xml:space="preserve"> shall keep the Confidential Information of the Customer separate and ring-fenced from data of its other customers and shall delete the Confidential Information immediately upon the request of the Customer.</w:t>
      </w:r>
    </w:p>
    <w:p w14:paraId="69761B3E" w14:textId="77777777" w:rsidR="00893C7D" w:rsidRPr="00BB710F" w:rsidRDefault="00893C7D" w:rsidP="007E40E4">
      <w:pPr>
        <w:pStyle w:val="ListParagraph"/>
        <w:spacing w:after="0" w:line="240" w:lineRule="auto"/>
        <w:rPr>
          <w:rFonts w:ascii="Times New Roman" w:hAnsi="Times New Roman" w:cs="Times New Roman"/>
        </w:rPr>
      </w:pPr>
    </w:p>
    <w:p w14:paraId="7300093D" w14:textId="13ABE1A1" w:rsidR="00893C7D" w:rsidRPr="00BB710F" w:rsidRDefault="00A02B09" w:rsidP="001449DE">
      <w:pPr>
        <w:pStyle w:val="ListParagraph"/>
        <w:numPr>
          <w:ilvl w:val="1"/>
          <w:numId w:val="10"/>
        </w:numPr>
        <w:spacing w:after="0" w:line="240" w:lineRule="auto"/>
        <w:ind w:left="567" w:hanging="567"/>
        <w:jc w:val="both"/>
        <w:rPr>
          <w:rFonts w:ascii="Times New Roman" w:hAnsi="Times New Roman" w:cs="Times New Roman"/>
        </w:rPr>
      </w:pPr>
      <w:r w:rsidRPr="00BB710F">
        <w:rPr>
          <w:rFonts w:ascii="Times New Roman" w:hAnsi="Times New Roman" w:cs="Times New Roman"/>
        </w:rPr>
        <w:t xml:space="preserve">The </w:t>
      </w:r>
      <w:r w:rsidR="00411336" w:rsidRPr="00BB710F">
        <w:rPr>
          <w:rFonts w:ascii="Times New Roman" w:hAnsi="Times New Roman" w:cs="Times New Roman"/>
        </w:rPr>
        <w:t>Service Provider</w:t>
      </w:r>
      <w:r w:rsidR="00893C7D" w:rsidRPr="00BB710F">
        <w:rPr>
          <w:rFonts w:ascii="Times New Roman" w:hAnsi="Times New Roman" w:cs="Times New Roman"/>
        </w:rPr>
        <w:t xml:space="preserve"> represents and warrants that </w:t>
      </w:r>
      <w:r w:rsidRPr="00BB710F">
        <w:rPr>
          <w:rFonts w:ascii="Times New Roman" w:hAnsi="Times New Roman" w:cs="Times New Roman"/>
        </w:rPr>
        <w:t xml:space="preserve">the </w:t>
      </w:r>
      <w:r w:rsidR="00411336" w:rsidRPr="00BB710F">
        <w:rPr>
          <w:rFonts w:ascii="Times New Roman" w:hAnsi="Times New Roman" w:cs="Times New Roman"/>
        </w:rPr>
        <w:t>Service Provider</w:t>
      </w:r>
      <w:r w:rsidR="00893C7D" w:rsidRPr="00BB710F">
        <w:rPr>
          <w:rFonts w:ascii="Times New Roman" w:hAnsi="Times New Roman" w:cs="Times New Roman"/>
        </w:rPr>
        <w:t xml:space="preserve"> has, and shall continue to have for so long as</w:t>
      </w:r>
      <w:r w:rsidRPr="00BB710F">
        <w:rPr>
          <w:rFonts w:ascii="Times New Roman" w:hAnsi="Times New Roman" w:cs="Times New Roman"/>
        </w:rPr>
        <w:t xml:space="preserve"> the</w:t>
      </w:r>
      <w:r w:rsidR="00893C7D" w:rsidRPr="00BB710F">
        <w:rPr>
          <w:rFonts w:ascii="Times New Roman" w:hAnsi="Times New Roman" w:cs="Times New Roman"/>
        </w:rPr>
        <w:t xml:space="preserve"> </w:t>
      </w:r>
      <w:r w:rsidR="00411336" w:rsidRPr="00BB710F">
        <w:rPr>
          <w:rFonts w:ascii="Times New Roman" w:hAnsi="Times New Roman" w:cs="Times New Roman"/>
        </w:rPr>
        <w:t>Service Provider</w:t>
      </w:r>
      <w:r w:rsidR="00597F4E" w:rsidRPr="00BB710F">
        <w:rPr>
          <w:rFonts w:ascii="Times New Roman" w:hAnsi="Times New Roman" w:cs="Times New Roman"/>
        </w:rPr>
        <w:t xml:space="preserve"> retains </w:t>
      </w:r>
      <w:r w:rsidR="00893C7D" w:rsidRPr="00BB710F">
        <w:rPr>
          <w:rFonts w:ascii="Times New Roman" w:hAnsi="Times New Roman" w:cs="Times New Roman"/>
        </w:rPr>
        <w:t>Confidential Information, adequate administrative, technical, and physical safeguards</w:t>
      </w:r>
      <w:r w:rsidR="004E56E9" w:rsidRPr="00BB710F">
        <w:rPr>
          <w:rFonts w:ascii="Times New Roman" w:hAnsi="Times New Roman" w:cs="Times New Roman"/>
        </w:rPr>
        <w:t>, including access controls, encryption or other means</w:t>
      </w:r>
      <w:r w:rsidR="00893C7D" w:rsidRPr="00BB710F">
        <w:rPr>
          <w:rFonts w:ascii="Times New Roman" w:hAnsi="Times New Roman" w:cs="Times New Roman"/>
        </w:rPr>
        <w:t>: (a) to ensure and protect the security and confidentiality of the Confidential Information, (b) to protect against any anticipated threats or hazards to the security or integrity of Confidential Information that could result in harm or inconvenience to any Customer or Customer’s employee, agent consultant, and (c) to protect against unauthorized access to or use of Confidential Information.</w:t>
      </w:r>
      <w:r w:rsidR="00825D43" w:rsidRPr="00BB710F">
        <w:rPr>
          <w:rFonts w:ascii="Times New Roman" w:hAnsi="Times New Roman" w:cs="Times New Roman"/>
        </w:rPr>
        <w:t xml:space="preserve">  </w:t>
      </w:r>
    </w:p>
    <w:p w14:paraId="636F62B1" w14:textId="77777777" w:rsidR="00893C7D" w:rsidRPr="00BB710F" w:rsidRDefault="00893C7D" w:rsidP="007E40E4">
      <w:pPr>
        <w:pStyle w:val="ListParagraph"/>
        <w:spacing w:after="0" w:line="240" w:lineRule="auto"/>
        <w:rPr>
          <w:rFonts w:ascii="Times New Roman" w:hAnsi="Times New Roman" w:cs="Times New Roman"/>
        </w:rPr>
      </w:pPr>
    </w:p>
    <w:p w14:paraId="432A121E" w14:textId="7D52C8B8" w:rsidR="00893C7D" w:rsidRPr="00BB710F" w:rsidRDefault="00A02B09" w:rsidP="001449DE">
      <w:pPr>
        <w:pStyle w:val="ListParagraph"/>
        <w:numPr>
          <w:ilvl w:val="1"/>
          <w:numId w:val="10"/>
        </w:numPr>
        <w:spacing w:after="0" w:line="240" w:lineRule="auto"/>
        <w:ind w:left="567" w:hanging="567"/>
        <w:jc w:val="both"/>
        <w:rPr>
          <w:rFonts w:ascii="Times New Roman" w:hAnsi="Times New Roman" w:cs="Times New Roman"/>
        </w:rPr>
      </w:pPr>
      <w:r w:rsidRPr="00BB710F">
        <w:rPr>
          <w:rFonts w:ascii="Times New Roman" w:hAnsi="Times New Roman" w:cs="Times New Roman"/>
        </w:rPr>
        <w:t xml:space="preserve">The </w:t>
      </w:r>
      <w:r w:rsidR="00411336" w:rsidRPr="00BB710F">
        <w:rPr>
          <w:rFonts w:ascii="Times New Roman" w:hAnsi="Times New Roman" w:cs="Times New Roman"/>
        </w:rPr>
        <w:t>Service Provider</w:t>
      </w:r>
      <w:r w:rsidR="00893C7D" w:rsidRPr="00BB710F">
        <w:rPr>
          <w:rFonts w:ascii="Times New Roman" w:hAnsi="Times New Roman" w:cs="Times New Roman"/>
        </w:rPr>
        <w:t xml:space="preserve"> acknowledges that </w:t>
      </w:r>
      <w:r w:rsidR="00825D43" w:rsidRPr="00BB710F">
        <w:rPr>
          <w:rFonts w:ascii="Times New Roman" w:hAnsi="Times New Roman" w:cs="Times New Roman"/>
        </w:rPr>
        <w:t xml:space="preserve">the </w:t>
      </w:r>
      <w:r w:rsidR="00893C7D" w:rsidRPr="00BB710F">
        <w:rPr>
          <w:rFonts w:ascii="Times New Roman" w:hAnsi="Times New Roman" w:cs="Times New Roman"/>
        </w:rPr>
        <w:t xml:space="preserve">Customer is a listed company and the Confidential Information received under this Agreement could also constitute “price-sensitive information” for the securities of </w:t>
      </w:r>
      <w:r w:rsidR="00825D43" w:rsidRPr="00BB710F">
        <w:rPr>
          <w:rFonts w:ascii="Times New Roman" w:hAnsi="Times New Roman" w:cs="Times New Roman"/>
        </w:rPr>
        <w:t xml:space="preserve">the </w:t>
      </w:r>
      <w:r w:rsidR="00893C7D" w:rsidRPr="00BB710F">
        <w:rPr>
          <w:rFonts w:ascii="Times New Roman" w:hAnsi="Times New Roman" w:cs="Times New Roman"/>
        </w:rPr>
        <w:t xml:space="preserve">Customer, and the possession of such information imposes statutory and regulatory obligations on how the information should be handled, and restrictions on trading‎ in securities of </w:t>
      </w:r>
      <w:r w:rsidR="00825D43" w:rsidRPr="00BB710F">
        <w:rPr>
          <w:rFonts w:ascii="Times New Roman" w:hAnsi="Times New Roman" w:cs="Times New Roman"/>
        </w:rPr>
        <w:t xml:space="preserve">the </w:t>
      </w:r>
      <w:r w:rsidR="00893C7D" w:rsidRPr="00BB710F">
        <w:rPr>
          <w:rFonts w:ascii="Times New Roman" w:hAnsi="Times New Roman" w:cs="Times New Roman"/>
        </w:rPr>
        <w:t xml:space="preserve">Customer. </w:t>
      </w:r>
      <w:r w:rsidR="00970BEF" w:rsidRPr="00BB710F">
        <w:rPr>
          <w:rFonts w:ascii="Times New Roman" w:hAnsi="Times New Roman" w:cs="Times New Roman"/>
        </w:rPr>
        <w:t xml:space="preserve">The </w:t>
      </w:r>
      <w:r w:rsidR="00411336" w:rsidRPr="00BB710F">
        <w:rPr>
          <w:rFonts w:ascii="Times New Roman" w:hAnsi="Times New Roman" w:cs="Times New Roman"/>
        </w:rPr>
        <w:t>Service Provider</w:t>
      </w:r>
      <w:r w:rsidR="00825D43" w:rsidRPr="00BB710F">
        <w:rPr>
          <w:rFonts w:ascii="Times New Roman" w:hAnsi="Times New Roman" w:cs="Times New Roman"/>
        </w:rPr>
        <w:t xml:space="preserve"> </w:t>
      </w:r>
      <w:r w:rsidR="00893C7D" w:rsidRPr="00BB710F">
        <w:rPr>
          <w:rFonts w:ascii="Times New Roman" w:hAnsi="Times New Roman" w:cs="Times New Roman"/>
        </w:rPr>
        <w:t>shall be responsible for compliance with applicable regulatory requirements in this regard and in relation to disclosure of any such information in a manner stipulated under this Agreement.</w:t>
      </w:r>
      <w:r w:rsidR="00825D43" w:rsidRPr="00BB710F">
        <w:rPr>
          <w:rFonts w:ascii="Times New Roman" w:hAnsi="Times New Roman" w:cs="Times New Roman"/>
        </w:rPr>
        <w:t xml:space="preserve">  </w:t>
      </w:r>
    </w:p>
    <w:p w14:paraId="4005DF5E" w14:textId="77777777" w:rsidR="00893C7D" w:rsidRPr="00BB710F" w:rsidRDefault="00893C7D" w:rsidP="007E40E4">
      <w:pPr>
        <w:pStyle w:val="ListParagraph"/>
        <w:spacing w:after="0" w:line="240" w:lineRule="auto"/>
        <w:rPr>
          <w:rFonts w:ascii="Times New Roman" w:hAnsi="Times New Roman" w:cs="Times New Roman"/>
        </w:rPr>
      </w:pPr>
    </w:p>
    <w:p w14:paraId="3C56E427" w14:textId="74564DD7" w:rsidR="00150E26" w:rsidRPr="00BB710F" w:rsidRDefault="00336C93" w:rsidP="001449DE">
      <w:pPr>
        <w:pStyle w:val="ListParagraph"/>
        <w:numPr>
          <w:ilvl w:val="1"/>
          <w:numId w:val="10"/>
        </w:numPr>
        <w:spacing w:after="0" w:line="240" w:lineRule="auto"/>
        <w:ind w:left="567" w:hanging="567"/>
        <w:jc w:val="both"/>
        <w:rPr>
          <w:rFonts w:ascii="Times New Roman" w:hAnsi="Times New Roman" w:cs="Times New Roman"/>
        </w:rPr>
      </w:pPr>
      <w:r w:rsidRPr="00BB710F">
        <w:rPr>
          <w:rFonts w:ascii="Times New Roman" w:hAnsi="Times New Roman" w:cs="Times New Roman"/>
        </w:rPr>
        <w:t xml:space="preserve">The </w:t>
      </w:r>
      <w:r w:rsidR="00411336" w:rsidRPr="00BB710F">
        <w:rPr>
          <w:rFonts w:ascii="Times New Roman" w:hAnsi="Times New Roman" w:cs="Times New Roman"/>
        </w:rPr>
        <w:t>Service Provider</w:t>
      </w:r>
      <w:r w:rsidR="00893C7D" w:rsidRPr="00BB710F">
        <w:rPr>
          <w:rFonts w:ascii="Times New Roman" w:hAnsi="Times New Roman" w:cs="Times New Roman"/>
        </w:rPr>
        <w:t xml:space="preserve"> understands and acknowledges that any disclosure or misappropriation of any Confidential Information in violation of the Agreement may cause irreparable harm and injury to </w:t>
      </w:r>
      <w:r w:rsidR="00825D43" w:rsidRPr="00BB710F">
        <w:rPr>
          <w:rFonts w:ascii="Times New Roman" w:hAnsi="Times New Roman" w:cs="Times New Roman"/>
        </w:rPr>
        <w:t xml:space="preserve">the </w:t>
      </w:r>
      <w:r w:rsidR="00893C7D" w:rsidRPr="00BB710F">
        <w:rPr>
          <w:rFonts w:ascii="Times New Roman" w:hAnsi="Times New Roman" w:cs="Times New Roman"/>
        </w:rPr>
        <w:t xml:space="preserve">Customer, the amount of which may be difficult to ascertain, and therefore </w:t>
      </w:r>
      <w:r w:rsidRPr="00BB710F">
        <w:rPr>
          <w:rFonts w:ascii="Times New Roman" w:hAnsi="Times New Roman" w:cs="Times New Roman"/>
        </w:rPr>
        <w:t xml:space="preserve">the </w:t>
      </w:r>
      <w:r w:rsidR="00411336" w:rsidRPr="00BB710F">
        <w:rPr>
          <w:rFonts w:ascii="Times New Roman" w:hAnsi="Times New Roman" w:cs="Times New Roman"/>
        </w:rPr>
        <w:t>Service Provider</w:t>
      </w:r>
      <w:r w:rsidR="00825D43" w:rsidRPr="00BB710F">
        <w:rPr>
          <w:rFonts w:ascii="Times New Roman" w:hAnsi="Times New Roman" w:cs="Times New Roman"/>
        </w:rPr>
        <w:t xml:space="preserve"> </w:t>
      </w:r>
      <w:r w:rsidR="00893C7D" w:rsidRPr="00BB710F">
        <w:rPr>
          <w:rFonts w:ascii="Times New Roman" w:hAnsi="Times New Roman" w:cs="Times New Roman"/>
        </w:rPr>
        <w:t xml:space="preserve">agrees that </w:t>
      </w:r>
      <w:r w:rsidR="00825D43" w:rsidRPr="00BB710F">
        <w:rPr>
          <w:rFonts w:ascii="Times New Roman" w:hAnsi="Times New Roman" w:cs="Times New Roman"/>
        </w:rPr>
        <w:t xml:space="preserve">the </w:t>
      </w:r>
      <w:r w:rsidR="00893C7D" w:rsidRPr="00BB710F">
        <w:rPr>
          <w:rFonts w:ascii="Times New Roman" w:hAnsi="Times New Roman" w:cs="Times New Roman"/>
        </w:rPr>
        <w:t xml:space="preserve">Customer shall have the right to apply to a court of competent jurisdiction for specific performance and/or an order restraining and enjoining any such further disclosure or breach and for such other relief as </w:t>
      </w:r>
      <w:r w:rsidR="00825D43" w:rsidRPr="00BB710F">
        <w:rPr>
          <w:rFonts w:ascii="Times New Roman" w:hAnsi="Times New Roman" w:cs="Times New Roman"/>
        </w:rPr>
        <w:t xml:space="preserve">the </w:t>
      </w:r>
      <w:r w:rsidR="00893C7D" w:rsidRPr="00BB710F">
        <w:rPr>
          <w:rFonts w:ascii="Times New Roman" w:hAnsi="Times New Roman" w:cs="Times New Roman"/>
        </w:rPr>
        <w:t xml:space="preserve">Customer shall deem appropriate. Such right of </w:t>
      </w:r>
      <w:r w:rsidR="00825D43" w:rsidRPr="00BB710F">
        <w:rPr>
          <w:rFonts w:ascii="Times New Roman" w:hAnsi="Times New Roman" w:cs="Times New Roman"/>
        </w:rPr>
        <w:t xml:space="preserve">the </w:t>
      </w:r>
      <w:r w:rsidR="00893C7D" w:rsidRPr="00BB710F">
        <w:rPr>
          <w:rFonts w:ascii="Times New Roman" w:hAnsi="Times New Roman" w:cs="Times New Roman"/>
        </w:rPr>
        <w:t xml:space="preserve">Customer is to be in addition to the remedies otherwise available to </w:t>
      </w:r>
      <w:r w:rsidR="00825D43" w:rsidRPr="00BB710F">
        <w:rPr>
          <w:rFonts w:ascii="Times New Roman" w:hAnsi="Times New Roman" w:cs="Times New Roman"/>
        </w:rPr>
        <w:t xml:space="preserve">the </w:t>
      </w:r>
      <w:r w:rsidR="00893C7D" w:rsidRPr="00BB710F">
        <w:rPr>
          <w:rFonts w:ascii="Times New Roman" w:hAnsi="Times New Roman" w:cs="Times New Roman"/>
        </w:rPr>
        <w:t>Customer at law or in equity.</w:t>
      </w:r>
      <w:r w:rsidR="00825D43" w:rsidRPr="00BB710F">
        <w:rPr>
          <w:rFonts w:ascii="Times New Roman" w:hAnsi="Times New Roman" w:cs="Times New Roman"/>
        </w:rPr>
        <w:t xml:space="preserve">  </w:t>
      </w:r>
    </w:p>
    <w:p w14:paraId="6C7B7F30" w14:textId="77777777" w:rsidR="00893C7D" w:rsidRPr="00BB710F" w:rsidRDefault="00893C7D" w:rsidP="00150E26">
      <w:pPr>
        <w:spacing w:after="0" w:line="240" w:lineRule="auto"/>
        <w:jc w:val="both"/>
        <w:rPr>
          <w:rFonts w:ascii="Times New Roman" w:hAnsi="Times New Roman" w:cs="Times New Roman"/>
        </w:rPr>
      </w:pPr>
    </w:p>
    <w:p w14:paraId="58CB382A" w14:textId="0CBAD482" w:rsidR="007244CF" w:rsidRPr="00BB710F" w:rsidRDefault="007244CF" w:rsidP="001449DE">
      <w:pPr>
        <w:pStyle w:val="ListParagraph"/>
        <w:numPr>
          <w:ilvl w:val="1"/>
          <w:numId w:val="10"/>
        </w:numPr>
        <w:spacing w:after="0" w:line="240" w:lineRule="auto"/>
        <w:ind w:left="567" w:hanging="567"/>
        <w:jc w:val="both"/>
        <w:rPr>
          <w:rFonts w:ascii="Times New Roman" w:hAnsi="Times New Roman" w:cs="Times New Roman"/>
        </w:rPr>
      </w:pPr>
      <w:r w:rsidRPr="00BB710F">
        <w:rPr>
          <w:rFonts w:ascii="Times New Roman" w:hAnsi="Times New Roman" w:cs="Times New Roman"/>
        </w:rPr>
        <w:t xml:space="preserve">Upon request from the Customer, </w:t>
      </w:r>
      <w:r w:rsidR="00336C93" w:rsidRPr="00BB710F">
        <w:rPr>
          <w:rFonts w:ascii="Times New Roman" w:hAnsi="Times New Roman" w:cs="Times New Roman"/>
        </w:rPr>
        <w:t xml:space="preserve">the </w:t>
      </w:r>
      <w:r w:rsidR="00411336" w:rsidRPr="00BB710F">
        <w:rPr>
          <w:rFonts w:ascii="Times New Roman" w:hAnsi="Times New Roman" w:cs="Times New Roman"/>
        </w:rPr>
        <w:t>Service Provider</w:t>
      </w:r>
      <w:r w:rsidR="00825D43" w:rsidRPr="00BB710F">
        <w:rPr>
          <w:rFonts w:ascii="Times New Roman" w:hAnsi="Times New Roman" w:cs="Times New Roman"/>
        </w:rPr>
        <w:t xml:space="preserve"> </w:t>
      </w:r>
      <w:r w:rsidRPr="00BB710F">
        <w:rPr>
          <w:rFonts w:ascii="Times New Roman" w:hAnsi="Times New Roman" w:cs="Times New Roman"/>
        </w:rPr>
        <w:t xml:space="preserve">shall provide the Customer with all </w:t>
      </w:r>
      <w:r w:rsidR="004E56E9" w:rsidRPr="00BB710F">
        <w:rPr>
          <w:rFonts w:ascii="Times New Roman" w:hAnsi="Times New Roman" w:cs="Times New Roman"/>
        </w:rPr>
        <w:t>Confidential Information</w:t>
      </w:r>
      <w:r w:rsidRPr="00BB710F">
        <w:rPr>
          <w:rFonts w:ascii="Times New Roman" w:hAnsi="Times New Roman" w:cs="Times New Roman"/>
        </w:rPr>
        <w:t xml:space="preserve"> in </w:t>
      </w:r>
      <w:r w:rsidR="00336C93" w:rsidRPr="00BB710F">
        <w:rPr>
          <w:rFonts w:ascii="Times New Roman" w:hAnsi="Times New Roman" w:cs="Times New Roman"/>
        </w:rPr>
        <w:t xml:space="preserve">the </w:t>
      </w:r>
      <w:r w:rsidR="00411336" w:rsidRPr="00BB710F">
        <w:rPr>
          <w:rFonts w:ascii="Times New Roman" w:hAnsi="Times New Roman" w:cs="Times New Roman"/>
        </w:rPr>
        <w:t>Service Provider</w:t>
      </w:r>
      <w:r w:rsidRPr="00BB710F">
        <w:rPr>
          <w:rFonts w:ascii="Times New Roman" w:hAnsi="Times New Roman" w:cs="Times New Roman"/>
        </w:rPr>
        <w:t xml:space="preserve"> possession. Upon termination or expiration of this Agreement, </w:t>
      </w:r>
      <w:r w:rsidR="00336C93" w:rsidRPr="00BB710F">
        <w:rPr>
          <w:rFonts w:ascii="Times New Roman" w:hAnsi="Times New Roman" w:cs="Times New Roman"/>
        </w:rPr>
        <w:t xml:space="preserve">the </w:t>
      </w:r>
      <w:r w:rsidR="00411336" w:rsidRPr="00BB710F">
        <w:rPr>
          <w:rFonts w:ascii="Times New Roman" w:hAnsi="Times New Roman" w:cs="Times New Roman"/>
        </w:rPr>
        <w:t>Service Provider</w:t>
      </w:r>
      <w:r w:rsidR="00E45605" w:rsidRPr="00BB710F">
        <w:rPr>
          <w:rFonts w:ascii="Times New Roman" w:hAnsi="Times New Roman" w:cs="Times New Roman"/>
        </w:rPr>
        <w:t xml:space="preserve"> </w:t>
      </w:r>
      <w:r w:rsidRPr="00BB710F">
        <w:rPr>
          <w:rFonts w:ascii="Times New Roman" w:hAnsi="Times New Roman" w:cs="Times New Roman"/>
        </w:rPr>
        <w:t xml:space="preserve">shall within </w:t>
      </w:r>
      <w:r w:rsidR="001D5241" w:rsidRPr="00BB710F">
        <w:rPr>
          <w:rFonts w:ascii="Times New Roman" w:hAnsi="Times New Roman" w:cs="Times New Roman"/>
        </w:rPr>
        <w:t>seven</w:t>
      </w:r>
      <w:r w:rsidRPr="00BB710F">
        <w:rPr>
          <w:rFonts w:ascii="Times New Roman" w:hAnsi="Times New Roman" w:cs="Times New Roman"/>
        </w:rPr>
        <w:t xml:space="preserve"> (</w:t>
      </w:r>
      <w:r w:rsidR="001D5241" w:rsidRPr="00BB710F">
        <w:rPr>
          <w:rFonts w:ascii="Times New Roman" w:hAnsi="Times New Roman" w:cs="Times New Roman"/>
        </w:rPr>
        <w:t>7</w:t>
      </w:r>
      <w:r w:rsidRPr="00BB710F">
        <w:rPr>
          <w:rFonts w:ascii="Times New Roman" w:hAnsi="Times New Roman" w:cs="Times New Roman"/>
        </w:rPr>
        <w:t>) days thereafter, at the Customer's sole discretion either (</w:t>
      </w:r>
      <w:proofErr w:type="spellStart"/>
      <w:r w:rsidRPr="00BB710F">
        <w:rPr>
          <w:rFonts w:ascii="Times New Roman" w:hAnsi="Times New Roman" w:cs="Times New Roman"/>
        </w:rPr>
        <w:t>i</w:t>
      </w:r>
      <w:proofErr w:type="spellEnd"/>
      <w:r w:rsidRPr="00BB710F">
        <w:rPr>
          <w:rFonts w:ascii="Times New Roman" w:hAnsi="Times New Roman" w:cs="Times New Roman"/>
        </w:rPr>
        <w:t xml:space="preserve">) provide the Customer with all documents and materials (including any and all copies) containing </w:t>
      </w:r>
      <w:r w:rsidR="004E56E9" w:rsidRPr="00BB710F">
        <w:rPr>
          <w:rFonts w:ascii="Times New Roman" w:hAnsi="Times New Roman" w:cs="Times New Roman"/>
        </w:rPr>
        <w:t>Confidential Information</w:t>
      </w:r>
      <w:r w:rsidRPr="00BB710F">
        <w:rPr>
          <w:rFonts w:ascii="Times New Roman" w:hAnsi="Times New Roman" w:cs="Times New Roman"/>
        </w:rPr>
        <w:t xml:space="preserve">, together with all other materials and property of the Customer, which are in its possession or under its control or (ii) destroy all such specified documents and materials (including any and all copies in any and all formats) and provide the Customer with a certificate of destruction signed by an officer of </w:t>
      </w:r>
      <w:r w:rsidR="00336C93" w:rsidRPr="00BB710F">
        <w:rPr>
          <w:rFonts w:ascii="Times New Roman" w:hAnsi="Times New Roman" w:cs="Times New Roman"/>
        </w:rPr>
        <w:t xml:space="preserve">the </w:t>
      </w:r>
      <w:r w:rsidR="00411336" w:rsidRPr="00BB710F">
        <w:rPr>
          <w:rFonts w:ascii="Times New Roman" w:hAnsi="Times New Roman" w:cs="Times New Roman"/>
        </w:rPr>
        <w:t>Service Provider</w:t>
      </w:r>
      <w:r w:rsidRPr="00BB710F">
        <w:rPr>
          <w:rFonts w:ascii="Times New Roman" w:hAnsi="Times New Roman" w:cs="Times New Roman"/>
        </w:rPr>
        <w:t>.</w:t>
      </w:r>
      <w:r w:rsidR="00825D43" w:rsidRPr="00BB710F">
        <w:rPr>
          <w:rFonts w:ascii="Times New Roman" w:hAnsi="Times New Roman" w:cs="Times New Roman"/>
        </w:rPr>
        <w:t xml:space="preserve">   </w:t>
      </w:r>
    </w:p>
    <w:p w14:paraId="07369A79" w14:textId="77777777" w:rsidR="008126C2" w:rsidRPr="00BB710F" w:rsidRDefault="008126C2" w:rsidP="00E34CAE">
      <w:pPr>
        <w:pStyle w:val="ListParagraph"/>
        <w:spacing w:after="0" w:line="240" w:lineRule="auto"/>
        <w:ind w:left="426"/>
        <w:jc w:val="both"/>
        <w:rPr>
          <w:rFonts w:ascii="Times New Roman" w:hAnsi="Times New Roman" w:cs="Times New Roman"/>
        </w:rPr>
      </w:pPr>
    </w:p>
    <w:p w14:paraId="54D0C70F" w14:textId="767734DF" w:rsidR="00FB6D54" w:rsidRPr="00BB710F" w:rsidRDefault="00336C93" w:rsidP="00D326F8">
      <w:pPr>
        <w:pStyle w:val="ListParagraph"/>
        <w:numPr>
          <w:ilvl w:val="1"/>
          <w:numId w:val="10"/>
        </w:numPr>
        <w:spacing w:after="0" w:line="240" w:lineRule="auto"/>
        <w:ind w:left="567" w:hanging="567"/>
        <w:jc w:val="both"/>
        <w:rPr>
          <w:rFonts w:ascii="Times New Roman" w:hAnsi="Times New Roman" w:cs="Times New Roman"/>
        </w:rPr>
      </w:pPr>
      <w:r w:rsidRPr="00BB710F">
        <w:rPr>
          <w:rFonts w:ascii="Times New Roman" w:hAnsi="Times New Roman" w:cs="Times New Roman"/>
        </w:rPr>
        <w:t xml:space="preserve">The </w:t>
      </w:r>
      <w:r w:rsidR="00411336" w:rsidRPr="00BB710F">
        <w:rPr>
          <w:rFonts w:ascii="Times New Roman" w:hAnsi="Times New Roman" w:cs="Times New Roman"/>
        </w:rPr>
        <w:t>Service Provider</w:t>
      </w:r>
      <w:r w:rsidR="00825D43" w:rsidRPr="00BB710F">
        <w:rPr>
          <w:rFonts w:ascii="Times New Roman" w:hAnsi="Times New Roman" w:cs="Times New Roman"/>
        </w:rPr>
        <w:t xml:space="preserve"> </w:t>
      </w:r>
      <w:r w:rsidR="00FB6D54" w:rsidRPr="00BB710F">
        <w:rPr>
          <w:rFonts w:ascii="Times New Roman" w:hAnsi="Times New Roman" w:cs="Times New Roman"/>
        </w:rPr>
        <w:t xml:space="preserve">shall on request from the Customer and in any event, on the expiry or termination of this Agreement, return to the Customer all documents, notes and other materials </w:t>
      </w:r>
      <w:r w:rsidR="00FB6D54" w:rsidRPr="00BB710F">
        <w:rPr>
          <w:rFonts w:ascii="Times New Roman" w:hAnsi="Times New Roman" w:cs="Times New Roman"/>
        </w:rPr>
        <w:lastRenderedPageBreak/>
        <w:t xml:space="preserve">obtained directly or indirectly from the Customer or any of the Customer’s related corporations, or prepared by or on behalf of </w:t>
      </w:r>
      <w:r w:rsidR="00411336" w:rsidRPr="00BB710F">
        <w:rPr>
          <w:rFonts w:ascii="Times New Roman" w:hAnsi="Times New Roman" w:cs="Times New Roman"/>
        </w:rPr>
        <w:t>Service Provider</w:t>
      </w:r>
      <w:r w:rsidR="00FB6D54" w:rsidRPr="00BB710F">
        <w:rPr>
          <w:rFonts w:ascii="Times New Roman" w:hAnsi="Times New Roman" w:cs="Times New Roman"/>
        </w:rPr>
        <w:t xml:space="preserve">, which contain </w:t>
      </w:r>
      <w:r w:rsidR="002F7EDD" w:rsidRPr="00BB710F">
        <w:rPr>
          <w:rFonts w:ascii="Times New Roman" w:hAnsi="Times New Roman" w:cs="Times New Roman"/>
        </w:rPr>
        <w:t xml:space="preserve">any </w:t>
      </w:r>
      <w:r w:rsidR="00FB6D54" w:rsidRPr="00BB710F">
        <w:rPr>
          <w:rFonts w:ascii="Times New Roman" w:hAnsi="Times New Roman" w:cs="Times New Roman"/>
        </w:rPr>
        <w:t xml:space="preserve">Confidential Information belonging to the Customer or any of the Customer’s related corporations, including all copies of such documents, notes and other materials.  </w:t>
      </w:r>
      <w:r w:rsidR="00825D43" w:rsidRPr="00BB710F">
        <w:rPr>
          <w:rFonts w:ascii="Times New Roman" w:hAnsi="Times New Roman" w:cs="Times New Roman"/>
        </w:rPr>
        <w:t xml:space="preserve">  </w:t>
      </w:r>
    </w:p>
    <w:p w14:paraId="68715FA4" w14:textId="77777777" w:rsidR="00A507B9" w:rsidRPr="00BB710F" w:rsidRDefault="00A507B9" w:rsidP="00E34CAE">
      <w:pPr>
        <w:pStyle w:val="ListParagraph"/>
        <w:spacing w:after="0" w:line="240" w:lineRule="auto"/>
        <w:ind w:left="360"/>
        <w:jc w:val="both"/>
        <w:rPr>
          <w:rFonts w:ascii="Times New Roman" w:hAnsi="Times New Roman" w:cs="Times New Roman"/>
        </w:rPr>
      </w:pPr>
    </w:p>
    <w:p w14:paraId="606F0492" w14:textId="77777777" w:rsidR="00893C7D" w:rsidRPr="00BB710F" w:rsidRDefault="00893C7D" w:rsidP="00D326F8">
      <w:pPr>
        <w:pStyle w:val="ListParagraph"/>
        <w:numPr>
          <w:ilvl w:val="1"/>
          <w:numId w:val="10"/>
        </w:numPr>
        <w:spacing w:after="0" w:line="240" w:lineRule="auto"/>
        <w:ind w:left="567" w:hanging="567"/>
        <w:jc w:val="both"/>
        <w:rPr>
          <w:rFonts w:ascii="Times New Roman" w:hAnsi="Times New Roman" w:cs="Times New Roman"/>
        </w:rPr>
      </w:pPr>
      <w:r w:rsidRPr="00BB710F">
        <w:rPr>
          <w:rFonts w:ascii="Times New Roman" w:hAnsi="Times New Roman" w:cs="Times New Roman"/>
        </w:rPr>
        <w:t>Any</w:t>
      </w:r>
      <w:r w:rsidR="00FB6D54" w:rsidRPr="00BB710F">
        <w:rPr>
          <w:rFonts w:ascii="Times New Roman" w:hAnsi="Times New Roman" w:cs="Times New Roman"/>
        </w:rPr>
        <w:t xml:space="preserve"> </w:t>
      </w:r>
      <w:r w:rsidRPr="00BB710F">
        <w:rPr>
          <w:rFonts w:ascii="Times New Roman" w:hAnsi="Times New Roman" w:cs="Times New Roman"/>
        </w:rPr>
        <w:t xml:space="preserve">contravention of the obligations under this </w:t>
      </w:r>
      <w:r w:rsidR="00825D43" w:rsidRPr="00BB710F">
        <w:rPr>
          <w:rFonts w:ascii="Times New Roman" w:hAnsi="Times New Roman" w:cs="Times New Roman"/>
        </w:rPr>
        <w:t>C</w:t>
      </w:r>
      <w:r w:rsidRPr="00BB710F">
        <w:rPr>
          <w:rFonts w:ascii="Times New Roman" w:hAnsi="Times New Roman" w:cs="Times New Roman"/>
        </w:rPr>
        <w:t>lause 7, shall be deemed to be a material breach of this Agreement.</w:t>
      </w:r>
    </w:p>
    <w:p w14:paraId="1E0F47C2" w14:textId="77777777" w:rsidR="003049F6" w:rsidRPr="00BB710F" w:rsidRDefault="003049F6" w:rsidP="007E40E4">
      <w:pPr>
        <w:pStyle w:val="ListParagraph"/>
        <w:spacing w:after="0" w:line="240" w:lineRule="auto"/>
        <w:ind w:left="360"/>
        <w:jc w:val="both"/>
        <w:rPr>
          <w:rFonts w:ascii="Times New Roman" w:hAnsi="Times New Roman" w:cs="Times New Roman"/>
        </w:rPr>
      </w:pPr>
    </w:p>
    <w:p w14:paraId="4B409479" w14:textId="56345150" w:rsidR="00893C7D" w:rsidRPr="00BB710F" w:rsidRDefault="00893C7D" w:rsidP="00D326F8">
      <w:pPr>
        <w:pStyle w:val="ListParagraph"/>
        <w:numPr>
          <w:ilvl w:val="1"/>
          <w:numId w:val="10"/>
        </w:numPr>
        <w:spacing w:after="0" w:line="240" w:lineRule="auto"/>
        <w:ind w:left="567" w:hanging="567"/>
        <w:jc w:val="both"/>
        <w:rPr>
          <w:rFonts w:ascii="Times New Roman" w:hAnsi="Times New Roman" w:cs="Times New Roman"/>
        </w:rPr>
      </w:pPr>
      <w:r w:rsidRPr="00BB710F">
        <w:rPr>
          <w:rFonts w:ascii="Times New Roman" w:hAnsi="Times New Roman" w:cs="Times New Roman"/>
        </w:rPr>
        <w:t xml:space="preserve">The confidentiality obligations of </w:t>
      </w:r>
      <w:r w:rsidR="00336C93" w:rsidRPr="00BB710F">
        <w:rPr>
          <w:rFonts w:ascii="Times New Roman" w:hAnsi="Times New Roman" w:cs="Times New Roman"/>
        </w:rPr>
        <w:t xml:space="preserve">the </w:t>
      </w:r>
      <w:r w:rsidR="00411336" w:rsidRPr="00BB710F">
        <w:rPr>
          <w:rFonts w:ascii="Times New Roman" w:hAnsi="Times New Roman" w:cs="Times New Roman"/>
        </w:rPr>
        <w:t>Service Provider</w:t>
      </w:r>
      <w:r w:rsidRPr="00BB710F">
        <w:rPr>
          <w:rFonts w:ascii="Times New Roman" w:hAnsi="Times New Roman" w:cs="Times New Roman"/>
        </w:rPr>
        <w:t xml:space="preserve"> under this Agreement, shall survive the termination or expiry of this Agreement,</w:t>
      </w:r>
      <w:r w:rsidR="001D77E2" w:rsidRPr="00BB710F">
        <w:rPr>
          <w:rFonts w:ascii="Times New Roman" w:hAnsi="Times New Roman" w:cs="Times New Roman"/>
        </w:rPr>
        <w:t xml:space="preserve"> </w:t>
      </w:r>
      <w:r w:rsidRPr="00BB710F">
        <w:rPr>
          <w:rFonts w:ascii="Times New Roman" w:hAnsi="Times New Roman" w:cs="Times New Roman"/>
        </w:rPr>
        <w:t>as the case may be.</w:t>
      </w:r>
      <w:r w:rsidR="00825D43" w:rsidRPr="00BB710F">
        <w:rPr>
          <w:rFonts w:ascii="Times New Roman" w:hAnsi="Times New Roman" w:cs="Times New Roman"/>
        </w:rPr>
        <w:t xml:space="preserve"> </w:t>
      </w:r>
    </w:p>
    <w:p w14:paraId="078CCC3D" w14:textId="77777777" w:rsidR="00F42287" w:rsidRPr="00BB710F" w:rsidRDefault="00F42287" w:rsidP="007E40E4">
      <w:pPr>
        <w:pStyle w:val="ListParagraph"/>
        <w:spacing w:after="0" w:line="240" w:lineRule="auto"/>
        <w:ind w:left="567"/>
        <w:jc w:val="both"/>
        <w:rPr>
          <w:rFonts w:ascii="Times New Roman" w:hAnsi="Times New Roman" w:cs="Times New Roman"/>
        </w:rPr>
      </w:pPr>
    </w:p>
    <w:p w14:paraId="3F83F150" w14:textId="77777777" w:rsidR="007A2D24" w:rsidRPr="00BB710F" w:rsidRDefault="00893C7D" w:rsidP="0031506C">
      <w:pPr>
        <w:pStyle w:val="ListParagraph"/>
        <w:numPr>
          <w:ilvl w:val="0"/>
          <w:numId w:val="29"/>
        </w:numPr>
        <w:ind w:left="567" w:hanging="567"/>
        <w:rPr>
          <w:rFonts w:ascii="Times New Roman" w:hAnsi="Times New Roman" w:cs="Times New Roman"/>
          <w:b/>
        </w:rPr>
      </w:pPr>
      <w:r w:rsidRPr="00BB710F">
        <w:rPr>
          <w:rFonts w:ascii="Times New Roman" w:hAnsi="Times New Roman" w:cs="Times New Roman"/>
          <w:b/>
        </w:rPr>
        <w:t xml:space="preserve">Termination </w:t>
      </w:r>
    </w:p>
    <w:p w14:paraId="43CD69E5" w14:textId="77777777" w:rsidR="00AD4DC7" w:rsidRPr="00BB710F" w:rsidRDefault="00AD4DC7" w:rsidP="00E34CAE">
      <w:pPr>
        <w:pStyle w:val="ListParagraph"/>
        <w:spacing w:after="0" w:line="240" w:lineRule="auto"/>
        <w:ind w:left="360"/>
        <w:rPr>
          <w:rFonts w:ascii="Times New Roman" w:hAnsi="Times New Roman" w:cs="Times New Roman"/>
          <w:b/>
        </w:rPr>
      </w:pPr>
    </w:p>
    <w:p w14:paraId="3A645C3F" w14:textId="77777777" w:rsidR="00AD4DC7" w:rsidRPr="00BB710F" w:rsidRDefault="00893C7D" w:rsidP="001449DE">
      <w:pPr>
        <w:pStyle w:val="ListParagraph"/>
        <w:numPr>
          <w:ilvl w:val="0"/>
          <w:numId w:val="12"/>
        </w:numPr>
        <w:spacing w:after="0" w:line="240" w:lineRule="auto"/>
        <w:ind w:left="567" w:hanging="567"/>
        <w:rPr>
          <w:rFonts w:ascii="Times New Roman" w:hAnsi="Times New Roman" w:cs="Times New Roman"/>
          <w:b/>
          <w:u w:val="single"/>
        </w:rPr>
      </w:pPr>
      <w:r w:rsidRPr="00BB710F">
        <w:rPr>
          <w:rFonts w:ascii="Times New Roman" w:hAnsi="Times New Roman" w:cs="Times New Roman"/>
          <w:i/>
          <w:u w:val="single"/>
        </w:rPr>
        <w:t>Term of the Agreement</w:t>
      </w:r>
      <w:r w:rsidRPr="00BB710F">
        <w:rPr>
          <w:rFonts w:ascii="Times New Roman" w:hAnsi="Times New Roman" w:cs="Times New Roman"/>
          <w:u w:val="single"/>
        </w:rPr>
        <w:t xml:space="preserve"> </w:t>
      </w:r>
    </w:p>
    <w:p w14:paraId="37339F80" w14:textId="77777777" w:rsidR="00AD4DC7" w:rsidRPr="00BB710F" w:rsidRDefault="00AD4DC7" w:rsidP="00E34CAE">
      <w:pPr>
        <w:pStyle w:val="ListParagraph"/>
        <w:spacing w:after="0" w:line="240" w:lineRule="auto"/>
        <w:ind w:left="360"/>
        <w:rPr>
          <w:rFonts w:ascii="Times New Roman" w:hAnsi="Times New Roman" w:cs="Times New Roman"/>
        </w:rPr>
      </w:pPr>
    </w:p>
    <w:p w14:paraId="527AB755" w14:textId="21151555" w:rsidR="00AD4DC7" w:rsidRPr="00BB710F" w:rsidRDefault="00893C7D" w:rsidP="007E40E4">
      <w:pPr>
        <w:pStyle w:val="ListParagraph"/>
        <w:spacing w:after="0" w:line="240" w:lineRule="auto"/>
        <w:ind w:left="567"/>
        <w:jc w:val="both"/>
        <w:rPr>
          <w:rFonts w:ascii="Times New Roman" w:hAnsi="Times New Roman" w:cs="Times New Roman"/>
          <w:b/>
        </w:rPr>
      </w:pPr>
      <w:commentRangeStart w:id="60"/>
      <w:commentRangeStart w:id="61"/>
      <w:r w:rsidRPr="00BB710F">
        <w:rPr>
          <w:rFonts w:ascii="Times New Roman" w:hAnsi="Times New Roman" w:cs="Times New Roman"/>
        </w:rPr>
        <w:t xml:space="preserve">This Agreement </w:t>
      </w:r>
      <w:r w:rsidR="00AD4DC7" w:rsidRPr="00BB710F">
        <w:rPr>
          <w:rFonts w:ascii="Times New Roman" w:hAnsi="Times New Roman" w:cs="Times New Roman"/>
        </w:rPr>
        <w:t>will</w:t>
      </w:r>
      <w:r w:rsidRPr="00BB710F">
        <w:rPr>
          <w:rFonts w:ascii="Times New Roman" w:hAnsi="Times New Roman" w:cs="Times New Roman"/>
        </w:rPr>
        <w:t xml:space="preserve"> be valid from the </w:t>
      </w:r>
      <w:r w:rsidR="00B01CF3">
        <w:rPr>
          <w:rFonts w:ascii="Times New Roman" w:hAnsi="Times New Roman" w:cs="Times New Roman"/>
        </w:rPr>
        <w:t>Go-Live</w:t>
      </w:r>
      <w:r w:rsidRPr="00BB710F">
        <w:rPr>
          <w:rFonts w:ascii="Times New Roman" w:hAnsi="Times New Roman" w:cs="Times New Roman"/>
        </w:rPr>
        <w:t xml:space="preserve"> Date and shall continue for a period of </w:t>
      </w:r>
      <w:r w:rsidR="003A2F3B">
        <w:rPr>
          <w:rFonts w:ascii="Times New Roman" w:hAnsi="Times New Roman" w:cs="Times New Roman"/>
        </w:rPr>
        <w:t>12 Months</w:t>
      </w:r>
      <w:r w:rsidR="00CD1CD6">
        <w:rPr>
          <w:rFonts w:ascii="Times New Roman" w:hAnsi="Times New Roman" w:cs="Times New Roman"/>
        </w:rPr>
        <w:t xml:space="preserve"> </w:t>
      </w:r>
      <w:r w:rsidRPr="00BB710F">
        <w:rPr>
          <w:rFonts w:ascii="Times New Roman" w:hAnsi="Times New Roman" w:cs="Times New Roman"/>
        </w:rPr>
        <w:t>unless terminated in accordance with this Agreement</w:t>
      </w:r>
      <w:r w:rsidR="00825D43" w:rsidRPr="00BB710F">
        <w:rPr>
          <w:rFonts w:ascii="Times New Roman" w:hAnsi="Times New Roman" w:cs="Times New Roman"/>
        </w:rPr>
        <w:t xml:space="preserve"> (“</w:t>
      </w:r>
      <w:r w:rsidR="00825D43" w:rsidRPr="00BB710F">
        <w:rPr>
          <w:rFonts w:ascii="Times New Roman" w:hAnsi="Times New Roman" w:cs="Times New Roman"/>
          <w:b/>
        </w:rPr>
        <w:t>Term</w:t>
      </w:r>
      <w:r w:rsidR="00825D43" w:rsidRPr="00BB710F">
        <w:rPr>
          <w:rFonts w:ascii="Times New Roman" w:hAnsi="Times New Roman" w:cs="Times New Roman"/>
        </w:rPr>
        <w:t>”)</w:t>
      </w:r>
      <w:r w:rsidRPr="00BB710F">
        <w:rPr>
          <w:rFonts w:ascii="Times New Roman" w:hAnsi="Times New Roman" w:cs="Times New Roman"/>
        </w:rPr>
        <w:t>.</w:t>
      </w:r>
      <w:bookmarkStart w:id="62" w:name="_Toc474418711"/>
      <w:bookmarkStart w:id="63" w:name="_Toc475709332"/>
      <w:bookmarkStart w:id="64" w:name="_Toc478655645"/>
      <w:r w:rsidR="00B64C51" w:rsidRPr="00BB710F">
        <w:rPr>
          <w:rFonts w:ascii="Times New Roman" w:hAnsi="Times New Roman" w:cs="Times New Roman"/>
        </w:rPr>
        <w:t xml:space="preserve"> </w:t>
      </w:r>
      <w:commentRangeEnd w:id="60"/>
      <w:r w:rsidR="002651FB" w:rsidRPr="00BB710F">
        <w:rPr>
          <w:rStyle w:val="CommentReference"/>
          <w:rFonts w:ascii="Times New Roman" w:hAnsi="Times New Roman" w:cs="Times New Roman"/>
          <w:sz w:val="22"/>
          <w:szCs w:val="22"/>
        </w:rPr>
        <w:commentReference w:id="60"/>
      </w:r>
      <w:commentRangeEnd w:id="61"/>
      <w:r w:rsidR="00B01CF3" w:rsidRPr="00BB710F">
        <w:rPr>
          <w:rStyle w:val="CommentReference"/>
          <w:rFonts w:ascii="Times New Roman" w:hAnsi="Times New Roman" w:cs="Times New Roman"/>
          <w:sz w:val="22"/>
          <w:szCs w:val="22"/>
        </w:rPr>
        <w:commentReference w:id="61"/>
      </w:r>
      <w:r w:rsidR="00B64C51" w:rsidRPr="00BB710F">
        <w:rPr>
          <w:rFonts w:ascii="Times New Roman" w:hAnsi="Times New Roman" w:cs="Times New Roman"/>
        </w:rPr>
        <w:t>Upon expiry of the Term, the Customer will have the right to renew the Agreement on terms and conditions mutually agreed</w:t>
      </w:r>
      <w:r w:rsidRPr="00BB710F">
        <w:rPr>
          <w:rFonts w:ascii="Times New Roman" w:hAnsi="Times New Roman" w:cs="Times New Roman"/>
        </w:rPr>
        <w:t xml:space="preserve"> </w:t>
      </w:r>
      <w:r w:rsidR="00576F53" w:rsidRPr="00BB710F">
        <w:rPr>
          <w:rFonts w:ascii="Times New Roman" w:hAnsi="Times New Roman" w:cs="Times New Roman"/>
        </w:rPr>
        <w:t>between the Parties</w:t>
      </w:r>
      <w:r w:rsidR="00B64C51" w:rsidRPr="00BB710F">
        <w:rPr>
          <w:rFonts w:ascii="Times New Roman" w:hAnsi="Times New Roman" w:cs="Times New Roman"/>
        </w:rPr>
        <w:t xml:space="preserve">. </w:t>
      </w:r>
      <w:r w:rsidR="00FB5B5C" w:rsidRPr="00BB710F">
        <w:rPr>
          <w:rFonts w:ascii="Times New Roman" w:hAnsi="Times New Roman" w:cs="Times New Roman"/>
        </w:rPr>
        <w:t xml:space="preserve"> </w:t>
      </w:r>
    </w:p>
    <w:p w14:paraId="48D81CCF" w14:textId="77777777" w:rsidR="00AD4DC7" w:rsidRPr="00BB710F" w:rsidRDefault="00AD4DC7" w:rsidP="00E34CAE">
      <w:pPr>
        <w:pStyle w:val="ListParagraph"/>
        <w:spacing w:after="0" w:line="240" w:lineRule="auto"/>
        <w:ind w:left="360"/>
        <w:rPr>
          <w:rStyle w:val="Heading2Char"/>
          <w:rFonts w:eastAsiaTheme="minorHAnsi"/>
          <w:sz w:val="22"/>
          <w:szCs w:val="22"/>
          <w:lang w:val="en-US"/>
        </w:rPr>
      </w:pPr>
    </w:p>
    <w:p w14:paraId="25D5FE61" w14:textId="77777777" w:rsidR="00893C7D" w:rsidRPr="00BB710F" w:rsidRDefault="00893C7D" w:rsidP="001449DE">
      <w:pPr>
        <w:pStyle w:val="ListParagraph"/>
        <w:numPr>
          <w:ilvl w:val="0"/>
          <w:numId w:val="12"/>
        </w:numPr>
        <w:spacing w:after="0" w:line="240" w:lineRule="auto"/>
        <w:ind w:left="567" w:hanging="567"/>
        <w:rPr>
          <w:rStyle w:val="Heading2Char"/>
          <w:rFonts w:eastAsiaTheme="minorHAnsi"/>
          <w:i/>
          <w:sz w:val="22"/>
          <w:szCs w:val="22"/>
          <w:u w:val="single"/>
          <w:lang w:val="en-US"/>
        </w:rPr>
      </w:pPr>
      <w:r w:rsidRPr="00BB710F">
        <w:rPr>
          <w:rStyle w:val="Heading2Char"/>
          <w:rFonts w:eastAsia="Cambria"/>
          <w:b w:val="0"/>
          <w:i/>
          <w:sz w:val="22"/>
          <w:szCs w:val="22"/>
          <w:u w:val="single"/>
        </w:rPr>
        <w:t>Customer’s Right to Terminate for Cause</w:t>
      </w:r>
      <w:bookmarkEnd w:id="62"/>
      <w:bookmarkEnd w:id="63"/>
      <w:bookmarkEnd w:id="64"/>
    </w:p>
    <w:p w14:paraId="1D8C862A" w14:textId="77777777" w:rsidR="00AD4DC7" w:rsidRPr="00BB710F" w:rsidRDefault="00AD4DC7" w:rsidP="00E34CAE">
      <w:pPr>
        <w:spacing w:after="0" w:line="240" w:lineRule="auto"/>
        <w:jc w:val="both"/>
        <w:rPr>
          <w:rFonts w:ascii="Times New Roman" w:hAnsi="Times New Roman" w:cs="Times New Roman"/>
        </w:rPr>
      </w:pPr>
    </w:p>
    <w:p w14:paraId="3303B234" w14:textId="6EDC3624" w:rsidR="00893C7D" w:rsidRPr="00BB710F" w:rsidRDefault="00893C7D" w:rsidP="007E40E4">
      <w:pPr>
        <w:pStyle w:val="ListParagraph"/>
        <w:spacing w:after="0" w:line="240" w:lineRule="auto"/>
        <w:ind w:left="567"/>
        <w:jc w:val="both"/>
        <w:rPr>
          <w:rFonts w:ascii="Times New Roman" w:hAnsi="Times New Roman" w:cs="Times New Roman"/>
        </w:rPr>
      </w:pPr>
      <w:r w:rsidRPr="00BB710F">
        <w:rPr>
          <w:rFonts w:ascii="Times New Roman" w:hAnsi="Times New Roman" w:cs="Times New Roman"/>
        </w:rPr>
        <w:t>Notwithstanding anything contained elsewhere in this Agreement, upon the happening of any or more of the following events</w:t>
      </w:r>
      <w:r w:rsidR="007952AF" w:rsidRPr="00BB710F">
        <w:rPr>
          <w:rFonts w:ascii="Times New Roman" w:hAnsi="Times New Roman" w:cs="Times New Roman"/>
        </w:rPr>
        <w:t>,</w:t>
      </w:r>
      <w:r w:rsidRPr="00BB710F">
        <w:rPr>
          <w:rFonts w:ascii="Times New Roman" w:hAnsi="Times New Roman" w:cs="Times New Roman"/>
        </w:rPr>
        <w:t xml:space="preserve"> </w:t>
      </w:r>
      <w:r w:rsidR="00DF0013" w:rsidRPr="00BB710F">
        <w:rPr>
          <w:rFonts w:ascii="Times New Roman" w:hAnsi="Times New Roman" w:cs="Times New Roman"/>
        </w:rPr>
        <w:t xml:space="preserve">the </w:t>
      </w:r>
      <w:r w:rsidRPr="00BB710F">
        <w:rPr>
          <w:rFonts w:ascii="Times New Roman" w:hAnsi="Times New Roman" w:cs="Times New Roman"/>
        </w:rPr>
        <w:t>Customer</w:t>
      </w:r>
      <w:r w:rsidR="00AD4DC7" w:rsidRPr="00BB710F">
        <w:rPr>
          <w:rFonts w:ascii="Times New Roman" w:hAnsi="Times New Roman" w:cs="Times New Roman"/>
        </w:rPr>
        <w:t xml:space="preserve"> wi</w:t>
      </w:r>
      <w:r w:rsidRPr="00BB710F">
        <w:rPr>
          <w:rFonts w:ascii="Times New Roman" w:hAnsi="Times New Roman" w:cs="Times New Roman"/>
        </w:rPr>
        <w:t>ll have the right to forthwith terminate the Agreement</w:t>
      </w:r>
      <w:r w:rsidR="006C56E6">
        <w:rPr>
          <w:rFonts w:ascii="Times New Roman" w:hAnsi="Times New Roman" w:cs="Times New Roman"/>
        </w:rPr>
        <w:t xml:space="preserve"> in whole or in part</w:t>
      </w:r>
      <w:r w:rsidRPr="00BB710F">
        <w:rPr>
          <w:rFonts w:ascii="Times New Roman" w:hAnsi="Times New Roman" w:cs="Times New Roman"/>
        </w:rPr>
        <w:t xml:space="preserve"> without any liability</w:t>
      </w:r>
      <w:r w:rsidR="007926C8" w:rsidRPr="00BB710F">
        <w:rPr>
          <w:rFonts w:ascii="Times New Roman" w:hAnsi="Times New Roman" w:cs="Times New Roman"/>
        </w:rPr>
        <w:t>, except as set forth in Section 8.5,</w:t>
      </w:r>
      <w:r w:rsidRPr="00BB710F">
        <w:rPr>
          <w:rFonts w:ascii="Times New Roman" w:hAnsi="Times New Roman" w:cs="Times New Roman"/>
        </w:rPr>
        <w:t xml:space="preserve"> and with all its rights reserved to collect such damages from </w:t>
      </w:r>
      <w:r w:rsidR="00DF0013" w:rsidRPr="00BB710F">
        <w:rPr>
          <w:rFonts w:ascii="Times New Roman" w:hAnsi="Times New Roman" w:cs="Times New Roman"/>
        </w:rPr>
        <w:t xml:space="preserve">the </w:t>
      </w:r>
      <w:r w:rsidR="00411336" w:rsidRPr="00BB710F">
        <w:rPr>
          <w:rFonts w:ascii="Times New Roman" w:hAnsi="Times New Roman" w:cs="Times New Roman"/>
        </w:rPr>
        <w:t>Service Provider</w:t>
      </w:r>
      <w:r w:rsidRPr="00BB710F">
        <w:rPr>
          <w:rFonts w:ascii="Times New Roman" w:hAnsi="Times New Roman" w:cs="Times New Roman"/>
        </w:rPr>
        <w:t xml:space="preserve"> as may be arising under this Agreement or under any law: </w:t>
      </w:r>
      <w:r w:rsidR="00825D43" w:rsidRPr="00BB710F">
        <w:rPr>
          <w:rFonts w:ascii="Times New Roman" w:hAnsi="Times New Roman" w:cs="Times New Roman"/>
        </w:rPr>
        <w:t xml:space="preserve"> </w:t>
      </w:r>
    </w:p>
    <w:p w14:paraId="2FD85087" w14:textId="77777777" w:rsidR="00893C7D" w:rsidRPr="00BB710F" w:rsidRDefault="00893C7D" w:rsidP="00E34CAE">
      <w:pPr>
        <w:spacing w:after="0" w:line="240" w:lineRule="auto"/>
        <w:ind w:left="720"/>
        <w:jc w:val="both"/>
        <w:rPr>
          <w:rFonts w:ascii="Times New Roman" w:hAnsi="Times New Roman" w:cs="Times New Roman"/>
        </w:rPr>
      </w:pPr>
    </w:p>
    <w:p w14:paraId="18962A81" w14:textId="66E40CBC" w:rsidR="00893C7D" w:rsidRPr="00BB710F" w:rsidRDefault="00893C7D" w:rsidP="001449DE">
      <w:pPr>
        <w:pStyle w:val="ListParagraph"/>
        <w:numPr>
          <w:ilvl w:val="3"/>
          <w:numId w:val="7"/>
        </w:numPr>
        <w:spacing w:after="0" w:line="240" w:lineRule="auto"/>
        <w:ind w:left="1080" w:hanging="540"/>
        <w:jc w:val="both"/>
        <w:rPr>
          <w:rFonts w:ascii="Times New Roman" w:hAnsi="Times New Roman" w:cs="Times New Roman"/>
        </w:rPr>
      </w:pPr>
      <w:r w:rsidRPr="00BB710F">
        <w:rPr>
          <w:rFonts w:ascii="Times New Roman" w:hAnsi="Times New Roman" w:cs="Times New Roman"/>
        </w:rPr>
        <w:t>breach on the part of</w:t>
      </w:r>
      <w:r w:rsidR="00DF0013" w:rsidRPr="00BB710F">
        <w:rPr>
          <w:rFonts w:ascii="Times New Roman" w:hAnsi="Times New Roman" w:cs="Times New Roman"/>
        </w:rPr>
        <w:t xml:space="preserve"> the</w:t>
      </w:r>
      <w:r w:rsidRPr="00BB710F">
        <w:rPr>
          <w:rFonts w:ascii="Times New Roman" w:hAnsi="Times New Roman" w:cs="Times New Roman"/>
        </w:rPr>
        <w:t xml:space="preserve"> </w:t>
      </w:r>
      <w:r w:rsidR="00411336" w:rsidRPr="00BB710F">
        <w:rPr>
          <w:rFonts w:ascii="Times New Roman" w:hAnsi="Times New Roman" w:cs="Times New Roman"/>
        </w:rPr>
        <w:t>Service Provider</w:t>
      </w:r>
      <w:r w:rsidR="00825D43" w:rsidRPr="00BB710F">
        <w:rPr>
          <w:rFonts w:ascii="Times New Roman" w:hAnsi="Times New Roman" w:cs="Times New Roman"/>
        </w:rPr>
        <w:t xml:space="preserve"> </w:t>
      </w:r>
      <w:r w:rsidRPr="00BB710F">
        <w:rPr>
          <w:rFonts w:ascii="Times New Roman" w:hAnsi="Times New Roman" w:cs="Times New Roman"/>
        </w:rPr>
        <w:t xml:space="preserve">of any terms and conditions of this Agreement </w:t>
      </w:r>
      <w:r w:rsidR="009F2EF9" w:rsidRPr="00BB710F">
        <w:rPr>
          <w:rFonts w:ascii="Times New Roman" w:hAnsi="Times New Roman" w:cs="Times New Roman"/>
        </w:rPr>
        <w:t xml:space="preserve">including material breach </w:t>
      </w:r>
      <w:r w:rsidRPr="00BB710F">
        <w:rPr>
          <w:rFonts w:ascii="Times New Roman" w:hAnsi="Times New Roman" w:cs="Times New Roman"/>
        </w:rPr>
        <w:t xml:space="preserve">which, if remediable, is not cured within a period of thirty (30) days from the date of such breach being brought to </w:t>
      </w:r>
      <w:r w:rsidR="00DF0013" w:rsidRPr="00BB710F">
        <w:rPr>
          <w:rFonts w:ascii="Times New Roman" w:hAnsi="Times New Roman" w:cs="Times New Roman"/>
        </w:rPr>
        <w:t xml:space="preserve">the </w:t>
      </w:r>
      <w:r w:rsidR="00411336" w:rsidRPr="00BB710F">
        <w:rPr>
          <w:rFonts w:ascii="Times New Roman" w:hAnsi="Times New Roman" w:cs="Times New Roman"/>
        </w:rPr>
        <w:t>Service Provider</w:t>
      </w:r>
      <w:r w:rsidRPr="00BB710F">
        <w:rPr>
          <w:rFonts w:ascii="Times New Roman" w:hAnsi="Times New Roman" w:cs="Times New Roman"/>
        </w:rPr>
        <w:t xml:space="preserve">’s notice; </w:t>
      </w:r>
      <w:r w:rsidR="007B6246" w:rsidRPr="00BB710F">
        <w:rPr>
          <w:rFonts w:ascii="Times New Roman" w:hAnsi="Times New Roman" w:cs="Times New Roman"/>
        </w:rPr>
        <w:t>or</w:t>
      </w:r>
    </w:p>
    <w:p w14:paraId="53E95A13" w14:textId="77777777" w:rsidR="00893C7D" w:rsidRPr="00BB710F" w:rsidRDefault="00893C7D" w:rsidP="007E40E4">
      <w:pPr>
        <w:spacing w:after="0" w:line="240" w:lineRule="auto"/>
        <w:ind w:left="993" w:hanging="426"/>
        <w:jc w:val="both"/>
        <w:rPr>
          <w:rFonts w:ascii="Times New Roman" w:hAnsi="Times New Roman" w:cs="Times New Roman"/>
        </w:rPr>
      </w:pPr>
    </w:p>
    <w:p w14:paraId="3A31621F" w14:textId="2C4D6D4A" w:rsidR="00893C7D" w:rsidRPr="00BB710F" w:rsidRDefault="00893C7D" w:rsidP="001449DE">
      <w:pPr>
        <w:pStyle w:val="ListParagraph"/>
        <w:numPr>
          <w:ilvl w:val="3"/>
          <w:numId w:val="7"/>
        </w:numPr>
        <w:spacing w:after="0" w:line="240" w:lineRule="auto"/>
        <w:ind w:left="1080" w:hanging="540"/>
        <w:jc w:val="both"/>
        <w:rPr>
          <w:rFonts w:ascii="Times New Roman" w:hAnsi="Times New Roman" w:cs="Times New Roman"/>
        </w:rPr>
      </w:pPr>
      <w:r w:rsidRPr="00BB710F">
        <w:rPr>
          <w:rFonts w:ascii="Times New Roman" w:hAnsi="Times New Roman" w:cs="Times New Roman"/>
        </w:rPr>
        <w:t xml:space="preserve">where </w:t>
      </w:r>
      <w:r w:rsidR="00DF0013" w:rsidRPr="00BB710F">
        <w:rPr>
          <w:rFonts w:ascii="Times New Roman" w:hAnsi="Times New Roman" w:cs="Times New Roman"/>
        </w:rPr>
        <w:t xml:space="preserve">the </w:t>
      </w:r>
      <w:r w:rsidR="00411336" w:rsidRPr="00BB710F">
        <w:rPr>
          <w:rFonts w:ascii="Times New Roman" w:hAnsi="Times New Roman" w:cs="Times New Roman"/>
        </w:rPr>
        <w:t>Service Provider</w:t>
      </w:r>
      <w:r w:rsidR="00825D43" w:rsidRPr="00BB710F">
        <w:rPr>
          <w:rFonts w:ascii="Times New Roman" w:hAnsi="Times New Roman" w:cs="Times New Roman"/>
        </w:rPr>
        <w:t xml:space="preserve"> </w:t>
      </w:r>
      <w:r w:rsidRPr="00BB710F">
        <w:rPr>
          <w:rFonts w:ascii="Times New Roman" w:hAnsi="Times New Roman" w:cs="Times New Roman"/>
        </w:rPr>
        <w:t xml:space="preserve">is held or found guilty and/or liable by a </w:t>
      </w:r>
      <w:r w:rsidR="009B40BD" w:rsidRPr="00BB710F">
        <w:rPr>
          <w:rFonts w:ascii="Times New Roman" w:hAnsi="Times New Roman" w:cs="Times New Roman"/>
        </w:rPr>
        <w:t xml:space="preserve">court </w:t>
      </w:r>
      <w:r w:rsidRPr="00BB710F">
        <w:rPr>
          <w:rFonts w:ascii="Times New Roman" w:hAnsi="Times New Roman" w:cs="Times New Roman"/>
        </w:rPr>
        <w:t xml:space="preserve">of law, tribunal or administrative authority, rendering </w:t>
      </w:r>
      <w:r w:rsidR="00DF0013" w:rsidRPr="00BB710F">
        <w:rPr>
          <w:rFonts w:ascii="Times New Roman" w:hAnsi="Times New Roman" w:cs="Times New Roman"/>
        </w:rPr>
        <w:t xml:space="preserve">the </w:t>
      </w:r>
      <w:r w:rsidR="00411336" w:rsidRPr="00BB710F">
        <w:rPr>
          <w:rFonts w:ascii="Times New Roman" w:hAnsi="Times New Roman" w:cs="Times New Roman"/>
        </w:rPr>
        <w:t>Service Provider</w:t>
      </w:r>
      <w:r w:rsidRPr="00BB710F">
        <w:rPr>
          <w:rFonts w:ascii="Times New Roman" w:hAnsi="Times New Roman" w:cs="Times New Roman"/>
        </w:rPr>
        <w:t xml:space="preserve"> unfit, in the opinion of </w:t>
      </w:r>
      <w:r w:rsidR="00825D43" w:rsidRPr="00BB710F">
        <w:rPr>
          <w:rFonts w:ascii="Times New Roman" w:hAnsi="Times New Roman" w:cs="Times New Roman"/>
        </w:rPr>
        <w:t xml:space="preserve">the </w:t>
      </w:r>
      <w:r w:rsidRPr="00BB710F">
        <w:rPr>
          <w:rFonts w:ascii="Times New Roman" w:hAnsi="Times New Roman" w:cs="Times New Roman"/>
        </w:rPr>
        <w:t>Customer, to render Services under this Agreement;</w:t>
      </w:r>
      <w:r w:rsidR="00825D43" w:rsidRPr="00BB710F">
        <w:rPr>
          <w:rFonts w:ascii="Times New Roman" w:hAnsi="Times New Roman" w:cs="Times New Roman"/>
        </w:rPr>
        <w:t xml:space="preserve"> </w:t>
      </w:r>
      <w:r w:rsidR="007B6246" w:rsidRPr="00BB710F">
        <w:rPr>
          <w:rFonts w:ascii="Times New Roman" w:hAnsi="Times New Roman" w:cs="Times New Roman"/>
        </w:rPr>
        <w:t>or</w:t>
      </w:r>
    </w:p>
    <w:p w14:paraId="138E033A" w14:textId="77777777" w:rsidR="00893C7D" w:rsidRPr="00BB710F" w:rsidRDefault="00893C7D" w:rsidP="007E40E4">
      <w:pPr>
        <w:pStyle w:val="ListParagraph"/>
        <w:spacing w:after="0" w:line="240" w:lineRule="auto"/>
        <w:ind w:left="993" w:hanging="426"/>
        <w:rPr>
          <w:rFonts w:ascii="Times New Roman" w:hAnsi="Times New Roman" w:cs="Times New Roman"/>
        </w:rPr>
      </w:pPr>
    </w:p>
    <w:p w14:paraId="4A1E71E1" w14:textId="77777777" w:rsidR="00893C7D" w:rsidRPr="00BB710F" w:rsidRDefault="00893C7D" w:rsidP="001449DE">
      <w:pPr>
        <w:pStyle w:val="ListParagraph"/>
        <w:numPr>
          <w:ilvl w:val="3"/>
          <w:numId w:val="7"/>
        </w:numPr>
        <w:spacing w:after="0" w:line="240" w:lineRule="auto"/>
        <w:ind w:left="1080" w:hanging="540"/>
        <w:jc w:val="both"/>
        <w:rPr>
          <w:rFonts w:ascii="Times New Roman" w:hAnsi="Times New Roman" w:cs="Times New Roman"/>
        </w:rPr>
      </w:pPr>
      <w:r w:rsidRPr="00BB710F">
        <w:rPr>
          <w:rFonts w:ascii="Times New Roman" w:hAnsi="Times New Roman" w:cs="Times New Roman"/>
        </w:rPr>
        <w:t xml:space="preserve">where liquidation or bankruptcy proceedings are commenced, or receiver or trustee is appointed, or in case of assignment for the benefit of </w:t>
      </w:r>
      <w:proofErr w:type="gramStart"/>
      <w:r w:rsidRPr="00BB710F">
        <w:rPr>
          <w:rFonts w:ascii="Times New Roman" w:hAnsi="Times New Roman" w:cs="Times New Roman"/>
        </w:rPr>
        <w:t xml:space="preserve">creditors;  </w:t>
      </w:r>
      <w:r w:rsidR="007B6246" w:rsidRPr="00BB710F">
        <w:rPr>
          <w:rFonts w:ascii="Times New Roman" w:hAnsi="Times New Roman" w:cs="Times New Roman"/>
        </w:rPr>
        <w:t>or</w:t>
      </w:r>
      <w:proofErr w:type="gramEnd"/>
    </w:p>
    <w:p w14:paraId="0D03AC38" w14:textId="77777777" w:rsidR="00F56FE9" w:rsidRPr="00BB710F" w:rsidRDefault="00F56FE9" w:rsidP="007E40E4">
      <w:pPr>
        <w:spacing w:after="0" w:line="240" w:lineRule="auto"/>
        <w:ind w:left="993" w:hanging="426"/>
        <w:jc w:val="both"/>
        <w:rPr>
          <w:rFonts w:ascii="Times New Roman" w:hAnsi="Times New Roman" w:cs="Times New Roman"/>
        </w:rPr>
      </w:pPr>
    </w:p>
    <w:p w14:paraId="60F28DE6" w14:textId="229B4C24" w:rsidR="00F56FE9" w:rsidRPr="00BB710F" w:rsidRDefault="00F56FE9" w:rsidP="001449DE">
      <w:pPr>
        <w:pStyle w:val="ListParagraph"/>
        <w:numPr>
          <w:ilvl w:val="3"/>
          <w:numId w:val="7"/>
        </w:numPr>
        <w:spacing w:after="0" w:line="240" w:lineRule="auto"/>
        <w:ind w:left="1080" w:hanging="540"/>
        <w:jc w:val="both"/>
        <w:rPr>
          <w:rFonts w:ascii="Times New Roman" w:hAnsi="Times New Roman" w:cs="Times New Roman"/>
        </w:rPr>
      </w:pPr>
      <w:r w:rsidRPr="00BB710F">
        <w:rPr>
          <w:rFonts w:ascii="Times New Roman" w:hAnsi="Times New Roman" w:cs="Times New Roman"/>
        </w:rPr>
        <w:t xml:space="preserve">in case of change in Control of </w:t>
      </w:r>
      <w:r w:rsidR="00411336" w:rsidRPr="00BB710F">
        <w:rPr>
          <w:rFonts w:ascii="Times New Roman" w:hAnsi="Times New Roman" w:cs="Times New Roman"/>
        </w:rPr>
        <w:t>Service Provider</w:t>
      </w:r>
      <w:r w:rsidR="00825D43" w:rsidRPr="00BB710F">
        <w:rPr>
          <w:rFonts w:ascii="Times New Roman" w:hAnsi="Times New Roman" w:cs="Times New Roman"/>
        </w:rPr>
        <w:t xml:space="preserve"> </w:t>
      </w:r>
      <w:r w:rsidRPr="00BB710F">
        <w:rPr>
          <w:rFonts w:ascii="Times New Roman" w:hAnsi="Times New Roman" w:cs="Times New Roman"/>
        </w:rPr>
        <w:t xml:space="preserve">which results in the Competitor taking over the Control of </w:t>
      </w:r>
      <w:r w:rsidR="00411336" w:rsidRPr="00BB710F">
        <w:rPr>
          <w:rFonts w:ascii="Times New Roman" w:hAnsi="Times New Roman" w:cs="Times New Roman"/>
        </w:rPr>
        <w:t>Service Provider</w:t>
      </w:r>
      <w:r w:rsidRPr="00BB710F">
        <w:rPr>
          <w:rFonts w:ascii="Times New Roman" w:hAnsi="Times New Roman" w:cs="Times New Roman"/>
        </w:rPr>
        <w:t>;</w:t>
      </w:r>
      <w:r w:rsidR="00825D43" w:rsidRPr="00BB710F">
        <w:rPr>
          <w:rFonts w:ascii="Times New Roman" w:hAnsi="Times New Roman" w:cs="Times New Roman"/>
        </w:rPr>
        <w:t xml:space="preserve"> </w:t>
      </w:r>
      <w:r w:rsidR="007B6246" w:rsidRPr="00BB710F">
        <w:rPr>
          <w:rFonts w:ascii="Times New Roman" w:hAnsi="Times New Roman" w:cs="Times New Roman"/>
        </w:rPr>
        <w:t>or</w:t>
      </w:r>
    </w:p>
    <w:p w14:paraId="543A9B2D" w14:textId="77777777" w:rsidR="00BD6827" w:rsidRPr="00BB710F" w:rsidRDefault="00BD6827" w:rsidP="007E40E4">
      <w:pPr>
        <w:spacing w:after="0" w:line="240" w:lineRule="auto"/>
        <w:ind w:left="993"/>
        <w:jc w:val="both"/>
        <w:rPr>
          <w:rFonts w:ascii="Times New Roman" w:hAnsi="Times New Roman" w:cs="Times New Roman"/>
        </w:rPr>
      </w:pPr>
    </w:p>
    <w:p w14:paraId="675FF964" w14:textId="77777777" w:rsidR="00384631" w:rsidRPr="00BB710F" w:rsidRDefault="00384631" w:rsidP="001449DE">
      <w:pPr>
        <w:pStyle w:val="ListParagraph"/>
        <w:numPr>
          <w:ilvl w:val="3"/>
          <w:numId w:val="7"/>
        </w:numPr>
        <w:spacing w:after="0" w:line="240" w:lineRule="auto"/>
        <w:ind w:left="1080" w:hanging="540"/>
        <w:jc w:val="both"/>
        <w:rPr>
          <w:rFonts w:ascii="Times New Roman" w:hAnsi="Times New Roman" w:cs="Times New Roman"/>
        </w:rPr>
      </w:pPr>
      <w:r w:rsidRPr="00BB710F">
        <w:rPr>
          <w:rFonts w:ascii="Times New Roman" w:hAnsi="Times New Roman" w:cs="Times New Roman"/>
        </w:rPr>
        <w:t xml:space="preserve">in case the Customer is unable to </w:t>
      </w:r>
      <w:r w:rsidR="0067722B" w:rsidRPr="00BB710F">
        <w:rPr>
          <w:rFonts w:ascii="Times New Roman" w:hAnsi="Times New Roman" w:cs="Times New Roman"/>
        </w:rPr>
        <w:t>u</w:t>
      </w:r>
      <w:r w:rsidRPr="00BB710F">
        <w:rPr>
          <w:rFonts w:ascii="Times New Roman" w:hAnsi="Times New Roman" w:cs="Times New Roman"/>
        </w:rPr>
        <w:t xml:space="preserve">se the </w:t>
      </w:r>
      <w:r w:rsidR="00B14725" w:rsidRPr="00BB710F">
        <w:rPr>
          <w:rFonts w:ascii="Times New Roman" w:hAnsi="Times New Roman" w:cs="Times New Roman"/>
        </w:rPr>
        <w:t xml:space="preserve">Composite </w:t>
      </w:r>
      <w:r w:rsidRPr="00BB710F">
        <w:rPr>
          <w:rFonts w:ascii="Times New Roman" w:hAnsi="Times New Roman" w:cs="Times New Roman"/>
        </w:rPr>
        <w:t xml:space="preserve">Software due to any third party claiming infringement of Intellectual Property </w:t>
      </w:r>
      <w:proofErr w:type="gramStart"/>
      <w:r w:rsidRPr="00BB710F">
        <w:rPr>
          <w:rFonts w:ascii="Times New Roman" w:hAnsi="Times New Roman" w:cs="Times New Roman"/>
        </w:rPr>
        <w:t>rights;</w:t>
      </w:r>
      <w:r w:rsidR="007B6246" w:rsidRPr="00BB710F">
        <w:rPr>
          <w:rFonts w:ascii="Times New Roman" w:hAnsi="Times New Roman" w:cs="Times New Roman"/>
        </w:rPr>
        <w:t xml:space="preserve"> </w:t>
      </w:r>
      <w:r w:rsidR="00825D43" w:rsidRPr="00BB710F">
        <w:rPr>
          <w:rFonts w:ascii="Times New Roman" w:hAnsi="Times New Roman" w:cs="Times New Roman"/>
        </w:rPr>
        <w:t xml:space="preserve"> </w:t>
      </w:r>
      <w:r w:rsidR="007B6246" w:rsidRPr="00BB710F">
        <w:rPr>
          <w:rFonts w:ascii="Times New Roman" w:hAnsi="Times New Roman" w:cs="Times New Roman"/>
        </w:rPr>
        <w:t>or</w:t>
      </w:r>
      <w:proofErr w:type="gramEnd"/>
    </w:p>
    <w:p w14:paraId="67EF6EAE" w14:textId="77777777" w:rsidR="00893C7D" w:rsidRPr="00BB710F" w:rsidRDefault="00893C7D" w:rsidP="003F428E">
      <w:pPr>
        <w:pStyle w:val="ListParagraph"/>
        <w:spacing w:after="0" w:line="240" w:lineRule="auto"/>
        <w:ind w:left="993" w:hanging="426"/>
        <w:rPr>
          <w:rFonts w:ascii="Times New Roman" w:hAnsi="Times New Roman" w:cs="Times New Roman"/>
        </w:rPr>
      </w:pPr>
    </w:p>
    <w:p w14:paraId="35AA60D0" w14:textId="320E8069" w:rsidR="001947FA" w:rsidRDefault="00893C7D" w:rsidP="003A2F3B">
      <w:pPr>
        <w:pStyle w:val="ListParagraph"/>
        <w:numPr>
          <w:ilvl w:val="3"/>
          <w:numId w:val="7"/>
        </w:numPr>
        <w:spacing w:after="0" w:line="240" w:lineRule="auto"/>
        <w:ind w:left="993" w:hanging="426"/>
        <w:jc w:val="both"/>
        <w:rPr>
          <w:rFonts w:ascii="Times New Roman" w:hAnsi="Times New Roman" w:cs="Times New Roman"/>
        </w:rPr>
      </w:pPr>
      <w:r w:rsidRPr="006E3316">
        <w:rPr>
          <w:rFonts w:ascii="Times New Roman" w:hAnsi="Times New Roman" w:cs="Times New Roman"/>
        </w:rPr>
        <w:t xml:space="preserve">where such changes are undertaken in the constitution, management and/or structure of </w:t>
      </w:r>
      <w:r w:rsidR="00411336" w:rsidRPr="006E3316">
        <w:rPr>
          <w:rFonts w:ascii="Times New Roman" w:hAnsi="Times New Roman" w:cs="Times New Roman"/>
        </w:rPr>
        <w:t>Service Provider</w:t>
      </w:r>
      <w:r w:rsidRPr="006E3316">
        <w:rPr>
          <w:rFonts w:ascii="Times New Roman" w:hAnsi="Times New Roman" w:cs="Times New Roman"/>
        </w:rPr>
        <w:t xml:space="preserve"> as to render it unfit, in the opinion of Customer, to render Services under this Agreement</w:t>
      </w:r>
      <w:r w:rsidR="001947FA" w:rsidRPr="006E3316">
        <w:rPr>
          <w:rFonts w:ascii="Times New Roman" w:hAnsi="Times New Roman" w:cs="Times New Roman"/>
        </w:rPr>
        <w:t>; or</w:t>
      </w:r>
      <w:r w:rsidR="00825D43" w:rsidRPr="006E3316">
        <w:rPr>
          <w:rFonts w:ascii="Times New Roman" w:hAnsi="Times New Roman" w:cs="Times New Roman"/>
        </w:rPr>
        <w:t xml:space="preserve"> </w:t>
      </w:r>
    </w:p>
    <w:p w14:paraId="19C6DE48" w14:textId="77777777" w:rsidR="006E3316" w:rsidRPr="006E3316" w:rsidRDefault="006E3316" w:rsidP="006E3316">
      <w:pPr>
        <w:pStyle w:val="ListParagraph"/>
        <w:spacing w:after="0" w:line="240" w:lineRule="auto"/>
        <w:ind w:left="993"/>
        <w:jc w:val="both"/>
        <w:rPr>
          <w:rFonts w:ascii="Times New Roman" w:hAnsi="Times New Roman" w:cs="Times New Roman"/>
        </w:rPr>
      </w:pPr>
    </w:p>
    <w:p w14:paraId="4F1A7644" w14:textId="047B5CDF" w:rsidR="00CC49D3" w:rsidRDefault="003D0937" w:rsidP="00CC49D3">
      <w:pPr>
        <w:pStyle w:val="CommentText"/>
        <w:numPr>
          <w:ilvl w:val="3"/>
          <w:numId w:val="7"/>
        </w:numPr>
        <w:spacing w:after="0" w:line="240" w:lineRule="auto"/>
        <w:ind w:left="1080" w:hanging="540"/>
        <w:jc w:val="both"/>
        <w:rPr>
          <w:rFonts w:ascii="Times New Roman" w:hAnsi="Times New Roman"/>
          <w:sz w:val="22"/>
          <w:szCs w:val="22"/>
        </w:rPr>
      </w:pPr>
      <w:r>
        <w:rPr>
          <w:rFonts w:ascii="Times New Roman" w:hAnsi="Times New Roman"/>
          <w:sz w:val="22"/>
          <w:szCs w:val="22"/>
          <w:lang w:val="en-US"/>
        </w:rPr>
        <w:t xml:space="preserve">The Service Provider </w:t>
      </w:r>
      <w:r w:rsidRPr="003D0937">
        <w:rPr>
          <w:rFonts w:ascii="Times New Roman" w:hAnsi="Times New Roman"/>
          <w:sz w:val="22"/>
          <w:szCs w:val="22"/>
          <w:lang w:val="en-US"/>
        </w:rPr>
        <w:t xml:space="preserve">fails to meet a milestone </w:t>
      </w:r>
      <w:r w:rsidR="004F4420">
        <w:rPr>
          <w:rFonts w:ascii="Times New Roman" w:hAnsi="Times New Roman"/>
          <w:sz w:val="22"/>
          <w:szCs w:val="22"/>
          <w:lang w:val="en-US"/>
        </w:rPr>
        <w:t xml:space="preserve">set out in this Agreement or separately </w:t>
      </w:r>
      <w:r w:rsidR="004F4420" w:rsidRPr="003D0937">
        <w:rPr>
          <w:rFonts w:ascii="Times New Roman" w:hAnsi="Times New Roman"/>
          <w:sz w:val="22"/>
          <w:szCs w:val="22"/>
          <w:lang w:val="en-US"/>
        </w:rPr>
        <w:t xml:space="preserve">agreed </w:t>
      </w:r>
      <w:r w:rsidR="004F4420">
        <w:rPr>
          <w:rFonts w:ascii="Times New Roman" w:hAnsi="Times New Roman"/>
          <w:sz w:val="22"/>
          <w:szCs w:val="22"/>
          <w:lang w:val="en-US"/>
        </w:rPr>
        <w:t xml:space="preserve">between the Parties, in writing </w:t>
      </w:r>
      <w:r w:rsidRPr="003D0937">
        <w:rPr>
          <w:rFonts w:ascii="Times New Roman" w:hAnsi="Times New Roman"/>
          <w:sz w:val="22"/>
          <w:szCs w:val="22"/>
          <w:lang w:val="en-US"/>
        </w:rPr>
        <w:t>even post 1 (one) week of the agreed milestone completion date</w:t>
      </w:r>
      <w:r w:rsidR="002B4176" w:rsidRPr="00BB710F">
        <w:rPr>
          <w:rFonts w:ascii="Times New Roman" w:hAnsi="Times New Roman"/>
          <w:sz w:val="22"/>
          <w:szCs w:val="22"/>
        </w:rPr>
        <w:t>; or</w:t>
      </w:r>
    </w:p>
    <w:p w14:paraId="3233D1A3" w14:textId="77777777" w:rsidR="006E3316" w:rsidRDefault="006E3316" w:rsidP="006E3316">
      <w:pPr>
        <w:pStyle w:val="CommentText"/>
        <w:spacing w:after="0" w:line="240" w:lineRule="auto"/>
        <w:ind w:left="1080"/>
        <w:jc w:val="both"/>
        <w:rPr>
          <w:rFonts w:ascii="Times New Roman" w:hAnsi="Times New Roman"/>
          <w:sz w:val="22"/>
          <w:szCs w:val="22"/>
        </w:rPr>
      </w:pPr>
    </w:p>
    <w:p w14:paraId="750718A8" w14:textId="5A737AF8" w:rsidR="001947FA" w:rsidRPr="00CC49D3" w:rsidRDefault="00CC49D3" w:rsidP="00CC49D3">
      <w:pPr>
        <w:pStyle w:val="CommentText"/>
        <w:numPr>
          <w:ilvl w:val="3"/>
          <w:numId w:val="7"/>
        </w:numPr>
        <w:spacing w:after="0" w:line="240" w:lineRule="auto"/>
        <w:ind w:left="1080" w:hanging="540"/>
        <w:jc w:val="both"/>
        <w:rPr>
          <w:rFonts w:ascii="Times New Roman" w:hAnsi="Times New Roman"/>
          <w:sz w:val="22"/>
          <w:szCs w:val="22"/>
        </w:rPr>
      </w:pPr>
      <w:r w:rsidRPr="00CC49D3">
        <w:rPr>
          <w:rFonts w:ascii="Times New Roman" w:hAnsi="Times New Roman"/>
          <w:sz w:val="22"/>
          <w:szCs w:val="22"/>
        </w:rPr>
        <w:t xml:space="preserve">Any or all of the </w:t>
      </w:r>
      <w:r w:rsidR="00D85DD7">
        <w:rPr>
          <w:rFonts w:ascii="Times New Roman" w:hAnsi="Times New Roman"/>
          <w:sz w:val="22"/>
          <w:szCs w:val="22"/>
        </w:rPr>
        <w:t>Service Levels</w:t>
      </w:r>
      <w:r w:rsidRPr="00CC49D3">
        <w:rPr>
          <w:rFonts w:ascii="Times New Roman" w:hAnsi="Times New Roman"/>
          <w:sz w:val="22"/>
          <w:szCs w:val="22"/>
        </w:rPr>
        <w:t xml:space="preserve"> provided under </w:t>
      </w:r>
      <w:r w:rsidR="00D85DD7">
        <w:rPr>
          <w:rFonts w:ascii="Times New Roman" w:hAnsi="Times New Roman"/>
          <w:sz w:val="22"/>
          <w:szCs w:val="22"/>
        </w:rPr>
        <w:t>Annexure B</w:t>
      </w:r>
      <w:r w:rsidR="006E3316">
        <w:rPr>
          <w:rFonts w:ascii="Times New Roman" w:hAnsi="Times New Roman"/>
          <w:sz w:val="22"/>
          <w:szCs w:val="22"/>
        </w:rPr>
        <w:t xml:space="preserve"> </w:t>
      </w:r>
      <w:r w:rsidRPr="00CC49D3">
        <w:rPr>
          <w:rFonts w:ascii="Times New Roman" w:hAnsi="Times New Roman"/>
          <w:sz w:val="22"/>
          <w:szCs w:val="22"/>
        </w:rPr>
        <w:t xml:space="preserve">are not met for 2 (two) </w:t>
      </w:r>
      <w:r w:rsidR="006C56E6">
        <w:rPr>
          <w:rFonts w:ascii="Times New Roman" w:hAnsi="Times New Roman"/>
          <w:sz w:val="22"/>
          <w:szCs w:val="22"/>
        </w:rPr>
        <w:t>months</w:t>
      </w:r>
      <w:r w:rsidR="00D85DD7">
        <w:rPr>
          <w:rFonts w:ascii="Times New Roman" w:hAnsi="Times New Roman"/>
          <w:sz w:val="22"/>
          <w:szCs w:val="22"/>
        </w:rPr>
        <w:t>.</w:t>
      </w:r>
    </w:p>
    <w:p w14:paraId="0DBB6458" w14:textId="77777777" w:rsidR="00CC49D3" w:rsidRPr="00CC49D3" w:rsidRDefault="00CC49D3" w:rsidP="00CC49D3">
      <w:pPr>
        <w:pStyle w:val="CommentText"/>
        <w:spacing w:after="0" w:line="240" w:lineRule="auto"/>
        <w:ind w:left="1080"/>
        <w:jc w:val="both"/>
        <w:rPr>
          <w:rStyle w:val="Heading2Char"/>
          <w:rFonts w:eastAsia="Calibri"/>
          <w:b w:val="0"/>
          <w:bCs w:val="0"/>
          <w:sz w:val="22"/>
          <w:szCs w:val="22"/>
          <w:lang w:eastAsia="en-US"/>
        </w:rPr>
      </w:pPr>
    </w:p>
    <w:p w14:paraId="2C49CA7C" w14:textId="77777777" w:rsidR="00893C7D" w:rsidRPr="00BB710F" w:rsidRDefault="00893C7D" w:rsidP="001449DE">
      <w:pPr>
        <w:pStyle w:val="ListParagraph"/>
        <w:numPr>
          <w:ilvl w:val="0"/>
          <w:numId w:val="12"/>
        </w:numPr>
        <w:spacing w:after="0" w:line="240" w:lineRule="auto"/>
        <w:ind w:left="567" w:hanging="567"/>
        <w:rPr>
          <w:rStyle w:val="Heading2Char"/>
          <w:rFonts w:eastAsia="Calibri"/>
          <w:b w:val="0"/>
          <w:i/>
          <w:sz w:val="22"/>
          <w:szCs w:val="22"/>
          <w:u w:val="single"/>
        </w:rPr>
      </w:pPr>
      <w:bookmarkStart w:id="65" w:name="_Toc396747804"/>
      <w:bookmarkStart w:id="66" w:name="_Toc474418712"/>
      <w:bookmarkStart w:id="67" w:name="_Toc475709333"/>
      <w:bookmarkStart w:id="68" w:name="_Toc478655646"/>
      <w:r w:rsidRPr="00BB710F">
        <w:rPr>
          <w:rStyle w:val="Heading2Char"/>
          <w:rFonts w:eastAsia="Cambria"/>
          <w:b w:val="0"/>
          <w:i/>
          <w:sz w:val="22"/>
          <w:szCs w:val="22"/>
          <w:u w:val="single"/>
        </w:rPr>
        <w:t>Customer’s Right to Terminate for Convenience</w:t>
      </w:r>
      <w:bookmarkEnd w:id="65"/>
      <w:bookmarkEnd w:id="66"/>
      <w:bookmarkEnd w:id="67"/>
      <w:bookmarkEnd w:id="68"/>
      <w:r w:rsidR="007B6246" w:rsidRPr="00BB710F">
        <w:rPr>
          <w:rStyle w:val="Heading2Char"/>
          <w:rFonts w:eastAsia="Cambria"/>
          <w:b w:val="0"/>
          <w:i/>
          <w:sz w:val="22"/>
          <w:szCs w:val="22"/>
          <w:u w:val="single"/>
        </w:rPr>
        <w:t xml:space="preserve"> </w:t>
      </w:r>
    </w:p>
    <w:p w14:paraId="25E9CECA" w14:textId="77777777" w:rsidR="00AD4DC7" w:rsidRPr="00BB710F" w:rsidRDefault="00AD4DC7" w:rsidP="00E34CAE">
      <w:pPr>
        <w:pStyle w:val="ListParagraph"/>
        <w:spacing w:after="0" w:line="240" w:lineRule="auto"/>
        <w:ind w:left="360"/>
        <w:rPr>
          <w:rFonts w:ascii="Times New Roman" w:hAnsi="Times New Roman" w:cs="Times New Roman"/>
        </w:rPr>
      </w:pPr>
    </w:p>
    <w:p w14:paraId="15AEE9C3" w14:textId="2B525475" w:rsidR="00893C7D" w:rsidRPr="00BB710F" w:rsidRDefault="00893C7D" w:rsidP="007E40E4">
      <w:pPr>
        <w:pStyle w:val="ListParagraph"/>
        <w:spacing w:after="0" w:line="240" w:lineRule="auto"/>
        <w:ind w:left="567"/>
        <w:jc w:val="both"/>
        <w:rPr>
          <w:rFonts w:ascii="Times New Roman" w:hAnsi="Times New Roman" w:cs="Times New Roman"/>
          <w:b/>
        </w:rPr>
      </w:pPr>
      <w:r w:rsidRPr="00BB710F">
        <w:rPr>
          <w:rFonts w:ascii="Times New Roman" w:hAnsi="Times New Roman" w:cs="Times New Roman"/>
        </w:rPr>
        <w:t xml:space="preserve">Notwithstanding anything contained elsewhere in this Agreement, </w:t>
      </w:r>
      <w:r w:rsidR="00D719B8" w:rsidRPr="00BB710F">
        <w:rPr>
          <w:rFonts w:ascii="Times New Roman" w:hAnsi="Times New Roman" w:cs="Times New Roman"/>
        </w:rPr>
        <w:t xml:space="preserve">the </w:t>
      </w:r>
      <w:r w:rsidRPr="00BB710F">
        <w:rPr>
          <w:rFonts w:ascii="Times New Roman" w:hAnsi="Times New Roman" w:cs="Times New Roman"/>
        </w:rPr>
        <w:t xml:space="preserve">Customer </w:t>
      </w:r>
      <w:r w:rsidR="00AD4DC7" w:rsidRPr="00BB710F">
        <w:rPr>
          <w:rFonts w:ascii="Times New Roman" w:hAnsi="Times New Roman" w:cs="Times New Roman"/>
        </w:rPr>
        <w:t xml:space="preserve">will </w:t>
      </w:r>
      <w:r w:rsidRPr="00BB710F">
        <w:rPr>
          <w:rFonts w:ascii="Times New Roman" w:hAnsi="Times New Roman" w:cs="Times New Roman"/>
        </w:rPr>
        <w:t>have the right, without any obligation to assign any reason, at its sole option, to terminate this Agreement</w:t>
      </w:r>
      <w:r w:rsidR="006A6D87">
        <w:rPr>
          <w:rFonts w:ascii="Times New Roman" w:hAnsi="Times New Roman" w:cs="Times New Roman"/>
        </w:rPr>
        <w:t xml:space="preserve"> in whole or in part</w:t>
      </w:r>
      <w:r w:rsidRPr="00BB710F">
        <w:rPr>
          <w:rFonts w:ascii="Times New Roman" w:hAnsi="Times New Roman" w:cs="Times New Roman"/>
        </w:rPr>
        <w:t xml:space="preserve"> for convenience, without any liability</w:t>
      </w:r>
      <w:r w:rsidR="00B933B7">
        <w:rPr>
          <w:rFonts w:ascii="Times New Roman" w:hAnsi="Times New Roman" w:cs="Times New Roman"/>
        </w:rPr>
        <w:t xml:space="preserve"> or termination charges</w:t>
      </w:r>
      <w:r w:rsidR="005270A6" w:rsidRPr="00BB710F">
        <w:rPr>
          <w:rFonts w:ascii="Times New Roman" w:hAnsi="Times New Roman" w:cs="Times New Roman"/>
        </w:rPr>
        <w:t xml:space="preserve">, </w:t>
      </w:r>
      <w:r w:rsidRPr="00BB710F">
        <w:rPr>
          <w:rFonts w:ascii="Times New Roman" w:hAnsi="Times New Roman" w:cs="Times New Roman"/>
        </w:rPr>
        <w:t xml:space="preserve">except as set forth in </w:t>
      </w:r>
      <w:r w:rsidR="00F17244" w:rsidRPr="00BB710F">
        <w:rPr>
          <w:rFonts w:ascii="Times New Roman" w:hAnsi="Times New Roman" w:cs="Times New Roman"/>
        </w:rPr>
        <w:t>Clause</w:t>
      </w:r>
      <w:r w:rsidRPr="00BB710F">
        <w:rPr>
          <w:rFonts w:ascii="Times New Roman" w:hAnsi="Times New Roman" w:cs="Times New Roman"/>
        </w:rPr>
        <w:t xml:space="preserve"> 8.</w:t>
      </w:r>
      <w:r w:rsidR="006C0130" w:rsidRPr="00BB710F">
        <w:rPr>
          <w:rFonts w:ascii="Times New Roman" w:hAnsi="Times New Roman" w:cs="Times New Roman"/>
        </w:rPr>
        <w:t>6</w:t>
      </w:r>
      <w:r w:rsidRPr="00BB710F">
        <w:rPr>
          <w:rFonts w:ascii="Times New Roman" w:hAnsi="Times New Roman" w:cs="Times New Roman"/>
        </w:rPr>
        <w:t xml:space="preserve">, by giving </w:t>
      </w:r>
      <w:r w:rsidR="00F17244" w:rsidRPr="00BB710F">
        <w:rPr>
          <w:rFonts w:ascii="Times New Roman" w:hAnsi="Times New Roman" w:cs="Times New Roman"/>
        </w:rPr>
        <w:t>90 (ninety) days</w:t>
      </w:r>
      <w:r w:rsidR="00F25F48" w:rsidRPr="00BB710F">
        <w:rPr>
          <w:rFonts w:ascii="Times New Roman" w:hAnsi="Times New Roman" w:cs="Times New Roman"/>
        </w:rPr>
        <w:t>’</w:t>
      </w:r>
      <w:r w:rsidRPr="00BB710F">
        <w:rPr>
          <w:rFonts w:ascii="Times New Roman" w:hAnsi="Times New Roman" w:cs="Times New Roman"/>
        </w:rPr>
        <w:t xml:space="preserve"> prior written notice to </w:t>
      </w:r>
      <w:r w:rsidR="00411336" w:rsidRPr="00BB710F">
        <w:rPr>
          <w:rFonts w:ascii="Times New Roman" w:hAnsi="Times New Roman" w:cs="Times New Roman"/>
        </w:rPr>
        <w:t>Service Provider</w:t>
      </w:r>
      <w:r w:rsidRPr="00BB710F">
        <w:rPr>
          <w:rFonts w:ascii="Times New Roman" w:hAnsi="Times New Roman" w:cs="Times New Roman"/>
        </w:rPr>
        <w:t>.</w:t>
      </w:r>
    </w:p>
    <w:p w14:paraId="724A912A" w14:textId="77777777" w:rsidR="00893C7D" w:rsidRPr="00BB710F" w:rsidRDefault="00893C7D" w:rsidP="007E40E4">
      <w:pPr>
        <w:pStyle w:val="ListParagraph"/>
        <w:spacing w:after="0" w:line="240" w:lineRule="auto"/>
        <w:ind w:left="567"/>
        <w:jc w:val="both"/>
        <w:rPr>
          <w:rFonts w:ascii="Times New Roman" w:hAnsi="Times New Roman" w:cs="Times New Roman"/>
          <w:b/>
        </w:rPr>
      </w:pPr>
    </w:p>
    <w:p w14:paraId="345D732E" w14:textId="77777777" w:rsidR="00893C7D" w:rsidRPr="00BB710F" w:rsidRDefault="00893C7D" w:rsidP="001449DE">
      <w:pPr>
        <w:pStyle w:val="ListParagraph"/>
        <w:numPr>
          <w:ilvl w:val="0"/>
          <w:numId w:val="12"/>
        </w:numPr>
        <w:spacing w:after="0" w:line="240" w:lineRule="auto"/>
        <w:ind w:left="567" w:hanging="567"/>
        <w:rPr>
          <w:rStyle w:val="Heading2Char"/>
          <w:rFonts w:eastAsia="Cambria"/>
          <w:b w:val="0"/>
          <w:i/>
          <w:sz w:val="22"/>
          <w:szCs w:val="22"/>
          <w:u w:val="single"/>
        </w:rPr>
      </w:pPr>
      <w:bookmarkStart w:id="69" w:name="_Toc396747805"/>
      <w:bookmarkStart w:id="70" w:name="_Toc474418714"/>
      <w:bookmarkStart w:id="71" w:name="_Toc475709334"/>
      <w:bookmarkStart w:id="72" w:name="_Toc478655647"/>
      <w:r w:rsidRPr="00BB710F">
        <w:rPr>
          <w:rStyle w:val="Heading2Char"/>
          <w:rFonts w:eastAsia="Cambria"/>
          <w:b w:val="0"/>
          <w:i/>
          <w:sz w:val="22"/>
          <w:szCs w:val="22"/>
          <w:u w:val="single"/>
        </w:rPr>
        <w:t>Effect of Expiry/Termination</w:t>
      </w:r>
      <w:bookmarkEnd w:id="69"/>
      <w:bookmarkEnd w:id="70"/>
      <w:bookmarkEnd w:id="71"/>
      <w:bookmarkEnd w:id="72"/>
    </w:p>
    <w:p w14:paraId="001888DA" w14:textId="77777777" w:rsidR="00AD4DC7" w:rsidRPr="00BB710F" w:rsidRDefault="00AD4DC7" w:rsidP="00E34CAE">
      <w:pPr>
        <w:spacing w:after="0" w:line="240" w:lineRule="auto"/>
        <w:jc w:val="both"/>
        <w:rPr>
          <w:rFonts w:ascii="Times New Roman" w:hAnsi="Times New Roman" w:cs="Times New Roman"/>
        </w:rPr>
      </w:pPr>
    </w:p>
    <w:p w14:paraId="4846BE34" w14:textId="7D6401DE" w:rsidR="00893C7D" w:rsidRPr="00BB710F" w:rsidRDefault="00893C7D" w:rsidP="000C439F">
      <w:pPr>
        <w:pStyle w:val="ListParagraph"/>
        <w:spacing w:after="0" w:line="240" w:lineRule="auto"/>
        <w:ind w:left="630"/>
        <w:jc w:val="both"/>
        <w:rPr>
          <w:rFonts w:ascii="Times New Roman" w:hAnsi="Times New Roman" w:cs="Times New Roman"/>
        </w:rPr>
      </w:pPr>
      <w:r w:rsidRPr="00BB710F">
        <w:rPr>
          <w:rFonts w:ascii="Times New Roman" w:hAnsi="Times New Roman" w:cs="Times New Roman"/>
        </w:rPr>
        <w:t xml:space="preserve">Upon expiry or termination of this Agreement, all </w:t>
      </w:r>
      <w:r w:rsidR="00DF1A0B" w:rsidRPr="00BB710F">
        <w:rPr>
          <w:rFonts w:ascii="Times New Roman" w:hAnsi="Times New Roman" w:cs="Times New Roman"/>
        </w:rPr>
        <w:t xml:space="preserve">undisputed </w:t>
      </w:r>
      <w:r w:rsidRPr="00BB710F">
        <w:rPr>
          <w:rFonts w:ascii="Times New Roman" w:hAnsi="Times New Roman" w:cs="Times New Roman"/>
        </w:rPr>
        <w:t xml:space="preserve">amounts </w:t>
      </w:r>
      <w:r w:rsidR="00F25F48" w:rsidRPr="00BB710F">
        <w:rPr>
          <w:rFonts w:ascii="Times New Roman" w:hAnsi="Times New Roman" w:cs="Times New Roman"/>
        </w:rPr>
        <w:t>accrued</w:t>
      </w:r>
      <w:r w:rsidRPr="00BB710F">
        <w:rPr>
          <w:rFonts w:ascii="Times New Roman" w:hAnsi="Times New Roman" w:cs="Times New Roman"/>
        </w:rPr>
        <w:t xml:space="preserve"> during the Term of the Agreement </w:t>
      </w:r>
      <w:r w:rsidR="0043338B" w:rsidRPr="00BB710F">
        <w:rPr>
          <w:rFonts w:ascii="Times New Roman" w:hAnsi="Times New Roman" w:cs="Times New Roman"/>
        </w:rPr>
        <w:t xml:space="preserve">shall be raised by Service Provider within </w:t>
      </w:r>
      <w:r w:rsidR="003D3FC8" w:rsidRPr="00BB710F">
        <w:rPr>
          <w:rFonts w:ascii="Times New Roman" w:hAnsi="Times New Roman" w:cs="Times New Roman"/>
        </w:rPr>
        <w:t xml:space="preserve">30 </w:t>
      </w:r>
      <w:r w:rsidR="0043338B" w:rsidRPr="00BB710F">
        <w:rPr>
          <w:rFonts w:ascii="Times New Roman" w:hAnsi="Times New Roman" w:cs="Times New Roman"/>
        </w:rPr>
        <w:t>days from termination or expiry date, as the case may be, of this Agreement.</w:t>
      </w:r>
      <w:r w:rsidR="00F75E5E" w:rsidRPr="00BB710F">
        <w:rPr>
          <w:rFonts w:ascii="Times New Roman" w:hAnsi="Times New Roman" w:cs="Times New Roman"/>
        </w:rPr>
        <w:t xml:space="preserve"> </w:t>
      </w:r>
      <w:r w:rsidR="00020B62" w:rsidRPr="00BB710F">
        <w:rPr>
          <w:rFonts w:ascii="Times New Roman" w:hAnsi="Times New Roman" w:cs="Times New Roman"/>
        </w:rPr>
        <w:t>Upon the receipt of undisputed invoices</w:t>
      </w:r>
      <w:r w:rsidR="00615A05" w:rsidRPr="00BB710F">
        <w:rPr>
          <w:rFonts w:ascii="Times New Roman" w:hAnsi="Times New Roman" w:cs="Times New Roman"/>
        </w:rPr>
        <w:t>, s</w:t>
      </w:r>
      <w:r w:rsidR="00F75E5E" w:rsidRPr="00BB710F">
        <w:rPr>
          <w:rFonts w:ascii="Times New Roman" w:hAnsi="Times New Roman" w:cs="Times New Roman"/>
        </w:rPr>
        <w:t xml:space="preserve">uch undisputed amounts shall </w:t>
      </w:r>
      <w:r w:rsidRPr="00BB710F">
        <w:rPr>
          <w:rFonts w:ascii="Times New Roman" w:hAnsi="Times New Roman" w:cs="Times New Roman"/>
        </w:rPr>
        <w:t xml:space="preserve">be paid within a period of </w:t>
      </w:r>
      <w:r w:rsidR="00CD1CD6">
        <w:rPr>
          <w:rFonts w:ascii="Times New Roman" w:hAnsi="Times New Roman" w:cs="Times New Roman"/>
        </w:rPr>
        <w:t>45</w:t>
      </w:r>
      <w:r w:rsidR="003D3FC8" w:rsidRPr="00BB710F">
        <w:rPr>
          <w:rFonts w:ascii="Times New Roman" w:hAnsi="Times New Roman" w:cs="Times New Roman"/>
        </w:rPr>
        <w:t xml:space="preserve"> </w:t>
      </w:r>
      <w:r w:rsidRPr="00BB710F">
        <w:rPr>
          <w:rFonts w:ascii="Times New Roman" w:hAnsi="Times New Roman" w:cs="Times New Roman"/>
        </w:rPr>
        <w:t>(</w:t>
      </w:r>
      <w:r w:rsidR="00CD1CD6">
        <w:rPr>
          <w:rFonts w:ascii="Times New Roman" w:hAnsi="Times New Roman" w:cs="Times New Roman"/>
        </w:rPr>
        <w:t>forty-five</w:t>
      </w:r>
      <w:r w:rsidRPr="00BB710F">
        <w:rPr>
          <w:rFonts w:ascii="Times New Roman" w:hAnsi="Times New Roman" w:cs="Times New Roman"/>
        </w:rPr>
        <w:t xml:space="preserve">) days. </w:t>
      </w:r>
      <w:r w:rsidR="006B42B4" w:rsidRPr="00BB710F">
        <w:rPr>
          <w:rFonts w:ascii="Times New Roman" w:hAnsi="Times New Roman" w:cs="Times New Roman"/>
        </w:rPr>
        <w:t xml:space="preserve">In the event no invoice is raised within </w:t>
      </w:r>
      <w:r w:rsidR="003D3FC8" w:rsidRPr="00BB710F">
        <w:rPr>
          <w:rFonts w:ascii="Times New Roman" w:hAnsi="Times New Roman" w:cs="Times New Roman"/>
        </w:rPr>
        <w:t xml:space="preserve">30 </w:t>
      </w:r>
      <w:r w:rsidR="006B42B4" w:rsidRPr="00BB710F">
        <w:rPr>
          <w:rFonts w:ascii="Times New Roman" w:hAnsi="Times New Roman" w:cs="Times New Roman"/>
        </w:rPr>
        <w:t xml:space="preserve">days from the </w:t>
      </w:r>
      <w:r w:rsidR="00020B62" w:rsidRPr="00BB710F">
        <w:rPr>
          <w:rFonts w:ascii="Times New Roman" w:hAnsi="Times New Roman" w:cs="Times New Roman"/>
        </w:rPr>
        <w:t>from the date of receipt of undisputed invoices</w:t>
      </w:r>
      <w:r w:rsidR="006B42B4" w:rsidRPr="00BB710F">
        <w:rPr>
          <w:rFonts w:ascii="Times New Roman" w:hAnsi="Times New Roman" w:cs="Times New Roman"/>
        </w:rPr>
        <w:t xml:space="preserve">, it will be presumed that there are no dues to be paid by Customer. </w:t>
      </w:r>
      <w:r w:rsidRPr="00BB710F">
        <w:rPr>
          <w:rFonts w:ascii="Times New Roman" w:hAnsi="Times New Roman" w:cs="Times New Roman"/>
        </w:rPr>
        <w:t xml:space="preserve">Further, </w:t>
      </w:r>
      <w:r w:rsidR="00D719B8" w:rsidRPr="00BB710F">
        <w:rPr>
          <w:rFonts w:ascii="Times New Roman" w:hAnsi="Times New Roman" w:cs="Times New Roman"/>
        </w:rPr>
        <w:t xml:space="preserve">the </w:t>
      </w:r>
      <w:r w:rsidR="00411336" w:rsidRPr="00BB710F">
        <w:rPr>
          <w:rFonts w:ascii="Times New Roman" w:hAnsi="Times New Roman" w:cs="Times New Roman"/>
        </w:rPr>
        <w:t>Service Provider</w:t>
      </w:r>
      <w:r w:rsidR="007B6246" w:rsidRPr="00BB710F">
        <w:rPr>
          <w:rFonts w:ascii="Times New Roman" w:hAnsi="Times New Roman" w:cs="Times New Roman"/>
        </w:rPr>
        <w:t xml:space="preserve"> </w:t>
      </w:r>
      <w:r w:rsidR="00AD4DC7" w:rsidRPr="00BB710F">
        <w:rPr>
          <w:rFonts w:ascii="Times New Roman" w:hAnsi="Times New Roman" w:cs="Times New Roman"/>
        </w:rPr>
        <w:t>wi</w:t>
      </w:r>
      <w:r w:rsidRPr="00BB710F">
        <w:rPr>
          <w:rFonts w:ascii="Times New Roman" w:hAnsi="Times New Roman" w:cs="Times New Roman"/>
        </w:rPr>
        <w:t xml:space="preserve">ll, within </w:t>
      </w:r>
      <w:r w:rsidR="000D1107" w:rsidRPr="00BB710F">
        <w:rPr>
          <w:rFonts w:ascii="Times New Roman" w:hAnsi="Times New Roman" w:cs="Times New Roman"/>
        </w:rPr>
        <w:t xml:space="preserve">30 </w:t>
      </w:r>
      <w:r w:rsidRPr="00BB710F">
        <w:rPr>
          <w:rFonts w:ascii="Times New Roman" w:hAnsi="Times New Roman" w:cs="Times New Roman"/>
        </w:rPr>
        <w:t>(</w:t>
      </w:r>
      <w:r w:rsidR="000D1107" w:rsidRPr="00BB710F">
        <w:rPr>
          <w:rFonts w:ascii="Times New Roman" w:hAnsi="Times New Roman" w:cs="Times New Roman"/>
        </w:rPr>
        <w:t>thirty</w:t>
      </w:r>
      <w:r w:rsidRPr="00BB710F">
        <w:rPr>
          <w:rFonts w:ascii="Times New Roman" w:hAnsi="Times New Roman" w:cs="Times New Roman"/>
        </w:rPr>
        <w:t xml:space="preserve">) days of such expiry or termination, return all the Confidential </w:t>
      </w:r>
      <w:r w:rsidR="00AC4BB7" w:rsidRPr="00BB710F">
        <w:rPr>
          <w:rFonts w:ascii="Times New Roman" w:hAnsi="Times New Roman" w:cs="Times New Roman"/>
        </w:rPr>
        <w:t xml:space="preserve">Information </w:t>
      </w:r>
      <w:r w:rsidR="00B25635" w:rsidRPr="00BB710F">
        <w:rPr>
          <w:rFonts w:ascii="Times New Roman" w:hAnsi="Times New Roman" w:cs="Times New Roman"/>
          <w:bCs/>
        </w:rPr>
        <w:t xml:space="preserve">and </w:t>
      </w:r>
      <w:r w:rsidR="00AC4BB7" w:rsidRPr="00BB710F">
        <w:rPr>
          <w:rFonts w:ascii="Times New Roman" w:hAnsi="Times New Roman" w:cs="Times New Roman"/>
          <w:bCs/>
        </w:rPr>
        <w:t xml:space="preserve">personal </w:t>
      </w:r>
      <w:r w:rsidR="00AC4BB7" w:rsidRPr="00BB710F">
        <w:rPr>
          <w:rFonts w:ascii="Times New Roman" w:hAnsi="Times New Roman" w:cs="Times New Roman"/>
        </w:rPr>
        <w:t>information</w:t>
      </w:r>
      <w:r w:rsidRPr="00BB710F">
        <w:rPr>
          <w:rFonts w:ascii="Times New Roman" w:hAnsi="Times New Roman" w:cs="Times New Roman"/>
        </w:rPr>
        <w:t>, documents</w:t>
      </w:r>
      <w:r w:rsidR="0006396D">
        <w:rPr>
          <w:rFonts w:ascii="Times New Roman" w:hAnsi="Times New Roman" w:cs="Times New Roman"/>
        </w:rPr>
        <w:t xml:space="preserve"> and </w:t>
      </w:r>
      <w:r w:rsidRPr="00BB710F">
        <w:rPr>
          <w:rFonts w:ascii="Times New Roman" w:hAnsi="Times New Roman" w:cs="Times New Roman"/>
        </w:rPr>
        <w:t>records</w:t>
      </w:r>
      <w:r w:rsidR="00BC1CC6" w:rsidRPr="00BB710F">
        <w:rPr>
          <w:rFonts w:ascii="Times New Roman" w:hAnsi="Times New Roman" w:cs="Times New Roman"/>
        </w:rPr>
        <w:t xml:space="preserve"> </w:t>
      </w:r>
      <w:r w:rsidRPr="00BB710F">
        <w:rPr>
          <w:rFonts w:ascii="Times New Roman" w:hAnsi="Times New Roman" w:cs="Times New Roman"/>
        </w:rPr>
        <w:t xml:space="preserve">to </w:t>
      </w:r>
      <w:r w:rsidR="007B6246" w:rsidRPr="00BB710F">
        <w:rPr>
          <w:rFonts w:ascii="Times New Roman" w:hAnsi="Times New Roman" w:cs="Times New Roman"/>
        </w:rPr>
        <w:t xml:space="preserve">the </w:t>
      </w:r>
      <w:r w:rsidRPr="00BB710F">
        <w:rPr>
          <w:rFonts w:ascii="Times New Roman" w:hAnsi="Times New Roman" w:cs="Times New Roman"/>
        </w:rPr>
        <w:t xml:space="preserve">Customer, in a manner and form </w:t>
      </w:r>
      <w:r w:rsidR="007926C8" w:rsidRPr="00BB710F">
        <w:rPr>
          <w:rFonts w:ascii="Times New Roman" w:hAnsi="Times New Roman" w:cs="Times New Roman"/>
        </w:rPr>
        <w:t xml:space="preserve">available in </w:t>
      </w:r>
      <w:r w:rsidR="008A5645" w:rsidRPr="00BB710F">
        <w:rPr>
          <w:rFonts w:ascii="Times New Roman" w:hAnsi="Times New Roman" w:cs="Times New Roman"/>
        </w:rPr>
        <w:t>Composite Software</w:t>
      </w:r>
      <w:r w:rsidRPr="00BB710F">
        <w:rPr>
          <w:rFonts w:ascii="Times New Roman" w:hAnsi="Times New Roman" w:cs="Times New Roman"/>
        </w:rPr>
        <w:t xml:space="preserve"> and erase or destroy all </w:t>
      </w:r>
      <w:r w:rsidRPr="00BB710F">
        <w:rPr>
          <w:rFonts w:ascii="Times New Roman" w:hAnsi="Times New Roman" w:cs="Times New Roman"/>
          <w:lang w:val="en-GB"/>
        </w:rPr>
        <w:t xml:space="preserve">Confidential </w:t>
      </w:r>
      <w:r w:rsidR="00AC4BB7" w:rsidRPr="00BB710F">
        <w:rPr>
          <w:rFonts w:ascii="Times New Roman" w:hAnsi="Times New Roman" w:cs="Times New Roman"/>
          <w:lang w:val="en-GB"/>
        </w:rPr>
        <w:t xml:space="preserve">Information </w:t>
      </w:r>
      <w:r w:rsidR="000B51BC" w:rsidRPr="00BB710F">
        <w:rPr>
          <w:rFonts w:ascii="Times New Roman" w:hAnsi="Times New Roman" w:cs="Times New Roman"/>
          <w:lang w:val="en-GB"/>
        </w:rPr>
        <w:t xml:space="preserve">and </w:t>
      </w:r>
      <w:r w:rsidR="00AC4BB7" w:rsidRPr="00BB710F">
        <w:rPr>
          <w:rFonts w:ascii="Times New Roman" w:hAnsi="Times New Roman" w:cs="Times New Roman"/>
          <w:lang w:val="en-GB"/>
        </w:rPr>
        <w:t xml:space="preserve">personal information </w:t>
      </w:r>
      <w:r w:rsidRPr="00BB710F">
        <w:rPr>
          <w:rFonts w:ascii="Times New Roman" w:hAnsi="Times New Roman" w:cs="Times New Roman"/>
          <w:lang w:val="en-GB"/>
        </w:rPr>
        <w:t xml:space="preserve">and archival records, </w:t>
      </w:r>
      <w:proofErr w:type="gramStart"/>
      <w:r w:rsidRPr="00BB710F">
        <w:rPr>
          <w:rFonts w:ascii="Times New Roman" w:hAnsi="Times New Roman" w:cs="Times New Roman"/>
        </w:rPr>
        <w:t xml:space="preserve">in </w:t>
      </w:r>
      <w:r w:rsidR="00D719B8" w:rsidRPr="00BB710F">
        <w:rPr>
          <w:rFonts w:ascii="Times New Roman" w:hAnsi="Times New Roman" w:cs="Times New Roman"/>
        </w:rPr>
        <w:t xml:space="preserve"> the</w:t>
      </w:r>
      <w:proofErr w:type="gramEnd"/>
      <w:r w:rsidR="00D719B8" w:rsidRPr="00BB710F">
        <w:rPr>
          <w:rFonts w:ascii="Times New Roman" w:hAnsi="Times New Roman" w:cs="Times New Roman"/>
        </w:rPr>
        <w:t xml:space="preserve"> </w:t>
      </w:r>
      <w:r w:rsidR="00411336" w:rsidRPr="00BB710F">
        <w:rPr>
          <w:rFonts w:ascii="Times New Roman" w:hAnsi="Times New Roman" w:cs="Times New Roman"/>
        </w:rPr>
        <w:t>Service Provider</w:t>
      </w:r>
      <w:r w:rsidR="007B6246" w:rsidRPr="00BB710F">
        <w:rPr>
          <w:rFonts w:ascii="Times New Roman" w:hAnsi="Times New Roman" w:cs="Times New Roman"/>
        </w:rPr>
        <w:t>’</w:t>
      </w:r>
      <w:r w:rsidRPr="00BB710F">
        <w:rPr>
          <w:rFonts w:ascii="Times New Roman" w:hAnsi="Times New Roman" w:cs="Times New Roman"/>
        </w:rPr>
        <w:t xml:space="preserve">s possession and certify in writing, to </w:t>
      </w:r>
      <w:r w:rsidRPr="00BB710F">
        <w:rPr>
          <w:rFonts w:ascii="Times New Roman" w:hAnsi="Times New Roman" w:cs="Times New Roman"/>
          <w:lang w:val="en-GB"/>
        </w:rPr>
        <w:t xml:space="preserve">the Customer </w:t>
      </w:r>
      <w:r w:rsidRPr="00BB710F">
        <w:rPr>
          <w:rFonts w:ascii="Times New Roman" w:hAnsi="Times New Roman" w:cs="Times New Roman"/>
        </w:rPr>
        <w:t>that it has been erased or destroyed.</w:t>
      </w:r>
      <w:r w:rsidR="007B6246" w:rsidRPr="00BB710F">
        <w:rPr>
          <w:rFonts w:ascii="Times New Roman" w:hAnsi="Times New Roman" w:cs="Times New Roman"/>
        </w:rPr>
        <w:t xml:space="preserve"> </w:t>
      </w:r>
      <w:r w:rsidR="00CC1862" w:rsidRPr="00CC1862">
        <w:rPr>
          <w:rFonts w:ascii="Times New Roman" w:hAnsi="Times New Roman" w:cs="Times New Roman"/>
        </w:rPr>
        <w:t>In addition, the Service Provider shall, within thirty (30) days of the effective date of expiry or termination, refund any advance or undue amounts paid by the Customer and pay all other outstanding amounts (including any pending service credits) owed by it to the Customer</w:t>
      </w:r>
    </w:p>
    <w:p w14:paraId="5CFBB4C5" w14:textId="77777777" w:rsidR="00893C7D" w:rsidRPr="00BB710F" w:rsidRDefault="00893C7D" w:rsidP="00E34CAE">
      <w:pPr>
        <w:spacing w:after="0" w:line="240" w:lineRule="auto"/>
        <w:ind w:left="720"/>
        <w:jc w:val="both"/>
        <w:rPr>
          <w:rFonts w:ascii="Times New Roman" w:hAnsi="Times New Roman" w:cs="Times New Roman"/>
        </w:rPr>
      </w:pPr>
    </w:p>
    <w:p w14:paraId="3F52D5EA" w14:textId="77777777" w:rsidR="00893C7D" w:rsidRPr="00BB710F" w:rsidRDefault="00893C7D" w:rsidP="001449DE">
      <w:pPr>
        <w:pStyle w:val="ListParagraph"/>
        <w:numPr>
          <w:ilvl w:val="0"/>
          <w:numId w:val="12"/>
        </w:numPr>
        <w:spacing w:after="0" w:line="240" w:lineRule="auto"/>
        <w:ind w:left="567" w:hanging="567"/>
        <w:rPr>
          <w:rStyle w:val="Heading2Char"/>
          <w:rFonts w:eastAsia="Cambria"/>
          <w:b w:val="0"/>
          <w:i/>
          <w:sz w:val="22"/>
          <w:szCs w:val="22"/>
          <w:u w:val="single"/>
        </w:rPr>
      </w:pPr>
      <w:bookmarkStart w:id="73" w:name="_Toc396747806"/>
      <w:bookmarkStart w:id="74" w:name="_Toc474418715"/>
      <w:bookmarkStart w:id="75" w:name="_Toc475709335"/>
      <w:bookmarkStart w:id="76" w:name="_Toc478655648"/>
      <w:r w:rsidRPr="00BB710F">
        <w:rPr>
          <w:rStyle w:val="Heading2Char"/>
          <w:rFonts w:eastAsia="Cambria"/>
          <w:b w:val="0"/>
          <w:i/>
          <w:sz w:val="22"/>
          <w:szCs w:val="22"/>
          <w:u w:val="single"/>
        </w:rPr>
        <w:t>Transfer Assistance</w:t>
      </w:r>
      <w:bookmarkEnd w:id="73"/>
      <w:bookmarkEnd w:id="74"/>
      <w:bookmarkEnd w:id="75"/>
      <w:bookmarkEnd w:id="76"/>
    </w:p>
    <w:p w14:paraId="67E53E82" w14:textId="77777777" w:rsidR="00AD4DC7" w:rsidRPr="00BB710F" w:rsidRDefault="00AD4DC7" w:rsidP="00E34CAE">
      <w:pPr>
        <w:spacing w:after="0" w:line="240" w:lineRule="auto"/>
        <w:jc w:val="both"/>
        <w:rPr>
          <w:rFonts w:ascii="Times New Roman" w:hAnsi="Times New Roman" w:cs="Times New Roman"/>
        </w:rPr>
      </w:pPr>
    </w:p>
    <w:p w14:paraId="609BEC86" w14:textId="56ACCD79" w:rsidR="00D163FF" w:rsidRPr="00BB710F" w:rsidRDefault="00893C7D" w:rsidP="00A62EFC">
      <w:pPr>
        <w:pStyle w:val="ListParagraph"/>
        <w:spacing w:after="0" w:line="240" w:lineRule="auto"/>
        <w:ind w:left="567"/>
        <w:jc w:val="both"/>
        <w:rPr>
          <w:rFonts w:ascii="Times New Roman" w:hAnsi="Times New Roman" w:cs="Times New Roman"/>
        </w:rPr>
      </w:pPr>
      <w:r w:rsidRPr="00BB710F">
        <w:rPr>
          <w:rFonts w:ascii="Times New Roman" w:hAnsi="Times New Roman" w:cs="Times New Roman"/>
        </w:rPr>
        <w:t xml:space="preserve">Commencing upon notice to </w:t>
      </w:r>
      <w:r w:rsidR="00411336" w:rsidRPr="00BB710F">
        <w:rPr>
          <w:rFonts w:ascii="Times New Roman" w:hAnsi="Times New Roman" w:cs="Times New Roman"/>
        </w:rPr>
        <w:t>Service Provider</w:t>
      </w:r>
      <w:r w:rsidR="007B6246" w:rsidRPr="00BB710F">
        <w:rPr>
          <w:rFonts w:ascii="Times New Roman" w:hAnsi="Times New Roman" w:cs="Times New Roman"/>
        </w:rPr>
        <w:t xml:space="preserve"> </w:t>
      </w:r>
      <w:r w:rsidRPr="00BB710F">
        <w:rPr>
          <w:rFonts w:ascii="Times New Roman" w:hAnsi="Times New Roman" w:cs="Times New Roman"/>
        </w:rPr>
        <w:t xml:space="preserve">of termination or expiry of this Agreement and continuing through the effective date of termination or expiry, at no additional cost, for a period as may be </w:t>
      </w:r>
      <w:r w:rsidR="00D1090B">
        <w:rPr>
          <w:rFonts w:ascii="Times New Roman" w:hAnsi="Times New Roman" w:cs="Times New Roman"/>
        </w:rPr>
        <w:t xml:space="preserve">notified by the Customer, </w:t>
      </w:r>
      <w:r w:rsidR="00F254E5" w:rsidRPr="00BB710F">
        <w:rPr>
          <w:rFonts w:ascii="Times New Roman" w:hAnsi="Times New Roman" w:cs="Times New Roman"/>
        </w:rPr>
        <w:t xml:space="preserve">which shall be </w:t>
      </w:r>
      <w:r w:rsidRPr="00BB710F">
        <w:rPr>
          <w:rFonts w:ascii="Times New Roman" w:hAnsi="Times New Roman" w:cs="Times New Roman"/>
        </w:rPr>
        <w:t xml:space="preserve">no more than </w:t>
      </w:r>
      <w:r w:rsidR="00D719B8" w:rsidRPr="00BB710F">
        <w:rPr>
          <w:rFonts w:ascii="Times New Roman" w:hAnsi="Times New Roman" w:cs="Times New Roman"/>
        </w:rPr>
        <w:t>6</w:t>
      </w:r>
      <w:r w:rsidR="00F25F48" w:rsidRPr="00BB710F">
        <w:rPr>
          <w:rFonts w:ascii="Times New Roman" w:hAnsi="Times New Roman" w:cs="Times New Roman"/>
        </w:rPr>
        <w:t xml:space="preserve"> </w:t>
      </w:r>
      <w:r w:rsidR="00AC4BB7" w:rsidRPr="00BB710F">
        <w:rPr>
          <w:rFonts w:ascii="Times New Roman" w:hAnsi="Times New Roman" w:cs="Times New Roman"/>
        </w:rPr>
        <w:t>(</w:t>
      </w:r>
      <w:r w:rsidR="00D719B8" w:rsidRPr="00BB710F">
        <w:rPr>
          <w:rFonts w:ascii="Times New Roman" w:hAnsi="Times New Roman" w:cs="Times New Roman"/>
        </w:rPr>
        <w:t>six</w:t>
      </w:r>
      <w:r w:rsidR="00AC4BB7" w:rsidRPr="00BB710F">
        <w:rPr>
          <w:rFonts w:ascii="Times New Roman" w:hAnsi="Times New Roman" w:cs="Times New Roman"/>
        </w:rPr>
        <w:t>)</w:t>
      </w:r>
      <w:r w:rsidR="00F254E5" w:rsidRPr="00BB710F">
        <w:rPr>
          <w:rFonts w:ascii="Times New Roman" w:hAnsi="Times New Roman" w:cs="Times New Roman"/>
        </w:rPr>
        <w:t xml:space="preserve"> months from the date of </w:t>
      </w:r>
      <w:r w:rsidR="003B32B9" w:rsidRPr="00BB710F">
        <w:rPr>
          <w:rFonts w:ascii="Times New Roman" w:hAnsi="Times New Roman" w:cs="Times New Roman"/>
        </w:rPr>
        <w:t>expiry</w:t>
      </w:r>
      <w:r w:rsidR="007E3C03" w:rsidRPr="00BB710F">
        <w:rPr>
          <w:rFonts w:ascii="Times New Roman" w:hAnsi="Times New Roman" w:cs="Times New Roman"/>
        </w:rPr>
        <w:t xml:space="preserve"> and /or</w:t>
      </w:r>
      <w:r w:rsidR="003B32B9" w:rsidRPr="00BB710F">
        <w:rPr>
          <w:rFonts w:ascii="Times New Roman" w:hAnsi="Times New Roman" w:cs="Times New Roman"/>
        </w:rPr>
        <w:t xml:space="preserve"> </w:t>
      </w:r>
      <w:r w:rsidR="00F254E5" w:rsidRPr="00BB710F">
        <w:rPr>
          <w:rFonts w:ascii="Times New Roman" w:hAnsi="Times New Roman" w:cs="Times New Roman"/>
        </w:rPr>
        <w:t>termination</w:t>
      </w:r>
      <w:r w:rsidR="00D1090B">
        <w:rPr>
          <w:rFonts w:ascii="Times New Roman" w:hAnsi="Times New Roman" w:cs="Times New Roman"/>
        </w:rPr>
        <w:t>, unless mutually agreed between the Parties, in writing</w:t>
      </w:r>
      <w:r w:rsidR="004A33A3">
        <w:rPr>
          <w:rFonts w:ascii="Times New Roman" w:hAnsi="Times New Roman" w:cs="Times New Roman"/>
        </w:rPr>
        <w:t>s</w:t>
      </w:r>
      <w:r w:rsidR="00D163FF" w:rsidRPr="00BB710F">
        <w:rPr>
          <w:rFonts w:ascii="Times New Roman" w:hAnsi="Times New Roman" w:cs="Times New Roman"/>
        </w:rPr>
        <w:t xml:space="preserve"> (“</w:t>
      </w:r>
      <w:r w:rsidR="00D163FF" w:rsidRPr="00BB710F">
        <w:rPr>
          <w:rFonts w:ascii="Times New Roman" w:hAnsi="Times New Roman" w:cs="Times New Roman"/>
          <w:b/>
        </w:rPr>
        <w:t>Transition Period</w:t>
      </w:r>
      <w:r w:rsidR="00D163FF" w:rsidRPr="00BB710F">
        <w:rPr>
          <w:rFonts w:ascii="Times New Roman" w:hAnsi="Times New Roman" w:cs="Times New Roman"/>
        </w:rPr>
        <w:t>”)</w:t>
      </w:r>
      <w:r w:rsidRPr="00BB710F">
        <w:rPr>
          <w:rFonts w:ascii="Times New Roman" w:hAnsi="Times New Roman" w:cs="Times New Roman"/>
        </w:rPr>
        <w:t xml:space="preserve">, </w:t>
      </w:r>
      <w:r w:rsidR="00A145E1" w:rsidRPr="00BB710F">
        <w:rPr>
          <w:rFonts w:ascii="Times New Roman" w:hAnsi="Times New Roman" w:cs="Times New Roman"/>
        </w:rPr>
        <w:t xml:space="preserve">the </w:t>
      </w:r>
      <w:r w:rsidR="00411336" w:rsidRPr="00BB710F">
        <w:rPr>
          <w:rFonts w:ascii="Times New Roman" w:hAnsi="Times New Roman" w:cs="Times New Roman"/>
        </w:rPr>
        <w:t>Service Provider</w:t>
      </w:r>
      <w:r w:rsidR="007B6246" w:rsidRPr="00BB710F">
        <w:rPr>
          <w:rFonts w:ascii="Times New Roman" w:hAnsi="Times New Roman" w:cs="Times New Roman"/>
        </w:rPr>
        <w:t xml:space="preserve"> </w:t>
      </w:r>
      <w:r w:rsidR="00AD4DC7" w:rsidRPr="00BB710F">
        <w:rPr>
          <w:rFonts w:ascii="Times New Roman" w:hAnsi="Times New Roman" w:cs="Times New Roman"/>
        </w:rPr>
        <w:t>will</w:t>
      </w:r>
      <w:r w:rsidRPr="00BB710F">
        <w:rPr>
          <w:rFonts w:ascii="Times New Roman" w:hAnsi="Times New Roman" w:cs="Times New Roman"/>
        </w:rPr>
        <w:t xml:space="preserve"> provide to the Customer or its designees</w:t>
      </w:r>
      <w:r w:rsidR="00A145E1" w:rsidRPr="00BB710F">
        <w:rPr>
          <w:rFonts w:ascii="Times New Roman" w:hAnsi="Times New Roman" w:cs="Times New Roman"/>
        </w:rPr>
        <w:t xml:space="preserve"> or nominees</w:t>
      </w:r>
      <w:r w:rsidRPr="00BB710F">
        <w:rPr>
          <w:rFonts w:ascii="Times New Roman" w:hAnsi="Times New Roman" w:cs="Times New Roman"/>
        </w:rPr>
        <w:t xml:space="preserve">, </w:t>
      </w:r>
      <w:r w:rsidR="00F254E5" w:rsidRPr="00BB710F">
        <w:rPr>
          <w:rFonts w:ascii="Times New Roman" w:hAnsi="Times New Roman" w:cs="Times New Roman"/>
        </w:rPr>
        <w:t xml:space="preserve">all support and </w:t>
      </w:r>
      <w:r w:rsidRPr="00BB710F">
        <w:rPr>
          <w:rFonts w:ascii="Times New Roman" w:hAnsi="Times New Roman" w:cs="Times New Roman"/>
        </w:rPr>
        <w:t xml:space="preserve">assistance as may be requested by Customer to allow for the provision of Services without interruption or adverse effect and to facilitate the orderly </w:t>
      </w:r>
      <w:r w:rsidR="002814C4" w:rsidRPr="00BB710F">
        <w:rPr>
          <w:rFonts w:ascii="Times New Roman" w:hAnsi="Times New Roman" w:cs="Times New Roman"/>
        </w:rPr>
        <w:t xml:space="preserve">transition </w:t>
      </w:r>
      <w:r w:rsidRPr="00BB710F">
        <w:rPr>
          <w:rFonts w:ascii="Times New Roman" w:hAnsi="Times New Roman" w:cs="Times New Roman"/>
        </w:rPr>
        <w:t xml:space="preserve">of the subject matter of this Agreement as desired by Customer. </w:t>
      </w:r>
      <w:r w:rsidR="00A145E1" w:rsidRPr="00BB710F">
        <w:rPr>
          <w:rFonts w:ascii="Times New Roman" w:hAnsi="Times New Roman" w:cs="Times New Roman"/>
        </w:rPr>
        <w:t xml:space="preserve">The </w:t>
      </w:r>
      <w:r w:rsidR="00411336" w:rsidRPr="00BB710F">
        <w:rPr>
          <w:rFonts w:ascii="Times New Roman" w:hAnsi="Times New Roman" w:cs="Times New Roman"/>
        </w:rPr>
        <w:t>Service Provider</w:t>
      </w:r>
      <w:r w:rsidRPr="00BB710F">
        <w:rPr>
          <w:rFonts w:ascii="Times New Roman" w:hAnsi="Times New Roman" w:cs="Times New Roman"/>
        </w:rPr>
        <w:t xml:space="preserve"> </w:t>
      </w:r>
      <w:r w:rsidR="00AD4DC7" w:rsidRPr="00BB710F">
        <w:rPr>
          <w:rFonts w:ascii="Times New Roman" w:hAnsi="Times New Roman" w:cs="Times New Roman"/>
        </w:rPr>
        <w:t>will</w:t>
      </w:r>
      <w:r w:rsidRPr="00BB710F">
        <w:rPr>
          <w:rFonts w:ascii="Times New Roman" w:hAnsi="Times New Roman" w:cs="Times New Roman"/>
        </w:rPr>
        <w:t xml:space="preserve"> comply with all reasonable instructions from </w:t>
      </w:r>
      <w:r w:rsidR="007B6246" w:rsidRPr="00BB710F">
        <w:rPr>
          <w:rFonts w:ascii="Times New Roman" w:hAnsi="Times New Roman" w:cs="Times New Roman"/>
        </w:rPr>
        <w:t xml:space="preserve">the </w:t>
      </w:r>
      <w:r w:rsidRPr="00BB710F">
        <w:rPr>
          <w:rFonts w:ascii="Times New Roman" w:hAnsi="Times New Roman" w:cs="Times New Roman"/>
        </w:rPr>
        <w:t xml:space="preserve">Customer relating to termination. If requested by </w:t>
      </w:r>
      <w:r w:rsidR="007B6246" w:rsidRPr="00BB710F">
        <w:rPr>
          <w:rFonts w:ascii="Times New Roman" w:hAnsi="Times New Roman" w:cs="Times New Roman"/>
        </w:rPr>
        <w:t xml:space="preserve">the </w:t>
      </w:r>
      <w:r w:rsidRPr="00BB710F">
        <w:rPr>
          <w:rFonts w:ascii="Times New Roman" w:hAnsi="Times New Roman" w:cs="Times New Roman"/>
        </w:rPr>
        <w:t xml:space="preserve">Customer, </w:t>
      </w:r>
      <w:r w:rsidR="00A145E1" w:rsidRPr="00BB710F">
        <w:rPr>
          <w:rFonts w:ascii="Times New Roman" w:hAnsi="Times New Roman" w:cs="Times New Roman"/>
        </w:rPr>
        <w:t xml:space="preserve">the </w:t>
      </w:r>
      <w:r w:rsidR="00411336" w:rsidRPr="00BB710F">
        <w:rPr>
          <w:rFonts w:ascii="Times New Roman" w:hAnsi="Times New Roman" w:cs="Times New Roman"/>
        </w:rPr>
        <w:t>Service Provider</w:t>
      </w:r>
      <w:r w:rsidRPr="00BB710F">
        <w:rPr>
          <w:rFonts w:ascii="Times New Roman" w:hAnsi="Times New Roman" w:cs="Times New Roman"/>
        </w:rPr>
        <w:t xml:space="preserve"> will reasonably cooperate with a third party in connection with the preparation and implementation of transition plan by such third party or </w:t>
      </w:r>
      <w:r w:rsidR="007B6246" w:rsidRPr="00BB710F">
        <w:rPr>
          <w:rFonts w:ascii="Times New Roman" w:hAnsi="Times New Roman" w:cs="Times New Roman"/>
        </w:rPr>
        <w:t xml:space="preserve">the </w:t>
      </w:r>
      <w:r w:rsidRPr="00BB710F">
        <w:rPr>
          <w:rFonts w:ascii="Times New Roman" w:hAnsi="Times New Roman" w:cs="Times New Roman"/>
        </w:rPr>
        <w:t xml:space="preserve">Customer upon termination or expiration of this Agreement, as the case may be. </w:t>
      </w:r>
      <w:r w:rsidR="009A36D5" w:rsidRPr="00BB710F">
        <w:rPr>
          <w:rFonts w:ascii="Times New Roman" w:hAnsi="Times New Roman" w:cs="Times New Roman"/>
        </w:rPr>
        <w:t>In the event</w:t>
      </w:r>
      <w:r w:rsidR="00A145E1" w:rsidRPr="00BB710F">
        <w:rPr>
          <w:rFonts w:ascii="Times New Roman" w:hAnsi="Times New Roman" w:cs="Times New Roman"/>
        </w:rPr>
        <w:t xml:space="preserve"> the</w:t>
      </w:r>
      <w:r w:rsidR="009A36D5" w:rsidRPr="00BB710F">
        <w:rPr>
          <w:rFonts w:ascii="Times New Roman" w:hAnsi="Times New Roman" w:cs="Times New Roman"/>
        </w:rPr>
        <w:t xml:space="preserve"> </w:t>
      </w:r>
      <w:r w:rsidR="00411336" w:rsidRPr="00BB710F">
        <w:rPr>
          <w:rFonts w:ascii="Times New Roman" w:hAnsi="Times New Roman" w:cs="Times New Roman"/>
        </w:rPr>
        <w:t>Service Provider</w:t>
      </w:r>
      <w:r w:rsidR="007B6246" w:rsidRPr="00BB710F">
        <w:rPr>
          <w:rFonts w:ascii="Times New Roman" w:hAnsi="Times New Roman" w:cs="Times New Roman"/>
        </w:rPr>
        <w:t xml:space="preserve"> </w:t>
      </w:r>
      <w:r w:rsidR="009A36D5" w:rsidRPr="00BB710F">
        <w:rPr>
          <w:rFonts w:ascii="Times New Roman" w:hAnsi="Times New Roman" w:cs="Times New Roman"/>
        </w:rPr>
        <w:t xml:space="preserve">provides the aforementioned transition related services upon the expiry </w:t>
      </w:r>
      <w:r w:rsidR="007E3C03" w:rsidRPr="00BB710F">
        <w:rPr>
          <w:rFonts w:ascii="Times New Roman" w:hAnsi="Times New Roman" w:cs="Times New Roman"/>
        </w:rPr>
        <w:t>and /</w:t>
      </w:r>
      <w:r w:rsidR="009A36D5" w:rsidRPr="00BB710F">
        <w:rPr>
          <w:rFonts w:ascii="Times New Roman" w:hAnsi="Times New Roman" w:cs="Times New Roman"/>
        </w:rPr>
        <w:t xml:space="preserve">or termination of the Agreement, the Agreement shall be deemed to have been extended for the limited purpose of provision of such services and only for the duration that such services are provided by </w:t>
      </w:r>
      <w:r w:rsidR="00411336" w:rsidRPr="00BB710F">
        <w:rPr>
          <w:rFonts w:ascii="Times New Roman" w:hAnsi="Times New Roman" w:cs="Times New Roman"/>
        </w:rPr>
        <w:t>Service Provider</w:t>
      </w:r>
      <w:r w:rsidR="00D163FF" w:rsidRPr="00BB710F">
        <w:rPr>
          <w:rFonts w:ascii="Times New Roman" w:hAnsi="Times New Roman" w:cs="Times New Roman"/>
        </w:rPr>
        <w:t xml:space="preserve">. Additionally, </w:t>
      </w:r>
      <w:r w:rsidR="00411336" w:rsidRPr="00BB710F">
        <w:rPr>
          <w:rFonts w:ascii="Times New Roman" w:hAnsi="Times New Roman" w:cs="Times New Roman"/>
        </w:rPr>
        <w:t>Service Provider</w:t>
      </w:r>
      <w:r w:rsidR="00D163FF" w:rsidRPr="00BB710F">
        <w:rPr>
          <w:rFonts w:ascii="Times New Roman" w:hAnsi="Times New Roman" w:cs="Times New Roman"/>
        </w:rPr>
        <w:t xml:space="preserve"> acknowledges that the rights in data residing in the </w:t>
      </w:r>
      <w:r w:rsidR="00B14725" w:rsidRPr="00BB710F">
        <w:rPr>
          <w:rFonts w:ascii="Times New Roman" w:hAnsi="Times New Roman" w:cs="Times New Roman"/>
        </w:rPr>
        <w:t xml:space="preserve">Composite </w:t>
      </w:r>
      <w:r w:rsidR="00D163FF" w:rsidRPr="00BB710F">
        <w:rPr>
          <w:rFonts w:ascii="Times New Roman" w:hAnsi="Times New Roman" w:cs="Times New Roman"/>
        </w:rPr>
        <w:t xml:space="preserve">Software in relation to </w:t>
      </w:r>
      <w:r w:rsidR="00A145E1" w:rsidRPr="00BB710F">
        <w:rPr>
          <w:rFonts w:ascii="Times New Roman" w:hAnsi="Times New Roman" w:cs="Times New Roman"/>
        </w:rPr>
        <w:t xml:space="preserve">the </w:t>
      </w:r>
      <w:r w:rsidR="00D163FF" w:rsidRPr="00BB710F">
        <w:rPr>
          <w:rFonts w:ascii="Times New Roman" w:hAnsi="Times New Roman" w:cs="Times New Roman"/>
        </w:rPr>
        <w:t>Business</w:t>
      </w:r>
      <w:r w:rsidR="00A145E1" w:rsidRPr="00BB710F">
        <w:rPr>
          <w:rFonts w:ascii="Times New Roman" w:hAnsi="Times New Roman" w:cs="Times New Roman"/>
        </w:rPr>
        <w:t xml:space="preserve"> </w:t>
      </w:r>
      <w:r w:rsidR="00A145E1" w:rsidRPr="00BB710F">
        <w:rPr>
          <w:rFonts w:ascii="Times New Roman" w:hAnsi="Times New Roman" w:cs="Times New Roman"/>
        </w:rPr>
        <w:lastRenderedPageBreak/>
        <w:t>Unit</w:t>
      </w:r>
      <w:r w:rsidR="00D163FF" w:rsidRPr="00BB710F">
        <w:rPr>
          <w:rFonts w:ascii="Times New Roman" w:hAnsi="Times New Roman" w:cs="Times New Roman"/>
        </w:rPr>
        <w:t xml:space="preserve"> at all times remains the property of the Customer and upon termination </w:t>
      </w:r>
      <w:r w:rsidR="00411336" w:rsidRPr="00BB710F">
        <w:rPr>
          <w:rFonts w:ascii="Times New Roman" w:hAnsi="Times New Roman" w:cs="Times New Roman"/>
        </w:rPr>
        <w:t>Service Provider</w:t>
      </w:r>
      <w:r w:rsidR="00D163FF" w:rsidRPr="00BB710F">
        <w:rPr>
          <w:rFonts w:ascii="Times New Roman" w:hAnsi="Times New Roman" w:cs="Times New Roman"/>
        </w:rPr>
        <w:t xml:space="preserve"> will, within the Transition Period, assist in extraction</w:t>
      </w:r>
      <w:r w:rsidR="00857B56" w:rsidRPr="00BB710F">
        <w:rPr>
          <w:rFonts w:ascii="Times New Roman" w:hAnsi="Times New Roman" w:cs="Times New Roman"/>
        </w:rPr>
        <w:t xml:space="preserve"> and provide to the Customer,</w:t>
      </w:r>
      <w:r w:rsidR="00D163FF" w:rsidRPr="00BB710F">
        <w:rPr>
          <w:rFonts w:ascii="Times New Roman" w:hAnsi="Times New Roman" w:cs="Times New Roman"/>
        </w:rPr>
        <w:t xml:space="preserve"> all data and information residing in the </w:t>
      </w:r>
      <w:r w:rsidR="00B14725" w:rsidRPr="00BB710F">
        <w:rPr>
          <w:rFonts w:ascii="Times New Roman" w:hAnsi="Times New Roman" w:cs="Times New Roman"/>
        </w:rPr>
        <w:t xml:space="preserve">Composite </w:t>
      </w:r>
      <w:r w:rsidR="00D163FF" w:rsidRPr="00BB710F">
        <w:rPr>
          <w:rFonts w:ascii="Times New Roman" w:hAnsi="Times New Roman" w:cs="Times New Roman"/>
        </w:rPr>
        <w:t xml:space="preserve">Software in such form </w:t>
      </w:r>
      <w:r w:rsidR="00857B56" w:rsidRPr="00BB710F">
        <w:rPr>
          <w:rFonts w:ascii="Times New Roman" w:hAnsi="Times New Roman" w:cs="Times New Roman"/>
        </w:rPr>
        <w:t>or</w:t>
      </w:r>
      <w:r w:rsidR="00D163FF" w:rsidRPr="00BB710F">
        <w:rPr>
          <w:rFonts w:ascii="Times New Roman" w:hAnsi="Times New Roman" w:cs="Times New Roman"/>
        </w:rPr>
        <w:t xml:space="preserve"> format as </w:t>
      </w:r>
      <w:r w:rsidRPr="00BB710F">
        <w:rPr>
          <w:rFonts w:ascii="Times New Roman" w:hAnsi="Times New Roman" w:cs="Times New Roman"/>
        </w:rPr>
        <w:t xml:space="preserve">available </w:t>
      </w:r>
      <w:proofErr w:type="gramStart"/>
      <w:r w:rsidRPr="00BB710F">
        <w:rPr>
          <w:rFonts w:ascii="Times New Roman" w:hAnsi="Times New Roman" w:cs="Times New Roman"/>
        </w:rPr>
        <w:t xml:space="preserve">in </w:t>
      </w:r>
      <w:r w:rsidR="00411336" w:rsidRPr="00BB710F">
        <w:rPr>
          <w:rFonts w:ascii="Times New Roman" w:hAnsi="Times New Roman" w:cs="Times New Roman"/>
        </w:rPr>
        <w:t>Service</w:t>
      </w:r>
      <w:proofErr w:type="gramEnd"/>
      <w:r w:rsidR="00411336" w:rsidRPr="00BB710F">
        <w:rPr>
          <w:rFonts w:ascii="Times New Roman" w:hAnsi="Times New Roman" w:cs="Times New Roman"/>
        </w:rPr>
        <w:t xml:space="preserve"> Provider</w:t>
      </w:r>
      <w:r w:rsidR="00D163FF" w:rsidRPr="00BB710F">
        <w:rPr>
          <w:rFonts w:ascii="Times New Roman" w:hAnsi="Times New Roman" w:cs="Times New Roman"/>
        </w:rPr>
        <w:t xml:space="preserve"> at no additional charges payable to </w:t>
      </w:r>
      <w:r w:rsidR="00A145E1" w:rsidRPr="00BB710F">
        <w:rPr>
          <w:rFonts w:ascii="Times New Roman" w:hAnsi="Times New Roman" w:cs="Times New Roman"/>
        </w:rPr>
        <w:t xml:space="preserve">the </w:t>
      </w:r>
      <w:r w:rsidR="00411336" w:rsidRPr="00BB710F">
        <w:rPr>
          <w:rFonts w:ascii="Times New Roman" w:hAnsi="Times New Roman" w:cs="Times New Roman"/>
        </w:rPr>
        <w:t>Service Provider</w:t>
      </w:r>
      <w:r w:rsidR="00D163FF" w:rsidRPr="00BB710F">
        <w:rPr>
          <w:rFonts w:ascii="Times New Roman" w:hAnsi="Times New Roman" w:cs="Times New Roman"/>
        </w:rPr>
        <w:t>.</w:t>
      </w:r>
      <w:r w:rsidRPr="00BB710F">
        <w:rPr>
          <w:rFonts w:ascii="Times New Roman" w:hAnsi="Times New Roman" w:cs="Times New Roman"/>
        </w:rPr>
        <w:t xml:space="preserve"> </w:t>
      </w:r>
      <w:r w:rsidR="00A145E1" w:rsidRPr="00BB710F">
        <w:rPr>
          <w:rFonts w:ascii="Times New Roman" w:hAnsi="Times New Roman" w:cs="Times New Roman"/>
        </w:rPr>
        <w:t xml:space="preserve">The </w:t>
      </w:r>
      <w:r w:rsidRPr="00BB710F">
        <w:rPr>
          <w:rFonts w:ascii="Times New Roman" w:hAnsi="Times New Roman" w:cs="Times New Roman"/>
        </w:rPr>
        <w:t>Customer may request additional transfer assistance by agreeing for a mutually agreeable rate of services required.</w:t>
      </w:r>
    </w:p>
    <w:p w14:paraId="58CDAEB7" w14:textId="77777777" w:rsidR="00AD4DC7" w:rsidRPr="00BB710F" w:rsidRDefault="00AD4DC7" w:rsidP="007E40E4">
      <w:pPr>
        <w:pStyle w:val="ListParagraph"/>
        <w:spacing w:after="0" w:line="240" w:lineRule="auto"/>
        <w:ind w:left="567"/>
        <w:jc w:val="both"/>
        <w:rPr>
          <w:rFonts w:ascii="Times New Roman" w:hAnsi="Times New Roman" w:cs="Times New Roman"/>
        </w:rPr>
      </w:pPr>
    </w:p>
    <w:p w14:paraId="65B47ABE" w14:textId="77777777" w:rsidR="00AD4DC7" w:rsidRPr="0055725C" w:rsidRDefault="00893C7D" w:rsidP="00FE54DA">
      <w:pPr>
        <w:pStyle w:val="ListParagraph"/>
        <w:numPr>
          <w:ilvl w:val="0"/>
          <w:numId w:val="12"/>
        </w:numPr>
        <w:spacing w:after="0" w:line="240" w:lineRule="auto"/>
        <w:ind w:left="567" w:hanging="567"/>
        <w:jc w:val="both"/>
        <w:rPr>
          <w:rFonts w:ascii="Times New Roman" w:hAnsi="Times New Roman" w:cs="Times New Roman"/>
        </w:rPr>
      </w:pPr>
      <w:r w:rsidRPr="00BB710F">
        <w:rPr>
          <w:rFonts w:ascii="Times New Roman" w:hAnsi="Times New Roman" w:cs="Times New Roman"/>
        </w:rPr>
        <w:t xml:space="preserve">The exercise of the right </w:t>
      </w:r>
      <w:r w:rsidRPr="0055725C">
        <w:rPr>
          <w:rFonts w:ascii="Times New Roman" w:hAnsi="Times New Roman" w:cs="Times New Roman"/>
        </w:rPr>
        <w:t xml:space="preserve">of termination by the Customer </w:t>
      </w:r>
      <w:r w:rsidR="00AD4DC7" w:rsidRPr="0055725C">
        <w:rPr>
          <w:rFonts w:ascii="Times New Roman" w:hAnsi="Times New Roman" w:cs="Times New Roman"/>
        </w:rPr>
        <w:t>will</w:t>
      </w:r>
      <w:r w:rsidRPr="0055725C">
        <w:rPr>
          <w:rFonts w:ascii="Times New Roman" w:hAnsi="Times New Roman" w:cs="Times New Roman"/>
        </w:rPr>
        <w:t xml:space="preserve"> be without prejudice to any other rights that it may have under this Agreement or under applicable </w:t>
      </w:r>
      <w:r w:rsidR="00AC4BB7" w:rsidRPr="0055725C">
        <w:rPr>
          <w:rFonts w:ascii="Times New Roman" w:hAnsi="Times New Roman" w:cs="Times New Roman"/>
        </w:rPr>
        <w:t>Laws</w:t>
      </w:r>
      <w:r w:rsidRPr="0055725C">
        <w:rPr>
          <w:rFonts w:ascii="Times New Roman" w:hAnsi="Times New Roman" w:cs="Times New Roman"/>
        </w:rPr>
        <w:t>.</w:t>
      </w:r>
      <w:r w:rsidR="007B6246" w:rsidRPr="0055725C">
        <w:rPr>
          <w:rFonts w:ascii="Times New Roman" w:hAnsi="Times New Roman" w:cs="Times New Roman"/>
        </w:rPr>
        <w:t xml:space="preserve"> </w:t>
      </w:r>
    </w:p>
    <w:p w14:paraId="57D5CA2D" w14:textId="77777777" w:rsidR="00AD4DC7" w:rsidRPr="0055725C" w:rsidRDefault="00AD4DC7" w:rsidP="00E34CAE">
      <w:pPr>
        <w:pStyle w:val="ListParagraph"/>
        <w:spacing w:after="0" w:line="240" w:lineRule="auto"/>
        <w:ind w:left="360"/>
        <w:jc w:val="both"/>
        <w:rPr>
          <w:rFonts w:ascii="Times New Roman" w:hAnsi="Times New Roman" w:cs="Times New Roman"/>
        </w:rPr>
      </w:pPr>
    </w:p>
    <w:p w14:paraId="3FBA038E" w14:textId="77777777" w:rsidR="00DE1945" w:rsidRPr="0055725C" w:rsidRDefault="00893C7D" w:rsidP="00785E01">
      <w:pPr>
        <w:pStyle w:val="ListParagraph"/>
        <w:numPr>
          <w:ilvl w:val="0"/>
          <w:numId w:val="12"/>
        </w:numPr>
        <w:spacing w:after="0" w:line="240" w:lineRule="auto"/>
        <w:ind w:left="567" w:hanging="567"/>
        <w:rPr>
          <w:rFonts w:ascii="Times New Roman" w:hAnsi="Times New Roman" w:cs="Times New Roman"/>
          <w:u w:val="single"/>
        </w:rPr>
      </w:pPr>
      <w:r w:rsidRPr="0055725C">
        <w:rPr>
          <w:rFonts w:ascii="Times New Roman" w:hAnsi="Times New Roman" w:cs="Times New Roman"/>
          <w:i/>
          <w:u w:val="single"/>
        </w:rPr>
        <w:t>Survival of Certain Provisions</w:t>
      </w:r>
    </w:p>
    <w:p w14:paraId="5E2724F1" w14:textId="77777777" w:rsidR="00DE1945" w:rsidRPr="0055725C" w:rsidRDefault="00DE1945" w:rsidP="00E34CAE">
      <w:pPr>
        <w:pStyle w:val="ListParagraph"/>
        <w:spacing w:after="0" w:line="240" w:lineRule="auto"/>
        <w:ind w:left="360"/>
        <w:jc w:val="both"/>
        <w:rPr>
          <w:rFonts w:ascii="Times New Roman" w:hAnsi="Times New Roman" w:cs="Times New Roman"/>
        </w:rPr>
      </w:pPr>
    </w:p>
    <w:p w14:paraId="7F2D3E98" w14:textId="77777777" w:rsidR="00136CA8" w:rsidRDefault="00136CA8" w:rsidP="00136CA8">
      <w:pPr>
        <w:pBdr>
          <w:top w:val="nil"/>
          <w:left w:val="nil"/>
          <w:bottom w:val="nil"/>
          <w:right w:val="nil"/>
          <w:between w:val="nil"/>
        </w:pBdr>
        <w:spacing w:after="0" w:line="240" w:lineRule="auto"/>
        <w:ind w:left="567"/>
        <w:jc w:val="both"/>
        <w:rPr>
          <w:rFonts w:ascii="Times New Roman" w:eastAsia="Times New Roman" w:hAnsi="Times New Roman" w:cs="Times New Roman"/>
          <w:color w:val="000000"/>
        </w:rPr>
      </w:pPr>
      <w:r>
        <w:rPr>
          <w:rFonts w:ascii="Times New Roman" w:eastAsia="Times New Roman" w:hAnsi="Times New Roman" w:cs="Times New Roman"/>
          <w:color w:val="000000"/>
        </w:rPr>
        <w:t>Subject to applicable laws, any and all provisions of the Agreement that, by their nature or effect, are required or necessarily intended to be performed after the expiration or termination of the Agreement shall survive the expiration or any termination of the Agreement and remain binding, for their respective intended periods, upon and for the Parties’ benefit. Such provisions in the Agreement include Clause 7 (Confidentiality), Clause 10 (Indemnity and Limitation of Liability), Clause 11.3 (Disputes), Clause 8(Termination), Clause 11.7 (Notices).</w:t>
      </w:r>
    </w:p>
    <w:p w14:paraId="7217C7E1" w14:textId="77777777" w:rsidR="0068797C" w:rsidRPr="0055725C" w:rsidRDefault="0068797C" w:rsidP="007E40E4">
      <w:pPr>
        <w:pStyle w:val="ListParagraph"/>
        <w:spacing w:after="0" w:line="240" w:lineRule="auto"/>
        <w:ind w:left="567"/>
        <w:jc w:val="both"/>
        <w:rPr>
          <w:rFonts w:ascii="Times New Roman" w:hAnsi="Times New Roman" w:cs="Times New Roman"/>
        </w:rPr>
      </w:pPr>
    </w:p>
    <w:p w14:paraId="155C0903" w14:textId="6C5D7D73" w:rsidR="00AD4DC7" w:rsidRPr="0055725C" w:rsidRDefault="00893C7D" w:rsidP="0031506C">
      <w:pPr>
        <w:pStyle w:val="ListParagraph"/>
        <w:numPr>
          <w:ilvl w:val="0"/>
          <w:numId w:val="29"/>
        </w:numPr>
        <w:spacing w:after="0" w:line="240" w:lineRule="auto"/>
        <w:ind w:left="567" w:hanging="567"/>
        <w:rPr>
          <w:rFonts w:ascii="Times New Roman" w:hAnsi="Times New Roman" w:cs="Times New Roman"/>
          <w:b/>
        </w:rPr>
      </w:pPr>
      <w:r w:rsidRPr="0055725C">
        <w:rPr>
          <w:rFonts w:ascii="Times New Roman" w:hAnsi="Times New Roman" w:cs="Times New Roman"/>
          <w:b/>
        </w:rPr>
        <w:t xml:space="preserve">Representations and </w:t>
      </w:r>
      <w:r w:rsidR="008123BF" w:rsidRPr="0055725C">
        <w:rPr>
          <w:rFonts w:ascii="Times New Roman" w:hAnsi="Times New Roman" w:cs="Times New Roman"/>
          <w:b/>
        </w:rPr>
        <w:t>W</w:t>
      </w:r>
      <w:r w:rsidRPr="0055725C">
        <w:rPr>
          <w:rFonts w:ascii="Times New Roman" w:hAnsi="Times New Roman" w:cs="Times New Roman"/>
          <w:b/>
        </w:rPr>
        <w:t xml:space="preserve">arranties of </w:t>
      </w:r>
      <w:r w:rsidR="00411336" w:rsidRPr="0055725C">
        <w:rPr>
          <w:rFonts w:ascii="Times New Roman" w:hAnsi="Times New Roman" w:cs="Times New Roman"/>
          <w:b/>
        </w:rPr>
        <w:t>Service Provider</w:t>
      </w:r>
    </w:p>
    <w:p w14:paraId="06D27EC0" w14:textId="77777777" w:rsidR="00AD4DC7" w:rsidRPr="0055725C" w:rsidRDefault="00AD4DC7" w:rsidP="00E34CAE">
      <w:pPr>
        <w:pStyle w:val="ListParagraph"/>
        <w:spacing w:after="0" w:line="240" w:lineRule="auto"/>
        <w:ind w:left="360"/>
        <w:rPr>
          <w:rFonts w:ascii="Times New Roman" w:hAnsi="Times New Roman" w:cs="Times New Roman"/>
          <w:b/>
        </w:rPr>
      </w:pPr>
    </w:p>
    <w:p w14:paraId="54554A3D" w14:textId="0B5A5277" w:rsidR="00893C7D" w:rsidRPr="00BB710F" w:rsidRDefault="007B41DF" w:rsidP="007B41DF">
      <w:pPr>
        <w:pStyle w:val="ListParagraph"/>
        <w:spacing w:after="0" w:line="240" w:lineRule="auto"/>
        <w:ind w:left="540" w:hanging="540"/>
        <w:rPr>
          <w:rFonts w:ascii="Times New Roman" w:hAnsi="Times New Roman" w:cs="Times New Roman"/>
          <w:b/>
        </w:rPr>
      </w:pPr>
      <w:r w:rsidRPr="0055725C">
        <w:rPr>
          <w:rFonts w:ascii="Times New Roman" w:hAnsi="Times New Roman" w:cs="Times New Roman"/>
        </w:rPr>
        <w:t xml:space="preserve">9.1 </w:t>
      </w:r>
      <w:r w:rsidRPr="0055725C">
        <w:rPr>
          <w:rFonts w:ascii="Times New Roman" w:hAnsi="Times New Roman" w:cs="Times New Roman"/>
        </w:rPr>
        <w:tab/>
      </w:r>
      <w:r w:rsidR="00F708D2" w:rsidRPr="0055725C">
        <w:rPr>
          <w:rFonts w:ascii="Times New Roman" w:hAnsi="Times New Roman" w:cs="Times New Roman"/>
        </w:rPr>
        <w:t xml:space="preserve">The </w:t>
      </w:r>
      <w:r w:rsidR="00411336" w:rsidRPr="0055725C">
        <w:rPr>
          <w:rFonts w:ascii="Times New Roman" w:hAnsi="Times New Roman" w:cs="Times New Roman"/>
        </w:rPr>
        <w:t>Service Provider</w:t>
      </w:r>
      <w:r w:rsidR="00893C7D" w:rsidRPr="0055725C">
        <w:rPr>
          <w:rFonts w:ascii="Times New Roman" w:hAnsi="Times New Roman" w:cs="Times New Roman"/>
        </w:rPr>
        <w:t xml:space="preserve"> covenants, represents and warrants to</w:t>
      </w:r>
      <w:r w:rsidR="007B6246" w:rsidRPr="0055725C">
        <w:rPr>
          <w:rFonts w:ascii="Times New Roman" w:hAnsi="Times New Roman" w:cs="Times New Roman"/>
        </w:rPr>
        <w:t xml:space="preserve"> the </w:t>
      </w:r>
      <w:r w:rsidR="00893C7D" w:rsidRPr="0055725C">
        <w:rPr>
          <w:rFonts w:ascii="Times New Roman" w:hAnsi="Times New Roman" w:cs="Times New Roman"/>
        </w:rPr>
        <w:t>Customer that:</w:t>
      </w:r>
      <w:r w:rsidR="007B6246" w:rsidRPr="00BB710F">
        <w:rPr>
          <w:rFonts w:ascii="Times New Roman" w:hAnsi="Times New Roman" w:cs="Times New Roman"/>
        </w:rPr>
        <w:t xml:space="preserve"> </w:t>
      </w:r>
    </w:p>
    <w:p w14:paraId="670DF2BB" w14:textId="77777777" w:rsidR="00AD4DC7" w:rsidRPr="00BB710F" w:rsidRDefault="00AD4DC7" w:rsidP="00E34CAE">
      <w:pPr>
        <w:spacing w:after="0" w:line="240" w:lineRule="auto"/>
        <w:ind w:left="720"/>
        <w:jc w:val="both"/>
        <w:rPr>
          <w:rFonts w:ascii="Times New Roman" w:hAnsi="Times New Roman" w:cs="Times New Roman"/>
        </w:rPr>
      </w:pPr>
    </w:p>
    <w:p w14:paraId="1D25D158" w14:textId="77777777" w:rsidR="00893C7D" w:rsidRPr="00BB710F" w:rsidRDefault="00893C7D" w:rsidP="00272CB0">
      <w:pPr>
        <w:pStyle w:val="ListParagraph"/>
        <w:numPr>
          <w:ilvl w:val="0"/>
          <w:numId w:val="25"/>
        </w:numPr>
        <w:spacing w:after="0" w:line="240" w:lineRule="auto"/>
        <w:ind w:left="1080" w:hanging="450"/>
        <w:jc w:val="both"/>
        <w:rPr>
          <w:rFonts w:ascii="Times New Roman" w:hAnsi="Times New Roman" w:cs="Times New Roman"/>
        </w:rPr>
      </w:pPr>
      <w:r w:rsidRPr="00BB710F">
        <w:rPr>
          <w:rFonts w:ascii="Times New Roman" w:hAnsi="Times New Roman" w:cs="Times New Roman"/>
        </w:rPr>
        <w:t>it is in good standing and that it has full authority and all rights necessary to enter into this Agreement and to perform its obligations hereunder according to the terms hereof;</w:t>
      </w:r>
    </w:p>
    <w:p w14:paraId="4EDCD58A" w14:textId="77777777" w:rsidR="0046456C" w:rsidRPr="00BB710F" w:rsidRDefault="0046456C" w:rsidP="0046456C">
      <w:pPr>
        <w:spacing w:after="0" w:line="240" w:lineRule="auto"/>
        <w:ind w:left="993"/>
        <w:jc w:val="both"/>
        <w:rPr>
          <w:rFonts w:ascii="Times New Roman" w:hAnsi="Times New Roman" w:cs="Times New Roman"/>
        </w:rPr>
      </w:pPr>
    </w:p>
    <w:p w14:paraId="08F8EE4C" w14:textId="77777777" w:rsidR="00893C7D" w:rsidRPr="00BB710F" w:rsidRDefault="00893C7D" w:rsidP="00272CB0">
      <w:pPr>
        <w:pStyle w:val="ListParagraph"/>
        <w:numPr>
          <w:ilvl w:val="0"/>
          <w:numId w:val="25"/>
        </w:numPr>
        <w:spacing w:after="0" w:line="240" w:lineRule="auto"/>
        <w:ind w:left="1080" w:hanging="450"/>
        <w:jc w:val="both"/>
        <w:rPr>
          <w:rFonts w:ascii="Times New Roman" w:hAnsi="Times New Roman" w:cs="Times New Roman"/>
        </w:rPr>
      </w:pPr>
      <w:r w:rsidRPr="00BB710F">
        <w:rPr>
          <w:rFonts w:ascii="Times New Roman" w:hAnsi="Times New Roman" w:cs="Times New Roman"/>
        </w:rPr>
        <w:t>this Agreement is a legal, valid, binding, and enforceable in accordance with the terms hereof;</w:t>
      </w:r>
    </w:p>
    <w:p w14:paraId="50DA80F2" w14:textId="77777777" w:rsidR="00EC30CD" w:rsidRPr="00BB710F" w:rsidRDefault="00EC30CD" w:rsidP="00EC30CD">
      <w:pPr>
        <w:spacing w:after="0" w:line="240" w:lineRule="auto"/>
        <w:ind w:left="993"/>
        <w:jc w:val="both"/>
        <w:rPr>
          <w:rFonts w:ascii="Times New Roman" w:hAnsi="Times New Roman" w:cs="Times New Roman"/>
        </w:rPr>
      </w:pPr>
    </w:p>
    <w:p w14:paraId="6991AB9D" w14:textId="77777777" w:rsidR="00893C7D" w:rsidRPr="00BB710F" w:rsidRDefault="00893C7D" w:rsidP="00272CB0">
      <w:pPr>
        <w:pStyle w:val="ListParagraph"/>
        <w:numPr>
          <w:ilvl w:val="0"/>
          <w:numId w:val="25"/>
        </w:numPr>
        <w:spacing w:after="0" w:line="240" w:lineRule="auto"/>
        <w:ind w:left="1080" w:hanging="450"/>
        <w:jc w:val="both"/>
        <w:rPr>
          <w:rFonts w:ascii="Times New Roman" w:hAnsi="Times New Roman" w:cs="Times New Roman"/>
        </w:rPr>
      </w:pPr>
      <w:r w:rsidRPr="00BB710F">
        <w:rPr>
          <w:rFonts w:ascii="Times New Roman" w:hAnsi="Times New Roman" w:cs="Times New Roman"/>
        </w:rPr>
        <w:t>no consent, approval or authorization, the absence of which would adversely affect the legal and valid execution, delivery and performance of this Agreement or the documents and instruments contemplated hereby, is required;</w:t>
      </w:r>
    </w:p>
    <w:p w14:paraId="14718EDD" w14:textId="77777777" w:rsidR="00EC30CD" w:rsidRPr="00BB710F" w:rsidRDefault="00EC30CD" w:rsidP="00EC30CD">
      <w:pPr>
        <w:spacing w:after="0" w:line="240" w:lineRule="auto"/>
        <w:ind w:left="993"/>
        <w:jc w:val="both"/>
        <w:rPr>
          <w:rFonts w:ascii="Times New Roman" w:hAnsi="Times New Roman" w:cs="Times New Roman"/>
        </w:rPr>
      </w:pPr>
    </w:p>
    <w:p w14:paraId="63826C2E" w14:textId="77777777" w:rsidR="00893C7D" w:rsidRPr="00BB710F" w:rsidRDefault="00893C7D" w:rsidP="00272CB0">
      <w:pPr>
        <w:pStyle w:val="ListParagraph"/>
        <w:numPr>
          <w:ilvl w:val="0"/>
          <w:numId w:val="25"/>
        </w:numPr>
        <w:spacing w:after="0" w:line="240" w:lineRule="auto"/>
        <w:ind w:left="1080" w:hanging="450"/>
        <w:jc w:val="both"/>
        <w:rPr>
          <w:rFonts w:ascii="Times New Roman" w:hAnsi="Times New Roman" w:cs="Times New Roman"/>
        </w:rPr>
      </w:pPr>
      <w:r w:rsidRPr="00BB710F">
        <w:rPr>
          <w:rFonts w:ascii="Times New Roman" w:hAnsi="Times New Roman" w:cs="Times New Roman"/>
        </w:rPr>
        <w:t>by entering into this Agreement</w:t>
      </w:r>
      <w:r w:rsidR="00DF3039" w:rsidRPr="00BB710F">
        <w:rPr>
          <w:rFonts w:ascii="Times New Roman" w:hAnsi="Times New Roman" w:cs="Times New Roman"/>
        </w:rPr>
        <w:t>,</w:t>
      </w:r>
      <w:r w:rsidRPr="00BB710F">
        <w:rPr>
          <w:rFonts w:ascii="Times New Roman" w:hAnsi="Times New Roman" w:cs="Times New Roman"/>
        </w:rPr>
        <w:t xml:space="preserve"> it is not in breach and in future </w:t>
      </w:r>
      <w:r w:rsidR="00AD4DC7" w:rsidRPr="00BB710F">
        <w:rPr>
          <w:rFonts w:ascii="Times New Roman" w:hAnsi="Times New Roman" w:cs="Times New Roman"/>
        </w:rPr>
        <w:t>will</w:t>
      </w:r>
      <w:r w:rsidRPr="00BB710F">
        <w:rPr>
          <w:rFonts w:ascii="Times New Roman" w:hAnsi="Times New Roman" w:cs="Times New Roman"/>
        </w:rPr>
        <w:t xml:space="preserve"> not be in breach of any contractual obligation against any third </w:t>
      </w:r>
      <w:r w:rsidR="00596AF3" w:rsidRPr="00BB710F">
        <w:rPr>
          <w:rFonts w:ascii="Times New Roman" w:hAnsi="Times New Roman" w:cs="Times New Roman"/>
        </w:rPr>
        <w:t>party</w:t>
      </w:r>
      <w:r w:rsidRPr="00BB710F">
        <w:rPr>
          <w:rFonts w:ascii="Times New Roman" w:hAnsi="Times New Roman" w:cs="Times New Roman"/>
        </w:rPr>
        <w:t>;</w:t>
      </w:r>
    </w:p>
    <w:p w14:paraId="1D7D0DE2" w14:textId="77777777" w:rsidR="003816A4" w:rsidRPr="00BB710F" w:rsidRDefault="003816A4" w:rsidP="003816A4">
      <w:pPr>
        <w:spacing w:after="0" w:line="240" w:lineRule="auto"/>
        <w:ind w:left="993"/>
        <w:jc w:val="both"/>
        <w:rPr>
          <w:rFonts w:ascii="Times New Roman" w:hAnsi="Times New Roman" w:cs="Times New Roman"/>
        </w:rPr>
      </w:pPr>
    </w:p>
    <w:p w14:paraId="618A6387" w14:textId="744BE144" w:rsidR="00893C7D" w:rsidRPr="00BB710F" w:rsidRDefault="00893C7D" w:rsidP="00272CB0">
      <w:pPr>
        <w:pStyle w:val="ListParagraph"/>
        <w:numPr>
          <w:ilvl w:val="0"/>
          <w:numId w:val="25"/>
        </w:numPr>
        <w:spacing w:after="0" w:line="240" w:lineRule="auto"/>
        <w:ind w:left="1080" w:hanging="450"/>
        <w:jc w:val="both"/>
        <w:rPr>
          <w:rFonts w:ascii="Times New Roman" w:hAnsi="Times New Roman" w:cs="Times New Roman"/>
        </w:rPr>
      </w:pPr>
      <w:r w:rsidRPr="00BB710F">
        <w:rPr>
          <w:rFonts w:ascii="Times New Roman" w:hAnsi="Times New Roman" w:cs="Times New Roman"/>
        </w:rPr>
        <w:t>the person</w:t>
      </w:r>
      <w:r w:rsidR="00596AF3" w:rsidRPr="00BB710F">
        <w:rPr>
          <w:rFonts w:ascii="Times New Roman" w:hAnsi="Times New Roman" w:cs="Times New Roman"/>
        </w:rPr>
        <w:t>s</w:t>
      </w:r>
      <w:r w:rsidRPr="00BB710F">
        <w:rPr>
          <w:rFonts w:ascii="Times New Roman" w:hAnsi="Times New Roman" w:cs="Times New Roman"/>
        </w:rPr>
        <w:t xml:space="preserve"> signing this Agreement, on </w:t>
      </w:r>
      <w:r w:rsidR="00596AF3" w:rsidRPr="00BB710F">
        <w:rPr>
          <w:rFonts w:ascii="Times New Roman" w:hAnsi="Times New Roman" w:cs="Times New Roman"/>
        </w:rPr>
        <w:t xml:space="preserve">their </w:t>
      </w:r>
      <w:r w:rsidRPr="00BB710F">
        <w:rPr>
          <w:rFonts w:ascii="Times New Roman" w:hAnsi="Times New Roman" w:cs="Times New Roman"/>
        </w:rPr>
        <w:t>behal</w:t>
      </w:r>
      <w:r w:rsidR="00596AF3" w:rsidRPr="00BB710F">
        <w:rPr>
          <w:rFonts w:ascii="Times New Roman" w:hAnsi="Times New Roman" w:cs="Times New Roman"/>
        </w:rPr>
        <w:t>ves</w:t>
      </w:r>
      <w:r w:rsidRPr="00BB710F">
        <w:rPr>
          <w:rFonts w:ascii="Times New Roman" w:hAnsi="Times New Roman" w:cs="Times New Roman"/>
        </w:rPr>
        <w:t xml:space="preserve">, </w:t>
      </w:r>
      <w:r w:rsidR="00596AF3" w:rsidRPr="00BB710F">
        <w:rPr>
          <w:rFonts w:ascii="Times New Roman" w:hAnsi="Times New Roman" w:cs="Times New Roman"/>
        </w:rPr>
        <w:t xml:space="preserve">have </w:t>
      </w:r>
      <w:r w:rsidRPr="00BB710F">
        <w:rPr>
          <w:rFonts w:ascii="Times New Roman" w:hAnsi="Times New Roman" w:cs="Times New Roman"/>
        </w:rPr>
        <w:t xml:space="preserve">been duly authorized by </w:t>
      </w:r>
      <w:r w:rsidR="00411336" w:rsidRPr="00BB710F">
        <w:rPr>
          <w:rFonts w:ascii="Times New Roman" w:hAnsi="Times New Roman" w:cs="Times New Roman"/>
        </w:rPr>
        <w:t>Service Provider</w:t>
      </w:r>
      <w:r w:rsidR="00596AF3" w:rsidRPr="00BB710F">
        <w:rPr>
          <w:rFonts w:ascii="Times New Roman" w:hAnsi="Times New Roman" w:cs="Times New Roman"/>
        </w:rPr>
        <w:t>,</w:t>
      </w:r>
      <w:r w:rsidRPr="00BB710F">
        <w:rPr>
          <w:rFonts w:ascii="Times New Roman" w:hAnsi="Times New Roman" w:cs="Times New Roman"/>
        </w:rPr>
        <w:t xml:space="preserve"> to execute this Agreement;</w:t>
      </w:r>
      <w:r w:rsidR="007B6246" w:rsidRPr="00BB710F">
        <w:rPr>
          <w:rFonts w:ascii="Times New Roman" w:hAnsi="Times New Roman" w:cs="Times New Roman"/>
        </w:rPr>
        <w:t xml:space="preserve"> </w:t>
      </w:r>
    </w:p>
    <w:p w14:paraId="15191660" w14:textId="77777777" w:rsidR="00A7093A" w:rsidRPr="00BB710F" w:rsidRDefault="00A7093A" w:rsidP="00A7093A">
      <w:pPr>
        <w:spacing w:after="0" w:line="240" w:lineRule="auto"/>
        <w:ind w:left="993"/>
        <w:jc w:val="both"/>
        <w:rPr>
          <w:rFonts w:ascii="Times New Roman" w:hAnsi="Times New Roman" w:cs="Times New Roman"/>
        </w:rPr>
      </w:pPr>
    </w:p>
    <w:p w14:paraId="7E7C1CAA" w14:textId="77777777" w:rsidR="00893C7D" w:rsidRPr="00BB710F" w:rsidRDefault="00893C7D" w:rsidP="00272CB0">
      <w:pPr>
        <w:pStyle w:val="ListParagraph"/>
        <w:numPr>
          <w:ilvl w:val="0"/>
          <w:numId w:val="25"/>
        </w:numPr>
        <w:spacing w:after="0" w:line="240" w:lineRule="auto"/>
        <w:ind w:left="1080" w:hanging="450"/>
        <w:jc w:val="both"/>
        <w:rPr>
          <w:rFonts w:ascii="Times New Roman" w:hAnsi="Times New Roman" w:cs="Times New Roman"/>
        </w:rPr>
      </w:pPr>
      <w:r w:rsidRPr="00BB710F">
        <w:rPr>
          <w:rFonts w:ascii="Times New Roman" w:hAnsi="Times New Roman" w:cs="Times New Roman"/>
        </w:rPr>
        <w:t xml:space="preserve">it has the necessary expertise and infrastructure for discharging its obligations under this Agreement; </w:t>
      </w:r>
    </w:p>
    <w:p w14:paraId="7A64A402" w14:textId="77777777" w:rsidR="00876FC1" w:rsidRPr="00BB710F" w:rsidRDefault="00876FC1" w:rsidP="00876FC1">
      <w:pPr>
        <w:spacing w:after="0" w:line="240" w:lineRule="auto"/>
        <w:ind w:left="993"/>
        <w:jc w:val="both"/>
        <w:rPr>
          <w:rFonts w:ascii="Times New Roman" w:hAnsi="Times New Roman" w:cs="Times New Roman"/>
        </w:rPr>
      </w:pPr>
    </w:p>
    <w:p w14:paraId="01F4E37B" w14:textId="77777777" w:rsidR="00701E4C" w:rsidRPr="00BB710F" w:rsidRDefault="00701E4C" w:rsidP="00272CB0">
      <w:pPr>
        <w:pStyle w:val="ListParagraph"/>
        <w:numPr>
          <w:ilvl w:val="0"/>
          <w:numId w:val="25"/>
        </w:numPr>
        <w:spacing w:after="0" w:line="240" w:lineRule="auto"/>
        <w:ind w:left="1080" w:hanging="450"/>
        <w:jc w:val="both"/>
        <w:rPr>
          <w:rFonts w:ascii="Times New Roman" w:hAnsi="Times New Roman" w:cs="Times New Roman"/>
        </w:rPr>
      </w:pPr>
      <w:r w:rsidRPr="00BB710F">
        <w:rPr>
          <w:rFonts w:ascii="Times New Roman" w:hAnsi="Times New Roman" w:cs="Times New Roman"/>
        </w:rPr>
        <w:t>it shall not, enter into or acquiesce in any other agreement which would prevent it from fully complying with the provisions of this Agreement</w:t>
      </w:r>
      <w:r w:rsidR="0051008D" w:rsidRPr="00BB710F">
        <w:rPr>
          <w:rFonts w:ascii="Times New Roman" w:hAnsi="Times New Roman" w:cs="Times New Roman"/>
        </w:rPr>
        <w:t>;</w:t>
      </w:r>
    </w:p>
    <w:p w14:paraId="2AC797D0" w14:textId="77777777" w:rsidR="00701E4C" w:rsidRPr="00BB710F" w:rsidRDefault="00701E4C" w:rsidP="00701E4C">
      <w:pPr>
        <w:spacing w:after="0" w:line="240" w:lineRule="auto"/>
        <w:ind w:left="993"/>
        <w:jc w:val="both"/>
        <w:rPr>
          <w:rFonts w:ascii="Times New Roman" w:hAnsi="Times New Roman" w:cs="Times New Roman"/>
        </w:rPr>
      </w:pPr>
    </w:p>
    <w:p w14:paraId="4617CDE6" w14:textId="6F01FC44" w:rsidR="00F65037" w:rsidRPr="00BB710F" w:rsidRDefault="00F708D2" w:rsidP="00272CB0">
      <w:pPr>
        <w:pStyle w:val="ListParagraph"/>
        <w:numPr>
          <w:ilvl w:val="0"/>
          <w:numId w:val="25"/>
        </w:numPr>
        <w:spacing w:after="0" w:line="240" w:lineRule="auto"/>
        <w:ind w:left="1080" w:hanging="450"/>
        <w:jc w:val="both"/>
        <w:rPr>
          <w:rFonts w:ascii="Times New Roman" w:hAnsi="Times New Roman" w:cs="Times New Roman"/>
        </w:rPr>
      </w:pPr>
      <w:r w:rsidRPr="00BB710F">
        <w:rPr>
          <w:rFonts w:ascii="Times New Roman" w:hAnsi="Times New Roman" w:cs="Times New Roman"/>
        </w:rPr>
        <w:t xml:space="preserve">The </w:t>
      </w:r>
      <w:r w:rsidR="00411336" w:rsidRPr="00BB710F">
        <w:rPr>
          <w:rFonts w:ascii="Times New Roman" w:hAnsi="Times New Roman" w:cs="Times New Roman"/>
        </w:rPr>
        <w:t>Service Provider</w:t>
      </w:r>
      <w:r w:rsidR="007B6246" w:rsidRPr="00BB710F">
        <w:rPr>
          <w:rFonts w:ascii="Times New Roman" w:hAnsi="Times New Roman" w:cs="Times New Roman"/>
        </w:rPr>
        <w:t xml:space="preserve"> </w:t>
      </w:r>
      <w:r w:rsidR="005B7AD0" w:rsidRPr="00BB710F">
        <w:rPr>
          <w:rFonts w:ascii="Times New Roman" w:hAnsi="Times New Roman" w:cs="Times New Roman"/>
        </w:rPr>
        <w:t xml:space="preserve">owns and </w:t>
      </w:r>
      <w:r w:rsidR="00F65037" w:rsidRPr="00BB710F">
        <w:rPr>
          <w:rFonts w:ascii="Times New Roman" w:hAnsi="Times New Roman" w:cs="Times New Roman"/>
        </w:rPr>
        <w:t xml:space="preserve">has good, valid, exclusive and absolute rights, title and interest in and to the </w:t>
      </w:r>
      <w:r w:rsidR="00B14725" w:rsidRPr="00BB710F">
        <w:rPr>
          <w:rFonts w:ascii="Times New Roman" w:hAnsi="Times New Roman" w:cs="Times New Roman"/>
        </w:rPr>
        <w:t xml:space="preserve">Composite </w:t>
      </w:r>
      <w:r w:rsidR="0001503E" w:rsidRPr="00BB710F">
        <w:rPr>
          <w:rFonts w:ascii="Times New Roman" w:hAnsi="Times New Roman" w:cs="Times New Roman"/>
        </w:rPr>
        <w:t>Software</w:t>
      </w:r>
      <w:r w:rsidR="00F65037" w:rsidRPr="00BB710F">
        <w:rPr>
          <w:rFonts w:ascii="Times New Roman" w:hAnsi="Times New Roman" w:cs="Times New Roman"/>
        </w:rPr>
        <w:t xml:space="preserve"> and has the right to grant licenses to the </w:t>
      </w:r>
      <w:r w:rsidR="00B14725" w:rsidRPr="00BB710F">
        <w:rPr>
          <w:rFonts w:ascii="Times New Roman" w:hAnsi="Times New Roman" w:cs="Times New Roman"/>
        </w:rPr>
        <w:t xml:space="preserve">Composite </w:t>
      </w:r>
      <w:r w:rsidR="00C87A4D" w:rsidRPr="00BB710F">
        <w:rPr>
          <w:rFonts w:ascii="Times New Roman" w:hAnsi="Times New Roman" w:cs="Times New Roman"/>
        </w:rPr>
        <w:t>Software</w:t>
      </w:r>
      <w:r w:rsidR="00F65037" w:rsidRPr="00BB710F">
        <w:rPr>
          <w:rFonts w:ascii="Times New Roman" w:hAnsi="Times New Roman" w:cs="Times New Roman"/>
        </w:rPr>
        <w:t xml:space="preserve"> </w:t>
      </w:r>
      <w:r w:rsidR="005349FC" w:rsidRPr="00BB710F">
        <w:rPr>
          <w:rFonts w:ascii="Times New Roman" w:hAnsi="Times New Roman" w:cs="Times New Roman"/>
        </w:rPr>
        <w:t xml:space="preserve">as </w:t>
      </w:r>
      <w:r w:rsidR="00F65037" w:rsidRPr="00BB710F">
        <w:rPr>
          <w:rFonts w:ascii="Times New Roman" w:hAnsi="Times New Roman" w:cs="Times New Roman"/>
        </w:rPr>
        <w:t xml:space="preserve">specified in </w:t>
      </w:r>
      <w:r w:rsidR="005349FC" w:rsidRPr="00BB710F">
        <w:rPr>
          <w:rFonts w:ascii="Times New Roman" w:hAnsi="Times New Roman" w:cs="Times New Roman"/>
        </w:rPr>
        <w:t>this Agreement.</w:t>
      </w:r>
      <w:r w:rsidR="00537A17" w:rsidRPr="00BB710F">
        <w:rPr>
          <w:rFonts w:ascii="Times New Roman" w:hAnsi="Times New Roman" w:cs="Times New Roman"/>
        </w:rPr>
        <w:t xml:space="preserve"> </w:t>
      </w:r>
      <w:r w:rsidRPr="00BB710F">
        <w:rPr>
          <w:rFonts w:ascii="Times New Roman" w:hAnsi="Times New Roman" w:cs="Times New Roman"/>
        </w:rPr>
        <w:t xml:space="preserve">The </w:t>
      </w:r>
      <w:r w:rsidR="00411336" w:rsidRPr="00BB710F">
        <w:rPr>
          <w:rFonts w:ascii="Times New Roman" w:hAnsi="Times New Roman" w:cs="Times New Roman"/>
        </w:rPr>
        <w:t>Service Provider</w:t>
      </w:r>
      <w:r w:rsidR="00596AF3" w:rsidRPr="00BB710F">
        <w:rPr>
          <w:rFonts w:ascii="Times New Roman" w:hAnsi="Times New Roman" w:cs="Times New Roman"/>
        </w:rPr>
        <w:t xml:space="preserve"> </w:t>
      </w:r>
      <w:r w:rsidR="00F65037" w:rsidRPr="00BB710F">
        <w:rPr>
          <w:rFonts w:ascii="Times New Roman" w:hAnsi="Times New Roman" w:cs="Times New Roman"/>
        </w:rPr>
        <w:t xml:space="preserve">has the absolute and unrestricted rights and privileges to license all its rights, title and interest in the </w:t>
      </w:r>
      <w:r w:rsidR="00B14725" w:rsidRPr="00BB710F">
        <w:rPr>
          <w:rFonts w:ascii="Times New Roman" w:hAnsi="Times New Roman" w:cs="Times New Roman"/>
        </w:rPr>
        <w:t xml:space="preserve">Composite </w:t>
      </w:r>
      <w:r w:rsidR="00393DDC" w:rsidRPr="00BB710F">
        <w:rPr>
          <w:rFonts w:ascii="Times New Roman" w:hAnsi="Times New Roman" w:cs="Times New Roman"/>
        </w:rPr>
        <w:t>Software</w:t>
      </w:r>
      <w:r w:rsidR="00F65037" w:rsidRPr="00BB710F">
        <w:rPr>
          <w:rFonts w:ascii="Times New Roman" w:hAnsi="Times New Roman" w:cs="Times New Roman"/>
        </w:rPr>
        <w:t xml:space="preserve"> </w:t>
      </w:r>
      <w:r w:rsidR="005B7AD0" w:rsidRPr="00BB710F">
        <w:rPr>
          <w:rFonts w:ascii="Times New Roman" w:hAnsi="Times New Roman" w:cs="Times New Roman"/>
        </w:rPr>
        <w:t>to</w:t>
      </w:r>
      <w:r w:rsidR="00F65037" w:rsidRPr="00BB710F">
        <w:rPr>
          <w:rFonts w:ascii="Times New Roman" w:hAnsi="Times New Roman" w:cs="Times New Roman"/>
        </w:rPr>
        <w:t xml:space="preserve"> </w:t>
      </w:r>
      <w:r w:rsidR="00393DDC" w:rsidRPr="00BB710F">
        <w:rPr>
          <w:rFonts w:ascii="Times New Roman" w:hAnsi="Times New Roman" w:cs="Times New Roman"/>
        </w:rPr>
        <w:t>the Customer</w:t>
      </w:r>
      <w:r w:rsidR="00F65037" w:rsidRPr="00BB710F">
        <w:rPr>
          <w:rFonts w:ascii="Times New Roman" w:hAnsi="Times New Roman" w:cs="Times New Roman"/>
        </w:rPr>
        <w:t xml:space="preserve"> in the manner contemplated in this Agreement;</w:t>
      </w:r>
      <w:r w:rsidR="007B6246" w:rsidRPr="00BB710F">
        <w:rPr>
          <w:rFonts w:ascii="Times New Roman" w:hAnsi="Times New Roman" w:cs="Times New Roman"/>
        </w:rPr>
        <w:t xml:space="preserve">  </w:t>
      </w:r>
    </w:p>
    <w:p w14:paraId="1A42B80A" w14:textId="77777777" w:rsidR="00F65037" w:rsidRPr="00BB710F" w:rsidRDefault="00F65037" w:rsidP="000602E6">
      <w:pPr>
        <w:spacing w:after="0" w:line="240" w:lineRule="auto"/>
        <w:ind w:left="720"/>
        <w:jc w:val="both"/>
        <w:rPr>
          <w:rFonts w:ascii="Times New Roman" w:hAnsi="Times New Roman" w:cs="Times New Roman"/>
        </w:rPr>
      </w:pPr>
    </w:p>
    <w:p w14:paraId="0C9B160D" w14:textId="24758B30" w:rsidR="00F65037" w:rsidRPr="00BB710F" w:rsidRDefault="00F708D2" w:rsidP="00272CB0">
      <w:pPr>
        <w:pStyle w:val="ListParagraph"/>
        <w:numPr>
          <w:ilvl w:val="0"/>
          <w:numId w:val="25"/>
        </w:numPr>
        <w:spacing w:after="0" w:line="240" w:lineRule="auto"/>
        <w:ind w:left="1080" w:hanging="450"/>
        <w:jc w:val="both"/>
        <w:rPr>
          <w:rFonts w:ascii="Times New Roman" w:hAnsi="Times New Roman" w:cs="Times New Roman"/>
        </w:rPr>
      </w:pPr>
      <w:r w:rsidRPr="00BB710F">
        <w:rPr>
          <w:rFonts w:ascii="Times New Roman" w:hAnsi="Times New Roman" w:cs="Times New Roman"/>
        </w:rPr>
        <w:t xml:space="preserve">The </w:t>
      </w:r>
      <w:r w:rsidR="00411336" w:rsidRPr="00BB710F">
        <w:rPr>
          <w:rFonts w:ascii="Times New Roman" w:hAnsi="Times New Roman" w:cs="Times New Roman"/>
        </w:rPr>
        <w:t>Service Provider</w:t>
      </w:r>
      <w:r w:rsidR="005B7AD0" w:rsidRPr="00BB710F">
        <w:rPr>
          <w:rFonts w:ascii="Times New Roman" w:hAnsi="Times New Roman" w:cs="Times New Roman"/>
        </w:rPr>
        <w:t xml:space="preserve"> </w:t>
      </w:r>
      <w:r w:rsidR="00F65037" w:rsidRPr="00BB710F">
        <w:rPr>
          <w:rFonts w:ascii="Times New Roman" w:hAnsi="Times New Roman" w:cs="Times New Roman"/>
        </w:rPr>
        <w:t xml:space="preserve">has not initiated any action against any </w:t>
      </w:r>
      <w:r w:rsidR="00D13091" w:rsidRPr="00BB710F">
        <w:rPr>
          <w:rFonts w:ascii="Times New Roman" w:hAnsi="Times New Roman" w:cs="Times New Roman"/>
        </w:rPr>
        <w:t xml:space="preserve">third party </w:t>
      </w:r>
      <w:r w:rsidR="00F65037" w:rsidRPr="00BB710F">
        <w:rPr>
          <w:rFonts w:ascii="Times New Roman" w:hAnsi="Times New Roman" w:cs="Times New Roman"/>
        </w:rPr>
        <w:t xml:space="preserve">and represents that to the best of its knowledge no other action has been initiated by any third party against it in registration and/or use of the </w:t>
      </w:r>
      <w:r w:rsidR="00B14725" w:rsidRPr="00BB710F">
        <w:rPr>
          <w:rFonts w:ascii="Times New Roman" w:hAnsi="Times New Roman" w:cs="Times New Roman"/>
        </w:rPr>
        <w:t xml:space="preserve">Composite </w:t>
      </w:r>
      <w:r w:rsidR="001061C2" w:rsidRPr="00BB710F">
        <w:rPr>
          <w:rFonts w:ascii="Times New Roman" w:hAnsi="Times New Roman" w:cs="Times New Roman"/>
        </w:rPr>
        <w:t>Software</w:t>
      </w:r>
      <w:r w:rsidR="00F65037" w:rsidRPr="00BB710F">
        <w:rPr>
          <w:rFonts w:ascii="Times New Roman" w:hAnsi="Times New Roman" w:cs="Times New Roman"/>
        </w:rPr>
        <w:t xml:space="preserve"> whet</w:t>
      </w:r>
      <w:r w:rsidR="00E55A47" w:rsidRPr="00BB710F">
        <w:rPr>
          <w:rFonts w:ascii="Times New Roman" w:hAnsi="Times New Roman" w:cs="Times New Roman"/>
        </w:rPr>
        <w:t>her in India or other countries;</w:t>
      </w:r>
      <w:r w:rsidR="005B7AD0" w:rsidRPr="00BB710F">
        <w:rPr>
          <w:rFonts w:ascii="Times New Roman" w:hAnsi="Times New Roman" w:cs="Times New Roman"/>
        </w:rPr>
        <w:t xml:space="preserve"> </w:t>
      </w:r>
    </w:p>
    <w:p w14:paraId="34A9AFF7" w14:textId="77777777" w:rsidR="00AC256C" w:rsidRPr="00BB710F" w:rsidRDefault="00AC256C" w:rsidP="00AC256C">
      <w:pPr>
        <w:spacing w:after="0" w:line="240" w:lineRule="auto"/>
        <w:ind w:left="993"/>
        <w:jc w:val="both"/>
        <w:rPr>
          <w:rFonts w:ascii="Times New Roman" w:hAnsi="Times New Roman" w:cs="Times New Roman"/>
        </w:rPr>
      </w:pPr>
    </w:p>
    <w:p w14:paraId="6CD055E5" w14:textId="77777777" w:rsidR="00893C7D" w:rsidRPr="00BB710F" w:rsidRDefault="00893C7D" w:rsidP="00272CB0">
      <w:pPr>
        <w:pStyle w:val="ListParagraph"/>
        <w:numPr>
          <w:ilvl w:val="0"/>
          <w:numId w:val="25"/>
        </w:numPr>
        <w:spacing w:after="0" w:line="240" w:lineRule="auto"/>
        <w:ind w:left="1080" w:hanging="450"/>
        <w:jc w:val="both"/>
        <w:rPr>
          <w:rFonts w:ascii="Times New Roman" w:hAnsi="Times New Roman" w:cs="Times New Roman"/>
        </w:rPr>
      </w:pPr>
      <w:r w:rsidRPr="00BB710F">
        <w:rPr>
          <w:rFonts w:ascii="Times New Roman" w:hAnsi="Times New Roman" w:cs="Times New Roman"/>
        </w:rPr>
        <w:t xml:space="preserve">the </w:t>
      </w:r>
      <w:r w:rsidR="00B14725" w:rsidRPr="00BB710F">
        <w:rPr>
          <w:rFonts w:ascii="Times New Roman" w:hAnsi="Times New Roman" w:cs="Times New Roman"/>
        </w:rPr>
        <w:t xml:space="preserve">Composite </w:t>
      </w:r>
      <w:r w:rsidRPr="00BB710F">
        <w:rPr>
          <w:rFonts w:ascii="Times New Roman" w:hAnsi="Times New Roman" w:cs="Times New Roman"/>
        </w:rPr>
        <w:t xml:space="preserve">Software </w:t>
      </w:r>
      <w:r w:rsidR="00AD4DC7" w:rsidRPr="00BB710F">
        <w:rPr>
          <w:rFonts w:ascii="Times New Roman" w:hAnsi="Times New Roman" w:cs="Times New Roman"/>
        </w:rPr>
        <w:t xml:space="preserve">and Enhancements </w:t>
      </w:r>
      <w:r w:rsidRPr="00BB710F">
        <w:rPr>
          <w:rFonts w:ascii="Times New Roman" w:hAnsi="Times New Roman" w:cs="Times New Roman"/>
        </w:rPr>
        <w:t xml:space="preserve">is and </w:t>
      </w:r>
      <w:r w:rsidR="00AD4DC7" w:rsidRPr="00BB710F">
        <w:rPr>
          <w:rFonts w:ascii="Times New Roman" w:hAnsi="Times New Roman" w:cs="Times New Roman"/>
        </w:rPr>
        <w:t>will</w:t>
      </w:r>
      <w:r w:rsidRPr="00BB710F">
        <w:rPr>
          <w:rFonts w:ascii="Times New Roman" w:hAnsi="Times New Roman" w:cs="Times New Roman"/>
        </w:rPr>
        <w:t xml:space="preserve"> at all times:</w:t>
      </w:r>
    </w:p>
    <w:p w14:paraId="0F7C10C1" w14:textId="77777777" w:rsidR="00893C7D" w:rsidRPr="00BB710F" w:rsidRDefault="00893C7D" w:rsidP="00F25F48">
      <w:pPr>
        <w:pStyle w:val="ListParagraph"/>
        <w:spacing w:after="0" w:line="240" w:lineRule="auto"/>
        <w:ind w:left="1530" w:hanging="450"/>
        <w:jc w:val="both"/>
        <w:rPr>
          <w:rFonts w:ascii="Times New Roman" w:hAnsi="Times New Roman" w:cs="Times New Roman"/>
          <w:lang w:val="en-IN"/>
        </w:rPr>
      </w:pPr>
    </w:p>
    <w:p w14:paraId="586DB602" w14:textId="77777777" w:rsidR="00893C7D" w:rsidRPr="00BB710F" w:rsidRDefault="00893C7D" w:rsidP="001449DE">
      <w:pPr>
        <w:pStyle w:val="ListParagraph"/>
        <w:numPr>
          <w:ilvl w:val="0"/>
          <w:numId w:val="11"/>
        </w:numPr>
        <w:spacing w:after="0" w:line="240" w:lineRule="auto"/>
        <w:ind w:left="1530" w:hanging="450"/>
        <w:jc w:val="both"/>
        <w:rPr>
          <w:rFonts w:ascii="Times New Roman" w:hAnsi="Times New Roman" w:cs="Times New Roman"/>
          <w:lang w:val="en-IN"/>
        </w:rPr>
      </w:pPr>
      <w:r w:rsidRPr="00BB710F">
        <w:rPr>
          <w:rFonts w:ascii="Times New Roman" w:hAnsi="Times New Roman" w:cs="Times New Roman"/>
          <w:lang w:val="en-IN"/>
        </w:rPr>
        <w:t>fit for the purpose and requirements spelt out in the Agreement;</w:t>
      </w:r>
      <w:r w:rsidRPr="00BB710F">
        <w:rPr>
          <w:rFonts w:ascii="Times New Roman" w:hAnsi="Times New Roman" w:cs="Times New Roman"/>
        </w:rPr>
        <w:t xml:space="preserve"> </w:t>
      </w:r>
    </w:p>
    <w:p w14:paraId="03EC4851" w14:textId="77777777" w:rsidR="00FF5AA5" w:rsidRPr="00BB710F" w:rsidRDefault="00FF5AA5" w:rsidP="00FF5AA5">
      <w:pPr>
        <w:spacing w:after="0" w:line="240" w:lineRule="auto"/>
        <w:jc w:val="both"/>
        <w:rPr>
          <w:rFonts w:ascii="Times New Roman" w:hAnsi="Times New Roman" w:cs="Times New Roman"/>
          <w:lang w:val="en-IN"/>
        </w:rPr>
      </w:pPr>
    </w:p>
    <w:p w14:paraId="1A9EF9E2" w14:textId="77777777" w:rsidR="00893C7D" w:rsidRPr="00BB710F" w:rsidRDefault="00893C7D" w:rsidP="001449DE">
      <w:pPr>
        <w:pStyle w:val="ListParagraph"/>
        <w:numPr>
          <w:ilvl w:val="0"/>
          <w:numId w:val="11"/>
        </w:numPr>
        <w:spacing w:after="0" w:line="240" w:lineRule="auto"/>
        <w:ind w:left="1530" w:hanging="450"/>
        <w:jc w:val="both"/>
        <w:rPr>
          <w:rFonts w:ascii="Times New Roman" w:hAnsi="Times New Roman" w:cs="Times New Roman"/>
          <w:lang w:val="en-IN"/>
        </w:rPr>
      </w:pPr>
      <w:r w:rsidRPr="00BB710F">
        <w:rPr>
          <w:rFonts w:ascii="Times New Roman" w:hAnsi="Times New Roman" w:cs="Times New Roman"/>
        </w:rPr>
        <w:t xml:space="preserve">perform in </w:t>
      </w:r>
      <w:r w:rsidRPr="00BB710F">
        <w:rPr>
          <w:rFonts w:ascii="Times New Roman" w:hAnsi="Times New Roman" w:cs="Times New Roman"/>
          <w:lang w:val="en-IN"/>
        </w:rPr>
        <w:t>accordance</w:t>
      </w:r>
      <w:r w:rsidRPr="00BB710F">
        <w:rPr>
          <w:rFonts w:ascii="Times New Roman" w:hAnsi="Times New Roman" w:cs="Times New Roman"/>
        </w:rPr>
        <w:t xml:space="preserve"> with the agreed specifications and that it </w:t>
      </w:r>
      <w:r w:rsidR="00AD4DC7" w:rsidRPr="00BB710F">
        <w:rPr>
          <w:rFonts w:ascii="Times New Roman" w:hAnsi="Times New Roman" w:cs="Times New Roman"/>
        </w:rPr>
        <w:t>will</w:t>
      </w:r>
      <w:r w:rsidRPr="00BB710F">
        <w:rPr>
          <w:rFonts w:ascii="Times New Roman" w:hAnsi="Times New Roman" w:cs="Times New Roman"/>
        </w:rPr>
        <w:t xml:space="preserve"> meet the requirements set forth in this Agreement;</w:t>
      </w:r>
    </w:p>
    <w:p w14:paraId="5FE51E41" w14:textId="77777777" w:rsidR="00FF5AA5" w:rsidRPr="00BB710F" w:rsidRDefault="00FF5AA5" w:rsidP="00FF5AA5">
      <w:pPr>
        <w:pStyle w:val="ListParagraph"/>
        <w:spacing w:after="0" w:line="240" w:lineRule="auto"/>
        <w:ind w:left="1418"/>
        <w:jc w:val="both"/>
        <w:rPr>
          <w:rFonts w:ascii="Times New Roman" w:hAnsi="Times New Roman" w:cs="Times New Roman"/>
          <w:lang w:val="en-IN"/>
        </w:rPr>
      </w:pPr>
    </w:p>
    <w:p w14:paraId="73C68491" w14:textId="77777777" w:rsidR="00AD4DC7" w:rsidRPr="00BB710F" w:rsidRDefault="00AD4DC7" w:rsidP="001449DE">
      <w:pPr>
        <w:pStyle w:val="ListParagraph"/>
        <w:numPr>
          <w:ilvl w:val="0"/>
          <w:numId w:val="11"/>
        </w:numPr>
        <w:spacing w:after="0" w:line="240" w:lineRule="auto"/>
        <w:ind w:left="1530" w:hanging="450"/>
        <w:jc w:val="both"/>
        <w:rPr>
          <w:rFonts w:ascii="Times New Roman" w:hAnsi="Times New Roman" w:cs="Times New Roman"/>
          <w:lang w:val="en-IN"/>
        </w:rPr>
      </w:pPr>
      <w:r w:rsidRPr="00BB710F">
        <w:rPr>
          <w:rFonts w:ascii="Times New Roman" w:hAnsi="Times New Roman" w:cs="Times New Roman"/>
        </w:rPr>
        <w:t xml:space="preserve">free from </w:t>
      </w:r>
      <w:r w:rsidRPr="00BB710F">
        <w:rPr>
          <w:rFonts w:ascii="Times New Roman" w:hAnsi="Times New Roman" w:cs="Times New Roman"/>
          <w:lang w:val="en-IN"/>
        </w:rPr>
        <w:t>any</w:t>
      </w:r>
      <w:r w:rsidRPr="00BB710F">
        <w:rPr>
          <w:rFonts w:ascii="Times New Roman" w:hAnsi="Times New Roman" w:cs="Times New Roman"/>
        </w:rPr>
        <w:t xml:space="preserve"> latent bugs and defects;</w:t>
      </w:r>
    </w:p>
    <w:p w14:paraId="21D8B087" w14:textId="77777777" w:rsidR="00FF5AA5" w:rsidRPr="00BB710F" w:rsidRDefault="00FF5AA5" w:rsidP="00FF5AA5">
      <w:pPr>
        <w:pStyle w:val="ListParagraph"/>
        <w:spacing w:after="0" w:line="240" w:lineRule="auto"/>
        <w:ind w:left="1418"/>
        <w:jc w:val="both"/>
        <w:rPr>
          <w:rFonts w:ascii="Times New Roman" w:hAnsi="Times New Roman" w:cs="Times New Roman"/>
          <w:lang w:val="en-IN"/>
        </w:rPr>
      </w:pPr>
    </w:p>
    <w:p w14:paraId="10F8FCA5" w14:textId="77777777" w:rsidR="00893C7D" w:rsidRPr="00BB710F" w:rsidRDefault="00893C7D" w:rsidP="001449DE">
      <w:pPr>
        <w:pStyle w:val="ListParagraph"/>
        <w:numPr>
          <w:ilvl w:val="0"/>
          <w:numId w:val="11"/>
        </w:numPr>
        <w:spacing w:after="0" w:line="240" w:lineRule="auto"/>
        <w:ind w:left="1530" w:hanging="450"/>
        <w:jc w:val="both"/>
        <w:rPr>
          <w:rFonts w:ascii="Times New Roman" w:hAnsi="Times New Roman" w:cs="Times New Roman"/>
          <w:lang w:val="en-IN"/>
        </w:rPr>
      </w:pPr>
      <w:r w:rsidRPr="00BB710F">
        <w:rPr>
          <w:rFonts w:ascii="Times New Roman" w:hAnsi="Times New Roman" w:cs="Times New Roman"/>
          <w:lang w:val="en-IN"/>
        </w:rPr>
        <w:t xml:space="preserve">interoperable and compatible with other products, technology/software, hardware, as laid out in the </w:t>
      </w:r>
      <w:r w:rsidR="00B14725" w:rsidRPr="00BB710F">
        <w:rPr>
          <w:rFonts w:ascii="Times New Roman" w:hAnsi="Times New Roman" w:cs="Times New Roman"/>
          <w:lang w:val="en-IN"/>
        </w:rPr>
        <w:t xml:space="preserve">Composite </w:t>
      </w:r>
      <w:r w:rsidRPr="00BB710F">
        <w:rPr>
          <w:rFonts w:ascii="Times New Roman" w:hAnsi="Times New Roman" w:cs="Times New Roman"/>
          <w:lang w:val="en-IN"/>
        </w:rPr>
        <w:t xml:space="preserve">Software’s API documentation, which </w:t>
      </w:r>
      <w:r w:rsidR="00AD4DC7" w:rsidRPr="00BB710F">
        <w:rPr>
          <w:rFonts w:ascii="Times New Roman" w:hAnsi="Times New Roman" w:cs="Times New Roman"/>
          <w:lang w:val="en-IN"/>
        </w:rPr>
        <w:t>will</w:t>
      </w:r>
      <w:r w:rsidRPr="00BB710F">
        <w:rPr>
          <w:rFonts w:ascii="Times New Roman" w:hAnsi="Times New Roman" w:cs="Times New Roman"/>
          <w:lang w:val="en-IN"/>
        </w:rPr>
        <w:t xml:space="preserve"> be revised from time to time;</w:t>
      </w:r>
    </w:p>
    <w:p w14:paraId="3B00F200" w14:textId="77777777" w:rsidR="00FF5AA5" w:rsidRPr="00BB710F" w:rsidRDefault="00FF5AA5" w:rsidP="00FF5AA5">
      <w:pPr>
        <w:spacing w:after="0" w:line="240" w:lineRule="auto"/>
        <w:jc w:val="both"/>
        <w:rPr>
          <w:rFonts w:ascii="Times New Roman" w:hAnsi="Times New Roman" w:cs="Times New Roman"/>
          <w:lang w:val="en-IN"/>
        </w:rPr>
      </w:pPr>
    </w:p>
    <w:p w14:paraId="2E50BC59" w14:textId="4EA6D665" w:rsidR="00893C7D" w:rsidRPr="00BB710F" w:rsidRDefault="00893C7D" w:rsidP="001449DE">
      <w:pPr>
        <w:pStyle w:val="ListParagraph"/>
        <w:numPr>
          <w:ilvl w:val="0"/>
          <w:numId w:val="11"/>
        </w:numPr>
        <w:spacing w:after="0" w:line="240" w:lineRule="auto"/>
        <w:ind w:left="1530" w:hanging="450"/>
        <w:jc w:val="both"/>
        <w:rPr>
          <w:rFonts w:ascii="Times New Roman" w:hAnsi="Times New Roman" w:cs="Times New Roman"/>
          <w:lang w:val="en-IN"/>
        </w:rPr>
      </w:pPr>
      <w:r w:rsidRPr="00BB710F">
        <w:rPr>
          <w:rFonts w:ascii="Times New Roman" w:hAnsi="Times New Roman" w:cs="Times New Roman"/>
          <w:lang w:val="en-IN"/>
        </w:rPr>
        <w:t xml:space="preserve">combination of the </w:t>
      </w:r>
      <w:r w:rsidR="00B14725" w:rsidRPr="00BB710F">
        <w:rPr>
          <w:rFonts w:ascii="Times New Roman" w:hAnsi="Times New Roman" w:cs="Times New Roman"/>
          <w:lang w:val="en-IN"/>
        </w:rPr>
        <w:t xml:space="preserve">Composite </w:t>
      </w:r>
      <w:r w:rsidRPr="00BB710F">
        <w:rPr>
          <w:rFonts w:ascii="Times New Roman" w:hAnsi="Times New Roman" w:cs="Times New Roman"/>
          <w:lang w:val="en-IN"/>
        </w:rPr>
        <w:t xml:space="preserve">Software with other products, technology/software or hardware </w:t>
      </w:r>
      <w:r w:rsidR="00F25F48" w:rsidRPr="00BB710F">
        <w:rPr>
          <w:rFonts w:ascii="Times New Roman" w:hAnsi="Times New Roman" w:cs="Times New Roman"/>
          <w:lang w:val="en-IN"/>
        </w:rPr>
        <w:t>as disclosed to</w:t>
      </w:r>
      <w:r w:rsidR="00905EF3" w:rsidRPr="00BB710F">
        <w:rPr>
          <w:rFonts w:ascii="Times New Roman" w:hAnsi="Times New Roman" w:cs="Times New Roman"/>
          <w:lang w:val="en-IN"/>
        </w:rPr>
        <w:t xml:space="preserve"> the</w:t>
      </w:r>
      <w:r w:rsidR="00F25F48" w:rsidRPr="00BB710F">
        <w:rPr>
          <w:rFonts w:ascii="Times New Roman" w:hAnsi="Times New Roman" w:cs="Times New Roman"/>
          <w:lang w:val="en-IN"/>
        </w:rPr>
        <w:t xml:space="preserve"> </w:t>
      </w:r>
      <w:r w:rsidR="00411336" w:rsidRPr="00BB710F">
        <w:rPr>
          <w:rFonts w:ascii="Times New Roman" w:hAnsi="Times New Roman" w:cs="Times New Roman"/>
          <w:lang w:val="en-IN"/>
        </w:rPr>
        <w:t>Service Provider</w:t>
      </w:r>
      <w:r w:rsidRPr="00BB710F">
        <w:rPr>
          <w:rFonts w:ascii="Times New Roman" w:hAnsi="Times New Roman" w:cs="Times New Roman"/>
          <w:lang w:val="en-IN"/>
        </w:rPr>
        <w:t xml:space="preserve"> by</w:t>
      </w:r>
      <w:r w:rsidR="00905EF3" w:rsidRPr="00BB710F">
        <w:rPr>
          <w:rFonts w:ascii="Times New Roman" w:hAnsi="Times New Roman" w:cs="Times New Roman"/>
          <w:lang w:val="en-IN"/>
        </w:rPr>
        <w:t xml:space="preserve"> the</w:t>
      </w:r>
      <w:r w:rsidRPr="00BB710F">
        <w:rPr>
          <w:rFonts w:ascii="Times New Roman" w:hAnsi="Times New Roman" w:cs="Times New Roman"/>
          <w:lang w:val="en-IN"/>
        </w:rPr>
        <w:t xml:space="preserve"> Customer </w:t>
      </w:r>
      <w:r w:rsidR="00AD4DC7" w:rsidRPr="00BB710F">
        <w:rPr>
          <w:rFonts w:ascii="Times New Roman" w:hAnsi="Times New Roman" w:cs="Times New Roman"/>
          <w:lang w:val="en-IN"/>
        </w:rPr>
        <w:t>will</w:t>
      </w:r>
      <w:r w:rsidRPr="00BB710F">
        <w:rPr>
          <w:rFonts w:ascii="Times New Roman" w:hAnsi="Times New Roman" w:cs="Times New Roman"/>
          <w:lang w:val="en-IN"/>
        </w:rPr>
        <w:t xml:space="preserve"> not result in infringement of any </w:t>
      </w:r>
      <w:proofErr w:type="gramStart"/>
      <w:r w:rsidRPr="00BB710F">
        <w:rPr>
          <w:rFonts w:ascii="Times New Roman" w:hAnsi="Times New Roman" w:cs="Times New Roman"/>
          <w:lang w:val="en-IN"/>
        </w:rPr>
        <w:t>third party</w:t>
      </w:r>
      <w:proofErr w:type="gramEnd"/>
      <w:r w:rsidRPr="00BB710F">
        <w:rPr>
          <w:rFonts w:ascii="Times New Roman" w:hAnsi="Times New Roman" w:cs="Times New Roman"/>
          <w:lang w:val="en-IN"/>
        </w:rPr>
        <w:t xml:space="preserve"> rights;</w:t>
      </w:r>
      <w:r w:rsidR="005B7AD0" w:rsidRPr="00BB710F">
        <w:rPr>
          <w:rFonts w:ascii="Times New Roman" w:hAnsi="Times New Roman" w:cs="Times New Roman"/>
          <w:lang w:val="en-IN"/>
        </w:rPr>
        <w:t xml:space="preserve"> and</w:t>
      </w:r>
    </w:p>
    <w:p w14:paraId="6A566DB5" w14:textId="77777777" w:rsidR="00FF5AA5" w:rsidRPr="00BB710F" w:rsidRDefault="00FF5AA5" w:rsidP="00FF5AA5">
      <w:pPr>
        <w:spacing w:after="0" w:line="240" w:lineRule="auto"/>
        <w:jc w:val="both"/>
        <w:rPr>
          <w:rFonts w:ascii="Times New Roman" w:hAnsi="Times New Roman" w:cs="Times New Roman"/>
          <w:lang w:val="en-IN"/>
        </w:rPr>
      </w:pPr>
    </w:p>
    <w:p w14:paraId="7A5A038E" w14:textId="4C3EB642" w:rsidR="00951DAC" w:rsidRPr="00951DAC" w:rsidRDefault="00893C7D" w:rsidP="00951DAC">
      <w:pPr>
        <w:pStyle w:val="ListParagraph"/>
        <w:numPr>
          <w:ilvl w:val="0"/>
          <w:numId w:val="11"/>
        </w:numPr>
        <w:spacing w:after="0" w:line="240" w:lineRule="auto"/>
        <w:ind w:left="1530" w:hanging="450"/>
        <w:jc w:val="both"/>
        <w:rPr>
          <w:rFonts w:ascii="Times New Roman" w:hAnsi="Times New Roman" w:cs="Times New Roman"/>
          <w:lang w:val="en-IN"/>
        </w:rPr>
      </w:pPr>
      <w:r w:rsidRPr="00BB710F">
        <w:rPr>
          <w:rFonts w:ascii="Times New Roman" w:hAnsi="Times New Roman" w:cs="Times New Roman"/>
          <w:lang w:val="en-IN"/>
        </w:rPr>
        <w:t xml:space="preserve">will not, when used for the purposes for which it is intended, infringe any </w:t>
      </w:r>
      <w:proofErr w:type="gramStart"/>
      <w:r w:rsidRPr="00BB710F">
        <w:rPr>
          <w:rFonts w:ascii="Times New Roman" w:hAnsi="Times New Roman" w:cs="Times New Roman"/>
          <w:lang w:val="en-IN"/>
        </w:rPr>
        <w:t>third party</w:t>
      </w:r>
      <w:proofErr w:type="gramEnd"/>
      <w:r w:rsidRPr="00BB710F">
        <w:rPr>
          <w:rFonts w:ascii="Times New Roman" w:hAnsi="Times New Roman" w:cs="Times New Roman"/>
          <w:lang w:val="en-IN"/>
        </w:rPr>
        <w:t xml:space="preserve"> Intellectual Property rights</w:t>
      </w:r>
      <w:r w:rsidR="00E179FC" w:rsidRPr="00BB710F">
        <w:rPr>
          <w:rFonts w:ascii="Times New Roman" w:hAnsi="Times New Roman" w:cs="Times New Roman"/>
          <w:lang w:val="en-IN"/>
        </w:rPr>
        <w:t xml:space="preserve"> or violate any applicable </w:t>
      </w:r>
      <w:r w:rsidR="009A68A4" w:rsidRPr="00BB710F">
        <w:rPr>
          <w:rFonts w:ascii="Times New Roman" w:hAnsi="Times New Roman" w:cs="Times New Roman"/>
          <w:lang w:val="en-IN"/>
        </w:rPr>
        <w:t>Laws</w:t>
      </w:r>
      <w:r w:rsidRPr="00BB710F">
        <w:rPr>
          <w:rFonts w:ascii="Times New Roman" w:hAnsi="Times New Roman" w:cs="Times New Roman"/>
          <w:lang w:val="en-IN"/>
        </w:rPr>
        <w:t xml:space="preserve">. </w:t>
      </w:r>
    </w:p>
    <w:p w14:paraId="28EBD513" w14:textId="77777777" w:rsidR="00951DAC" w:rsidRPr="00BB710F" w:rsidRDefault="00951DAC" w:rsidP="00951DAC">
      <w:pPr>
        <w:pStyle w:val="ListParagraph"/>
        <w:spacing w:after="0" w:line="240" w:lineRule="auto"/>
        <w:ind w:left="1530"/>
        <w:jc w:val="both"/>
        <w:rPr>
          <w:rFonts w:ascii="Times New Roman" w:hAnsi="Times New Roman" w:cs="Times New Roman"/>
          <w:lang w:val="en-IN"/>
        </w:rPr>
      </w:pPr>
    </w:p>
    <w:p w14:paraId="4F6CC8CC" w14:textId="60E9860C" w:rsidR="007B41DF" w:rsidRDefault="00951DAC" w:rsidP="00951DAC">
      <w:pPr>
        <w:pStyle w:val="ListParagraph"/>
        <w:numPr>
          <w:ilvl w:val="0"/>
          <w:numId w:val="25"/>
        </w:numPr>
        <w:spacing w:after="0" w:line="240" w:lineRule="auto"/>
        <w:ind w:left="1080" w:hanging="450"/>
        <w:jc w:val="both"/>
        <w:rPr>
          <w:rFonts w:ascii="Times New Roman" w:hAnsi="Times New Roman" w:cs="Times New Roman"/>
        </w:rPr>
      </w:pPr>
      <w:r>
        <w:rPr>
          <w:rFonts w:ascii="Times New Roman" w:hAnsi="Times New Roman" w:cs="Times New Roman"/>
        </w:rPr>
        <w:t>The Composite Software</w:t>
      </w:r>
      <w:r w:rsidRPr="00951DAC">
        <w:rPr>
          <w:rFonts w:ascii="Times New Roman" w:hAnsi="Times New Roman" w:cs="Times New Roman"/>
        </w:rPr>
        <w:t xml:space="preserve"> shall conform to the Service Levels set out in this Agreement</w:t>
      </w:r>
      <w:r w:rsidR="00123F3E">
        <w:rPr>
          <w:rFonts w:ascii="Times New Roman" w:hAnsi="Times New Roman" w:cs="Times New Roman"/>
        </w:rPr>
        <w:t>.</w:t>
      </w:r>
    </w:p>
    <w:p w14:paraId="4E16A418" w14:textId="77777777" w:rsidR="00B650D0" w:rsidRDefault="00B650D0" w:rsidP="00B650D0">
      <w:pPr>
        <w:pStyle w:val="ListParagraph"/>
        <w:spacing w:after="0" w:line="240" w:lineRule="auto"/>
        <w:ind w:left="1080"/>
        <w:jc w:val="both"/>
        <w:rPr>
          <w:rFonts w:ascii="Times New Roman" w:hAnsi="Times New Roman" w:cs="Times New Roman"/>
        </w:rPr>
      </w:pPr>
    </w:p>
    <w:p w14:paraId="19CDE69A" w14:textId="6CE0855B" w:rsidR="00123F3E" w:rsidRDefault="00B650D0" w:rsidP="00951DAC">
      <w:pPr>
        <w:pStyle w:val="ListParagraph"/>
        <w:numPr>
          <w:ilvl w:val="0"/>
          <w:numId w:val="25"/>
        </w:numPr>
        <w:spacing w:after="0" w:line="240" w:lineRule="auto"/>
        <w:ind w:left="1080" w:hanging="450"/>
        <w:jc w:val="both"/>
        <w:rPr>
          <w:rFonts w:ascii="Times New Roman" w:hAnsi="Times New Roman" w:cs="Times New Roman"/>
        </w:rPr>
      </w:pPr>
      <w:r>
        <w:rPr>
          <w:rFonts w:ascii="Times New Roman" w:hAnsi="Times New Roman" w:cs="Times New Roman"/>
        </w:rPr>
        <w:t>Service Provider</w:t>
      </w:r>
      <w:r w:rsidRPr="00B650D0">
        <w:rPr>
          <w:rFonts w:ascii="Times New Roman" w:hAnsi="Times New Roman" w:cs="Times New Roman"/>
        </w:rPr>
        <w:t xml:space="preserve"> shall at all times comply and the </w:t>
      </w:r>
      <w:r>
        <w:rPr>
          <w:rFonts w:ascii="Times New Roman" w:hAnsi="Times New Roman" w:cs="Times New Roman"/>
        </w:rPr>
        <w:t>Composite Software provided</w:t>
      </w:r>
      <w:r w:rsidRPr="00B650D0">
        <w:rPr>
          <w:rFonts w:ascii="Times New Roman" w:hAnsi="Times New Roman" w:cs="Times New Roman"/>
        </w:rPr>
        <w:t xml:space="preserve"> and Services rendered hereunder shall comply with all applicable laws, regulations, rules, circulars, directions, directives by relevant government or applicable regulatory authorities and any applicable industry standards</w:t>
      </w:r>
      <w:r w:rsidR="004469B7">
        <w:rPr>
          <w:rFonts w:ascii="Times New Roman" w:hAnsi="Times New Roman" w:cs="Times New Roman"/>
        </w:rPr>
        <w:t>.</w:t>
      </w:r>
    </w:p>
    <w:p w14:paraId="33846E5F" w14:textId="77777777" w:rsidR="004469B7" w:rsidRPr="004469B7" w:rsidRDefault="004469B7" w:rsidP="004469B7">
      <w:pPr>
        <w:pStyle w:val="ListParagraph"/>
        <w:rPr>
          <w:rFonts w:ascii="Times New Roman" w:hAnsi="Times New Roman" w:cs="Times New Roman"/>
        </w:rPr>
      </w:pPr>
    </w:p>
    <w:p w14:paraId="5E2B05A5" w14:textId="24C8905F" w:rsidR="004469B7" w:rsidRPr="0055725C" w:rsidRDefault="00842FC9" w:rsidP="00951DAC">
      <w:pPr>
        <w:pStyle w:val="ListParagraph"/>
        <w:numPr>
          <w:ilvl w:val="0"/>
          <w:numId w:val="25"/>
        </w:numPr>
        <w:spacing w:after="0" w:line="240" w:lineRule="auto"/>
        <w:ind w:left="1080" w:hanging="450"/>
        <w:jc w:val="both"/>
        <w:rPr>
          <w:rFonts w:ascii="Times New Roman" w:hAnsi="Times New Roman" w:cs="Times New Roman"/>
        </w:rPr>
      </w:pPr>
      <w:r w:rsidRPr="0055725C">
        <w:rPr>
          <w:rFonts w:ascii="Times New Roman" w:hAnsi="Times New Roman" w:cs="Times New Roman"/>
        </w:rPr>
        <w:t>Composite Software provided under this Agreement, shall be free from any malicious code, virus, malware or any other harmful software that may or has potential to cause damage to the Customer’s systems, data or networks</w:t>
      </w:r>
      <w:r w:rsidR="000323D7" w:rsidRPr="0055725C">
        <w:rPr>
          <w:rFonts w:ascii="Times New Roman" w:hAnsi="Times New Roman" w:cs="Times New Roman"/>
        </w:rPr>
        <w:t>.</w:t>
      </w:r>
    </w:p>
    <w:p w14:paraId="1B600ACF" w14:textId="77777777" w:rsidR="00A01AB3" w:rsidRPr="0055725C" w:rsidRDefault="00A01AB3" w:rsidP="00DA7205">
      <w:pPr>
        <w:pStyle w:val="ListParagraph"/>
        <w:spacing w:after="0" w:line="240" w:lineRule="auto"/>
        <w:ind w:left="540"/>
        <w:jc w:val="both"/>
        <w:rPr>
          <w:rFonts w:ascii="Times New Roman" w:hAnsi="Times New Roman" w:cs="Times New Roman"/>
        </w:rPr>
      </w:pPr>
    </w:p>
    <w:p w14:paraId="4836E8A2" w14:textId="77777777" w:rsidR="006F1032" w:rsidRPr="0055725C" w:rsidRDefault="006F1032" w:rsidP="0031506C">
      <w:pPr>
        <w:pStyle w:val="ListParagraph"/>
        <w:numPr>
          <w:ilvl w:val="0"/>
          <w:numId w:val="29"/>
        </w:numPr>
        <w:spacing w:after="0" w:line="240" w:lineRule="auto"/>
        <w:ind w:left="567" w:hanging="567"/>
        <w:rPr>
          <w:rFonts w:ascii="Times New Roman" w:hAnsi="Times New Roman" w:cs="Times New Roman"/>
          <w:b/>
        </w:rPr>
      </w:pPr>
      <w:bookmarkStart w:id="77" w:name="_Toc396747809"/>
      <w:bookmarkStart w:id="78" w:name="_Toc474418718"/>
      <w:bookmarkStart w:id="79" w:name="_Toc475709338"/>
      <w:bookmarkStart w:id="80" w:name="_Toc478655651"/>
      <w:r w:rsidRPr="0055725C">
        <w:rPr>
          <w:rFonts w:ascii="Times New Roman" w:hAnsi="Times New Roman" w:cs="Times New Roman"/>
          <w:b/>
        </w:rPr>
        <w:t>(A) Indemnification</w:t>
      </w:r>
      <w:bookmarkEnd w:id="77"/>
      <w:bookmarkEnd w:id="78"/>
      <w:bookmarkEnd w:id="79"/>
      <w:bookmarkEnd w:id="80"/>
      <w:r w:rsidRPr="0055725C">
        <w:rPr>
          <w:rFonts w:ascii="Times New Roman" w:hAnsi="Times New Roman" w:cs="Times New Roman"/>
          <w:b/>
        </w:rPr>
        <w:t xml:space="preserve"> and Limitation of Liability.</w:t>
      </w:r>
    </w:p>
    <w:p w14:paraId="7D877114" w14:textId="77777777" w:rsidR="006F1032" w:rsidRPr="0055725C" w:rsidRDefault="006F1032" w:rsidP="006F1032">
      <w:pPr>
        <w:spacing w:after="0" w:line="240" w:lineRule="auto"/>
        <w:ind w:left="360" w:hanging="360"/>
        <w:jc w:val="both"/>
        <w:rPr>
          <w:rFonts w:ascii="Times New Roman" w:hAnsi="Times New Roman" w:cs="Times New Roman"/>
        </w:rPr>
      </w:pPr>
    </w:p>
    <w:p w14:paraId="5699DA77" w14:textId="77777777" w:rsidR="00CC7750" w:rsidRPr="003F25A9" w:rsidRDefault="006F1032" w:rsidP="00CC7750">
      <w:pPr>
        <w:numPr>
          <w:ilvl w:val="0"/>
          <w:numId w:val="49"/>
        </w:numPr>
        <w:pBdr>
          <w:top w:val="nil"/>
          <w:left w:val="nil"/>
          <w:bottom w:val="nil"/>
          <w:right w:val="nil"/>
          <w:between w:val="nil"/>
        </w:pBdr>
        <w:spacing w:after="0" w:line="240" w:lineRule="auto"/>
        <w:ind w:left="567" w:hanging="567"/>
        <w:rPr>
          <w:rFonts w:ascii="Times New Roman" w:hAnsi="Times New Roman"/>
          <w:b/>
          <w:color w:val="000000"/>
        </w:rPr>
      </w:pPr>
      <w:r w:rsidRPr="0055725C">
        <w:rPr>
          <w:rFonts w:ascii="Times New Roman" w:hAnsi="Times New Roman" w:cs="Times New Roman"/>
        </w:rPr>
        <w:t>10.1</w:t>
      </w:r>
      <w:r w:rsidRPr="0055725C">
        <w:rPr>
          <w:rFonts w:ascii="Times New Roman" w:hAnsi="Times New Roman" w:cs="Times New Roman"/>
        </w:rPr>
        <w:tab/>
      </w:r>
      <w:r w:rsidR="00CC7750" w:rsidRPr="000E7524">
        <w:rPr>
          <w:rFonts w:ascii="Times New Roman" w:hAnsi="Times New Roman"/>
          <w:b/>
          <w:color w:val="000000"/>
        </w:rPr>
        <w:t>(</w:t>
      </w:r>
      <w:r w:rsidR="00CC7750" w:rsidRPr="003F25A9">
        <w:rPr>
          <w:rFonts w:ascii="Times New Roman" w:hAnsi="Times New Roman"/>
          <w:b/>
          <w:color w:val="000000"/>
        </w:rPr>
        <w:t>A) Indemnification and Limitation of Liability.</w:t>
      </w:r>
    </w:p>
    <w:p w14:paraId="675EE6C3" w14:textId="77777777" w:rsidR="00CC7750" w:rsidRDefault="00CC7750" w:rsidP="00CC7750">
      <w:pPr>
        <w:spacing w:after="0" w:line="240" w:lineRule="auto"/>
        <w:ind w:left="360" w:hanging="360"/>
        <w:jc w:val="both"/>
        <w:rPr>
          <w:rFonts w:ascii="Times New Roman" w:eastAsia="Times New Roman" w:hAnsi="Times New Roman" w:cs="Times New Roman"/>
        </w:rPr>
      </w:pPr>
    </w:p>
    <w:p w14:paraId="3EC7B762" w14:textId="77777777" w:rsidR="00CC7750" w:rsidRDefault="00CC7750" w:rsidP="00CC7750">
      <w:pPr>
        <w:spacing w:after="0" w:line="240" w:lineRule="auto"/>
        <w:ind w:left="567" w:hanging="567"/>
        <w:jc w:val="both"/>
        <w:rPr>
          <w:rFonts w:ascii="Times New Roman" w:eastAsia="Times New Roman" w:hAnsi="Times New Roman" w:cs="Times New Roman"/>
        </w:rPr>
      </w:pPr>
      <w:r>
        <w:rPr>
          <w:rFonts w:ascii="Times New Roman" w:eastAsia="Times New Roman" w:hAnsi="Times New Roman" w:cs="Times New Roman"/>
        </w:rPr>
        <w:t>10.1</w:t>
      </w:r>
      <w:r>
        <w:rPr>
          <w:rFonts w:ascii="Times New Roman" w:eastAsia="Times New Roman" w:hAnsi="Times New Roman" w:cs="Times New Roman"/>
        </w:rPr>
        <w:tab/>
        <w:t xml:space="preserve">The Service Provider shall indemnify, defend and hold the Customer </w:t>
      </w:r>
      <w:r w:rsidRPr="003F25A9">
        <w:rPr>
          <w:rFonts w:ascii="Times New Roman" w:hAnsi="Times New Roman"/>
        </w:rPr>
        <w:t>its parents, subsidiaries, affiliates, successors or assigns, and their directors, officers, employees, agents and representatives</w:t>
      </w:r>
      <w:r>
        <w:rPr>
          <w:rFonts w:ascii="Times New Roman" w:eastAsia="Times New Roman" w:hAnsi="Times New Roman" w:cs="Times New Roman"/>
        </w:rPr>
        <w:t xml:space="preserve"> (</w:t>
      </w:r>
      <w:r>
        <w:rPr>
          <w:rFonts w:ascii="Times New Roman" w:eastAsia="Times New Roman" w:hAnsi="Times New Roman" w:cs="Times New Roman"/>
          <w:b/>
          <w:bCs/>
        </w:rPr>
        <w:t>“Indemnified Parties”</w:t>
      </w:r>
      <w:r>
        <w:rPr>
          <w:rFonts w:ascii="Times New Roman" w:eastAsia="Times New Roman" w:hAnsi="Times New Roman" w:cs="Times New Roman"/>
        </w:rPr>
        <w:t xml:space="preserve">) harmless from any third party claims and related actions, proceedings, complaints, claims, damages, demands, liabilities, costs, expenses, etc. (including reasonable attorney’s fees and expenses), arising out of or in relation with:  </w:t>
      </w:r>
    </w:p>
    <w:p w14:paraId="0ED2FDB3" w14:textId="77777777" w:rsidR="00CC7750" w:rsidRDefault="00CC7750" w:rsidP="00CC7750">
      <w:pPr>
        <w:spacing w:after="0" w:line="240" w:lineRule="auto"/>
        <w:ind w:left="567" w:hanging="567"/>
        <w:jc w:val="both"/>
        <w:rPr>
          <w:rFonts w:ascii="Times New Roman" w:eastAsia="Times New Roman" w:hAnsi="Times New Roman" w:cs="Times New Roman"/>
        </w:rPr>
      </w:pPr>
    </w:p>
    <w:p w14:paraId="4F5B805D" w14:textId="77777777" w:rsidR="00CC7750" w:rsidRDefault="00CC7750" w:rsidP="00CC7750">
      <w:pPr>
        <w:spacing w:after="0" w:line="240" w:lineRule="auto"/>
        <w:ind w:left="1260" w:hanging="270"/>
        <w:jc w:val="both"/>
        <w:rPr>
          <w:rFonts w:ascii="Times New Roman" w:eastAsia="Times New Roman" w:hAnsi="Times New Roman" w:cs="Times New Roman"/>
        </w:rPr>
      </w:pPr>
      <w:r>
        <w:rPr>
          <w:rFonts w:ascii="Times New Roman" w:eastAsia="Times New Roman" w:hAnsi="Times New Roman" w:cs="Times New Roman"/>
        </w:rPr>
        <w:t>a.  any loss or damage to the Indemnified Parties and/or any third party's tangible property caused / arising out of any act or omission by the Service Provider’s Personnel;</w:t>
      </w:r>
    </w:p>
    <w:p w14:paraId="04583C71" w14:textId="77777777" w:rsidR="00CC7750" w:rsidRDefault="00CC7750" w:rsidP="00CC7750">
      <w:pPr>
        <w:spacing w:after="0" w:line="240" w:lineRule="auto"/>
        <w:ind w:left="993"/>
        <w:jc w:val="both"/>
        <w:rPr>
          <w:rFonts w:ascii="Times New Roman" w:eastAsia="Times New Roman" w:hAnsi="Times New Roman" w:cs="Times New Roman"/>
        </w:rPr>
      </w:pPr>
    </w:p>
    <w:p w14:paraId="4813678F" w14:textId="77777777" w:rsidR="00CC7750" w:rsidRDefault="00CC7750" w:rsidP="00CC7750">
      <w:pPr>
        <w:spacing w:after="0" w:line="240" w:lineRule="auto"/>
        <w:ind w:left="993"/>
        <w:jc w:val="both"/>
        <w:rPr>
          <w:rFonts w:ascii="Times New Roman" w:eastAsia="Times New Roman" w:hAnsi="Times New Roman" w:cs="Times New Roman"/>
        </w:rPr>
      </w:pPr>
      <w:r>
        <w:rPr>
          <w:rFonts w:ascii="Times New Roman" w:eastAsia="Times New Roman" w:hAnsi="Times New Roman" w:cs="Times New Roman"/>
        </w:rPr>
        <w:t>b.</w:t>
      </w:r>
      <w:r>
        <w:rPr>
          <w:rFonts w:ascii="Times New Roman" w:eastAsia="Times New Roman" w:hAnsi="Times New Roman" w:cs="Times New Roman"/>
        </w:rPr>
        <w:tab/>
        <w:t xml:space="preserve">any willful misconduct, gross negligence, fraud or fraudulent misrepresentation by the </w:t>
      </w:r>
      <w:r>
        <w:rPr>
          <w:rFonts w:ascii="Times New Roman" w:eastAsia="Times New Roman" w:hAnsi="Times New Roman" w:cs="Times New Roman"/>
        </w:rPr>
        <w:tab/>
        <w:t>Service Provider including its Personnel.</w:t>
      </w:r>
    </w:p>
    <w:p w14:paraId="2B78AEBE" w14:textId="77777777" w:rsidR="00CC7750" w:rsidRDefault="00CC7750" w:rsidP="00CC7750">
      <w:pPr>
        <w:spacing w:after="0" w:line="240" w:lineRule="auto"/>
        <w:ind w:left="993"/>
        <w:jc w:val="both"/>
        <w:rPr>
          <w:rFonts w:ascii="Times New Roman" w:eastAsia="Times New Roman" w:hAnsi="Times New Roman" w:cs="Times New Roman"/>
        </w:rPr>
      </w:pPr>
    </w:p>
    <w:p w14:paraId="4FD4880A" w14:textId="77777777" w:rsidR="00CC7750" w:rsidRDefault="00CC7750" w:rsidP="00CC7750">
      <w:pPr>
        <w:spacing w:after="0" w:line="240" w:lineRule="auto"/>
        <w:ind w:left="993"/>
        <w:jc w:val="both"/>
        <w:rPr>
          <w:rFonts w:ascii="Times New Roman" w:eastAsia="Times New Roman" w:hAnsi="Times New Roman" w:cs="Times New Roman"/>
        </w:rPr>
      </w:pPr>
      <w:r>
        <w:rPr>
          <w:rFonts w:ascii="Times New Roman" w:eastAsia="Times New Roman" w:hAnsi="Times New Roman" w:cs="Times New Roman"/>
        </w:rPr>
        <w:t>d.   death or bodily injury of any person caused by the Service Provider including its Personnel.</w:t>
      </w:r>
    </w:p>
    <w:p w14:paraId="2773B962" w14:textId="77777777" w:rsidR="00CC7750" w:rsidRDefault="00CC7750" w:rsidP="00CC7750">
      <w:pPr>
        <w:spacing w:after="0" w:line="240" w:lineRule="auto"/>
        <w:ind w:left="993"/>
        <w:jc w:val="both"/>
        <w:rPr>
          <w:rFonts w:ascii="Times New Roman" w:eastAsia="Times New Roman" w:hAnsi="Times New Roman" w:cs="Times New Roman"/>
        </w:rPr>
      </w:pPr>
    </w:p>
    <w:p w14:paraId="1D9B9E99" w14:textId="77777777" w:rsidR="00CC7750" w:rsidRDefault="00CC7750" w:rsidP="00CC7750">
      <w:pPr>
        <w:spacing w:after="0" w:line="240" w:lineRule="auto"/>
        <w:ind w:left="993"/>
        <w:jc w:val="both"/>
        <w:rPr>
          <w:rFonts w:ascii="Times New Roman" w:eastAsia="Times New Roman" w:hAnsi="Times New Roman" w:cs="Times New Roman"/>
        </w:rPr>
      </w:pPr>
      <w:r>
        <w:rPr>
          <w:rFonts w:ascii="Times New Roman" w:eastAsia="Times New Roman" w:hAnsi="Times New Roman" w:cs="Times New Roman"/>
        </w:rPr>
        <w:t>e.   any violation of any statutory requirement and/or law by the Service Provider.</w:t>
      </w:r>
    </w:p>
    <w:p w14:paraId="76201DAF" w14:textId="77777777" w:rsidR="00CC7750" w:rsidRDefault="00CC7750" w:rsidP="00CC7750">
      <w:pPr>
        <w:spacing w:after="0" w:line="240" w:lineRule="auto"/>
        <w:ind w:left="993"/>
        <w:jc w:val="both"/>
        <w:rPr>
          <w:rFonts w:ascii="Times New Roman" w:eastAsia="Times New Roman" w:hAnsi="Times New Roman" w:cs="Times New Roman"/>
        </w:rPr>
      </w:pPr>
    </w:p>
    <w:p w14:paraId="491FB510" w14:textId="77777777" w:rsidR="00CC7750" w:rsidRDefault="00CC7750" w:rsidP="00CC7750">
      <w:pPr>
        <w:spacing w:after="0" w:line="240" w:lineRule="auto"/>
        <w:ind w:left="1350" w:hanging="360"/>
        <w:jc w:val="both"/>
        <w:rPr>
          <w:rFonts w:ascii="Times New Roman" w:eastAsia="Times New Roman" w:hAnsi="Times New Roman" w:cs="Times New Roman"/>
        </w:rPr>
      </w:pPr>
      <w:r>
        <w:rPr>
          <w:rFonts w:ascii="Times New Roman" w:eastAsia="Times New Roman" w:hAnsi="Times New Roman" w:cs="Times New Roman"/>
        </w:rPr>
        <w:t>f.</w:t>
      </w:r>
      <w:r>
        <w:rPr>
          <w:rFonts w:ascii="Times New Roman" w:eastAsia="Times New Roman" w:hAnsi="Times New Roman" w:cs="Times New Roman"/>
        </w:rPr>
        <w:tab/>
        <w:t>any breach of confidentiality or data privacy/security obligations by the Service Provider or its Personnel.</w:t>
      </w:r>
    </w:p>
    <w:p w14:paraId="607215A1" w14:textId="77777777" w:rsidR="00CC7750" w:rsidRDefault="00CC7750" w:rsidP="00CC7750">
      <w:pPr>
        <w:spacing w:after="0" w:line="240" w:lineRule="auto"/>
        <w:ind w:left="993"/>
        <w:jc w:val="both"/>
        <w:rPr>
          <w:rFonts w:ascii="Times New Roman" w:eastAsia="Times New Roman" w:hAnsi="Times New Roman" w:cs="Times New Roman"/>
        </w:rPr>
      </w:pPr>
    </w:p>
    <w:p w14:paraId="13B4B422" w14:textId="77777777" w:rsidR="00CC7750" w:rsidRDefault="00CC7750" w:rsidP="00CC7750">
      <w:pPr>
        <w:spacing w:after="0" w:line="240" w:lineRule="auto"/>
        <w:ind w:left="993"/>
        <w:jc w:val="both"/>
        <w:rPr>
          <w:rFonts w:ascii="Times New Roman" w:eastAsia="Times New Roman" w:hAnsi="Times New Roman" w:cs="Times New Roman"/>
        </w:rPr>
      </w:pPr>
      <w:r>
        <w:rPr>
          <w:rFonts w:ascii="Times New Roman" w:eastAsia="Times New Roman" w:hAnsi="Times New Roman" w:cs="Times New Roman"/>
        </w:rPr>
        <w:t>g.</w:t>
      </w:r>
      <w:r>
        <w:rPr>
          <w:rFonts w:ascii="Times New Roman" w:eastAsia="Times New Roman" w:hAnsi="Times New Roman" w:cs="Times New Roman"/>
        </w:rPr>
        <w:tab/>
        <w:t>infringement of any third party’s intellectual property rights</w:t>
      </w:r>
      <w:r>
        <w:rPr>
          <w:rFonts w:ascii="Times New Roman" w:eastAsia="Times New Roman" w:hAnsi="Times New Roman" w:cs="Times New Roman"/>
          <w:b/>
          <w:bCs/>
        </w:rPr>
        <w:t>.</w:t>
      </w:r>
    </w:p>
    <w:p w14:paraId="166F2C62" w14:textId="77777777" w:rsidR="00CC7750" w:rsidRDefault="00CC7750" w:rsidP="00CC7750">
      <w:pPr>
        <w:spacing w:after="0" w:line="240" w:lineRule="auto"/>
        <w:ind w:left="993"/>
        <w:jc w:val="both"/>
        <w:rPr>
          <w:rFonts w:ascii="Times New Roman" w:eastAsia="Times New Roman" w:hAnsi="Times New Roman" w:cs="Times New Roman"/>
        </w:rPr>
      </w:pPr>
    </w:p>
    <w:p w14:paraId="42066FA3" w14:textId="77777777" w:rsidR="00CC7750" w:rsidRPr="003F25A9" w:rsidRDefault="00CC7750" w:rsidP="00CC7750">
      <w:pPr>
        <w:pBdr>
          <w:top w:val="nil"/>
          <w:left w:val="nil"/>
          <w:bottom w:val="nil"/>
          <w:right w:val="nil"/>
          <w:between w:val="nil"/>
        </w:pBdr>
        <w:spacing w:after="0" w:line="240" w:lineRule="auto"/>
        <w:ind w:left="1080"/>
        <w:jc w:val="both"/>
        <w:rPr>
          <w:rFonts w:ascii="Times New Roman" w:hAnsi="Times New Roman"/>
          <w:color w:val="000000"/>
        </w:rPr>
      </w:pPr>
    </w:p>
    <w:p w14:paraId="0BF5975C" w14:textId="77777777" w:rsidR="00CC7750" w:rsidRPr="003F25A9" w:rsidRDefault="00CC7750" w:rsidP="00CC7750">
      <w:pPr>
        <w:pBdr>
          <w:top w:val="nil"/>
          <w:left w:val="nil"/>
          <w:bottom w:val="nil"/>
          <w:right w:val="nil"/>
          <w:between w:val="nil"/>
        </w:pBdr>
        <w:spacing w:after="0" w:line="240" w:lineRule="auto"/>
        <w:ind w:left="1080" w:hanging="630"/>
        <w:jc w:val="both"/>
        <w:rPr>
          <w:rFonts w:ascii="Times New Roman" w:hAnsi="Times New Roman"/>
          <w:color w:val="000000"/>
        </w:rPr>
      </w:pPr>
      <w:r w:rsidRPr="003F25A9">
        <w:rPr>
          <w:rFonts w:ascii="Times New Roman" w:hAnsi="Times New Roman"/>
          <w:color w:val="000000"/>
        </w:rPr>
        <w:t xml:space="preserve">10.2   It is agreed that, with respect to this sub-Clause 10.1(g) where the Customer’s use of the Composite Software is affected, the </w:t>
      </w:r>
      <w:r>
        <w:rPr>
          <w:rFonts w:ascii="Times New Roman" w:eastAsia="Times New Roman" w:hAnsi="Times New Roman" w:cs="Times New Roman"/>
          <w:color w:val="000000"/>
        </w:rPr>
        <w:t>Customer’s first recourse without prejudice to any other or its rights or remedies under this Agreement,</w:t>
      </w:r>
      <w:r w:rsidRPr="003F25A9">
        <w:rPr>
          <w:rFonts w:ascii="Times New Roman" w:hAnsi="Times New Roman"/>
          <w:color w:val="000000"/>
        </w:rPr>
        <w:t xml:space="preserve"> shall be for Service Provider to either, at its option (</w:t>
      </w:r>
      <w:proofErr w:type="spellStart"/>
      <w:r w:rsidRPr="003F25A9">
        <w:rPr>
          <w:rFonts w:ascii="Times New Roman" w:hAnsi="Times New Roman"/>
          <w:color w:val="000000"/>
        </w:rPr>
        <w:t>i</w:t>
      </w:r>
      <w:proofErr w:type="spellEnd"/>
      <w:r w:rsidRPr="003F25A9">
        <w:rPr>
          <w:rFonts w:ascii="Times New Roman" w:hAnsi="Times New Roman"/>
          <w:color w:val="000000"/>
        </w:rPr>
        <w:t>) secure a license, at no additional expenses to Customer, from such third party to allow Customer to continue to use the Composite Software; or (ii) to modify the Composite Software so as to make it non-infringing, and in the event Service Provider fails to achieve either of (</w:t>
      </w:r>
      <w:proofErr w:type="spellStart"/>
      <w:r w:rsidRPr="003F25A9">
        <w:rPr>
          <w:rFonts w:ascii="Times New Roman" w:hAnsi="Times New Roman"/>
          <w:color w:val="000000"/>
        </w:rPr>
        <w:t>i</w:t>
      </w:r>
      <w:proofErr w:type="spellEnd"/>
      <w:r w:rsidRPr="003F25A9">
        <w:rPr>
          <w:rFonts w:ascii="Times New Roman" w:hAnsi="Times New Roman"/>
          <w:color w:val="000000"/>
        </w:rPr>
        <w:t xml:space="preserve">) or (ii) above, then within 1 (one) month of Service Provider becoming aware of any such infringement claim,  the Customer shall have the right to </w:t>
      </w:r>
      <w:r>
        <w:rPr>
          <w:rFonts w:ascii="Times New Roman" w:eastAsia="Times New Roman" w:hAnsi="Times New Roman" w:cs="Times New Roman"/>
          <w:color w:val="000000"/>
        </w:rPr>
        <w:t>terminate the Agreement with notice to the Service Provider and the Service Provider shall immediately refund any advance/unused amounts paid by the Customer to the Service Provider under this Agreement</w:t>
      </w:r>
      <w:r w:rsidRPr="003F25A9">
        <w:rPr>
          <w:rFonts w:ascii="Times New Roman" w:hAnsi="Times New Roman"/>
          <w:color w:val="000000"/>
        </w:rPr>
        <w:t>.</w:t>
      </w:r>
    </w:p>
    <w:p w14:paraId="67BC6169" w14:textId="77777777" w:rsidR="00CC7750" w:rsidRDefault="00CC7750" w:rsidP="00CC7750">
      <w:pPr>
        <w:spacing w:after="0" w:line="240" w:lineRule="auto"/>
        <w:ind w:left="567" w:hanging="567"/>
        <w:jc w:val="both"/>
        <w:rPr>
          <w:rFonts w:ascii="Times New Roman" w:eastAsia="Times New Roman" w:hAnsi="Times New Roman" w:cs="Times New Roman"/>
        </w:rPr>
      </w:pPr>
    </w:p>
    <w:p w14:paraId="40F1F3CD" w14:textId="77777777" w:rsidR="00CC7750" w:rsidRDefault="00CC7750" w:rsidP="00CC7750">
      <w:pPr>
        <w:spacing w:after="0" w:line="240" w:lineRule="auto"/>
        <w:ind w:left="360" w:hanging="360"/>
        <w:jc w:val="both"/>
        <w:rPr>
          <w:rFonts w:ascii="Times New Roman" w:eastAsia="Times New Roman" w:hAnsi="Times New Roman" w:cs="Times New Roman"/>
          <w:b/>
          <w:bCs/>
        </w:rPr>
      </w:pPr>
      <w:r>
        <w:rPr>
          <w:rFonts w:ascii="Times New Roman" w:eastAsia="Times New Roman" w:hAnsi="Times New Roman" w:cs="Times New Roman"/>
          <w:b/>
          <w:bCs/>
        </w:rPr>
        <w:t>10. (B) Limitation of Liability</w:t>
      </w:r>
    </w:p>
    <w:p w14:paraId="1D22E694" w14:textId="77777777" w:rsidR="00CC7750" w:rsidRPr="003F25A9" w:rsidRDefault="00CC7750" w:rsidP="00CC7750">
      <w:pPr>
        <w:pBdr>
          <w:top w:val="nil"/>
          <w:left w:val="nil"/>
          <w:bottom w:val="nil"/>
          <w:right w:val="nil"/>
          <w:between w:val="nil"/>
        </w:pBdr>
        <w:spacing w:after="0" w:line="240" w:lineRule="auto"/>
        <w:ind w:left="709"/>
        <w:jc w:val="both"/>
        <w:rPr>
          <w:rFonts w:ascii="Times New Roman" w:hAnsi="Times New Roman"/>
          <w:b/>
          <w:color w:val="000000"/>
        </w:rPr>
      </w:pPr>
    </w:p>
    <w:p w14:paraId="5EF46CD8" w14:textId="77777777" w:rsidR="00CC7750" w:rsidRPr="003F25A9" w:rsidRDefault="00CC7750" w:rsidP="00CC7750">
      <w:pPr>
        <w:pBdr>
          <w:top w:val="nil"/>
          <w:left w:val="nil"/>
          <w:bottom w:val="nil"/>
          <w:right w:val="nil"/>
          <w:between w:val="nil"/>
        </w:pBdr>
        <w:spacing w:after="0" w:line="240" w:lineRule="auto"/>
        <w:ind w:left="709"/>
        <w:jc w:val="both"/>
        <w:rPr>
          <w:rFonts w:ascii="Times New Roman" w:hAnsi="Times New Roman"/>
          <w:color w:val="000000"/>
        </w:rPr>
      </w:pPr>
      <w:r w:rsidRPr="003F25A9">
        <w:rPr>
          <w:rFonts w:ascii="Times New Roman" w:hAnsi="Times New Roman"/>
          <w:color w:val="000000"/>
        </w:rPr>
        <w:t xml:space="preserve">10B.1 </w:t>
      </w:r>
      <w:r w:rsidRPr="003F25A9">
        <w:rPr>
          <w:rFonts w:ascii="Times New Roman" w:hAnsi="Times New Roman"/>
          <w:color w:val="000000"/>
        </w:rPr>
        <w:tab/>
        <w:t xml:space="preserve">Subject to Section 10B.3 and except as provided under Section 10B.4 below, the Service </w:t>
      </w:r>
      <w:r>
        <w:rPr>
          <w:rFonts w:ascii="Times New Roman" w:eastAsia="Times New Roman" w:hAnsi="Times New Roman" w:cs="Times New Roman"/>
          <w:color w:val="000000"/>
        </w:rPr>
        <w:t>Provider’s</w:t>
      </w:r>
      <w:r w:rsidRPr="003F25A9">
        <w:rPr>
          <w:rFonts w:ascii="Times New Roman" w:hAnsi="Times New Roman"/>
          <w:color w:val="000000"/>
        </w:rPr>
        <w:t xml:space="preserve"> aggregate </w:t>
      </w:r>
      <w:r>
        <w:rPr>
          <w:rFonts w:ascii="Times New Roman" w:eastAsia="Times New Roman" w:hAnsi="Times New Roman" w:cs="Times New Roman"/>
          <w:color w:val="000000"/>
        </w:rPr>
        <w:t xml:space="preserve">and </w:t>
      </w:r>
      <w:r w:rsidRPr="003F25A9">
        <w:rPr>
          <w:rFonts w:ascii="Times New Roman" w:hAnsi="Times New Roman"/>
          <w:color w:val="000000"/>
        </w:rPr>
        <w:t>cumulative liability for any and all claims under this Agreement shall be limited to two hundred (200%) of the annual average charges paid or payable by the Customer to Service Provider under this Agreement.</w:t>
      </w:r>
    </w:p>
    <w:p w14:paraId="62007355" w14:textId="77777777" w:rsidR="00CC7750" w:rsidRPr="003F25A9" w:rsidRDefault="00CC7750" w:rsidP="00CC7750">
      <w:pPr>
        <w:pBdr>
          <w:top w:val="nil"/>
          <w:left w:val="nil"/>
          <w:bottom w:val="nil"/>
          <w:right w:val="nil"/>
          <w:between w:val="nil"/>
        </w:pBdr>
        <w:spacing w:after="0" w:line="240" w:lineRule="auto"/>
        <w:ind w:left="709"/>
        <w:jc w:val="both"/>
        <w:rPr>
          <w:rFonts w:ascii="Times New Roman" w:hAnsi="Times New Roman"/>
          <w:color w:val="000000"/>
        </w:rPr>
      </w:pPr>
    </w:p>
    <w:p w14:paraId="46556E0D" w14:textId="77777777" w:rsidR="00CC7750" w:rsidRPr="003F25A9" w:rsidRDefault="00CC7750" w:rsidP="00CC7750">
      <w:pPr>
        <w:pBdr>
          <w:top w:val="nil"/>
          <w:left w:val="nil"/>
          <w:bottom w:val="nil"/>
          <w:right w:val="nil"/>
          <w:between w:val="nil"/>
        </w:pBdr>
        <w:spacing w:after="0" w:line="240" w:lineRule="auto"/>
        <w:ind w:left="709"/>
        <w:jc w:val="both"/>
        <w:rPr>
          <w:rFonts w:ascii="Times New Roman" w:hAnsi="Times New Roman"/>
          <w:color w:val="000000"/>
        </w:rPr>
      </w:pPr>
      <w:r w:rsidRPr="003F25A9">
        <w:rPr>
          <w:rFonts w:ascii="Times New Roman" w:hAnsi="Times New Roman"/>
          <w:color w:val="000000"/>
        </w:rPr>
        <w:t xml:space="preserve">10B.2 Subject to Clause 10B.3 below and except as provided under Clause 10B.4, IndiGo’s aggregate </w:t>
      </w:r>
      <w:r>
        <w:rPr>
          <w:rFonts w:ascii="Times New Roman" w:eastAsia="Times New Roman" w:hAnsi="Times New Roman" w:cs="Times New Roman"/>
          <w:color w:val="000000"/>
        </w:rPr>
        <w:t xml:space="preserve">and </w:t>
      </w:r>
      <w:r w:rsidRPr="003F25A9">
        <w:rPr>
          <w:rFonts w:ascii="Times New Roman" w:hAnsi="Times New Roman"/>
          <w:color w:val="000000"/>
        </w:rPr>
        <w:t xml:space="preserve">cumulative liability for any and all claims under this Agreement shall be limited to one hundred (100%) of the annual average charges paid or payable by the IndiGo to Service Provider under this Agreement.  </w:t>
      </w:r>
    </w:p>
    <w:p w14:paraId="566BD152" w14:textId="77777777" w:rsidR="00CC7750" w:rsidRPr="003F25A9" w:rsidRDefault="00CC7750" w:rsidP="00CC7750">
      <w:pPr>
        <w:pBdr>
          <w:top w:val="nil"/>
          <w:left w:val="nil"/>
          <w:bottom w:val="nil"/>
          <w:right w:val="nil"/>
          <w:between w:val="nil"/>
        </w:pBdr>
        <w:spacing w:after="0" w:line="240" w:lineRule="auto"/>
        <w:ind w:left="709"/>
        <w:jc w:val="both"/>
        <w:rPr>
          <w:rFonts w:ascii="Times New Roman" w:hAnsi="Times New Roman"/>
          <w:b/>
          <w:color w:val="000000"/>
        </w:rPr>
      </w:pPr>
    </w:p>
    <w:p w14:paraId="014A2683" w14:textId="77777777" w:rsidR="00CC7750" w:rsidRPr="003F25A9" w:rsidRDefault="00CC7750" w:rsidP="00CC7750">
      <w:pPr>
        <w:pBdr>
          <w:top w:val="nil"/>
          <w:left w:val="nil"/>
          <w:bottom w:val="nil"/>
          <w:right w:val="nil"/>
          <w:between w:val="nil"/>
        </w:pBdr>
        <w:spacing w:after="0" w:line="240" w:lineRule="auto"/>
        <w:ind w:left="709"/>
        <w:jc w:val="both"/>
        <w:rPr>
          <w:rFonts w:ascii="Times New Roman" w:hAnsi="Times New Roman"/>
          <w:color w:val="000000"/>
        </w:rPr>
      </w:pPr>
      <w:r w:rsidRPr="003F25A9">
        <w:rPr>
          <w:rFonts w:ascii="Times New Roman" w:hAnsi="Times New Roman"/>
          <w:color w:val="000000"/>
        </w:rPr>
        <w:t>10B.3</w:t>
      </w:r>
      <w:r w:rsidRPr="003F25A9">
        <w:rPr>
          <w:rFonts w:ascii="Times New Roman" w:hAnsi="Times New Roman"/>
          <w:b/>
          <w:color w:val="000000"/>
        </w:rPr>
        <w:t xml:space="preserve">. </w:t>
      </w:r>
      <w:r w:rsidRPr="003F25A9">
        <w:rPr>
          <w:rFonts w:ascii="Times New Roman" w:hAnsi="Times New Roman"/>
          <w:color w:val="000000"/>
        </w:rPr>
        <w:t>Subject to clause 10B.4 below</w:t>
      </w:r>
      <w:r w:rsidRPr="003F25A9">
        <w:rPr>
          <w:rFonts w:ascii="Times New Roman" w:hAnsi="Times New Roman"/>
          <w:b/>
          <w:color w:val="000000"/>
        </w:rPr>
        <w:t xml:space="preserve">, </w:t>
      </w:r>
      <w:r w:rsidRPr="003F25A9">
        <w:rPr>
          <w:rFonts w:ascii="Times New Roman" w:hAnsi="Times New Roman"/>
          <w:color w:val="000000"/>
        </w:rPr>
        <w:t>neither Party shall be liable for any indirect, special, incidental special, exemplary and / or consequential, punitive damages arising out of or in connection with this Agreement, including but not limited to, loss of revenue or anticipated profits or lost profits or loss of business opportunity /(</w:t>
      </w:r>
      <w:proofErr w:type="spellStart"/>
      <w:r w:rsidRPr="003F25A9">
        <w:rPr>
          <w:rFonts w:ascii="Times New Roman" w:hAnsi="Times New Roman"/>
          <w:color w:val="000000"/>
        </w:rPr>
        <w:t>ies</w:t>
      </w:r>
      <w:proofErr w:type="spellEnd"/>
      <w:r w:rsidRPr="003F25A9">
        <w:rPr>
          <w:rFonts w:ascii="Times New Roman" w:hAnsi="Times New Roman"/>
          <w:color w:val="000000"/>
        </w:rPr>
        <w:t>) arising out of or in connection with this Agreement.</w:t>
      </w:r>
    </w:p>
    <w:p w14:paraId="14B41C66" w14:textId="77777777" w:rsidR="00CC7750" w:rsidRPr="003F25A9" w:rsidRDefault="00CC7750" w:rsidP="00CC7750">
      <w:pPr>
        <w:pBdr>
          <w:top w:val="nil"/>
          <w:left w:val="nil"/>
          <w:bottom w:val="nil"/>
          <w:right w:val="nil"/>
          <w:between w:val="nil"/>
        </w:pBdr>
        <w:spacing w:after="0" w:line="240" w:lineRule="auto"/>
        <w:ind w:left="709"/>
        <w:jc w:val="both"/>
        <w:rPr>
          <w:rFonts w:ascii="Times New Roman" w:hAnsi="Times New Roman"/>
          <w:color w:val="000000"/>
        </w:rPr>
      </w:pPr>
    </w:p>
    <w:p w14:paraId="5CB2405B" w14:textId="77777777" w:rsidR="00CC7750" w:rsidRDefault="00CC7750" w:rsidP="00CC7750">
      <w:pPr>
        <w:pBdr>
          <w:top w:val="nil"/>
          <w:left w:val="nil"/>
          <w:bottom w:val="nil"/>
          <w:right w:val="nil"/>
          <w:between w:val="nil"/>
        </w:pBdr>
        <w:spacing w:after="0" w:line="240" w:lineRule="auto"/>
        <w:ind w:left="709"/>
        <w:jc w:val="both"/>
        <w:rPr>
          <w:rFonts w:ascii="Times New Roman" w:eastAsia="Times New Roman" w:hAnsi="Times New Roman" w:cs="Times New Roman"/>
          <w:color w:val="000000"/>
        </w:rPr>
      </w:pPr>
      <w:r>
        <w:rPr>
          <w:rFonts w:ascii="Times New Roman" w:eastAsia="Times New Roman" w:hAnsi="Times New Roman" w:cs="Times New Roman"/>
          <w:color w:val="000000"/>
        </w:rPr>
        <w:t>10B.4</w:t>
      </w:r>
      <w:r>
        <w:rPr>
          <w:rFonts w:ascii="Times New Roman" w:eastAsia="Times New Roman" w:hAnsi="Times New Roman" w:cs="Times New Roman"/>
          <w:color w:val="000000"/>
        </w:rPr>
        <w:tab/>
        <w:t>Nothing shall limit or exclude liability as a result of or in connection with the following:</w:t>
      </w:r>
    </w:p>
    <w:p w14:paraId="3D5BDD74" w14:textId="77777777" w:rsidR="00CC7750" w:rsidRDefault="00CC7750" w:rsidP="00CC7750">
      <w:pPr>
        <w:numPr>
          <w:ilvl w:val="5"/>
          <w:numId w:val="50"/>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liabilities which cannot be lawfully excluded or limited;</w:t>
      </w:r>
    </w:p>
    <w:p w14:paraId="084B8D00" w14:textId="77777777" w:rsidR="00CC7750" w:rsidRDefault="00CC7750" w:rsidP="00CC7750">
      <w:pPr>
        <w:numPr>
          <w:ilvl w:val="5"/>
          <w:numId w:val="50"/>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death, bodily injury or damage to tangible property;  </w:t>
      </w:r>
    </w:p>
    <w:p w14:paraId="556CF504" w14:textId="77777777" w:rsidR="00CC7750" w:rsidRPr="003F25A9" w:rsidRDefault="00CC7750" w:rsidP="00CC7750">
      <w:pPr>
        <w:numPr>
          <w:ilvl w:val="5"/>
          <w:numId w:val="50"/>
        </w:numPr>
        <w:pBdr>
          <w:top w:val="nil"/>
          <w:left w:val="nil"/>
          <w:bottom w:val="nil"/>
          <w:right w:val="nil"/>
          <w:between w:val="nil"/>
        </w:pBdr>
        <w:spacing w:after="0" w:line="240" w:lineRule="auto"/>
        <w:rPr>
          <w:rFonts w:ascii="Times New Roman" w:hAnsi="Times New Roman"/>
          <w:color w:val="000000"/>
        </w:rPr>
      </w:pPr>
      <w:r>
        <w:rPr>
          <w:rFonts w:ascii="Times New Roman" w:eastAsia="Times New Roman" w:hAnsi="Times New Roman" w:cs="Times New Roman"/>
          <w:color w:val="000000"/>
        </w:rPr>
        <w:t>gross negligence, willful misconduct,</w:t>
      </w:r>
      <w:r w:rsidRPr="003F25A9">
        <w:rPr>
          <w:rFonts w:ascii="Times New Roman" w:hAnsi="Times New Roman"/>
          <w:color w:val="000000"/>
        </w:rPr>
        <w:t xml:space="preserve"> fraud or fraudulent misrepresentation;</w:t>
      </w:r>
    </w:p>
    <w:p w14:paraId="50008740" w14:textId="77777777" w:rsidR="00CC7750" w:rsidRPr="003F25A9" w:rsidRDefault="00CC7750" w:rsidP="00CC7750">
      <w:pPr>
        <w:numPr>
          <w:ilvl w:val="5"/>
          <w:numId w:val="50"/>
        </w:numPr>
        <w:pBdr>
          <w:top w:val="nil"/>
          <w:left w:val="nil"/>
          <w:bottom w:val="nil"/>
          <w:right w:val="nil"/>
          <w:between w:val="nil"/>
        </w:pBdr>
        <w:spacing w:after="0" w:line="240" w:lineRule="auto"/>
        <w:rPr>
          <w:rFonts w:ascii="Times New Roman" w:hAnsi="Times New Roman"/>
          <w:color w:val="000000"/>
        </w:rPr>
      </w:pPr>
      <w:r w:rsidRPr="003F25A9">
        <w:rPr>
          <w:rFonts w:ascii="Times New Roman" w:hAnsi="Times New Roman"/>
          <w:color w:val="000000"/>
        </w:rPr>
        <w:t>breach of confidentiality</w:t>
      </w:r>
      <w:r>
        <w:rPr>
          <w:rFonts w:ascii="Times New Roman" w:eastAsia="Times New Roman" w:hAnsi="Times New Roman" w:cs="Times New Roman"/>
          <w:color w:val="000000"/>
        </w:rPr>
        <w:t>,</w:t>
      </w:r>
      <w:r w:rsidRPr="003F25A9">
        <w:rPr>
          <w:rFonts w:ascii="Times New Roman" w:hAnsi="Times New Roman"/>
          <w:color w:val="000000"/>
        </w:rPr>
        <w:t xml:space="preserve"> data privacy</w:t>
      </w:r>
      <w:r>
        <w:rPr>
          <w:rFonts w:ascii="Times New Roman" w:eastAsia="Times New Roman" w:hAnsi="Times New Roman" w:cs="Times New Roman"/>
          <w:color w:val="000000"/>
        </w:rPr>
        <w:t xml:space="preserve"> and/or </w:t>
      </w:r>
      <w:r w:rsidRPr="003F25A9">
        <w:rPr>
          <w:rFonts w:ascii="Times New Roman" w:hAnsi="Times New Roman"/>
          <w:color w:val="000000"/>
        </w:rPr>
        <w:t>security obligations</w:t>
      </w:r>
      <w:r>
        <w:rPr>
          <w:rFonts w:ascii="Times New Roman" w:eastAsia="Times New Roman" w:hAnsi="Times New Roman" w:cs="Times New Roman"/>
          <w:color w:val="000000"/>
        </w:rPr>
        <w:t xml:space="preserve"> by either Party; and </w:t>
      </w:r>
    </w:p>
    <w:p w14:paraId="3F517233" w14:textId="77777777" w:rsidR="00CC7750" w:rsidRPr="003F25A9" w:rsidRDefault="00CC7750" w:rsidP="00CC7750">
      <w:pPr>
        <w:numPr>
          <w:ilvl w:val="5"/>
          <w:numId w:val="50"/>
        </w:numPr>
        <w:pBdr>
          <w:top w:val="nil"/>
          <w:left w:val="nil"/>
          <w:bottom w:val="nil"/>
          <w:right w:val="nil"/>
          <w:between w:val="nil"/>
        </w:pBdr>
        <w:spacing w:after="0" w:line="240" w:lineRule="auto"/>
        <w:rPr>
          <w:rFonts w:ascii="Times New Roman" w:hAnsi="Times New Roman"/>
          <w:color w:val="000000"/>
        </w:rPr>
      </w:pPr>
      <w:r w:rsidRPr="003F25A9">
        <w:rPr>
          <w:rFonts w:ascii="Times New Roman" w:hAnsi="Times New Roman"/>
          <w:color w:val="000000"/>
        </w:rPr>
        <w:lastRenderedPageBreak/>
        <w:t xml:space="preserve">infringement of </w:t>
      </w:r>
      <w:r>
        <w:rPr>
          <w:rFonts w:ascii="Times New Roman" w:eastAsia="Times New Roman" w:hAnsi="Times New Roman" w:cs="Times New Roman"/>
          <w:color w:val="000000"/>
        </w:rPr>
        <w:t>intellectual property rights</w:t>
      </w:r>
      <w:r w:rsidRPr="003F25A9">
        <w:rPr>
          <w:rFonts w:ascii="Times New Roman" w:hAnsi="Times New Roman"/>
          <w:color w:val="000000"/>
        </w:rPr>
        <w:t>.</w:t>
      </w:r>
    </w:p>
    <w:p w14:paraId="72104D96" w14:textId="3296E119" w:rsidR="00225342" w:rsidRPr="0055725C" w:rsidRDefault="00225342" w:rsidP="00CC7750">
      <w:pPr>
        <w:spacing w:after="0" w:line="240" w:lineRule="auto"/>
        <w:ind w:left="567" w:hanging="567"/>
        <w:jc w:val="both"/>
        <w:rPr>
          <w:rFonts w:ascii="Times New Roman" w:hAnsi="Times New Roman" w:cs="Times New Roman"/>
        </w:rPr>
      </w:pPr>
    </w:p>
    <w:p w14:paraId="767D57F8" w14:textId="77777777" w:rsidR="001E630E" w:rsidRPr="0055725C" w:rsidRDefault="00AD4DC7" w:rsidP="0031506C">
      <w:pPr>
        <w:pStyle w:val="ListParagraph"/>
        <w:numPr>
          <w:ilvl w:val="0"/>
          <w:numId w:val="29"/>
        </w:numPr>
        <w:spacing w:after="0" w:line="240" w:lineRule="auto"/>
        <w:ind w:left="567" w:hanging="567"/>
        <w:rPr>
          <w:rFonts w:ascii="Times New Roman" w:hAnsi="Times New Roman" w:cs="Times New Roman"/>
          <w:b/>
        </w:rPr>
      </w:pPr>
      <w:r w:rsidRPr="0055725C">
        <w:rPr>
          <w:rFonts w:ascii="Times New Roman" w:hAnsi="Times New Roman" w:cs="Times New Roman"/>
          <w:b/>
        </w:rPr>
        <w:t>General Provisions</w:t>
      </w:r>
    </w:p>
    <w:p w14:paraId="41A4B543" w14:textId="77777777" w:rsidR="001E630E" w:rsidRPr="0055725C" w:rsidRDefault="001E630E" w:rsidP="00E34CAE">
      <w:pPr>
        <w:pStyle w:val="ListParagraph"/>
        <w:spacing w:after="0" w:line="240" w:lineRule="auto"/>
        <w:ind w:left="360"/>
        <w:rPr>
          <w:rFonts w:ascii="Times New Roman" w:hAnsi="Times New Roman" w:cs="Times New Roman"/>
          <w:b/>
        </w:rPr>
      </w:pPr>
    </w:p>
    <w:p w14:paraId="66CAA208" w14:textId="323FF192" w:rsidR="001E630E" w:rsidRPr="0055725C" w:rsidRDefault="00AD4DC7" w:rsidP="00044902">
      <w:pPr>
        <w:pStyle w:val="ListParagraph"/>
        <w:numPr>
          <w:ilvl w:val="0"/>
          <w:numId w:val="14"/>
        </w:numPr>
        <w:spacing w:after="0" w:line="240" w:lineRule="auto"/>
        <w:ind w:left="567" w:hanging="567"/>
        <w:rPr>
          <w:rFonts w:ascii="Times New Roman" w:hAnsi="Times New Roman" w:cs="Times New Roman"/>
          <w:b/>
          <w:i/>
          <w:iCs/>
          <w:u w:val="single"/>
        </w:rPr>
      </w:pPr>
      <w:r w:rsidRPr="0055725C">
        <w:rPr>
          <w:rFonts w:ascii="Times New Roman" w:hAnsi="Times New Roman" w:cs="Times New Roman"/>
          <w:i/>
          <w:u w:val="single"/>
        </w:rPr>
        <w:t>Assignment</w:t>
      </w:r>
      <w:r w:rsidRPr="0055725C">
        <w:rPr>
          <w:rFonts w:ascii="Times New Roman" w:hAnsi="Times New Roman" w:cs="Times New Roman"/>
          <w:u w:val="single"/>
        </w:rPr>
        <w:t xml:space="preserve"> </w:t>
      </w:r>
      <w:r w:rsidR="00681EAD" w:rsidRPr="0055725C">
        <w:rPr>
          <w:rFonts w:ascii="Times New Roman" w:hAnsi="Times New Roman" w:cs="Times New Roman"/>
          <w:i/>
          <w:iCs/>
          <w:u w:val="single"/>
        </w:rPr>
        <w:t>and Sub-contracting</w:t>
      </w:r>
    </w:p>
    <w:p w14:paraId="06B6ECD1" w14:textId="77777777" w:rsidR="001E630E" w:rsidRPr="0055725C" w:rsidRDefault="001E630E" w:rsidP="00E34CAE">
      <w:pPr>
        <w:pStyle w:val="ListParagraph"/>
        <w:spacing w:after="0" w:line="240" w:lineRule="auto"/>
        <w:ind w:left="360"/>
        <w:jc w:val="both"/>
        <w:rPr>
          <w:rFonts w:ascii="Times New Roman" w:hAnsi="Times New Roman" w:cs="Times New Roman"/>
        </w:rPr>
      </w:pPr>
    </w:p>
    <w:p w14:paraId="32A7D496" w14:textId="6099015B" w:rsidR="001E630E" w:rsidRPr="00BB710F" w:rsidRDefault="00AD4DC7" w:rsidP="007E40E4">
      <w:pPr>
        <w:pStyle w:val="ListParagraph"/>
        <w:spacing w:after="0" w:line="240" w:lineRule="auto"/>
        <w:ind w:left="567"/>
        <w:jc w:val="both"/>
        <w:rPr>
          <w:rFonts w:ascii="Times New Roman" w:hAnsi="Times New Roman" w:cs="Times New Roman"/>
          <w:b/>
          <w:u w:val="single"/>
        </w:rPr>
      </w:pPr>
      <w:r w:rsidRPr="0055725C">
        <w:rPr>
          <w:rFonts w:ascii="Times New Roman" w:hAnsi="Times New Roman" w:cs="Times New Roman"/>
        </w:rPr>
        <w:t xml:space="preserve">All the terms and provisions of this Agreement shall be binding upon and inure to the benefit of the Parties to the Agreement. Neither this Agreement nor any rights, obligations or performance hereunder shall be assigned, subcontracted or delegated by </w:t>
      </w:r>
      <w:r w:rsidR="00411336" w:rsidRPr="0055725C">
        <w:rPr>
          <w:rFonts w:ascii="Times New Roman" w:hAnsi="Times New Roman" w:cs="Times New Roman"/>
        </w:rPr>
        <w:t>Service Provider</w:t>
      </w:r>
      <w:r w:rsidRPr="0055725C">
        <w:rPr>
          <w:rFonts w:ascii="Times New Roman" w:hAnsi="Times New Roman" w:cs="Times New Roman"/>
        </w:rPr>
        <w:t>, directly or indirectly, through change of ownership or otherwise, without the prior written consent of the Customer. In any event an assignment, sub-contracting or delegation</w:t>
      </w:r>
      <w:r w:rsidRPr="00BB710F">
        <w:rPr>
          <w:rFonts w:ascii="Times New Roman" w:hAnsi="Times New Roman" w:cs="Times New Roman"/>
        </w:rPr>
        <w:t xml:space="preserve"> by </w:t>
      </w:r>
      <w:r w:rsidR="00411336" w:rsidRPr="00BB710F">
        <w:rPr>
          <w:rFonts w:ascii="Times New Roman" w:hAnsi="Times New Roman" w:cs="Times New Roman"/>
        </w:rPr>
        <w:t>Service Provider</w:t>
      </w:r>
      <w:r w:rsidR="00D163FF" w:rsidRPr="00BB710F">
        <w:rPr>
          <w:rFonts w:ascii="Times New Roman" w:hAnsi="Times New Roman" w:cs="Times New Roman"/>
        </w:rPr>
        <w:t xml:space="preserve"> </w:t>
      </w:r>
      <w:r w:rsidRPr="00BB710F">
        <w:rPr>
          <w:rFonts w:ascii="Times New Roman" w:hAnsi="Times New Roman" w:cs="Times New Roman"/>
        </w:rPr>
        <w:t xml:space="preserve">shall not result in any increased cost or obligation to the Customer. </w:t>
      </w:r>
      <w:r w:rsidR="002621C5" w:rsidRPr="00BB710F">
        <w:rPr>
          <w:rFonts w:ascii="Times New Roman" w:hAnsi="Times New Roman" w:cs="Times New Roman"/>
        </w:rPr>
        <w:t>Notwithstanding the foregoing, the Customer may assign the whole or any part of the Agreement to its subsidiary or any affiliate company</w:t>
      </w:r>
      <w:proofErr w:type="gramStart"/>
      <w:r w:rsidR="002621C5" w:rsidRPr="00BB710F">
        <w:rPr>
          <w:rFonts w:ascii="Times New Roman" w:hAnsi="Times New Roman" w:cs="Times New Roman"/>
        </w:rPr>
        <w:t>.</w:t>
      </w:r>
      <w:r w:rsidR="000E3887" w:rsidRPr="00BB710F" w:rsidDel="000E3887">
        <w:rPr>
          <w:rFonts w:ascii="Times New Roman" w:hAnsi="Times New Roman" w:cs="Times New Roman"/>
        </w:rPr>
        <w:t xml:space="preserve"> </w:t>
      </w:r>
      <w:r w:rsidR="00681EAD" w:rsidRPr="00681EAD">
        <w:rPr>
          <w:rFonts w:ascii="Times New Roman" w:hAnsi="Times New Roman" w:cs="Times New Roman"/>
        </w:rPr>
        <w:t>.</w:t>
      </w:r>
      <w:proofErr w:type="gramEnd"/>
      <w:r w:rsidR="00681EAD" w:rsidRPr="00681EAD">
        <w:rPr>
          <w:rFonts w:ascii="Times New Roman" w:hAnsi="Times New Roman" w:cs="Times New Roman"/>
        </w:rPr>
        <w:t xml:space="preserve">    In the event that any third party is engaged by the Service Provider in relation to any part of its obligations under this Agreement, the Service Provider shall ensure that such third party complies with all of the Service Provider’s applicable obligations under this Agreement, and the Service Provider shall remain responsible for all acts and omissions of such third party as if they were its own. There shall be no </w:t>
      </w:r>
      <w:proofErr w:type="gramStart"/>
      <w:r w:rsidR="00681EAD" w:rsidRPr="00681EAD">
        <w:rPr>
          <w:rFonts w:ascii="Times New Roman" w:hAnsi="Times New Roman" w:cs="Times New Roman"/>
        </w:rPr>
        <w:t>third party</w:t>
      </w:r>
      <w:proofErr w:type="gramEnd"/>
      <w:r w:rsidR="00681EAD" w:rsidRPr="00681EAD">
        <w:rPr>
          <w:rFonts w:ascii="Times New Roman" w:hAnsi="Times New Roman" w:cs="Times New Roman"/>
        </w:rPr>
        <w:t xml:space="preserve"> beneficiaries under this Agreement, and all rights and obligations hereunder shall inure only to the benefit of the Parties.</w:t>
      </w:r>
      <w:r w:rsidR="00D163FF" w:rsidRPr="00BB710F">
        <w:rPr>
          <w:rFonts w:ascii="Times New Roman" w:hAnsi="Times New Roman" w:cs="Times New Roman"/>
        </w:rPr>
        <w:t xml:space="preserve">  </w:t>
      </w:r>
    </w:p>
    <w:p w14:paraId="6B933CFB" w14:textId="77777777" w:rsidR="001E630E" w:rsidRPr="00BB710F" w:rsidRDefault="001E630E" w:rsidP="00E34CAE">
      <w:pPr>
        <w:pStyle w:val="ListParagraph"/>
        <w:spacing w:after="0" w:line="240" w:lineRule="auto"/>
        <w:ind w:left="360"/>
        <w:jc w:val="both"/>
        <w:rPr>
          <w:rFonts w:ascii="Times New Roman" w:hAnsi="Times New Roman" w:cs="Times New Roman"/>
          <w:b/>
          <w:u w:val="single"/>
        </w:rPr>
      </w:pPr>
    </w:p>
    <w:p w14:paraId="0A9755C2" w14:textId="77777777" w:rsidR="001E630E" w:rsidRPr="00BB710F" w:rsidRDefault="001E630E" w:rsidP="00044902">
      <w:pPr>
        <w:pStyle w:val="ListParagraph"/>
        <w:numPr>
          <w:ilvl w:val="0"/>
          <w:numId w:val="14"/>
        </w:numPr>
        <w:spacing w:after="0" w:line="240" w:lineRule="auto"/>
        <w:ind w:left="567" w:hanging="567"/>
        <w:rPr>
          <w:rFonts w:ascii="Times New Roman" w:hAnsi="Times New Roman" w:cs="Times New Roman"/>
          <w:b/>
          <w:i/>
          <w:u w:val="single"/>
        </w:rPr>
      </w:pPr>
      <w:r w:rsidRPr="00BB710F">
        <w:rPr>
          <w:rFonts w:ascii="Times New Roman" w:hAnsi="Times New Roman" w:cs="Times New Roman"/>
          <w:i/>
          <w:u w:val="single"/>
        </w:rPr>
        <w:t>Entire Agreement</w:t>
      </w:r>
      <w:r w:rsidR="00AD4DC7" w:rsidRPr="00BB710F">
        <w:rPr>
          <w:rFonts w:ascii="Times New Roman" w:hAnsi="Times New Roman" w:cs="Times New Roman"/>
          <w:i/>
          <w:u w:val="single"/>
        </w:rPr>
        <w:t xml:space="preserve"> </w:t>
      </w:r>
    </w:p>
    <w:p w14:paraId="6AC1AE98" w14:textId="77777777" w:rsidR="001E630E" w:rsidRPr="00BB710F" w:rsidRDefault="001E630E" w:rsidP="00E34CAE">
      <w:pPr>
        <w:pStyle w:val="ListParagraph"/>
        <w:spacing w:after="0" w:line="240" w:lineRule="auto"/>
        <w:ind w:left="360"/>
        <w:rPr>
          <w:rFonts w:ascii="Times New Roman" w:hAnsi="Times New Roman" w:cs="Times New Roman"/>
        </w:rPr>
      </w:pPr>
    </w:p>
    <w:p w14:paraId="2353E320" w14:textId="296B51AF" w:rsidR="00AD4DC7" w:rsidRPr="00BB710F" w:rsidRDefault="00AD4DC7" w:rsidP="007E40E4">
      <w:pPr>
        <w:pStyle w:val="ListParagraph"/>
        <w:spacing w:after="0" w:line="240" w:lineRule="auto"/>
        <w:ind w:left="567"/>
        <w:jc w:val="both"/>
        <w:rPr>
          <w:rFonts w:ascii="Times New Roman" w:hAnsi="Times New Roman" w:cs="Times New Roman"/>
          <w:b/>
          <w:u w:val="single"/>
        </w:rPr>
      </w:pPr>
      <w:r w:rsidRPr="00BB710F">
        <w:rPr>
          <w:rFonts w:ascii="Times New Roman" w:hAnsi="Times New Roman" w:cs="Times New Roman"/>
        </w:rPr>
        <w:t xml:space="preserve">This Agreement represents the entire agreement between the Parties, and supersedes all prior agreements and understandings with respect to the matters covered by this Agreement. Both the Parties agrees that it has not entered into this Agreement based on any representations other than those contained herein. This Agreement may only be amended by a written agreement signed by both </w:t>
      </w:r>
      <w:r w:rsidR="00B93BA5" w:rsidRPr="00BB710F">
        <w:rPr>
          <w:rFonts w:ascii="Times New Roman" w:hAnsi="Times New Roman" w:cs="Times New Roman"/>
        </w:rPr>
        <w:t>P</w:t>
      </w:r>
      <w:r w:rsidRPr="00BB710F">
        <w:rPr>
          <w:rFonts w:ascii="Times New Roman" w:hAnsi="Times New Roman" w:cs="Times New Roman"/>
        </w:rPr>
        <w:t xml:space="preserve">arties. The terms and conditions of this Agreement shall prevail in the event of any variance with any purchase order or invoice produced by </w:t>
      </w:r>
      <w:r w:rsidR="00411336" w:rsidRPr="00BB710F">
        <w:rPr>
          <w:rFonts w:ascii="Times New Roman" w:hAnsi="Times New Roman" w:cs="Times New Roman"/>
        </w:rPr>
        <w:t>Service Provider</w:t>
      </w:r>
      <w:r w:rsidRPr="00BB710F">
        <w:rPr>
          <w:rFonts w:ascii="Times New Roman" w:hAnsi="Times New Roman" w:cs="Times New Roman"/>
        </w:rPr>
        <w:t xml:space="preserve"> or Customer.</w:t>
      </w:r>
      <w:r w:rsidR="0059275A" w:rsidRPr="00BB710F">
        <w:rPr>
          <w:rFonts w:ascii="Times New Roman" w:hAnsi="Times New Roman" w:cs="Times New Roman"/>
        </w:rPr>
        <w:t xml:space="preserve"> </w:t>
      </w:r>
    </w:p>
    <w:p w14:paraId="643CF74C" w14:textId="77777777" w:rsidR="001E630E" w:rsidRPr="00BB710F" w:rsidRDefault="001E630E" w:rsidP="00E34CAE">
      <w:pPr>
        <w:pStyle w:val="ListParagraph"/>
        <w:spacing w:after="0" w:line="240" w:lineRule="auto"/>
        <w:ind w:left="360"/>
        <w:rPr>
          <w:rFonts w:ascii="Times New Roman" w:hAnsi="Times New Roman" w:cs="Times New Roman"/>
        </w:rPr>
      </w:pPr>
    </w:p>
    <w:p w14:paraId="11E8130D" w14:textId="7B3A0330" w:rsidR="001E630E" w:rsidRPr="00BB710F" w:rsidRDefault="00AD4DC7" w:rsidP="00044902">
      <w:pPr>
        <w:pStyle w:val="ListParagraph"/>
        <w:numPr>
          <w:ilvl w:val="0"/>
          <w:numId w:val="14"/>
        </w:numPr>
        <w:spacing w:after="0" w:line="240" w:lineRule="auto"/>
        <w:ind w:left="567" w:hanging="567"/>
        <w:rPr>
          <w:rFonts w:ascii="Times New Roman" w:hAnsi="Times New Roman" w:cs="Times New Roman"/>
          <w:i/>
          <w:u w:val="single"/>
        </w:rPr>
      </w:pPr>
      <w:r w:rsidRPr="00BB710F">
        <w:rPr>
          <w:rFonts w:ascii="Times New Roman" w:hAnsi="Times New Roman" w:cs="Times New Roman"/>
          <w:i/>
          <w:u w:val="single"/>
        </w:rPr>
        <w:t xml:space="preserve">Governing Law and Arbitration </w:t>
      </w:r>
      <w:r w:rsidR="007459ED" w:rsidRPr="00BB710F">
        <w:rPr>
          <w:rFonts w:ascii="Times New Roman" w:hAnsi="Times New Roman" w:cs="Times New Roman"/>
          <w:i/>
          <w:u w:val="single"/>
        </w:rPr>
        <w:t xml:space="preserve"> </w:t>
      </w:r>
    </w:p>
    <w:p w14:paraId="0F2F978B" w14:textId="77777777" w:rsidR="001E630E" w:rsidRPr="00BB710F" w:rsidRDefault="001E630E" w:rsidP="00E34CAE">
      <w:pPr>
        <w:pStyle w:val="ListParagraph"/>
        <w:spacing w:after="0" w:line="240" w:lineRule="auto"/>
        <w:ind w:left="360"/>
        <w:rPr>
          <w:rFonts w:ascii="Times New Roman" w:hAnsi="Times New Roman" w:cs="Times New Roman"/>
          <w:i/>
        </w:rPr>
      </w:pPr>
    </w:p>
    <w:p w14:paraId="2FD55D5B" w14:textId="7B993C93" w:rsidR="00AD4DC7" w:rsidRPr="00BB710F" w:rsidRDefault="00AD4DC7" w:rsidP="007E40E4">
      <w:pPr>
        <w:pStyle w:val="ListParagraph"/>
        <w:spacing w:after="0" w:line="240" w:lineRule="auto"/>
        <w:ind w:left="567"/>
        <w:jc w:val="both"/>
        <w:rPr>
          <w:rFonts w:ascii="Times New Roman" w:hAnsi="Times New Roman" w:cs="Times New Roman"/>
        </w:rPr>
      </w:pPr>
      <w:r w:rsidRPr="00BB710F">
        <w:rPr>
          <w:rFonts w:ascii="Times New Roman" w:hAnsi="Times New Roman" w:cs="Times New Roman"/>
        </w:rPr>
        <w:t>Any disagreement or dispute arising out of in relation to this Agreement including but not limited to any dispute or difference whatsoever arising between the Parties out of or relating to the construction, meaning, scope, operation, or effect of this Agreement, or the validity or the breach thereof (collectively referred to as “</w:t>
      </w:r>
      <w:r w:rsidRPr="00BB710F">
        <w:rPr>
          <w:rFonts w:ascii="Times New Roman" w:hAnsi="Times New Roman" w:cs="Times New Roman"/>
          <w:b/>
        </w:rPr>
        <w:t>Dispute</w:t>
      </w:r>
      <w:r w:rsidRPr="00BB710F">
        <w:rPr>
          <w:rFonts w:ascii="Times New Roman" w:hAnsi="Times New Roman" w:cs="Times New Roman"/>
        </w:rPr>
        <w:t>”)</w:t>
      </w:r>
      <w:r w:rsidR="002814C4" w:rsidRPr="00BB710F">
        <w:rPr>
          <w:rFonts w:ascii="Times New Roman" w:hAnsi="Times New Roman" w:cs="Times New Roman"/>
        </w:rPr>
        <w:t xml:space="preserve"> </w:t>
      </w:r>
      <w:r w:rsidRPr="00BB710F">
        <w:rPr>
          <w:rFonts w:ascii="Times New Roman" w:hAnsi="Times New Roman" w:cs="Times New Roman"/>
        </w:rPr>
        <w:t>shall first be attempted to be resolved amicably.</w:t>
      </w:r>
      <w:bookmarkStart w:id="81" w:name="_DV_M219"/>
      <w:bookmarkEnd w:id="81"/>
      <w:r w:rsidRPr="00BB710F">
        <w:rPr>
          <w:rFonts w:ascii="Times New Roman" w:hAnsi="Times New Roman" w:cs="Times New Roman"/>
        </w:rPr>
        <w:t xml:space="preserve"> If the Dispute cannot be resolved amicably within sixty (60) days, then it shall be referred to and finally settled by arbitration in accordance with the provisions of the Arbitration and Conciliation Act, 1996</w:t>
      </w:r>
      <w:r w:rsidR="00337FDA" w:rsidRPr="00BB710F">
        <w:rPr>
          <w:rFonts w:ascii="Times New Roman" w:hAnsi="Times New Roman" w:cs="Times New Roman"/>
        </w:rPr>
        <w:t>, as amended from time to time</w:t>
      </w:r>
      <w:r w:rsidRPr="00BB710F">
        <w:rPr>
          <w:rFonts w:ascii="Times New Roman" w:hAnsi="Times New Roman" w:cs="Times New Roman"/>
        </w:rPr>
        <w:t xml:space="preserve">. The arbitration proceedings shall be conducted by a sole arbitrator </w:t>
      </w:r>
      <w:r w:rsidR="002814C4" w:rsidRPr="00BB710F">
        <w:rPr>
          <w:rFonts w:ascii="Times New Roman" w:hAnsi="Times New Roman" w:cs="Times New Roman"/>
        </w:rPr>
        <w:t xml:space="preserve">to be </w:t>
      </w:r>
      <w:r w:rsidRPr="00BB710F">
        <w:rPr>
          <w:rFonts w:ascii="Times New Roman" w:hAnsi="Times New Roman" w:cs="Times New Roman"/>
        </w:rPr>
        <w:t xml:space="preserve">appointed by </w:t>
      </w:r>
      <w:r w:rsidR="001D7CEA" w:rsidRPr="00BB710F">
        <w:rPr>
          <w:rFonts w:ascii="Times New Roman" w:hAnsi="Times New Roman" w:cs="Times New Roman"/>
        </w:rPr>
        <w:t>the Customer</w:t>
      </w:r>
      <w:r w:rsidRPr="00BB710F">
        <w:rPr>
          <w:rFonts w:ascii="Times New Roman" w:hAnsi="Times New Roman" w:cs="Times New Roman"/>
        </w:rPr>
        <w:t xml:space="preserve">. The seat and venue of such arbitration shall be </w:t>
      </w:r>
      <w:r w:rsidR="00A65B5C" w:rsidRPr="00BB710F">
        <w:rPr>
          <w:rFonts w:ascii="Times New Roman" w:hAnsi="Times New Roman" w:cs="Times New Roman"/>
        </w:rPr>
        <w:t xml:space="preserve">New </w:t>
      </w:r>
      <w:r w:rsidRPr="00BB710F">
        <w:rPr>
          <w:rFonts w:ascii="Times New Roman" w:hAnsi="Times New Roman" w:cs="Times New Roman"/>
        </w:rPr>
        <w:t xml:space="preserve">Delhi. The language to be used in the arbitral proceedings shall be English. The Parties shall have the right to seek interim injunctive relief from courts at </w:t>
      </w:r>
      <w:r w:rsidR="00A65B5C" w:rsidRPr="00BB710F">
        <w:rPr>
          <w:rFonts w:ascii="Times New Roman" w:hAnsi="Times New Roman" w:cs="Times New Roman"/>
        </w:rPr>
        <w:t xml:space="preserve">New </w:t>
      </w:r>
      <w:r w:rsidRPr="00BB710F">
        <w:rPr>
          <w:rFonts w:ascii="Times New Roman" w:hAnsi="Times New Roman" w:cs="Times New Roman"/>
        </w:rPr>
        <w:t xml:space="preserve">Delhi. This Agreement shall be construed, interpreted and applied in accordance with and shall be governed by the Indian </w:t>
      </w:r>
      <w:r w:rsidR="001D7CEA" w:rsidRPr="00BB710F">
        <w:rPr>
          <w:rFonts w:ascii="Times New Roman" w:hAnsi="Times New Roman" w:cs="Times New Roman"/>
        </w:rPr>
        <w:t>Laws</w:t>
      </w:r>
      <w:r w:rsidRPr="00BB710F">
        <w:rPr>
          <w:rFonts w:ascii="Times New Roman" w:hAnsi="Times New Roman" w:cs="Times New Roman"/>
        </w:rPr>
        <w:t xml:space="preserve">. </w:t>
      </w:r>
    </w:p>
    <w:p w14:paraId="276B25D5" w14:textId="77777777" w:rsidR="001E630E" w:rsidRPr="00BB710F" w:rsidRDefault="001E630E" w:rsidP="00E34CAE">
      <w:pPr>
        <w:pStyle w:val="ListParagraph"/>
        <w:spacing w:after="0" w:line="240" w:lineRule="auto"/>
        <w:ind w:left="360"/>
        <w:rPr>
          <w:rFonts w:ascii="Times New Roman" w:hAnsi="Times New Roman" w:cs="Times New Roman"/>
        </w:rPr>
      </w:pPr>
    </w:p>
    <w:p w14:paraId="54971194" w14:textId="77777777" w:rsidR="001E630E" w:rsidRPr="00BB710F" w:rsidRDefault="00AD4DC7" w:rsidP="00044902">
      <w:pPr>
        <w:pStyle w:val="ListParagraph"/>
        <w:numPr>
          <w:ilvl w:val="0"/>
          <w:numId w:val="14"/>
        </w:numPr>
        <w:spacing w:after="0" w:line="240" w:lineRule="auto"/>
        <w:ind w:left="567" w:hanging="567"/>
        <w:rPr>
          <w:rFonts w:ascii="Times New Roman" w:hAnsi="Times New Roman" w:cs="Times New Roman"/>
          <w:i/>
          <w:u w:val="single"/>
        </w:rPr>
      </w:pPr>
      <w:r w:rsidRPr="00BB710F">
        <w:rPr>
          <w:rFonts w:ascii="Times New Roman" w:hAnsi="Times New Roman" w:cs="Times New Roman"/>
          <w:i/>
          <w:u w:val="single"/>
        </w:rPr>
        <w:t xml:space="preserve">Severability </w:t>
      </w:r>
    </w:p>
    <w:p w14:paraId="428A3342" w14:textId="77777777" w:rsidR="001E630E" w:rsidRPr="00BB710F" w:rsidRDefault="001E630E" w:rsidP="00E34CAE">
      <w:pPr>
        <w:pStyle w:val="ListParagraph"/>
        <w:spacing w:after="0" w:line="240" w:lineRule="auto"/>
        <w:ind w:left="360"/>
        <w:rPr>
          <w:rFonts w:ascii="Times New Roman" w:hAnsi="Times New Roman" w:cs="Times New Roman"/>
        </w:rPr>
      </w:pPr>
    </w:p>
    <w:p w14:paraId="4ADD324F" w14:textId="77777777" w:rsidR="001E630E" w:rsidRPr="00BB710F" w:rsidRDefault="00AD4DC7" w:rsidP="007E40E4">
      <w:pPr>
        <w:pStyle w:val="ListParagraph"/>
        <w:spacing w:after="0" w:line="240" w:lineRule="auto"/>
        <w:ind w:left="567"/>
        <w:jc w:val="both"/>
        <w:rPr>
          <w:rFonts w:ascii="Times New Roman" w:hAnsi="Times New Roman" w:cs="Times New Roman"/>
        </w:rPr>
      </w:pPr>
      <w:r w:rsidRPr="00BB710F">
        <w:rPr>
          <w:rFonts w:ascii="Times New Roman" w:hAnsi="Times New Roman" w:cs="Times New Roman"/>
        </w:rPr>
        <w:t xml:space="preserve">If any part or any provision of this Agreement is or becomes illegal, invalid or unenforceable, then that part or provision shall be ineffective to the extent of such invalidity or unenforceability only, without in any way affecting the validity or enforceability of the remaining parts of the said provision </w:t>
      </w:r>
      <w:r w:rsidRPr="00BB710F">
        <w:rPr>
          <w:rFonts w:ascii="Times New Roman" w:hAnsi="Times New Roman" w:cs="Times New Roman"/>
        </w:rPr>
        <w:lastRenderedPageBreak/>
        <w:t>or the remaining provisions of this Agreement. The Parties hereby agree to attempt to substitute any invalid or unenforceable provision with a valid or enforceable provision, which achieves to the greatest extent possible the economic, legal and commercial objectives of the invalid or unenforceable provision.</w:t>
      </w:r>
      <w:bookmarkStart w:id="82" w:name="_Toc396747814"/>
      <w:bookmarkStart w:id="83" w:name="_Toc474418723"/>
      <w:bookmarkStart w:id="84" w:name="_Toc475709343"/>
      <w:bookmarkStart w:id="85" w:name="_Toc478655656"/>
    </w:p>
    <w:p w14:paraId="22DFD78B" w14:textId="77777777" w:rsidR="001E630E" w:rsidRPr="00BB710F" w:rsidRDefault="001E630E" w:rsidP="00E34CAE">
      <w:pPr>
        <w:pStyle w:val="ListParagraph"/>
        <w:spacing w:after="0" w:line="240" w:lineRule="auto"/>
        <w:ind w:left="360"/>
        <w:jc w:val="both"/>
        <w:rPr>
          <w:rFonts w:ascii="Times New Roman" w:hAnsi="Times New Roman" w:cs="Times New Roman"/>
        </w:rPr>
      </w:pPr>
    </w:p>
    <w:p w14:paraId="005CB6FB" w14:textId="77777777" w:rsidR="001E630E" w:rsidRPr="00BB710F" w:rsidRDefault="00AD4DC7" w:rsidP="00044902">
      <w:pPr>
        <w:pStyle w:val="ListParagraph"/>
        <w:numPr>
          <w:ilvl w:val="0"/>
          <w:numId w:val="14"/>
        </w:numPr>
        <w:spacing w:after="0" w:line="240" w:lineRule="auto"/>
        <w:ind w:left="567" w:hanging="567"/>
        <w:rPr>
          <w:rFonts w:ascii="Times New Roman" w:hAnsi="Times New Roman" w:cs="Times New Roman"/>
          <w:i/>
          <w:u w:val="single"/>
        </w:rPr>
      </w:pPr>
      <w:r w:rsidRPr="00BB710F">
        <w:rPr>
          <w:rFonts w:ascii="Times New Roman" w:hAnsi="Times New Roman" w:cs="Times New Roman"/>
          <w:i/>
          <w:u w:val="single"/>
        </w:rPr>
        <w:t>Disclosure</w:t>
      </w:r>
      <w:r w:rsidRPr="00BB710F">
        <w:rPr>
          <w:rStyle w:val="Heading2Char"/>
          <w:rFonts w:eastAsiaTheme="minorHAnsi"/>
          <w:b w:val="0"/>
          <w:i/>
          <w:sz w:val="22"/>
          <w:szCs w:val="22"/>
          <w:u w:val="single"/>
        </w:rPr>
        <w:t>/Publicity</w:t>
      </w:r>
      <w:bookmarkEnd w:id="82"/>
      <w:bookmarkEnd w:id="83"/>
      <w:bookmarkEnd w:id="84"/>
      <w:bookmarkEnd w:id="85"/>
      <w:r w:rsidRPr="00BB710F">
        <w:rPr>
          <w:rFonts w:ascii="Times New Roman" w:hAnsi="Times New Roman" w:cs="Times New Roman"/>
          <w:i/>
          <w:u w:val="single"/>
        </w:rPr>
        <w:t xml:space="preserve"> </w:t>
      </w:r>
    </w:p>
    <w:p w14:paraId="7FE47998" w14:textId="77777777" w:rsidR="001E630E" w:rsidRPr="00BB710F" w:rsidRDefault="001E630E" w:rsidP="00E34CAE">
      <w:pPr>
        <w:pStyle w:val="ListParagraph"/>
        <w:spacing w:after="0" w:line="240" w:lineRule="auto"/>
        <w:ind w:left="360"/>
        <w:jc w:val="both"/>
        <w:rPr>
          <w:rFonts w:ascii="Times New Roman" w:hAnsi="Times New Roman" w:cs="Times New Roman"/>
          <w:u w:val="single"/>
        </w:rPr>
      </w:pPr>
    </w:p>
    <w:p w14:paraId="7B19C82F" w14:textId="6EDAD19B" w:rsidR="00AD4DC7" w:rsidRPr="00BB710F" w:rsidRDefault="00411336" w:rsidP="007E40E4">
      <w:pPr>
        <w:pStyle w:val="ListParagraph"/>
        <w:spacing w:after="0" w:line="240" w:lineRule="auto"/>
        <w:ind w:left="567"/>
        <w:jc w:val="both"/>
        <w:rPr>
          <w:rFonts w:ascii="Times New Roman" w:hAnsi="Times New Roman" w:cs="Times New Roman"/>
        </w:rPr>
      </w:pPr>
      <w:r w:rsidRPr="00BB710F">
        <w:rPr>
          <w:rFonts w:ascii="Times New Roman" w:hAnsi="Times New Roman" w:cs="Times New Roman"/>
        </w:rPr>
        <w:t>Service Provider</w:t>
      </w:r>
      <w:r w:rsidR="00AD4DC7" w:rsidRPr="00BB710F">
        <w:rPr>
          <w:rFonts w:ascii="Times New Roman" w:hAnsi="Times New Roman" w:cs="Times New Roman"/>
        </w:rPr>
        <w:t xml:space="preserve"> shall not give publicity of any nature regarding this Agreement or its association with the Customer or use any Intellectual Property of the Customer, without prior written approval of the Customer.</w:t>
      </w:r>
      <w:r w:rsidR="0059275A" w:rsidRPr="00BB710F">
        <w:rPr>
          <w:rFonts w:ascii="Times New Roman" w:hAnsi="Times New Roman" w:cs="Times New Roman"/>
        </w:rPr>
        <w:t xml:space="preserve"> </w:t>
      </w:r>
    </w:p>
    <w:p w14:paraId="2721A6FD" w14:textId="77777777" w:rsidR="001E630E" w:rsidRPr="00BB710F" w:rsidRDefault="001E630E" w:rsidP="00E34CAE">
      <w:pPr>
        <w:pStyle w:val="ListParagraph"/>
        <w:spacing w:after="0" w:line="240" w:lineRule="auto"/>
        <w:ind w:left="360"/>
        <w:rPr>
          <w:rFonts w:ascii="Times New Roman" w:hAnsi="Times New Roman" w:cs="Times New Roman"/>
        </w:rPr>
      </w:pPr>
    </w:p>
    <w:p w14:paraId="511011C0" w14:textId="77777777" w:rsidR="001E630E" w:rsidRPr="00BB710F" w:rsidRDefault="00AD4DC7" w:rsidP="00044902">
      <w:pPr>
        <w:pStyle w:val="ListParagraph"/>
        <w:numPr>
          <w:ilvl w:val="0"/>
          <w:numId w:val="14"/>
        </w:numPr>
        <w:spacing w:after="0" w:line="240" w:lineRule="auto"/>
        <w:ind w:left="567" w:hanging="567"/>
        <w:rPr>
          <w:rFonts w:ascii="Times New Roman" w:hAnsi="Times New Roman" w:cs="Times New Roman"/>
          <w:i/>
          <w:u w:val="single"/>
        </w:rPr>
      </w:pPr>
      <w:r w:rsidRPr="00BB710F">
        <w:rPr>
          <w:rFonts w:ascii="Times New Roman" w:hAnsi="Times New Roman" w:cs="Times New Roman"/>
          <w:i/>
          <w:u w:val="single"/>
        </w:rPr>
        <w:t xml:space="preserve">Waiver </w:t>
      </w:r>
    </w:p>
    <w:p w14:paraId="7085C46B" w14:textId="77777777" w:rsidR="001E630E" w:rsidRPr="00BB710F" w:rsidRDefault="001E630E" w:rsidP="00E34CAE">
      <w:pPr>
        <w:pStyle w:val="ListParagraph"/>
        <w:spacing w:after="0" w:line="240" w:lineRule="auto"/>
        <w:ind w:left="360"/>
        <w:rPr>
          <w:rFonts w:ascii="Times New Roman" w:hAnsi="Times New Roman" w:cs="Times New Roman"/>
        </w:rPr>
      </w:pPr>
    </w:p>
    <w:p w14:paraId="56CD3C9F" w14:textId="77777777" w:rsidR="00AD4DC7" w:rsidRPr="00BB710F" w:rsidRDefault="00AD4DC7" w:rsidP="007E40E4">
      <w:pPr>
        <w:pStyle w:val="ListParagraph"/>
        <w:spacing w:after="0" w:line="240" w:lineRule="auto"/>
        <w:ind w:left="567"/>
        <w:jc w:val="both"/>
        <w:rPr>
          <w:rFonts w:ascii="Times New Roman" w:hAnsi="Times New Roman" w:cs="Times New Roman"/>
        </w:rPr>
      </w:pPr>
      <w:r w:rsidRPr="00BB710F">
        <w:rPr>
          <w:rFonts w:ascii="Times New Roman" w:hAnsi="Times New Roman" w:cs="Times New Roman"/>
        </w:rPr>
        <w:t>Failure by any of the Parties to exercise promptly any option or right granted, or to require strict performance of any obligation herein imposed shall not be deemed to be a waiver of such rights or of the right to demand subsequent performance of any and all obligations herein imposed.</w:t>
      </w:r>
    </w:p>
    <w:p w14:paraId="1A9B946D" w14:textId="77777777" w:rsidR="001E630E" w:rsidRPr="00BB710F" w:rsidRDefault="001E630E" w:rsidP="00E34CAE">
      <w:pPr>
        <w:pStyle w:val="ListParagraph"/>
        <w:spacing w:after="0" w:line="240" w:lineRule="auto"/>
        <w:ind w:left="360"/>
        <w:rPr>
          <w:rFonts w:ascii="Times New Roman" w:hAnsi="Times New Roman" w:cs="Times New Roman"/>
        </w:rPr>
      </w:pPr>
    </w:p>
    <w:p w14:paraId="5D99EC51" w14:textId="77777777" w:rsidR="001E630E" w:rsidRPr="00BB710F" w:rsidRDefault="00AD4DC7" w:rsidP="00044902">
      <w:pPr>
        <w:pStyle w:val="ListParagraph"/>
        <w:numPr>
          <w:ilvl w:val="0"/>
          <w:numId w:val="14"/>
        </w:numPr>
        <w:spacing w:after="0" w:line="240" w:lineRule="auto"/>
        <w:ind w:left="567" w:hanging="567"/>
        <w:rPr>
          <w:rFonts w:ascii="Times New Roman" w:hAnsi="Times New Roman" w:cs="Times New Roman"/>
          <w:i/>
          <w:u w:val="single"/>
        </w:rPr>
      </w:pPr>
      <w:r w:rsidRPr="00BB710F">
        <w:rPr>
          <w:rFonts w:ascii="Times New Roman" w:hAnsi="Times New Roman" w:cs="Times New Roman"/>
          <w:i/>
          <w:u w:val="single"/>
        </w:rPr>
        <w:t xml:space="preserve">Notices </w:t>
      </w:r>
    </w:p>
    <w:p w14:paraId="750BCDA4" w14:textId="77777777" w:rsidR="001E630E" w:rsidRPr="00BB710F" w:rsidRDefault="001E630E" w:rsidP="00E34CAE">
      <w:pPr>
        <w:pStyle w:val="ListParagraph"/>
        <w:spacing w:after="0" w:line="240" w:lineRule="auto"/>
        <w:ind w:left="360"/>
        <w:rPr>
          <w:rFonts w:ascii="Times New Roman" w:hAnsi="Times New Roman" w:cs="Times New Roman"/>
        </w:rPr>
      </w:pPr>
    </w:p>
    <w:p w14:paraId="60DD1432" w14:textId="77777777" w:rsidR="00AD4DC7" w:rsidRPr="00BB710F" w:rsidRDefault="00AD4DC7" w:rsidP="007E40E4">
      <w:pPr>
        <w:pStyle w:val="ListParagraph"/>
        <w:spacing w:after="0" w:line="240" w:lineRule="auto"/>
        <w:ind w:left="567"/>
        <w:jc w:val="both"/>
        <w:rPr>
          <w:rFonts w:ascii="Times New Roman" w:hAnsi="Times New Roman" w:cs="Times New Roman"/>
        </w:rPr>
      </w:pPr>
      <w:r w:rsidRPr="00BB710F">
        <w:rPr>
          <w:rFonts w:ascii="Times New Roman" w:hAnsi="Times New Roman" w:cs="Times New Roman"/>
        </w:rPr>
        <w:t xml:space="preserve">All notices permitted or required under this Agreement shall be in writing and shall be delivered in person or mailed by, registered post or courier with a copy via email, to the address of the Party given below. Notice shall be deemed to be </w:t>
      </w:r>
      <w:r w:rsidR="006C6108" w:rsidRPr="00BB710F">
        <w:rPr>
          <w:rFonts w:ascii="Times New Roman" w:hAnsi="Times New Roman" w:cs="Times New Roman"/>
        </w:rPr>
        <w:t>received</w:t>
      </w:r>
      <w:r w:rsidRPr="00BB710F">
        <w:rPr>
          <w:rFonts w:ascii="Times New Roman" w:hAnsi="Times New Roman" w:cs="Times New Roman"/>
        </w:rPr>
        <w:t xml:space="preserve"> on the date such notice is mailed or such hand delivery effected, whichever is earlier:</w:t>
      </w:r>
    </w:p>
    <w:p w14:paraId="1C5CB9AD" w14:textId="77777777" w:rsidR="009919A7" w:rsidRPr="00BB710F" w:rsidRDefault="009919A7" w:rsidP="00E34CAE">
      <w:pPr>
        <w:pStyle w:val="ListParagraph"/>
        <w:spacing w:after="0" w:line="240" w:lineRule="auto"/>
        <w:ind w:left="360"/>
        <w:jc w:val="both"/>
        <w:rPr>
          <w:rFonts w:ascii="Times New Roman" w:hAnsi="Times New Roman" w:cs="Times New Roman"/>
        </w:rPr>
      </w:pPr>
    </w:p>
    <w:p w14:paraId="1B0EC733" w14:textId="77777777" w:rsidR="009E3E53" w:rsidRPr="00733137" w:rsidRDefault="0055725C" w:rsidP="009E3E53">
      <w:pPr>
        <w:pStyle w:val="HTMLPreformatted"/>
        <w:numPr>
          <w:ilvl w:val="1"/>
          <w:numId w:val="13"/>
        </w:numPr>
        <w:tabs>
          <w:tab w:val="clear" w:pos="1832"/>
        </w:tabs>
        <w:ind w:left="1350"/>
        <w:rPr>
          <w:rFonts w:ascii="Times New Roman" w:eastAsiaTheme="minorHAnsi" w:hAnsi="Times New Roman" w:cs="Times New Roman"/>
        </w:rPr>
      </w:pPr>
      <w:r>
        <w:rPr>
          <w:rFonts w:ascii="Times New Roman" w:hAnsi="Times New Roman" w:cs="Times New Roman"/>
        </w:rPr>
        <w:tab/>
      </w:r>
      <w:commentRangeStart w:id="86"/>
      <w:commentRangeStart w:id="87"/>
      <w:r w:rsidR="00AD4DC7" w:rsidRPr="00BB710F">
        <w:rPr>
          <w:rFonts w:ascii="Times New Roman" w:hAnsi="Times New Roman" w:cs="Times New Roman"/>
        </w:rPr>
        <w:t xml:space="preserve">To the Customer: </w:t>
      </w:r>
      <w:r w:rsidR="009E3E53" w:rsidRPr="00733137">
        <w:rPr>
          <w:rFonts w:ascii="Times New Roman" w:eastAsiaTheme="minorHAnsi" w:hAnsi="Times New Roman" w:cs="Times New Roman"/>
        </w:rPr>
        <w:t>Sunil kumar</w:t>
      </w:r>
    </w:p>
    <w:p w14:paraId="20FC9E49" w14:textId="77777777" w:rsidR="009E3E53" w:rsidRPr="00733137" w:rsidRDefault="004F1019" w:rsidP="009E3E53">
      <w:pPr>
        <w:pStyle w:val="HTMLPreformatted"/>
        <w:numPr>
          <w:ilvl w:val="1"/>
          <w:numId w:val="13"/>
        </w:numPr>
        <w:tabs>
          <w:tab w:val="clear" w:pos="1832"/>
        </w:tabs>
        <w:ind w:left="1350"/>
        <w:rPr>
          <w:rFonts w:ascii="Times New Roman" w:eastAsiaTheme="minorHAnsi" w:hAnsi="Times New Roman" w:cs="Times New Roman"/>
        </w:rPr>
      </w:pPr>
      <w:hyperlink r:id="rId14" w:tgtFrame="_blank" w:tooltip="mailto:sunil.kumar17@goindigo.in" w:history="1">
        <w:r w:rsidR="009E3E53" w:rsidRPr="00733137">
          <w:rPr>
            <w:rFonts w:ascii="Times New Roman" w:eastAsiaTheme="minorHAnsi" w:hAnsi="Times New Roman" w:cs="Times New Roman"/>
          </w:rPr>
          <w:t>Sunil.Kumar17@goIndiGo.in</w:t>
        </w:r>
      </w:hyperlink>
    </w:p>
    <w:p w14:paraId="1651172F" w14:textId="77777777" w:rsidR="009E3E53" w:rsidRPr="00733137" w:rsidRDefault="009E3E53" w:rsidP="009E3E53">
      <w:pPr>
        <w:pStyle w:val="HTMLPreformatted"/>
        <w:numPr>
          <w:ilvl w:val="1"/>
          <w:numId w:val="13"/>
        </w:numPr>
        <w:tabs>
          <w:tab w:val="clear" w:pos="1832"/>
        </w:tabs>
        <w:ind w:left="1350"/>
        <w:rPr>
          <w:rFonts w:ascii="Times New Roman" w:eastAsiaTheme="minorHAnsi" w:hAnsi="Times New Roman" w:cs="Times New Roman"/>
        </w:rPr>
      </w:pPr>
      <w:r w:rsidRPr="00733137">
        <w:rPr>
          <w:rFonts w:ascii="Times New Roman" w:eastAsiaTheme="minorHAnsi" w:hAnsi="Times New Roman" w:cs="Times New Roman"/>
        </w:rPr>
        <w:t>Mobile: 9717887996</w:t>
      </w:r>
    </w:p>
    <w:p w14:paraId="1202BBDA" w14:textId="3B1B62A1" w:rsidR="003A2F3B" w:rsidRDefault="000A4D70" w:rsidP="0055725C">
      <w:pPr>
        <w:pStyle w:val="HTMLPreformatted"/>
        <w:tabs>
          <w:tab w:val="clear" w:pos="1832"/>
        </w:tabs>
        <w:rPr>
          <w:ins w:id="88" w:author="Rohit Agnihotri (Digital,ISC)(X-IGT Solutions)" w:date="2026-08-05T12:42:00Z"/>
          <w:rFonts w:ascii="Times New Roman" w:hAnsi="Times New Roman" w:cs="Times New Roman"/>
        </w:rPr>
      </w:pPr>
      <w:r w:rsidRPr="00BB710F">
        <w:rPr>
          <w:rFonts w:ascii="Times New Roman" w:hAnsi="Times New Roman" w:cs="Times New Roman"/>
        </w:rPr>
        <w:tab/>
      </w:r>
    </w:p>
    <w:p w14:paraId="2F2153AE" w14:textId="77777777" w:rsidR="004E1326" w:rsidRDefault="004E1326" w:rsidP="0055725C">
      <w:pPr>
        <w:pStyle w:val="HTMLPreformatted"/>
        <w:tabs>
          <w:tab w:val="clear" w:pos="1832"/>
        </w:tabs>
        <w:ind w:left="1350"/>
        <w:rPr>
          <w:rFonts w:ascii="Times New Roman" w:hAnsi="Times New Roman" w:cs="Times New Roman"/>
        </w:rPr>
      </w:pPr>
    </w:p>
    <w:p w14:paraId="69869CF4" w14:textId="4F8278D8" w:rsidR="000A4D70" w:rsidRPr="00BB710F" w:rsidRDefault="004E1326" w:rsidP="004E1326">
      <w:pPr>
        <w:pStyle w:val="HTMLPreformatted"/>
        <w:tabs>
          <w:tab w:val="clear" w:pos="1832"/>
        </w:tabs>
        <w:ind w:left="630"/>
        <w:rPr>
          <w:rFonts w:ascii="Times New Roman" w:hAnsi="Times New Roman" w:cs="Times New Roman"/>
        </w:rPr>
      </w:pPr>
      <w:r>
        <w:rPr>
          <w:rFonts w:ascii="Times New Roman" w:hAnsi="Times New Roman" w:cs="Times New Roman"/>
        </w:rPr>
        <w:tab/>
      </w:r>
      <w:r w:rsidR="000A4D70" w:rsidRPr="00BB710F">
        <w:rPr>
          <w:rFonts w:ascii="Times New Roman" w:hAnsi="Times New Roman" w:cs="Times New Roman"/>
        </w:rPr>
        <w:t>Attn:</w:t>
      </w:r>
      <w:r w:rsidR="0064788B" w:rsidRPr="0064788B">
        <w:t xml:space="preserve"> </w:t>
      </w:r>
      <w:commentRangeEnd w:id="86"/>
      <w:r w:rsidR="009D4EDB" w:rsidRPr="00BB710F">
        <w:rPr>
          <w:rStyle w:val="CommentReference"/>
          <w:rFonts w:ascii="Times New Roman" w:hAnsi="Times New Roman" w:cs="Times New Roman"/>
          <w:sz w:val="22"/>
          <w:szCs w:val="22"/>
        </w:rPr>
        <w:commentReference w:id="86"/>
      </w:r>
      <w:commentRangeEnd w:id="87"/>
      <w:r w:rsidR="009E3E53" w:rsidRPr="00BB710F">
        <w:rPr>
          <w:rStyle w:val="CommentReference"/>
          <w:rFonts w:ascii="Times New Roman" w:hAnsi="Times New Roman" w:cs="Times New Roman"/>
          <w:sz w:val="22"/>
          <w:szCs w:val="22"/>
        </w:rPr>
        <w:commentReference w:id="87"/>
      </w:r>
    </w:p>
    <w:p w14:paraId="6C403160" w14:textId="77777777" w:rsidR="001D7C61" w:rsidRPr="00BB710F" w:rsidRDefault="001D7C61" w:rsidP="00E34CAE">
      <w:pPr>
        <w:pStyle w:val="HTMLPreformatted"/>
        <w:ind w:left="916"/>
        <w:rPr>
          <w:rFonts w:ascii="Times New Roman" w:hAnsi="Times New Roman" w:cs="Times New Roman"/>
        </w:rPr>
      </w:pPr>
    </w:p>
    <w:p w14:paraId="3D8597D0" w14:textId="5082701E" w:rsidR="004E1326" w:rsidRPr="00BB710F" w:rsidRDefault="00B51D22" w:rsidP="004E1326">
      <w:pPr>
        <w:pStyle w:val="HTMLPreformatted"/>
        <w:ind w:left="916"/>
        <w:rPr>
          <w:rFonts w:ascii="Times New Roman" w:hAnsi="Times New Roman" w:cs="Times New Roman"/>
        </w:rPr>
      </w:pPr>
      <w:r w:rsidRPr="00BB710F">
        <w:rPr>
          <w:rFonts w:ascii="Times New Roman" w:hAnsi="Times New Roman" w:cs="Times New Roman"/>
        </w:rPr>
        <w:t xml:space="preserve">Copy to: </w:t>
      </w:r>
      <w:r w:rsidR="00DE1B20">
        <w:rPr>
          <w:rFonts w:ascii="Times New Roman" w:hAnsi="Times New Roman" w:cs="Times New Roman"/>
        </w:rPr>
        <w:t xml:space="preserve"> </w:t>
      </w:r>
      <w:r w:rsidR="009D4EDB" w:rsidRPr="009D4EDB">
        <w:rPr>
          <w:rFonts w:ascii="Times New Roman" w:hAnsi="Times New Roman" w:cs="Times New Roman"/>
        </w:rPr>
        <w:t>General Counsel at general.counsel@goindigo.in.</w:t>
      </w:r>
    </w:p>
    <w:p w14:paraId="75B32FED" w14:textId="1FAA3A2B" w:rsidR="000A4D70" w:rsidRPr="00BB710F" w:rsidRDefault="000A4D70" w:rsidP="00E34CAE">
      <w:pPr>
        <w:pStyle w:val="HTMLPreformatted"/>
        <w:ind w:left="916"/>
        <w:rPr>
          <w:rFonts w:ascii="Times New Roman" w:hAnsi="Times New Roman" w:cs="Times New Roman"/>
        </w:rPr>
      </w:pPr>
    </w:p>
    <w:p w14:paraId="073909C8" w14:textId="77777777" w:rsidR="00822635" w:rsidRPr="00BB710F" w:rsidRDefault="00822635" w:rsidP="00E34CAE">
      <w:pPr>
        <w:pStyle w:val="HTMLPreformatted"/>
        <w:ind w:left="916"/>
        <w:rPr>
          <w:rFonts w:ascii="Times New Roman" w:hAnsi="Times New Roman" w:cs="Times New Roman"/>
        </w:rPr>
      </w:pPr>
    </w:p>
    <w:p w14:paraId="76428145" w14:textId="1421F47D" w:rsidR="00AD4DC7" w:rsidRPr="00BB710F" w:rsidRDefault="001E630E" w:rsidP="0055725C">
      <w:pPr>
        <w:pStyle w:val="HTMLPreformatted"/>
        <w:tabs>
          <w:tab w:val="clear" w:pos="1832"/>
        </w:tabs>
        <w:ind w:left="900"/>
        <w:rPr>
          <w:rFonts w:ascii="Times New Roman" w:hAnsi="Times New Roman" w:cs="Times New Roman"/>
        </w:rPr>
      </w:pPr>
      <w:r w:rsidRPr="00BB710F">
        <w:rPr>
          <w:rFonts w:ascii="Times New Roman" w:hAnsi="Times New Roman" w:cs="Times New Roman"/>
        </w:rPr>
        <w:tab/>
        <w:t xml:space="preserve">To </w:t>
      </w:r>
      <w:r w:rsidR="00411336" w:rsidRPr="00BB710F">
        <w:rPr>
          <w:rFonts w:ascii="Times New Roman" w:hAnsi="Times New Roman" w:cs="Times New Roman"/>
        </w:rPr>
        <w:t>Service Provider</w:t>
      </w:r>
      <w:r w:rsidR="00AD4DC7" w:rsidRPr="00BB710F">
        <w:rPr>
          <w:rFonts w:ascii="Times New Roman" w:hAnsi="Times New Roman" w:cs="Times New Roman"/>
        </w:rPr>
        <w:t xml:space="preserve">: </w:t>
      </w:r>
      <w:r w:rsidR="000A4D70" w:rsidRPr="00BB710F">
        <w:rPr>
          <w:rFonts w:ascii="Times New Roman" w:hAnsi="Times New Roman" w:cs="Times New Roman"/>
        </w:rPr>
        <w:tab/>
      </w:r>
    </w:p>
    <w:p w14:paraId="642865C7" w14:textId="7C198B85" w:rsidR="0055725C" w:rsidRDefault="0055725C" w:rsidP="0055725C">
      <w:pPr>
        <w:pStyle w:val="HTMLPreformatted"/>
        <w:tabs>
          <w:tab w:val="clear" w:pos="1832"/>
        </w:tabs>
        <w:ind w:left="1350"/>
        <w:rPr>
          <w:ins w:id="89" w:author="Rohit Agnihotri (Digital,ISC)(X-IGT Solutions)" w:date="2026-08-05T12:42:00Z"/>
          <w:rFonts w:ascii="Times New Roman" w:hAnsi="Times New Roman" w:cs="Times New Roman"/>
        </w:rPr>
      </w:pPr>
      <w:ins w:id="90" w:author="Rohit Agnihotri (Digital,ISC)(X-IGT Solutions)" w:date="2026-08-05T12:42:00Z">
        <w:r>
          <w:rPr>
            <w:rFonts w:ascii="Times New Roman" w:hAnsi="Times New Roman" w:cs="Times New Roman"/>
          </w:rPr>
          <w:t xml:space="preserve">Subham Bhatnagar </w:t>
        </w:r>
      </w:ins>
    </w:p>
    <w:p w14:paraId="7CD562E6" w14:textId="77777777" w:rsidR="0055725C" w:rsidRDefault="0055725C" w:rsidP="0055725C">
      <w:pPr>
        <w:pStyle w:val="HTMLPreformatted"/>
        <w:tabs>
          <w:tab w:val="clear" w:pos="1832"/>
        </w:tabs>
        <w:ind w:left="1350"/>
        <w:rPr>
          <w:ins w:id="91" w:author="Rohit Agnihotri (Digital,ISC)(X-IGT Solutions)" w:date="2026-08-05T12:42:00Z"/>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HYPERLINK "mailto:</w:instrText>
      </w:r>
      <w:ins w:id="92" w:author="Rohit Agnihotri (Digital,ISC)(X-IGT Solutions)" w:date="2026-08-05T12:42:00Z">
        <w:r w:rsidRPr="0055725C">
          <w:rPr>
            <w:rFonts w:ascii="Times New Roman" w:hAnsi="Times New Roman" w:cs="Times New Roman"/>
          </w:rPr>
          <w:instrText>shubham.bhatnagar@lagozon.co</w:instrText>
        </w:r>
      </w:ins>
      <w:r>
        <w:rPr>
          <w:rFonts w:ascii="Times New Roman" w:hAnsi="Times New Roman" w:cs="Times New Roman"/>
        </w:rPr>
        <w:instrText>"</w:instrText>
      </w:r>
      <w:r>
        <w:rPr>
          <w:rFonts w:ascii="Times New Roman" w:hAnsi="Times New Roman" w:cs="Times New Roman"/>
        </w:rPr>
        <w:fldChar w:fldCharType="separate"/>
      </w:r>
      <w:ins w:id="93" w:author="Rohit Agnihotri (Digital,ISC)(X-IGT Solutions)" w:date="2026-08-05T12:42:00Z">
        <w:r w:rsidRPr="00F8481B">
          <w:rPr>
            <w:rStyle w:val="Hyperlink"/>
            <w:rFonts w:ascii="Times New Roman" w:hAnsi="Times New Roman" w:cs="Times New Roman"/>
          </w:rPr>
          <w:t>shubham.bhatnagar@lagozon.co</w:t>
        </w:r>
      </w:ins>
      <w:r>
        <w:rPr>
          <w:rFonts w:ascii="Times New Roman" w:hAnsi="Times New Roman" w:cs="Times New Roman"/>
        </w:rPr>
        <w:fldChar w:fldCharType="end"/>
      </w:r>
      <w:ins w:id="94" w:author="Rohit Agnihotri (Digital,ISC)(X-IGT Solutions)" w:date="2026-08-05T12:42:00Z">
        <w:r w:rsidRPr="00317527">
          <w:rPr>
            <w:rFonts w:ascii="Times New Roman" w:hAnsi="Times New Roman" w:cs="Times New Roman"/>
          </w:rPr>
          <w:t>m</w:t>
        </w:r>
      </w:ins>
    </w:p>
    <w:p w14:paraId="21400911" w14:textId="77777777" w:rsidR="0055725C" w:rsidRDefault="0055725C" w:rsidP="0055725C">
      <w:pPr>
        <w:pStyle w:val="HTMLPreformatted"/>
        <w:tabs>
          <w:tab w:val="clear" w:pos="1832"/>
        </w:tabs>
        <w:ind w:left="1350"/>
        <w:rPr>
          <w:ins w:id="95" w:author="Rohit Agnihotri (Digital,ISC)(X-IGT Solutions)" w:date="2026-08-05T12:42:00Z"/>
          <w:rFonts w:ascii="Times New Roman" w:hAnsi="Times New Roman" w:cs="Times New Roman"/>
        </w:rPr>
      </w:pPr>
      <w:ins w:id="96" w:author="Rohit Agnihotri (Digital,ISC)(X-IGT Solutions)" w:date="2026-08-05T12:42:00Z">
        <w:r>
          <w:rPr>
            <w:rFonts w:ascii="Times New Roman" w:hAnsi="Times New Roman" w:cs="Times New Roman"/>
          </w:rPr>
          <w:t xml:space="preserve">Mobile: </w:t>
        </w:r>
        <w:r w:rsidRPr="00317527">
          <w:rPr>
            <w:rFonts w:ascii="Times New Roman" w:hAnsi="Times New Roman" w:cs="Times New Roman"/>
          </w:rPr>
          <w:t>9311149977</w:t>
        </w:r>
      </w:ins>
    </w:p>
    <w:p w14:paraId="14075996" w14:textId="30A8A03A" w:rsidR="005F53AD" w:rsidRPr="00BB710F" w:rsidRDefault="001E630E" w:rsidP="007459ED">
      <w:pPr>
        <w:pStyle w:val="HTMLPreformatted"/>
        <w:tabs>
          <w:tab w:val="clear" w:pos="1832"/>
        </w:tabs>
        <w:rPr>
          <w:rFonts w:ascii="Times New Roman" w:hAnsi="Times New Roman" w:cs="Times New Roman"/>
        </w:rPr>
      </w:pPr>
      <w:r w:rsidRPr="00BB710F">
        <w:rPr>
          <w:rFonts w:ascii="Times New Roman" w:hAnsi="Times New Roman" w:cs="Times New Roman"/>
        </w:rPr>
        <w:tab/>
      </w:r>
      <w:r w:rsidR="007459ED" w:rsidRPr="00BB710F">
        <w:rPr>
          <w:rFonts w:ascii="Times New Roman" w:hAnsi="Times New Roman" w:cs="Times New Roman"/>
        </w:rPr>
        <w:tab/>
      </w:r>
    </w:p>
    <w:p w14:paraId="0FC9814B" w14:textId="0E88FFCF" w:rsidR="005F53AD" w:rsidRPr="00BB710F" w:rsidRDefault="005F53AD" w:rsidP="007459ED">
      <w:pPr>
        <w:pStyle w:val="HTMLPreformatted"/>
        <w:tabs>
          <w:tab w:val="clear" w:pos="1832"/>
        </w:tabs>
        <w:rPr>
          <w:rFonts w:ascii="Times New Roman" w:hAnsi="Times New Roman" w:cs="Times New Roman"/>
        </w:rPr>
      </w:pPr>
      <w:r w:rsidRPr="00BB710F">
        <w:rPr>
          <w:rFonts w:ascii="Times New Roman" w:hAnsi="Times New Roman" w:cs="Times New Roman"/>
        </w:rPr>
        <w:tab/>
      </w:r>
      <w:r w:rsidRPr="00BB710F">
        <w:rPr>
          <w:rFonts w:ascii="Times New Roman" w:hAnsi="Times New Roman" w:cs="Times New Roman"/>
        </w:rPr>
        <w:tab/>
      </w:r>
      <w:r w:rsidRPr="00BB710F">
        <w:rPr>
          <w:rFonts w:ascii="Times New Roman" w:hAnsi="Times New Roman" w:cs="Times New Roman"/>
        </w:rPr>
        <w:tab/>
        <w:t xml:space="preserve"> </w:t>
      </w:r>
    </w:p>
    <w:p w14:paraId="1490130B" w14:textId="68D81AC7" w:rsidR="0055725C" w:rsidRPr="0055725C" w:rsidRDefault="005F53AD" w:rsidP="0055725C">
      <w:pPr>
        <w:pStyle w:val="HTMLPreformatted"/>
        <w:tabs>
          <w:tab w:val="clear" w:pos="1832"/>
        </w:tabs>
        <w:rPr>
          <w:rFonts w:ascii="Times New Roman" w:hAnsi="Times New Roman" w:cs="Times New Roman"/>
        </w:rPr>
      </w:pPr>
      <w:r w:rsidRPr="00BB710F">
        <w:rPr>
          <w:rFonts w:ascii="Times New Roman" w:hAnsi="Times New Roman" w:cs="Times New Roman"/>
        </w:rPr>
        <w:tab/>
      </w:r>
      <w:r w:rsidRPr="00BB710F">
        <w:rPr>
          <w:rFonts w:ascii="Times New Roman" w:hAnsi="Times New Roman" w:cs="Times New Roman"/>
        </w:rPr>
        <w:tab/>
      </w:r>
      <w:r w:rsidRPr="00BB710F">
        <w:rPr>
          <w:rFonts w:ascii="Times New Roman" w:hAnsi="Times New Roman" w:cs="Times New Roman"/>
        </w:rPr>
        <w:tab/>
      </w:r>
      <w:r w:rsidR="001E630E" w:rsidRPr="00BB710F">
        <w:rPr>
          <w:rFonts w:ascii="Times New Roman" w:hAnsi="Times New Roman" w:cs="Times New Roman"/>
        </w:rPr>
        <w:t xml:space="preserve"> </w:t>
      </w:r>
    </w:p>
    <w:p w14:paraId="76374E41" w14:textId="58D5FE4D" w:rsidR="0024334D" w:rsidRPr="00BB710F" w:rsidRDefault="00D91F13" w:rsidP="0024334D">
      <w:pPr>
        <w:pStyle w:val="ListParagraph"/>
        <w:spacing w:after="0" w:line="240" w:lineRule="auto"/>
        <w:ind w:left="360"/>
        <w:rPr>
          <w:rFonts w:ascii="Times New Roman" w:hAnsi="Times New Roman" w:cs="Times New Roman"/>
          <w:i/>
        </w:rPr>
      </w:pPr>
      <w:r>
        <w:rPr>
          <w:rFonts w:ascii="Times New Roman" w:hAnsi="Times New Roman" w:cs="Times New Roman"/>
          <w:i/>
        </w:rPr>
        <w:br/>
      </w:r>
    </w:p>
    <w:p w14:paraId="42C21BD5" w14:textId="77777777" w:rsidR="001E630E" w:rsidRPr="00BB710F" w:rsidRDefault="00AD4DC7" w:rsidP="00044902">
      <w:pPr>
        <w:pStyle w:val="ListParagraph"/>
        <w:numPr>
          <w:ilvl w:val="0"/>
          <w:numId w:val="14"/>
        </w:numPr>
        <w:spacing w:after="0" w:line="240" w:lineRule="auto"/>
        <w:ind w:left="630" w:hanging="630"/>
        <w:rPr>
          <w:rFonts w:ascii="Times New Roman" w:hAnsi="Times New Roman" w:cs="Times New Roman"/>
          <w:i/>
          <w:u w:val="single"/>
        </w:rPr>
      </w:pPr>
      <w:r w:rsidRPr="00BB710F">
        <w:rPr>
          <w:rFonts w:ascii="Times New Roman" w:hAnsi="Times New Roman" w:cs="Times New Roman"/>
          <w:i/>
          <w:u w:val="single"/>
        </w:rPr>
        <w:t xml:space="preserve">Force Majeure </w:t>
      </w:r>
    </w:p>
    <w:p w14:paraId="2BB29CE9" w14:textId="77777777" w:rsidR="001E630E" w:rsidRPr="00BB710F" w:rsidRDefault="001E630E" w:rsidP="001E630E">
      <w:pPr>
        <w:pStyle w:val="ListParagraph"/>
        <w:spacing w:after="0" w:line="240" w:lineRule="auto"/>
        <w:ind w:left="360"/>
        <w:rPr>
          <w:rFonts w:ascii="Times New Roman" w:hAnsi="Times New Roman" w:cs="Times New Roman"/>
        </w:rPr>
      </w:pPr>
    </w:p>
    <w:p w14:paraId="379B61B7" w14:textId="77777777" w:rsidR="008264A5" w:rsidRPr="003F25A9" w:rsidRDefault="008264A5" w:rsidP="008264A5">
      <w:pPr>
        <w:pBdr>
          <w:top w:val="nil"/>
          <w:left w:val="nil"/>
          <w:bottom w:val="nil"/>
          <w:right w:val="nil"/>
          <w:between w:val="nil"/>
        </w:pBdr>
        <w:spacing w:after="0" w:line="240" w:lineRule="auto"/>
        <w:ind w:left="630"/>
        <w:jc w:val="both"/>
        <w:rPr>
          <w:rFonts w:ascii="Times New Roman" w:hAnsi="Times New Roman"/>
          <w:color w:val="000000"/>
        </w:rPr>
      </w:pPr>
      <w:r w:rsidRPr="003F25A9">
        <w:rPr>
          <w:rFonts w:ascii="Times New Roman" w:hAnsi="Times New Roman"/>
          <w:color w:val="000000"/>
        </w:rPr>
        <w:t xml:space="preserve">Parties shall not be liable for failure to perform any of their respective obligations or be deemed to have defaulted in the performance of its obligations to the extent that its performance is delayed or </w:t>
      </w:r>
      <w:r w:rsidRPr="003F25A9">
        <w:rPr>
          <w:rFonts w:ascii="Times New Roman" w:hAnsi="Times New Roman"/>
          <w:color w:val="000000"/>
        </w:rPr>
        <w:lastRenderedPageBreak/>
        <w:t xml:space="preserve">prevented directly because of </w:t>
      </w:r>
      <w:r>
        <w:rPr>
          <w:rFonts w:ascii="Times New Roman" w:eastAsia="Times New Roman" w:hAnsi="Times New Roman" w:cs="Times New Roman"/>
          <w:color w:val="000000"/>
        </w:rPr>
        <w:t>reasons reasonably beyond its control</w:t>
      </w:r>
      <w:r w:rsidRPr="003F25A9">
        <w:rPr>
          <w:rFonts w:ascii="Times New Roman" w:hAnsi="Times New Roman"/>
          <w:color w:val="000000"/>
        </w:rPr>
        <w:t>, despite best efforts by the relevant Party in mitigating the effect of the events (“</w:t>
      </w:r>
      <w:r w:rsidRPr="003F25A9">
        <w:rPr>
          <w:rFonts w:ascii="Times New Roman" w:hAnsi="Times New Roman"/>
          <w:b/>
          <w:color w:val="000000"/>
        </w:rPr>
        <w:t>Force Majeure Events</w:t>
      </w:r>
      <w:r>
        <w:rPr>
          <w:rFonts w:ascii="Times New Roman" w:eastAsia="Times New Roman" w:hAnsi="Times New Roman" w:cs="Times New Roman"/>
          <w:color w:val="000000"/>
        </w:rPr>
        <w:t>”).</w:t>
      </w:r>
    </w:p>
    <w:p w14:paraId="5F0089B0" w14:textId="77777777" w:rsidR="008264A5" w:rsidRDefault="008264A5" w:rsidP="008264A5">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left" w:pos="567"/>
        </w:tabs>
        <w:spacing w:after="0" w:line="240" w:lineRule="auto"/>
        <w:jc w:val="both"/>
        <w:rPr>
          <w:rFonts w:ascii="Times New Roman" w:eastAsia="Times New Roman" w:hAnsi="Times New Roman" w:cs="Times New Roman"/>
          <w:color w:val="000000"/>
        </w:rPr>
      </w:pPr>
    </w:p>
    <w:p w14:paraId="32AF0778" w14:textId="77777777" w:rsidR="008264A5" w:rsidRDefault="008264A5" w:rsidP="008264A5">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left" w:pos="567"/>
        </w:tabs>
        <w:spacing w:after="0" w:line="240" w:lineRule="auto"/>
        <w:ind w:left="567"/>
        <w:jc w:val="both"/>
        <w:rPr>
          <w:rFonts w:ascii="Times New Roman" w:eastAsia="Times New Roman" w:hAnsi="Times New Roman" w:cs="Times New Roman"/>
          <w:color w:val="000000"/>
        </w:rPr>
      </w:pPr>
      <w:r>
        <w:rPr>
          <w:rFonts w:ascii="Times New Roman" w:eastAsia="Times New Roman" w:hAnsi="Times New Roman" w:cs="Times New Roman"/>
          <w:color w:val="000000"/>
        </w:rPr>
        <w:t>The Parties agree that if such failure by either Party persists for a period of sixty (60) days or more, Customer shall have the right to terminate the Agreement forthwith, without liability for damages. The Customer shall have no payment obligation in respect of any Service or product not provided by the Service Provider owing to a Force Majeure Event.</w:t>
      </w:r>
    </w:p>
    <w:p w14:paraId="290ED073" w14:textId="115CFE7B" w:rsidR="00D22C25" w:rsidRPr="00BB710F" w:rsidRDefault="00D22C25" w:rsidP="007E40E4">
      <w:pPr>
        <w:pStyle w:val="HTMLPreformatted"/>
        <w:tabs>
          <w:tab w:val="clear" w:pos="916"/>
          <w:tab w:val="left" w:pos="567"/>
        </w:tabs>
        <w:ind w:left="567"/>
        <w:jc w:val="both"/>
        <w:rPr>
          <w:rFonts w:ascii="Times New Roman" w:hAnsi="Times New Roman" w:cs="Times New Roman"/>
          <w:color w:val="000000"/>
        </w:rPr>
      </w:pPr>
    </w:p>
    <w:p w14:paraId="385F9F2C" w14:textId="77777777" w:rsidR="00701E4C" w:rsidRPr="00BB710F" w:rsidRDefault="00701E4C" w:rsidP="007E40E4">
      <w:pPr>
        <w:pStyle w:val="HTMLPreformatted"/>
        <w:tabs>
          <w:tab w:val="clear" w:pos="916"/>
          <w:tab w:val="left" w:pos="567"/>
        </w:tabs>
        <w:ind w:left="567"/>
        <w:jc w:val="both"/>
        <w:rPr>
          <w:rFonts w:ascii="Times New Roman" w:hAnsi="Times New Roman" w:cs="Times New Roman"/>
        </w:rPr>
      </w:pPr>
    </w:p>
    <w:p w14:paraId="476A3B31" w14:textId="77777777" w:rsidR="001E630E" w:rsidRPr="00BB710F" w:rsidRDefault="001E630E" w:rsidP="00044902">
      <w:pPr>
        <w:pStyle w:val="ListParagraph"/>
        <w:numPr>
          <w:ilvl w:val="0"/>
          <w:numId w:val="14"/>
        </w:numPr>
        <w:spacing w:after="0" w:line="240" w:lineRule="auto"/>
        <w:ind w:left="567" w:hanging="567"/>
        <w:rPr>
          <w:rFonts w:ascii="Times New Roman" w:hAnsi="Times New Roman" w:cs="Times New Roman"/>
          <w:u w:val="single"/>
        </w:rPr>
      </w:pPr>
      <w:r w:rsidRPr="00BB710F">
        <w:rPr>
          <w:rFonts w:ascii="Times New Roman" w:hAnsi="Times New Roman" w:cs="Times New Roman"/>
          <w:i/>
          <w:u w:val="single"/>
        </w:rPr>
        <w:t xml:space="preserve">Independent </w:t>
      </w:r>
      <w:r w:rsidR="00AC18E7" w:rsidRPr="00BB710F">
        <w:rPr>
          <w:rFonts w:ascii="Times New Roman" w:hAnsi="Times New Roman" w:cs="Times New Roman"/>
          <w:i/>
          <w:u w:val="single"/>
        </w:rPr>
        <w:t>E</w:t>
      </w:r>
      <w:r w:rsidRPr="00BB710F">
        <w:rPr>
          <w:rFonts w:ascii="Times New Roman" w:hAnsi="Times New Roman" w:cs="Times New Roman"/>
          <w:i/>
          <w:u w:val="single"/>
        </w:rPr>
        <w:t>ntity</w:t>
      </w:r>
      <w:r w:rsidR="00AD4DC7" w:rsidRPr="00BB710F">
        <w:rPr>
          <w:rFonts w:ascii="Times New Roman" w:hAnsi="Times New Roman" w:cs="Times New Roman"/>
          <w:u w:val="single"/>
        </w:rPr>
        <w:t xml:space="preserve"> </w:t>
      </w:r>
    </w:p>
    <w:p w14:paraId="516DA955" w14:textId="77777777" w:rsidR="001E630E" w:rsidRPr="00BB710F" w:rsidRDefault="001E630E" w:rsidP="00E34CAE">
      <w:pPr>
        <w:pStyle w:val="ListParagraph"/>
        <w:spacing w:after="0" w:line="240" w:lineRule="auto"/>
        <w:ind w:left="360"/>
        <w:rPr>
          <w:rFonts w:ascii="Times New Roman" w:hAnsi="Times New Roman" w:cs="Times New Roman"/>
        </w:rPr>
      </w:pPr>
    </w:p>
    <w:p w14:paraId="7705F63F" w14:textId="27F05E5C" w:rsidR="00AD4DC7" w:rsidRPr="00BB710F" w:rsidRDefault="00AD4DC7" w:rsidP="007E40E4">
      <w:pPr>
        <w:pStyle w:val="ListParagraph"/>
        <w:spacing w:after="0" w:line="240" w:lineRule="auto"/>
        <w:ind w:left="567"/>
        <w:jc w:val="both"/>
        <w:rPr>
          <w:rFonts w:ascii="Times New Roman" w:hAnsi="Times New Roman" w:cs="Times New Roman"/>
        </w:rPr>
      </w:pPr>
      <w:r w:rsidRPr="00BB710F">
        <w:rPr>
          <w:rFonts w:ascii="Times New Roman" w:hAnsi="Times New Roman" w:cs="Times New Roman"/>
        </w:rPr>
        <w:t xml:space="preserve">This Agreement is being entered into on a principal to principal basis, and it shall not create any employer-employee relationship, partnership, joint venture or agency between the Customer and </w:t>
      </w:r>
      <w:r w:rsidR="00411336" w:rsidRPr="00BB710F">
        <w:rPr>
          <w:rFonts w:ascii="Times New Roman" w:hAnsi="Times New Roman" w:cs="Times New Roman"/>
        </w:rPr>
        <w:t>Service Provider</w:t>
      </w:r>
      <w:r w:rsidR="00E64AF1" w:rsidRPr="00BB710F">
        <w:rPr>
          <w:rFonts w:ascii="Times New Roman" w:hAnsi="Times New Roman" w:cs="Times New Roman"/>
        </w:rPr>
        <w:t>, jointly or severally</w:t>
      </w:r>
      <w:r w:rsidRPr="00BB710F">
        <w:rPr>
          <w:rFonts w:ascii="Times New Roman" w:hAnsi="Times New Roman" w:cs="Times New Roman"/>
        </w:rPr>
        <w:t>.</w:t>
      </w:r>
      <w:r w:rsidR="0059275A" w:rsidRPr="00BB710F">
        <w:rPr>
          <w:rFonts w:ascii="Times New Roman" w:hAnsi="Times New Roman" w:cs="Times New Roman"/>
        </w:rPr>
        <w:t xml:space="preserve"> </w:t>
      </w:r>
    </w:p>
    <w:p w14:paraId="3AC4BCF5" w14:textId="77777777" w:rsidR="001E630E" w:rsidRPr="00BB710F" w:rsidRDefault="001E630E" w:rsidP="00E34CAE">
      <w:pPr>
        <w:pStyle w:val="ListParagraph"/>
        <w:spacing w:after="0" w:line="240" w:lineRule="auto"/>
        <w:ind w:left="360"/>
        <w:jc w:val="both"/>
        <w:rPr>
          <w:rFonts w:ascii="Times New Roman" w:hAnsi="Times New Roman" w:cs="Times New Roman"/>
        </w:rPr>
      </w:pPr>
    </w:p>
    <w:p w14:paraId="39DCA738" w14:textId="77777777" w:rsidR="00E46BA0" w:rsidRDefault="00E46BA0" w:rsidP="00E46BA0">
      <w:pPr>
        <w:numPr>
          <w:ilvl w:val="0"/>
          <w:numId w:val="51"/>
        </w:numPr>
        <w:pBdr>
          <w:top w:val="nil"/>
          <w:left w:val="nil"/>
          <w:bottom w:val="nil"/>
          <w:right w:val="nil"/>
          <w:between w:val="nil"/>
        </w:pBdr>
        <w:spacing w:after="0" w:line="240" w:lineRule="auto"/>
        <w:ind w:left="567" w:hanging="567"/>
        <w:rPr>
          <w:rFonts w:ascii="Times New Roman" w:eastAsia="Times New Roman" w:hAnsi="Times New Roman" w:cs="Times New Roman"/>
        </w:rPr>
      </w:pPr>
      <w:r>
        <w:rPr>
          <w:rFonts w:ascii="Times New Roman" w:eastAsia="Times New Roman" w:hAnsi="Times New Roman" w:cs="Times New Roman"/>
          <w:i/>
          <w:iCs/>
          <w:color w:val="000000"/>
          <w:u w:val="single"/>
        </w:rPr>
        <w:t>Non-Exclusive Services and No Procurement Commitments</w:t>
      </w:r>
    </w:p>
    <w:p w14:paraId="6107E609" w14:textId="77777777" w:rsidR="00E46BA0" w:rsidRPr="000E7524" w:rsidRDefault="00E46BA0" w:rsidP="00E46BA0">
      <w:pPr>
        <w:pBdr>
          <w:top w:val="nil"/>
          <w:left w:val="nil"/>
          <w:bottom w:val="nil"/>
          <w:right w:val="nil"/>
          <w:between w:val="nil"/>
        </w:pBdr>
        <w:spacing w:after="0" w:line="240" w:lineRule="auto"/>
        <w:ind w:left="567"/>
        <w:rPr>
          <w:rFonts w:ascii="Times New Roman" w:hAnsi="Times New Roman"/>
          <w:i/>
          <w:color w:val="000000"/>
          <w:u w:val="single"/>
        </w:rPr>
      </w:pPr>
    </w:p>
    <w:p w14:paraId="0710C72E" w14:textId="77777777" w:rsidR="00E46BA0" w:rsidRDefault="00E46BA0" w:rsidP="00E46BA0">
      <w:pPr>
        <w:pBdr>
          <w:top w:val="nil"/>
          <w:left w:val="nil"/>
          <w:bottom w:val="nil"/>
          <w:right w:val="nil"/>
          <w:between w:val="nil"/>
        </w:pBdr>
        <w:spacing w:after="0" w:line="240" w:lineRule="auto"/>
        <w:ind w:left="567"/>
        <w:jc w:val="both"/>
        <w:rPr>
          <w:rFonts w:ascii="Times New Roman" w:eastAsia="Times New Roman" w:hAnsi="Times New Roman" w:cs="Times New Roman"/>
          <w:color w:val="000000"/>
        </w:rPr>
      </w:pPr>
      <w:r w:rsidRPr="000E7524">
        <w:rPr>
          <w:rFonts w:ascii="Times New Roman" w:hAnsi="Times New Roman"/>
          <w:color w:val="000000"/>
        </w:rPr>
        <w:t xml:space="preserve">The Service Provider </w:t>
      </w:r>
      <w:r>
        <w:rPr>
          <w:rFonts w:ascii="Times New Roman" w:eastAsia="Times New Roman" w:hAnsi="Times New Roman" w:cs="Times New Roman"/>
          <w:color w:val="000000"/>
        </w:rPr>
        <w:t>acknowledges that it is not being appointed as an exclusive supplier in relation to the Composite Software or any of the Services, and IndiGo may, at any time, perform any part of the Services/ develop Composite Software itself or procure the provision of the Composite Software/Services from a third party and that no procurement commitments, minimum or otherwise are being made by IndiGo to the Service Provider under this Agreement.</w:t>
      </w:r>
    </w:p>
    <w:p w14:paraId="0A675961" w14:textId="77777777" w:rsidR="00E46BA0" w:rsidRDefault="00E46BA0" w:rsidP="00E46BA0">
      <w:pPr>
        <w:pStyle w:val="ListParagraph"/>
        <w:spacing w:after="0" w:line="240" w:lineRule="auto"/>
        <w:ind w:left="567"/>
        <w:rPr>
          <w:rFonts w:ascii="Times New Roman" w:hAnsi="Times New Roman" w:cs="Times New Roman"/>
          <w:i/>
          <w:u w:val="single"/>
        </w:rPr>
      </w:pPr>
    </w:p>
    <w:p w14:paraId="4188CE4D" w14:textId="18FF04C9" w:rsidR="00514AE3" w:rsidRDefault="00514AE3" w:rsidP="00044902">
      <w:pPr>
        <w:pStyle w:val="ListParagraph"/>
        <w:numPr>
          <w:ilvl w:val="0"/>
          <w:numId w:val="14"/>
        </w:numPr>
        <w:spacing w:after="0" w:line="240" w:lineRule="auto"/>
        <w:ind w:left="567" w:hanging="567"/>
        <w:rPr>
          <w:rFonts w:ascii="Times New Roman" w:hAnsi="Times New Roman" w:cs="Times New Roman"/>
          <w:i/>
          <w:u w:val="single"/>
        </w:rPr>
      </w:pPr>
      <w:r w:rsidRPr="00514AE3">
        <w:rPr>
          <w:rFonts w:ascii="Times New Roman" w:hAnsi="Times New Roman" w:cs="Times New Roman"/>
          <w:i/>
          <w:u w:val="single"/>
        </w:rPr>
        <w:t>Good Faith</w:t>
      </w:r>
    </w:p>
    <w:p w14:paraId="741F24F3" w14:textId="77777777" w:rsidR="0055453D" w:rsidRPr="00514AE3" w:rsidRDefault="0055453D" w:rsidP="0055453D">
      <w:pPr>
        <w:pStyle w:val="ListParagraph"/>
        <w:spacing w:after="0" w:line="240" w:lineRule="auto"/>
        <w:ind w:left="567"/>
        <w:rPr>
          <w:rFonts w:ascii="Times New Roman" w:hAnsi="Times New Roman" w:cs="Times New Roman"/>
          <w:i/>
          <w:u w:val="single"/>
        </w:rPr>
      </w:pPr>
    </w:p>
    <w:p w14:paraId="02B2CAFA" w14:textId="77777777" w:rsidR="00514AE3" w:rsidRPr="00514AE3" w:rsidRDefault="00514AE3" w:rsidP="00514AE3">
      <w:pPr>
        <w:pStyle w:val="ListParagraph"/>
        <w:spacing w:after="0" w:line="240" w:lineRule="auto"/>
        <w:ind w:left="567"/>
        <w:rPr>
          <w:rFonts w:ascii="Times New Roman" w:hAnsi="Times New Roman" w:cs="Times New Roman"/>
          <w:bCs/>
        </w:rPr>
      </w:pPr>
      <w:r w:rsidRPr="00514AE3">
        <w:rPr>
          <w:rFonts w:ascii="Times New Roman" w:hAnsi="Times New Roman" w:cs="Times New Roman"/>
          <w:bCs/>
        </w:rPr>
        <w:t xml:space="preserve">Each Party shall act in good faith in the performance of its obligations under this Agreement. </w:t>
      </w:r>
    </w:p>
    <w:p w14:paraId="42481EC3" w14:textId="77777777" w:rsidR="00514AE3" w:rsidRDefault="00514AE3" w:rsidP="00514AE3">
      <w:pPr>
        <w:pStyle w:val="ListParagraph"/>
        <w:spacing w:after="0" w:line="240" w:lineRule="auto"/>
        <w:ind w:left="567"/>
        <w:rPr>
          <w:rFonts w:ascii="Times New Roman" w:hAnsi="Times New Roman" w:cs="Times New Roman"/>
          <w:b/>
          <w:u w:val="single"/>
        </w:rPr>
      </w:pPr>
    </w:p>
    <w:p w14:paraId="35B4696E" w14:textId="5D794C63" w:rsidR="00514AE3" w:rsidRDefault="00514AE3" w:rsidP="00514AE3">
      <w:pPr>
        <w:pStyle w:val="ListParagraph"/>
        <w:numPr>
          <w:ilvl w:val="0"/>
          <w:numId w:val="14"/>
        </w:numPr>
        <w:spacing w:after="0" w:line="240" w:lineRule="auto"/>
        <w:ind w:left="567" w:hanging="567"/>
        <w:jc w:val="both"/>
        <w:rPr>
          <w:rFonts w:ascii="Times New Roman" w:hAnsi="Times New Roman" w:cs="Times New Roman"/>
          <w:bCs/>
          <w:i/>
          <w:iCs/>
          <w:u w:val="single"/>
        </w:rPr>
      </w:pPr>
      <w:r w:rsidRPr="00514AE3">
        <w:rPr>
          <w:rFonts w:ascii="Times New Roman" w:hAnsi="Times New Roman" w:cs="Times New Roman"/>
          <w:bCs/>
          <w:i/>
          <w:iCs/>
          <w:u w:val="single"/>
        </w:rPr>
        <w:t>Customer Dependencie</w:t>
      </w:r>
      <w:r>
        <w:rPr>
          <w:rFonts w:ascii="Times New Roman" w:hAnsi="Times New Roman" w:cs="Times New Roman"/>
          <w:bCs/>
          <w:i/>
          <w:iCs/>
          <w:u w:val="single"/>
        </w:rPr>
        <w:t>s</w:t>
      </w:r>
    </w:p>
    <w:p w14:paraId="56ED30FB" w14:textId="77777777" w:rsidR="0055453D" w:rsidRPr="00514AE3" w:rsidRDefault="0055453D" w:rsidP="0055453D">
      <w:pPr>
        <w:pStyle w:val="ListParagraph"/>
        <w:spacing w:after="0" w:line="240" w:lineRule="auto"/>
        <w:ind w:left="567"/>
        <w:jc w:val="both"/>
        <w:rPr>
          <w:rFonts w:ascii="Times New Roman" w:hAnsi="Times New Roman" w:cs="Times New Roman"/>
          <w:bCs/>
          <w:i/>
          <w:iCs/>
          <w:u w:val="single"/>
        </w:rPr>
      </w:pPr>
    </w:p>
    <w:p w14:paraId="3BD5BC5D" w14:textId="77777777" w:rsidR="00514AE3" w:rsidRDefault="00514AE3" w:rsidP="00514AE3">
      <w:pPr>
        <w:pStyle w:val="ListParagraph"/>
        <w:spacing w:after="0" w:line="240" w:lineRule="auto"/>
        <w:ind w:left="567"/>
        <w:jc w:val="both"/>
        <w:rPr>
          <w:rFonts w:ascii="Times New Roman" w:hAnsi="Times New Roman" w:cs="Times New Roman"/>
          <w:bCs/>
        </w:rPr>
      </w:pPr>
      <w:r w:rsidRPr="00514AE3">
        <w:rPr>
          <w:rFonts w:ascii="Times New Roman" w:hAnsi="Times New Roman" w:cs="Times New Roman"/>
          <w:bCs/>
        </w:rPr>
        <w:t xml:space="preserve">Any dependencies or responsibilities of the Customer shall be explicitly set forth in the relevant SOW or Change Order, and no additional commitments, resource requirements or obligations shall be imposed on the Customer unless mutually agreed in writing. If the Customer has not met any such responsibility and the same is impacting the Services or Deliverables, the Service Provider shall promptly notify the Customer specifying the unfulfilled responsibility and the probable impact of non-fulfilment. </w:t>
      </w:r>
    </w:p>
    <w:p w14:paraId="7832CE37" w14:textId="77777777" w:rsidR="00514AE3" w:rsidRDefault="00514AE3" w:rsidP="00514AE3">
      <w:pPr>
        <w:pStyle w:val="ListParagraph"/>
        <w:spacing w:after="0" w:line="240" w:lineRule="auto"/>
        <w:ind w:left="567"/>
        <w:jc w:val="both"/>
        <w:rPr>
          <w:rFonts w:ascii="Times New Roman" w:hAnsi="Times New Roman" w:cs="Times New Roman"/>
          <w:bCs/>
        </w:rPr>
      </w:pPr>
    </w:p>
    <w:p w14:paraId="2DF335A5" w14:textId="22684AF2" w:rsidR="00514AE3" w:rsidRDefault="00514AE3" w:rsidP="00514AE3">
      <w:pPr>
        <w:pStyle w:val="ListParagraph"/>
        <w:numPr>
          <w:ilvl w:val="0"/>
          <w:numId w:val="14"/>
        </w:numPr>
        <w:spacing w:after="0" w:line="240" w:lineRule="auto"/>
        <w:ind w:left="567" w:hanging="567"/>
        <w:jc w:val="both"/>
        <w:rPr>
          <w:rFonts w:ascii="Times New Roman" w:hAnsi="Times New Roman" w:cs="Times New Roman"/>
          <w:bCs/>
          <w:i/>
          <w:iCs/>
          <w:u w:val="single"/>
        </w:rPr>
      </w:pPr>
      <w:r w:rsidRPr="00514AE3">
        <w:rPr>
          <w:rFonts w:ascii="Times New Roman" w:hAnsi="Times New Roman" w:cs="Times New Roman"/>
          <w:bCs/>
          <w:i/>
          <w:iCs/>
          <w:u w:val="single"/>
        </w:rPr>
        <w:t>Cumulative Remedies</w:t>
      </w:r>
    </w:p>
    <w:p w14:paraId="27053F5D" w14:textId="77777777" w:rsidR="0055453D" w:rsidRPr="00514AE3" w:rsidRDefault="0055453D" w:rsidP="0055453D">
      <w:pPr>
        <w:pStyle w:val="ListParagraph"/>
        <w:spacing w:after="0" w:line="240" w:lineRule="auto"/>
        <w:ind w:left="567"/>
        <w:jc w:val="both"/>
        <w:rPr>
          <w:rFonts w:ascii="Times New Roman" w:hAnsi="Times New Roman" w:cs="Times New Roman"/>
          <w:bCs/>
          <w:i/>
          <w:iCs/>
          <w:u w:val="single"/>
        </w:rPr>
      </w:pPr>
    </w:p>
    <w:p w14:paraId="27032D3B" w14:textId="11A814CE" w:rsidR="00514AE3" w:rsidRDefault="00514AE3" w:rsidP="00514AE3">
      <w:pPr>
        <w:pStyle w:val="ListParagraph"/>
        <w:spacing w:after="0" w:line="240" w:lineRule="auto"/>
        <w:ind w:left="567"/>
        <w:jc w:val="both"/>
        <w:rPr>
          <w:rFonts w:ascii="Times New Roman" w:hAnsi="Times New Roman" w:cs="Times New Roman"/>
          <w:bCs/>
        </w:rPr>
      </w:pPr>
      <w:r w:rsidRPr="00514AE3">
        <w:rPr>
          <w:rFonts w:ascii="Times New Roman" w:hAnsi="Times New Roman" w:cs="Times New Roman"/>
          <w:bCs/>
        </w:rPr>
        <w:t>Except where an exclusive remedy is expressly specified, the exercise by either Party of any remedy under this Agreement (including termination) shall be without prejudice to any other remedies available to it under this Agreement, at law or otherwise.</w:t>
      </w:r>
    </w:p>
    <w:p w14:paraId="58BC5200" w14:textId="77777777" w:rsidR="00514AE3" w:rsidRPr="00514AE3" w:rsidRDefault="00514AE3" w:rsidP="00514AE3">
      <w:pPr>
        <w:pStyle w:val="ListParagraph"/>
        <w:spacing w:after="0" w:line="240" w:lineRule="auto"/>
        <w:ind w:left="567"/>
        <w:jc w:val="both"/>
        <w:rPr>
          <w:rFonts w:ascii="Times New Roman" w:hAnsi="Times New Roman" w:cs="Times New Roman"/>
          <w:bCs/>
        </w:rPr>
      </w:pPr>
    </w:p>
    <w:p w14:paraId="7DDAE742" w14:textId="7D1944B1" w:rsidR="00831593" w:rsidRPr="0055453D" w:rsidRDefault="00AD4DC7" w:rsidP="0055453D">
      <w:pPr>
        <w:pStyle w:val="ListParagraph"/>
        <w:numPr>
          <w:ilvl w:val="0"/>
          <w:numId w:val="14"/>
        </w:numPr>
        <w:spacing w:after="0" w:line="240" w:lineRule="auto"/>
        <w:ind w:left="567" w:hanging="567"/>
        <w:rPr>
          <w:rFonts w:ascii="Times New Roman" w:hAnsi="Times New Roman" w:cs="Times New Roman"/>
          <w:b/>
          <w:u w:val="single"/>
        </w:rPr>
      </w:pPr>
      <w:r w:rsidRPr="00BB710F">
        <w:rPr>
          <w:rFonts w:ascii="Times New Roman" w:hAnsi="Times New Roman" w:cs="Times New Roman"/>
          <w:i/>
          <w:u w:val="single"/>
        </w:rPr>
        <w:t>Counterparts</w:t>
      </w:r>
      <w:r w:rsidRPr="00BB710F">
        <w:rPr>
          <w:rFonts w:ascii="Times New Roman" w:hAnsi="Times New Roman" w:cs="Times New Roman"/>
          <w:u w:val="single"/>
        </w:rPr>
        <w:t xml:space="preserve"> </w:t>
      </w:r>
    </w:p>
    <w:p w14:paraId="6C18E431" w14:textId="77777777" w:rsidR="0055453D" w:rsidRPr="0055453D" w:rsidRDefault="0055453D" w:rsidP="0055453D">
      <w:pPr>
        <w:pStyle w:val="ListParagraph"/>
        <w:spacing w:after="0" w:line="240" w:lineRule="auto"/>
        <w:ind w:left="567"/>
        <w:rPr>
          <w:rFonts w:ascii="Times New Roman" w:hAnsi="Times New Roman" w:cs="Times New Roman"/>
          <w:b/>
          <w:u w:val="single"/>
        </w:rPr>
      </w:pPr>
    </w:p>
    <w:p w14:paraId="51E6D7DF" w14:textId="77777777" w:rsidR="00893C7D" w:rsidRPr="00BB710F" w:rsidRDefault="00AD4DC7" w:rsidP="007E40E4">
      <w:pPr>
        <w:pStyle w:val="ListParagraph"/>
        <w:spacing w:after="0" w:line="240" w:lineRule="auto"/>
        <w:ind w:left="567"/>
        <w:rPr>
          <w:rFonts w:ascii="Times New Roman" w:hAnsi="Times New Roman" w:cs="Times New Roman"/>
        </w:rPr>
      </w:pPr>
      <w:r w:rsidRPr="00BB710F">
        <w:rPr>
          <w:rFonts w:ascii="Times New Roman" w:hAnsi="Times New Roman" w:cs="Times New Roman"/>
        </w:rPr>
        <w:t>This Agreement may be executed in counterparts, each of which shall be deemed an original and all of which together shall constitute one instrument.</w:t>
      </w:r>
    </w:p>
    <w:p w14:paraId="1FF45A75" w14:textId="77777777" w:rsidR="00E71E6E" w:rsidRPr="00BB710F" w:rsidRDefault="00E71E6E" w:rsidP="00E34CAE">
      <w:pPr>
        <w:pStyle w:val="ListParagraph"/>
        <w:spacing w:after="0" w:line="240" w:lineRule="auto"/>
        <w:ind w:left="360"/>
        <w:rPr>
          <w:rFonts w:ascii="Times New Roman" w:hAnsi="Times New Roman" w:cs="Times New Roman"/>
        </w:rPr>
      </w:pPr>
    </w:p>
    <w:p w14:paraId="194FF8EA" w14:textId="6CAF5B94" w:rsidR="001E630E" w:rsidRPr="00914D0B" w:rsidRDefault="001E630E" w:rsidP="00914D0B">
      <w:pPr>
        <w:rPr>
          <w:rFonts w:ascii="Times New Roman" w:hAnsi="Times New Roman" w:cs="Times New Roman"/>
          <w:b/>
        </w:rPr>
      </w:pPr>
      <w:r w:rsidRPr="00BB710F">
        <w:rPr>
          <w:rFonts w:ascii="Times New Roman" w:hAnsi="Times New Roman" w:cs="Times New Roman"/>
          <w:b/>
        </w:rPr>
        <w:lastRenderedPageBreak/>
        <w:t xml:space="preserve">IN WITNESS WHEREOF </w:t>
      </w:r>
      <w:r w:rsidRPr="00BB710F">
        <w:rPr>
          <w:rFonts w:ascii="Times New Roman" w:hAnsi="Times New Roman" w:cs="Times New Roman"/>
        </w:rPr>
        <w:t>the Parties have hereunto executed these presents on the day and the date first herein above written.</w:t>
      </w:r>
    </w:p>
    <w:p w14:paraId="2C0CDC56" w14:textId="77777777" w:rsidR="001E630E" w:rsidRPr="00BB710F" w:rsidRDefault="001E630E" w:rsidP="00E34CAE">
      <w:pPr>
        <w:pStyle w:val="ListParagraph"/>
        <w:spacing w:after="0" w:line="240" w:lineRule="auto"/>
        <w:ind w:left="360"/>
        <w:rPr>
          <w:rFonts w:ascii="Times New Roman" w:hAnsi="Times New Roman" w:cs="Times New Roman"/>
          <w:b/>
        </w:rPr>
      </w:pPr>
    </w:p>
    <w:p w14:paraId="046D92FB" w14:textId="77777777" w:rsidR="001E630E" w:rsidRPr="00BB710F" w:rsidRDefault="001E630E" w:rsidP="00E34CAE">
      <w:pPr>
        <w:pStyle w:val="ListParagraph"/>
        <w:spacing w:after="0" w:line="240" w:lineRule="auto"/>
        <w:ind w:left="360"/>
        <w:rPr>
          <w:rFonts w:ascii="Times New Roman" w:hAnsi="Times New Roman" w:cs="Times New Roman"/>
          <w:b/>
        </w:rPr>
      </w:pPr>
    </w:p>
    <w:tbl>
      <w:tblPr>
        <w:tblpPr w:leftFromText="180" w:rightFromText="180" w:vertAnchor="text" w:horzAnchor="margin" w:tblpXSpec="center"/>
        <w:tblOverlap w:val="neve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95"/>
        <w:gridCol w:w="4590"/>
      </w:tblGrid>
      <w:tr w:rsidR="0059275A" w:rsidRPr="00BB710F" w14:paraId="7707BA1E" w14:textId="77777777" w:rsidTr="00D33345">
        <w:trPr>
          <w:trHeight w:val="3230"/>
        </w:trPr>
        <w:tc>
          <w:tcPr>
            <w:tcW w:w="4495" w:type="dxa"/>
          </w:tcPr>
          <w:p w14:paraId="7AAC6273" w14:textId="77777777" w:rsidR="0059275A" w:rsidRPr="00BB710F" w:rsidRDefault="0059275A" w:rsidP="007E40E4">
            <w:pPr>
              <w:spacing w:after="0" w:line="240" w:lineRule="auto"/>
              <w:jc w:val="both"/>
              <w:rPr>
                <w:rFonts w:ascii="Times New Roman" w:hAnsi="Times New Roman" w:cs="Times New Roman"/>
              </w:rPr>
            </w:pPr>
            <w:r w:rsidRPr="00BB710F">
              <w:rPr>
                <w:rFonts w:ascii="Times New Roman" w:hAnsi="Times New Roman" w:cs="Times New Roman"/>
              </w:rPr>
              <w:t>SIGNED AND DELIVERED</w:t>
            </w:r>
          </w:p>
          <w:p w14:paraId="23C88559" w14:textId="613F8851" w:rsidR="0059275A" w:rsidRPr="00BB710F" w:rsidRDefault="0059275A" w:rsidP="007E40E4">
            <w:pPr>
              <w:spacing w:after="0" w:line="240" w:lineRule="auto"/>
              <w:jc w:val="both"/>
              <w:rPr>
                <w:rFonts w:ascii="Times New Roman" w:hAnsi="Times New Roman" w:cs="Times New Roman"/>
              </w:rPr>
            </w:pPr>
            <w:r w:rsidRPr="00BB710F">
              <w:rPr>
                <w:rFonts w:ascii="Times New Roman" w:hAnsi="Times New Roman" w:cs="Times New Roman"/>
              </w:rPr>
              <w:t>On behalf of</w:t>
            </w:r>
            <w:r w:rsidR="00916199">
              <w:rPr>
                <w:rFonts w:ascii="Times New Roman" w:hAnsi="Times New Roman" w:cs="Times New Roman"/>
              </w:rPr>
              <w:t xml:space="preserve"> </w:t>
            </w:r>
            <w:proofErr w:type="spellStart"/>
            <w:r w:rsidR="003A2F3B" w:rsidRPr="00916199">
              <w:rPr>
                <w:rFonts w:ascii="Times New Roman" w:hAnsi="Times New Roman" w:cs="Times New Roman"/>
              </w:rPr>
              <w:t>Lagozon</w:t>
            </w:r>
            <w:proofErr w:type="spellEnd"/>
            <w:r w:rsidR="003A2F3B" w:rsidRPr="00916199">
              <w:rPr>
                <w:rFonts w:ascii="Times New Roman" w:hAnsi="Times New Roman" w:cs="Times New Roman"/>
              </w:rPr>
              <w:t xml:space="preserve"> Technologies Pvt. Ltd</w:t>
            </w:r>
            <w:r w:rsidR="003A2F3B" w:rsidRPr="00BB710F">
              <w:rPr>
                <w:rFonts w:ascii="Times New Roman" w:hAnsi="Times New Roman" w:cs="Times New Roman"/>
              </w:rPr>
              <w:t xml:space="preserve"> </w:t>
            </w:r>
            <w:r w:rsidRPr="00BB710F">
              <w:rPr>
                <w:rFonts w:ascii="Times New Roman" w:hAnsi="Times New Roman" w:cs="Times New Roman"/>
              </w:rPr>
              <w:t xml:space="preserve"> </w:t>
            </w:r>
            <w:r w:rsidR="00006D63" w:rsidRPr="00916199">
              <w:rPr>
                <w:rFonts w:ascii="Times New Roman" w:hAnsi="Times New Roman" w:cs="Times New Roman"/>
              </w:rPr>
              <w:t xml:space="preserve"> </w:t>
            </w:r>
            <w:r w:rsidR="009C043E" w:rsidRPr="00916199">
              <w:rPr>
                <w:rFonts w:ascii="Times New Roman" w:hAnsi="Times New Roman" w:cs="Times New Roman"/>
              </w:rPr>
              <w:t xml:space="preserve"> </w:t>
            </w:r>
            <w:r w:rsidR="002624E2" w:rsidRPr="00916199">
              <w:rPr>
                <w:rFonts w:ascii="Times New Roman" w:hAnsi="Times New Roman" w:cs="Times New Roman"/>
              </w:rPr>
              <w:t>____</w:t>
            </w:r>
            <w:r w:rsidRPr="00BB710F">
              <w:rPr>
                <w:rFonts w:ascii="Times New Roman" w:hAnsi="Times New Roman" w:cs="Times New Roman"/>
              </w:rPr>
              <w:t xml:space="preserve"> </w:t>
            </w:r>
          </w:p>
          <w:p w14:paraId="7981CE22" w14:textId="6CC3F595" w:rsidR="0059275A" w:rsidRPr="00BB710F" w:rsidRDefault="003F451E" w:rsidP="007E40E4">
            <w:pPr>
              <w:pBdr>
                <w:bottom w:val="single" w:sz="12" w:space="1" w:color="auto"/>
              </w:pBdr>
              <w:spacing w:after="0" w:line="240" w:lineRule="auto"/>
              <w:jc w:val="both"/>
              <w:rPr>
                <w:rFonts w:ascii="Times New Roman" w:hAnsi="Times New Roman" w:cs="Times New Roman"/>
              </w:rPr>
            </w:pPr>
            <w:r w:rsidRPr="00BB710F">
              <w:rPr>
                <w:rFonts w:ascii="Times New Roman" w:hAnsi="Times New Roman" w:cs="Times New Roman"/>
              </w:rPr>
              <w:t>Name:</w:t>
            </w:r>
          </w:p>
          <w:p w14:paraId="0CC63B89" w14:textId="77777777" w:rsidR="003F451E" w:rsidRPr="00BB710F" w:rsidRDefault="003F451E" w:rsidP="007E40E4">
            <w:pPr>
              <w:pBdr>
                <w:bottom w:val="single" w:sz="12" w:space="1" w:color="auto"/>
              </w:pBdr>
              <w:spacing w:after="0" w:line="240" w:lineRule="auto"/>
              <w:jc w:val="both"/>
              <w:rPr>
                <w:rFonts w:ascii="Times New Roman" w:hAnsi="Times New Roman" w:cs="Times New Roman"/>
              </w:rPr>
            </w:pPr>
          </w:p>
          <w:p w14:paraId="2BE6B197" w14:textId="4C37B7E2" w:rsidR="003F451E" w:rsidRPr="00BB710F" w:rsidRDefault="003F451E" w:rsidP="007E40E4">
            <w:pPr>
              <w:pBdr>
                <w:bottom w:val="single" w:sz="12" w:space="1" w:color="auto"/>
              </w:pBdr>
              <w:spacing w:after="0" w:line="240" w:lineRule="auto"/>
              <w:jc w:val="both"/>
              <w:rPr>
                <w:rFonts w:ascii="Times New Roman" w:hAnsi="Times New Roman" w:cs="Times New Roman"/>
              </w:rPr>
            </w:pPr>
            <w:r w:rsidRPr="00BB710F">
              <w:rPr>
                <w:rFonts w:ascii="Times New Roman" w:hAnsi="Times New Roman" w:cs="Times New Roman"/>
              </w:rPr>
              <w:t>Designation:</w:t>
            </w:r>
          </w:p>
          <w:p w14:paraId="29B179E9" w14:textId="77777777" w:rsidR="0059275A" w:rsidRDefault="009C0F02" w:rsidP="007E40E4">
            <w:pPr>
              <w:pBdr>
                <w:bottom w:val="single" w:sz="12" w:space="1" w:color="auto"/>
              </w:pBdr>
              <w:spacing w:after="0" w:line="240" w:lineRule="auto"/>
              <w:jc w:val="both"/>
              <w:rPr>
                <w:rFonts w:ascii="Times New Roman" w:hAnsi="Times New Roman" w:cs="Times New Roman"/>
              </w:rPr>
            </w:pPr>
            <w:r w:rsidRPr="00BB710F">
              <w:rPr>
                <w:rFonts w:ascii="Times New Roman" w:hAnsi="Times New Roman" w:cs="Times New Roman"/>
              </w:rPr>
              <w:t>(</w:t>
            </w:r>
            <w:proofErr w:type="spellStart"/>
            <w:r w:rsidRPr="00BB710F">
              <w:rPr>
                <w:rFonts w:ascii="Times New Roman" w:hAnsi="Times New Roman" w:cs="Times New Roman"/>
              </w:rPr>
              <w:t>Authorised</w:t>
            </w:r>
            <w:proofErr w:type="spellEnd"/>
            <w:r w:rsidRPr="00BB710F">
              <w:rPr>
                <w:rFonts w:ascii="Times New Roman" w:hAnsi="Times New Roman" w:cs="Times New Roman"/>
              </w:rPr>
              <w:t xml:space="preserve"> Signatory)</w:t>
            </w:r>
          </w:p>
          <w:p w14:paraId="4055A0C6" w14:textId="77777777" w:rsidR="00856C6C" w:rsidRDefault="00856C6C" w:rsidP="007E40E4">
            <w:pPr>
              <w:pBdr>
                <w:bottom w:val="single" w:sz="12" w:space="1" w:color="auto"/>
              </w:pBdr>
              <w:spacing w:after="0" w:line="240" w:lineRule="auto"/>
              <w:jc w:val="both"/>
              <w:rPr>
                <w:rFonts w:ascii="Times New Roman" w:hAnsi="Times New Roman" w:cs="Times New Roman"/>
              </w:rPr>
            </w:pPr>
          </w:p>
          <w:p w14:paraId="0EB88A2A" w14:textId="028ABDC8" w:rsidR="00856C6C" w:rsidRPr="00BB710F" w:rsidRDefault="00856C6C" w:rsidP="007E40E4">
            <w:pPr>
              <w:pBdr>
                <w:bottom w:val="single" w:sz="12" w:space="1" w:color="auto"/>
              </w:pBdr>
              <w:spacing w:after="0" w:line="240" w:lineRule="auto"/>
              <w:jc w:val="both"/>
              <w:rPr>
                <w:rFonts w:ascii="Times New Roman" w:hAnsi="Times New Roman" w:cs="Times New Roman"/>
              </w:rPr>
            </w:pPr>
          </w:p>
        </w:tc>
        <w:tc>
          <w:tcPr>
            <w:tcW w:w="4590" w:type="dxa"/>
          </w:tcPr>
          <w:p w14:paraId="58991BDD" w14:textId="77777777" w:rsidR="0059275A" w:rsidRPr="00BB710F" w:rsidRDefault="0059275A" w:rsidP="007E40E4">
            <w:pPr>
              <w:spacing w:after="0" w:line="240" w:lineRule="auto"/>
              <w:jc w:val="both"/>
              <w:rPr>
                <w:rFonts w:ascii="Times New Roman" w:hAnsi="Times New Roman" w:cs="Times New Roman"/>
              </w:rPr>
            </w:pPr>
            <w:r w:rsidRPr="00BB710F">
              <w:rPr>
                <w:rFonts w:ascii="Times New Roman" w:hAnsi="Times New Roman" w:cs="Times New Roman"/>
              </w:rPr>
              <w:t>SIGNED AND DELIVERED</w:t>
            </w:r>
          </w:p>
          <w:p w14:paraId="04CEC661" w14:textId="77777777" w:rsidR="0059275A" w:rsidRPr="00BB710F" w:rsidRDefault="0059275A" w:rsidP="007E40E4">
            <w:pPr>
              <w:spacing w:after="0" w:line="240" w:lineRule="auto"/>
              <w:jc w:val="both"/>
              <w:rPr>
                <w:rFonts w:ascii="Times New Roman" w:hAnsi="Times New Roman" w:cs="Times New Roman"/>
              </w:rPr>
            </w:pPr>
            <w:r w:rsidRPr="00BB710F">
              <w:rPr>
                <w:rFonts w:ascii="Times New Roman" w:hAnsi="Times New Roman" w:cs="Times New Roman"/>
              </w:rPr>
              <w:t xml:space="preserve">On behalf of </w:t>
            </w:r>
            <w:proofErr w:type="spellStart"/>
            <w:r w:rsidRPr="00916199">
              <w:rPr>
                <w:rFonts w:ascii="Times New Roman" w:hAnsi="Times New Roman" w:cs="Times New Roman"/>
              </w:rPr>
              <w:t>InterGlobe</w:t>
            </w:r>
            <w:proofErr w:type="spellEnd"/>
            <w:r w:rsidRPr="00916199">
              <w:rPr>
                <w:rFonts w:ascii="Times New Roman" w:hAnsi="Times New Roman" w:cs="Times New Roman"/>
              </w:rPr>
              <w:t xml:space="preserve"> Aviation Limited </w:t>
            </w:r>
            <w:r w:rsidRPr="00BB710F">
              <w:rPr>
                <w:rFonts w:ascii="Times New Roman" w:hAnsi="Times New Roman" w:cs="Times New Roman"/>
              </w:rPr>
              <w:t>by</w:t>
            </w:r>
          </w:p>
          <w:p w14:paraId="0B9D2998" w14:textId="77777777" w:rsidR="0059275A" w:rsidRPr="00BB710F" w:rsidRDefault="0059275A" w:rsidP="007E40E4">
            <w:pPr>
              <w:spacing w:after="0" w:line="240" w:lineRule="auto"/>
              <w:jc w:val="both"/>
              <w:rPr>
                <w:rFonts w:ascii="Times New Roman" w:hAnsi="Times New Roman" w:cs="Times New Roman"/>
              </w:rPr>
            </w:pPr>
          </w:p>
          <w:p w14:paraId="27516218" w14:textId="77777777" w:rsidR="0059275A" w:rsidRPr="00BB710F" w:rsidRDefault="0059275A" w:rsidP="007E40E4">
            <w:pPr>
              <w:spacing w:after="0" w:line="240" w:lineRule="auto"/>
              <w:jc w:val="both"/>
              <w:rPr>
                <w:rFonts w:ascii="Times New Roman" w:hAnsi="Times New Roman" w:cs="Times New Roman"/>
              </w:rPr>
            </w:pPr>
          </w:p>
          <w:p w14:paraId="782CFD32" w14:textId="77777777" w:rsidR="00006D63" w:rsidRPr="00BB710F" w:rsidRDefault="00006D63" w:rsidP="007E40E4">
            <w:pPr>
              <w:spacing w:after="0" w:line="240" w:lineRule="auto"/>
              <w:jc w:val="both"/>
              <w:rPr>
                <w:rFonts w:ascii="Times New Roman" w:hAnsi="Times New Roman" w:cs="Times New Roman"/>
              </w:rPr>
            </w:pPr>
          </w:p>
          <w:p w14:paraId="70FA5621" w14:textId="77777777" w:rsidR="0059275A" w:rsidRPr="00BB710F" w:rsidRDefault="0059275A" w:rsidP="007E40E4">
            <w:pPr>
              <w:spacing w:after="0" w:line="240" w:lineRule="auto"/>
              <w:jc w:val="both"/>
              <w:rPr>
                <w:rFonts w:ascii="Times New Roman" w:hAnsi="Times New Roman" w:cs="Times New Roman"/>
              </w:rPr>
            </w:pPr>
          </w:p>
          <w:p w14:paraId="56230928" w14:textId="77777777" w:rsidR="00DF2D1F" w:rsidRPr="00BB710F" w:rsidRDefault="00DF2D1F" w:rsidP="007E40E4">
            <w:pPr>
              <w:spacing w:after="0" w:line="240" w:lineRule="auto"/>
              <w:jc w:val="both"/>
              <w:rPr>
                <w:rFonts w:ascii="Times New Roman" w:hAnsi="Times New Roman" w:cs="Times New Roman"/>
              </w:rPr>
            </w:pPr>
          </w:p>
          <w:p w14:paraId="73AED13B" w14:textId="77777777" w:rsidR="00DF2D1F" w:rsidRPr="00BB710F" w:rsidRDefault="00DF2D1F" w:rsidP="007E40E4">
            <w:pPr>
              <w:spacing w:after="0" w:line="240" w:lineRule="auto"/>
              <w:jc w:val="both"/>
              <w:rPr>
                <w:rFonts w:ascii="Times New Roman" w:hAnsi="Times New Roman" w:cs="Times New Roman"/>
              </w:rPr>
            </w:pPr>
          </w:p>
          <w:p w14:paraId="149DC670" w14:textId="77777777" w:rsidR="00DF2D1F" w:rsidRPr="00BB710F" w:rsidRDefault="00DF2D1F" w:rsidP="007E40E4">
            <w:pPr>
              <w:spacing w:after="0" w:line="240" w:lineRule="auto"/>
              <w:jc w:val="both"/>
              <w:rPr>
                <w:rFonts w:ascii="Times New Roman" w:hAnsi="Times New Roman" w:cs="Times New Roman"/>
              </w:rPr>
            </w:pPr>
          </w:p>
          <w:p w14:paraId="4EC730A4" w14:textId="77AF5501" w:rsidR="00D33345" w:rsidRPr="00BB710F" w:rsidRDefault="003F451E" w:rsidP="007E40E4">
            <w:pPr>
              <w:spacing w:after="0" w:line="240" w:lineRule="auto"/>
              <w:jc w:val="both"/>
              <w:rPr>
                <w:rFonts w:ascii="Times New Roman" w:hAnsi="Times New Roman" w:cs="Times New Roman"/>
              </w:rPr>
            </w:pPr>
            <w:r w:rsidRPr="00BB710F">
              <w:rPr>
                <w:rFonts w:ascii="Times New Roman" w:hAnsi="Times New Roman" w:cs="Times New Roman"/>
              </w:rPr>
              <w:t>Name:</w:t>
            </w:r>
            <w:r w:rsidR="00DE1B20">
              <w:rPr>
                <w:rFonts w:ascii="Times New Roman" w:hAnsi="Times New Roman" w:cs="Times New Roman"/>
              </w:rPr>
              <w:t xml:space="preserve"> </w:t>
            </w:r>
          </w:p>
          <w:p w14:paraId="109644A0" w14:textId="77777777" w:rsidR="003F451E" w:rsidRPr="00BB710F" w:rsidRDefault="003F451E" w:rsidP="007E40E4">
            <w:pPr>
              <w:spacing w:after="0" w:line="240" w:lineRule="auto"/>
              <w:jc w:val="both"/>
              <w:rPr>
                <w:rFonts w:ascii="Times New Roman" w:hAnsi="Times New Roman" w:cs="Times New Roman"/>
              </w:rPr>
            </w:pPr>
          </w:p>
          <w:p w14:paraId="34B13B42" w14:textId="1C5CF1FD" w:rsidR="003F451E" w:rsidRPr="00BB710F" w:rsidRDefault="003F451E" w:rsidP="007E40E4">
            <w:pPr>
              <w:spacing w:after="0" w:line="240" w:lineRule="auto"/>
              <w:jc w:val="both"/>
              <w:rPr>
                <w:rFonts w:ascii="Times New Roman" w:hAnsi="Times New Roman" w:cs="Times New Roman"/>
              </w:rPr>
            </w:pPr>
            <w:r w:rsidRPr="00BB710F">
              <w:rPr>
                <w:rFonts w:ascii="Times New Roman" w:hAnsi="Times New Roman" w:cs="Times New Roman"/>
              </w:rPr>
              <w:t>Designation:</w:t>
            </w:r>
            <w:r w:rsidR="00DE1B20">
              <w:rPr>
                <w:rFonts w:ascii="Times New Roman" w:hAnsi="Times New Roman" w:cs="Times New Roman"/>
              </w:rPr>
              <w:t xml:space="preserve"> </w:t>
            </w:r>
          </w:p>
          <w:p w14:paraId="7AD86391" w14:textId="77777777" w:rsidR="009C0F02" w:rsidRPr="00BB710F" w:rsidRDefault="009C0F02" w:rsidP="009C0F02">
            <w:pPr>
              <w:pBdr>
                <w:bottom w:val="single" w:sz="12" w:space="1" w:color="auto"/>
              </w:pBdr>
              <w:spacing w:after="0" w:line="240" w:lineRule="auto"/>
              <w:jc w:val="both"/>
              <w:rPr>
                <w:rFonts w:ascii="Times New Roman" w:hAnsi="Times New Roman" w:cs="Times New Roman"/>
              </w:rPr>
            </w:pPr>
            <w:r w:rsidRPr="00BB710F">
              <w:rPr>
                <w:rFonts w:ascii="Times New Roman" w:hAnsi="Times New Roman" w:cs="Times New Roman"/>
              </w:rPr>
              <w:t>(</w:t>
            </w:r>
            <w:proofErr w:type="spellStart"/>
            <w:r w:rsidRPr="00BB710F">
              <w:rPr>
                <w:rFonts w:ascii="Times New Roman" w:hAnsi="Times New Roman" w:cs="Times New Roman"/>
              </w:rPr>
              <w:t>Authorised</w:t>
            </w:r>
            <w:proofErr w:type="spellEnd"/>
            <w:r w:rsidRPr="00BB710F">
              <w:rPr>
                <w:rFonts w:ascii="Times New Roman" w:hAnsi="Times New Roman" w:cs="Times New Roman"/>
              </w:rPr>
              <w:t xml:space="preserve"> Signatory)</w:t>
            </w:r>
          </w:p>
          <w:p w14:paraId="43916A47" w14:textId="77777777" w:rsidR="0041105C" w:rsidRPr="00BB710F" w:rsidRDefault="0041105C" w:rsidP="009C0F02">
            <w:pPr>
              <w:pBdr>
                <w:bottom w:val="single" w:sz="12" w:space="1" w:color="auto"/>
              </w:pBdr>
              <w:spacing w:after="0" w:line="240" w:lineRule="auto"/>
              <w:jc w:val="both"/>
              <w:rPr>
                <w:rFonts w:ascii="Times New Roman" w:hAnsi="Times New Roman" w:cs="Times New Roman"/>
              </w:rPr>
            </w:pPr>
          </w:p>
          <w:p w14:paraId="1C623CA5" w14:textId="77777777" w:rsidR="00856C6C" w:rsidRDefault="00856C6C" w:rsidP="0041105C">
            <w:pPr>
              <w:spacing w:after="0" w:line="240" w:lineRule="auto"/>
              <w:jc w:val="both"/>
              <w:rPr>
                <w:rFonts w:ascii="Times New Roman" w:hAnsi="Times New Roman" w:cs="Times New Roman"/>
              </w:rPr>
            </w:pPr>
          </w:p>
          <w:p w14:paraId="15F329E5" w14:textId="77777777" w:rsidR="00856C6C" w:rsidRDefault="00856C6C" w:rsidP="0041105C">
            <w:pPr>
              <w:spacing w:after="0" w:line="240" w:lineRule="auto"/>
              <w:jc w:val="both"/>
              <w:rPr>
                <w:rFonts w:ascii="Times New Roman" w:hAnsi="Times New Roman" w:cs="Times New Roman"/>
              </w:rPr>
            </w:pPr>
          </w:p>
          <w:p w14:paraId="3C7B1E0E" w14:textId="77777777" w:rsidR="00856C6C" w:rsidRDefault="00856C6C" w:rsidP="0041105C">
            <w:pPr>
              <w:spacing w:after="0" w:line="240" w:lineRule="auto"/>
              <w:jc w:val="both"/>
              <w:rPr>
                <w:rFonts w:ascii="Times New Roman" w:hAnsi="Times New Roman" w:cs="Times New Roman"/>
              </w:rPr>
            </w:pPr>
          </w:p>
          <w:p w14:paraId="7F82839C" w14:textId="34BC3CAB" w:rsidR="0041105C" w:rsidRPr="00BB710F" w:rsidRDefault="0041105C" w:rsidP="0041105C">
            <w:pPr>
              <w:spacing w:after="0" w:line="240" w:lineRule="auto"/>
              <w:jc w:val="both"/>
              <w:rPr>
                <w:rFonts w:ascii="Times New Roman" w:hAnsi="Times New Roman" w:cs="Times New Roman"/>
              </w:rPr>
            </w:pPr>
            <w:r w:rsidRPr="00BB710F">
              <w:rPr>
                <w:rFonts w:ascii="Times New Roman" w:hAnsi="Times New Roman" w:cs="Times New Roman"/>
              </w:rPr>
              <w:t>Name:</w:t>
            </w:r>
          </w:p>
          <w:p w14:paraId="4CFFF5ED" w14:textId="77777777" w:rsidR="0041105C" w:rsidRPr="00BB710F" w:rsidRDefault="0041105C" w:rsidP="0041105C">
            <w:pPr>
              <w:spacing w:after="0" w:line="240" w:lineRule="auto"/>
              <w:jc w:val="both"/>
              <w:rPr>
                <w:rFonts w:ascii="Times New Roman" w:hAnsi="Times New Roman" w:cs="Times New Roman"/>
              </w:rPr>
            </w:pPr>
          </w:p>
          <w:p w14:paraId="128A617D" w14:textId="34704A15" w:rsidR="0041105C" w:rsidRPr="00BB710F" w:rsidRDefault="0041105C" w:rsidP="0041105C">
            <w:pPr>
              <w:spacing w:after="0" w:line="240" w:lineRule="auto"/>
              <w:jc w:val="both"/>
              <w:rPr>
                <w:rFonts w:ascii="Times New Roman" w:hAnsi="Times New Roman" w:cs="Times New Roman"/>
              </w:rPr>
            </w:pPr>
            <w:r w:rsidRPr="00BB710F">
              <w:rPr>
                <w:rFonts w:ascii="Times New Roman" w:hAnsi="Times New Roman" w:cs="Times New Roman"/>
              </w:rPr>
              <w:t>Designation:</w:t>
            </w:r>
            <w:r w:rsidR="002B6E74">
              <w:rPr>
                <w:rFonts w:ascii="Times New Roman" w:hAnsi="Times New Roman" w:cs="Times New Roman"/>
              </w:rPr>
              <w:t xml:space="preserve"> </w:t>
            </w:r>
          </w:p>
          <w:p w14:paraId="61CAAA76" w14:textId="77777777" w:rsidR="0041105C" w:rsidRPr="00BB710F" w:rsidRDefault="0041105C" w:rsidP="0041105C">
            <w:pPr>
              <w:pBdr>
                <w:bottom w:val="single" w:sz="12" w:space="1" w:color="auto"/>
              </w:pBdr>
              <w:spacing w:after="0" w:line="240" w:lineRule="auto"/>
              <w:jc w:val="both"/>
              <w:rPr>
                <w:rFonts w:ascii="Times New Roman" w:hAnsi="Times New Roman" w:cs="Times New Roman"/>
              </w:rPr>
            </w:pPr>
            <w:r w:rsidRPr="00BB710F">
              <w:rPr>
                <w:rFonts w:ascii="Times New Roman" w:hAnsi="Times New Roman" w:cs="Times New Roman"/>
              </w:rPr>
              <w:t>(</w:t>
            </w:r>
            <w:proofErr w:type="spellStart"/>
            <w:r w:rsidRPr="00BB710F">
              <w:rPr>
                <w:rFonts w:ascii="Times New Roman" w:hAnsi="Times New Roman" w:cs="Times New Roman"/>
              </w:rPr>
              <w:t>Authorised</w:t>
            </w:r>
            <w:proofErr w:type="spellEnd"/>
            <w:r w:rsidRPr="00BB710F">
              <w:rPr>
                <w:rFonts w:ascii="Times New Roman" w:hAnsi="Times New Roman" w:cs="Times New Roman"/>
              </w:rPr>
              <w:t xml:space="preserve"> Signatory)</w:t>
            </w:r>
          </w:p>
          <w:p w14:paraId="1C3FBCE5" w14:textId="77777777" w:rsidR="0041105C" w:rsidRPr="00BB710F" w:rsidRDefault="0041105C" w:rsidP="009C0F02">
            <w:pPr>
              <w:pBdr>
                <w:bottom w:val="single" w:sz="12" w:space="1" w:color="auto"/>
              </w:pBdr>
              <w:spacing w:after="0" w:line="240" w:lineRule="auto"/>
              <w:jc w:val="both"/>
              <w:rPr>
                <w:rFonts w:ascii="Times New Roman" w:hAnsi="Times New Roman" w:cs="Times New Roman"/>
              </w:rPr>
            </w:pPr>
          </w:p>
          <w:p w14:paraId="042ABFAB" w14:textId="77777777" w:rsidR="0059275A" w:rsidRPr="00BB710F" w:rsidRDefault="0059275A" w:rsidP="007E40E4">
            <w:pPr>
              <w:spacing w:after="0" w:line="240" w:lineRule="auto"/>
              <w:jc w:val="both"/>
              <w:rPr>
                <w:rFonts w:ascii="Times New Roman" w:hAnsi="Times New Roman" w:cs="Times New Roman"/>
              </w:rPr>
            </w:pPr>
          </w:p>
        </w:tc>
      </w:tr>
    </w:tbl>
    <w:p w14:paraId="7E7BF72C" w14:textId="0E3B1CA2" w:rsidR="00643AC8" w:rsidRPr="00BB710F" w:rsidRDefault="00643AC8" w:rsidP="007E40E4">
      <w:pPr>
        <w:spacing w:after="0" w:line="240" w:lineRule="auto"/>
        <w:jc w:val="center"/>
        <w:rPr>
          <w:rFonts w:ascii="Times New Roman" w:hAnsi="Times New Roman" w:cs="Times New Roman"/>
          <w:b/>
        </w:rPr>
      </w:pPr>
    </w:p>
    <w:p w14:paraId="74C650F0" w14:textId="77777777" w:rsidR="00643AC8" w:rsidRPr="00BB710F" w:rsidRDefault="00643AC8">
      <w:pPr>
        <w:rPr>
          <w:rFonts w:ascii="Times New Roman" w:hAnsi="Times New Roman" w:cs="Times New Roman"/>
          <w:b/>
        </w:rPr>
      </w:pPr>
      <w:r w:rsidRPr="00BB710F">
        <w:rPr>
          <w:rFonts w:ascii="Times New Roman" w:hAnsi="Times New Roman" w:cs="Times New Roman"/>
          <w:b/>
        </w:rPr>
        <w:br w:type="page"/>
      </w:r>
    </w:p>
    <w:p w14:paraId="0B867930" w14:textId="32A04616" w:rsidR="002624E2" w:rsidRDefault="00F4790E" w:rsidP="00914D0B">
      <w:pPr>
        <w:pStyle w:val="Title"/>
        <w:rPr>
          <w:rFonts w:ascii="Times New Roman" w:hAnsi="Times New Roman"/>
          <w:b w:val="0"/>
          <w:bCs w:val="0"/>
        </w:rPr>
      </w:pPr>
      <w:commentRangeStart w:id="97"/>
      <w:commentRangeStart w:id="98"/>
      <w:r w:rsidRPr="00BB710F">
        <w:rPr>
          <w:rFonts w:ascii="Times New Roman" w:hAnsi="Times New Roman"/>
          <w:sz w:val="22"/>
          <w:szCs w:val="22"/>
        </w:rPr>
        <w:lastRenderedPageBreak/>
        <w:t xml:space="preserve">Annexure A: </w:t>
      </w:r>
      <w:r w:rsidR="00C97458" w:rsidRPr="00BB710F">
        <w:rPr>
          <w:rFonts w:ascii="Times New Roman" w:hAnsi="Times New Roman"/>
          <w:sz w:val="22"/>
          <w:szCs w:val="22"/>
        </w:rPr>
        <w:t xml:space="preserve">Scope and Technical Specifications </w:t>
      </w:r>
      <w:bookmarkStart w:id="99" w:name="_Toc483570633"/>
      <w:bookmarkStart w:id="100" w:name="_Toc483570649"/>
      <w:bookmarkStart w:id="101" w:name="_Toc483570658"/>
      <w:bookmarkStart w:id="102" w:name="_Toc483570659"/>
      <w:bookmarkEnd w:id="99"/>
      <w:bookmarkEnd w:id="100"/>
      <w:bookmarkEnd w:id="101"/>
      <w:bookmarkEnd w:id="102"/>
      <w:commentRangeEnd w:id="97"/>
      <w:r w:rsidR="009E3E53">
        <w:rPr>
          <w:rStyle w:val="CommentReference"/>
          <w:rFonts w:ascii="Times New Roman" w:hAnsi="Times New Roman"/>
          <w:b w:val="0"/>
          <w:bCs w:val="0"/>
          <w:sz w:val="32"/>
          <w:szCs w:val="32"/>
        </w:rPr>
        <w:commentReference w:id="97"/>
      </w:r>
      <w:commentRangeEnd w:id="98"/>
      <w:r w:rsidR="00475534">
        <w:rPr>
          <w:rStyle w:val="CommentReference"/>
          <w:rFonts w:ascii="Times New Roman" w:hAnsi="Times New Roman"/>
          <w:b w:val="0"/>
          <w:bCs w:val="0"/>
          <w:sz w:val="32"/>
          <w:szCs w:val="32"/>
        </w:rPr>
        <w:commentReference w:id="98"/>
      </w:r>
    </w:p>
    <w:p w14:paraId="09FC831F" w14:textId="77777777" w:rsidR="00FE7649" w:rsidRPr="00BB710F" w:rsidRDefault="00FE7649" w:rsidP="00FE7649">
      <w:pPr>
        <w:rPr>
          <w:rFonts w:ascii="Times New Roman" w:hAnsi="Times New Roman" w:cs="Times New Roman"/>
        </w:rPr>
      </w:pPr>
    </w:p>
    <w:p w14:paraId="60A1C10D" w14:textId="77777777" w:rsidR="009E3E53" w:rsidRDefault="009E3E53" w:rsidP="009E3E53">
      <w:r>
        <w:t>Scope of Services</w:t>
      </w:r>
    </w:p>
    <w:p w14:paraId="38780151" w14:textId="77777777" w:rsidR="009E3E53" w:rsidRDefault="009E3E53" w:rsidP="009E3E53">
      <w:r>
        <w:t>The Service Provider shall design, develop, implement, configure, and support customer identity reconciliation, synchronization, anomaly monitoring, and operational utility services across IndiGo's existing technology ecosystem. The Services shall be delivered in accordance with the requirements specified herein and shall form an integral part of this Agreement.</w:t>
      </w:r>
    </w:p>
    <w:p w14:paraId="6ED741FC" w14:textId="77777777" w:rsidR="009E3E53" w:rsidRDefault="009E3E53" w:rsidP="009E3E53">
      <w:r>
        <w:t>1. Customer Identity Management and Synchronization</w:t>
      </w:r>
    </w:p>
    <w:p w14:paraId="530B5E47" w14:textId="3AF2CFD8" w:rsidR="009E3E53" w:rsidRDefault="009E3E53" w:rsidP="009E3E53">
      <w:r>
        <w:t xml:space="preserve">The Service Provider shall establish and maintain a unified customer identity framework to facilitate a single source of truth for customer records and ensure consistent synchronization of customer identity data across the following </w:t>
      </w:r>
      <w:proofErr w:type="spellStart"/>
      <w:r>
        <w:t>syste</w:t>
      </w:r>
      <w:proofErr w:type="spellEnd"/>
      <w:r w:rsidR="00475534">
        <w:t xml:space="preserve"> </w:t>
      </w:r>
      <w:proofErr w:type="spellStart"/>
      <w:r>
        <w:t>ms</w:t>
      </w:r>
      <w:proofErr w:type="spellEnd"/>
      <w:r>
        <w:t xml:space="preserve"> and associated integration interfaces:</w:t>
      </w:r>
    </w:p>
    <w:p w14:paraId="762C9BD6" w14:textId="77777777" w:rsidR="009E3E53" w:rsidRDefault="009E3E53" w:rsidP="009E3E53">
      <w:r>
        <w:t>•</w:t>
      </w:r>
      <w:r>
        <w:tab/>
        <w:t>Customer Identity and Access Management (CIAM) platform;</w:t>
      </w:r>
    </w:p>
    <w:p w14:paraId="28635CFA" w14:textId="77777777" w:rsidR="009E3E53" w:rsidRDefault="009E3E53" w:rsidP="009E3E53">
      <w:r>
        <w:t>•</w:t>
      </w:r>
      <w:r>
        <w:tab/>
        <w:t xml:space="preserve">Loyalty Management System (LMS - </w:t>
      </w:r>
      <w:proofErr w:type="spellStart"/>
      <w:r>
        <w:t>Bluechip</w:t>
      </w:r>
      <w:proofErr w:type="spellEnd"/>
      <w:r>
        <w:t>);</w:t>
      </w:r>
    </w:p>
    <w:p w14:paraId="06F29C98" w14:textId="77777777" w:rsidR="009E3E53" w:rsidRDefault="009E3E53" w:rsidP="009E3E53">
      <w:r>
        <w:t>•</w:t>
      </w:r>
      <w:r>
        <w:tab/>
      </w:r>
      <w:proofErr w:type="spellStart"/>
      <w:r>
        <w:t>Navitaire</w:t>
      </w:r>
      <w:proofErr w:type="spellEnd"/>
      <w:r>
        <w:t>; and</w:t>
      </w:r>
    </w:p>
    <w:p w14:paraId="246E286B" w14:textId="77777777" w:rsidR="009E3E53" w:rsidRDefault="009E3E53" w:rsidP="009E3E53">
      <w:r>
        <w:t>•</w:t>
      </w:r>
      <w:r>
        <w:tab/>
        <w:t>Other relevant applications and interfaces forming part of IndiGo's existing enterprise ecosystem as mutually agreed in writing.</w:t>
      </w:r>
    </w:p>
    <w:p w14:paraId="3111695D" w14:textId="77777777" w:rsidR="009E3E53" w:rsidRDefault="009E3E53" w:rsidP="009E3E53">
      <w:r>
        <w:t>2. Data Cleansing Services</w:t>
      </w:r>
    </w:p>
    <w:p w14:paraId="0403DC1F" w14:textId="77777777" w:rsidR="009E3E53" w:rsidRDefault="009E3E53" w:rsidP="009E3E53">
      <w:r>
        <w:t>The Service Provider shall perform data cleansing activities solely in relation to customer entity data residing within the following systems:</w:t>
      </w:r>
    </w:p>
    <w:p w14:paraId="232041BE" w14:textId="77777777" w:rsidR="009E3E53" w:rsidRDefault="009E3E53" w:rsidP="009E3E53">
      <w:r>
        <w:t>•</w:t>
      </w:r>
      <w:r>
        <w:tab/>
        <w:t>CIAM;</w:t>
      </w:r>
    </w:p>
    <w:p w14:paraId="2786DD82" w14:textId="77777777" w:rsidR="009E3E53" w:rsidRDefault="009E3E53" w:rsidP="009E3E53">
      <w:r>
        <w:t>•</w:t>
      </w:r>
      <w:r>
        <w:tab/>
        <w:t>LMS (</w:t>
      </w:r>
      <w:proofErr w:type="spellStart"/>
      <w:r>
        <w:t>Bluechip</w:t>
      </w:r>
      <w:proofErr w:type="spellEnd"/>
      <w:r>
        <w:t>); and</w:t>
      </w:r>
    </w:p>
    <w:p w14:paraId="7BEC82A3" w14:textId="77777777" w:rsidR="009E3E53" w:rsidRDefault="009E3E53" w:rsidP="009E3E53">
      <w:r>
        <w:t>•</w:t>
      </w:r>
      <w:r>
        <w:tab/>
      </w:r>
      <w:proofErr w:type="spellStart"/>
      <w:r>
        <w:t>Navitaire</w:t>
      </w:r>
      <w:proofErr w:type="spellEnd"/>
      <w:r>
        <w:t>.</w:t>
      </w:r>
    </w:p>
    <w:p w14:paraId="3B5CB32E" w14:textId="77777777" w:rsidR="009E3E53" w:rsidRDefault="009E3E53" w:rsidP="009E3E53">
      <w:r>
        <w:t>3. One-Time Data Reconciliation and Identity Resolution</w:t>
      </w:r>
    </w:p>
    <w:p w14:paraId="6E52D13C" w14:textId="77777777" w:rsidR="009E3E53" w:rsidRDefault="009E3E53" w:rsidP="009E3E53">
      <w:r>
        <w:t>The Service Provider shall undertake a one-time customer identity reconciliation and resolution exercise, which shall include:</w:t>
      </w:r>
    </w:p>
    <w:p w14:paraId="7A31EFB7" w14:textId="77777777" w:rsidR="009E3E53" w:rsidRDefault="009E3E53" w:rsidP="009E3E53">
      <w:r>
        <w:t>a. Extraction of customer data through APIs, integration interfaces, and other approved mechanisms across relevant systems;</w:t>
      </w:r>
    </w:p>
    <w:p w14:paraId="68C648AC" w14:textId="77777777" w:rsidR="009E3E53" w:rsidRDefault="009E3E53" w:rsidP="009E3E53">
      <w:r>
        <w:t>b. Identification of data discrepancies, including but not limited to:</w:t>
      </w:r>
    </w:p>
    <w:p w14:paraId="19DEDECE" w14:textId="77777777" w:rsidR="009E3E53" w:rsidRDefault="009E3E53" w:rsidP="009E3E53">
      <w:r>
        <w:lastRenderedPageBreak/>
        <w:t>•</w:t>
      </w:r>
      <w:r>
        <w:tab/>
        <w:t>Duplicate customer identities;</w:t>
      </w:r>
    </w:p>
    <w:p w14:paraId="16164308" w14:textId="77777777" w:rsidR="009E3E53" w:rsidRDefault="009E3E53" w:rsidP="009E3E53">
      <w:r>
        <w:t>•</w:t>
      </w:r>
      <w:r>
        <w:tab/>
        <w:t>Missing identity mappings; and</w:t>
      </w:r>
    </w:p>
    <w:p w14:paraId="6F16343D" w14:textId="77777777" w:rsidR="009E3E53" w:rsidRDefault="009E3E53" w:rsidP="009E3E53">
      <w:r>
        <w:t>•</w:t>
      </w:r>
      <w:r>
        <w:tab/>
        <w:t>Attribute inconsistencies, including customer name, gender, contact details, and related customer attributes;</w:t>
      </w:r>
    </w:p>
    <w:p w14:paraId="41DEFA0D" w14:textId="77777777" w:rsidR="009E3E53" w:rsidRDefault="009E3E53" w:rsidP="009E3E53">
      <w:r>
        <w:t>c. Implementation of deterministic and probabilistic identity matching and resolution methodologies for customer identity reconciliation;</w:t>
      </w:r>
    </w:p>
    <w:p w14:paraId="222BA229" w14:textId="77777777" w:rsidR="009E3E53" w:rsidRDefault="009E3E53" w:rsidP="009E3E53">
      <w:r>
        <w:t>d. Design and execution of reconciliation workflows for:</w:t>
      </w:r>
    </w:p>
    <w:p w14:paraId="7EF8C5C6" w14:textId="77777777" w:rsidR="009E3E53" w:rsidRDefault="009E3E53" w:rsidP="009E3E53">
      <w:r>
        <w:t>•</w:t>
      </w:r>
      <w:r>
        <w:tab/>
        <w:t>Mapping customer identities across systems;</w:t>
      </w:r>
    </w:p>
    <w:p w14:paraId="28C836B1" w14:textId="77777777" w:rsidR="009E3E53" w:rsidRDefault="009E3E53" w:rsidP="009E3E53">
      <w:r>
        <w:t>•</w:t>
      </w:r>
      <w:r>
        <w:tab/>
        <w:t>Identification and resolution of duplicate customer records;</w:t>
      </w:r>
    </w:p>
    <w:p w14:paraId="23E6DE39" w14:textId="77777777" w:rsidR="009E3E53" w:rsidRDefault="009E3E53" w:rsidP="009E3E53">
      <w:r>
        <w:t>•</w:t>
      </w:r>
      <w:r>
        <w:tab/>
        <w:t>Standardization and normalization of customer attributes; and</w:t>
      </w:r>
    </w:p>
    <w:p w14:paraId="6AE7F3D7" w14:textId="77777777" w:rsidR="009E3E53" w:rsidRDefault="009E3E53" w:rsidP="009E3E53">
      <w:r>
        <w:t>•</w:t>
      </w:r>
      <w:r>
        <w:tab/>
        <w:t>Synchronization of corrected and reconciled customer records across connected systems.</w:t>
      </w:r>
    </w:p>
    <w:p w14:paraId="5F8275B7" w14:textId="77777777" w:rsidR="009E3E53" w:rsidRDefault="009E3E53" w:rsidP="009E3E53">
      <w:r>
        <w:t>4. Web-Based Monitoring and Synchronization Utility</w:t>
      </w:r>
    </w:p>
    <w:p w14:paraId="2AEADC00" w14:textId="77777777" w:rsidR="009E3E53" w:rsidRDefault="009E3E53" w:rsidP="009E3E53">
      <w:r>
        <w:t>The Service Provider shall develop, implement, and maintain a centralized web-based monitoring and synchronization utility to facilitate ongoing monitoring, validation, exception management, and administrative review of customer identity records across the covered systems.</w:t>
      </w:r>
    </w:p>
    <w:p w14:paraId="0F06C2C5" w14:textId="77777777" w:rsidR="009E3E53" w:rsidRDefault="009E3E53" w:rsidP="009E3E53">
      <w:r>
        <w:t>The utility shall process T-1 transactional and customer registration data for reconciliation validation and synchronization monitoring purposes.</w:t>
      </w:r>
    </w:p>
    <w:p w14:paraId="116AC015" w14:textId="77777777" w:rsidR="009E3E53" w:rsidRDefault="009E3E53" w:rsidP="009E3E53">
      <w:r>
        <w:t>5. New Registration Monitoring</w:t>
      </w:r>
    </w:p>
    <w:p w14:paraId="4757A82A" w14:textId="77777777" w:rsidR="009E3E53" w:rsidRDefault="009E3E53" w:rsidP="009E3E53">
      <w:r>
        <w:t>The utility shall provide capabilities to:</w:t>
      </w:r>
    </w:p>
    <w:p w14:paraId="08DB387D" w14:textId="77777777" w:rsidR="009E3E53" w:rsidRDefault="009E3E53" w:rsidP="009E3E53">
      <w:r>
        <w:t>a. Capture and validate customer registrations originating through the CIAM platform;</w:t>
      </w:r>
    </w:p>
    <w:p w14:paraId="5D12D618" w14:textId="77777777" w:rsidR="009E3E53" w:rsidRDefault="009E3E53" w:rsidP="009E3E53">
      <w:r>
        <w:t>b. Monitor and validate successful synchronization and customer record creation across:</w:t>
      </w:r>
    </w:p>
    <w:p w14:paraId="36AC49E2" w14:textId="77777777" w:rsidR="009E3E53" w:rsidRDefault="009E3E53" w:rsidP="009E3E53">
      <w:r>
        <w:t>•</w:t>
      </w:r>
      <w:r>
        <w:tab/>
        <w:t>LMS (</w:t>
      </w:r>
      <w:proofErr w:type="spellStart"/>
      <w:r>
        <w:t>Bluechip</w:t>
      </w:r>
      <w:proofErr w:type="spellEnd"/>
      <w:r>
        <w:t>); and</w:t>
      </w:r>
    </w:p>
    <w:p w14:paraId="0A9B43EA" w14:textId="77777777" w:rsidR="009E3E53" w:rsidRDefault="009E3E53" w:rsidP="009E3E53">
      <w:r>
        <w:t>•</w:t>
      </w:r>
      <w:r>
        <w:tab/>
      </w:r>
      <w:proofErr w:type="spellStart"/>
      <w:r>
        <w:t>Navitaire</w:t>
      </w:r>
      <w:proofErr w:type="spellEnd"/>
      <w:r>
        <w:t>.</w:t>
      </w:r>
    </w:p>
    <w:p w14:paraId="01890F33" w14:textId="77777777" w:rsidR="009E3E53" w:rsidRDefault="009E3E53" w:rsidP="009E3E53">
      <w:r>
        <w:t>6. Anomaly Detection and Exception Management</w:t>
      </w:r>
    </w:p>
    <w:p w14:paraId="0218CAEF" w14:textId="77777777" w:rsidR="009E3E53" w:rsidRDefault="009E3E53" w:rsidP="009E3E53">
      <w:r>
        <w:t>The Service Provider shall implement mechanisms to identify, monitor, and report anomalies and exceptions, including but not limited to:</w:t>
      </w:r>
    </w:p>
    <w:p w14:paraId="0C2DD72B" w14:textId="77777777" w:rsidR="009E3E53" w:rsidRDefault="009E3E53" w:rsidP="009E3E53">
      <w:r>
        <w:lastRenderedPageBreak/>
        <w:t>•</w:t>
      </w:r>
      <w:r>
        <w:tab/>
        <w:t>Missing identity mappings;</w:t>
      </w:r>
    </w:p>
    <w:p w14:paraId="55A44F44" w14:textId="77777777" w:rsidR="009E3E53" w:rsidRDefault="009E3E53" w:rsidP="009E3E53">
      <w:r>
        <w:t>•</w:t>
      </w:r>
      <w:r>
        <w:tab/>
        <w:t>Customer attribute inconsistencies;</w:t>
      </w:r>
    </w:p>
    <w:p w14:paraId="1B81CF93" w14:textId="77777777" w:rsidR="009E3E53" w:rsidRDefault="009E3E53" w:rsidP="009E3E53">
      <w:r>
        <w:t>•</w:t>
      </w:r>
      <w:r>
        <w:tab/>
        <w:t>Duplicate customer identities; and</w:t>
      </w:r>
    </w:p>
    <w:p w14:paraId="5E04FC0A" w14:textId="77777777" w:rsidR="009E3E53" w:rsidRDefault="009E3E53" w:rsidP="009E3E53">
      <w:r>
        <w:t>•</w:t>
      </w:r>
      <w:r>
        <w:tab/>
        <w:t>Failed synchronization, update, or integration events.</w:t>
      </w:r>
    </w:p>
    <w:p w14:paraId="0045E9F9" w14:textId="77777777" w:rsidR="009E3E53" w:rsidRDefault="009E3E53" w:rsidP="009E3E53">
      <w:r>
        <w:t>The utility shall provide functionality for logging, tracking, monitoring, and reporting such anomalies for review and resolution.</w:t>
      </w:r>
    </w:p>
    <w:p w14:paraId="152D9CDF" w14:textId="77777777" w:rsidR="009E3E53" w:rsidRDefault="009E3E53" w:rsidP="009E3E53">
      <w:r>
        <w:t>7. Administrative Review and Resolution Utility</w:t>
      </w:r>
    </w:p>
    <w:p w14:paraId="11E7DF52" w14:textId="77777777" w:rsidR="009E3E53" w:rsidRDefault="009E3E53" w:rsidP="009E3E53">
      <w:r>
        <w:t>The centralized utility shall include administrative capabilities enabling authorized IndiGo personnel to:</w:t>
      </w:r>
    </w:p>
    <w:p w14:paraId="076F1980" w14:textId="77777777" w:rsidR="009E3E53" w:rsidRDefault="009E3E53" w:rsidP="009E3E53">
      <w:r>
        <w:t>•</w:t>
      </w:r>
      <w:r>
        <w:tab/>
        <w:t>Review identified anomalies, discrepancies, and exceptions;</w:t>
      </w:r>
    </w:p>
    <w:p w14:paraId="4C31FED3" w14:textId="77777777" w:rsidR="009E3E53" w:rsidRDefault="009E3E53" w:rsidP="009E3E53">
      <w:r>
        <w:t>•</w:t>
      </w:r>
      <w:r>
        <w:tab/>
        <w:t>Monitor synchronization failures and processing status;</w:t>
      </w:r>
    </w:p>
    <w:p w14:paraId="3509C0F2" w14:textId="77777777" w:rsidR="009E3E53" w:rsidRDefault="009E3E53" w:rsidP="009E3E53">
      <w:r>
        <w:t>•</w:t>
      </w:r>
      <w:r>
        <w:tab/>
        <w:t>Investigate affected customer records; and</w:t>
      </w:r>
    </w:p>
    <w:p w14:paraId="523BDD3A" w14:textId="77777777" w:rsidR="009E3E53" w:rsidRDefault="009E3E53" w:rsidP="009E3E53">
      <w:r>
        <w:t>•</w:t>
      </w:r>
      <w:r>
        <w:tab/>
        <w:t>Approve, initiate, or trigger corrective actions in accordance with predefined business rules and operational procedures.</w:t>
      </w:r>
    </w:p>
    <w:p w14:paraId="5DA2E7B0" w14:textId="77777777" w:rsidR="009E3E53" w:rsidRDefault="009E3E53" w:rsidP="009E3E53">
      <w:r>
        <w:t>8. Automated Correction and Synchronization</w:t>
      </w:r>
    </w:p>
    <w:p w14:paraId="4D9F412D" w14:textId="77777777" w:rsidR="009E3E53" w:rsidRDefault="009E3E53" w:rsidP="009E3E53">
      <w:r>
        <w:t>The Service Provider shall configure and implement business rules and reconciliation logic to automatically identify and resolve eligible discrepancies and synchronization issues.</w:t>
      </w:r>
    </w:p>
    <w:p w14:paraId="719426F3" w14:textId="77777777" w:rsidR="009E3E53" w:rsidRDefault="009E3E53" w:rsidP="009E3E53">
      <w:r>
        <w:t>Upon resolution, the utility shall update and synchronize the relevant customer records across the connected systems to maintain consistency and integrity of customer identity data.</w:t>
      </w:r>
    </w:p>
    <w:p w14:paraId="5BA71CAE" w14:textId="77777777" w:rsidR="009E3E53" w:rsidRDefault="009E3E53" w:rsidP="009E3E53">
      <w:r>
        <w:t>9. Retry and Reprocessing Capabilities</w:t>
      </w:r>
    </w:p>
    <w:p w14:paraId="35042856" w14:textId="77777777" w:rsidR="009E3E53" w:rsidRDefault="009E3E53" w:rsidP="009E3E53">
      <w:r>
        <w:t>The solution shall include functionality to detect failed synchronization, reconciliation, and update transactions and shall support:</w:t>
      </w:r>
    </w:p>
    <w:p w14:paraId="7B8C3F02" w14:textId="77777777" w:rsidR="009E3E53" w:rsidRDefault="009E3E53" w:rsidP="009E3E53">
      <w:r>
        <w:t>•</w:t>
      </w:r>
      <w:r>
        <w:tab/>
        <w:t>Automated retry processing based on predefined rules and thresholds;</w:t>
      </w:r>
    </w:p>
    <w:p w14:paraId="4E5A32C7" w14:textId="77777777" w:rsidR="009E3E53" w:rsidRDefault="009E3E53" w:rsidP="009E3E53">
      <w:r>
        <w:t>•</w:t>
      </w:r>
      <w:r>
        <w:tab/>
        <w:t>Manual re-triggering of failed events by authorized IndiGo users; and</w:t>
      </w:r>
    </w:p>
    <w:p w14:paraId="0C77C708" w14:textId="755ACA4A" w:rsidR="00AB114B" w:rsidRDefault="009E3E53" w:rsidP="009E3E53">
      <w:r>
        <w:t>•</w:t>
      </w:r>
      <w:r>
        <w:tab/>
        <w:t>Reprocessing of records requiring corrective synchronization or reconciliation.</w:t>
      </w:r>
    </w:p>
    <w:p w14:paraId="399E1650" w14:textId="77777777" w:rsidR="0046069B" w:rsidRDefault="0046069B">
      <w:pPr>
        <w:rPr>
          <w:rFonts w:ascii="Times New Roman" w:hAnsi="Times New Roman" w:cs="Times New Roman"/>
          <w:b/>
          <w:bCs/>
        </w:rPr>
      </w:pPr>
      <w:r>
        <w:rPr>
          <w:rFonts w:ascii="Times New Roman" w:hAnsi="Times New Roman" w:cs="Times New Roman"/>
          <w:b/>
          <w:bCs/>
        </w:rPr>
        <w:br w:type="page"/>
      </w:r>
    </w:p>
    <w:p w14:paraId="0DEFEE6C" w14:textId="379DBE66" w:rsidR="00C62F8A" w:rsidRDefault="00C62F8A" w:rsidP="00AB114B">
      <w:pPr>
        <w:spacing w:line="259" w:lineRule="auto"/>
        <w:ind w:left="2880" w:firstLine="720"/>
        <w:jc w:val="both"/>
        <w:rPr>
          <w:rFonts w:ascii="Times New Roman" w:hAnsi="Times New Roman" w:cs="Times New Roman"/>
          <w:b/>
          <w:bCs/>
        </w:rPr>
      </w:pPr>
      <w:commentRangeStart w:id="103"/>
      <w:r w:rsidRPr="00C62F8A">
        <w:rPr>
          <w:rFonts w:ascii="Times New Roman" w:hAnsi="Times New Roman" w:cs="Times New Roman"/>
          <w:b/>
          <w:bCs/>
        </w:rPr>
        <w:lastRenderedPageBreak/>
        <w:t>Annexure B (Service Levels)</w:t>
      </w:r>
      <w:commentRangeEnd w:id="103"/>
      <w:r w:rsidR="00335586">
        <w:rPr>
          <w:rStyle w:val="CommentReference"/>
          <w:rFonts w:ascii="Times New Roman" w:hAnsi="Times New Roman" w:cs="Times New Roman"/>
          <w:b/>
          <w:bCs/>
          <w:sz w:val="22"/>
          <w:szCs w:val="22"/>
        </w:rPr>
        <w:commentReference w:id="103"/>
      </w:r>
    </w:p>
    <w:p w14:paraId="2C8C6368" w14:textId="77777777" w:rsidR="00353F6B" w:rsidRDefault="00353F6B" w:rsidP="00353F6B">
      <w:pPr>
        <w:spacing w:line="0" w:lineRule="atLeast"/>
        <w:rPr>
          <w:rFonts w:eastAsia="Arial"/>
          <w:b/>
          <w:color w:val="C2CD23"/>
        </w:rPr>
      </w:pPr>
      <w:r w:rsidRPr="00F95A2F">
        <w:rPr>
          <w:rFonts w:eastAsia="Arial"/>
          <w:b/>
          <w:color w:val="C2CD23"/>
        </w:rPr>
        <w:t>Availability SLAs</w:t>
      </w:r>
      <w:r>
        <w:rPr>
          <w:rFonts w:eastAsia="Arial"/>
          <w:b/>
          <w:color w:val="C2CD23"/>
        </w:rPr>
        <w:t xml:space="preserve"> (Standard IndiGo)</w:t>
      </w:r>
    </w:p>
    <w:p w14:paraId="20CE5FC4" w14:textId="77777777" w:rsidR="00353F6B" w:rsidRPr="00F95A2F" w:rsidRDefault="00353F6B" w:rsidP="00353F6B">
      <w:pPr>
        <w:spacing w:line="0" w:lineRule="atLeast"/>
        <w:rPr>
          <w:rFonts w:eastAsia="Arial"/>
          <w:b/>
          <w:color w:val="C2CD23"/>
        </w:rPr>
      </w:pPr>
    </w:p>
    <w:tbl>
      <w:tblPr>
        <w:tblStyle w:val="TableGrid"/>
        <w:tblW w:w="0" w:type="auto"/>
        <w:tblLook w:val="04A0" w:firstRow="1" w:lastRow="0" w:firstColumn="1" w:lastColumn="0" w:noHBand="0" w:noVBand="1"/>
      </w:tblPr>
      <w:tblGrid>
        <w:gridCol w:w="646"/>
        <w:gridCol w:w="1616"/>
        <w:gridCol w:w="1168"/>
        <w:gridCol w:w="3465"/>
        <w:gridCol w:w="1332"/>
        <w:gridCol w:w="1123"/>
      </w:tblGrid>
      <w:tr w:rsidR="00353F6B" w:rsidRPr="004F3335" w14:paraId="30958316" w14:textId="77777777" w:rsidTr="00FA3442">
        <w:tc>
          <w:tcPr>
            <w:tcW w:w="645" w:type="dxa"/>
          </w:tcPr>
          <w:p w14:paraId="283CAF45" w14:textId="77777777" w:rsidR="00353F6B" w:rsidRPr="004F3335" w:rsidRDefault="00353F6B" w:rsidP="00FA3442">
            <w:pPr>
              <w:tabs>
                <w:tab w:val="left" w:pos="470"/>
              </w:tabs>
              <w:spacing w:line="258" w:lineRule="auto"/>
              <w:ind w:right="80"/>
              <w:rPr>
                <w:rFonts w:eastAsia="Arial"/>
                <w:b/>
                <w:sz w:val="18"/>
                <w:szCs w:val="18"/>
              </w:rPr>
            </w:pPr>
            <w:proofErr w:type="spellStart"/>
            <w:proofErr w:type="gramStart"/>
            <w:r>
              <w:rPr>
                <w:rFonts w:eastAsia="Arial"/>
                <w:b/>
                <w:sz w:val="18"/>
                <w:szCs w:val="18"/>
              </w:rPr>
              <w:t>S.No</w:t>
            </w:r>
            <w:proofErr w:type="spellEnd"/>
            <w:proofErr w:type="gramEnd"/>
          </w:p>
        </w:tc>
        <w:tc>
          <w:tcPr>
            <w:tcW w:w="1649" w:type="dxa"/>
          </w:tcPr>
          <w:p w14:paraId="3B1CA9B8" w14:textId="77777777" w:rsidR="00353F6B" w:rsidRPr="004F3335" w:rsidRDefault="00353F6B" w:rsidP="00FA3442">
            <w:pPr>
              <w:tabs>
                <w:tab w:val="left" w:pos="470"/>
              </w:tabs>
              <w:spacing w:line="258" w:lineRule="auto"/>
              <w:ind w:right="80"/>
              <w:rPr>
                <w:rFonts w:eastAsia="Arial"/>
                <w:b/>
                <w:sz w:val="18"/>
                <w:szCs w:val="18"/>
              </w:rPr>
            </w:pPr>
            <w:r>
              <w:rPr>
                <w:rFonts w:eastAsia="Arial"/>
                <w:b/>
                <w:sz w:val="18"/>
                <w:szCs w:val="18"/>
              </w:rPr>
              <w:t>Measurement</w:t>
            </w:r>
          </w:p>
        </w:tc>
        <w:tc>
          <w:tcPr>
            <w:tcW w:w="1177" w:type="dxa"/>
          </w:tcPr>
          <w:p w14:paraId="55A7CA27" w14:textId="77777777" w:rsidR="00353F6B" w:rsidRDefault="00353F6B" w:rsidP="00FA3442">
            <w:pPr>
              <w:tabs>
                <w:tab w:val="left" w:pos="470"/>
              </w:tabs>
              <w:spacing w:line="258" w:lineRule="auto"/>
              <w:ind w:right="80"/>
              <w:rPr>
                <w:rFonts w:eastAsia="Arial"/>
                <w:b/>
                <w:sz w:val="18"/>
                <w:szCs w:val="18"/>
              </w:rPr>
            </w:pPr>
            <w:r>
              <w:rPr>
                <w:rFonts w:eastAsia="Arial"/>
                <w:b/>
                <w:sz w:val="18"/>
                <w:szCs w:val="18"/>
              </w:rPr>
              <w:t>Metric Type</w:t>
            </w:r>
          </w:p>
        </w:tc>
        <w:tc>
          <w:tcPr>
            <w:tcW w:w="3724" w:type="dxa"/>
          </w:tcPr>
          <w:p w14:paraId="21031548" w14:textId="77777777" w:rsidR="00353F6B" w:rsidRPr="004F3335" w:rsidRDefault="00353F6B" w:rsidP="00FA3442">
            <w:pPr>
              <w:tabs>
                <w:tab w:val="left" w:pos="470"/>
              </w:tabs>
              <w:spacing w:line="258" w:lineRule="auto"/>
              <w:ind w:right="80"/>
              <w:rPr>
                <w:rFonts w:eastAsia="Arial"/>
                <w:b/>
                <w:sz w:val="18"/>
                <w:szCs w:val="18"/>
              </w:rPr>
            </w:pPr>
            <w:r>
              <w:rPr>
                <w:rFonts w:eastAsia="Arial"/>
                <w:b/>
                <w:sz w:val="18"/>
                <w:szCs w:val="18"/>
              </w:rPr>
              <w:t>Definition</w:t>
            </w:r>
          </w:p>
        </w:tc>
        <w:tc>
          <w:tcPr>
            <w:tcW w:w="1394" w:type="dxa"/>
          </w:tcPr>
          <w:p w14:paraId="0E544034" w14:textId="77777777" w:rsidR="00353F6B" w:rsidRPr="004F3335" w:rsidRDefault="00353F6B" w:rsidP="00FA3442">
            <w:pPr>
              <w:tabs>
                <w:tab w:val="left" w:pos="470"/>
              </w:tabs>
              <w:spacing w:line="258" w:lineRule="auto"/>
              <w:ind w:right="80"/>
              <w:rPr>
                <w:rFonts w:eastAsia="Arial"/>
                <w:b/>
                <w:sz w:val="18"/>
                <w:szCs w:val="18"/>
              </w:rPr>
            </w:pPr>
            <w:r>
              <w:rPr>
                <w:rFonts w:eastAsia="Arial"/>
                <w:b/>
                <w:sz w:val="18"/>
                <w:szCs w:val="18"/>
              </w:rPr>
              <w:t>Target</w:t>
            </w:r>
          </w:p>
        </w:tc>
        <w:tc>
          <w:tcPr>
            <w:tcW w:w="1150" w:type="dxa"/>
          </w:tcPr>
          <w:p w14:paraId="512FC496" w14:textId="77777777" w:rsidR="00353F6B" w:rsidRPr="004F3335" w:rsidRDefault="00353F6B" w:rsidP="00FA3442">
            <w:pPr>
              <w:tabs>
                <w:tab w:val="left" w:pos="470"/>
              </w:tabs>
              <w:spacing w:line="258" w:lineRule="auto"/>
              <w:ind w:right="80"/>
              <w:rPr>
                <w:rFonts w:eastAsia="Arial"/>
                <w:b/>
                <w:sz w:val="18"/>
                <w:szCs w:val="18"/>
              </w:rPr>
            </w:pPr>
            <w:r>
              <w:rPr>
                <w:rFonts w:eastAsia="Arial"/>
                <w:b/>
                <w:sz w:val="18"/>
                <w:szCs w:val="18"/>
              </w:rPr>
              <w:t>Severity Level</w:t>
            </w:r>
          </w:p>
        </w:tc>
      </w:tr>
      <w:tr w:rsidR="00353F6B" w:rsidRPr="004F3335" w14:paraId="42930B98" w14:textId="77777777" w:rsidTr="00FA3442">
        <w:tc>
          <w:tcPr>
            <w:tcW w:w="645" w:type="dxa"/>
            <w:vMerge w:val="restart"/>
          </w:tcPr>
          <w:p w14:paraId="72D2BF9A" w14:textId="77777777" w:rsidR="00353F6B" w:rsidRPr="004F3335" w:rsidRDefault="00353F6B" w:rsidP="00FA3442">
            <w:pPr>
              <w:tabs>
                <w:tab w:val="left" w:pos="470"/>
              </w:tabs>
              <w:spacing w:line="258" w:lineRule="auto"/>
              <w:ind w:right="80"/>
              <w:rPr>
                <w:rFonts w:eastAsia="Arial"/>
                <w:sz w:val="18"/>
                <w:szCs w:val="18"/>
              </w:rPr>
            </w:pPr>
            <w:r>
              <w:rPr>
                <w:rFonts w:eastAsia="Arial"/>
                <w:sz w:val="18"/>
                <w:szCs w:val="18"/>
              </w:rPr>
              <w:t>1.</w:t>
            </w:r>
          </w:p>
        </w:tc>
        <w:tc>
          <w:tcPr>
            <w:tcW w:w="1649" w:type="dxa"/>
            <w:vMerge w:val="restart"/>
          </w:tcPr>
          <w:p w14:paraId="1A0D6445" w14:textId="77777777" w:rsidR="00353F6B" w:rsidRPr="004F3335" w:rsidRDefault="00353F6B" w:rsidP="00FA3442">
            <w:pPr>
              <w:tabs>
                <w:tab w:val="left" w:pos="470"/>
              </w:tabs>
              <w:spacing w:line="258" w:lineRule="auto"/>
              <w:ind w:right="80"/>
              <w:rPr>
                <w:rFonts w:eastAsia="Arial"/>
                <w:sz w:val="18"/>
                <w:szCs w:val="18"/>
              </w:rPr>
            </w:pPr>
            <w:r>
              <w:rPr>
                <w:rFonts w:eastAsia="Arial"/>
                <w:sz w:val="18"/>
                <w:szCs w:val="18"/>
              </w:rPr>
              <w:t>Critical Applications</w:t>
            </w:r>
          </w:p>
        </w:tc>
        <w:tc>
          <w:tcPr>
            <w:tcW w:w="1177" w:type="dxa"/>
            <w:vMerge w:val="restart"/>
          </w:tcPr>
          <w:p w14:paraId="0ECC5F25" w14:textId="77777777" w:rsidR="00353F6B" w:rsidRPr="00E502E9" w:rsidRDefault="00353F6B" w:rsidP="00FA3442">
            <w:pPr>
              <w:tabs>
                <w:tab w:val="left" w:pos="470"/>
              </w:tabs>
              <w:spacing w:line="258" w:lineRule="auto"/>
              <w:ind w:right="80"/>
              <w:rPr>
                <w:rFonts w:eastAsia="Arial"/>
                <w:sz w:val="18"/>
                <w:szCs w:val="18"/>
              </w:rPr>
            </w:pPr>
            <w:r w:rsidRPr="00E502E9">
              <w:rPr>
                <w:rFonts w:eastAsia="Arial"/>
                <w:sz w:val="18"/>
                <w:szCs w:val="18"/>
              </w:rPr>
              <w:t>Availability</w:t>
            </w:r>
          </w:p>
        </w:tc>
        <w:tc>
          <w:tcPr>
            <w:tcW w:w="3724" w:type="dxa"/>
            <w:vMerge w:val="restart"/>
          </w:tcPr>
          <w:p w14:paraId="516ACB22" w14:textId="77777777" w:rsidR="00353F6B" w:rsidRPr="00E502E9" w:rsidRDefault="00353F6B" w:rsidP="00FA3442">
            <w:pPr>
              <w:tabs>
                <w:tab w:val="left" w:pos="470"/>
              </w:tabs>
              <w:spacing w:line="258" w:lineRule="auto"/>
              <w:ind w:right="80"/>
              <w:rPr>
                <w:rFonts w:eastAsia="Arial"/>
                <w:sz w:val="18"/>
                <w:szCs w:val="18"/>
              </w:rPr>
            </w:pPr>
            <w:r w:rsidRPr="00E502E9">
              <w:rPr>
                <w:rFonts w:eastAsia="Arial"/>
                <w:sz w:val="18"/>
                <w:szCs w:val="18"/>
              </w:rPr>
              <w:t>Metric: % of Uptime</w:t>
            </w:r>
          </w:p>
          <w:p w14:paraId="08FFB624" w14:textId="77777777" w:rsidR="00353F6B" w:rsidRPr="00E502E9" w:rsidRDefault="00353F6B" w:rsidP="00FA3442">
            <w:pPr>
              <w:tabs>
                <w:tab w:val="left" w:pos="470"/>
              </w:tabs>
              <w:spacing w:line="258" w:lineRule="auto"/>
              <w:ind w:right="80"/>
              <w:rPr>
                <w:rFonts w:eastAsia="Arial"/>
                <w:sz w:val="18"/>
                <w:szCs w:val="18"/>
              </w:rPr>
            </w:pPr>
            <w:r w:rsidRPr="00E502E9">
              <w:rPr>
                <w:rFonts w:eastAsia="Arial"/>
                <w:sz w:val="18"/>
                <w:szCs w:val="18"/>
              </w:rPr>
              <w:t>Formula: Uptime % = {1</w:t>
            </w:r>
            <w:proofErr w:type="gramStart"/>
            <w:r w:rsidRPr="00E502E9">
              <w:rPr>
                <w:rFonts w:eastAsia="Arial"/>
                <w:sz w:val="18"/>
                <w:szCs w:val="18"/>
              </w:rPr>
              <w:t>-[</w:t>
            </w:r>
            <w:proofErr w:type="gramEnd"/>
            <w:r w:rsidRPr="00E502E9">
              <w:rPr>
                <w:rFonts w:eastAsia="Arial"/>
                <w:sz w:val="18"/>
                <w:szCs w:val="18"/>
              </w:rPr>
              <w:t>(Total Downtime) / (Total Time – Planned Downtime)]} *100</w:t>
            </w:r>
          </w:p>
          <w:p w14:paraId="54FB2DF0" w14:textId="77777777" w:rsidR="00353F6B" w:rsidRPr="00E502E9" w:rsidRDefault="00353F6B" w:rsidP="00FA3442">
            <w:pPr>
              <w:tabs>
                <w:tab w:val="left" w:pos="470"/>
              </w:tabs>
              <w:spacing w:line="258" w:lineRule="auto"/>
              <w:ind w:right="80"/>
              <w:rPr>
                <w:rFonts w:eastAsia="Arial"/>
                <w:sz w:val="18"/>
                <w:szCs w:val="18"/>
              </w:rPr>
            </w:pPr>
          </w:p>
          <w:p w14:paraId="431E2621" w14:textId="77777777" w:rsidR="00353F6B" w:rsidRPr="00E502E9" w:rsidRDefault="00353F6B" w:rsidP="00FA3442">
            <w:pPr>
              <w:tabs>
                <w:tab w:val="left" w:pos="470"/>
              </w:tabs>
              <w:spacing w:line="258" w:lineRule="auto"/>
              <w:ind w:right="80"/>
              <w:rPr>
                <w:rFonts w:eastAsia="Arial"/>
                <w:sz w:val="18"/>
                <w:szCs w:val="18"/>
              </w:rPr>
            </w:pPr>
            <w:r w:rsidRPr="00E502E9">
              <w:rPr>
                <w:rFonts w:eastAsia="Arial"/>
                <w:sz w:val="18"/>
                <w:szCs w:val="18"/>
              </w:rPr>
              <w:t>Critical Applications are expected to be available 24 x 7.</w:t>
            </w:r>
          </w:p>
          <w:p w14:paraId="76A9A6F0" w14:textId="77777777" w:rsidR="00353F6B" w:rsidRPr="00E502E9" w:rsidRDefault="00353F6B" w:rsidP="00FA3442">
            <w:pPr>
              <w:tabs>
                <w:tab w:val="left" w:pos="470"/>
              </w:tabs>
              <w:spacing w:line="258" w:lineRule="auto"/>
              <w:ind w:right="80"/>
              <w:rPr>
                <w:rFonts w:eastAsia="Arial"/>
                <w:sz w:val="18"/>
                <w:szCs w:val="18"/>
              </w:rPr>
            </w:pPr>
            <w:r w:rsidRPr="195349C5">
              <w:rPr>
                <w:rFonts w:eastAsia="Arial"/>
                <w:sz w:val="18"/>
                <w:szCs w:val="18"/>
              </w:rPr>
              <w:t>Total Downtime - Total cumulative time for the application is NOT available.</w:t>
            </w:r>
          </w:p>
          <w:p w14:paraId="6576350E" w14:textId="77777777" w:rsidR="00353F6B" w:rsidRPr="00E502E9" w:rsidRDefault="00353F6B" w:rsidP="00FA3442">
            <w:pPr>
              <w:tabs>
                <w:tab w:val="left" w:pos="470"/>
              </w:tabs>
              <w:spacing w:line="258" w:lineRule="auto"/>
              <w:ind w:right="80"/>
              <w:rPr>
                <w:rFonts w:eastAsia="Arial"/>
                <w:sz w:val="18"/>
                <w:szCs w:val="18"/>
              </w:rPr>
            </w:pPr>
          </w:p>
          <w:p w14:paraId="02DE3B46" w14:textId="77777777" w:rsidR="00353F6B" w:rsidRPr="00E502E9" w:rsidRDefault="00353F6B" w:rsidP="00FA3442">
            <w:pPr>
              <w:tabs>
                <w:tab w:val="left" w:pos="470"/>
              </w:tabs>
              <w:spacing w:line="258" w:lineRule="auto"/>
              <w:ind w:right="80"/>
              <w:rPr>
                <w:rFonts w:eastAsia="Arial"/>
                <w:sz w:val="18"/>
                <w:szCs w:val="18"/>
              </w:rPr>
            </w:pPr>
            <w:r w:rsidRPr="00E502E9">
              <w:rPr>
                <w:rFonts w:eastAsia="Arial"/>
                <w:sz w:val="18"/>
                <w:szCs w:val="18"/>
              </w:rPr>
              <w:t xml:space="preserve">Planned Downtime -Total maintenance time as defined and agreed upon by Supplier and </w:t>
            </w:r>
            <w:r>
              <w:rPr>
                <w:rFonts w:eastAsia="Arial"/>
                <w:sz w:val="18"/>
                <w:szCs w:val="18"/>
              </w:rPr>
              <w:t>IndiGo</w:t>
            </w:r>
            <w:r w:rsidRPr="00E502E9">
              <w:rPr>
                <w:rFonts w:eastAsia="Arial"/>
                <w:sz w:val="18"/>
                <w:szCs w:val="18"/>
              </w:rPr>
              <w:t>.</w:t>
            </w:r>
          </w:p>
          <w:p w14:paraId="22949019" w14:textId="77777777" w:rsidR="00353F6B" w:rsidRPr="00E502E9" w:rsidRDefault="00353F6B" w:rsidP="00FA3442">
            <w:pPr>
              <w:tabs>
                <w:tab w:val="left" w:pos="470"/>
              </w:tabs>
              <w:spacing w:line="258" w:lineRule="auto"/>
              <w:ind w:right="80"/>
              <w:rPr>
                <w:rFonts w:eastAsia="Arial"/>
                <w:sz w:val="18"/>
                <w:szCs w:val="18"/>
              </w:rPr>
            </w:pPr>
            <w:r w:rsidRPr="00E502E9">
              <w:rPr>
                <w:rFonts w:eastAsia="Arial"/>
                <w:sz w:val="18"/>
                <w:szCs w:val="18"/>
              </w:rPr>
              <w:t>Total Time - 24 X 7 measured over a period of month.</w:t>
            </w:r>
          </w:p>
          <w:p w14:paraId="3868D43E" w14:textId="77777777" w:rsidR="00353F6B" w:rsidRDefault="00353F6B" w:rsidP="00FA3442">
            <w:pPr>
              <w:tabs>
                <w:tab w:val="left" w:pos="470"/>
              </w:tabs>
              <w:spacing w:line="258" w:lineRule="auto"/>
              <w:ind w:right="80"/>
              <w:rPr>
                <w:rFonts w:eastAsia="Arial"/>
                <w:sz w:val="18"/>
                <w:szCs w:val="18"/>
              </w:rPr>
            </w:pPr>
          </w:p>
          <w:p w14:paraId="28A3321B" w14:textId="77777777" w:rsidR="00353F6B" w:rsidRPr="00E502E9" w:rsidRDefault="00353F6B" w:rsidP="00FA3442">
            <w:pPr>
              <w:tabs>
                <w:tab w:val="left" w:pos="470"/>
              </w:tabs>
              <w:spacing w:line="258" w:lineRule="auto"/>
              <w:ind w:right="80"/>
              <w:rPr>
                <w:rFonts w:eastAsia="Arial"/>
                <w:sz w:val="18"/>
                <w:szCs w:val="18"/>
              </w:rPr>
            </w:pPr>
            <w:r w:rsidRPr="00E502E9">
              <w:rPr>
                <w:rFonts w:eastAsia="Arial"/>
                <w:sz w:val="18"/>
                <w:szCs w:val="18"/>
              </w:rPr>
              <w:t>Period of Measurement: Monthly</w:t>
            </w:r>
          </w:p>
          <w:p w14:paraId="17C5F8A6" w14:textId="77777777" w:rsidR="00353F6B" w:rsidRPr="004F3335" w:rsidRDefault="00353F6B" w:rsidP="00FA3442">
            <w:pPr>
              <w:tabs>
                <w:tab w:val="left" w:pos="470"/>
              </w:tabs>
              <w:spacing w:line="258" w:lineRule="auto"/>
              <w:ind w:right="80"/>
              <w:rPr>
                <w:rFonts w:eastAsia="Arial"/>
                <w:sz w:val="18"/>
                <w:szCs w:val="18"/>
              </w:rPr>
            </w:pPr>
            <w:r w:rsidRPr="00E502E9">
              <w:rPr>
                <w:rFonts w:eastAsia="Arial"/>
                <w:sz w:val="18"/>
                <w:szCs w:val="18"/>
              </w:rPr>
              <w:t>For each additional drop of 1% in performance below 98%, additional 0.5% of the Quarterly Payment shall be levied as additional Liquidated Damages.</w:t>
            </w:r>
          </w:p>
        </w:tc>
        <w:tc>
          <w:tcPr>
            <w:tcW w:w="1394" w:type="dxa"/>
          </w:tcPr>
          <w:p w14:paraId="20E0ACAF" w14:textId="77777777" w:rsidR="00353F6B" w:rsidRPr="004F3335" w:rsidRDefault="00353F6B" w:rsidP="00FA3442">
            <w:pPr>
              <w:tabs>
                <w:tab w:val="left" w:pos="470"/>
              </w:tabs>
              <w:spacing w:line="258" w:lineRule="auto"/>
              <w:ind w:right="80"/>
              <w:rPr>
                <w:rFonts w:eastAsia="Arial"/>
                <w:sz w:val="18"/>
                <w:szCs w:val="18"/>
              </w:rPr>
            </w:pPr>
            <w:r>
              <w:rPr>
                <w:rFonts w:eastAsia="Arial"/>
                <w:sz w:val="18"/>
                <w:szCs w:val="18"/>
              </w:rPr>
              <w:t>&gt;= 99.9%</w:t>
            </w:r>
          </w:p>
        </w:tc>
        <w:tc>
          <w:tcPr>
            <w:tcW w:w="1150" w:type="dxa"/>
          </w:tcPr>
          <w:p w14:paraId="664D67C6" w14:textId="77777777" w:rsidR="00353F6B" w:rsidRPr="004F3335" w:rsidRDefault="00353F6B" w:rsidP="00FA3442">
            <w:pPr>
              <w:tabs>
                <w:tab w:val="left" w:pos="470"/>
              </w:tabs>
              <w:spacing w:line="258" w:lineRule="auto"/>
              <w:ind w:right="80"/>
              <w:rPr>
                <w:rFonts w:eastAsia="Arial"/>
                <w:sz w:val="18"/>
                <w:szCs w:val="18"/>
              </w:rPr>
            </w:pPr>
            <w:r>
              <w:rPr>
                <w:rFonts w:eastAsia="Arial"/>
                <w:sz w:val="18"/>
                <w:szCs w:val="18"/>
              </w:rPr>
              <w:t>0</w:t>
            </w:r>
          </w:p>
        </w:tc>
      </w:tr>
      <w:tr w:rsidR="00353F6B" w:rsidRPr="004F3335" w14:paraId="0FB68B0A" w14:textId="77777777" w:rsidTr="00FA3442">
        <w:tc>
          <w:tcPr>
            <w:tcW w:w="645" w:type="dxa"/>
            <w:vMerge/>
          </w:tcPr>
          <w:p w14:paraId="1E3098F1" w14:textId="77777777" w:rsidR="00353F6B" w:rsidRPr="004F3335" w:rsidRDefault="00353F6B" w:rsidP="00FA3442">
            <w:pPr>
              <w:tabs>
                <w:tab w:val="left" w:pos="470"/>
              </w:tabs>
              <w:spacing w:line="258" w:lineRule="auto"/>
              <w:ind w:right="80"/>
              <w:rPr>
                <w:rFonts w:eastAsia="Arial"/>
                <w:sz w:val="18"/>
                <w:szCs w:val="18"/>
              </w:rPr>
            </w:pPr>
          </w:p>
        </w:tc>
        <w:tc>
          <w:tcPr>
            <w:tcW w:w="1649" w:type="dxa"/>
            <w:vMerge/>
          </w:tcPr>
          <w:p w14:paraId="49681D68" w14:textId="77777777" w:rsidR="00353F6B" w:rsidRPr="004F3335" w:rsidRDefault="00353F6B" w:rsidP="00FA3442">
            <w:pPr>
              <w:tabs>
                <w:tab w:val="left" w:pos="470"/>
              </w:tabs>
              <w:spacing w:line="258" w:lineRule="auto"/>
              <w:ind w:right="80"/>
              <w:rPr>
                <w:rFonts w:eastAsia="Arial"/>
                <w:sz w:val="18"/>
                <w:szCs w:val="18"/>
              </w:rPr>
            </w:pPr>
          </w:p>
        </w:tc>
        <w:tc>
          <w:tcPr>
            <w:tcW w:w="1177" w:type="dxa"/>
            <w:vMerge/>
          </w:tcPr>
          <w:p w14:paraId="3A3D000A" w14:textId="77777777" w:rsidR="00353F6B" w:rsidRPr="004F3335" w:rsidRDefault="00353F6B" w:rsidP="00FA3442">
            <w:pPr>
              <w:tabs>
                <w:tab w:val="left" w:pos="470"/>
              </w:tabs>
              <w:spacing w:line="258" w:lineRule="auto"/>
              <w:ind w:right="80"/>
              <w:rPr>
                <w:rFonts w:eastAsia="Arial"/>
                <w:sz w:val="18"/>
                <w:szCs w:val="18"/>
              </w:rPr>
            </w:pPr>
          </w:p>
        </w:tc>
        <w:tc>
          <w:tcPr>
            <w:tcW w:w="3724" w:type="dxa"/>
            <w:vMerge/>
          </w:tcPr>
          <w:p w14:paraId="513750A1" w14:textId="77777777" w:rsidR="00353F6B" w:rsidRPr="004F3335" w:rsidRDefault="00353F6B" w:rsidP="00FA3442">
            <w:pPr>
              <w:tabs>
                <w:tab w:val="left" w:pos="470"/>
              </w:tabs>
              <w:spacing w:line="258" w:lineRule="auto"/>
              <w:ind w:right="80"/>
              <w:rPr>
                <w:rFonts w:eastAsia="Arial"/>
                <w:sz w:val="18"/>
                <w:szCs w:val="18"/>
              </w:rPr>
            </w:pPr>
          </w:p>
        </w:tc>
        <w:tc>
          <w:tcPr>
            <w:tcW w:w="1394" w:type="dxa"/>
          </w:tcPr>
          <w:p w14:paraId="521D17E3" w14:textId="77777777" w:rsidR="00353F6B" w:rsidRPr="004F3335" w:rsidRDefault="00353F6B" w:rsidP="00FA3442">
            <w:pPr>
              <w:tabs>
                <w:tab w:val="left" w:pos="470"/>
              </w:tabs>
              <w:spacing w:line="258" w:lineRule="auto"/>
              <w:ind w:right="80"/>
              <w:rPr>
                <w:rFonts w:eastAsia="Arial"/>
                <w:sz w:val="18"/>
                <w:szCs w:val="18"/>
              </w:rPr>
            </w:pPr>
            <w:r>
              <w:rPr>
                <w:rFonts w:eastAsia="Arial"/>
                <w:sz w:val="18"/>
                <w:szCs w:val="18"/>
              </w:rPr>
              <w:t xml:space="preserve">&lt;99.9% and &gt;= 99.5% </w:t>
            </w:r>
          </w:p>
        </w:tc>
        <w:tc>
          <w:tcPr>
            <w:tcW w:w="1150" w:type="dxa"/>
          </w:tcPr>
          <w:p w14:paraId="412A52C8" w14:textId="77777777" w:rsidR="00353F6B" w:rsidRPr="004F3335" w:rsidRDefault="00353F6B" w:rsidP="00FA3442">
            <w:pPr>
              <w:tabs>
                <w:tab w:val="left" w:pos="470"/>
              </w:tabs>
              <w:spacing w:line="258" w:lineRule="auto"/>
              <w:ind w:right="80"/>
              <w:rPr>
                <w:rFonts w:eastAsia="Arial"/>
                <w:sz w:val="18"/>
                <w:szCs w:val="18"/>
              </w:rPr>
            </w:pPr>
            <w:r>
              <w:rPr>
                <w:rFonts w:eastAsia="Arial"/>
                <w:sz w:val="18"/>
                <w:szCs w:val="18"/>
              </w:rPr>
              <w:t>4</w:t>
            </w:r>
          </w:p>
        </w:tc>
      </w:tr>
      <w:tr w:rsidR="00353F6B" w:rsidRPr="004F3335" w14:paraId="4371D1BE" w14:textId="77777777" w:rsidTr="00FA3442">
        <w:tc>
          <w:tcPr>
            <w:tcW w:w="645" w:type="dxa"/>
            <w:vMerge/>
          </w:tcPr>
          <w:p w14:paraId="6900C3F0" w14:textId="77777777" w:rsidR="00353F6B" w:rsidRPr="004F3335" w:rsidRDefault="00353F6B" w:rsidP="00FA3442">
            <w:pPr>
              <w:tabs>
                <w:tab w:val="left" w:pos="470"/>
              </w:tabs>
              <w:spacing w:line="258" w:lineRule="auto"/>
              <w:ind w:right="80"/>
              <w:rPr>
                <w:rFonts w:eastAsia="Arial"/>
                <w:sz w:val="18"/>
                <w:szCs w:val="18"/>
              </w:rPr>
            </w:pPr>
          </w:p>
        </w:tc>
        <w:tc>
          <w:tcPr>
            <w:tcW w:w="1649" w:type="dxa"/>
            <w:vMerge/>
          </w:tcPr>
          <w:p w14:paraId="5D69CF10" w14:textId="77777777" w:rsidR="00353F6B" w:rsidRPr="004F3335" w:rsidRDefault="00353F6B" w:rsidP="00FA3442">
            <w:pPr>
              <w:tabs>
                <w:tab w:val="left" w:pos="470"/>
              </w:tabs>
              <w:spacing w:line="258" w:lineRule="auto"/>
              <w:ind w:right="80"/>
              <w:rPr>
                <w:rFonts w:eastAsia="Arial"/>
                <w:sz w:val="18"/>
                <w:szCs w:val="18"/>
              </w:rPr>
            </w:pPr>
          </w:p>
        </w:tc>
        <w:tc>
          <w:tcPr>
            <w:tcW w:w="1177" w:type="dxa"/>
            <w:vMerge/>
          </w:tcPr>
          <w:p w14:paraId="3F3982D6" w14:textId="77777777" w:rsidR="00353F6B" w:rsidRPr="004F3335" w:rsidRDefault="00353F6B" w:rsidP="00FA3442">
            <w:pPr>
              <w:tabs>
                <w:tab w:val="left" w:pos="470"/>
              </w:tabs>
              <w:spacing w:line="258" w:lineRule="auto"/>
              <w:ind w:right="80"/>
              <w:rPr>
                <w:rFonts w:eastAsia="Arial"/>
                <w:sz w:val="18"/>
                <w:szCs w:val="18"/>
              </w:rPr>
            </w:pPr>
          </w:p>
        </w:tc>
        <w:tc>
          <w:tcPr>
            <w:tcW w:w="3724" w:type="dxa"/>
            <w:vMerge/>
          </w:tcPr>
          <w:p w14:paraId="1C5D2668" w14:textId="77777777" w:rsidR="00353F6B" w:rsidRPr="004F3335" w:rsidRDefault="00353F6B" w:rsidP="00FA3442">
            <w:pPr>
              <w:tabs>
                <w:tab w:val="left" w:pos="470"/>
              </w:tabs>
              <w:spacing w:line="258" w:lineRule="auto"/>
              <w:ind w:right="80"/>
              <w:rPr>
                <w:rFonts w:eastAsia="Arial"/>
                <w:sz w:val="18"/>
                <w:szCs w:val="18"/>
              </w:rPr>
            </w:pPr>
          </w:p>
        </w:tc>
        <w:tc>
          <w:tcPr>
            <w:tcW w:w="1394" w:type="dxa"/>
          </w:tcPr>
          <w:p w14:paraId="3C973561" w14:textId="77777777" w:rsidR="00353F6B" w:rsidRPr="004F3335" w:rsidRDefault="00353F6B" w:rsidP="00FA3442">
            <w:pPr>
              <w:tabs>
                <w:tab w:val="left" w:pos="470"/>
              </w:tabs>
              <w:spacing w:line="258" w:lineRule="auto"/>
              <w:ind w:right="80"/>
              <w:rPr>
                <w:rFonts w:eastAsia="Arial"/>
                <w:sz w:val="18"/>
                <w:szCs w:val="18"/>
              </w:rPr>
            </w:pPr>
            <w:r>
              <w:rPr>
                <w:rFonts w:eastAsia="Arial"/>
                <w:sz w:val="18"/>
                <w:szCs w:val="18"/>
              </w:rPr>
              <w:t>&lt;99.5% and &gt;= 99.0</w:t>
            </w:r>
            <w:r w:rsidRPr="00B109B6">
              <w:rPr>
                <w:rFonts w:eastAsia="Arial"/>
                <w:sz w:val="18"/>
                <w:szCs w:val="18"/>
              </w:rPr>
              <w:t xml:space="preserve">% </w:t>
            </w:r>
          </w:p>
        </w:tc>
        <w:tc>
          <w:tcPr>
            <w:tcW w:w="1150" w:type="dxa"/>
          </w:tcPr>
          <w:p w14:paraId="0FE79CAA" w14:textId="77777777" w:rsidR="00353F6B" w:rsidRPr="004F3335" w:rsidRDefault="00353F6B" w:rsidP="00FA3442">
            <w:pPr>
              <w:tabs>
                <w:tab w:val="left" w:pos="470"/>
              </w:tabs>
              <w:spacing w:line="258" w:lineRule="auto"/>
              <w:ind w:right="80"/>
              <w:rPr>
                <w:rFonts w:eastAsia="Arial"/>
                <w:sz w:val="18"/>
                <w:szCs w:val="18"/>
              </w:rPr>
            </w:pPr>
            <w:r>
              <w:rPr>
                <w:rFonts w:eastAsia="Arial"/>
                <w:sz w:val="18"/>
                <w:szCs w:val="18"/>
              </w:rPr>
              <w:t>5</w:t>
            </w:r>
          </w:p>
        </w:tc>
      </w:tr>
      <w:tr w:rsidR="00353F6B" w:rsidRPr="004F3335" w14:paraId="298FA557" w14:textId="77777777" w:rsidTr="00FA3442">
        <w:tc>
          <w:tcPr>
            <w:tcW w:w="645" w:type="dxa"/>
            <w:vMerge/>
          </w:tcPr>
          <w:p w14:paraId="00883168" w14:textId="77777777" w:rsidR="00353F6B" w:rsidRPr="004F3335" w:rsidRDefault="00353F6B" w:rsidP="00FA3442">
            <w:pPr>
              <w:tabs>
                <w:tab w:val="left" w:pos="470"/>
              </w:tabs>
              <w:spacing w:line="258" w:lineRule="auto"/>
              <w:ind w:right="80"/>
              <w:rPr>
                <w:rFonts w:eastAsia="Arial"/>
                <w:sz w:val="18"/>
                <w:szCs w:val="18"/>
              </w:rPr>
            </w:pPr>
          </w:p>
        </w:tc>
        <w:tc>
          <w:tcPr>
            <w:tcW w:w="1649" w:type="dxa"/>
            <w:vMerge/>
          </w:tcPr>
          <w:p w14:paraId="03DC0BEC" w14:textId="77777777" w:rsidR="00353F6B" w:rsidRPr="004F3335" w:rsidRDefault="00353F6B" w:rsidP="00FA3442">
            <w:pPr>
              <w:tabs>
                <w:tab w:val="left" w:pos="470"/>
              </w:tabs>
              <w:spacing w:line="258" w:lineRule="auto"/>
              <w:ind w:right="80"/>
              <w:rPr>
                <w:rFonts w:eastAsia="Arial"/>
                <w:sz w:val="18"/>
                <w:szCs w:val="18"/>
              </w:rPr>
            </w:pPr>
          </w:p>
        </w:tc>
        <w:tc>
          <w:tcPr>
            <w:tcW w:w="1177" w:type="dxa"/>
            <w:vMerge/>
          </w:tcPr>
          <w:p w14:paraId="2BC20580" w14:textId="77777777" w:rsidR="00353F6B" w:rsidRPr="004F3335" w:rsidRDefault="00353F6B" w:rsidP="00FA3442">
            <w:pPr>
              <w:tabs>
                <w:tab w:val="left" w:pos="470"/>
              </w:tabs>
              <w:spacing w:line="258" w:lineRule="auto"/>
              <w:ind w:right="80"/>
              <w:rPr>
                <w:rFonts w:eastAsia="Arial"/>
                <w:sz w:val="18"/>
                <w:szCs w:val="18"/>
              </w:rPr>
            </w:pPr>
          </w:p>
        </w:tc>
        <w:tc>
          <w:tcPr>
            <w:tcW w:w="3724" w:type="dxa"/>
            <w:vMerge/>
          </w:tcPr>
          <w:p w14:paraId="4D59B747" w14:textId="77777777" w:rsidR="00353F6B" w:rsidRPr="004F3335" w:rsidRDefault="00353F6B" w:rsidP="00FA3442">
            <w:pPr>
              <w:tabs>
                <w:tab w:val="left" w:pos="470"/>
              </w:tabs>
              <w:spacing w:line="258" w:lineRule="auto"/>
              <w:ind w:right="80"/>
              <w:rPr>
                <w:rFonts w:eastAsia="Arial"/>
                <w:sz w:val="18"/>
                <w:szCs w:val="18"/>
              </w:rPr>
            </w:pPr>
          </w:p>
        </w:tc>
        <w:tc>
          <w:tcPr>
            <w:tcW w:w="1394" w:type="dxa"/>
          </w:tcPr>
          <w:p w14:paraId="05D90D0E" w14:textId="77777777" w:rsidR="00353F6B" w:rsidRPr="004F3335" w:rsidRDefault="00353F6B" w:rsidP="00FA3442">
            <w:pPr>
              <w:tabs>
                <w:tab w:val="left" w:pos="470"/>
              </w:tabs>
              <w:spacing w:line="258" w:lineRule="auto"/>
              <w:ind w:right="80"/>
              <w:rPr>
                <w:rFonts w:eastAsia="Arial"/>
                <w:sz w:val="18"/>
                <w:szCs w:val="18"/>
              </w:rPr>
            </w:pPr>
            <w:r w:rsidRPr="00B109B6">
              <w:rPr>
                <w:rFonts w:eastAsia="Arial"/>
                <w:sz w:val="18"/>
                <w:szCs w:val="18"/>
              </w:rPr>
              <w:t>&lt;99.</w:t>
            </w:r>
            <w:r>
              <w:rPr>
                <w:rFonts w:eastAsia="Arial"/>
                <w:sz w:val="18"/>
                <w:szCs w:val="18"/>
              </w:rPr>
              <w:t>0</w:t>
            </w:r>
            <w:r w:rsidRPr="00B109B6">
              <w:rPr>
                <w:rFonts w:eastAsia="Arial"/>
                <w:sz w:val="18"/>
                <w:szCs w:val="18"/>
              </w:rPr>
              <w:t>% and &gt;= 9</w:t>
            </w:r>
            <w:r>
              <w:rPr>
                <w:rFonts w:eastAsia="Arial"/>
                <w:sz w:val="18"/>
                <w:szCs w:val="18"/>
              </w:rPr>
              <w:t>8</w:t>
            </w:r>
            <w:r w:rsidRPr="00B109B6">
              <w:rPr>
                <w:rFonts w:eastAsia="Arial"/>
                <w:sz w:val="18"/>
                <w:szCs w:val="18"/>
              </w:rPr>
              <w:t xml:space="preserve">.5% </w:t>
            </w:r>
          </w:p>
        </w:tc>
        <w:tc>
          <w:tcPr>
            <w:tcW w:w="1150" w:type="dxa"/>
          </w:tcPr>
          <w:p w14:paraId="72D67D3E" w14:textId="77777777" w:rsidR="00353F6B" w:rsidRPr="004F3335" w:rsidRDefault="00353F6B" w:rsidP="00FA3442">
            <w:pPr>
              <w:tabs>
                <w:tab w:val="left" w:pos="470"/>
              </w:tabs>
              <w:spacing w:line="258" w:lineRule="auto"/>
              <w:ind w:right="80"/>
              <w:rPr>
                <w:rFonts w:eastAsia="Arial"/>
                <w:sz w:val="18"/>
                <w:szCs w:val="18"/>
              </w:rPr>
            </w:pPr>
            <w:r>
              <w:rPr>
                <w:rFonts w:eastAsia="Arial"/>
                <w:sz w:val="18"/>
                <w:szCs w:val="18"/>
              </w:rPr>
              <w:t>6</w:t>
            </w:r>
          </w:p>
        </w:tc>
      </w:tr>
      <w:tr w:rsidR="00353F6B" w:rsidRPr="004F3335" w14:paraId="718360BB" w14:textId="77777777" w:rsidTr="00FA3442">
        <w:tc>
          <w:tcPr>
            <w:tcW w:w="645" w:type="dxa"/>
            <w:vMerge/>
          </w:tcPr>
          <w:p w14:paraId="06C6D127" w14:textId="77777777" w:rsidR="00353F6B" w:rsidRPr="004F3335" w:rsidRDefault="00353F6B" w:rsidP="00FA3442">
            <w:pPr>
              <w:tabs>
                <w:tab w:val="left" w:pos="470"/>
              </w:tabs>
              <w:spacing w:line="258" w:lineRule="auto"/>
              <w:ind w:right="80"/>
              <w:rPr>
                <w:rFonts w:eastAsia="Arial"/>
                <w:sz w:val="18"/>
                <w:szCs w:val="18"/>
              </w:rPr>
            </w:pPr>
          </w:p>
        </w:tc>
        <w:tc>
          <w:tcPr>
            <w:tcW w:w="1649" w:type="dxa"/>
            <w:vMerge/>
          </w:tcPr>
          <w:p w14:paraId="145270C7" w14:textId="77777777" w:rsidR="00353F6B" w:rsidRPr="004F3335" w:rsidRDefault="00353F6B" w:rsidP="00FA3442">
            <w:pPr>
              <w:tabs>
                <w:tab w:val="left" w:pos="470"/>
              </w:tabs>
              <w:spacing w:line="258" w:lineRule="auto"/>
              <w:ind w:right="80"/>
              <w:rPr>
                <w:rFonts w:eastAsia="Arial"/>
                <w:sz w:val="18"/>
                <w:szCs w:val="18"/>
              </w:rPr>
            </w:pPr>
          </w:p>
        </w:tc>
        <w:tc>
          <w:tcPr>
            <w:tcW w:w="1177" w:type="dxa"/>
            <w:vMerge/>
          </w:tcPr>
          <w:p w14:paraId="39BD5131" w14:textId="77777777" w:rsidR="00353F6B" w:rsidRPr="004F3335" w:rsidRDefault="00353F6B" w:rsidP="00FA3442">
            <w:pPr>
              <w:tabs>
                <w:tab w:val="left" w:pos="470"/>
              </w:tabs>
              <w:spacing w:line="258" w:lineRule="auto"/>
              <w:ind w:right="80"/>
              <w:rPr>
                <w:rFonts w:eastAsia="Arial"/>
                <w:sz w:val="18"/>
                <w:szCs w:val="18"/>
              </w:rPr>
            </w:pPr>
          </w:p>
        </w:tc>
        <w:tc>
          <w:tcPr>
            <w:tcW w:w="3724" w:type="dxa"/>
            <w:vMerge/>
          </w:tcPr>
          <w:p w14:paraId="2EE0A8E8" w14:textId="77777777" w:rsidR="00353F6B" w:rsidRPr="004F3335" w:rsidRDefault="00353F6B" w:rsidP="00FA3442">
            <w:pPr>
              <w:tabs>
                <w:tab w:val="left" w:pos="470"/>
              </w:tabs>
              <w:spacing w:line="258" w:lineRule="auto"/>
              <w:ind w:right="80"/>
              <w:rPr>
                <w:rFonts w:eastAsia="Arial"/>
                <w:sz w:val="18"/>
                <w:szCs w:val="18"/>
              </w:rPr>
            </w:pPr>
          </w:p>
        </w:tc>
        <w:tc>
          <w:tcPr>
            <w:tcW w:w="1394" w:type="dxa"/>
          </w:tcPr>
          <w:p w14:paraId="7BBC9987" w14:textId="77777777" w:rsidR="00353F6B" w:rsidRPr="00B109B6" w:rsidRDefault="00353F6B" w:rsidP="00FA3442">
            <w:pPr>
              <w:tabs>
                <w:tab w:val="left" w:pos="470"/>
              </w:tabs>
              <w:spacing w:line="258" w:lineRule="auto"/>
              <w:ind w:right="80"/>
              <w:rPr>
                <w:rFonts w:eastAsia="Arial"/>
                <w:sz w:val="18"/>
                <w:szCs w:val="18"/>
              </w:rPr>
            </w:pPr>
            <w:r w:rsidRPr="00FD1152">
              <w:rPr>
                <w:rFonts w:eastAsia="Arial"/>
                <w:sz w:val="18"/>
                <w:szCs w:val="18"/>
              </w:rPr>
              <w:t>&lt;9</w:t>
            </w:r>
            <w:r>
              <w:rPr>
                <w:rFonts w:eastAsia="Arial"/>
                <w:sz w:val="18"/>
                <w:szCs w:val="18"/>
              </w:rPr>
              <w:t>8</w:t>
            </w:r>
            <w:r w:rsidRPr="00FD1152">
              <w:rPr>
                <w:rFonts w:eastAsia="Arial"/>
                <w:sz w:val="18"/>
                <w:szCs w:val="18"/>
              </w:rPr>
              <w:t>.</w:t>
            </w:r>
            <w:r>
              <w:rPr>
                <w:rFonts w:eastAsia="Arial"/>
                <w:sz w:val="18"/>
                <w:szCs w:val="18"/>
              </w:rPr>
              <w:t>5</w:t>
            </w:r>
            <w:r w:rsidRPr="00FD1152">
              <w:rPr>
                <w:rFonts w:eastAsia="Arial"/>
                <w:sz w:val="18"/>
                <w:szCs w:val="18"/>
              </w:rPr>
              <w:t>% and &gt;= 98</w:t>
            </w:r>
            <w:r>
              <w:rPr>
                <w:rFonts w:eastAsia="Arial"/>
                <w:sz w:val="18"/>
                <w:szCs w:val="18"/>
              </w:rPr>
              <w:t>.0</w:t>
            </w:r>
            <w:r w:rsidRPr="00FD1152">
              <w:rPr>
                <w:rFonts w:eastAsia="Arial"/>
                <w:sz w:val="18"/>
                <w:szCs w:val="18"/>
              </w:rPr>
              <w:t xml:space="preserve">% </w:t>
            </w:r>
          </w:p>
        </w:tc>
        <w:tc>
          <w:tcPr>
            <w:tcW w:w="1150" w:type="dxa"/>
          </w:tcPr>
          <w:p w14:paraId="0D5ADAAA" w14:textId="77777777" w:rsidR="00353F6B" w:rsidRPr="004F3335" w:rsidRDefault="00353F6B" w:rsidP="00FA3442">
            <w:pPr>
              <w:tabs>
                <w:tab w:val="left" w:pos="470"/>
              </w:tabs>
              <w:spacing w:line="258" w:lineRule="auto"/>
              <w:ind w:right="80"/>
              <w:rPr>
                <w:rFonts w:eastAsia="Arial"/>
                <w:sz w:val="18"/>
                <w:szCs w:val="18"/>
              </w:rPr>
            </w:pPr>
            <w:r>
              <w:rPr>
                <w:rFonts w:eastAsia="Arial"/>
                <w:sz w:val="18"/>
                <w:szCs w:val="18"/>
              </w:rPr>
              <w:t>7</w:t>
            </w:r>
          </w:p>
        </w:tc>
      </w:tr>
      <w:tr w:rsidR="00353F6B" w:rsidRPr="004F3335" w14:paraId="5C20899A" w14:textId="77777777" w:rsidTr="00FA3442">
        <w:tc>
          <w:tcPr>
            <w:tcW w:w="645" w:type="dxa"/>
            <w:vMerge/>
          </w:tcPr>
          <w:p w14:paraId="5822CFE2" w14:textId="77777777" w:rsidR="00353F6B" w:rsidRPr="004F3335" w:rsidRDefault="00353F6B" w:rsidP="00FA3442">
            <w:pPr>
              <w:tabs>
                <w:tab w:val="left" w:pos="470"/>
              </w:tabs>
              <w:spacing w:line="258" w:lineRule="auto"/>
              <w:ind w:right="80"/>
              <w:rPr>
                <w:rFonts w:eastAsia="Arial"/>
                <w:sz w:val="18"/>
                <w:szCs w:val="18"/>
              </w:rPr>
            </w:pPr>
          </w:p>
        </w:tc>
        <w:tc>
          <w:tcPr>
            <w:tcW w:w="1649" w:type="dxa"/>
            <w:vMerge/>
          </w:tcPr>
          <w:p w14:paraId="4A8DE4F2" w14:textId="77777777" w:rsidR="00353F6B" w:rsidRPr="004F3335" w:rsidRDefault="00353F6B" w:rsidP="00FA3442">
            <w:pPr>
              <w:tabs>
                <w:tab w:val="left" w:pos="470"/>
              </w:tabs>
              <w:spacing w:line="258" w:lineRule="auto"/>
              <w:ind w:right="80"/>
              <w:rPr>
                <w:rFonts w:eastAsia="Arial"/>
                <w:sz w:val="18"/>
                <w:szCs w:val="18"/>
              </w:rPr>
            </w:pPr>
          </w:p>
        </w:tc>
        <w:tc>
          <w:tcPr>
            <w:tcW w:w="1177" w:type="dxa"/>
            <w:vMerge/>
          </w:tcPr>
          <w:p w14:paraId="4094FB92" w14:textId="77777777" w:rsidR="00353F6B" w:rsidRPr="004F3335" w:rsidRDefault="00353F6B" w:rsidP="00FA3442">
            <w:pPr>
              <w:tabs>
                <w:tab w:val="left" w:pos="470"/>
              </w:tabs>
              <w:spacing w:line="258" w:lineRule="auto"/>
              <w:ind w:right="80"/>
              <w:rPr>
                <w:rFonts w:eastAsia="Arial"/>
                <w:sz w:val="18"/>
                <w:szCs w:val="18"/>
              </w:rPr>
            </w:pPr>
          </w:p>
        </w:tc>
        <w:tc>
          <w:tcPr>
            <w:tcW w:w="3724" w:type="dxa"/>
            <w:vMerge/>
          </w:tcPr>
          <w:p w14:paraId="2E83D9D8" w14:textId="77777777" w:rsidR="00353F6B" w:rsidRPr="004F3335" w:rsidRDefault="00353F6B" w:rsidP="00FA3442">
            <w:pPr>
              <w:tabs>
                <w:tab w:val="left" w:pos="470"/>
              </w:tabs>
              <w:spacing w:line="258" w:lineRule="auto"/>
              <w:ind w:right="80"/>
              <w:rPr>
                <w:rFonts w:eastAsia="Arial"/>
                <w:sz w:val="18"/>
                <w:szCs w:val="18"/>
              </w:rPr>
            </w:pPr>
          </w:p>
        </w:tc>
        <w:tc>
          <w:tcPr>
            <w:tcW w:w="1394" w:type="dxa"/>
          </w:tcPr>
          <w:p w14:paraId="13490A17" w14:textId="77777777" w:rsidR="00353F6B" w:rsidRPr="00B109B6" w:rsidRDefault="00353F6B" w:rsidP="00FA3442">
            <w:pPr>
              <w:tabs>
                <w:tab w:val="left" w:pos="470"/>
              </w:tabs>
              <w:spacing w:line="258" w:lineRule="auto"/>
              <w:ind w:right="80"/>
              <w:rPr>
                <w:rFonts w:eastAsia="Arial"/>
                <w:sz w:val="18"/>
                <w:szCs w:val="18"/>
              </w:rPr>
            </w:pPr>
            <w:r w:rsidRPr="00FD1152">
              <w:rPr>
                <w:rFonts w:eastAsia="Arial"/>
                <w:sz w:val="18"/>
                <w:szCs w:val="18"/>
              </w:rPr>
              <w:t>&lt;</w:t>
            </w:r>
            <w:r>
              <w:rPr>
                <w:rFonts w:eastAsia="Arial"/>
                <w:sz w:val="18"/>
                <w:szCs w:val="18"/>
              </w:rPr>
              <w:t>98.0%</w:t>
            </w:r>
            <w:r w:rsidRPr="00FD1152">
              <w:rPr>
                <w:rFonts w:eastAsia="Arial"/>
                <w:sz w:val="18"/>
                <w:szCs w:val="18"/>
              </w:rPr>
              <w:t xml:space="preserve"> </w:t>
            </w:r>
          </w:p>
        </w:tc>
        <w:tc>
          <w:tcPr>
            <w:tcW w:w="1150" w:type="dxa"/>
          </w:tcPr>
          <w:p w14:paraId="7414C6EE" w14:textId="77777777" w:rsidR="00353F6B" w:rsidRPr="004F3335" w:rsidRDefault="00353F6B" w:rsidP="00FA3442">
            <w:pPr>
              <w:tabs>
                <w:tab w:val="left" w:pos="470"/>
              </w:tabs>
              <w:spacing w:line="258" w:lineRule="auto"/>
              <w:ind w:right="80"/>
              <w:rPr>
                <w:rFonts w:eastAsia="Arial"/>
                <w:sz w:val="18"/>
                <w:szCs w:val="18"/>
              </w:rPr>
            </w:pPr>
            <w:r>
              <w:rPr>
                <w:rFonts w:eastAsia="Arial"/>
                <w:sz w:val="18"/>
                <w:szCs w:val="18"/>
              </w:rPr>
              <w:t>8</w:t>
            </w:r>
          </w:p>
        </w:tc>
      </w:tr>
    </w:tbl>
    <w:p w14:paraId="674BBD92" w14:textId="77777777" w:rsidR="00353F6B" w:rsidRDefault="00353F6B" w:rsidP="00353F6B">
      <w:pPr>
        <w:spacing w:line="259" w:lineRule="auto"/>
        <w:jc w:val="both"/>
      </w:pPr>
    </w:p>
    <w:p w14:paraId="5FB48811" w14:textId="77777777" w:rsidR="00353F6B" w:rsidRDefault="00353F6B" w:rsidP="00353F6B">
      <w:pPr>
        <w:spacing w:line="0" w:lineRule="atLeast"/>
        <w:rPr>
          <w:rFonts w:eastAsia="Arial"/>
          <w:b/>
          <w:color w:val="C2CD23"/>
        </w:rPr>
      </w:pPr>
      <w:r w:rsidRPr="00F95A2F">
        <w:rPr>
          <w:rFonts w:eastAsia="Arial"/>
          <w:b/>
          <w:color w:val="C2CD23"/>
        </w:rPr>
        <w:t>Performance SLAs</w:t>
      </w:r>
    </w:p>
    <w:p w14:paraId="2BD4E1F3" w14:textId="77777777" w:rsidR="00353F6B" w:rsidRPr="00F95A2F" w:rsidRDefault="00353F6B" w:rsidP="00353F6B">
      <w:pPr>
        <w:spacing w:line="0" w:lineRule="atLeast"/>
        <w:rPr>
          <w:rFonts w:eastAsia="Arial"/>
          <w:b/>
          <w:color w:val="C2CD23"/>
        </w:rPr>
      </w:pPr>
    </w:p>
    <w:tbl>
      <w:tblPr>
        <w:tblStyle w:val="TableGrid"/>
        <w:tblW w:w="0" w:type="auto"/>
        <w:tblLook w:val="04A0" w:firstRow="1" w:lastRow="0" w:firstColumn="1" w:lastColumn="0" w:noHBand="0" w:noVBand="1"/>
      </w:tblPr>
      <w:tblGrid>
        <w:gridCol w:w="645"/>
        <w:gridCol w:w="2772"/>
        <w:gridCol w:w="1068"/>
        <w:gridCol w:w="2312"/>
        <w:gridCol w:w="1409"/>
        <w:gridCol w:w="1144"/>
      </w:tblGrid>
      <w:tr w:rsidR="00353F6B" w:rsidRPr="004F3335" w14:paraId="4241FD5B" w14:textId="77777777" w:rsidTr="00FA3442">
        <w:tc>
          <w:tcPr>
            <w:tcW w:w="645" w:type="dxa"/>
          </w:tcPr>
          <w:p w14:paraId="20ECDEBA" w14:textId="77777777" w:rsidR="00353F6B" w:rsidRPr="004F3335" w:rsidRDefault="00353F6B" w:rsidP="00FA3442">
            <w:pPr>
              <w:tabs>
                <w:tab w:val="left" w:pos="470"/>
              </w:tabs>
              <w:spacing w:line="258" w:lineRule="auto"/>
              <w:ind w:right="80"/>
              <w:rPr>
                <w:rFonts w:eastAsia="Arial"/>
                <w:b/>
                <w:sz w:val="18"/>
                <w:szCs w:val="18"/>
              </w:rPr>
            </w:pPr>
            <w:proofErr w:type="spellStart"/>
            <w:proofErr w:type="gramStart"/>
            <w:r>
              <w:rPr>
                <w:rFonts w:eastAsia="Arial"/>
                <w:b/>
                <w:sz w:val="18"/>
                <w:szCs w:val="18"/>
              </w:rPr>
              <w:t>S.No</w:t>
            </w:r>
            <w:proofErr w:type="spellEnd"/>
            <w:proofErr w:type="gramEnd"/>
          </w:p>
        </w:tc>
        <w:tc>
          <w:tcPr>
            <w:tcW w:w="4390" w:type="dxa"/>
          </w:tcPr>
          <w:p w14:paraId="3A2948EE" w14:textId="77777777" w:rsidR="00353F6B" w:rsidRPr="004F3335" w:rsidRDefault="00353F6B" w:rsidP="00FA3442">
            <w:pPr>
              <w:tabs>
                <w:tab w:val="left" w:pos="470"/>
              </w:tabs>
              <w:spacing w:line="258" w:lineRule="auto"/>
              <w:ind w:right="80"/>
              <w:rPr>
                <w:rFonts w:eastAsia="Arial"/>
                <w:b/>
                <w:sz w:val="18"/>
                <w:szCs w:val="18"/>
              </w:rPr>
            </w:pPr>
            <w:r w:rsidRPr="003411D9">
              <w:rPr>
                <w:rFonts w:eastAsia="Arial"/>
                <w:b/>
                <w:sz w:val="18"/>
                <w:szCs w:val="18"/>
              </w:rPr>
              <w:t>Category/ Component</w:t>
            </w:r>
          </w:p>
        </w:tc>
        <w:tc>
          <w:tcPr>
            <w:tcW w:w="1260" w:type="dxa"/>
          </w:tcPr>
          <w:p w14:paraId="5CDFB79D" w14:textId="77777777" w:rsidR="00353F6B" w:rsidRDefault="00353F6B" w:rsidP="00FA3442">
            <w:pPr>
              <w:tabs>
                <w:tab w:val="left" w:pos="470"/>
              </w:tabs>
              <w:spacing w:line="258" w:lineRule="auto"/>
              <w:ind w:right="80"/>
              <w:rPr>
                <w:rFonts w:eastAsia="Arial"/>
                <w:b/>
                <w:sz w:val="18"/>
                <w:szCs w:val="18"/>
              </w:rPr>
            </w:pPr>
            <w:r>
              <w:rPr>
                <w:rFonts w:eastAsia="Arial"/>
                <w:b/>
                <w:sz w:val="18"/>
                <w:szCs w:val="18"/>
              </w:rPr>
              <w:t>Metric Type</w:t>
            </w:r>
          </w:p>
        </w:tc>
        <w:tc>
          <w:tcPr>
            <w:tcW w:w="3659" w:type="dxa"/>
          </w:tcPr>
          <w:p w14:paraId="0D93E41F" w14:textId="77777777" w:rsidR="00353F6B" w:rsidRPr="004F3335" w:rsidRDefault="00353F6B" w:rsidP="00FA3442">
            <w:pPr>
              <w:tabs>
                <w:tab w:val="left" w:pos="470"/>
              </w:tabs>
              <w:spacing w:line="258" w:lineRule="auto"/>
              <w:ind w:right="80"/>
              <w:rPr>
                <w:rFonts w:eastAsia="Arial"/>
                <w:b/>
                <w:sz w:val="18"/>
                <w:szCs w:val="18"/>
              </w:rPr>
            </w:pPr>
            <w:r>
              <w:rPr>
                <w:rFonts w:eastAsia="Arial"/>
                <w:b/>
                <w:sz w:val="18"/>
                <w:szCs w:val="18"/>
              </w:rPr>
              <w:t>Definition</w:t>
            </w:r>
          </w:p>
        </w:tc>
        <w:tc>
          <w:tcPr>
            <w:tcW w:w="1962" w:type="dxa"/>
          </w:tcPr>
          <w:p w14:paraId="7DA323D1" w14:textId="77777777" w:rsidR="00353F6B" w:rsidRPr="004F3335" w:rsidRDefault="00353F6B" w:rsidP="00FA3442">
            <w:pPr>
              <w:tabs>
                <w:tab w:val="left" w:pos="470"/>
              </w:tabs>
              <w:spacing w:line="258" w:lineRule="auto"/>
              <w:ind w:right="80"/>
              <w:rPr>
                <w:rFonts w:eastAsia="Arial"/>
                <w:b/>
                <w:sz w:val="18"/>
                <w:szCs w:val="18"/>
              </w:rPr>
            </w:pPr>
            <w:r>
              <w:rPr>
                <w:rFonts w:eastAsia="Arial"/>
                <w:b/>
                <w:sz w:val="18"/>
                <w:szCs w:val="18"/>
              </w:rPr>
              <w:t>Target</w:t>
            </w:r>
          </w:p>
        </w:tc>
        <w:tc>
          <w:tcPr>
            <w:tcW w:w="1399" w:type="dxa"/>
          </w:tcPr>
          <w:p w14:paraId="76A20FB8" w14:textId="77777777" w:rsidR="00353F6B" w:rsidRPr="004F3335" w:rsidRDefault="00353F6B" w:rsidP="00FA3442">
            <w:pPr>
              <w:tabs>
                <w:tab w:val="left" w:pos="470"/>
              </w:tabs>
              <w:spacing w:line="258" w:lineRule="auto"/>
              <w:ind w:right="80"/>
              <w:rPr>
                <w:rFonts w:eastAsia="Arial"/>
                <w:b/>
                <w:sz w:val="18"/>
                <w:szCs w:val="18"/>
              </w:rPr>
            </w:pPr>
            <w:r>
              <w:rPr>
                <w:rFonts w:eastAsia="Arial"/>
                <w:b/>
                <w:sz w:val="18"/>
                <w:szCs w:val="18"/>
              </w:rPr>
              <w:t>Severity Level</w:t>
            </w:r>
          </w:p>
        </w:tc>
      </w:tr>
      <w:tr w:rsidR="00353F6B" w:rsidRPr="004F3335" w14:paraId="20747434" w14:textId="77777777" w:rsidTr="00FA3442">
        <w:tc>
          <w:tcPr>
            <w:tcW w:w="645" w:type="dxa"/>
          </w:tcPr>
          <w:p w14:paraId="78A15B1B" w14:textId="77777777" w:rsidR="00353F6B" w:rsidRPr="004F3335" w:rsidRDefault="00353F6B" w:rsidP="00FA3442">
            <w:pPr>
              <w:tabs>
                <w:tab w:val="left" w:pos="470"/>
              </w:tabs>
              <w:spacing w:line="258" w:lineRule="auto"/>
              <w:ind w:right="80"/>
              <w:rPr>
                <w:rFonts w:eastAsia="Arial"/>
                <w:sz w:val="18"/>
                <w:szCs w:val="18"/>
              </w:rPr>
            </w:pPr>
            <w:r>
              <w:rPr>
                <w:rFonts w:eastAsia="Arial"/>
                <w:sz w:val="18"/>
                <w:szCs w:val="18"/>
              </w:rPr>
              <w:t>1.</w:t>
            </w:r>
          </w:p>
        </w:tc>
        <w:tc>
          <w:tcPr>
            <w:tcW w:w="4390" w:type="dxa"/>
          </w:tcPr>
          <w:p w14:paraId="61310CD9" w14:textId="77777777" w:rsidR="00353F6B" w:rsidRPr="004F3335" w:rsidRDefault="00353F6B" w:rsidP="00FA3442">
            <w:pPr>
              <w:tabs>
                <w:tab w:val="left" w:pos="470"/>
              </w:tabs>
              <w:spacing w:line="258" w:lineRule="auto"/>
              <w:ind w:right="80"/>
              <w:rPr>
                <w:rFonts w:eastAsia="Arial"/>
                <w:sz w:val="18"/>
                <w:szCs w:val="18"/>
              </w:rPr>
            </w:pPr>
            <w:r w:rsidRPr="003411D9">
              <w:rPr>
                <w:rFonts w:eastAsia="Arial"/>
                <w:sz w:val="18"/>
                <w:szCs w:val="18"/>
              </w:rPr>
              <w:t>Average page loading time for all Applications</w:t>
            </w:r>
          </w:p>
        </w:tc>
        <w:tc>
          <w:tcPr>
            <w:tcW w:w="1260" w:type="dxa"/>
          </w:tcPr>
          <w:p w14:paraId="31C6CC5B" w14:textId="77777777" w:rsidR="00353F6B" w:rsidRPr="00E502E9" w:rsidRDefault="00353F6B" w:rsidP="00FA3442">
            <w:pPr>
              <w:tabs>
                <w:tab w:val="left" w:pos="470"/>
              </w:tabs>
              <w:spacing w:line="258" w:lineRule="auto"/>
              <w:ind w:right="80"/>
              <w:rPr>
                <w:rFonts w:eastAsia="Arial"/>
                <w:sz w:val="18"/>
                <w:szCs w:val="18"/>
              </w:rPr>
            </w:pPr>
            <w:r>
              <w:rPr>
                <w:rFonts w:eastAsia="Arial"/>
                <w:sz w:val="18"/>
                <w:szCs w:val="18"/>
              </w:rPr>
              <w:t>In seconds</w:t>
            </w:r>
          </w:p>
        </w:tc>
        <w:tc>
          <w:tcPr>
            <w:tcW w:w="3659" w:type="dxa"/>
          </w:tcPr>
          <w:p w14:paraId="329A8BA3" w14:textId="77777777" w:rsidR="00353F6B" w:rsidRPr="004F3335" w:rsidRDefault="00353F6B" w:rsidP="00FA3442">
            <w:pPr>
              <w:tabs>
                <w:tab w:val="left" w:pos="470"/>
              </w:tabs>
              <w:spacing w:line="258" w:lineRule="auto"/>
              <w:ind w:right="80"/>
              <w:rPr>
                <w:rFonts w:eastAsia="Arial"/>
                <w:sz w:val="18"/>
                <w:szCs w:val="18"/>
              </w:rPr>
            </w:pPr>
            <w:r w:rsidRPr="195349C5">
              <w:rPr>
                <w:rFonts w:eastAsia="Arial"/>
                <w:sz w:val="18"/>
                <w:szCs w:val="18"/>
              </w:rPr>
              <w:t>Page loading time is measured monthly.</w:t>
            </w:r>
          </w:p>
        </w:tc>
        <w:tc>
          <w:tcPr>
            <w:tcW w:w="1962" w:type="dxa"/>
          </w:tcPr>
          <w:p w14:paraId="6DEBB81D" w14:textId="77777777" w:rsidR="00353F6B" w:rsidRPr="004F3335" w:rsidRDefault="00353F6B" w:rsidP="00FA3442">
            <w:pPr>
              <w:tabs>
                <w:tab w:val="left" w:pos="470"/>
              </w:tabs>
              <w:spacing w:line="258" w:lineRule="auto"/>
              <w:ind w:right="80"/>
              <w:rPr>
                <w:rFonts w:eastAsia="Arial"/>
                <w:sz w:val="18"/>
                <w:szCs w:val="18"/>
              </w:rPr>
            </w:pPr>
            <w:r>
              <w:rPr>
                <w:rFonts w:eastAsia="Arial"/>
                <w:sz w:val="18"/>
                <w:szCs w:val="18"/>
              </w:rPr>
              <w:t>95% within the limit of 2</w:t>
            </w:r>
            <w:r w:rsidRPr="00722D9D">
              <w:rPr>
                <w:rFonts w:eastAsia="Arial"/>
                <w:sz w:val="18"/>
                <w:szCs w:val="18"/>
              </w:rPr>
              <w:t xml:space="preserve"> seconds</w:t>
            </w:r>
          </w:p>
        </w:tc>
        <w:tc>
          <w:tcPr>
            <w:tcW w:w="1399" w:type="dxa"/>
          </w:tcPr>
          <w:p w14:paraId="070330D1" w14:textId="77777777" w:rsidR="00353F6B" w:rsidRPr="004F3335" w:rsidRDefault="00353F6B" w:rsidP="00FA3442">
            <w:pPr>
              <w:tabs>
                <w:tab w:val="left" w:pos="470"/>
              </w:tabs>
              <w:spacing w:line="258" w:lineRule="auto"/>
              <w:ind w:right="80"/>
              <w:rPr>
                <w:rFonts w:eastAsia="Arial"/>
                <w:sz w:val="18"/>
                <w:szCs w:val="18"/>
              </w:rPr>
            </w:pPr>
            <w:r>
              <w:rPr>
                <w:rFonts w:eastAsia="Arial"/>
                <w:sz w:val="18"/>
                <w:szCs w:val="18"/>
              </w:rPr>
              <w:t>2</w:t>
            </w:r>
          </w:p>
        </w:tc>
      </w:tr>
      <w:tr w:rsidR="00353F6B" w:rsidRPr="004F3335" w14:paraId="33AEC585" w14:textId="77777777" w:rsidTr="00FA3442">
        <w:tc>
          <w:tcPr>
            <w:tcW w:w="645" w:type="dxa"/>
          </w:tcPr>
          <w:p w14:paraId="2E9AC429" w14:textId="77777777" w:rsidR="00353F6B" w:rsidRPr="004F3335" w:rsidRDefault="00353F6B" w:rsidP="00FA3442">
            <w:pPr>
              <w:tabs>
                <w:tab w:val="left" w:pos="470"/>
              </w:tabs>
              <w:spacing w:line="258" w:lineRule="auto"/>
              <w:ind w:right="80"/>
              <w:rPr>
                <w:rFonts w:eastAsia="Arial"/>
                <w:sz w:val="18"/>
                <w:szCs w:val="18"/>
              </w:rPr>
            </w:pPr>
            <w:r>
              <w:rPr>
                <w:rFonts w:eastAsia="Arial"/>
                <w:sz w:val="18"/>
                <w:szCs w:val="18"/>
              </w:rPr>
              <w:t>2.</w:t>
            </w:r>
          </w:p>
        </w:tc>
        <w:tc>
          <w:tcPr>
            <w:tcW w:w="4390" w:type="dxa"/>
          </w:tcPr>
          <w:p w14:paraId="02642780" w14:textId="77777777" w:rsidR="00353F6B" w:rsidRPr="004F3335" w:rsidRDefault="00353F6B" w:rsidP="00FA3442">
            <w:pPr>
              <w:tabs>
                <w:tab w:val="left" w:pos="470"/>
              </w:tabs>
              <w:spacing w:line="258" w:lineRule="auto"/>
              <w:ind w:right="80"/>
              <w:rPr>
                <w:rFonts w:eastAsia="Arial"/>
                <w:sz w:val="18"/>
                <w:szCs w:val="18"/>
              </w:rPr>
            </w:pPr>
            <w:r w:rsidRPr="195349C5">
              <w:rPr>
                <w:rFonts w:eastAsia="Arial"/>
                <w:sz w:val="18"/>
                <w:szCs w:val="18"/>
              </w:rPr>
              <w:t>Transaction response time except for the transactions mentioned in point below.</w:t>
            </w:r>
          </w:p>
        </w:tc>
        <w:tc>
          <w:tcPr>
            <w:tcW w:w="1260" w:type="dxa"/>
          </w:tcPr>
          <w:p w14:paraId="574BFB5E" w14:textId="77777777" w:rsidR="00353F6B" w:rsidRPr="004F3335" w:rsidRDefault="00353F6B" w:rsidP="00FA3442">
            <w:pPr>
              <w:tabs>
                <w:tab w:val="left" w:pos="470"/>
              </w:tabs>
              <w:spacing w:line="258" w:lineRule="auto"/>
              <w:ind w:right="80"/>
              <w:rPr>
                <w:rFonts w:eastAsia="Arial"/>
                <w:sz w:val="18"/>
                <w:szCs w:val="18"/>
              </w:rPr>
            </w:pPr>
            <w:r w:rsidRPr="001E059A">
              <w:rPr>
                <w:rFonts w:eastAsia="Arial"/>
                <w:sz w:val="18"/>
                <w:szCs w:val="18"/>
              </w:rPr>
              <w:t>In seconds</w:t>
            </w:r>
          </w:p>
        </w:tc>
        <w:tc>
          <w:tcPr>
            <w:tcW w:w="3659" w:type="dxa"/>
          </w:tcPr>
          <w:p w14:paraId="18F722E4" w14:textId="77777777" w:rsidR="00353F6B" w:rsidRPr="004F3335" w:rsidRDefault="00353F6B" w:rsidP="00FA3442">
            <w:pPr>
              <w:tabs>
                <w:tab w:val="left" w:pos="470"/>
              </w:tabs>
              <w:spacing w:line="258" w:lineRule="auto"/>
              <w:ind w:right="80"/>
              <w:rPr>
                <w:rFonts w:eastAsia="Arial"/>
                <w:sz w:val="18"/>
                <w:szCs w:val="18"/>
              </w:rPr>
            </w:pPr>
            <w:r w:rsidRPr="00722D9D">
              <w:rPr>
                <w:rFonts w:eastAsia="Arial"/>
                <w:sz w:val="18"/>
                <w:szCs w:val="18"/>
              </w:rPr>
              <w:t>Response time of services measured monthly</w:t>
            </w:r>
          </w:p>
        </w:tc>
        <w:tc>
          <w:tcPr>
            <w:tcW w:w="1962" w:type="dxa"/>
          </w:tcPr>
          <w:p w14:paraId="5C0231DC" w14:textId="77777777" w:rsidR="00353F6B" w:rsidRPr="004F3335" w:rsidRDefault="00353F6B" w:rsidP="00FA3442">
            <w:pPr>
              <w:tabs>
                <w:tab w:val="left" w:pos="470"/>
              </w:tabs>
              <w:spacing w:line="258" w:lineRule="auto"/>
              <w:ind w:right="80"/>
              <w:rPr>
                <w:rFonts w:eastAsia="Arial"/>
                <w:sz w:val="18"/>
                <w:szCs w:val="18"/>
              </w:rPr>
            </w:pPr>
            <w:r>
              <w:rPr>
                <w:rFonts w:eastAsia="Arial"/>
                <w:sz w:val="18"/>
                <w:szCs w:val="18"/>
              </w:rPr>
              <w:t>95% within the limit of 2</w:t>
            </w:r>
            <w:r w:rsidRPr="00722D9D">
              <w:rPr>
                <w:rFonts w:eastAsia="Arial"/>
                <w:sz w:val="18"/>
                <w:szCs w:val="18"/>
              </w:rPr>
              <w:t xml:space="preserve"> seconds</w:t>
            </w:r>
          </w:p>
        </w:tc>
        <w:tc>
          <w:tcPr>
            <w:tcW w:w="1399" w:type="dxa"/>
          </w:tcPr>
          <w:p w14:paraId="5B3FA521" w14:textId="77777777" w:rsidR="00353F6B" w:rsidRPr="004F3335" w:rsidRDefault="00353F6B" w:rsidP="00FA3442">
            <w:pPr>
              <w:tabs>
                <w:tab w:val="left" w:pos="470"/>
              </w:tabs>
              <w:spacing w:line="258" w:lineRule="auto"/>
              <w:ind w:right="80"/>
              <w:rPr>
                <w:rFonts w:eastAsia="Arial"/>
                <w:sz w:val="18"/>
                <w:szCs w:val="18"/>
              </w:rPr>
            </w:pPr>
            <w:r>
              <w:rPr>
                <w:rFonts w:eastAsia="Arial"/>
                <w:sz w:val="18"/>
                <w:szCs w:val="18"/>
              </w:rPr>
              <w:t>2</w:t>
            </w:r>
          </w:p>
        </w:tc>
      </w:tr>
      <w:tr w:rsidR="00353F6B" w:rsidRPr="004F3335" w14:paraId="52EBDBC5" w14:textId="77777777" w:rsidTr="00FA3442">
        <w:tc>
          <w:tcPr>
            <w:tcW w:w="645" w:type="dxa"/>
          </w:tcPr>
          <w:p w14:paraId="52DC53AF" w14:textId="77777777" w:rsidR="00353F6B" w:rsidRPr="004F3335" w:rsidRDefault="00353F6B" w:rsidP="00FA3442">
            <w:pPr>
              <w:tabs>
                <w:tab w:val="left" w:pos="470"/>
              </w:tabs>
              <w:spacing w:line="258" w:lineRule="auto"/>
              <w:ind w:right="80"/>
              <w:rPr>
                <w:rFonts w:eastAsia="Arial"/>
                <w:sz w:val="18"/>
                <w:szCs w:val="18"/>
              </w:rPr>
            </w:pPr>
            <w:r>
              <w:rPr>
                <w:rFonts w:eastAsia="Arial"/>
                <w:sz w:val="18"/>
                <w:szCs w:val="18"/>
              </w:rPr>
              <w:t>3.</w:t>
            </w:r>
          </w:p>
        </w:tc>
        <w:tc>
          <w:tcPr>
            <w:tcW w:w="4390" w:type="dxa"/>
          </w:tcPr>
          <w:p w14:paraId="69834EA4" w14:textId="77777777" w:rsidR="00353F6B" w:rsidRPr="004F3335" w:rsidRDefault="00353F6B" w:rsidP="00FA3442">
            <w:pPr>
              <w:tabs>
                <w:tab w:val="left" w:pos="470"/>
              </w:tabs>
              <w:spacing w:line="258" w:lineRule="auto"/>
              <w:ind w:right="80"/>
              <w:rPr>
                <w:rFonts w:eastAsia="Arial"/>
                <w:sz w:val="18"/>
                <w:szCs w:val="18"/>
              </w:rPr>
            </w:pPr>
            <w:r w:rsidRPr="003411D9">
              <w:rPr>
                <w:rFonts w:eastAsia="Arial"/>
                <w:sz w:val="18"/>
                <w:szCs w:val="18"/>
              </w:rPr>
              <w:t>Transaction response time involving uploading/ downloading of documents (avg. size 2 MB)</w:t>
            </w:r>
          </w:p>
        </w:tc>
        <w:tc>
          <w:tcPr>
            <w:tcW w:w="1260" w:type="dxa"/>
          </w:tcPr>
          <w:p w14:paraId="6D6CE342" w14:textId="77777777" w:rsidR="00353F6B" w:rsidRPr="004F3335" w:rsidRDefault="00353F6B" w:rsidP="00FA3442">
            <w:pPr>
              <w:tabs>
                <w:tab w:val="left" w:pos="470"/>
              </w:tabs>
              <w:spacing w:line="258" w:lineRule="auto"/>
              <w:ind w:right="80"/>
              <w:rPr>
                <w:rFonts w:eastAsia="Arial"/>
                <w:sz w:val="18"/>
                <w:szCs w:val="18"/>
              </w:rPr>
            </w:pPr>
            <w:r w:rsidRPr="001E059A">
              <w:rPr>
                <w:rFonts w:eastAsia="Arial"/>
                <w:sz w:val="18"/>
                <w:szCs w:val="18"/>
              </w:rPr>
              <w:t>In seconds</w:t>
            </w:r>
          </w:p>
        </w:tc>
        <w:tc>
          <w:tcPr>
            <w:tcW w:w="3659" w:type="dxa"/>
          </w:tcPr>
          <w:p w14:paraId="05575A95" w14:textId="77777777" w:rsidR="00353F6B" w:rsidRPr="004F3335" w:rsidRDefault="00353F6B" w:rsidP="00FA3442">
            <w:pPr>
              <w:tabs>
                <w:tab w:val="left" w:pos="470"/>
              </w:tabs>
              <w:spacing w:line="258" w:lineRule="auto"/>
              <w:ind w:right="80"/>
              <w:rPr>
                <w:rFonts w:eastAsia="Arial"/>
                <w:sz w:val="18"/>
                <w:szCs w:val="18"/>
              </w:rPr>
            </w:pPr>
            <w:r w:rsidRPr="00722D9D">
              <w:rPr>
                <w:rFonts w:eastAsia="Arial"/>
                <w:sz w:val="18"/>
                <w:szCs w:val="18"/>
              </w:rPr>
              <w:t>Response time of services measured monthly</w:t>
            </w:r>
          </w:p>
        </w:tc>
        <w:tc>
          <w:tcPr>
            <w:tcW w:w="1962" w:type="dxa"/>
          </w:tcPr>
          <w:p w14:paraId="033AC67F" w14:textId="77777777" w:rsidR="00353F6B" w:rsidRPr="004F3335" w:rsidRDefault="00353F6B" w:rsidP="00FA3442">
            <w:pPr>
              <w:tabs>
                <w:tab w:val="left" w:pos="470"/>
              </w:tabs>
              <w:spacing w:line="258" w:lineRule="auto"/>
              <w:ind w:right="80"/>
              <w:rPr>
                <w:rFonts w:eastAsia="Arial"/>
                <w:sz w:val="18"/>
                <w:szCs w:val="18"/>
              </w:rPr>
            </w:pPr>
            <w:r w:rsidRPr="00722D9D">
              <w:rPr>
                <w:rFonts w:eastAsia="Arial"/>
                <w:sz w:val="18"/>
                <w:szCs w:val="18"/>
              </w:rPr>
              <w:t>95% within the limit of 5 seconds</w:t>
            </w:r>
          </w:p>
        </w:tc>
        <w:tc>
          <w:tcPr>
            <w:tcW w:w="1399" w:type="dxa"/>
          </w:tcPr>
          <w:p w14:paraId="00DDAABE" w14:textId="77777777" w:rsidR="00353F6B" w:rsidRPr="004F3335" w:rsidRDefault="00353F6B" w:rsidP="00FA3442">
            <w:pPr>
              <w:tabs>
                <w:tab w:val="left" w:pos="470"/>
              </w:tabs>
              <w:spacing w:line="258" w:lineRule="auto"/>
              <w:ind w:right="80"/>
              <w:rPr>
                <w:rFonts w:eastAsia="Arial"/>
                <w:sz w:val="18"/>
                <w:szCs w:val="18"/>
              </w:rPr>
            </w:pPr>
            <w:r>
              <w:rPr>
                <w:rFonts w:eastAsia="Arial"/>
                <w:sz w:val="18"/>
                <w:szCs w:val="18"/>
              </w:rPr>
              <w:t>2</w:t>
            </w:r>
          </w:p>
        </w:tc>
      </w:tr>
    </w:tbl>
    <w:p w14:paraId="3D5AED80" w14:textId="77777777" w:rsidR="00353F6B" w:rsidRDefault="00353F6B" w:rsidP="00353F6B">
      <w:pPr>
        <w:spacing w:line="259" w:lineRule="auto"/>
        <w:jc w:val="both"/>
      </w:pPr>
    </w:p>
    <w:p w14:paraId="64562588" w14:textId="77777777" w:rsidR="00353F6B" w:rsidRDefault="00353F6B" w:rsidP="00353F6B">
      <w:pPr>
        <w:spacing w:line="200" w:lineRule="exact"/>
        <w:rPr>
          <w:rFonts w:eastAsia="Arial"/>
          <w:b/>
          <w:color w:val="C2CD23"/>
        </w:rPr>
      </w:pPr>
    </w:p>
    <w:p w14:paraId="57EAD109" w14:textId="77777777" w:rsidR="00353F6B" w:rsidRDefault="00353F6B" w:rsidP="00353F6B">
      <w:pPr>
        <w:spacing w:line="200" w:lineRule="exact"/>
        <w:rPr>
          <w:rFonts w:eastAsia="Arial"/>
          <w:b/>
          <w:color w:val="C2CD23"/>
        </w:rPr>
      </w:pPr>
    </w:p>
    <w:p w14:paraId="66621F0F" w14:textId="77777777" w:rsidR="00353F6B" w:rsidRDefault="00353F6B" w:rsidP="00353F6B">
      <w:pPr>
        <w:spacing w:line="200" w:lineRule="exact"/>
        <w:rPr>
          <w:rFonts w:eastAsia="Arial"/>
          <w:b/>
          <w:color w:val="C2CD23"/>
        </w:rPr>
      </w:pPr>
    </w:p>
    <w:p w14:paraId="5D4E65A7" w14:textId="77777777" w:rsidR="00353F6B" w:rsidRDefault="00353F6B" w:rsidP="00353F6B">
      <w:pPr>
        <w:spacing w:line="200" w:lineRule="exact"/>
        <w:rPr>
          <w:rFonts w:eastAsia="Arial"/>
          <w:b/>
          <w:color w:val="C2CD23"/>
        </w:rPr>
      </w:pPr>
    </w:p>
    <w:p w14:paraId="239EA464" w14:textId="77777777" w:rsidR="00353F6B" w:rsidRDefault="00353F6B" w:rsidP="00353F6B">
      <w:pPr>
        <w:spacing w:line="200" w:lineRule="exact"/>
        <w:rPr>
          <w:rFonts w:eastAsia="Arial"/>
          <w:b/>
          <w:color w:val="C2CD23"/>
        </w:rPr>
      </w:pPr>
      <w:r w:rsidRPr="00F95A2F">
        <w:rPr>
          <w:rFonts w:eastAsia="Arial"/>
          <w:b/>
          <w:color w:val="C2CD23"/>
        </w:rPr>
        <w:t>Support SLAs</w:t>
      </w:r>
    </w:p>
    <w:p w14:paraId="18155950" w14:textId="77777777" w:rsidR="00353F6B" w:rsidRDefault="00353F6B" w:rsidP="00353F6B">
      <w:pPr>
        <w:spacing w:line="200" w:lineRule="exact"/>
        <w:rPr>
          <w:rFonts w:eastAsia="Arial"/>
          <w:b/>
          <w:color w:val="C2CD23"/>
        </w:rPr>
      </w:pPr>
    </w:p>
    <w:tbl>
      <w:tblPr>
        <w:tblStyle w:val="TableGrid"/>
        <w:tblW w:w="0" w:type="auto"/>
        <w:tblLook w:val="04A0" w:firstRow="1" w:lastRow="0" w:firstColumn="1" w:lastColumn="0" w:noHBand="0" w:noVBand="1"/>
      </w:tblPr>
      <w:tblGrid>
        <w:gridCol w:w="645"/>
        <w:gridCol w:w="1716"/>
        <w:gridCol w:w="4214"/>
        <w:gridCol w:w="1568"/>
        <w:gridCol w:w="1207"/>
      </w:tblGrid>
      <w:tr w:rsidR="00353F6B" w:rsidRPr="004F3335" w14:paraId="2B4773C5" w14:textId="77777777" w:rsidTr="00FA3442">
        <w:tc>
          <w:tcPr>
            <w:tcW w:w="645" w:type="dxa"/>
          </w:tcPr>
          <w:p w14:paraId="06100265" w14:textId="77777777" w:rsidR="00353F6B" w:rsidRPr="004F3335" w:rsidRDefault="00353F6B" w:rsidP="00FA3442">
            <w:pPr>
              <w:tabs>
                <w:tab w:val="left" w:pos="470"/>
              </w:tabs>
              <w:spacing w:line="258" w:lineRule="auto"/>
              <w:ind w:right="80"/>
              <w:rPr>
                <w:rFonts w:eastAsia="Arial"/>
                <w:b/>
                <w:sz w:val="18"/>
                <w:szCs w:val="18"/>
              </w:rPr>
            </w:pPr>
            <w:proofErr w:type="spellStart"/>
            <w:proofErr w:type="gramStart"/>
            <w:r>
              <w:rPr>
                <w:rFonts w:eastAsia="Arial"/>
                <w:b/>
                <w:sz w:val="18"/>
                <w:szCs w:val="18"/>
              </w:rPr>
              <w:t>S.No</w:t>
            </w:r>
            <w:proofErr w:type="spellEnd"/>
            <w:proofErr w:type="gramEnd"/>
          </w:p>
        </w:tc>
        <w:tc>
          <w:tcPr>
            <w:tcW w:w="1750" w:type="dxa"/>
          </w:tcPr>
          <w:p w14:paraId="2F38963D" w14:textId="77777777" w:rsidR="00353F6B" w:rsidRPr="004F3335" w:rsidRDefault="00353F6B" w:rsidP="00FA3442">
            <w:pPr>
              <w:tabs>
                <w:tab w:val="left" w:pos="470"/>
              </w:tabs>
              <w:spacing w:line="258" w:lineRule="auto"/>
              <w:ind w:right="80"/>
              <w:rPr>
                <w:rFonts w:eastAsia="Arial"/>
                <w:b/>
                <w:sz w:val="18"/>
                <w:szCs w:val="18"/>
              </w:rPr>
            </w:pPr>
            <w:r>
              <w:rPr>
                <w:rFonts w:eastAsia="Arial"/>
                <w:b/>
                <w:sz w:val="18"/>
                <w:szCs w:val="18"/>
              </w:rPr>
              <w:t>Measurement</w:t>
            </w:r>
          </w:p>
        </w:tc>
        <w:tc>
          <w:tcPr>
            <w:tcW w:w="4482" w:type="dxa"/>
          </w:tcPr>
          <w:p w14:paraId="28E868D2" w14:textId="77777777" w:rsidR="00353F6B" w:rsidRPr="004F3335" w:rsidRDefault="00353F6B" w:rsidP="00FA3442">
            <w:pPr>
              <w:tabs>
                <w:tab w:val="left" w:pos="470"/>
              </w:tabs>
              <w:spacing w:line="258" w:lineRule="auto"/>
              <w:ind w:right="80"/>
              <w:rPr>
                <w:rFonts w:eastAsia="Arial"/>
                <w:b/>
                <w:sz w:val="18"/>
                <w:szCs w:val="18"/>
              </w:rPr>
            </w:pPr>
            <w:r>
              <w:rPr>
                <w:rFonts w:eastAsia="Arial"/>
                <w:b/>
                <w:sz w:val="18"/>
                <w:szCs w:val="18"/>
              </w:rPr>
              <w:t>Definition</w:t>
            </w:r>
          </w:p>
        </w:tc>
        <w:tc>
          <w:tcPr>
            <w:tcW w:w="1628" w:type="dxa"/>
          </w:tcPr>
          <w:p w14:paraId="7709FEC7" w14:textId="77777777" w:rsidR="00353F6B" w:rsidRPr="004F3335" w:rsidRDefault="00353F6B" w:rsidP="00FA3442">
            <w:pPr>
              <w:tabs>
                <w:tab w:val="left" w:pos="470"/>
              </w:tabs>
              <w:spacing w:line="258" w:lineRule="auto"/>
              <w:ind w:right="80"/>
              <w:rPr>
                <w:rFonts w:eastAsia="Arial"/>
                <w:b/>
                <w:sz w:val="18"/>
                <w:szCs w:val="18"/>
              </w:rPr>
            </w:pPr>
            <w:r>
              <w:rPr>
                <w:rFonts w:eastAsia="Arial"/>
                <w:b/>
                <w:sz w:val="18"/>
                <w:szCs w:val="18"/>
              </w:rPr>
              <w:t>Target</w:t>
            </w:r>
          </w:p>
        </w:tc>
        <w:tc>
          <w:tcPr>
            <w:tcW w:w="1234" w:type="dxa"/>
          </w:tcPr>
          <w:p w14:paraId="558004DD" w14:textId="77777777" w:rsidR="00353F6B" w:rsidRPr="004F3335" w:rsidRDefault="00353F6B" w:rsidP="00FA3442">
            <w:pPr>
              <w:tabs>
                <w:tab w:val="left" w:pos="470"/>
              </w:tabs>
              <w:spacing w:line="258" w:lineRule="auto"/>
              <w:ind w:right="80"/>
              <w:rPr>
                <w:rFonts w:eastAsia="Arial"/>
                <w:b/>
                <w:sz w:val="18"/>
                <w:szCs w:val="18"/>
              </w:rPr>
            </w:pPr>
            <w:r>
              <w:rPr>
                <w:rFonts w:eastAsia="Arial"/>
                <w:b/>
                <w:sz w:val="18"/>
                <w:szCs w:val="18"/>
              </w:rPr>
              <w:t>Severity Level</w:t>
            </w:r>
          </w:p>
        </w:tc>
      </w:tr>
      <w:tr w:rsidR="00353F6B" w:rsidRPr="004F3335" w14:paraId="1DF6A023" w14:textId="77777777" w:rsidTr="00FA3442">
        <w:tc>
          <w:tcPr>
            <w:tcW w:w="645" w:type="dxa"/>
            <w:vMerge w:val="restart"/>
          </w:tcPr>
          <w:p w14:paraId="6F310C1A" w14:textId="77777777" w:rsidR="00353F6B" w:rsidRPr="004F3335" w:rsidRDefault="00353F6B" w:rsidP="00FA3442">
            <w:pPr>
              <w:tabs>
                <w:tab w:val="left" w:pos="470"/>
              </w:tabs>
              <w:spacing w:line="258" w:lineRule="auto"/>
              <w:ind w:right="80"/>
              <w:rPr>
                <w:rFonts w:eastAsia="Arial"/>
                <w:sz w:val="18"/>
                <w:szCs w:val="18"/>
              </w:rPr>
            </w:pPr>
            <w:r>
              <w:rPr>
                <w:rFonts w:eastAsia="Arial"/>
                <w:sz w:val="18"/>
                <w:szCs w:val="18"/>
              </w:rPr>
              <w:t>1.</w:t>
            </w:r>
          </w:p>
        </w:tc>
        <w:tc>
          <w:tcPr>
            <w:tcW w:w="1750" w:type="dxa"/>
            <w:vMerge w:val="restart"/>
          </w:tcPr>
          <w:p w14:paraId="47AA42D9" w14:textId="77777777" w:rsidR="00353F6B" w:rsidRPr="004F3335" w:rsidRDefault="00353F6B" w:rsidP="00FA3442">
            <w:pPr>
              <w:tabs>
                <w:tab w:val="left" w:pos="470"/>
              </w:tabs>
              <w:spacing w:line="258" w:lineRule="auto"/>
              <w:ind w:right="80"/>
              <w:rPr>
                <w:rFonts w:eastAsia="Arial"/>
                <w:sz w:val="18"/>
                <w:szCs w:val="18"/>
              </w:rPr>
            </w:pPr>
            <w:r w:rsidRPr="00A87050">
              <w:rPr>
                <w:rFonts w:eastAsia="Arial"/>
                <w:sz w:val="18"/>
                <w:szCs w:val="18"/>
              </w:rPr>
              <w:t xml:space="preserve">Time to Resolve – </w:t>
            </w:r>
            <w:r>
              <w:rPr>
                <w:rFonts w:eastAsia="Arial"/>
                <w:sz w:val="18"/>
                <w:szCs w:val="18"/>
              </w:rPr>
              <w:t>High Priority</w:t>
            </w:r>
          </w:p>
        </w:tc>
        <w:tc>
          <w:tcPr>
            <w:tcW w:w="4482" w:type="dxa"/>
            <w:vMerge w:val="restart"/>
          </w:tcPr>
          <w:p w14:paraId="69D34CFB" w14:textId="77777777" w:rsidR="00353F6B" w:rsidRPr="00A87050" w:rsidRDefault="00353F6B" w:rsidP="00FA3442">
            <w:pPr>
              <w:tabs>
                <w:tab w:val="left" w:pos="470"/>
              </w:tabs>
              <w:spacing w:line="258" w:lineRule="auto"/>
              <w:ind w:right="80"/>
              <w:rPr>
                <w:rFonts w:eastAsia="Arial"/>
                <w:sz w:val="18"/>
                <w:szCs w:val="18"/>
              </w:rPr>
            </w:pPr>
            <w:r w:rsidRPr="00A87050">
              <w:rPr>
                <w:rFonts w:eastAsia="Arial"/>
                <w:sz w:val="18"/>
                <w:szCs w:val="18"/>
              </w:rPr>
              <w:t>Time taken to resolve the reported ticket.</w:t>
            </w:r>
          </w:p>
          <w:p w14:paraId="6A3D2454" w14:textId="77777777" w:rsidR="00353F6B" w:rsidRPr="00A87050" w:rsidRDefault="00353F6B" w:rsidP="00FA3442">
            <w:pPr>
              <w:tabs>
                <w:tab w:val="left" w:pos="470"/>
              </w:tabs>
              <w:spacing w:line="258" w:lineRule="auto"/>
              <w:ind w:right="80"/>
              <w:rPr>
                <w:rFonts w:eastAsia="Arial"/>
                <w:sz w:val="18"/>
                <w:szCs w:val="18"/>
              </w:rPr>
            </w:pPr>
            <w:r w:rsidRPr="00A87050">
              <w:rPr>
                <w:rFonts w:eastAsia="Arial"/>
                <w:sz w:val="18"/>
                <w:szCs w:val="18"/>
              </w:rPr>
              <w:t xml:space="preserve">Target: 100% of the </w:t>
            </w:r>
            <w:r>
              <w:rPr>
                <w:rFonts w:eastAsia="Arial"/>
                <w:sz w:val="18"/>
                <w:szCs w:val="18"/>
              </w:rPr>
              <w:t>tickets</w:t>
            </w:r>
            <w:r w:rsidRPr="00A87050">
              <w:rPr>
                <w:rFonts w:eastAsia="Arial"/>
                <w:sz w:val="18"/>
                <w:szCs w:val="18"/>
              </w:rPr>
              <w:t xml:space="preserve"> should be resolved within</w:t>
            </w:r>
            <w:r>
              <w:rPr>
                <w:rFonts w:eastAsia="Arial"/>
                <w:sz w:val="18"/>
                <w:szCs w:val="18"/>
              </w:rPr>
              <w:t xml:space="preserve"> </w:t>
            </w:r>
            <w:r w:rsidRPr="00A87050">
              <w:rPr>
                <w:rFonts w:eastAsia="Arial"/>
                <w:sz w:val="18"/>
                <w:szCs w:val="18"/>
              </w:rPr>
              <w:t>60 minutes of ticket reporting</w:t>
            </w:r>
          </w:p>
          <w:p w14:paraId="46A7A0FA" w14:textId="77777777" w:rsidR="00353F6B" w:rsidRPr="00A87050" w:rsidRDefault="00353F6B" w:rsidP="00FA3442">
            <w:pPr>
              <w:tabs>
                <w:tab w:val="left" w:pos="470"/>
              </w:tabs>
              <w:spacing w:line="258" w:lineRule="auto"/>
              <w:ind w:right="80"/>
              <w:rPr>
                <w:rFonts w:eastAsia="Arial"/>
                <w:sz w:val="18"/>
                <w:szCs w:val="18"/>
              </w:rPr>
            </w:pPr>
          </w:p>
          <w:p w14:paraId="27D77754" w14:textId="77777777" w:rsidR="00353F6B" w:rsidRPr="00A87050" w:rsidRDefault="00353F6B" w:rsidP="00FA3442">
            <w:pPr>
              <w:tabs>
                <w:tab w:val="left" w:pos="470"/>
              </w:tabs>
              <w:spacing w:line="258" w:lineRule="auto"/>
              <w:ind w:right="80"/>
              <w:rPr>
                <w:rFonts w:eastAsia="Arial"/>
                <w:sz w:val="18"/>
                <w:szCs w:val="18"/>
              </w:rPr>
            </w:pPr>
            <w:r>
              <w:rPr>
                <w:rFonts w:eastAsia="Arial"/>
                <w:sz w:val="18"/>
                <w:szCs w:val="18"/>
              </w:rPr>
              <w:t>Priority</w:t>
            </w:r>
            <w:r w:rsidRPr="00A87050">
              <w:rPr>
                <w:rFonts w:eastAsia="Arial"/>
                <w:sz w:val="18"/>
                <w:szCs w:val="18"/>
              </w:rPr>
              <w:t xml:space="preserve"> Level as defined in scope of work.</w:t>
            </w:r>
          </w:p>
          <w:p w14:paraId="1009A98F" w14:textId="77777777" w:rsidR="00353F6B" w:rsidRDefault="00353F6B" w:rsidP="00FA3442">
            <w:pPr>
              <w:tabs>
                <w:tab w:val="left" w:pos="470"/>
              </w:tabs>
              <w:spacing w:line="258" w:lineRule="auto"/>
              <w:ind w:right="80"/>
              <w:rPr>
                <w:rFonts w:eastAsia="Arial"/>
                <w:sz w:val="18"/>
                <w:szCs w:val="18"/>
              </w:rPr>
            </w:pPr>
          </w:p>
          <w:p w14:paraId="5DBA96D5" w14:textId="77777777" w:rsidR="00353F6B" w:rsidRPr="004F3335" w:rsidRDefault="00353F6B" w:rsidP="00FA3442">
            <w:pPr>
              <w:tabs>
                <w:tab w:val="left" w:pos="470"/>
              </w:tabs>
              <w:spacing w:line="258" w:lineRule="auto"/>
              <w:ind w:right="80"/>
              <w:rPr>
                <w:rFonts w:eastAsia="Arial"/>
                <w:sz w:val="18"/>
                <w:szCs w:val="18"/>
              </w:rPr>
            </w:pPr>
            <w:r w:rsidRPr="00A87050">
              <w:rPr>
                <w:rFonts w:eastAsia="Arial"/>
                <w:sz w:val="18"/>
                <w:szCs w:val="18"/>
              </w:rPr>
              <w:t>For each additional drop of 1% in performance below 97%, liquidated damages of 1% will be levied as additional liquidated damages.</w:t>
            </w:r>
          </w:p>
        </w:tc>
        <w:tc>
          <w:tcPr>
            <w:tcW w:w="1628" w:type="dxa"/>
          </w:tcPr>
          <w:p w14:paraId="5A3958F2" w14:textId="77777777" w:rsidR="00353F6B" w:rsidRPr="004F3335" w:rsidRDefault="00353F6B" w:rsidP="00FA3442">
            <w:pPr>
              <w:tabs>
                <w:tab w:val="left" w:pos="470"/>
              </w:tabs>
              <w:spacing w:line="258" w:lineRule="auto"/>
              <w:ind w:right="80"/>
              <w:rPr>
                <w:rFonts w:eastAsia="Arial"/>
                <w:sz w:val="18"/>
                <w:szCs w:val="18"/>
              </w:rPr>
            </w:pPr>
            <w:r w:rsidRPr="00A87050">
              <w:rPr>
                <w:rFonts w:eastAsia="Arial"/>
                <w:sz w:val="18"/>
                <w:szCs w:val="18"/>
              </w:rPr>
              <w:t>100% within the defined target</w:t>
            </w:r>
          </w:p>
        </w:tc>
        <w:tc>
          <w:tcPr>
            <w:tcW w:w="1234" w:type="dxa"/>
          </w:tcPr>
          <w:p w14:paraId="65162782" w14:textId="77777777" w:rsidR="00353F6B" w:rsidRPr="004F3335" w:rsidRDefault="00353F6B" w:rsidP="00FA3442">
            <w:pPr>
              <w:tabs>
                <w:tab w:val="left" w:pos="470"/>
              </w:tabs>
              <w:spacing w:line="258" w:lineRule="auto"/>
              <w:ind w:right="80"/>
              <w:rPr>
                <w:rFonts w:eastAsia="Arial"/>
                <w:sz w:val="18"/>
                <w:szCs w:val="18"/>
              </w:rPr>
            </w:pPr>
            <w:r>
              <w:rPr>
                <w:rFonts w:eastAsia="Arial"/>
                <w:sz w:val="18"/>
                <w:szCs w:val="18"/>
              </w:rPr>
              <w:t>0</w:t>
            </w:r>
          </w:p>
        </w:tc>
      </w:tr>
      <w:tr w:rsidR="00353F6B" w:rsidRPr="004F3335" w14:paraId="3C799C2A" w14:textId="77777777" w:rsidTr="00FA3442">
        <w:tc>
          <w:tcPr>
            <w:tcW w:w="645" w:type="dxa"/>
            <w:vMerge/>
          </w:tcPr>
          <w:p w14:paraId="196A2680" w14:textId="77777777" w:rsidR="00353F6B" w:rsidRPr="004F3335" w:rsidRDefault="00353F6B" w:rsidP="00FA3442">
            <w:pPr>
              <w:tabs>
                <w:tab w:val="left" w:pos="470"/>
              </w:tabs>
              <w:spacing w:line="258" w:lineRule="auto"/>
              <w:ind w:right="80"/>
              <w:rPr>
                <w:rFonts w:eastAsia="Arial"/>
                <w:sz w:val="18"/>
                <w:szCs w:val="18"/>
              </w:rPr>
            </w:pPr>
          </w:p>
        </w:tc>
        <w:tc>
          <w:tcPr>
            <w:tcW w:w="1750" w:type="dxa"/>
            <w:vMerge/>
          </w:tcPr>
          <w:p w14:paraId="1853B06E" w14:textId="77777777" w:rsidR="00353F6B" w:rsidRPr="004F3335" w:rsidRDefault="00353F6B" w:rsidP="00FA3442">
            <w:pPr>
              <w:tabs>
                <w:tab w:val="left" w:pos="470"/>
              </w:tabs>
              <w:spacing w:line="258" w:lineRule="auto"/>
              <w:ind w:right="80"/>
              <w:rPr>
                <w:rFonts w:eastAsia="Arial"/>
                <w:sz w:val="18"/>
                <w:szCs w:val="18"/>
              </w:rPr>
            </w:pPr>
          </w:p>
        </w:tc>
        <w:tc>
          <w:tcPr>
            <w:tcW w:w="4482" w:type="dxa"/>
            <w:vMerge/>
          </w:tcPr>
          <w:p w14:paraId="5DA41AB7" w14:textId="77777777" w:rsidR="00353F6B" w:rsidRPr="004F3335" w:rsidRDefault="00353F6B" w:rsidP="00FA3442">
            <w:pPr>
              <w:tabs>
                <w:tab w:val="left" w:pos="470"/>
              </w:tabs>
              <w:spacing w:line="258" w:lineRule="auto"/>
              <w:ind w:right="80"/>
              <w:rPr>
                <w:rFonts w:eastAsia="Arial"/>
                <w:sz w:val="18"/>
                <w:szCs w:val="18"/>
              </w:rPr>
            </w:pPr>
          </w:p>
        </w:tc>
        <w:tc>
          <w:tcPr>
            <w:tcW w:w="1628" w:type="dxa"/>
          </w:tcPr>
          <w:p w14:paraId="7BA1C581" w14:textId="77777777" w:rsidR="00353F6B" w:rsidRPr="004F3335" w:rsidRDefault="00353F6B" w:rsidP="00FA3442">
            <w:pPr>
              <w:tabs>
                <w:tab w:val="left" w:pos="470"/>
              </w:tabs>
              <w:spacing w:line="258" w:lineRule="auto"/>
              <w:ind w:right="80"/>
              <w:rPr>
                <w:rFonts w:eastAsia="Arial"/>
                <w:sz w:val="18"/>
                <w:szCs w:val="18"/>
              </w:rPr>
            </w:pPr>
            <w:r w:rsidRPr="00A87050">
              <w:rPr>
                <w:rFonts w:eastAsia="Arial"/>
                <w:sz w:val="18"/>
                <w:szCs w:val="18"/>
              </w:rPr>
              <w:t>&gt;=99% and &lt;100% meeting the target</w:t>
            </w:r>
          </w:p>
        </w:tc>
        <w:tc>
          <w:tcPr>
            <w:tcW w:w="1234" w:type="dxa"/>
          </w:tcPr>
          <w:p w14:paraId="0822DCB4" w14:textId="77777777" w:rsidR="00353F6B" w:rsidRPr="004F3335" w:rsidRDefault="00353F6B" w:rsidP="00FA3442">
            <w:pPr>
              <w:tabs>
                <w:tab w:val="left" w:pos="470"/>
              </w:tabs>
              <w:spacing w:line="258" w:lineRule="auto"/>
              <w:ind w:right="80"/>
              <w:rPr>
                <w:rFonts w:eastAsia="Arial"/>
                <w:sz w:val="18"/>
                <w:szCs w:val="18"/>
              </w:rPr>
            </w:pPr>
            <w:r>
              <w:rPr>
                <w:rFonts w:eastAsia="Arial"/>
                <w:sz w:val="18"/>
                <w:szCs w:val="18"/>
              </w:rPr>
              <w:t>4</w:t>
            </w:r>
          </w:p>
        </w:tc>
      </w:tr>
      <w:tr w:rsidR="00353F6B" w:rsidRPr="004F3335" w14:paraId="5AD13C97" w14:textId="77777777" w:rsidTr="00FA3442">
        <w:tc>
          <w:tcPr>
            <w:tcW w:w="645" w:type="dxa"/>
            <w:vMerge/>
          </w:tcPr>
          <w:p w14:paraId="2068C8A2" w14:textId="77777777" w:rsidR="00353F6B" w:rsidRPr="004F3335" w:rsidRDefault="00353F6B" w:rsidP="00FA3442">
            <w:pPr>
              <w:tabs>
                <w:tab w:val="left" w:pos="470"/>
              </w:tabs>
              <w:spacing w:line="258" w:lineRule="auto"/>
              <w:ind w:right="80"/>
              <w:rPr>
                <w:rFonts w:eastAsia="Arial"/>
                <w:sz w:val="18"/>
                <w:szCs w:val="18"/>
              </w:rPr>
            </w:pPr>
          </w:p>
        </w:tc>
        <w:tc>
          <w:tcPr>
            <w:tcW w:w="1750" w:type="dxa"/>
            <w:vMerge/>
          </w:tcPr>
          <w:p w14:paraId="6EE5AC5D" w14:textId="77777777" w:rsidR="00353F6B" w:rsidRPr="004F3335" w:rsidRDefault="00353F6B" w:rsidP="00FA3442">
            <w:pPr>
              <w:tabs>
                <w:tab w:val="left" w:pos="470"/>
              </w:tabs>
              <w:spacing w:line="258" w:lineRule="auto"/>
              <w:ind w:right="80"/>
              <w:rPr>
                <w:rFonts w:eastAsia="Arial"/>
                <w:sz w:val="18"/>
                <w:szCs w:val="18"/>
              </w:rPr>
            </w:pPr>
          </w:p>
        </w:tc>
        <w:tc>
          <w:tcPr>
            <w:tcW w:w="4482" w:type="dxa"/>
            <w:vMerge/>
          </w:tcPr>
          <w:p w14:paraId="7C1270DB" w14:textId="77777777" w:rsidR="00353F6B" w:rsidRPr="004F3335" w:rsidRDefault="00353F6B" w:rsidP="00FA3442">
            <w:pPr>
              <w:tabs>
                <w:tab w:val="left" w:pos="470"/>
              </w:tabs>
              <w:spacing w:line="258" w:lineRule="auto"/>
              <w:ind w:right="80"/>
              <w:rPr>
                <w:rFonts w:eastAsia="Arial"/>
                <w:sz w:val="18"/>
                <w:szCs w:val="18"/>
              </w:rPr>
            </w:pPr>
          </w:p>
        </w:tc>
        <w:tc>
          <w:tcPr>
            <w:tcW w:w="1628" w:type="dxa"/>
          </w:tcPr>
          <w:p w14:paraId="6A80722C" w14:textId="77777777" w:rsidR="00353F6B" w:rsidRPr="004F3335" w:rsidRDefault="00353F6B" w:rsidP="00FA3442">
            <w:pPr>
              <w:tabs>
                <w:tab w:val="left" w:pos="470"/>
              </w:tabs>
              <w:spacing w:line="258" w:lineRule="auto"/>
              <w:ind w:right="80"/>
              <w:rPr>
                <w:rFonts w:eastAsia="Arial"/>
                <w:sz w:val="18"/>
                <w:szCs w:val="18"/>
              </w:rPr>
            </w:pPr>
            <w:r w:rsidRPr="00A87050">
              <w:rPr>
                <w:rFonts w:eastAsia="Arial"/>
                <w:sz w:val="18"/>
                <w:szCs w:val="18"/>
              </w:rPr>
              <w:t>&gt;=98% and &lt;99% meeting the target</w:t>
            </w:r>
          </w:p>
        </w:tc>
        <w:tc>
          <w:tcPr>
            <w:tcW w:w="1234" w:type="dxa"/>
          </w:tcPr>
          <w:p w14:paraId="5CA9027C" w14:textId="77777777" w:rsidR="00353F6B" w:rsidRPr="004F3335" w:rsidRDefault="00353F6B" w:rsidP="00FA3442">
            <w:pPr>
              <w:tabs>
                <w:tab w:val="left" w:pos="470"/>
              </w:tabs>
              <w:spacing w:line="258" w:lineRule="auto"/>
              <w:ind w:right="80"/>
              <w:rPr>
                <w:rFonts w:eastAsia="Arial"/>
                <w:sz w:val="18"/>
                <w:szCs w:val="18"/>
              </w:rPr>
            </w:pPr>
            <w:r>
              <w:rPr>
                <w:rFonts w:eastAsia="Arial"/>
                <w:sz w:val="18"/>
                <w:szCs w:val="18"/>
              </w:rPr>
              <w:t>5</w:t>
            </w:r>
          </w:p>
        </w:tc>
      </w:tr>
      <w:tr w:rsidR="00353F6B" w:rsidRPr="004F3335" w14:paraId="42513BCE" w14:textId="77777777" w:rsidTr="00FA3442">
        <w:trPr>
          <w:trHeight w:val="503"/>
        </w:trPr>
        <w:tc>
          <w:tcPr>
            <w:tcW w:w="645" w:type="dxa"/>
            <w:vMerge/>
          </w:tcPr>
          <w:p w14:paraId="280E5C20" w14:textId="77777777" w:rsidR="00353F6B" w:rsidRPr="004F3335" w:rsidRDefault="00353F6B" w:rsidP="00FA3442">
            <w:pPr>
              <w:tabs>
                <w:tab w:val="left" w:pos="470"/>
              </w:tabs>
              <w:spacing w:line="258" w:lineRule="auto"/>
              <w:ind w:right="80"/>
              <w:rPr>
                <w:rFonts w:eastAsia="Arial"/>
                <w:sz w:val="18"/>
                <w:szCs w:val="18"/>
              </w:rPr>
            </w:pPr>
          </w:p>
        </w:tc>
        <w:tc>
          <w:tcPr>
            <w:tcW w:w="1750" w:type="dxa"/>
            <w:vMerge/>
          </w:tcPr>
          <w:p w14:paraId="49F10759" w14:textId="77777777" w:rsidR="00353F6B" w:rsidRPr="004F3335" w:rsidRDefault="00353F6B" w:rsidP="00FA3442">
            <w:pPr>
              <w:tabs>
                <w:tab w:val="left" w:pos="470"/>
              </w:tabs>
              <w:spacing w:line="258" w:lineRule="auto"/>
              <w:ind w:right="80"/>
              <w:rPr>
                <w:rFonts w:eastAsia="Arial"/>
                <w:sz w:val="18"/>
                <w:szCs w:val="18"/>
              </w:rPr>
            </w:pPr>
          </w:p>
        </w:tc>
        <w:tc>
          <w:tcPr>
            <w:tcW w:w="4482" w:type="dxa"/>
            <w:vMerge/>
          </w:tcPr>
          <w:p w14:paraId="3EB3C55D" w14:textId="77777777" w:rsidR="00353F6B" w:rsidRPr="004F3335" w:rsidRDefault="00353F6B" w:rsidP="00FA3442">
            <w:pPr>
              <w:tabs>
                <w:tab w:val="left" w:pos="470"/>
              </w:tabs>
              <w:spacing w:line="258" w:lineRule="auto"/>
              <w:ind w:right="80"/>
              <w:rPr>
                <w:rFonts w:eastAsia="Arial"/>
                <w:sz w:val="18"/>
                <w:szCs w:val="18"/>
              </w:rPr>
            </w:pPr>
          </w:p>
        </w:tc>
        <w:tc>
          <w:tcPr>
            <w:tcW w:w="1628" w:type="dxa"/>
          </w:tcPr>
          <w:p w14:paraId="11A74712" w14:textId="77777777" w:rsidR="00353F6B" w:rsidRPr="004F3335" w:rsidRDefault="00353F6B" w:rsidP="00FA3442">
            <w:pPr>
              <w:tabs>
                <w:tab w:val="left" w:pos="470"/>
              </w:tabs>
              <w:spacing w:line="258" w:lineRule="auto"/>
              <w:ind w:right="80"/>
              <w:rPr>
                <w:rFonts w:eastAsia="Arial"/>
                <w:sz w:val="18"/>
                <w:szCs w:val="18"/>
              </w:rPr>
            </w:pPr>
            <w:r w:rsidRPr="00A87050">
              <w:rPr>
                <w:rFonts w:eastAsia="Arial"/>
                <w:sz w:val="18"/>
                <w:szCs w:val="18"/>
              </w:rPr>
              <w:t>&gt;=97% and &lt;98% meeting the target</w:t>
            </w:r>
            <w:r w:rsidRPr="00FD1152">
              <w:rPr>
                <w:rFonts w:eastAsia="Arial"/>
                <w:sz w:val="18"/>
                <w:szCs w:val="18"/>
              </w:rPr>
              <w:t xml:space="preserve"> </w:t>
            </w:r>
          </w:p>
        </w:tc>
        <w:tc>
          <w:tcPr>
            <w:tcW w:w="1234" w:type="dxa"/>
          </w:tcPr>
          <w:p w14:paraId="595E3F8D" w14:textId="77777777" w:rsidR="00353F6B" w:rsidRPr="004F3335" w:rsidRDefault="00353F6B" w:rsidP="00FA3442">
            <w:pPr>
              <w:tabs>
                <w:tab w:val="left" w:pos="470"/>
              </w:tabs>
              <w:spacing w:line="258" w:lineRule="auto"/>
              <w:ind w:right="80"/>
              <w:rPr>
                <w:rFonts w:eastAsia="Arial"/>
                <w:sz w:val="18"/>
                <w:szCs w:val="18"/>
              </w:rPr>
            </w:pPr>
            <w:r>
              <w:rPr>
                <w:rFonts w:eastAsia="Arial"/>
                <w:sz w:val="18"/>
                <w:szCs w:val="18"/>
              </w:rPr>
              <w:t>6</w:t>
            </w:r>
          </w:p>
          <w:p w14:paraId="0FB8DF0A" w14:textId="77777777" w:rsidR="00353F6B" w:rsidRPr="004F3335" w:rsidRDefault="00353F6B" w:rsidP="00FA3442">
            <w:pPr>
              <w:tabs>
                <w:tab w:val="left" w:pos="470"/>
              </w:tabs>
              <w:spacing w:line="258" w:lineRule="auto"/>
              <w:ind w:right="80"/>
              <w:rPr>
                <w:rFonts w:eastAsia="Arial"/>
                <w:sz w:val="18"/>
                <w:szCs w:val="18"/>
              </w:rPr>
            </w:pPr>
          </w:p>
        </w:tc>
      </w:tr>
      <w:tr w:rsidR="00353F6B" w:rsidRPr="004F3335" w14:paraId="5D2DDDAA" w14:textId="77777777" w:rsidTr="00FA3442">
        <w:tc>
          <w:tcPr>
            <w:tcW w:w="645" w:type="dxa"/>
            <w:vMerge w:val="restart"/>
          </w:tcPr>
          <w:p w14:paraId="41701804" w14:textId="77777777" w:rsidR="00353F6B" w:rsidRPr="004F3335" w:rsidRDefault="00353F6B" w:rsidP="00FA3442">
            <w:pPr>
              <w:tabs>
                <w:tab w:val="left" w:pos="470"/>
              </w:tabs>
              <w:spacing w:line="258" w:lineRule="auto"/>
              <w:ind w:right="80"/>
              <w:rPr>
                <w:rFonts w:eastAsia="Arial"/>
                <w:sz w:val="18"/>
                <w:szCs w:val="18"/>
              </w:rPr>
            </w:pPr>
            <w:r>
              <w:rPr>
                <w:rFonts w:eastAsia="Arial"/>
                <w:sz w:val="18"/>
                <w:szCs w:val="18"/>
              </w:rPr>
              <w:t>2.</w:t>
            </w:r>
          </w:p>
        </w:tc>
        <w:tc>
          <w:tcPr>
            <w:tcW w:w="1750" w:type="dxa"/>
            <w:vMerge w:val="restart"/>
          </w:tcPr>
          <w:p w14:paraId="0456248D" w14:textId="77777777" w:rsidR="00353F6B" w:rsidRPr="004F3335" w:rsidRDefault="00353F6B" w:rsidP="00FA3442">
            <w:pPr>
              <w:tabs>
                <w:tab w:val="left" w:pos="470"/>
              </w:tabs>
              <w:spacing w:line="258" w:lineRule="auto"/>
              <w:ind w:right="80"/>
              <w:rPr>
                <w:rFonts w:eastAsia="Arial"/>
                <w:sz w:val="18"/>
                <w:szCs w:val="18"/>
              </w:rPr>
            </w:pPr>
            <w:r>
              <w:rPr>
                <w:rFonts w:eastAsia="Arial"/>
                <w:sz w:val="18"/>
                <w:szCs w:val="18"/>
              </w:rPr>
              <w:t>Time to Resolve – Medium Priority</w:t>
            </w:r>
          </w:p>
        </w:tc>
        <w:tc>
          <w:tcPr>
            <w:tcW w:w="4482" w:type="dxa"/>
            <w:vMerge w:val="restart"/>
          </w:tcPr>
          <w:p w14:paraId="77C4F98E" w14:textId="77777777" w:rsidR="00353F6B" w:rsidRPr="00A87050" w:rsidRDefault="00353F6B" w:rsidP="00FA3442">
            <w:pPr>
              <w:tabs>
                <w:tab w:val="left" w:pos="470"/>
              </w:tabs>
              <w:spacing w:line="258" w:lineRule="auto"/>
              <w:ind w:right="80"/>
              <w:rPr>
                <w:rFonts w:eastAsia="Arial"/>
                <w:sz w:val="18"/>
                <w:szCs w:val="18"/>
              </w:rPr>
            </w:pPr>
            <w:r w:rsidRPr="00A87050">
              <w:rPr>
                <w:rFonts w:eastAsia="Arial"/>
                <w:sz w:val="18"/>
                <w:szCs w:val="18"/>
              </w:rPr>
              <w:t>Time taken to resolve the reported ticket.</w:t>
            </w:r>
          </w:p>
          <w:p w14:paraId="5AA6AF99" w14:textId="77777777" w:rsidR="00353F6B" w:rsidRDefault="00353F6B" w:rsidP="00FA3442">
            <w:pPr>
              <w:tabs>
                <w:tab w:val="left" w:pos="470"/>
              </w:tabs>
              <w:spacing w:line="258" w:lineRule="auto"/>
              <w:ind w:right="80"/>
              <w:rPr>
                <w:rFonts w:eastAsia="Arial"/>
                <w:sz w:val="18"/>
                <w:szCs w:val="18"/>
              </w:rPr>
            </w:pPr>
            <w:r w:rsidRPr="00A87050">
              <w:rPr>
                <w:rFonts w:eastAsia="Arial"/>
                <w:sz w:val="18"/>
                <w:szCs w:val="18"/>
              </w:rPr>
              <w:t xml:space="preserve">Target: 100% of the </w:t>
            </w:r>
            <w:r>
              <w:rPr>
                <w:rFonts w:eastAsia="Arial"/>
                <w:sz w:val="18"/>
                <w:szCs w:val="18"/>
              </w:rPr>
              <w:t>tickets</w:t>
            </w:r>
            <w:r w:rsidRPr="00A87050">
              <w:rPr>
                <w:rFonts w:eastAsia="Arial"/>
                <w:sz w:val="18"/>
                <w:szCs w:val="18"/>
              </w:rPr>
              <w:t xml:space="preserve"> should be resolved within 4 hours of ticket reporting</w:t>
            </w:r>
          </w:p>
          <w:p w14:paraId="47AB79E4" w14:textId="77777777" w:rsidR="00353F6B" w:rsidRPr="00A87050" w:rsidRDefault="00353F6B" w:rsidP="00FA3442">
            <w:pPr>
              <w:tabs>
                <w:tab w:val="left" w:pos="470"/>
              </w:tabs>
              <w:spacing w:line="258" w:lineRule="auto"/>
              <w:ind w:right="80"/>
              <w:rPr>
                <w:rFonts w:eastAsia="Arial"/>
                <w:sz w:val="18"/>
                <w:szCs w:val="18"/>
              </w:rPr>
            </w:pPr>
          </w:p>
          <w:p w14:paraId="186FFC98" w14:textId="77777777" w:rsidR="00353F6B" w:rsidRPr="00A87050" w:rsidRDefault="00353F6B" w:rsidP="00FA3442">
            <w:pPr>
              <w:tabs>
                <w:tab w:val="left" w:pos="470"/>
              </w:tabs>
              <w:spacing w:line="258" w:lineRule="auto"/>
              <w:ind w:right="80"/>
              <w:rPr>
                <w:rFonts w:eastAsia="Arial"/>
                <w:sz w:val="18"/>
                <w:szCs w:val="18"/>
              </w:rPr>
            </w:pPr>
            <w:r>
              <w:rPr>
                <w:rFonts w:eastAsia="Arial"/>
                <w:sz w:val="18"/>
                <w:szCs w:val="18"/>
              </w:rPr>
              <w:t>Priority</w:t>
            </w:r>
            <w:r w:rsidRPr="00A87050">
              <w:rPr>
                <w:rFonts w:eastAsia="Arial"/>
                <w:sz w:val="18"/>
                <w:szCs w:val="18"/>
              </w:rPr>
              <w:t xml:space="preserve"> Level as defined in scope of work.</w:t>
            </w:r>
          </w:p>
          <w:p w14:paraId="1B3A01C0" w14:textId="77777777" w:rsidR="00353F6B" w:rsidRDefault="00353F6B" w:rsidP="00FA3442">
            <w:pPr>
              <w:tabs>
                <w:tab w:val="left" w:pos="470"/>
              </w:tabs>
              <w:spacing w:line="258" w:lineRule="auto"/>
              <w:ind w:right="80"/>
              <w:rPr>
                <w:rFonts w:eastAsia="Arial"/>
                <w:sz w:val="18"/>
                <w:szCs w:val="18"/>
              </w:rPr>
            </w:pPr>
          </w:p>
          <w:p w14:paraId="1B61F4E0" w14:textId="77777777" w:rsidR="00353F6B" w:rsidRPr="004F3335" w:rsidRDefault="00353F6B" w:rsidP="00FA3442">
            <w:pPr>
              <w:tabs>
                <w:tab w:val="left" w:pos="470"/>
              </w:tabs>
              <w:spacing w:line="258" w:lineRule="auto"/>
              <w:ind w:right="80"/>
              <w:rPr>
                <w:rFonts w:eastAsia="Arial"/>
                <w:sz w:val="18"/>
                <w:szCs w:val="18"/>
              </w:rPr>
            </w:pPr>
            <w:r w:rsidRPr="00A87050">
              <w:rPr>
                <w:rFonts w:eastAsia="Arial"/>
                <w:sz w:val="18"/>
                <w:szCs w:val="18"/>
              </w:rPr>
              <w:t>For each additional drop of 1% in performance below 97%, liquidated damages of 1% will be levied as additional liquidated damages.</w:t>
            </w:r>
          </w:p>
        </w:tc>
        <w:tc>
          <w:tcPr>
            <w:tcW w:w="1628" w:type="dxa"/>
          </w:tcPr>
          <w:p w14:paraId="17FBEBDA" w14:textId="77777777" w:rsidR="00353F6B" w:rsidRPr="004F3335" w:rsidRDefault="00353F6B" w:rsidP="00FA3442">
            <w:pPr>
              <w:tabs>
                <w:tab w:val="left" w:pos="470"/>
              </w:tabs>
              <w:spacing w:line="258" w:lineRule="auto"/>
              <w:ind w:right="80"/>
              <w:rPr>
                <w:rFonts w:eastAsia="Arial"/>
                <w:sz w:val="18"/>
                <w:szCs w:val="18"/>
              </w:rPr>
            </w:pPr>
            <w:r w:rsidRPr="00A87050">
              <w:rPr>
                <w:rFonts w:eastAsia="Arial"/>
                <w:sz w:val="18"/>
                <w:szCs w:val="18"/>
              </w:rPr>
              <w:t>100% within the defined target</w:t>
            </w:r>
          </w:p>
        </w:tc>
        <w:tc>
          <w:tcPr>
            <w:tcW w:w="1234" w:type="dxa"/>
          </w:tcPr>
          <w:p w14:paraId="3693BFB2" w14:textId="77777777" w:rsidR="00353F6B" w:rsidRPr="004F3335" w:rsidRDefault="00353F6B" w:rsidP="00FA3442">
            <w:pPr>
              <w:tabs>
                <w:tab w:val="left" w:pos="470"/>
              </w:tabs>
              <w:spacing w:line="258" w:lineRule="auto"/>
              <w:ind w:right="80"/>
              <w:rPr>
                <w:rFonts w:eastAsia="Arial"/>
                <w:sz w:val="18"/>
                <w:szCs w:val="18"/>
              </w:rPr>
            </w:pPr>
            <w:r>
              <w:rPr>
                <w:rFonts w:eastAsia="Arial"/>
                <w:sz w:val="18"/>
                <w:szCs w:val="18"/>
              </w:rPr>
              <w:t>0</w:t>
            </w:r>
          </w:p>
        </w:tc>
      </w:tr>
      <w:tr w:rsidR="00353F6B" w:rsidRPr="004F3335" w14:paraId="3840ED4F" w14:textId="77777777" w:rsidTr="00FA3442">
        <w:tc>
          <w:tcPr>
            <w:tcW w:w="645" w:type="dxa"/>
            <w:vMerge/>
          </w:tcPr>
          <w:p w14:paraId="439D9FF8" w14:textId="77777777" w:rsidR="00353F6B" w:rsidRPr="004F3335" w:rsidRDefault="00353F6B" w:rsidP="00FA3442">
            <w:pPr>
              <w:tabs>
                <w:tab w:val="left" w:pos="470"/>
              </w:tabs>
              <w:spacing w:line="258" w:lineRule="auto"/>
              <w:ind w:right="80"/>
              <w:rPr>
                <w:rFonts w:eastAsia="Arial"/>
                <w:sz w:val="18"/>
                <w:szCs w:val="18"/>
              </w:rPr>
            </w:pPr>
          </w:p>
        </w:tc>
        <w:tc>
          <w:tcPr>
            <w:tcW w:w="1750" w:type="dxa"/>
            <w:vMerge/>
          </w:tcPr>
          <w:p w14:paraId="110EC570" w14:textId="77777777" w:rsidR="00353F6B" w:rsidRPr="004F3335" w:rsidRDefault="00353F6B" w:rsidP="00FA3442">
            <w:pPr>
              <w:tabs>
                <w:tab w:val="left" w:pos="470"/>
              </w:tabs>
              <w:spacing w:line="258" w:lineRule="auto"/>
              <w:ind w:right="80"/>
              <w:rPr>
                <w:rFonts w:eastAsia="Arial"/>
                <w:sz w:val="18"/>
                <w:szCs w:val="18"/>
              </w:rPr>
            </w:pPr>
          </w:p>
        </w:tc>
        <w:tc>
          <w:tcPr>
            <w:tcW w:w="4482" w:type="dxa"/>
            <w:vMerge/>
          </w:tcPr>
          <w:p w14:paraId="7EB91314" w14:textId="77777777" w:rsidR="00353F6B" w:rsidRPr="004F3335" w:rsidRDefault="00353F6B" w:rsidP="00FA3442">
            <w:pPr>
              <w:tabs>
                <w:tab w:val="left" w:pos="470"/>
              </w:tabs>
              <w:spacing w:line="258" w:lineRule="auto"/>
              <w:ind w:right="80"/>
              <w:rPr>
                <w:rFonts w:eastAsia="Arial"/>
                <w:sz w:val="18"/>
                <w:szCs w:val="18"/>
              </w:rPr>
            </w:pPr>
          </w:p>
        </w:tc>
        <w:tc>
          <w:tcPr>
            <w:tcW w:w="1628" w:type="dxa"/>
          </w:tcPr>
          <w:p w14:paraId="1D1DEBB7" w14:textId="77777777" w:rsidR="00353F6B" w:rsidRPr="004F3335" w:rsidRDefault="00353F6B" w:rsidP="00FA3442">
            <w:pPr>
              <w:tabs>
                <w:tab w:val="left" w:pos="470"/>
              </w:tabs>
              <w:spacing w:line="258" w:lineRule="auto"/>
              <w:ind w:right="80"/>
              <w:rPr>
                <w:rFonts w:eastAsia="Arial"/>
                <w:sz w:val="18"/>
                <w:szCs w:val="18"/>
              </w:rPr>
            </w:pPr>
            <w:r w:rsidRPr="00A87050">
              <w:rPr>
                <w:rFonts w:eastAsia="Arial"/>
                <w:sz w:val="18"/>
                <w:szCs w:val="18"/>
              </w:rPr>
              <w:t>&gt;=99% and &lt;100% meeting the target</w:t>
            </w:r>
          </w:p>
        </w:tc>
        <w:tc>
          <w:tcPr>
            <w:tcW w:w="1234" w:type="dxa"/>
          </w:tcPr>
          <w:p w14:paraId="1FE8924A" w14:textId="77777777" w:rsidR="00353F6B" w:rsidRPr="004F3335" w:rsidRDefault="00353F6B" w:rsidP="00FA3442">
            <w:pPr>
              <w:tabs>
                <w:tab w:val="left" w:pos="470"/>
              </w:tabs>
              <w:spacing w:line="258" w:lineRule="auto"/>
              <w:ind w:right="80"/>
              <w:rPr>
                <w:rFonts w:eastAsia="Arial"/>
                <w:sz w:val="18"/>
                <w:szCs w:val="18"/>
              </w:rPr>
            </w:pPr>
            <w:r>
              <w:rPr>
                <w:rFonts w:eastAsia="Arial"/>
                <w:sz w:val="18"/>
                <w:szCs w:val="18"/>
              </w:rPr>
              <w:t>3</w:t>
            </w:r>
          </w:p>
        </w:tc>
      </w:tr>
      <w:tr w:rsidR="00353F6B" w:rsidRPr="004F3335" w14:paraId="147C78AB" w14:textId="77777777" w:rsidTr="00FA3442">
        <w:tc>
          <w:tcPr>
            <w:tcW w:w="645" w:type="dxa"/>
            <w:vMerge/>
          </w:tcPr>
          <w:p w14:paraId="2DDCD408" w14:textId="77777777" w:rsidR="00353F6B" w:rsidRPr="004F3335" w:rsidRDefault="00353F6B" w:rsidP="00FA3442">
            <w:pPr>
              <w:tabs>
                <w:tab w:val="left" w:pos="470"/>
              </w:tabs>
              <w:spacing w:line="258" w:lineRule="auto"/>
              <w:ind w:right="80"/>
              <w:rPr>
                <w:rFonts w:eastAsia="Arial"/>
                <w:sz w:val="18"/>
                <w:szCs w:val="18"/>
              </w:rPr>
            </w:pPr>
          </w:p>
        </w:tc>
        <w:tc>
          <w:tcPr>
            <w:tcW w:w="1750" w:type="dxa"/>
            <w:vMerge/>
          </w:tcPr>
          <w:p w14:paraId="0BBEF2B4" w14:textId="77777777" w:rsidR="00353F6B" w:rsidRPr="004F3335" w:rsidRDefault="00353F6B" w:rsidP="00FA3442">
            <w:pPr>
              <w:tabs>
                <w:tab w:val="left" w:pos="470"/>
              </w:tabs>
              <w:spacing w:line="258" w:lineRule="auto"/>
              <w:ind w:right="80"/>
              <w:rPr>
                <w:rFonts w:eastAsia="Arial"/>
                <w:sz w:val="18"/>
                <w:szCs w:val="18"/>
              </w:rPr>
            </w:pPr>
          </w:p>
        </w:tc>
        <w:tc>
          <w:tcPr>
            <w:tcW w:w="4482" w:type="dxa"/>
            <w:vMerge/>
          </w:tcPr>
          <w:p w14:paraId="377194EB" w14:textId="77777777" w:rsidR="00353F6B" w:rsidRPr="004F3335" w:rsidRDefault="00353F6B" w:rsidP="00FA3442">
            <w:pPr>
              <w:tabs>
                <w:tab w:val="left" w:pos="470"/>
              </w:tabs>
              <w:spacing w:line="258" w:lineRule="auto"/>
              <w:ind w:right="80"/>
              <w:rPr>
                <w:rFonts w:eastAsia="Arial"/>
                <w:sz w:val="18"/>
                <w:szCs w:val="18"/>
              </w:rPr>
            </w:pPr>
          </w:p>
        </w:tc>
        <w:tc>
          <w:tcPr>
            <w:tcW w:w="1628" w:type="dxa"/>
          </w:tcPr>
          <w:p w14:paraId="1B6AD7AF" w14:textId="77777777" w:rsidR="00353F6B" w:rsidRPr="004F3335" w:rsidRDefault="00353F6B" w:rsidP="00FA3442">
            <w:pPr>
              <w:tabs>
                <w:tab w:val="left" w:pos="470"/>
              </w:tabs>
              <w:spacing w:line="258" w:lineRule="auto"/>
              <w:ind w:right="80"/>
              <w:rPr>
                <w:rFonts w:eastAsia="Arial"/>
                <w:sz w:val="18"/>
                <w:szCs w:val="18"/>
              </w:rPr>
            </w:pPr>
            <w:r w:rsidRPr="00A87050">
              <w:rPr>
                <w:rFonts w:eastAsia="Arial"/>
                <w:sz w:val="18"/>
                <w:szCs w:val="18"/>
              </w:rPr>
              <w:t>&gt;=98% and &lt;99% meeting the target</w:t>
            </w:r>
          </w:p>
        </w:tc>
        <w:tc>
          <w:tcPr>
            <w:tcW w:w="1234" w:type="dxa"/>
          </w:tcPr>
          <w:p w14:paraId="6CE12605" w14:textId="77777777" w:rsidR="00353F6B" w:rsidRPr="004F3335" w:rsidRDefault="00353F6B" w:rsidP="00FA3442">
            <w:pPr>
              <w:tabs>
                <w:tab w:val="left" w:pos="470"/>
              </w:tabs>
              <w:spacing w:line="258" w:lineRule="auto"/>
              <w:ind w:right="80"/>
              <w:rPr>
                <w:rFonts w:eastAsia="Arial"/>
                <w:sz w:val="18"/>
                <w:szCs w:val="18"/>
              </w:rPr>
            </w:pPr>
            <w:r>
              <w:rPr>
                <w:rFonts w:eastAsia="Arial"/>
                <w:sz w:val="18"/>
                <w:szCs w:val="18"/>
              </w:rPr>
              <w:t>4</w:t>
            </w:r>
          </w:p>
        </w:tc>
      </w:tr>
      <w:tr w:rsidR="00353F6B" w:rsidRPr="004F3335" w14:paraId="2EAC9087" w14:textId="77777777" w:rsidTr="00FA3442">
        <w:trPr>
          <w:trHeight w:val="530"/>
        </w:trPr>
        <w:tc>
          <w:tcPr>
            <w:tcW w:w="645" w:type="dxa"/>
            <w:vMerge/>
          </w:tcPr>
          <w:p w14:paraId="062DEC80" w14:textId="77777777" w:rsidR="00353F6B" w:rsidRPr="004F3335" w:rsidRDefault="00353F6B" w:rsidP="00FA3442">
            <w:pPr>
              <w:tabs>
                <w:tab w:val="left" w:pos="470"/>
              </w:tabs>
              <w:spacing w:line="258" w:lineRule="auto"/>
              <w:ind w:right="80"/>
              <w:rPr>
                <w:rFonts w:eastAsia="Arial"/>
                <w:sz w:val="18"/>
                <w:szCs w:val="18"/>
              </w:rPr>
            </w:pPr>
          </w:p>
        </w:tc>
        <w:tc>
          <w:tcPr>
            <w:tcW w:w="1750" w:type="dxa"/>
            <w:vMerge/>
          </w:tcPr>
          <w:p w14:paraId="2AD69CB4" w14:textId="77777777" w:rsidR="00353F6B" w:rsidRPr="004F3335" w:rsidRDefault="00353F6B" w:rsidP="00FA3442">
            <w:pPr>
              <w:tabs>
                <w:tab w:val="left" w:pos="470"/>
              </w:tabs>
              <w:spacing w:line="258" w:lineRule="auto"/>
              <w:ind w:right="80"/>
              <w:rPr>
                <w:rFonts w:eastAsia="Arial"/>
                <w:sz w:val="18"/>
                <w:szCs w:val="18"/>
              </w:rPr>
            </w:pPr>
          </w:p>
        </w:tc>
        <w:tc>
          <w:tcPr>
            <w:tcW w:w="4482" w:type="dxa"/>
            <w:vMerge/>
          </w:tcPr>
          <w:p w14:paraId="064673B2" w14:textId="77777777" w:rsidR="00353F6B" w:rsidRPr="004F3335" w:rsidRDefault="00353F6B" w:rsidP="00FA3442">
            <w:pPr>
              <w:tabs>
                <w:tab w:val="left" w:pos="470"/>
              </w:tabs>
              <w:spacing w:line="258" w:lineRule="auto"/>
              <w:ind w:right="80"/>
              <w:rPr>
                <w:rFonts w:eastAsia="Arial"/>
                <w:sz w:val="18"/>
                <w:szCs w:val="18"/>
              </w:rPr>
            </w:pPr>
          </w:p>
        </w:tc>
        <w:tc>
          <w:tcPr>
            <w:tcW w:w="1628" w:type="dxa"/>
          </w:tcPr>
          <w:p w14:paraId="57D12005" w14:textId="77777777" w:rsidR="00353F6B" w:rsidRPr="004F3335" w:rsidRDefault="00353F6B" w:rsidP="00FA3442">
            <w:pPr>
              <w:tabs>
                <w:tab w:val="left" w:pos="470"/>
              </w:tabs>
              <w:spacing w:line="258" w:lineRule="auto"/>
              <w:ind w:right="80"/>
              <w:rPr>
                <w:rFonts w:eastAsia="Arial"/>
                <w:sz w:val="18"/>
                <w:szCs w:val="18"/>
              </w:rPr>
            </w:pPr>
            <w:r w:rsidRPr="00A87050">
              <w:rPr>
                <w:rFonts w:eastAsia="Arial"/>
                <w:sz w:val="18"/>
                <w:szCs w:val="18"/>
              </w:rPr>
              <w:t>&gt;=97% and &lt;98% meeting the target</w:t>
            </w:r>
            <w:r w:rsidRPr="00FD1152">
              <w:rPr>
                <w:rFonts w:eastAsia="Arial"/>
                <w:sz w:val="18"/>
                <w:szCs w:val="18"/>
              </w:rPr>
              <w:t xml:space="preserve">  </w:t>
            </w:r>
          </w:p>
        </w:tc>
        <w:tc>
          <w:tcPr>
            <w:tcW w:w="1234" w:type="dxa"/>
          </w:tcPr>
          <w:p w14:paraId="0CC64E0A" w14:textId="77777777" w:rsidR="00353F6B" w:rsidRPr="004F3335" w:rsidRDefault="00353F6B" w:rsidP="00FA3442">
            <w:pPr>
              <w:tabs>
                <w:tab w:val="left" w:pos="470"/>
              </w:tabs>
              <w:spacing w:line="258" w:lineRule="auto"/>
              <w:ind w:right="80"/>
              <w:rPr>
                <w:rFonts w:eastAsia="Arial"/>
                <w:sz w:val="18"/>
                <w:szCs w:val="18"/>
              </w:rPr>
            </w:pPr>
            <w:r>
              <w:rPr>
                <w:rFonts w:eastAsia="Arial"/>
                <w:sz w:val="18"/>
                <w:szCs w:val="18"/>
              </w:rPr>
              <w:t>5</w:t>
            </w:r>
          </w:p>
        </w:tc>
      </w:tr>
      <w:tr w:rsidR="00353F6B" w:rsidRPr="004F3335" w14:paraId="07B9FE98" w14:textId="77777777" w:rsidTr="00FA3442">
        <w:tc>
          <w:tcPr>
            <w:tcW w:w="645" w:type="dxa"/>
            <w:vMerge w:val="restart"/>
          </w:tcPr>
          <w:p w14:paraId="2D315C0B" w14:textId="77777777" w:rsidR="00353F6B" w:rsidRPr="004F3335" w:rsidRDefault="00353F6B" w:rsidP="00FA3442">
            <w:pPr>
              <w:tabs>
                <w:tab w:val="left" w:pos="470"/>
              </w:tabs>
              <w:spacing w:line="258" w:lineRule="auto"/>
              <w:ind w:right="80"/>
              <w:rPr>
                <w:rFonts w:eastAsia="Arial"/>
                <w:sz w:val="18"/>
                <w:szCs w:val="18"/>
              </w:rPr>
            </w:pPr>
            <w:r>
              <w:rPr>
                <w:rFonts w:eastAsia="Arial"/>
                <w:sz w:val="18"/>
                <w:szCs w:val="18"/>
              </w:rPr>
              <w:t>3.</w:t>
            </w:r>
          </w:p>
        </w:tc>
        <w:tc>
          <w:tcPr>
            <w:tcW w:w="1750" w:type="dxa"/>
            <w:vMerge w:val="restart"/>
          </w:tcPr>
          <w:p w14:paraId="59A4D308" w14:textId="77777777" w:rsidR="00353F6B" w:rsidRPr="004F3335" w:rsidRDefault="00353F6B" w:rsidP="00FA3442">
            <w:pPr>
              <w:tabs>
                <w:tab w:val="left" w:pos="470"/>
              </w:tabs>
              <w:spacing w:line="258" w:lineRule="auto"/>
              <w:ind w:right="80"/>
              <w:rPr>
                <w:rFonts w:eastAsia="Arial"/>
                <w:sz w:val="18"/>
                <w:szCs w:val="18"/>
              </w:rPr>
            </w:pPr>
            <w:r>
              <w:rPr>
                <w:rFonts w:eastAsia="Arial"/>
                <w:sz w:val="18"/>
                <w:szCs w:val="18"/>
              </w:rPr>
              <w:t>Time to Resolve – Low Priority</w:t>
            </w:r>
          </w:p>
        </w:tc>
        <w:tc>
          <w:tcPr>
            <w:tcW w:w="4482" w:type="dxa"/>
            <w:vMerge w:val="restart"/>
          </w:tcPr>
          <w:p w14:paraId="2340CD39" w14:textId="77777777" w:rsidR="00353F6B" w:rsidRPr="00A87050" w:rsidRDefault="00353F6B" w:rsidP="00FA3442">
            <w:pPr>
              <w:tabs>
                <w:tab w:val="left" w:pos="470"/>
              </w:tabs>
              <w:spacing w:line="258" w:lineRule="auto"/>
              <w:ind w:right="80"/>
              <w:rPr>
                <w:rFonts w:eastAsia="Arial"/>
                <w:sz w:val="18"/>
                <w:szCs w:val="18"/>
              </w:rPr>
            </w:pPr>
            <w:r w:rsidRPr="00A87050">
              <w:rPr>
                <w:rFonts w:eastAsia="Arial"/>
                <w:sz w:val="18"/>
                <w:szCs w:val="18"/>
              </w:rPr>
              <w:t>Time taken to resolve the reported ticket.</w:t>
            </w:r>
          </w:p>
          <w:p w14:paraId="080DCC17" w14:textId="77777777" w:rsidR="00353F6B" w:rsidRPr="00A87050" w:rsidRDefault="00353F6B" w:rsidP="00FA3442">
            <w:pPr>
              <w:tabs>
                <w:tab w:val="left" w:pos="470"/>
              </w:tabs>
              <w:spacing w:line="258" w:lineRule="auto"/>
              <w:ind w:right="80"/>
              <w:rPr>
                <w:rFonts w:eastAsia="Arial"/>
                <w:sz w:val="18"/>
                <w:szCs w:val="18"/>
              </w:rPr>
            </w:pPr>
            <w:r w:rsidRPr="00A87050">
              <w:rPr>
                <w:rFonts w:eastAsia="Arial"/>
                <w:sz w:val="18"/>
                <w:szCs w:val="18"/>
              </w:rPr>
              <w:t xml:space="preserve">Target: 100% of the </w:t>
            </w:r>
            <w:r>
              <w:rPr>
                <w:rFonts w:eastAsia="Arial"/>
                <w:sz w:val="18"/>
                <w:szCs w:val="18"/>
              </w:rPr>
              <w:t>tickets</w:t>
            </w:r>
            <w:r w:rsidRPr="00A87050">
              <w:rPr>
                <w:rFonts w:eastAsia="Arial"/>
                <w:sz w:val="18"/>
                <w:szCs w:val="18"/>
              </w:rPr>
              <w:t xml:space="preserve"> should be resolved within 16 hours of ticket reporting</w:t>
            </w:r>
          </w:p>
          <w:p w14:paraId="145B53AB" w14:textId="77777777" w:rsidR="00353F6B" w:rsidRPr="00A87050" w:rsidRDefault="00353F6B" w:rsidP="00FA3442">
            <w:pPr>
              <w:tabs>
                <w:tab w:val="left" w:pos="470"/>
              </w:tabs>
              <w:spacing w:line="258" w:lineRule="auto"/>
              <w:ind w:right="80"/>
              <w:rPr>
                <w:rFonts w:eastAsia="Arial"/>
                <w:sz w:val="18"/>
                <w:szCs w:val="18"/>
              </w:rPr>
            </w:pPr>
          </w:p>
          <w:p w14:paraId="0EA57B46" w14:textId="77777777" w:rsidR="00353F6B" w:rsidRPr="00A87050" w:rsidRDefault="00353F6B" w:rsidP="00FA3442">
            <w:pPr>
              <w:tabs>
                <w:tab w:val="left" w:pos="470"/>
              </w:tabs>
              <w:spacing w:line="258" w:lineRule="auto"/>
              <w:ind w:right="80"/>
              <w:rPr>
                <w:rFonts w:eastAsia="Arial"/>
                <w:sz w:val="18"/>
                <w:szCs w:val="18"/>
              </w:rPr>
            </w:pPr>
            <w:r>
              <w:rPr>
                <w:rFonts w:eastAsia="Arial"/>
                <w:sz w:val="18"/>
                <w:szCs w:val="18"/>
              </w:rPr>
              <w:t>Priority</w:t>
            </w:r>
            <w:r w:rsidRPr="00A87050">
              <w:rPr>
                <w:rFonts w:eastAsia="Arial"/>
                <w:sz w:val="18"/>
                <w:szCs w:val="18"/>
              </w:rPr>
              <w:t xml:space="preserve"> Level as defined in scope of work.</w:t>
            </w:r>
          </w:p>
          <w:p w14:paraId="7D76F016" w14:textId="77777777" w:rsidR="00353F6B" w:rsidRPr="00A87050" w:rsidRDefault="00353F6B" w:rsidP="00FA3442">
            <w:pPr>
              <w:tabs>
                <w:tab w:val="left" w:pos="470"/>
              </w:tabs>
              <w:spacing w:line="258" w:lineRule="auto"/>
              <w:ind w:right="80"/>
              <w:rPr>
                <w:rFonts w:eastAsia="Arial"/>
                <w:sz w:val="18"/>
                <w:szCs w:val="18"/>
              </w:rPr>
            </w:pPr>
          </w:p>
          <w:p w14:paraId="56E57D05" w14:textId="77777777" w:rsidR="00353F6B" w:rsidRPr="004F3335" w:rsidRDefault="00353F6B" w:rsidP="00FA3442">
            <w:pPr>
              <w:tabs>
                <w:tab w:val="left" w:pos="470"/>
              </w:tabs>
              <w:spacing w:line="258" w:lineRule="auto"/>
              <w:ind w:right="80"/>
              <w:rPr>
                <w:rFonts w:eastAsia="Arial"/>
                <w:sz w:val="18"/>
                <w:szCs w:val="18"/>
              </w:rPr>
            </w:pPr>
            <w:r w:rsidRPr="00A87050">
              <w:rPr>
                <w:rFonts w:eastAsia="Arial"/>
                <w:sz w:val="18"/>
                <w:szCs w:val="18"/>
              </w:rPr>
              <w:t xml:space="preserve">For each additional drop of 1% in performance below 97%, </w:t>
            </w:r>
            <w:r w:rsidRPr="00DB2DAB">
              <w:rPr>
                <w:rFonts w:eastAsia="Arial"/>
                <w:sz w:val="18"/>
                <w:szCs w:val="18"/>
              </w:rPr>
              <w:t>Liquidated Damages as a percentage of Quarterly payment applicable</w:t>
            </w:r>
            <w:r w:rsidRPr="00A87050">
              <w:rPr>
                <w:rFonts w:eastAsia="Arial"/>
                <w:sz w:val="18"/>
                <w:szCs w:val="18"/>
              </w:rPr>
              <w:t xml:space="preserve"> of 1% will be levied as additional liquidated damages.</w:t>
            </w:r>
          </w:p>
        </w:tc>
        <w:tc>
          <w:tcPr>
            <w:tcW w:w="1628" w:type="dxa"/>
          </w:tcPr>
          <w:p w14:paraId="3CF9FA90" w14:textId="77777777" w:rsidR="00353F6B" w:rsidRPr="004F3335" w:rsidRDefault="00353F6B" w:rsidP="00FA3442">
            <w:pPr>
              <w:tabs>
                <w:tab w:val="left" w:pos="470"/>
              </w:tabs>
              <w:spacing w:line="258" w:lineRule="auto"/>
              <w:ind w:right="80"/>
              <w:rPr>
                <w:rFonts w:eastAsia="Arial"/>
                <w:sz w:val="18"/>
                <w:szCs w:val="18"/>
              </w:rPr>
            </w:pPr>
            <w:r w:rsidRPr="00A87050">
              <w:rPr>
                <w:rFonts w:eastAsia="Arial"/>
                <w:sz w:val="18"/>
                <w:szCs w:val="18"/>
              </w:rPr>
              <w:t>100% within the defined target</w:t>
            </w:r>
          </w:p>
        </w:tc>
        <w:tc>
          <w:tcPr>
            <w:tcW w:w="1234" w:type="dxa"/>
          </w:tcPr>
          <w:p w14:paraId="5D0E46AB" w14:textId="77777777" w:rsidR="00353F6B" w:rsidRPr="004F3335" w:rsidRDefault="00353F6B" w:rsidP="00FA3442">
            <w:pPr>
              <w:tabs>
                <w:tab w:val="left" w:pos="470"/>
              </w:tabs>
              <w:spacing w:line="258" w:lineRule="auto"/>
              <w:ind w:right="80"/>
              <w:rPr>
                <w:rFonts w:eastAsia="Arial"/>
                <w:sz w:val="18"/>
                <w:szCs w:val="18"/>
              </w:rPr>
            </w:pPr>
            <w:r>
              <w:rPr>
                <w:rFonts w:eastAsia="Arial"/>
                <w:sz w:val="18"/>
                <w:szCs w:val="18"/>
              </w:rPr>
              <w:t>0</w:t>
            </w:r>
          </w:p>
        </w:tc>
      </w:tr>
      <w:tr w:rsidR="00353F6B" w:rsidRPr="004F3335" w14:paraId="36BB3DEA" w14:textId="77777777" w:rsidTr="00FA3442">
        <w:tc>
          <w:tcPr>
            <w:tcW w:w="645" w:type="dxa"/>
            <w:vMerge/>
          </w:tcPr>
          <w:p w14:paraId="0568B2FD" w14:textId="77777777" w:rsidR="00353F6B" w:rsidRPr="004F3335" w:rsidRDefault="00353F6B" w:rsidP="00FA3442">
            <w:pPr>
              <w:tabs>
                <w:tab w:val="left" w:pos="470"/>
              </w:tabs>
              <w:spacing w:line="258" w:lineRule="auto"/>
              <w:ind w:right="80"/>
              <w:rPr>
                <w:rFonts w:eastAsia="Arial"/>
                <w:sz w:val="18"/>
                <w:szCs w:val="18"/>
              </w:rPr>
            </w:pPr>
          </w:p>
        </w:tc>
        <w:tc>
          <w:tcPr>
            <w:tcW w:w="1750" w:type="dxa"/>
            <w:vMerge/>
          </w:tcPr>
          <w:p w14:paraId="1CA73601" w14:textId="77777777" w:rsidR="00353F6B" w:rsidRPr="004F3335" w:rsidRDefault="00353F6B" w:rsidP="00FA3442">
            <w:pPr>
              <w:tabs>
                <w:tab w:val="left" w:pos="470"/>
              </w:tabs>
              <w:spacing w:line="258" w:lineRule="auto"/>
              <w:ind w:right="80"/>
              <w:rPr>
                <w:rFonts w:eastAsia="Arial"/>
                <w:sz w:val="18"/>
                <w:szCs w:val="18"/>
              </w:rPr>
            </w:pPr>
          </w:p>
        </w:tc>
        <w:tc>
          <w:tcPr>
            <w:tcW w:w="4482" w:type="dxa"/>
            <w:vMerge/>
          </w:tcPr>
          <w:p w14:paraId="55CF90A4" w14:textId="77777777" w:rsidR="00353F6B" w:rsidRPr="004F3335" w:rsidRDefault="00353F6B" w:rsidP="00FA3442">
            <w:pPr>
              <w:tabs>
                <w:tab w:val="left" w:pos="470"/>
              </w:tabs>
              <w:spacing w:line="258" w:lineRule="auto"/>
              <w:ind w:right="80"/>
              <w:rPr>
                <w:rFonts w:eastAsia="Arial"/>
                <w:sz w:val="18"/>
                <w:szCs w:val="18"/>
              </w:rPr>
            </w:pPr>
          </w:p>
        </w:tc>
        <w:tc>
          <w:tcPr>
            <w:tcW w:w="1628" w:type="dxa"/>
          </w:tcPr>
          <w:p w14:paraId="16ECB9F9" w14:textId="77777777" w:rsidR="00353F6B" w:rsidRPr="004F3335" w:rsidRDefault="00353F6B" w:rsidP="00FA3442">
            <w:pPr>
              <w:tabs>
                <w:tab w:val="left" w:pos="470"/>
              </w:tabs>
              <w:spacing w:line="258" w:lineRule="auto"/>
              <w:ind w:right="80"/>
              <w:rPr>
                <w:rFonts w:eastAsia="Arial"/>
                <w:sz w:val="18"/>
                <w:szCs w:val="18"/>
              </w:rPr>
            </w:pPr>
            <w:r w:rsidRPr="00A87050">
              <w:rPr>
                <w:rFonts w:eastAsia="Arial"/>
                <w:sz w:val="18"/>
                <w:szCs w:val="18"/>
              </w:rPr>
              <w:t>&gt;=99% and &lt;100% meeting the target</w:t>
            </w:r>
          </w:p>
        </w:tc>
        <w:tc>
          <w:tcPr>
            <w:tcW w:w="1234" w:type="dxa"/>
          </w:tcPr>
          <w:p w14:paraId="12A7497F" w14:textId="77777777" w:rsidR="00353F6B" w:rsidRPr="004F3335" w:rsidRDefault="00353F6B" w:rsidP="00FA3442">
            <w:pPr>
              <w:tabs>
                <w:tab w:val="left" w:pos="470"/>
              </w:tabs>
              <w:spacing w:line="258" w:lineRule="auto"/>
              <w:ind w:right="80"/>
              <w:rPr>
                <w:rFonts w:eastAsia="Arial"/>
                <w:sz w:val="18"/>
                <w:szCs w:val="18"/>
              </w:rPr>
            </w:pPr>
            <w:r>
              <w:rPr>
                <w:rFonts w:eastAsia="Arial"/>
                <w:sz w:val="18"/>
                <w:szCs w:val="18"/>
              </w:rPr>
              <w:t>2</w:t>
            </w:r>
          </w:p>
        </w:tc>
      </w:tr>
      <w:tr w:rsidR="00353F6B" w:rsidRPr="004F3335" w14:paraId="0741E205" w14:textId="77777777" w:rsidTr="00FA3442">
        <w:tc>
          <w:tcPr>
            <w:tcW w:w="645" w:type="dxa"/>
            <w:vMerge/>
          </w:tcPr>
          <w:p w14:paraId="48431D5D" w14:textId="77777777" w:rsidR="00353F6B" w:rsidRPr="004F3335" w:rsidRDefault="00353F6B" w:rsidP="00FA3442">
            <w:pPr>
              <w:tabs>
                <w:tab w:val="left" w:pos="470"/>
              </w:tabs>
              <w:spacing w:line="258" w:lineRule="auto"/>
              <w:ind w:right="80"/>
              <w:rPr>
                <w:rFonts w:eastAsia="Arial"/>
                <w:sz w:val="18"/>
                <w:szCs w:val="18"/>
              </w:rPr>
            </w:pPr>
          </w:p>
        </w:tc>
        <w:tc>
          <w:tcPr>
            <w:tcW w:w="1750" w:type="dxa"/>
            <w:vMerge/>
          </w:tcPr>
          <w:p w14:paraId="51CA4D14" w14:textId="77777777" w:rsidR="00353F6B" w:rsidRPr="004F3335" w:rsidRDefault="00353F6B" w:rsidP="00FA3442">
            <w:pPr>
              <w:tabs>
                <w:tab w:val="left" w:pos="470"/>
              </w:tabs>
              <w:spacing w:line="258" w:lineRule="auto"/>
              <w:ind w:right="80"/>
              <w:rPr>
                <w:rFonts w:eastAsia="Arial"/>
                <w:sz w:val="18"/>
                <w:szCs w:val="18"/>
              </w:rPr>
            </w:pPr>
          </w:p>
        </w:tc>
        <w:tc>
          <w:tcPr>
            <w:tcW w:w="4482" w:type="dxa"/>
            <w:vMerge/>
          </w:tcPr>
          <w:p w14:paraId="58FBDF5E" w14:textId="77777777" w:rsidR="00353F6B" w:rsidRPr="004F3335" w:rsidRDefault="00353F6B" w:rsidP="00FA3442">
            <w:pPr>
              <w:tabs>
                <w:tab w:val="left" w:pos="470"/>
              </w:tabs>
              <w:spacing w:line="258" w:lineRule="auto"/>
              <w:ind w:right="80"/>
              <w:rPr>
                <w:rFonts w:eastAsia="Arial"/>
                <w:sz w:val="18"/>
                <w:szCs w:val="18"/>
              </w:rPr>
            </w:pPr>
          </w:p>
        </w:tc>
        <w:tc>
          <w:tcPr>
            <w:tcW w:w="1628" w:type="dxa"/>
          </w:tcPr>
          <w:p w14:paraId="51B4F097" w14:textId="77777777" w:rsidR="00353F6B" w:rsidRPr="004F3335" w:rsidRDefault="00353F6B" w:rsidP="00FA3442">
            <w:pPr>
              <w:tabs>
                <w:tab w:val="left" w:pos="470"/>
              </w:tabs>
              <w:spacing w:line="258" w:lineRule="auto"/>
              <w:ind w:right="80"/>
              <w:rPr>
                <w:rFonts w:eastAsia="Arial"/>
                <w:sz w:val="18"/>
                <w:szCs w:val="18"/>
              </w:rPr>
            </w:pPr>
            <w:r w:rsidRPr="00A87050">
              <w:rPr>
                <w:rFonts w:eastAsia="Arial"/>
                <w:sz w:val="18"/>
                <w:szCs w:val="18"/>
              </w:rPr>
              <w:t>&gt;=98% and &lt;99% meeting the target</w:t>
            </w:r>
          </w:p>
        </w:tc>
        <w:tc>
          <w:tcPr>
            <w:tcW w:w="1234" w:type="dxa"/>
          </w:tcPr>
          <w:p w14:paraId="257EA9B9" w14:textId="77777777" w:rsidR="00353F6B" w:rsidRPr="004F3335" w:rsidRDefault="00353F6B" w:rsidP="00FA3442">
            <w:pPr>
              <w:tabs>
                <w:tab w:val="left" w:pos="470"/>
              </w:tabs>
              <w:spacing w:line="258" w:lineRule="auto"/>
              <w:ind w:right="80"/>
              <w:rPr>
                <w:rFonts w:eastAsia="Arial"/>
                <w:sz w:val="18"/>
                <w:szCs w:val="18"/>
              </w:rPr>
            </w:pPr>
            <w:r>
              <w:rPr>
                <w:rFonts w:eastAsia="Arial"/>
                <w:sz w:val="18"/>
                <w:szCs w:val="18"/>
              </w:rPr>
              <w:t>3</w:t>
            </w:r>
          </w:p>
        </w:tc>
      </w:tr>
      <w:tr w:rsidR="00353F6B" w:rsidRPr="004F3335" w14:paraId="0F355403" w14:textId="77777777" w:rsidTr="00FA3442">
        <w:trPr>
          <w:trHeight w:val="945"/>
        </w:trPr>
        <w:tc>
          <w:tcPr>
            <w:tcW w:w="645" w:type="dxa"/>
            <w:vMerge/>
          </w:tcPr>
          <w:p w14:paraId="05889C0F" w14:textId="77777777" w:rsidR="00353F6B" w:rsidRPr="004F3335" w:rsidRDefault="00353F6B" w:rsidP="00FA3442">
            <w:pPr>
              <w:tabs>
                <w:tab w:val="left" w:pos="470"/>
              </w:tabs>
              <w:spacing w:line="258" w:lineRule="auto"/>
              <w:ind w:right="80"/>
              <w:rPr>
                <w:rFonts w:eastAsia="Arial"/>
                <w:sz w:val="18"/>
                <w:szCs w:val="18"/>
              </w:rPr>
            </w:pPr>
          </w:p>
        </w:tc>
        <w:tc>
          <w:tcPr>
            <w:tcW w:w="1750" w:type="dxa"/>
            <w:vMerge/>
          </w:tcPr>
          <w:p w14:paraId="64D78E70" w14:textId="77777777" w:rsidR="00353F6B" w:rsidRPr="004F3335" w:rsidRDefault="00353F6B" w:rsidP="00FA3442">
            <w:pPr>
              <w:tabs>
                <w:tab w:val="left" w:pos="470"/>
              </w:tabs>
              <w:spacing w:line="258" w:lineRule="auto"/>
              <w:ind w:right="80"/>
              <w:rPr>
                <w:rFonts w:eastAsia="Arial"/>
                <w:sz w:val="18"/>
                <w:szCs w:val="18"/>
              </w:rPr>
            </w:pPr>
          </w:p>
        </w:tc>
        <w:tc>
          <w:tcPr>
            <w:tcW w:w="4482" w:type="dxa"/>
            <w:vMerge/>
          </w:tcPr>
          <w:p w14:paraId="3C805839" w14:textId="77777777" w:rsidR="00353F6B" w:rsidRPr="004F3335" w:rsidRDefault="00353F6B" w:rsidP="00FA3442">
            <w:pPr>
              <w:tabs>
                <w:tab w:val="left" w:pos="470"/>
              </w:tabs>
              <w:spacing w:line="258" w:lineRule="auto"/>
              <w:ind w:right="80"/>
              <w:rPr>
                <w:rFonts w:eastAsia="Arial"/>
                <w:sz w:val="18"/>
                <w:szCs w:val="18"/>
              </w:rPr>
            </w:pPr>
          </w:p>
        </w:tc>
        <w:tc>
          <w:tcPr>
            <w:tcW w:w="1628" w:type="dxa"/>
          </w:tcPr>
          <w:p w14:paraId="22C54E03" w14:textId="77777777" w:rsidR="00353F6B" w:rsidRPr="004F3335" w:rsidRDefault="00353F6B" w:rsidP="00FA3442">
            <w:pPr>
              <w:tabs>
                <w:tab w:val="left" w:pos="470"/>
              </w:tabs>
              <w:spacing w:line="258" w:lineRule="auto"/>
              <w:ind w:right="80"/>
              <w:rPr>
                <w:rFonts w:eastAsia="Arial"/>
                <w:sz w:val="18"/>
                <w:szCs w:val="18"/>
              </w:rPr>
            </w:pPr>
            <w:r w:rsidRPr="00A87050">
              <w:rPr>
                <w:rFonts w:eastAsia="Arial"/>
                <w:sz w:val="18"/>
                <w:szCs w:val="18"/>
              </w:rPr>
              <w:t>&gt;=97% and &lt;98% meeting the target</w:t>
            </w:r>
          </w:p>
        </w:tc>
        <w:tc>
          <w:tcPr>
            <w:tcW w:w="1234" w:type="dxa"/>
          </w:tcPr>
          <w:p w14:paraId="064E91A0" w14:textId="77777777" w:rsidR="00353F6B" w:rsidRPr="004F3335" w:rsidRDefault="00353F6B" w:rsidP="00FA3442">
            <w:pPr>
              <w:tabs>
                <w:tab w:val="left" w:pos="470"/>
              </w:tabs>
              <w:spacing w:line="258" w:lineRule="auto"/>
              <w:ind w:right="80"/>
              <w:rPr>
                <w:rFonts w:eastAsia="Arial"/>
                <w:sz w:val="18"/>
                <w:szCs w:val="18"/>
              </w:rPr>
            </w:pPr>
            <w:r>
              <w:rPr>
                <w:rFonts w:eastAsia="Arial"/>
                <w:sz w:val="18"/>
                <w:szCs w:val="18"/>
              </w:rPr>
              <w:t>4</w:t>
            </w:r>
          </w:p>
        </w:tc>
      </w:tr>
    </w:tbl>
    <w:p w14:paraId="0BE4A300" w14:textId="77777777" w:rsidR="00353F6B" w:rsidRDefault="00353F6B" w:rsidP="00353F6B">
      <w:pPr>
        <w:spacing w:line="200" w:lineRule="exact"/>
      </w:pPr>
    </w:p>
    <w:p w14:paraId="5D4DFB68" w14:textId="77777777" w:rsidR="00353F6B" w:rsidRPr="00F95A2F" w:rsidRDefault="00353F6B" w:rsidP="00353F6B">
      <w:pPr>
        <w:spacing w:line="200" w:lineRule="exact"/>
        <w:rPr>
          <w:rFonts w:eastAsia="Arial"/>
          <w:b/>
          <w:color w:val="C2CD23"/>
        </w:rPr>
      </w:pPr>
      <w:r w:rsidRPr="00F95A2F">
        <w:rPr>
          <w:rFonts w:eastAsia="Arial"/>
          <w:b/>
          <w:color w:val="C2CD23"/>
        </w:rPr>
        <w:t>Project Management SLAs</w:t>
      </w:r>
    </w:p>
    <w:p w14:paraId="13B2BEC4" w14:textId="77777777" w:rsidR="00353F6B" w:rsidRDefault="00353F6B" w:rsidP="00353F6B">
      <w:pPr>
        <w:spacing w:line="200" w:lineRule="exact"/>
        <w:rPr>
          <w:rFonts w:eastAsia="Arial"/>
          <w:b/>
          <w:color w:val="C2CD23"/>
        </w:rPr>
      </w:pPr>
    </w:p>
    <w:tbl>
      <w:tblPr>
        <w:tblStyle w:val="TableGrid"/>
        <w:tblW w:w="0" w:type="auto"/>
        <w:tblLook w:val="04A0" w:firstRow="1" w:lastRow="0" w:firstColumn="1" w:lastColumn="0" w:noHBand="0" w:noVBand="1"/>
      </w:tblPr>
      <w:tblGrid>
        <w:gridCol w:w="646"/>
        <w:gridCol w:w="1617"/>
        <w:gridCol w:w="1177"/>
        <w:gridCol w:w="3478"/>
        <w:gridCol w:w="1308"/>
        <w:gridCol w:w="1124"/>
      </w:tblGrid>
      <w:tr w:rsidR="00353F6B" w:rsidRPr="001F4E60" w14:paraId="17E1C38E" w14:textId="77777777" w:rsidTr="00FA3442">
        <w:tc>
          <w:tcPr>
            <w:tcW w:w="645" w:type="dxa"/>
          </w:tcPr>
          <w:p w14:paraId="4B4D33F4" w14:textId="77777777" w:rsidR="00353F6B" w:rsidRPr="001F4E60" w:rsidRDefault="00353F6B" w:rsidP="00FA3442">
            <w:pPr>
              <w:tabs>
                <w:tab w:val="left" w:pos="470"/>
              </w:tabs>
              <w:spacing w:line="258" w:lineRule="auto"/>
              <w:ind w:right="80"/>
              <w:rPr>
                <w:rFonts w:eastAsia="Arial"/>
                <w:b/>
                <w:sz w:val="18"/>
                <w:szCs w:val="18"/>
              </w:rPr>
            </w:pPr>
            <w:proofErr w:type="spellStart"/>
            <w:proofErr w:type="gramStart"/>
            <w:r w:rsidRPr="001F4E60">
              <w:rPr>
                <w:rFonts w:eastAsia="Arial"/>
                <w:b/>
                <w:sz w:val="18"/>
                <w:szCs w:val="18"/>
              </w:rPr>
              <w:t>S.No</w:t>
            </w:r>
            <w:proofErr w:type="spellEnd"/>
            <w:proofErr w:type="gramEnd"/>
          </w:p>
        </w:tc>
        <w:tc>
          <w:tcPr>
            <w:tcW w:w="1648" w:type="dxa"/>
          </w:tcPr>
          <w:p w14:paraId="6BCEEDCE" w14:textId="77777777" w:rsidR="00353F6B" w:rsidRPr="001F4E60" w:rsidRDefault="00353F6B" w:rsidP="00FA3442">
            <w:pPr>
              <w:tabs>
                <w:tab w:val="left" w:pos="470"/>
              </w:tabs>
              <w:spacing w:line="258" w:lineRule="auto"/>
              <w:ind w:right="80"/>
              <w:rPr>
                <w:rFonts w:eastAsia="Arial"/>
                <w:b/>
                <w:sz w:val="18"/>
                <w:szCs w:val="18"/>
              </w:rPr>
            </w:pPr>
            <w:r w:rsidRPr="001F4E60">
              <w:rPr>
                <w:rFonts w:eastAsia="Arial"/>
                <w:b/>
                <w:sz w:val="18"/>
                <w:szCs w:val="18"/>
              </w:rPr>
              <w:t>Measurement</w:t>
            </w:r>
          </w:p>
        </w:tc>
        <w:tc>
          <w:tcPr>
            <w:tcW w:w="1203" w:type="dxa"/>
          </w:tcPr>
          <w:p w14:paraId="7C85F3B0" w14:textId="77777777" w:rsidR="00353F6B" w:rsidRPr="001F4E60" w:rsidRDefault="00353F6B" w:rsidP="00FA3442">
            <w:pPr>
              <w:tabs>
                <w:tab w:val="left" w:pos="470"/>
              </w:tabs>
              <w:spacing w:line="258" w:lineRule="auto"/>
              <w:ind w:right="80"/>
              <w:rPr>
                <w:rFonts w:eastAsia="Arial"/>
                <w:b/>
                <w:sz w:val="18"/>
                <w:szCs w:val="18"/>
              </w:rPr>
            </w:pPr>
            <w:r w:rsidRPr="001F4E60">
              <w:rPr>
                <w:rFonts w:eastAsia="Arial"/>
                <w:b/>
                <w:sz w:val="18"/>
                <w:szCs w:val="18"/>
              </w:rPr>
              <w:t>Metric Type</w:t>
            </w:r>
          </w:p>
        </w:tc>
        <w:tc>
          <w:tcPr>
            <w:tcW w:w="3723" w:type="dxa"/>
          </w:tcPr>
          <w:p w14:paraId="39E2B0E2" w14:textId="77777777" w:rsidR="00353F6B" w:rsidRPr="001F4E60" w:rsidRDefault="00353F6B" w:rsidP="00FA3442">
            <w:pPr>
              <w:tabs>
                <w:tab w:val="left" w:pos="470"/>
              </w:tabs>
              <w:spacing w:line="258" w:lineRule="auto"/>
              <w:ind w:right="80"/>
              <w:rPr>
                <w:rFonts w:eastAsia="Arial"/>
                <w:b/>
                <w:sz w:val="18"/>
                <w:szCs w:val="18"/>
              </w:rPr>
            </w:pPr>
            <w:r w:rsidRPr="001F4E60">
              <w:rPr>
                <w:rFonts w:eastAsia="Arial"/>
                <w:b/>
                <w:sz w:val="18"/>
                <w:szCs w:val="18"/>
              </w:rPr>
              <w:t>Definition</w:t>
            </w:r>
          </w:p>
        </w:tc>
        <w:tc>
          <w:tcPr>
            <w:tcW w:w="1370" w:type="dxa"/>
          </w:tcPr>
          <w:p w14:paraId="48A89103" w14:textId="77777777" w:rsidR="00353F6B" w:rsidRPr="001F4E60" w:rsidRDefault="00353F6B" w:rsidP="00FA3442">
            <w:pPr>
              <w:tabs>
                <w:tab w:val="left" w:pos="470"/>
              </w:tabs>
              <w:spacing w:line="258" w:lineRule="auto"/>
              <w:ind w:right="80"/>
              <w:rPr>
                <w:rFonts w:eastAsia="Arial"/>
                <w:b/>
                <w:sz w:val="18"/>
                <w:szCs w:val="18"/>
              </w:rPr>
            </w:pPr>
            <w:r w:rsidRPr="001F4E60">
              <w:rPr>
                <w:rFonts w:eastAsia="Arial"/>
                <w:b/>
                <w:sz w:val="18"/>
                <w:szCs w:val="18"/>
              </w:rPr>
              <w:t>Target</w:t>
            </w:r>
          </w:p>
        </w:tc>
        <w:tc>
          <w:tcPr>
            <w:tcW w:w="1150" w:type="dxa"/>
          </w:tcPr>
          <w:p w14:paraId="05D001CD" w14:textId="77777777" w:rsidR="00353F6B" w:rsidRPr="001F4E60" w:rsidRDefault="00353F6B" w:rsidP="00FA3442">
            <w:pPr>
              <w:tabs>
                <w:tab w:val="left" w:pos="470"/>
              </w:tabs>
              <w:spacing w:line="258" w:lineRule="auto"/>
              <w:ind w:right="80"/>
              <w:rPr>
                <w:rFonts w:eastAsia="Arial"/>
                <w:b/>
                <w:sz w:val="18"/>
                <w:szCs w:val="18"/>
              </w:rPr>
            </w:pPr>
            <w:r w:rsidRPr="001F4E60">
              <w:rPr>
                <w:rFonts w:eastAsia="Arial"/>
                <w:b/>
                <w:sz w:val="18"/>
                <w:szCs w:val="18"/>
              </w:rPr>
              <w:t>Severity Level</w:t>
            </w:r>
          </w:p>
        </w:tc>
      </w:tr>
      <w:tr w:rsidR="00353F6B" w:rsidRPr="001F4E60" w14:paraId="4B25D981" w14:textId="77777777" w:rsidTr="00FA3442">
        <w:tc>
          <w:tcPr>
            <w:tcW w:w="645" w:type="dxa"/>
            <w:vMerge w:val="restart"/>
          </w:tcPr>
          <w:p w14:paraId="4B17ED43" w14:textId="77777777" w:rsidR="00353F6B" w:rsidRPr="001F4E60" w:rsidRDefault="00353F6B" w:rsidP="00FA3442">
            <w:pPr>
              <w:tabs>
                <w:tab w:val="left" w:pos="470"/>
              </w:tabs>
              <w:spacing w:line="258" w:lineRule="auto"/>
              <w:ind w:right="80"/>
              <w:rPr>
                <w:rFonts w:eastAsia="Arial"/>
                <w:sz w:val="18"/>
                <w:szCs w:val="18"/>
              </w:rPr>
            </w:pPr>
            <w:r w:rsidRPr="001F4E60">
              <w:rPr>
                <w:rFonts w:eastAsia="Arial"/>
                <w:sz w:val="18"/>
                <w:szCs w:val="18"/>
              </w:rPr>
              <w:t>1.</w:t>
            </w:r>
          </w:p>
        </w:tc>
        <w:tc>
          <w:tcPr>
            <w:tcW w:w="1648" w:type="dxa"/>
            <w:vMerge w:val="restart"/>
          </w:tcPr>
          <w:p w14:paraId="6FF5F289" w14:textId="77777777" w:rsidR="00353F6B" w:rsidRPr="001F4E60" w:rsidRDefault="00353F6B" w:rsidP="00FA3442">
            <w:pPr>
              <w:tabs>
                <w:tab w:val="left" w:pos="470"/>
              </w:tabs>
              <w:spacing w:line="258" w:lineRule="auto"/>
              <w:ind w:right="80"/>
              <w:rPr>
                <w:rFonts w:eastAsia="Arial"/>
                <w:sz w:val="18"/>
                <w:szCs w:val="18"/>
              </w:rPr>
            </w:pPr>
            <w:r w:rsidRPr="001F4E60">
              <w:rPr>
                <w:rFonts w:eastAsia="Arial"/>
                <w:sz w:val="18"/>
                <w:szCs w:val="18"/>
              </w:rPr>
              <w:t>Project Management</w:t>
            </w:r>
          </w:p>
        </w:tc>
        <w:tc>
          <w:tcPr>
            <w:tcW w:w="1203" w:type="dxa"/>
            <w:vMerge w:val="restart"/>
          </w:tcPr>
          <w:p w14:paraId="496671BF" w14:textId="77777777" w:rsidR="00353F6B" w:rsidRPr="001F4E60" w:rsidRDefault="00353F6B" w:rsidP="00FA3442">
            <w:pPr>
              <w:tabs>
                <w:tab w:val="left" w:pos="470"/>
              </w:tabs>
              <w:spacing w:line="258" w:lineRule="auto"/>
              <w:ind w:right="80"/>
              <w:rPr>
                <w:rFonts w:eastAsia="Arial"/>
                <w:sz w:val="18"/>
                <w:szCs w:val="18"/>
              </w:rPr>
            </w:pPr>
            <w:r w:rsidRPr="001F4E60">
              <w:rPr>
                <w:rFonts w:eastAsia="Arial"/>
                <w:sz w:val="18"/>
                <w:szCs w:val="18"/>
              </w:rPr>
              <w:t>Schedule Variance (SV)</w:t>
            </w:r>
          </w:p>
        </w:tc>
        <w:tc>
          <w:tcPr>
            <w:tcW w:w="3723" w:type="dxa"/>
            <w:vMerge w:val="restart"/>
          </w:tcPr>
          <w:p w14:paraId="7A268F83" w14:textId="77777777" w:rsidR="00353F6B" w:rsidRPr="001F4E60" w:rsidRDefault="00353F6B" w:rsidP="00FA3442">
            <w:pPr>
              <w:tabs>
                <w:tab w:val="left" w:pos="470"/>
              </w:tabs>
              <w:spacing w:line="258" w:lineRule="auto"/>
              <w:ind w:right="80"/>
              <w:rPr>
                <w:sz w:val="18"/>
                <w:szCs w:val="18"/>
              </w:rPr>
            </w:pPr>
            <w:r w:rsidRPr="001F4E60">
              <w:rPr>
                <w:sz w:val="18"/>
                <w:szCs w:val="18"/>
              </w:rPr>
              <w:t xml:space="preserve">Metric: % Variance between allotted time for development / change and estimated time </w:t>
            </w:r>
          </w:p>
          <w:p w14:paraId="345CA0B5" w14:textId="77777777" w:rsidR="00353F6B" w:rsidRPr="001F4E60" w:rsidRDefault="00353F6B" w:rsidP="00FA3442">
            <w:pPr>
              <w:tabs>
                <w:tab w:val="left" w:pos="470"/>
              </w:tabs>
              <w:spacing w:line="258" w:lineRule="auto"/>
              <w:ind w:right="80"/>
              <w:rPr>
                <w:sz w:val="18"/>
                <w:szCs w:val="18"/>
              </w:rPr>
            </w:pPr>
            <w:r w:rsidRPr="001F4E60">
              <w:rPr>
                <w:sz w:val="18"/>
                <w:szCs w:val="18"/>
              </w:rPr>
              <w:t>Formula: SV = (Actual Elapsed Time – Estimated Elapsed Time) /Estimated Elapsed Time</w:t>
            </w:r>
          </w:p>
          <w:p w14:paraId="608E0D01" w14:textId="77777777" w:rsidR="00353F6B" w:rsidRPr="001F4E60" w:rsidRDefault="00353F6B" w:rsidP="00FA3442">
            <w:pPr>
              <w:tabs>
                <w:tab w:val="left" w:pos="470"/>
              </w:tabs>
              <w:spacing w:line="258" w:lineRule="auto"/>
              <w:ind w:right="80"/>
              <w:rPr>
                <w:rFonts w:eastAsia="Arial"/>
                <w:sz w:val="18"/>
                <w:szCs w:val="18"/>
              </w:rPr>
            </w:pPr>
            <w:r w:rsidRPr="001F4E60">
              <w:rPr>
                <w:sz w:val="18"/>
                <w:szCs w:val="18"/>
              </w:rPr>
              <w:t>Period of Measurement: Quarterly</w:t>
            </w:r>
          </w:p>
        </w:tc>
        <w:tc>
          <w:tcPr>
            <w:tcW w:w="1370" w:type="dxa"/>
          </w:tcPr>
          <w:p w14:paraId="4495C39E" w14:textId="77777777" w:rsidR="00353F6B" w:rsidRPr="001F4E60" w:rsidRDefault="00353F6B" w:rsidP="00FA3442">
            <w:pPr>
              <w:tabs>
                <w:tab w:val="left" w:pos="470"/>
              </w:tabs>
              <w:spacing w:line="258" w:lineRule="auto"/>
              <w:ind w:right="80"/>
              <w:rPr>
                <w:rFonts w:eastAsia="Arial"/>
                <w:sz w:val="18"/>
                <w:szCs w:val="18"/>
              </w:rPr>
            </w:pPr>
            <w:r w:rsidRPr="001F4E60">
              <w:rPr>
                <w:rFonts w:eastAsia="Arial"/>
                <w:sz w:val="18"/>
                <w:szCs w:val="18"/>
              </w:rPr>
              <w:t>&lt;= 5%</w:t>
            </w:r>
          </w:p>
        </w:tc>
        <w:tc>
          <w:tcPr>
            <w:tcW w:w="1150" w:type="dxa"/>
          </w:tcPr>
          <w:p w14:paraId="407E5F96" w14:textId="77777777" w:rsidR="00353F6B" w:rsidRPr="001F4E60" w:rsidRDefault="00353F6B" w:rsidP="00FA3442">
            <w:pPr>
              <w:tabs>
                <w:tab w:val="left" w:pos="470"/>
              </w:tabs>
              <w:spacing w:line="258" w:lineRule="auto"/>
              <w:ind w:right="80"/>
              <w:rPr>
                <w:rFonts w:eastAsia="Arial"/>
                <w:sz w:val="18"/>
                <w:szCs w:val="18"/>
              </w:rPr>
            </w:pPr>
            <w:r w:rsidRPr="001F4E60">
              <w:rPr>
                <w:rFonts w:eastAsia="Arial"/>
                <w:sz w:val="18"/>
                <w:szCs w:val="18"/>
              </w:rPr>
              <w:t>0</w:t>
            </w:r>
          </w:p>
        </w:tc>
      </w:tr>
      <w:tr w:rsidR="00353F6B" w:rsidRPr="001F4E60" w14:paraId="0A51BD3C" w14:textId="77777777" w:rsidTr="00FA3442">
        <w:trPr>
          <w:trHeight w:val="975"/>
        </w:trPr>
        <w:tc>
          <w:tcPr>
            <w:tcW w:w="645" w:type="dxa"/>
            <w:vMerge/>
          </w:tcPr>
          <w:p w14:paraId="061605CE" w14:textId="77777777" w:rsidR="00353F6B" w:rsidRPr="001F4E60" w:rsidRDefault="00353F6B" w:rsidP="00FA3442">
            <w:pPr>
              <w:tabs>
                <w:tab w:val="left" w:pos="470"/>
              </w:tabs>
              <w:spacing w:line="258" w:lineRule="auto"/>
              <w:ind w:right="80"/>
              <w:rPr>
                <w:rFonts w:eastAsia="Arial"/>
                <w:sz w:val="18"/>
                <w:szCs w:val="18"/>
              </w:rPr>
            </w:pPr>
          </w:p>
        </w:tc>
        <w:tc>
          <w:tcPr>
            <w:tcW w:w="1648" w:type="dxa"/>
            <w:vMerge/>
          </w:tcPr>
          <w:p w14:paraId="15E95E72" w14:textId="77777777" w:rsidR="00353F6B" w:rsidRPr="001F4E60" w:rsidRDefault="00353F6B" w:rsidP="00FA3442">
            <w:pPr>
              <w:tabs>
                <w:tab w:val="left" w:pos="470"/>
              </w:tabs>
              <w:spacing w:line="258" w:lineRule="auto"/>
              <w:ind w:right="80"/>
              <w:rPr>
                <w:rFonts w:eastAsia="Arial"/>
                <w:sz w:val="18"/>
                <w:szCs w:val="18"/>
              </w:rPr>
            </w:pPr>
          </w:p>
        </w:tc>
        <w:tc>
          <w:tcPr>
            <w:tcW w:w="1203" w:type="dxa"/>
            <w:vMerge/>
          </w:tcPr>
          <w:p w14:paraId="34D8EE24" w14:textId="77777777" w:rsidR="00353F6B" w:rsidRPr="001F4E60" w:rsidRDefault="00353F6B" w:rsidP="00FA3442">
            <w:pPr>
              <w:tabs>
                <w:tab w:val="left" w:pos="470"/>
              </w:tabs>
              <w:spacing w:line="258" w:lineRule="auto"/>
              <w:ind w:right="80"/>
              <w:rPr>
                <w:rFonts w:eastAsia="Arial"/>
                <w:sz w:val="18"/>
                <w:szCs w:val="18"/>
              </w:rPr>
            </w:pPr>
          </w:p>
        </w:tc>
        <w:tc>
          <w:tcPr>
            <w:tcW w:w="3723" w:type="dxa"/>
            <w:vMerge/>
          </w:tcPr>
          <w:p w14:paraId="0134B3CC" w14:textId="77777777" w:rsidR="00353F6B" w:rsidRPr="001F4E60" w:rsidRDefault="00353F6B" w:rsidP="00FA3442">
            <w:pPr>
              <w:tabs>
                <w:tab w:val="left" w:pos="470"/>
              </w:tabs>
              <w:spacing w:line="258" w:lineRule="auto"/>
              <w:ind w:right="80"/>
              <w:rPr>
                <w:rFonts w:eastAsia="Arial"/>
                <w:sz w:val="18"/>
                <w:szCs w:val="18"/>
              </w:rPr>
            </w:pPr>
          </w:p>
        </w:tc>
        <w:tc>
          <w:tcPr>
            <w:tcW w:w="1370" w:type="dxa"/>
          </w:tcPr>
          <w:p w14:paraId="5DE24EFB" w14:textId="77777777" w:rsidR="00353F6B" w:rsidRPr="001F4E60" w:rsidRDefault="00353F6B" w:rsidP="00FA3442">
            <w:pPr>
              <w:tabs>
                <w:tab w:val="left" w:pos="470"/>
              </w:tabs>
              <w:spacing w:line="258" w:lineRule="auto"/>
              <w:ind w:right="80"/>
              <w:rPr>
                <w:rFonts w:eastAsia="Arial"/>
                <w:sz w:val="18"/>
                <w:szCs w:val="18"/>
              </w:rPr>
            </w:pPr>
            <w:r w:rsidRPr="001F4E60">
              <w:rPr>
                <w:rFonts w:eastAsia="Arial"/>
                <w:sz w:val="18"/>
                <w:szCs w:val="18"/>
              </w:rPr>
              <w:t>&gt;5%</w:t>
            </w:r>
          </w:p>
          <w:p w14:paraId="4DFCE407" w14:textId="77777777" w:rsidR="00353F6B" w:rsidRPr="001F4E60" w:rsidRDefault="00353F6B" w:rsidP="00FA3442">
            <w:pPr>
              <w:tabs>
                <w:tab w:val="left" w:pos="470"/>
              </w:tabs>
              <w:spacing w:line="258" w:lineRule="auto"/>
              <w:ind w:right="80"/>
              <w:rPr>
                <w:rFonts w:eastAsia="Arial"/>
                <w:sz w:val="18"/>
                <w:szCs w:val="18"/>
              </w:rPr>
            </w:pPr>
          </w:p>
        </w:tc>
        <w:tc>
          <w:tcPr>
            <w:tcW w:w="1150" w:type="dxa"/>
          </w:tcPr>
          <w:p w14:paraId="79C4B49C" w14:textId="77777777" w:rsidR="00353F6B" w:rsidRPr="001F4E60" w:rsidRDefault="00353F6B" w:rsidP="00FA3442">
            <w:pPr>
              <w:tabs>
                <w:tab w:val="left" w:pos="470"/>
              </w:tabs>
              <w:spacing w:line="258" w:lineRule="auto"/>
              <w:ind w:right="80"/>
              <w:rPr>
                <w:rFonts w:eastAsia="Arial"/>
                <w:sz w:val="18"/>
                <w:szCs w:val="18"/>
              </w:rPr>
            </w:pPr>
            <w:r w:rsidRPr="001F4E60">
              <w:rPr>
                <w:rFonts w:eastAsia="Arial"/>
                <w:sz w:val="18"/>
                <w:szCs w:val="18"/>
              </w:rPr>
              <w:t>4</w:t>
            </w:r>
          </w:p>
        </w:tc>
      </w:tr>
    </w:tbl>
    <w:p w14:paraId="7CD5644F" w14:textId="77777777" w:rsidR="00353F6B" w:rsidRDefault="00353F6B" w:rsidP="00353F6B">
      <w:pPr>
        <w:spacing w:line="259" w:lineRule="auto"/>
        <w:jc w:val="both"/>
      </w:pPr>
    </w:p>
    <w:p w14:paraId="21762FC6" w14:textId="77777777" w:rsidR="00353F6B" w:rsidRPr="00021149" w:rsidRDefault="00353F6B" w:rsidP="00353F6B">
      <w:pPr>
        <w:spacing w:line="259" w:lineRule="auto"/>
        <w:jc w:val="both"/>
        <w:rPr>
          <w:rFonts w:cstheme="minorHAnsi"/>
        </w:rPr>
      </w:pPr>
      <w:r w:rsidRPr="006E2D33">
        <w:rPr>
          <w:rFonts w:cstheme="minorHAnsi"/>
        </w:rPr>
        <w:t>In the event the Service Provider is unable to meet the agreed SLAs as per the contract, Indigo will levy the penalties as per the mutual agreement.</w:t>
      </w:r>
    </w:p>
    <w:p w14:paraId="4E13892F" w14:textId="77777777" w:rsidR="00353F6B" w:rsidRDefault="00353F6B" w:rsidP="00353F6B">
      <w:pPr>
        <w:spacing w:line="259" w:lineRule="auto"/>
        <w:jc w:val="both"/>
      </w:pPr>
    </w:p>
    <w:p w14:paraId="5E82AA23" w14:textId="77777777" w:rsidR="00353F6B" w:rsidRPr="00880954" w:rsidRDefault="00353F6B" w:rsidP="00353F6B">
      <w:pPr>
        <w:spacing w:line="259" w:lineRule="auto"/>
        <w:jc w:val="both"/>
        <w:rPr>
          <w:b/>
          <w:bCs/>
        </w:rPr>
      </w:pPr>
      <w:r w:rsidRPr="00880954">
        <w:rPr>
          <w:b/>
          <w:bCs/>
        </w:rPr>
        <w:t>Liquidated damages</w:t>
      </w:r>
    </w:p>
    <w:p w14:paraId="55C5E74A" w14:textId="77777777" w:rsidR="00353F6B" w:rsidRPr="00D80DDC" w:rsidRDefault="00353F6B" w:rsidP="00353F6B">
      <w:pPr>
        <w:pStyle w:val="ListParagraph"/>
        <w:numPr>
          <w:ilvl w:val="0"/>
          <w:numId w:val="52"/>
        </w:numPr>
        <w:tabs>
          <w:tab w:val="num" w:pos="360"/>
          <w:tab w:val="left" w:pos="629"/>
        </w:tabs>
        <w:spacing w:after="0" w:line="258" w:lineRule="auto"/>
        <w:ind w:right="160"/>
        <w:contextualSpacing w:val="0"/>
        <w:rPr>
          <w:rFonts w:eastAsia="Arial"/>
        </w:rPr>
      </w:pPr>
      <w:r w:rsidRPr="00D80DDC">
        <w:rPr>
          <w:rFonts w:eastAsia="Arial"/>
        </w:rPr>
        <w:t>A maximum level of performance for Liquidated Damages is established and described below.</w:t>
      </w:r>
    </w:p>
    <w:p w14:paraId="2446F546" w14:textId="77777777" w:rsidR="00353F6B" w:rsidRDefault="00353F6B" w:rsidP="00353F6B">
      <w:pPr>
        <w:pStyle w:val="ListParagraph"/>
        <w:numPr>
          <w:ilvl w:val="0"/>
          <w:numId w:val="52"/>
        </w:numPr>
        <w:tabs>
          <w:tab w:val="num" w:pos="360"/>
          <w:tab w:val="left" w:pos="629"/>
        </w:tabs>
        <w:spacing w:after="0" w:line="258" w:lineRule="auto"/>
        <w:ind w:right="160"/>
        <w:contextualSpacing w:val="0"/>
        <w:rPr>
          <w:rFonts w:eastAsia="Arial"/>
        </w:rPr>
      </w:pPr>
      <w:r w:rsidRPr="00D80DDC">
        <w:rPr>
          <w:rFonts w:eastAsia="Arial"/>
        </w:rPr>
        <w:t>The framework for performance Liquidated Damages because of not meeting the Service Level</w:t>
      </w:r>
      <w:r>
        <w:rPr>
          <w:rFonts w:eastAsia="Arial"/>
        </w:rPr>
        <w:t>,</w:t>
      </w:r>
    </w:p>
    <w:p w14:paraId="513C4DC7" w14:textId="77777777" w:rsidR="00353F6B" w:rsidRPr="004A3180" w:rsidRDefault="00353F6B" w:rsidP="00353F6B">
      <w:pPr>
        <w:tabs>
          <w:tab w:val="left" w:pos="629"/>
        </w:tabs>
        <w:spacing w:line="258" w:lineRule="auto"/>
        <w:ind w:left="360" w:right="160"/>
        <w:rPr>
          <w:rFonts w:eastAsia="Arial"/>
        </w:rPr>
      </w:pPr>
      <w:r w:rsidRPr="195349C5">
        <w:rPr>
          <w:rFonts w:eastAsia="Arial"/>
        </w:rPr>
        <w:t>The targets are detailed below.</w:t>
      </w:r>
    </w:p>
    <w:p w14:paraId="1180B2D9" w14:textId="77777777" w:rsidR="00353F6B" w:rsidRDefault="00353F6B" w:rsidP="00353F6B">
      <w:pPr>
        <w:pStyle w:val="ListParagraph"/>
        <w:numPr>
          <w:ilvl w:val="0"/>
          <w:numId w:val="52"/>
        </w:numPr>
        <w:tabs>
          <w:tab w:val="num" w:pos="360"/>
          <w:tab w:val="left" w:pos="629"/>
        </w:tabs>
        <w:spacing w:after="0" w:line="258" w:lineRule="auto"/>
        <w:ind w:right="160"/>
        <w:contextualSpacing w:val="0"/>
        <w:rPr>
          <w:rFonts w:eastAsia="Arial"/>
        </w:rPr>
      </w:pPr>
      <w:r w:rsidRPr="00D80DDC">
        <w:rPr>
          <w:rFonts w:eastAsia="Arial"/>
        </w:rPr>
        <w:t>A quarterly performance evaluation will be conducted using the three-monthly reporting periods of</w:t>
      </w:r>
    </w:p>
    <w:p w14:paraId="1159E35C" w14:textId="77777777" w:rsidR="00353F6B" w:rsidRPr="00B930A1" w:rsidRDefault="00353F6B" w:rsidP="00353F6B">
      <w:pPr>
        <w:tabs>
          <w:tab w:val="left" w:pos="629"/>
        </w:tabs>
        <w:spacing w:line="258" w:lineRule="auto"/>
        <w:ind w:left="360" w:right="160"/>
        <w:rPr>
          <w:rFonts w:eastAsia="Arial"/>
        </w:rPr>
      </w:pPr>
      <w:r>
        <w:rPr>
          <w:rFonts w:eastAsia="Arial"/>
        </w:rPr>
        <w:t xml:space="preserve">  </w:t>
      </w:r>
      <w:r w:rsidRPr="00B930A1">
        <w:rPr>
          <w:rFonts w:eastAsia="Arial"/>
        </w:rPr>
        <w:t>that quarter.</w:t>
      </w:r>
    </w:p>
    <w:p w14:paraId="40740090" w14:textId="77777777" w:rsidR="00353F6B" w:rsidRDefault="00353F6B" w:rsidP="00353F6B">
      <w:pPr>
        <w:pStyle w:val="ListParagraph"/>
        <w:numPr>
          <w:ilvl w:val="0"/>
          <w:numId w:val="52"/>
        </w:numPr>
        <w:tabs>
          <w:tab w:val="num" w:pos="360"/>
          <w:tab w:val="left" w:pos="629"/>
        </w:tabs>
        <w:spacing w:after="0" w:line="258" w:lineRule="auto"/>
        <w:ind w:right="160"/>
        <w:contextualSpacing w:val="0"/>
        <w:rPr>
          <w:rFonts w:eastAsia="Arial"/>
        </w:rPr>
      </w:pPr>
      <w:r w:rsidRPr="195349C5">
        <w:rPr>
          <w:rFonts w:eastAsia="Arial"/>
        </w:rPr>
        <w:t>Where SLA measurement is done monthly, sum of Liquidated Damages associated with</w:t>
      </w:r>
    </w:p>
    <w:p w14:paraId="3D465A5F" w14:textId="77777777" w:rsidR="00353F6B" w:rsidRPr="00B930A1" w:rsidRDefault="00353F6B" w:rsidP="00353F6B">
      <w:pPr>
        <w:tabs>
          <w:tab w:val="left" w:pos="629"/>
        </w:tabs>
        <w:spacing w:line="258" w:lineRule="auto"/>
        <w:ind w:left="360" w:right="160"/>
        <w:rPr>
          <w:rFonts w:eastAsia="Arial"/>
        </w:rPr>
      </w:pPr>
      <w:r w:rsidRPr="195349C5">
        <w:rPr>
          <w:rFonts w:eastAsia="Arial"/>
        </w:rPr>
        <w:t>Each month shall apply for the quarter.</w:t>
      </w:r>
    </w:p>
    <w:p w14:paraId="4F05C1FB" w14:textId="77777777" w:rsidR="00353F6B" w:rsidRPr="00D80DDC" w:rsidRDefault="00353F6B" w:rsidP="00353F6B">
      <w:pPr>
        <w:pStyle w:val="ListParagraph"/>
        <w:numPr>
          <w:ilvl w:val="0"/>
          <w:numId w:val="52"/>
        </w:numPr>
        <w:tabs>
          <w:tab w:val="num" w:pos="360"/>
          <w:tab w:val="left" w:pos="629"/>
        </w:tabs>
        <w:spacing w:after="0" w:line="0" w:lineRule="atLeast"/>
        <w:contextualSpacing w:val="0"/>
        <w:rPr>
          <w:rFonts w:eastAsia="Arial"/>
        </w:rPr>
      </w:pPr>
      <w:r w:rsidRPr="00D80DDC">
        <w:rPr>
          <w:rFonts w:eastAsia="Arial"/>
        </w:rPr>
        <w:t>Performance Liquidated Damages shall be levied for not meeting each SLA.</w:t>
      </w:r>
    </w:p>
    <w:p w14:paraId="2AEFA15D" w14:textId="77777777" w:rsidR="00353F6B" w:rsidRDefault="00353F6B" w:rsidP="00353F6B">
      <w:pPr>
        <w:pStyle w:val="ListParagraph"/>
        <w:numPr>
          <w:ilvl w:val="0"/>
          <w:numId w:val="52"/>
        </w:numPr>
        <w:tabs>
          <w:tab w:val="num" w:pos="360"/>
          <w:tab w:val="left" w:pos="629"/>
        </w:tabs>
        <w:spacing w:after="0" w:line="258" w:lineRule="auto"/>
        <w:ind w:right="160"/>
        <w:contextualSpacing w:val="0"/>
        <w:rPr>
          <w:rFonts w:eastAsia="Arial"/>
        </w:rPr>
      </w:pPr>
      <w:r w:rsidRPr="00D80DDC">
        <w:rPr>
          <w:rFonts w:eastAsia="Arial"/>
        </w:rPr>
        <w:t>Breach of SLAs target shall result in various severity level based on the business impact th</w:t>
      </w:r>
      <w:r>
        <w:rPr>
          <w:rFonts w:eastAsia="Arial"/>
        </w:rPr>
        <w:t>e</w:t>
      </w:r>
    </w:p>
    <w:p w14:paraId="460E24D5" w14:textId="77777777" w:rsidR="00353F6B" w:rsidRPr="00B930A1" w:rsidRDefault="00353F6B" w:rsidP="00353F6B">
      <w:pPr>
        <w:tabs>
          <w:tab w:val="left" w:pos="629"/>
        </w:tabs>
        <w:spacing w:line="258" w:lineRule="auto"/>
        <w:ind w:right="160"/>
        <w:rPr>
          <w:rFonts w:eastAsia="Arial"/>
        </w:rPr>
      </w:pPr>
      <w:r w:rsidRPr="195349C5">
        <w:rPr>
          <w:rFonts w:eastAsia="Arial"/>
        </w:rPr>
        <w:t xml:space="preserve"> component causes Supplier services.</w:t>
      </w:r>
    </w:p>
    <w:p w14:paraId="27A7D420" w14:textId="77777777" w:rsidR="00353F6B" w:rsidRDefault="00353F6B" w:rsidP="00353F6B">
      <w:pPr>
        <w:pStyle w:val="ListParagraph"/>
        <w:numPr>
          <w:ilvl w:val="0"/>
          <w:numId w:val="52"/>
        </w:numPr>
        <w:tabs>
          <w:tab w:val="num" w:pos="360"/>
          <w:tab w:val="left" w:pos="629"/>
        </w:tabs>
        <w:spacing w:after="0" w:line="258" w:lineRule="auto"/>
        <w:ind w:right="160"/>
        <w:contextualSpacing w:val="0"/>
        <w:rPr>
          <w:rFonts w:eastAsia="Arial"/>
        </w:rPr>
      </w:pPr>
      <w:r w:rsidRPr="00D80DDC">
        <w:rPr>
          <w:rFonts w:eastAsia="Arial"/>
        </w:rPr>
        <w:t>The severity levels of SLAs and the associated financial Liquidated Damages are defined as per the</w:t>
      </w:r>
    </w:p>
    <w:p w14:paraId="6C8193CF" w14:textId="77777777" w:rsidR="00353F6B" w:rsidRPr="001B1AA1" w:rsidRDefault="00353F6B" w:rsidP="00353F6B">
      <w:pPr>
        <w:tabs>
          <w:tab w:val="left" w:pos="629"/>
        </w:tabs>
        <w:spacing w:line="258" w:lineRule="auto"/>
        <w:ind w:left="360" w:right="160"/>
        <w:rPr>
          <w:rFonts w:eastAsia="Arial"/>
        </w:rPr>
      </w:pPr>
      <w:r>
        <w:rPr>
          <w:rFonts w:eastAsia="Arial"/>
        </w:rPr>
        <w:t xml:space="preserve">  </w:t>
      </w:r>
      <w:r w:rsidRPr="001B1AA1">
        <w:rPr>
          <w:rFonts w:eastAsia="Arial"/>
        </w:rPr>
        <w:t>following table:</w:t>
      </w:r>
    </w:p>
    <w:p w14:paraId="42105147" w14:textId="77777777" w:rsidR="00353F6B" w:rsidRPr="00F95A2F" w:rsidRDefault="00353F6B" w:rsidP="00353F6B">
      <w:pPr>
        <w:spacing w:line="208" w:lineRule="exact"/>
      </w:pPr>
    </w:p>
    <w:tbl>
      <w:tblPr>
        <w:tblStyle w:val="TableGrid"/>
        <w:tblW w:w="0" w:type="auto"/>
        <w:tblInd w:w="1255" w:type="dxa"/>
        <w:tblLook w:val="04A0" w:firstRow="1" w:lastRow="0" w:firstColumn="1" w:lastColumn="0" w:noHBand="0" w:noVBand="1"/>
      </w:tblPr>
      <w:tblGrid>
        <w:gridCol w:w="1260"/>
        <w:gridCol w:w="5490"/>
      </w:tblGrid>
      <w:tr w:rsidR="00353F6B" w:rsidRPr="00F95A2F" w14:paraId="6671D219" w14:textId="77777777" w:rsidTr="00FA3442">
        <w:trPr>
          <w:trHeight w:val="386"/>
        </w:trPr>
        <w:tc>
          <w:tcPr>
            <w:tcW w:w="1260" w:type="dxa"/>
          </w:tcPr>
          <w:p w14:paraId="070AEBFC" w14:textId="77777777" w:rsidR="00353F6B" w:rsidRPr="00F95A2F" w:rsidRDefault="00353F6B" w:rsidP="00FA3442">
            <w:pPr>
              <w:spacing w:line="208" w:lineRule="exact"/>
              <w:rPr>
                <w:b/>
                <w:sz w:val="18"/>
                <w:szCs w:val="18"/>
              </w:rPr>
            </w:pPr>
            <w:r w:rsidRPr="00F95A2F">
              <w:rPr>
                <w:b/>
                <w:sz w:val="18"/>
                <w:szCs w:val="18"/>
              </w:rPr>
              <w:t xml:space="preserve">Severity Level </w:t>
            </w:r>
          </w:p>
        </w:tc>
        <w:tc>
          <w:tcPr>
            <w:tcW w:w="5490" w:type="dxa"/>
          </w:tcPr>
          <w:p w14:paraId="490BD832" w14:textId="77777777" w:rsidR="00353F6B" w:rsidRPr="00F95A2F" w:rsidRDefault="00353F6B" w:rsidP="00FA3442">
            <w:pPr>
              <w:spacing w:line="208" w:lineRule="exact"/>
              <w:rPr>
                <w:b/>
                <w:sz w:val="18"/>
                <w:szCs w:val="18"/>
              </w:rPr>
            </w:pPr>
            <w:r w:rsidRPr="00F95A2F">
              <w:rPr>
                <w:rFonts w:eastAsia="Arial"/>
                <w:b/>
                <w:color w:val="000000" w:themeColor="text1"/>
                <w:sz w:val="18"/>
                <w:szCs w:val="18"/>
              </w:rPr>
              <w:t>Liquidated Damages as a percentage of Quarterly payment applicable</w:t>
            </w:r>
          </w:p>
        </w:tc>
      </w:tr>
      <w:tr w:rsidR="00353F6B" w:rsidRPr="00F95A2F" w14:paraId="1A12D94D" w14:textId="77777777" w:rsidTr="00FA3442">
        <w:tc>
          <w:tcPr>
            <w:tcW w:w="1260" w:type="dxa"/>
          </w:tcPr>
          <w:p w14:paraId="3796046A" w14:textId="77777777" w:rsidR="00353F6B" w:rsidRPr="00F95A2F" w:rsidRDefault="00353F6B" w:rsidP="00FA3442">
            <w:pPr>
              <w:spacing w:line="208" w:lineRule="exact"/>
              <w:rPr>
                <w:sz w:val="18"/>
                <w:szCs w:val="18"/>
              </w:rPr>
            </w:pPr>
            <w:r>
              <w:rPr>
                <w:sz w:val="18"/>
                <w:szCs w:val="18"/>
              </w:rPr>
              <w:t>9</w:t>
            </w:r>
          </w:p>
        </w:tc>
        <w:tc>
          <w:tcPr>
            <w:tcW w:w="5490" w:type="dxa"/>
          </w:tcPr>
          <w:p w14:paraId="11342F9A" w14:textId="77777777" w:rsidR="00353F6B" w:rsidRDefault="00353F6B" w:rsidP="00FA3442">
            <w:pPr>
              <w:spacing w:line="208" w:lineRule="exact"/>
              <w:rPr>
                <w:rFonts w:eastAsia="Arial"/>
                <w:sz w:val="18"/>
                <w:szCs w:val="18"/>
              </w:rPr>
            </w:pPr>
            <w:r>
              <w:rPr>
                <w:rFonts w:eastAsia="Arial"/>
                <w:sz w:val="18"/>
                <w:szCs w:val="18"/>
              </w:rPr>
              <w:t xml:space="preserve">10.0% &amp; to be considered for </w:t>
            </w:r>
            <w:r w:rsidRPr="00F95A2F">
              <w:rPr>
                <w:rFonts w:eastAsia="Arial"/>
                <w:sz w:val="18"/>
                <w:szCs w:val="18"/>
              </w:rPr>
              <w:t>default and termination</w:t>
            </w:r>
          </w:p>
        </w:tc>
      </w:tr>
      <w:tr w:rsidR="00353F6B" w:rsidRPr="00F95A2F" w14:paraId="78BB2CAA" w14:textId="77777777" w:rsidTr="00FA3442">
        <w:tc>
          <w:tcPr>
            <w:tcW w:w="1260" w:type="dxa"/>
          </w:tcPr>
          <w:p w14:paraId="602714D8" w14:textId="77777777" w:rsidR="00353F6B" w:rsidRPr="00F95A2F" w:rsidRDefault="00353F6B" w:rsidP="00FA3442">
            <w:pPr>
              <w:spacing w:line="208" w:lineRule="exact"/>
              <w:rPr>
                <w:sz w:val="18"/>
                <w:szCs w:val="18"/>
              </w:rPr>
            </w:pPr>
            <w:r>
              <w:rPr>
                <w:sz w:val="18"/>
                <w:szCs w:val="18"/>
              </w:rPr>
              <w:t>8</w:t>
            </w:r>
          </w:p>
        </w:tc>
        <w:tc>
          <w:tcPr>
            <w:tcW w:w="5490" w:type="dxa"/>
          </w:tcPr>
          <w:p w14:paraId="5657934F" w14:textId="77777777" w:rsidR="00353F6B" w:rsidRDefault="00353F6B" w:rsidP="00FA3442">
            <w:pPr>
              <w:spacing w:line="208" w:lineRule="exact"/>
              <w:rPr>
                <w:rFonts w:eastAsia="Arial"/>
                <w:sz w:val="18"/>
                <w:szCs w:val="18"/>
              </w:rPr>
            </w:pPr>
            <w:r>
              <w:rPr>
                <w:rFonts w:eastAsia="Arial"/>
                <w:sz w:val="18"/>
                <w:szCs w:val="18"/>
              </w:rPr>
              <w:t>5.0 %</w:t>
            </w:r>
          </w:p>
        </w:tc>
      </w:tr>
      <w:tr w:rsidR="00353F6B" w:rsidRPr="00F95A2F" w14:paraId="5D06DA79" w14:textId="77777777" w:rsidTr="00FA3442">
        <w:tc>
          <w:tcPr>
            <w:tcW w:w="1260" w:type="dxa"/>
          </w:tcPr>
          <w:p w14:paraId="3FAD7656" w14:textId="77777777" w:rsidR="00353F6B" w:rsidRPr="00F95A2F" w:rsidRDefault="00353F6B" w:rsidP="00FA3442">
            <w:pPr>
              <w:spacing w:line="208" w:lineRule="exact"/>
              <w:rPr>
                <w:sz w:val="18"/>
                <w:szCs w:val="18"/>
              </w:rPr>
            </w:pPr>
            <w:r>
              <w:rPr>
                <w:sz w:val="18"/>
                <w:szCs w:val="18"/>
              </w:rPr>
              <w:t>7</w:t>
            </w:r>
          </w:p>
        </w:tc>
        <w:tc>
          <w:tcPr>
            <w:tcW w:w="5490" w:type="dxa"/>
          </w:tcPr>
          <w:p w14:paraId="7CA18F64" w14:textId="77777777" w:rsidR="00353F6B" w:rsidRDefault="00353F6B" w:rsidP="00FA3442">
            <w:pPr>
              <w:spacing w:line="208" w:lineRule="exact"/>
              <w:rPr>
                <w:rFonts w:eastAsia="Arial"/>
                <w:sz w:val="18"/>
                <w:szCs w:val="18"/>
              </w:rPr>
            </w:pPr>
            <w:r>
              <w:rPr>
                <w:rFonts w:eastAsia="Arial"/>
                <w:sz w:val="18"/>
                <w:szCs w:val="18"/>
              </w:rPr>
              <w:t>4.0 %</w:t>
            </w:r>
          </w:p>
        </w:tc>
      </w:tr>
      <w:tr w:rsidR="00353F6B" w:rsidRPr="00F95A2F" w14:paraId="1D52F436" w14:textId="77777777" w:rsidTr="00FA3442">
        <w:tc>
          <w:tcPr>
            <w:tcW w:w="1260" w:type="dxa"/>
          </w:tcPr>
          <w:p w14:paraId="6AF84A91" w14:textId="77777777" w:rsidR="00353F6B" w:rsidRPr="00F95A2F" w:rsidRDefault="00353F6B" w:rsidP="00FA3442">
            <w:pPr>
              <w:spacing w:line="208" w:lineRule="exact"/>
              <w:rPr>
                <w:sz w:val="18"/>
                <w:szCs w:val="18"/>
              </w:rPr>
            </w:pPr>
            <w:r>
              <w:rPr>
                <w:sz w:val="18"/>
                <w:szCs w:val="18"/>
              </w:rPr>
              <w:t>6</w:t>
            </w:r>
          </w:p>
        </w:tc>
        <w:tc>
          <w:tcPr>
            <w:tcW w:w="5490" w:type="dxa"/>
          </w:tcPr>
          <w:p w14:paraId="52518B1F" w14:textId="77777777" w:rsidR="00353F6B" w:rsidRDefault="00353F6B" w:rsidP="00FA3442">
            <w:pPr>
              <w:spacing w:line="208" w:lineRule="exact"/>
              <w:rPr>
                <w:rFonts w:eastAsia="Arial"/>
                <w:sz w:val="18"/>
                <w:szCs w:val="18"/>
              </w:rPr>
            </w:pPr>
            <w:r>
              <w:rPr>
                <w:rFonts w:eastAsia="Arial"/>
                <w:sz w:val="18"/>
                <w:szCs w:val="18"/>
              </w:rPr>
              <w:t>2.0 %</w:t>
            </w:r>
          </w:p>
        </w:tc>
      </w:tr>
      <w:tr w:rsidR="00353F6B" w:rsidRPr="00F95A2F" w14:paraId="33652758" w14:textId="77777777" w:rsidTr="00FA3442">
        <w:tc>
          <w:tcPr>
            <w:tcW w:w="1260" w:type="dxa"/>
          </w:tcPr>
          <w:p w14:paraId="126F8E31" w14:textId="77777777" w:rsidR="00353F6B" w:rsidRPr="00F95A2F" w:rsidRDefault="00353F6B" w:rsidP="00FA3442">
            <w:pPr>
              <w:spacing w:line="208" w:lineRule="exact"/>
              <w:rPr>
                <w:sz w:val="18"/>
                <w:szCs w:val="18"/>
              </w:rPr>
            </w:pPr>
            <w:r w:rsidRPr="00F95A2F">
              <w:rPr>
                <w:sz w:val="18"/>
                <w:szCs w:val="18"/>
              </w:rPr>
              <w:t>5</w:t>
            </w:r>
          </w:p>
        </w:tc>
        <w:tc>
          <w:tcPr>
            <w:tcW w:w="5490" w:type="dxa"/>
          </w:tcPr>
          <w:p w14:paraId="5CAEA7B8" w14:textId="77777777" w:rsidR="00353F6B" w:rsidRPr="00F95A2F" w:rsidRDefault="00353F6B" w:rsidP="00FA3442">
            <w:pPr>
              <w:spacing w:line="208" w:lineRule="exact"/>
              <w:rPr>
                <w:sz w:val="18"/>
                <w:szCs w:val="18"/>
              </w:rPr>
            </w:pPr>
            <w:r>
              <w:rPr>
                <w:rFonts w:eastAsia="Arial"/>
                <w:sz w:val="18"/>
                <w:szCs w:val="18"/>
              </w:rPr>
              <w:t>1.0 %</w:t>
            </w:r>
          </w:p>
        </w:tc>
      </w:tr>
      <w:tr w:rsidR="00353F6B" w:rsidRPr="00F95A2F" w14:paraId="3C31E466" w14:textId="77777777" w:rsidTr="00FA3442">
        <w:tc>
          <w:tcPr>
            <w:tcW w:w="1260" w:type="dxa"/>
          </w:tcPr>
          <w:p w14:paraId="4AA32B37" w14:textId="77777777" w:rsidR="00353F6B" w:rsidRPr="00F95A2F" w:rsidRDefault="00353F6B" w:rsidP="00FA3442">
            <w:pPr>
              <w:spacing w:line="208" w:lineRule="exact"/>
              <w:rPr>
                <w:sz w:val="18"/>
                <w:szCs w:val="18"/>
              </w:rPr>
            </w:pPr>
            <w:r w:rsidRPr="00F95A2F">
              <w:rPr>
                <w:sz w:val="18"/>
                <w:szCs w:val="18"/>
              </w:rPr>
              <w:t>4</w:t>
            </w:r>
          </w:p>
        </w:tc>
        <w:tc>
          <w:tcPr>
            <w:tcW w:w="5490" w:type="dxa"/>
          </w:tcPr>
          <w:p w14:paraId="70BDCB6C" w14:textId="77777777" w:rsidR="00353F6B" w:rsidRPr="00F95A2F" w:rsidRDefault="00353F6B" w:rsidP="00FA3442">
            <w:pPr>
              <w:spacing w:line="208" w:lineRule="exact"/>
              <w:rPr>
                <w:sz w:val="18"/>
                <w:szCs w:val="18"/>
              </w:rPr>
            </w:pPr>
            <w:r>
              <w:rPr>
                <w:sz w:val="18"/>
                <w:szCs w:val="18"/>
              </w:rPr>
              <w:t xml:space="preserve">0.5 % </w:t>
            </w:r>
          </w:p>
        </w:tc>
      </w:tr>
      <w:tr w:rsidR="00353F6B" w:rsidRPr="00F95A2F" w14:paraId="0012D283" w14:textId="77777777" w:rsidTr="00FA3442">
        <w:tc>
          <w:tcPr>
            <w:tcW w:w="1260" w:type="dxa"/>
          </w:tcPr>
          <w:p w14:paraId="6113E1C3" w14:textId="77777777" w:rsidR="00353F6B" w:rsidRPr="00F95A2F" w:rsidRDefault="00353F6B" w:rsidP="00FA3442">
            <w:pPr>
              <w:spacing w:line="208" w:lineRule="exact"/>
              <w:rPr>
                <w:sz w:val="18"/>
                <w:szCs w:val="18"/>
              </w:rPr>
            </w:pPr>
            <w:r w:rsidRPr="00F95A2F">
              <w:rPr>
                <w:sz w:val="18"/>
                <w:szCs w:val="18"/>
              </w:rPr>
              <w:t>3</w:t>
            </w:r>
          </w:p>
        </w:tc>
        <w:tc>
          <w:tcPr>
            <w:tcW w:w="5490" w:type="dxa"/>
          </w:tcPr>
          <w:p w14:paraId="52C8E555" w14:textId="77777777" w:rsidR="00353F6B" w:rsidRPr="00F95A2F" w:rsidRDefault="00353F6B" w:rsidP="00FA3442">
            <w:pPr>
              <w:spacing w:line="208" w:lineRule="exact"/>
              <w:rPr>
                <w:sz w:val="18"/>
                <w:szCs w:val="18"/>
              </w:rPr>
            </w:pPr>
            <w:r>
              <w:rPr>
                <w:sz w:val="18"/>
                <w:szCs w:val="18"/>
              </w:rPr>
              <w:t>0.4 %</w:t>
            </w:r>
          </w:p>
        </w:tc>
      </w:tr>
      <w:tr w:rsidR="00353F6B" w:rsidRPr="00F95A2F" w14:paraId="1A280D1B" w14:textId="77777777" w:rsidTr="00FA3442">
        <w:tc>
          <w:tcPr>
            <w:tcW w:w="1260" w:type="dxa"/>
          </w:tcPr>
          <w:p w14:paraId="6D229CE4" w14:textId="77777777" w:rsidR="00353F6B" w:rsidRPr="00F95A2F" w:rsidRDefault="00353F6B" w:rsidP="00FA3442">
            <w:pPr>
              <w:spacing w:line="208" w:lineRule="exact"/>
              <w:rPr>
                <w:sz w:val="18"/>
                <w:szCs w:val="18"/>
              </w:rPr>
            </w:pPr>
            <w:r w:rsidRPr="00F95A2F">
              <w:rPr>
                <w:sz w:val="18"/>
                <w:szCs w:val="18"/>
              </w:rPr>
              <w:t>2</w:t>
            </w:r>
          </w:p>
        </w:tc>
        <w:tc>
          <w:tcPr>
            <w:tcW w:w="5490" w:type="dxa"/>
          </w:tcPr>
          <w:p w14:paraId="63E9C499" w14:textId="77777777" w:rsidR="00353F6B" w:rsidRPr="00F95A2F" w:rsidRDefault="00353F6B" w:rsidP="00FA3442">
            <w:pPr>
              <w:spacing w:line="208" w:lineRule="exact"/>
              <w:rPr>
                <w:sz w:val="18"/>
                <w:szCs w:val="18"/>
              </w:rPr>
            </w:pPr>
            <w:r>
              <w:rPr>
                <w:sz w:val="18"/>
                <w:szCs w:val="18"/>
              </w:rPr>
              <w:t>0.2 %</w:t>
            </w:r>
          </w:p>
        </w:tc>
      </w:tr>
      <w:tr w:rsidR="00353F6B" w:rsidRPr="00F95A2F" w14:paraId="69BF748F" w14:textId="77777777" w:rsidTr="00FA3442">
        <w:tc>
          <w:tcPr>
            <w:tcW w:w="1260" w:type="dxa"/>
          </w:tcPr>
          <w:p w14:paraId="0D8B9164" w14:textId="77777777" w:rsidR="00353F6B" w:rsidRPr="00F95A2F" w:rsidRDefault="00353F6B" w:rsidP="00FA3442">
            <w:pPr>
              <w:spacing w:line="208" w:lineRule="exact"/>
              <w:rPr>
                <w:sz w:val="18"/>
                <w:szCs w:val="18"/>
              </w:rPr>
            </w:pPr>
            <w:r w:rsidRPr="00F95A2F">
              <w:rPr>
                <w:sz w:val="18"/>
                <w:szCs w:val="18"/>
              </w:rPr>
              <w:t>1</w:t>
            </w:r>
          </w:p>
        </w:tc>
        <w:tc>
          <w:tcPr>
            <w:tcW w:w="5490" w:type="dxa"/>
          </w:tcPr>
          <w:p w14:paraId="3E554EDE" w14:textId="77777777" w:rsidR="00353F6B" w:rsidRPr="00F95A2F" w:rsidRDefault="00353F6B" w:rsidP="00FA3442">
            <w:pPr>
              <w:spacing w:line="208" w:lineRule="exact"/>
              <w:rPr>
                <w:sz w:val="18"/>
                <w:szCs w:val="18"/>
              </w:rPr>
            </w:pPr>
            <w:r>
              <w:rPr>
                <w:sz w:val="18"/>
                <w:szCs w:val="18"/>
              </w:rPr>
              <w:t>0.1 %</w:t>
            </w:r>
          </w:p>
        </w:tc>
      </w:tr>
    </w:tbl>
    <w:p w14:paraId="70E790F3" w14:textId="77777777" w:rsidR="00353F6B" w:rsidRDefault="00353F6B" w:rsidP="00353F6B">
      <w:pPr>
        <w:spacing w:line="259" w:lineRule="auto"/>
        <w:jc w:val="both"/>
      </w:pPr>
    </w:p>
    <w:p w14:paraId="5C3F7A65" w14:textId="77777777" w:rsidR="00353F6B" w:rsidRDefault="00353F6B" w:rsidP="00B04D51">
      <w:pPr>
        <w:ind w:left="2880"/>
        <w:rPr>
          <w:rFonts w:ascii="Times New Roman" w:hAnsi="Times New Roman" w:cs="Times New Roman"/>
          <w:b/>
        </w:rPr>
      </w:pPr>
    </w:p>
    <w:p w14:paraId="6FAD1EF7" w14:textId="7EB0B5E8" w:rsidR="00B04D51" w:rsidRDefault="00B04D51" w:rsidP="00B04D51">
      <w:pPr>
        <w:ind w:left="2880"/>
        <w:rPr>
          <w:rFonts w:ascii="Times New Roman" w:hAnsi="Times New Roman" w:cs="Times New Roman"/>
          <w:b/>
        </w:rPr>
      </w:pPr>
      <w:r>
        <w:rPr>
          <w:rFonts w:ascii="Times New Roman" w:hAnsi="Times New Roman" w:cs="Times New Roman"/>
          <w:b/>
        </w:rPr>
        <w:lastRenderedPageBreak/>
        <w:t xml:space="preserve">   </w:t>
      </w:r>
      <w:r w:rsidR="00C80526">
        <w:rPr>
          <w:rFonts w:ascii="Times New Roman" w:hAnsi="Times New Roman" w:cs="Times New Roman"/>
          <w:b/>
        </w:rPr>
        <w:t xml:space="preserve">          </w:t>
      </w:r>
      <w:commentRangeStart w:id="104"/>
      <w:commentRangeStart w:id="105"/>
      <w:commentRangeStart w:id="106"/>
      <w:commentRangeStart w:id="107"/>
      <w:r>
        <w:rPr>
          <w:rFonts w:ascii="Times New Roman" w:hAnsi="Times New Roman" w:cs="Times New Roman"/>
          <w:b/>
        </w:rPr>
        <w:t xml:space="preserve">Annexure </w:t>
      </w:r>
      <w:r w:rsidR="001C01E7">
        <w:rPr>
          <w:rFonts w:ascii="Times New Roman" w:hAnsi="Times New Roman" w:cs="Times New Roman"/>
          <w:b/>
        </w:rPr>
        <w:t>C</w:t>
      </w:r>
      <w:r>
        <w:rPr>
          <w:rFonts w:ascii="Times New Roman" w:hAnsi="Times New Roman" w:cs="Times New Roman"/>
          <w:b/>
        </w:rPr>
        <w:t xml:space="preserve"> (Commercials)</w:t>
      </w:r>
      <w:commentRangeEnd w:id="104"/>
      <w:r w:rsidR="00C80526">
        <w:rPr>
          <w:rStyle w:val="CommentReference"/>
          <w:rFonts w:ascii="Times New Roman" w:hAnsi="Times New Roman" w:cs="Times New Roman"/>
          <w:b/>
          <w:sz w:val="22"/>
          <w:szCs w:val="22"/>
        </w:rPr>
        <w:commentReference w:id="104"/>
      </w:r>
      <w:commentRangeEnd w:id="105"/>
      <w:r w:rsidR="006C6D4A">
        <w:rPr>
          <w:rStyle w:val="CommentReference"/>
          <w:rFonts w:ascii="Times New Roman" w:hAnsi="Times New Roman" w:cs="Times New Roman"/>
          <w:b/>
          <w:sz w:val="22"/>
          <w:szCs w:val="22"/>
        </w:rPr>
        <w:commentReference w:id="105"/>
      </w:r>
      <w:commentRangeEnd w:id="106"/>
      <w:r w:rsidR="007D3586">
        <w:rPr>
          <w:rStyle w:val="CommentReference"/>
          <w:rFonts w:ascii="Times New Roman" w:hAnsi="Times New Roman" w:cs="Times New Roman"/>
          <w:b/>
          <w:sz w:val="22"/>
          <w:szCs w:val="22"/>
        </w:rPr>
        <w:commentReference w:id="106"/>
      </w:r>
      <w:commentRangeEnd w:id="107"/>
      <w:r w:rsidR="00BC6185">
        <w:rPr>
          <w:rStyle w:val="CommentReference"/>
          <w:rFonts w:ascii="Times New Roman" w:hAnsi="Times New Roman" w:cs="Times New Roman"/>
          <w:b/>
          <w:sz w:val="22"/>
          <w:szCs w:val="22"/>
        </w:rPr>
        <w:commentReference w:id="107"/>
      </w:r>
    </w:p>
    <w:p w14:paraId="0698BC64" w14:textId="77777777" w:rsidR="00BC6185" w:rsidRDefault="00BC6185" w:rsidP="00BC6185">
      <w:pPr>
        <w:pStyle w:val="Heading2"/>
        <w:rPr>
          <w:rFonts w:ascii="Aptos" w:hAnsi="Aptos"/>
        </w:rPr>
      </w:pPr>
      <w:r>
        <w:rPr>
          <w:rFonts w:ascii="Aptos" w:hAnsi="Aptos"/>
          <w:color w:val="000000"/>
        </w:rPr>
        <w:t xml:space="preserve">1. </w:t>
      </w:r>
      <w:commentRangeStart w:id="108"/>
      <w:r>
        <w:rPr>
          <w:rFonts w:ascii="Aptos" w:hAnsi="Aptos"/>
          <w:color w:val="000000"/>
        </w:rPr>
        <w:t>Commercial Consideration</w:t>
      </w:r>
      <w:commentRangeEnd w:id="108"/>
      <w:r w:rsidR="000B1C25">
        <w:rPr>
          <w:rStyle w:val="CommentReference"/>
          <w:rFonts w:ascii="Aptos" w:hAnsi="Aptos"/>
          <w:sz w:val="36"/>
          <w:szCs w:val="36"/>
        </w:rPr>
        <w:commentReference w:id="108"/>
      </w:r>
    </w:p>
    <w:tbl>
      <w:tblPr>
        <w:tblStyle w:val="TableGrid"/>
        <w:tblW w:w="5000" w:type="pct"/>
        <w:tblLook w:val="04A0" w:firstRow="1" w:lastRow="0" w:firstColumn="1" w:lastColumn="0" w:noHBand="0" w:noVBand="1"/>
      </w:tblPr>
      <w:tblGrid>
        <w:gridCol w:w="612"/>
        <w:gridCol w:w="2683"/>
        <w:gridCol w:w="1947"/>
        <w:gridCol w:w="4108"/>
      </w:tblGrid>
      <w:tr w:rsidR="00BC6185" w14:paraId="46A4314F" w14:textId="77777777" w:rsidTr="00BC6185">
        <w:tc>
          <w:tcPr>
            <w:tcW w:w="327" w:type="pct"/>
            <w:tcBorders>
              <w:top w:val="single" w:sz="4" w:space="0" w:color="auto"/>
              <w:left w:val="single" w:sz="4" w:space="0" w:color="auto"/>
              <w:bottom w:val="single" w:sz="4" w:space="0" w:color="auto"/>
              <w:right w:val="single" w:sz="4" w:space="0" w:color="auto"/>
            </w:tcBorders>
            <w:hideMark/>
          </w:tcPr>
          <w:p w14:paraId="2C7FF669" w14:textId="77777777" w:rsidR="00BC6185" w:rsidRDefault="00BC6185">
            <w:pPr>
              <w:jc w:val="center"/>
              <w:rPr>
                <w:rFonts w:ascii="Calibri" w:eastAsia="Times New Roman" w:hAnsi="Calibri"/>
                <w:b/>
                <w:bCs/>
              </w:rPr>
            </w:pPr>
            <w:r>
              <w:rPr>
                <w:rFonts w:ascii="Aptos" w:eastAsia="Times New Roman" w:hAnsi="Aptos"/>
                <w:b/>
                <w:bCs/>
                <w:color w:val="000000"/>
                <w:sz w:val="24"/>
                <w:szCs w:val="24"/>
              </w:rPr>
              <w:t>S. No.</w:t>
            </w:r>
          </w:p>
        </w:tc>
        <w:tc>
          <w:tcPr>
            <w:tcW w:w="1435" w:type="pct"/>
            <w:tcBorders>
              <w:top w:val="single" w:sz="4" w:space="0" w:color="auto"/>
              <w:left w:val="single" w:sz="4" w:space="0" w:color="auto"/>
              <w:bottom w:val="single" w:sz="4" w:space="0" w:color="auto"/>
              <w:right w:val="single" w:sz="4" w:space="0" w:color="auto"/>
            </w:tcBorders>
            <w:hideMark/>
          </w:tcPr>
          <w:p w14:paraId="441CE8D2" w14:textId="77777777" w:rsidR="00BC6185" w:rsidRDefault="00BC6185">
            <w:pPr>
              <w:jc w:val="center"/>
              <w:rPr>
                <w:rFonts w:eastAsia="Times New Roman"/>
                <w:b/>
                <w:bCs/>
              </w:rPr>
            </w:pPr>
            <w:r>
              <w:rPr>
                <w:rFonts w:ascii="Aptos" w:eastAsia="Times New Roman" w:hAnsi="Aptos"/>
                <w:b/>
                <w:bCs/>
                <w:color w:val="000000"/>
                <w:sz w:val="24"/>
                <w:szCs w:val="24"/>
              </w:rPr>
              <w:t>Commercial Component</w:t>
            </w:r>
          </w:p>
        </w:tc>
        <w:tc>
          <w:tcPr>
            <w:tcW w:w="1041" w:type="pct"/>
            <w:tcBorders>
              <w:top w:val="single" w:sz="4" w:space="0" w:color="auto"/>
              <w:left w:val="single" w:sz="4" w:space="0" w:color="auto"/>
              <w:bottom w:val="single" w:sz="4" w:space="0" w:color="auto"/>
              <w:right w:val="single" w:sz="4" w:space="0" w:color="auto"/>
            </w:tcBorders>
            <w:hideMark/>
          </w:tcPr>
          <w:p w14:paraId="241C8F7E" w14:textId="77777777" w:rsidR="00BC6185" w:rsidRDefault="00BC6185">
            <w:pPr>
              <w:jc w:val="right"/>
              <w:rPr>
                <w:rFonts w:eastAsia="Times New Roman"/>
                <w:b/>
                <w:bCs/>
              </w:rPr>
            </w:pPr>
            <w:r>
              <w:rPr>
                <w:rFonts w:ascii="Aptos" w:eastAsia="Times New Roman" w:hAnsi="Aptos"/>
                <w:b/>
                <w:bCs/>
                <w:color w:val="000000"/>
                <w:sz w:val="24"/>
                <w:szCs w:val="24"/>
              </w:rPr>
              <w:t>Amount (INR)</w:t>
            </w:r>
          </w:p>
        </w:tc>
        <w:tc>
          <w:tcPr>
            <w:tcW w:w="2197" w:type="pct"/>
            <w:tcBorders>
              <w:top w:val="single" w:sz="4" w:space="0" w:color="auto"/>
              <w:left w:val="single" w:sz="4" w:space="0" w:color="auto"/>
              <w:bottom w:val="single" w:sz="4" w:space="0" w:color="auto"/>
              <w:right w:val="single" w:sz="4" w:space="0" w:color="auto"/>
            </w:tcBorders>
            <w:hideMark/>
          </w:tcPr>
          <w:p w14:paraId="76B98805" w14:textId="77777777" w:rsidR="00BC6185" w:rsidRDefault="00BC6185">
            <w:pPr>
              <w:jc w:val="center"/>
              <w:rPr>
                <w:rFonts w:eastAsia="Times New Roman"/>
                <w:b/>
                <w:bCs/>
              </w:rPr>
            </w:pPr>
            <w:r>
              <w:rPr>
                <w:rFonts w:ascii="Aptos" w:eastAsia="Times New Roman" w:hAnsi="Aptos"/>
                <w:b/>
                <w:bCs/>
                <w:color w:val="000000"/>
                <w:sz w:val="24"/>
                <w:szCs w:val="24"/>
              </w:rPr>
              <w:t>Applicability</w:t>
            </w:r>
          </w:p>
        </w:tc>
      </w:tr>
      <w:tr w:rsidR="00BC6185" w14:paraId="6147ED66" w14:textId="77777777" w:rsidTr="00BC6185">
        <w:tc>
          <w:tcPr>
            <w:tcW w:w="327" w:type="pct"/>
            <w:tcBorders>
              <w:top w:val="single" w:sz="4" w:space="0" w:color="auto"/>
              <w:left w:val="single" w:sz="4" w:space="0" w:color="auto"/>
              <w:bottom w:val="single" w:sz="4" w:space="0" w:color="auto"/>
              <w:right w:val="single" w:sz="4" w:space="0" w:color="auto"/>
            </w:tcBorders>
            <w:hideMark/>
          </w:tcPr>
          <w:p w14:paraId="24048987" w14:textId="77777777" w:rsidR="00BC6185" w:rsidRDefault="00BC6185">
            <w:pPr>
              <w:rPr>
                <w:rFonts w:eastAsia="Times New Roman"/>
              </w:rPr>
            </w:pPr>
            <w:r>
              <w:rPr>
                <w:rFonts w:ascii="Aptos" w:eastAsia="Times New Roman" w:hAnsi="Aptos"/>
                <w:color w:val="000000"/>
                <w:sz w:val="24"/>
                <w:szCs w:val="24"/>
              </w:rPr>
              <w:t>1</w:t>
            </w:r>
          </w:p>
        </w:tc>
        <w:tc>
          <w:tcPr>
            <w:tcW w:w="1435" w:type="pct"/>
            <w:tcBorders>
              <w:top w:val="single" w:sz="4" w:space="0" w:color="auto"/>
              <w:left w:val="single" w:sz="4" w:space="0" w:color="auto"/>
              <w:bottom w:val="single" w:sz="4" w:space="0" w:color="auto"/>
              <w:right w:val="single" w:sz="4" w:space="0" w:color="auto"/>
            </w:tcBorders>
            <w:hideMark/>
          </w:tcPr>
          <w:p w14:paraId="5D1CD41C" w14:textId="77777777" w:rsidR="00BC6185" w:rsidRDefault="00BC6185">
            <w:pPr>
              <w:rPr>
                <w:rFonts w:eastAsia="Times New Roman"/>
              </w:rPr>
            </w:pPr>
            <w:r>
              <w:rPr>
                <w:rFonts w:ascii="Aptos" w:eastAsia="Times New Roman" w:hAnsi="Aptos"/>
                <w:color w:val="000000"/>
                <w:sz w:val="24"/>
                <w:szCs w:val="24"/>
              </w:rPr>
              <w:t>Implementation Fee</w:t>
            </w:r>
          </w:p>
        </w:tc>
        <w:tc>
          <w:tcPr>
            <w:tcW w:w="1041" w:type="pct"/>
            <w:tcBorders>
              <w:top w:val="single" w:sz="4" w:space="0" w:color="auto"/>
              <w:left w:val="single" w:sz="4" w:space="0" w:color="auto"/>
              <w:bottom w:val="single" w:sz="4" w:space="0" w:color="auto"/>
              <w:right w:val="single" w:sz="4" w:space="0" w:color="auto"/>
            </w:tcBorders>
            <w:hideMark/>
          </w:tcPr>
          <w:p w14:paraId="36022EBC" w14:textId="77777777" w:rsidR="00BC6185" w:rsidRDefault="00BC6185">
            <w:pPr>
              <w:jc w:val="right"/>
              <w:rPr>
                <w:rFonts w:eastAsia="Times New Roman"/>
              </w:rPr>
            </w:pPr>
            <w:r>
              <w:rPr>
                <w:rFonts w:ascii="Aptos" w:eastAsia="Times New Roman" w:hAnsi="Aptos"/>
                <w:color w:val="000000"/>
                <w:sz w:val="24"/>
                <w:szCs w:val="24"/>
              </w:rPr>
              <w:t>₹61,50,000</w:t>
            </w:r>
          </w:p>
        </w:tc>
        <w:tc>
          <w:tcPr>
            <w:tcW w:w="2197" w:type="pct"/>
            <w:tcBorders>
              <w:top w:val="single" w:sz="4" w:space="0" w:color="auto"/>
              <w:left w:val="single" w:sz="4" w:space="0" w:color="auto"/>
              <w:bottom w:val="single" w:sz="4" w:space="0" w:color="auto"/>
              <w:right w:val="single" w:sz="4" w:space="0" w:color="auto"/>
            </w:tcBorders>
            <w:hideMark/>
          </w:tcPr>
          <w:p w14:paraId="0CC79FBE" w14:textId="77777777" w:rsidR="00BC6185" w:rsidRDefault="00BC6185">
            <w:pPr>
              <w:rPr>
                <w:rFonts w:eastAsia="Times New Roman"/>
              </w:rPr>
            </w:pPr>
            <w:r>
              <w:rPr>
                <w:rFonts w:ascii="Aptos" w:eastAsia="Times New Roman" w:hAnsi="Aptos"/>
                <w:color w:val="000000"/>
                <w:sz w:val="24"/>
                <w:szCs w:val="24"/>
              </w:rPr>
              <w:t>One-time, fixed price</w:t>
            </w:r>
          </w:p>
        </w:tc>
      </w:tr>
      <w:tr w:rsidR="00BC6185" w14:paraId="1EA75D34" w14:textId="77777777" w:rsidTr="00BC6185">
        <w:tc>
          <w:tcPr>
            <w:tcW w:w="327" w:type="pct"/>
            <w:tcBorders>
              <w:top w:val="single" w:sz="4" w:space="0" w:color="auto"/>
              <w:left w:val="single" w:sz="4" w:space="0" w:color="auto"/>
              <w:bottom w:val="single" w:sz="4" w:space="0" w:color="auto"/>
              <w:right w:val="single" w:sz="4" w:space="0" w:color="auto"/>
            </w:tcBorders>
            <w:hideMark/>
          </w:tcPr>
          <w:p w14:paraId="1F6B56CC" w14:textId="77777777" w:rsidR="00BC6185" w:rsidRDefault="00BC6185">
            <w:pPr>
              <w:rPr>
                <w:rFonts w:eastAsia="Times New Roman"/>
              </w:rPr>
            </w:pPr>
            <w:r>
              <w:rPr>
                <w:rFonts w:ascii="Aptos" w:eastAsia="Times New Roman" w:hAnsi="Aptos"/>
                <w:color w:val="000000"/>
                <w:sz w:val="24"/>
                <w:szCs w:val="24"/>
              </w:rPr>
              <w:t>2</w:t>
            </w:r>
          </w:p>
        </w:tc>
        <w:tc>
          <w:tcPr>
            <w:tcW w:w="1435" w:type="pct"/>
            <w:tcBorders>
              <w:top w:val="single" w:sz="4" w:space="0" w:color="auto"/>
              <w:left w:val="single" w:sz="4" w:space="0" w:color="auto"/>
              <w:bottom w:val="single" w:sz="4" w:space="0" w:color="auto"/>
              <w:right w:val="single" w:sz="4" w:space="0" w:color="auto"/>
            </w:tcBorders>
            <w:hideMark/>
          </w:tcPr>
          <w:p w14:paraId="73ED836F" w14:textId="77777777" w:rsidR="00BC6185" w:rsidRDefault="00BC6185">
            <w:pPr>
              <w:rPr>
                <w:rFonts w:eastAsia="Times New Roman"/>
              </w:rPr>
            </w:pPr>
            <w:proofErr w:type="spellStart"/>
            <w:r>
              <w:rPr>
                <w:rFonts w:ascii="Aptos" w:eastAsia="Times New Roman" w:hAnsi="Aptos"/>
                <w:color w:val="000000"/>
                <w:sz w:val="24"/>
                <w:szCs w:val="24"/>
              </w:rPr>
              <w:t>Licence</w:t>
            </w:r>
            <w:proofErr w:type="spellEnd"/>
            <w:r>
              <w:rPr>
                <w:rFonts w:ascii="Aptos" w:eastAsia="Times New Roman" w:hAnsi="Aptos"/>
                <w:color w:val="000000"/>
                <w:sz w:val="24"/>
                <w:szCs w:val="24"/>
              </w:rPr>
              <w:t xml:space="preserve"> / Subscription Fee payable to Service Provider</w:t>
            </w:r>
          </w:p>
        </w:tc>
        <w:tc>
          <w:tcPr>
            <w:tcW w:w="1041" w:type="pct"/>
            <w:tcBorders>
              <w:top w:val="single" w:sz="4" w:space="0" w:color="auto"/>
              <w:left w:val="single" w:sz="4" w:space="0" w:color="auto"/>
              <w:bottom w:val="single" w:sz="4" w:space="0" w:color="auto"/>
              <w:right w:val="single" w:sz="4" w:space="0" w:color="auto"/>
            </w:tcBorders>
            <w:hideMark/>
          </w:tcPr>
          <w:p w14:paraId="79D8236B" w14:textId="77777777" w:rsidR="00BC6185" w:rsidRDefault="00BC6185">
            <w:pPr>
              <w:jc w:val="right"/>
              <w:rPr>
                <w:rFonts w:eastAsia="Times New Roman"/>
              </w:rPr>
            </w:pPr>
            <w:r>
              <w:rPr>
                <w:rFonts w:ascii="Aptos" w:eastAsia="Times New Roman" w:hAnsi="Aptos"/>
                <w:color w:val="000000"/>
                <w:sz w:val="24"/>
                <w:szCs w:val="24"/>
              </w:rPr>
              <w:t>Nil</w:t>
            </w:r>
          </w:p>
        </w:tc>
        <w:tc>
          <w:tcPr>
            <w:tcW w:w="2197" w:type="pct"/>
            <w:tcBorders>
              <w:top w:val="single" w:sz="4" w:space="0" w:color="auto"/>
              <w:left w:val="single" w:sz="4" w:space="0" w:color="auto"/>
              <w:bottom w:val="single" w:sz="4" w:space="0" w:color="auto"/>
              <w:right w:val="single" w:sz="4" w:space="0" w:color="auto"/>
            </w:tcBorders>
            <w:hideMark/>
          </w:tcPr>
          <w:p w14:paraId="73D3C7DD" w14:textId="77777777" w:rsidR="00BC6185" w:rsidRDefault="00BC6185">
            <w:pPr>
              <w:rPr>
                <w:rFonts w:eastAsia="Times New Roman"/>
              </w:rPr>
            </w:pPr>
            <w:r>
              <w:rPr>
                <w:rFonts w:ascii="Aptos" w:eastAsia="Times New Roman" w:hAnsi="Aptos"/>
                <w:color w:val="000000"/>
                <w:sz w:val="24"/>
                <w:szCs w:val="24"/>
              </w:rPr>
              <w:t xml:space="preserve">No separate </w:t>
            </w:r>
            <w:proofErr w:type="spellStart"/>
            <w:r>
              <w:rPr>
                <w:rFonts w:ascii="Aptos" w:eastAsia="Times New Roman" w:hAnsi="Aptos"/>
                <w:color w:val="000000"/>
                <w:sz w:val="24"/>
                <w:szCs w:val="24"/>
              </w:rPr>
              <w:t>licence</w:t>
            </w:r>
            <w:proofErr w:type="spellEnd"/>
            <w:r>
              <w:rPr>
                <w:rFonts w:ascii="Aptos" w:eastAsia="Times New Roman" w:hAnsi="Aptos"/>
                <w:color w:val="000000"/>
                <w:sz w:val="24"/>
                <w:szCs w:val="24"/>
              </w:rPr>
              <w:t xml:space="preserve"> or subscription fee shall be payable to the Service Provider under the agreed scope</w:t>
            </w:r>
          </w:p>
        </w:tc>
      </w:tr>
      <w:tr w:rsidR="00BC6185" w14:paraId="44E472D4" w14:textId="77777777" w:rsidTr="00BC6185">
        <w:tc>
          <w:tcPr>
            <w:tcW w:w="327" w:type="pct"/>
            <w:tcBorders>
              <w:top w:val="single" w:sz="4" w:space="0" w:color="auto"/>
              <w:left w:val="single" w:sz="4" w:space="0" w:color="auto"/>
              <w:bottom w:val="single" w:sz="4" w:space="0" w:color="auto"/>
              <w:right w:val="single" w:sz="4" w:space="0" w:color="auto"/>
            </w:tcBorders>
            <w:hideMark/>
          </w:tcPr>
          <w:p w14:paraId="15AF475F" w14:textId="77777777" w:rsidR="00BC6185" w:rsidRDefault="00BC6185">
            <w:pPr>
              <w:rPr>
                <w:rFonts w:eastAsia="Times New Roman"/>
              </w:rPr>
            </w:pPr>
            <w:r>
              <w:rPr>
                <w:rFonts w:ascii="Aptos" w:eastAsia="Times New Roman" w:hAnsi="Aptos"/>
                <w:color w:val="000000"/>
                <w:sz w:val="24"/>
                <w:szCs w:val="24"/>
              </w:rPr>
              <w:t>3</w:t>
            </w:r>
          </w:p>
        </w:tc>
        <w:tc>
          <w:tcPr>
            <w:tcW w:w="1435" w:type="pct"/>
            <w:tcBorders>
              <w:top w:val="single" w:sz="4" w:space="0" w:color="auto"/>
              <w:left w:val="single" w:sz="4" w:space="0" w:color="auto"/>
              <w:bottom w:val="single" w:sz="4" w:space="0" w:color="auto"/>
              <w:right w:val="single" w:sz="4" w:space="0" w:color="auto"/>
            </w:tcBorders>
            <w:hideMark/>
          </w:tcPr>
          <w:p w14:paraId="0051B2D3" w14:textId="77777777" w:rsidR="00BC6185" w:rsidRDefault="00BC6185">
            <w:pPr>
              <w:rPr>
                <w:rFonts w:eastAsia="Times New Roman"/>
              </w:rPr>
            </w:pPr>
            <w:r>
              <w:rPr>
                <w:rFonts w:ascii="Aptos" w:eastAsia="Times New Roman" w:hAnsi="Aptos"/>
                <w:color w:val="000000"/>
                <w:sz w:val="24"/>
                <w:szCs w:val="24"/>
              </w:rPr>
              <w:t>Development / UAT / Pre-Production / Production Infrastructure</w:t>
            </w:r>
          </w:p>
        </w:tc>
        <w:tc>
          <w:tcPr>
            <w:tcW w:w="1041" w:type="pct"/>
            <w:tcBorders>
              <w:top w:val="single" w:sz="4" w:space="0" w:color="auto"/>
              <w:left w:val="single" w:sz="4" w:space="0" w:color="auto"/>
              <w:bottom w:val="single" w:sz="4" w:space="0" w:color="auto"/>
              <w:right w:val="single" w:sz="4" w:space="0" w:color="auto"/>
            </w:tcBorders>
            <w:hideMark/>
          </w:tcPr>
          <w:p w14:paraId="5945FBAD" w14:textId="77777777" w:rsidR="00BC6185" w:rsidRDefault="00BC6185">
            <w:pPr>
              <w:jc w:val="right"/>
              <w:rPr>
                <w:rFonts w:eastAsia="Times New Roman"/>
              </w:rPr>
            </w:pPr>
            <w:r>
              <w:rPr>
                <w:rFonts w:ascii="Aptos" w:eastAsia="Times New Roman" w:hAnsi="Aptos"/>
                <w:color w:val="000000"/>
                <w:sz w:val="24"/>
                <w:szCs w:val="24"/>
              </w:rPr>
              <w:t>Nil payable to Service Provider</w:t>
            </w:r>
          </w:p>
        </w:tc>
        <w:tc>
          <w:tcPr>
            <w:tcW w:w="2197" w:type="pct"/>
            <w:tcBorders>
              <w:top w:val="single" w:sz="4" w:space="0" w:color="auto"/>
              <w:left w:val="single" w:sz="4" w:space="0" w:color="auto"/>
              <w:bottom w:val="single" w:sz="4" w:space="0" w:color="auto"/>
              <w:right w:val="single" w:sz="4" w:space="0" w:color="auto"/>
            </w:tcBorders>
            <w:hideMark/>
          </w:tcPr>
          <w:p w14:paraId="6CD5106F" w14:textId="77777777" w:rsidR="00BC6185" w:rsidRDefault="00BC6185">
            <w:pPr>
              <w:rPr>
                <w:rFonts w:eastAsia="Times New Roman"/>
              </w:rPr>
            </w:pPr>
            <w:r>
              <w:rPr>
                <w:rFonts w:ascii="Aptos" w:eastAsia="Times New Roman" w:hAnsi="Aptos"/>
                <w:color w:val="000000"/>
                <w:sz w:val="24"/>
                <w:szCs w:val="24"/>
              </w:rPr>
              <w:t>Required infrastructure shall be provisioned/managed by IndiGo in accordance with the agreed solution architecture</w:t>
            </w:r>
          </w:p>
        </w:tc>
      </w:tr>
      <w:tr w:rsidR="00BC6185" w14:paraId="2FF102FB" w14:textId="77777777" w:rsidTr="00BC6185">
        <w:tc>
          <w:tcPr>
            <w:tcW w:w="327" w:type="pct"/>
            <w:tcBorders>
              <w:top w:val="single" w:sz="4" w:space="0" w:color="auto"/>
              <w:left w:val="single" w:sz="4" w:space="0" w:color="auto"/>
              <w:bottom w:val="single" w:sz="4" w:space="0" w:color="auto"/>
              <w:right w:val="single" w:sz="4" w:space="0" w:color="auto"/>
            </w:tcBorders>
            <w:hideMark/>
          </w:tcPr>
          <w:p w14:paraId="0B15F647" w14:textId="77777777" w:rsidR="00BC6185" w:rsidRDefault="00BC6185">
            <w:pPr>
              <w:rPr>
                <w:rFonts w:eastAsia="Times New Roman"/>
              </w:rPr>
            </w:pPr>
            <w:r>
              <w:rPr>
                <w:rFonts w:ascii="Aptos" w:eastAsia="Times New Roman" w:hAnsi="Aptos"/>
                <w:color w:val="000000"/>
                <w:sz w:val="24"/>
                <w:szCs w:val="24"/>
              </w:rPr>
              <w:t>4</w:t>
            </w:r>
          </w:p>
        </w:tc>
        <w:tc>
          <w:tcPr>
            <w:tcW w:w="1435" w:type="pct"/>
            <w:tcBorders>
              <w:top w:val="single" w:sz="4" w:space="0" w:color="auto"/>
              <w:left w:val="single" w:sz="4" w:space="0" w:color="auto"/>
              <w:bottom w:val="single" w:sz="4" w:space="0" w:color="auto"/>
              <w:right w:val="single" w:sz="4" w:space="0" w:color="auto"/>
            </w:tcBorders>
            <w:hideMark/>
          </w:tcPr>
          <w:p w14:paraId="6495AB4D" w14:textId="77777777" w:rsidR="00BC6185" w:rsidRDefault="00BC6185">
            <w:pPr>
              <w:rPr>
                <w:rFonts w:eastAsia="Times New Roman"/>
              </w:rPr>
            </w:pPr>
            <w:r>
              <w:rPr>
                <w:rFonts w:ascii="Aptos" w:eastAsia="Times New Roman" w:hAnsi="Aptos"/>
                <w:color w:val="000000"/>
                <w:sz w:val="24"/>
                <w:szCs w:val="24"/>
              </w:rPr>
              <w:t>Warranty Support</w:t>
            </w:r>
          </w:p>
        </w:tc>
        <w:tc>
          <w:tcPr>
            <w:tcW w:w="1041" w:type="pct"/>
            <w:tcBorders>
              <w:top w:val="single" w:sz="4" w:space="0" w:color="auto"/>
              <w:left w:val="single" w:sz="4" w:space="0" w:color="auto"/>
              <w:bottom w:val="single" w:sz="4" w:space="0" w:color="auto"/>
              <w:right w:val="single" w:sz="4" w:space="0" w:color="auto"/>
            </w:tcBorders>
            <w:hideMark/>
          </w:tcPr>
          <w:p w14:paraId="5CD99AF0" w14:textId="77777777" w:rsidR="00BC6185" w:rsidRDefault="00BC6185">
            <w:pPr>
              <w:jc w:val="right"/>
              <w:rPr>
                <w:rFonts w:eastAsia="Times New Roman"/>
              </w:rPr>
            </w:pPr>
            <w:r>
              <w:rPr>
                <w:rFonts w:ascii="Aptos" w:eastAsia="Times New Roman" w:hAnsi="Aptos"/>
                <w:color w:val="000000"/>
                <w:sz w:val="24"/>
                <w:szCs w:val="24"/>
              </w:rPr>
              <w:t>Nil</w:t>
            </w:r>
          </w:p>
        </w:tc>
        <w:tc>
          <w:tcPr>
            <w:tcW w:w="2197" w:type="pct"/>
            <w:tcBorders>
              <w:top w:val="single" w:sz="4" w:space="0" w:color="auto"/>
              <w:left w:val="single" w:sz="4" w:space="0" w:color="auto"/>
              <w:bottom w:val="single" w:sz="4" w:space="0" w:color="auto"/>
              <w:right w:val="single" w:sz="4" w:space="0" w:color="auto"/>
            </w:tcBorders>
            <w:hideMark/>
          </w:tcPr>
          <w:p w14:paraId="2319CD98" w14:textId="77777777" w:rsidR="00BC6185" w:rsidRDefault="00BC6185">
            <w:pPr>
              <w:rPr>
                <w:rFonts w:eastAsia="Times New Roman"/>
              </w:rPr>
            </w:pPr>
            <w:r>
              <w:rPr>
                <w:rFonts w:ascii="Aptos" w:eastAsia="Times New Roman" w:hAnsi="Aptos"/>
                <w:color w:val="000000"/>
                <w:sz w:val="24"/>
                <w:szCs w:val="24"/>
              </w:rPr>
              <w:t>Two (2) months from Go-Live, included within the Implementation Fee</w:t>
            </w:r>
          </w:p>
        </w:tc>
      </w:tr>
      <w:tr w:rsidR="00BC6185" w14:paraId="38DD99B5" w14:textId="77777777" w:rsidTr="00BC6185">
        <w:tc>
          <w:tcPr>
            <w:tcW w:w="327" w:type="pct"/>
            <w:tcBorders>
              <w:top w:val="single" w:sz="4" w:space="0" w:color="auto"/>
              <w:left w:val="single" w:sz="4" w:space="0" w:color="auto"/>
              <w:bottom w:val="single" w:sz="4" w:space="0" w:color="auto"/>
              <w:right w:val="single" w:sz="4" w:space="0" w:color="auto"/>
            </w:tcBorders>
            <w:hideMark/>
          </w:tcPr>
          <w:p w14:paraId="4C0C2AF4" w14:textId="77777777" w:rsidR="00BC6185" w:rsidRDefault="00BC6185">
            <w:pPr>
              <w:rPr>
                <w:rFonts w:eastAsia="Times New Roman"/>
              </w:rPr>
            </w:pPr>
            <w:r>
              <w:rPr>
                <w:rFonts w:ascii="Aptos" w:eastAsia="Times New Roman" w:hAnsi="Aptos"/>
                <w:color w:val="000000"/>
                <w:sz w:val="24"/>
                <w:szCs w:val="24"/>
              </w:rPr>
              <w:t>5</w:t>
            </w:r>
          </w:p>
        </w:tc>
        <w:tc>
          <w:tcPr>
            <w:tcW w:w="1435" w:type="pct"/>
            <w:tcBorders>
              <w:top w:val="single" w:sz="4" w:space="0" w:color="auto"/>
              <w:left w:val="single" w:sz="4" w:space="0" w:color="auto"/>
              <w:bottom w:val="single" w:sz="4" w:space="0" w:color="auto"/>
              <w:right w:val="single" w:sz="4" w:space="0" w:color="auto"/>
            </w:tcBorders>
            <w:hideMark/>
          </w:tcPr>
          <w:p w14:paraId="09D8AF55" w14:textId="77777777" w:rsidR="00BC6185" w:rsidRDefault="00BC6185">
            <w:pPr>
              <w:rPr>
                <w:rFonts w:eastAsia="Times New Roman"/>
              </w:rPr>
            </w:pPr>
            <w:r>
              <w:rPr>
                <w:rFonts w:ascii="Aptos" w:eastAsia="Times New Roman" w:hAnsi="Aptos"/>
                <w:color w:val="000000"/>
                <w:sz w:val="24"/>
                <w:szCs w:val="24"/>
              </w:rPr>
              <w:t>Knowledge Transfer / Transition Support during Warranty Period</w:t>
            </w:r>
          </w:p>
        </w:tc>
        <w:tc>
          <w:tcPr>
            <w:tcW w:w="1041" w:type="pct"/>
            <w:tcBorders>
              <w:top w:val="single" w:sz="4" w:space="0" w:color="auto"/>
              <w:left w:val="single" w:sz="4" w:space="0" w:color="auto"/>
              <w:bottom w:val="single" w:sz="4" w:space="0" w:color="auto"/>
              <w:right w:val="single" w:sz="4" w:space="0" w:color="auto"/>
            </w:tcBorders>
            <w:hideMark/>
          </w:tcPr>
          <w:p w14:paraId="58CAF771" w14:textId="77777777" w:rsidR="00BC6185" w:rsidRDefault="00BC6185">
            <w:pPr>
              <w:jc w:val="right"/>
              <w:rPr>
                <w:rFonts w:eastAsia="Times New Roman"/>
              </w:rPr>
            </w:pPr>
            <w:r>
              <w:rPr>
                <w:rFonts w:ascii="Aptos" w:eastAsia="Times New Roman" w:hAnsi="Aptos"/>
                <w:color w:val="000000"/>
                <w:sz w:val="24"/>
                <w:szCs w:val="24"/>
              </w:rPr>
              <w:t>Nil</w:t>
            </w:r>
          </w:p>
        </w:tc>
        <w:tc>
          <w:tcPr>
            <w:tcW w:w="2197" w:type="pct"/>
            <w:tcBorders>
              <w:top w:val="single" w:sz="4" w:space="0" w:color="auto"/>
              <w:left w:val="single" w:sz="4" w:space="0" w:color="auto"/>
              <w:bottom w:val="single" w:sz="4" w:space="0" w:color="auto"/>
              <w:right w:val="single" w:sz="4" w:space="0" w:color="auto"/>
            </w:tcBorders>
            <w:hideMark/>
          </w:tcPr>
          <w:p w14:paraId="7D83804A" w14:textId="77777777" w:rsidR="00BC6185" w:rsidRDefault="00BC6185">
            <w:pPr>
              <w:rPr>
                <w:rFonts w:eastAsia="Times New Roman"/>
              </w:rPr>
            </w:pPr>
            <w:r>
              <w:rPr>
                <w:rFonts w:ascii="Aptos" w:eastAsia="Times New Roman" w:hAnsi="Aptos"/>
                <w:color w:val="000000"/>
                <w:sz w:val="24"/>
                <w:szCs w:val="24"/>
              </w:rPr>
              <w:t>Included within the Implementation Fee</w:t>
            </w:r>
          </w:p>
        </w:tc>
      </w:tr>
    </w:tbl>
    <w:p w14:paraId="2F49749D" w14:textId="77777777" w:rsidR="00BC6185" w:rsidRDefault="00BC6185" w:rsidP="00BC6185">
      <w:pPr>
        <w:pStyle w:val="NormalWeb"/>
        <w:rPr>
          <w:rFonts w:ascii="Aptos" w:eastAsiaTheme="minorHAnsi" w:hAnsi="Aptos" w:cs="Calibri"/>
        </w:rPr>
      </w:pPr>
      <w:r>
        <w:rPr>
          <w:rFonts w:ascii="Aptos" w:hAnsi="Aptos"/>
          <w:color w:val="000000"/>
        </w:rPr>
        <w:t xml:space="preserve">The total mandatory commercial consideration under this Agreement shall therefore be limited to </w:t>
      </w:r>
      <w:r>
        <w:rPr>
          <w:rFonts w:ascii="Aptos" w:hAnsi="Aptos"/>
          <w:b/>
          <w:bCs/>
          <w:color w:val="000000"/>
        </w:rPr>
        <w:t>₹61,50,000 (Indian Rupees Sixty-One Lakh Fifty Thousand only)</w:t>
      </w:r>
      <w:r>
        <w:rPr>
          <w:rFonts w:ascii="Aptos" w:hAnsi="Aptos"/>
          <w:color w:val="000000"/>
        </w:rPr>
        <w:t>, excluding applicable taxes, unless any additional services are expressly approved by IndiGo in writing.</w:t>
      </w:r>
    </w:p>
    <w:p w14:paraId="300B80FB" w14:textId="77777777" w:rsidR="00BC6185" w:rsidRDefault="00BC6185" w:rsidP="00BC6185">
      <w:pPr>
        <w:pStyle w:val="Heading2"/>
        <w:rPr>
          <w:rFonts w:ascii="Aptos" w:hAnsi="Aptos"/>
        </w:rPr>
      </w:pPr>
      <w:r>
        <w:rPr>
          <w:rFonts w:ascii="Aptos" w:hAnsi="Aptos"/>
          <w:color w:val="000000"/>
        </w:rPr>
        <w:t>2. Implementation Payment Milestones</w:t>
      </w:r>
    </w:p>
    <w:p w14:paraId="445FDDC6" w14:textId="77777777" w:rsidR="00BC6185" w:rsidRDefault="00BC6185" w:rsidP="00BC6185">
      <w:pPr>
        <w:pStyle w:val="NormalWeb"/>
        <w:rPr>
          <w:rFonts w:ascii="Aptos" w:eastAsiaTheme="minorHAnsi" w:hAnsi="Aptos"/>
        </w:rPr>
      </w:pPr>
      <w:r>
        <w:rPr>
          <w:rFonts w:ascii="Aptos" w:hAnsi="Aptos"/>
          <w:color w:val="000000"/>
        </w:rPr>
        <w:t>The Implementation Fee shall be payable against successful completion and written acceptance by IndiGo of the following milestones:</w:t>
      </w:r>
    </w:p>
    <w:tbl>
      <w:tblPr>
        <w:tblStyle w:val="TableGrid"/>
        <w:tblW w:w="0" w:type="auto"/>
        <w:tblLook w:val="04A0" w:firstRow="1" w:lastRow="0" w:firstColumn="1" w:lastColumn="0" w:noHBand="0" w:noVBand="1"/>
      </w:tblPr>
      <w:tblGrid>
        <w:gridCol w:w="1270"/>
        <w:gridCol w:w="4575"/>
        <w:gridCol w:w="2107"/>
        <w:gridCol w:w="1398"/>
      </w:tblGrid>
      <w:tr w:rsidR="00BC6185" w14:paraId="4111FA17" w14:textId="77777777" w:rsidTr="00BC6185">
        <w:tc>
          <w:tcPr>
            <w:tcW w:w="0" w:type="auto"/>
            <w:hideMark/>
          </w:tcPr>
          <w:p w14:paraId="2CCBBE70" w14:textId="77777777" w:rsidR="00BC6185" w:rsidRDefault="00BC6185">
            <w:pPr>
              <w:jc w:val="center"/>
              <w:rPr>
                <w:rFonts w:ascii="Calibri" w:eastAsia="Times New Roman" w:hAnsi="Calibri"/>
                <w:b/>
                <w:bCs/>
              </w:rPr>
            </w:pPr>
            <w:r>
              <w:rPr>
                <w:rFonts w:ascii="Aptos" w:eastAsia="Times New Roman" w:hAnsi="Aptos"/>
                <w:b/>
                <w:bCs/>
                <w:color w:val="000000"/>
                <w:sz w:val="24"/>
                <w:szCs w:val="24"/>
              </w:rPr>
              <w:t>Milestone</w:t>
            </w:r>
          </w:p>
        </w:tc>
        <w:tc>
          <w:tcPr>
            <w:tcW w:w="0" w:type="auto"/>
            <w:hideMark/>
          </w:tcPr>
          <w:p w14:paraId="1F55896F" w14:textId="77777777" w:rsidR="00BC6185" w:rsidRDefault="00BC6185">
            <w:pPr>
              <w:jc w:val="center"/>
              <w:rPr>
                <w:rFonts w:eastAsia="Times New Roman"/>
                <w:b/>
                <w:bCs/>
              </w:rPr>
            </w:pPr>
            <w:r>
              <w:rPr>
                <w:rFonts w:ascii="Aptos" w:eastAsia="Times New Roman" w:hAnsi="Aptos"/>
                <w:b/>
                <w:bCs/>
                <w:color w:val="000000"/>
                <w:sz w:val="24"/>
                <w:szCs w:val="24"/>
              </w:rPr>
              <w:t>Deliverable / Payment Trigger</w:t>
            </w:r>
          </w:p>
        </w:tc>
        <w:tc>
          <w:tcPr>
            <w:tcW w:w="0" w:type="auto"/>
            <w:hideMark/>
          </w:tcPr>
          <w:p w14:paraId="2F862A63" w14:textId="77777777" w:rsidR="00BC6185" w:rsidRDefault="00BC6185">
            <w:pPr>
              <w:jc w:val="right"/>
              <w:rPr>
                <w:rFonts w:eastAsia="Times New Roman"/>
                <w:b/>
                <w:bCs/>
              </w:rPr>
            </w:pPr>
            <w:r>
              <w:rPr>
                <w:rFonts w:ascii="Aptos" w:eastAsia="Times New Roman" w:hAnsi="Aptos"/>
                <w:b/>
                <w:bCs/>
                <w:color w:val="000000"/>
                <w:sz w:val="24"/>
                <w:szCs w:val="24"/>
              </w:rPr>
              <w:t>% of Implementation Fee</w:t>
            </w:r>
          </w:p>
        </w:tc>
        <w:tc>
          <w:tcPr>
            <w:tcW w:w="0" w:type="auto"/>
            <w:hideMark/>
          </w:tcPr>
          <w:p w14:paraId="4914E13F" w14:textId="77777777" w:rsidR="00BC6185" w:rsidRDefault="00BC6185">
            <w:pPr>
              <w:jc w:val="right"/>
              <w:rPr>
                <w:rFonts w:eastAsia="Times New Roman"/>
                <w:b/>
                <w:bCs/>
              </w:rPr>
            </w:pPr>
            <w:r>
              <w:rPr>
                <w:rFonts w:ascii="Aptos" w:eastAsia="Times New Roman" w:hAnsi="Aptos"/>
                <w:b/>
                <w:bCs/>
                <w:color w:val="000000"/>
                <w:sz w:val="24"/>
                <w:szCs w:val="24"/>
              </w:rPr>
              <w:t>Amount (INR)</w:t>
            </w:r>
          </w:p>
        </w:tc>
      </w:tr>
      <w:tr w:rsidR="00BC6185" w14:paraId="5A72234D" w14:textId="77777777" w:rsidTr="00BC6185">
        <w:tc>
          <w:tcPr>
            <w:tcW w:w="0" w:type="auto"/>
            <w:hideMark/>
          </w:tcPr>
          <w:p w14:paraId="69B413C7" w14:textId="77777777" w:rsidR="00BC6185" w:rsidRDefault="00BC6185">
            <w:pPr>
              <w:rPr>
                <w:rFonts w:eastAsia="Times New Roman"/>
              </w:rPr>
            </w:pPr>
            <w:r>
              <w:rPr>
                <w:rFonts w:ascii="Aptos" w:eastAsia="Times New Roman" w:hAnsi="Aptos"/>
                <w:color w:val="000000"/>
                <w:sz w:val="24"/>
                <w:szCs w:val="24"/>
              </w:rPr>
              <w:t>Milestone 1</w:t>
            </w:r>
          </w:p>
        </w:tc>
        <w:tc>
          <w:tcPr>
            <w:tcW w:w="0" w:type="auto"/>
            <w:hideMark/>
          </w:tcPr>
          <w:p w14:paraId="3C67A7D0" w14:textId="77777777" w:rsidR="00BC6185" w:rsidRDefault="00BC6185">
            <w:pPr>
              <w:rPr>
                <w:rFonts w:eastAsia="Times New Roman"/>
              </w:rPr>
            </w:pPr>
            <w:r>
              <w:rPr>
                <w:rFonts w:ascii="Aptos" w:eastAsia="Times New Roman" w:hAnsi="Aptos"/>
                <w:color w:val="000000"/>
                <w:sz w:val="24"/>
                <w:szCs w:val="24"/>
              </w:rPr>
              <w:t>Project Kick-off</w:t>
            </w:r>
          </w:p>
        </w:tc>
        <w:tc>
          <w:tcPr>
            <w:tcW w:w="0" w:type="auto"/>
            <w:hideMark/>
          </w:tcPr>
          <w:p w14:paraId="6F9DAD54" w14:textId="77777777" w:rsidR="00BC6185" w:rsidRDefault="00BC6185">
            <w:pPr>
              <w:jc w:val="right"/>
              <w:rPr>
                <w:rFonts w:eastAsia="Times New Roman"/>
              </w:rPr>
            </w:pPr>
            <w:r>
              <w:rPr>
                <w:rFonts w:ascii="Aptos" w:eastAsia="Times New Roman" w:hAnsi="Aptos"/>
                <w:color w:val="000000"/>
                <w:sz w:val="24"/>
                <w:szCs w:val="24"/>
              </w:rPr>
              <w:t>10%</w:t>
            </w:r>
          </w:p>
        </w:tc>
        <w:tc>
          <w:tcPr>
            <w:tcW w:w="0" w:type="auto"/>
            <w:hideMark/>
          </w:tcPr>
          <w:p w14:paraId="0F0F5665" w14:textId="77777777" w:rsidR="00BC6185" w:rsidRDefault="00BC6185">
            <w:pPr>
              <w:jc w:val="right"/>
              <w:rPr>
                <w:rFonts w:eastAsia="Times New Roman"/>
              </w:rPr>
            </w:pPr>
            <w:r>
              <w:rPr>
                <w:rFonts w:ascii="Aptos" w:eastAsia="Times New Roman" w:hAnsi="Aptos"/>
                <w:color w:val="000000"/>
                <w:sz w:val="24"/>
                <w:szCs w:val="24"/>
              </w:rPr>
              <w:t>₹6,15,000</w:t>
            </w:r>
          </w:p>
        </w:tc>
      </w:tr>
      <w:tr w:rsidR="00BC6185" w14:paraId="20B8BFBC" w14:textId="77777777" w:rsidTr="00BC6185">
        <w:tc>
          <w:tcPr>
            <w:tcW w:w="0" w:type="auto"/>
            <w:hideMark/>
          </w:tcPr>
          <w:p w14:paraId="67C12D2B" w14:textId="77777777" w:rsidR="00BC6185" w:rsidRDefault="00BC6185">
            <w:pPr>
              <w:rPr>
                <w:rFonts w:eastAsia="Times New Roman"/>
              </w:rPr>
            </w:pPr>
            <w:r>
              <w:rPr>
                <w:rFonts w:ascii="Aptos" w:eastAsia="Times New Roman" w:hAnsi="Aptos"/>
                <w:color w:val="000000"/>
                <w:sz w:val="24"/>
                <w:szCs w:val="24"/>
              </w:rPr>
              <w:t>Milestone 2</w:t>
            </w:r>
          </w:p>
        </w:tc>
        <w:tc>
          <w:tcPr>
            <w:tcW w:w="0" w:type="auto"/>
            <w:hideMark/>
          </w:tcPr>
          <w:p w14:paraId="78EEAF8C" w14:textId="77777777" w:rsidR="00BC6185" w:rsidRDefault="00BC6185">
            <w:pPr>
              <w:rPr>
                <w:rFonts w:eastAsia="Times New Roman"/>
              </w:rPr>
            </w:pPr>
            <w:r>
              <w:rPr>
                <w:rFonts w:ascii="Aptos" w:eastAsia="Times New Roman" w:hAnsi="Aptos"/>
                <w:color w:val="000000"/>
                <w:sz w:val="24"/>
                <w:szCs w:val="24"/>
              </w:rPr>
              <w:t>Discovery Phase Sign-off</w:t>
            </w:r>
          </w:p>
        </w:tc>
        <w:tc>
          <w:tcPr>
            <w:tcW w:w="0" w:type="auto"/>
            <w:hideMark/>
          </w:tcPr>
          <w:p w14:paraId="77D18165" w14:textId="77777777" w:rsidR="00BC6185" w:rsidRDefault="00BC6185">
            <w:pPr>
              <w:jc w:val="right"/>
              <w:rPr>
                <w:rFonts w:eastAsia="Times New Roman"/>
              </w:rPr>
            </w:pPr>
            <w:r>
              <w:rPr>
                <w:rFonts w:ascii="Aptos" w:eastAsia="Times New Roman" w:hAnsi="Aptos"/>
                <w:color w:val="000000"/>
                <w:sz w:val="24"/>
                <w:szCs w:val="24"/>
              </w:rPr>
              <w:t>15%</w:t>
            </w:r>
          </w:p>
        </w:tc>
        <w:tc>
          <w:tcPr>
            <w:tcW w:w="0" w:type="auto"/>
            <w:hideMark/>
          </w:tcPr>
          <w:p w14:paraId="3B5E037E" w14:textId="77777777" w:rsidR="00BC6185" w:rsidRDefault="00BC6185">
            <w:pPr>
              <w:jc w:val="right"/>
              <w:rPr>
                <w:rFonts w:eastAsia="Times New Roman"/>
              </w:rPr>
            </w:pPr>
            <w:r>
              <w:rPr>
                <w:rFonts w:ascii="Aptos" w:eastAsia="Times New Roman" w:hAnsi="Aptos"/>
                <w:color w:val="000000"/>
                <w:sz w:val="24"/>
                <w:szCs w:val="24"/>
              </w:rPr>
              <w:t>₹9,22,500</w:t>
            </w:r>
          </w:p>
        </w:tc>
      </w:tr>
      <w:tr w:rsidR="00BC6185" w14:paraId="222E5FEE" w14:textId="77777777" w:rsidTr="00BC6185">
        <w:tc>
          <w:tcPr>
            <w:tcW w:w="0" w:type="auto"/>
            <w:hideMark/>
          </w:tcPr>
          <w:p w14:paraId="6AA0434B" w14:textId="77777777" w:rsidR="00BC6185" w:rsidRDefault="00BC6185">
            <w:pPr>
              <w:rPr>
                <w:rFonts w:eastAsia="Times New Roman"/>
              </w:rPr>
            </w:pPr>
            <w:r>
              <w:rPr>
                <w:rFonts w:ascii="Aptos" w:eastAsia="Times New Roman" w:hAnsi="Aptos"/>
                <w:color w:val="000000"/>
                <w:sz w:val="24"/>
                <w:szCs w:val="24"/>
              </w:rPr>
              <w:t>Milestone 3</w:t>
            </w:r>
          </w:p>
        </w:tc>
        <w:tc>
          <w:tcPr>
            <w:tcW w:w="0" w:type="auto"/>
            <w:hideMark/>
          </w:tcPr>
          <w:p w14:paraId="214296B3" w14:textId="77777777" w:rsidR="00BC6185" w:rsidRDefault="00BC6185">
            <w:pPr>
              <w:rPr>
                <w:rFonts w:eastAsia="Times New Roman"/>
              </w:rPr>
            </w:pPr>
            <w:r>
              <w:rPr>
                <w:rFonts w:ascii="Aptos" w:eastAsia="Times New Roman" w:hAnsi="Aptos"/>
                <w:color w:val="000000"/>
                <w:sz w:val="24"/>
                <w:szCs w:val="24"/>
              </w:rPr>
              <w:t>Design Sign-off</w:t>
            </w:r>
          </w:p>
        </w:tc>
        <w:tc>
          <w:tcPr>
            <w:tcW w:w="0" w:type="auto"/>
            <w:hideMark/>
          </w:tcPr>
          <w:p w14:paraId="129C0D93" w14:textId="77777777" w:rsidR="00BC6185" w:rsidRDefault="00BC6185">
            <w:pPr>
              <w:jc w:val="right"/>
              <w:rPr>
                <w:rFonts w:eastAsia="Times New Roman"/>
              </w:rPr>
            </w:pPr>
            <w:r>
              <w:rPr>
                <w:rFonts w:ascii="Aptos" w:eastAsia="Times New Roman" w:hAnsi="Aptos"/>
                <w:color w:val="000000"/>
                <w:sz w:val="24"/>
                <w:szCs w:val="24"/>
              </w:rPr>
              <w:t>15%</w:t>
            </w:r>
          </w:p>
        </w:tc>
        <w:tc>
          <w:tcPr>
            <w:tcW w:w="0" w:type="auto"/>
            <w:hideMark/>
          </w:tcPr>
          <w:p w14:paraId="07C16AE4" w14:textId="77777777" w:rsidR="00BC6185" w:rsidRDefault="00BC6185">
            <w:pPr>
              <w:jc w:val="right"/>
              <w:rPr>
                <w:rFonts w:eastAsia="Times New Roman"/>
              </w:rPr>
            </w:pPr>
            <w:r>
              <w:rPr>
                <w:rFonts w:ascii="Aptos" w:eastAsia="Times New Roman" w:hAnsi="Aptos"/>
                <w:color w:val="000000"/>
                <w:sz w:val="24"/>
                <w:szCs w:val="24"/>
              </w:rPr>
              <w:t>₹9,22,500</w:t>
            </w:r>
          </w:p>
        </w:tc>
      </w:tr>
      <w:tr w:rsidR="00BC6185" w14:paraId="6A0916AE" w14:textId="77777777" w:rsidTr="00BC6185">
        <w:tc>
          <w:tcPr>
            <w:tcW w:w="0" w:type="auto"/>
            <w:hideMark/>
          </w:tcPr>
          <w:p w14:paraId="682302A7" w14:textId="77777777" w:rsidR="00BC6185" w:rsidRDefault="00BC6185">
            <w:pPr>
              <w:rPr>
                <w:rFonts w:eastAsia="Times New Roman"/>
              </w:rPr>
            </w:pPr>
            <w:r>
              <w:rPr>
                <w:rFonts w:ascii="Aptos" w:eastAsia="Times New Roman" w:hAnsi="Aptos"/>
                <w:color w:val="000000"/>
                <w:sz w:val="24"/>
                <w:szCs w:val="24"/>
              </w:rPr>
              <w:t>Milestone 4</w:t>
            </w:r>
          </w:p>
        </w:tc>
        <w:tc>
          <w:tcPr>
            <w:tcW w:w="0" w:type="auto"/>
            <w:hideMark/>
          </w:tcPr>
          <w:p w14:paraId="2229AEAA" w14:textId="77777777" w:rsidR="00BC6185" w:rsidRDefault="00BC6185">
            <w:pPr>
              <w:rPr>
                <w:rFonts w:eastAsia="Times New Roman"/>
              </w:rPr>
            </w:pPr>
            <w:r>
              <w:rPr>
                <w:rFonts w:ascii="Aptos" w:eastAsia="Times New Roman" w:hAnsi="Aptos"/>
                <w:color w:val="000000"/>
                <w:sz w:val="24"/>
                <w:szCs w:val="24"/>
              </w:rPr>
              <w:t>System Integration Testing (SIT) Completion</w:t>
            </w:r>
          </w:p>
        </w:tc>
        <w:tc>
          <w:tcPr>
            <w:tcW w:w="0" w:type="auto"/>
            <w:hideMark/>
          </w:tcPr>
          <w:p w14:paraId="341E7C1C" w14:textId="77777777" w:rsidR="00BC6185" w:rsidRDefault="00BC6185">
            <w:pPr>
              <w:jc w:val="right"/>
              <w:rPr>
                <w:rFonts w:eastAsia="Times New Roman"/>
              </w:rPr>
            </w:pPr>
            <w:r>
              <w:rPr>
                <w:rFonts w:ascii="Aptos" w:eastAsia="Times New Roman" w:hAnsi="Aptos"/>
                <w:color w:val="000000"/>
                <w:sz w:val="24"/>
                <w:szCs w:val="24"/>
              </w:rPr>
              <w:t>20%</w:t>
            </w:r>
          </w:p>
        </w:tc>
        <w:tc>
          <w:tcPr>
            <w:tcW w:w="0" w:type="auto"/>
            <w:hideMark/>
          </w:tcPr>
          <w:p w14:paraId="108C1B89" w14:textId="77777777" w:rsidR="00BC6185" w:rsidRDefault="00BC6185">
            <w:pPr>
              <w:jc w:val="right"/>
              <w:rPr>
                <w:rFonts w:eastAsia="Times New Roman"/>
              </w:rPr>
            </w:pPr>
            <w:r>
              <w:rPr>
                <w:rFonts w:ascii="Aptos" w:eastAsia="Times New Roman" w:hAnsi="Aptos"/>
                <w:color w:val="000000"/>
                <w:sz w:val="24"/>
                <w:szCs w:val="24"/>
              </w:rPr>
              <w:t>₹12,30,000</w:t>
            </w:r>
          </w:p>
        </w:tc>
      </w:tr>
      <w:tr w:rsidR="00BC6185" w14:paraId="01A881B2" w14:textId="77777777" w:rsidTr="00BC6185">
        <w:tc>
          <w:tcPr>
            <w:tcW w:w="0" w:type="auto"/>
            <w:hideMark/>
          </w:tcPr>
          <w:p w14:paraId="79B80F16" w14:textId="77777777" w:rsidR="00BC6185" w:rsidRDefault="00BC6185">
            <w:pPr>
              <w:rPr>
                <w:rFonts w:eastAsia="Times New Roman"/>
              </w:rPr>
            </w:pPr>
            <w:r>
              <w:rPr>
                <w:rFonts w:ascii="Aptos" w:eastAsia="Times New Roman" w:hAnsi="Aptos"/>
                <w:color w:val="000000"/>
                <w:sz w:val="24"/>
                <w:szCs w:val="24"/>
              </w:rPr>
              <w:lastRenderedPageBreak/>
              <w:t>Milestone 5</w:t>
            </w:r>
          </w:p>
        </w:tc>
        <w:tc>
          <w:tcPr>
            <w:tcW w:w="0" w:type="auto"/>
            <w:hideMark/>
          </w:tcPr>
          <w:p w14:paraId="2527C531" w14:textId="77777777" w:rsidR="00BC6185" w:rsidRDefault="00BC6185">
            <w:pPr>
              <w:rPr>
                <w:rFonts w:eastAsia="Times New Roman"/>
              </w:rPr>
            </w:pPr>
            <w:r>
              <w:rPr>
                <w:rFonts w:ascii="Aptos" w:eastAsia="Times New Roman" w:hAnsi="Aptos"/>
                <w:color w:val="000000"/>
                <w:sz w:val="24"/>
                <w:szCs w:val="24"/>
              </w:rPr>
              <w:t>UAT Readiness / Acceptance as applicable under the Agreement</w:t>
            </w:r>
          </w:p>
        </w:tc>
        <w:tc>
          <w:tcPr>
            <w:tcW w:w="0" w:type="auto"/>
            <w:hideMark/>
          </w:tcPr>
          <w:p w14:paraId="01C4A892" w14:textId="77777777" w:rsidR="00BC6185" w:rsidRDefault="00BC6185">
            <w:pPr>
              <w:jc w:val="right"/>
              <w:rPr>
                <w:rFonts w:eastAsia="Times New Roman"/>
              </w:rPr>
            </w:pPr>
            <w:r>
              <w:rPr>
                <w:rFonts w:ascii="Aptos" w:eastAsia="Times New Roman" w:hAnsi="Aptos"/>
                <w:color w:val="000000"/>
                <w:sz w:val="24"/>
                <w:szCs w:val="24"/>
              </w:rPr>
              <w:t>20%</w:t>
            </w:r>
          </w:p>
        </w:tc>
        <w:tc>
          <w:tcPr>
            <w:tcW w:w="0" w:type="auto"/>
            <w:hideMark/>
          </w:tcPr>
          <w:p w14:paraId="70838C41" w14:textId="77777777" w:rsidR="00BC6185" w:rsidRDefault="00BC6185">
            <w:pPr>
              <w:jc w:val="right"/>
              <w:rPr>
                <w:rFonts w:eastAsia="Times New Roman"/>
              </w:rPr>
            </w:pPr>
            <w:r>
              <w:rPr>
                <w:rFonts w:ascii="Aptos" w:eastAsia="Times New Roman" w:hAnsi="Aptos"/>
                <w:color w:val="000000"/>
                <w:sz w:val="24"/>
                <w:szCs w:val="24"/>
              </w:rPr>
              <w:t>₹12,30,000</w:t>
            </w:r>
          </w:p>
        </w:tc>
      </w:tr>
      <w:tr w:rsidR="00BC6185" w14:paraId="1ECD3F2D" w14:textId="77777777" w:rsidTr="00BC6185">
        <w:tc>
          <w:tcPr>
            <w:tcW w:w="0" w:type="auto"/>
            <w:hideMark/>
          </w:tcPr>
          <w:p w14:paraId="3884393F" w14:textId="77777777" w:rsidR="00BC6185" w:rsidRDefault="00BC6185">
            <w:pPr>
              <w:rPr>
                <w:rFonts w:eastAsia="Times New Roman"/>
              </w:rPr>
            </w:pPr>
            <w:r>
              <w:rPr>
                <w:rFonts w:ascii="Aptos" w:eastAsia="Times New Roman" w:hAnsi="Aptos"/>
                <w:color w:val="000000"/>
                <w:sz w:val="24"/>
                <w:szCs w:val="24"/>
              </w:rPr>
              <w:t>Milestone 6</w:t>
            </w:r>
          </w:p>
        </w:tc>
        <w:tc>
          <w:tcPr>
            <w:tcW w:w="0" w:type="auto"/>
            <w:hideMark/>
          </w:tcPr>
          <w:p w14:paraId="4394E67A" w14:textId="77777777" w:rsidR="00BC6185" w:rsidRDefault="00BC6185">
            <w:pPr>
              <w:rPr>
                <w:rFonts w:eastAsia="Times New Roman"/>
              </w:rPr>
            </w:pPr>
            <w:r>
              <w:rPr>
                <w:rFonts w:ascii="Aptos" w:eastAsia="Times New Roman" w:hAnsi="Aptos"/>
                <w:color w:val="000000"/>
                <w:sz w:val="24"/>
                <w:szCs w:val="24"/>
              </w:rPr>
              <w:t>Completion of two (2) months' Warranty Period and closure of all material defects attributable to the Service Provider</w:t>
            </w:r>
          </w:p>
        </w:tc>
        <w:tc>
          <w:tcPr>
            <w:tcW w:w="0" w:type="auto"/>
            <w:hideMark/>
          </w:tcPr>
          <w:p w14:paraId="425AAB4A" w14:textId="77777777" w:rsidR="00BC6185" w:rsidRDefault="00BC6185">
            <w:pPr>
              <w:jc w:val="right"/>
              <w:rPr>
                <w:rFonts w:eastAsia="Times New Roman"/>
              </w:rPr>
            </w:pPr>
            <w:r>
              <w:rPr>
                <w:rFonts w:ascii="Aptos" w:eastAsia="Times New Roman" w:hAnsi="Aptos"/>
                <w:color w:val="000000"/>
                <w:sz w:val="24"/>
                <w:szCs w:val="24"/>
              </w:rPr>
              <w:t>20%</w:t>
            </w:r>
          </w:p>
        </w:tc>
        <w:tc>
          <w:tcPr>
            <w:tcW w:w="0" w:type="auto"/>
            <w:hideMark/>
          </w:tcPr>
          <w:p w14:paraId="2B6A0EF9" w14:textId="77777777" w:rsidR="00BC6185" w:rsidRDefault="00BC6185">
            <w:pPr>
              <w:jc w:val="right"/>
              <w:rPr>
                <w:rFonts w:eastAsia="Times New Roman"/>
              </w:rPr>
            </w:pPr>
            <w:r>
              <w:rPr>
                <w:rFonts w:ascii="Aptos" w:eastAsia="Times New Roman" w:hAnsi="Aptos"/>
                <w:color w:val="000000"/>
                <w:sz w:val="24"/>
                <w:szCs w:val="24"/>
              </w:rPr>
              <w:t>₹12,30,000</w:t>
            </w:r>
          </w:p>
        </w:tc>
      </w:tr>
      <w:tr w:rsidR="00BC6185" w14:paraId="5E425FC4" w14:textId="77777777" w:rsidTr="00BC6185">
        <w:tc>
          <w:tcPr>
            <w:tcW w:w="0" w:type="auto"/>
            <w:hideMark/>
          </w:tcPr>
          <w:p w14:paraId="42FD5739" w14:textId="77777777" w:rsidR="00BC6185" w:rsidRDefault="00BC6185">
            <w:pPr>
              <w:rPr>
                <w:rFonts w:eastAsia="Times New Roman"/>
              </w:rPr>
            </w:pPr>
            <w:r>
              <w:rPr>
                <w:rFonts w:ascii="Aptos" w:eastAsia="Times New Roman" w:hAnsi="Aptos"/>
                <w:b/>
                <w:bCs/>
                <w:color w:val="000000"/>
                <w:sz w:val="24"/>
                <w:szCs w:val="24"/>
              </w:rPr>
              <w:t>Total</w:t>
            </w:r>
          </w:p>
        </w:tc>
        <w:tc>
          <w:tcPr>
            <w:tcW w:w="0" w:type="auto"/>
            <w:hideMark/>
          </w:tcPr>
          <w:p w14:paraId="0C07F030" w14:textId="77777777" w:rsidR="00BC6185" w:rsidRDefault="00BC6185">
            <w:pPr>
              <w:rPr>
                <w:rFonts w:eastAsia="Times New Roman"/>
              </w:rPr>
            </w:pPr>
          </w:p>
        </w:tc>
        <w:tc>
          <w:tcPr>
            <w:tcW w:w="0" w:type="auto"/>
            <w:hideMark/>
          </w:tcPr>
          <w:p w14:paraId="27962A0B" w14:textId="77777777" w:rsidR="00BC6185" w:rsidRDefault="00BC6185">
            <w:pPr>
              <w:jc w:val="right"/>
              <w:rPr>
                <w:rFonts w:ascii="Calibri" w:eastAsia="Times New Roman" w:hAnsi="Calibri" w:cs="Calibri"/>
              </w:rPr>
            </w:pPr>
            <w:r>
              <w:rPr>
                <w:rFonts w:ascii="Aptos" w:eastAsia="Times New Roman" w:hAnsi="Aptos"/>
                <w:b/>
                <w:bCs/>
                <w:color w:val="000000"/>
                <w:sz w:val="24"/>
                <w:szCs w:val="24"/>
              </w:rPr>
              <w:t>100%</w:t>
            </w:r>
          </w:p>
        </w:tc>
        <w:tc>
          <w:tcPr>
            <w:tcW w:w="0" w:type="auto"/>
            <w:hideMark/>
          </w:tcPr>
          <w:p w14:paraId="46D7C236" w14:textId="77777777" w:rsidR="00BC6185" w:rsidRDefault="00BC6185">
            <w:pPr>
              <w:jc w:val="right"/>
              <w:rPr>
                <w:rFonts w:eastAsia="Times New Roman"/>
              </w:rPr>
            </w:pPr>
            <w:r>
              <w:rPr>
                <w:rFonts w:ascii="Aptos" w:eastAsia="Times New Roman" w:hAnsi="Aptos"/>
                <w:b/>
                <w:bCs/>
                <w:color w:val="000000"/>
                <w:sz w:val="24"/>
                <w:szCs w:val="24"/>
              </w:rPr>
              <w:t>₹61,50,000</w:t>
            </w:r>
          </w:p>
        </w:tc>
      </w:tr>
    </w:tbl>
    <w:p w14:paraId="3360CD5A" w14:textId="77777777" w:rsidR="00BC6185" w:rsidRDefault="00BC6185" w:rsidP="00BC6185">
      <w:pPr>
        <w:pStyle w:val="NormalWeb"/>
        <w:rPr>
          <w:rFonts w:ascii="Aptos" w:eastAsiaTheme="minorHAnsi" w:hAnsi="Aptos" w:cs="Calibri"/>
        </w:rPr>
      </w:pPr>
      <w:r>
        <w:rPr>
          <w:rFonts w:ascii="Aptos" w:hAnsi="Aptos"/>
          <w:color w:val="000000"/>
        </w:rPr>
        <w:t>Payment against each milestone shall be subject to submission of a valid invoice and written confirmation/acceptance of the applicable milestone by IndiGo.</w:t>
      </w:r>
    </w:p>
    <w:p w14:paraId="23B2C5CC" w14:textId="77777777" w:rsidR="00BC6185" w:rsidRDefault="00BC6185" w:rsidP="00BC6185">
      <w:pPr>
        <w:pStyle w:val="Heading2"/>
        <w:rPr>
          <w:rFonts w:ascii="Aptos" w:hAnsi="Aptos"/>
        </w:rPr>
      </w:pPr>
      <w:r>
        <w:rPr>
          <w:rFonts w:ascii="Aptos" w:hAnsi="Aptos"/>
          <w:color w:val="000000"/>
        </w:rPr>
        <w:t>3. Licence and Third-Party Components</w:t>
      </w:r>
    </w:p>
    <w:p w14:paraId="1C5ADD42" w14:textId="77777777" w:rsidR="00BC6185" w:rsidRDefault="00BC6185" w:rsidP="00BC6185">
      <w:pPr>
        <w:pStyle w:val="NormalWeb"/>
        <w:rPr>
          <w:rFonts w:ascii="Aptos" w:eastAsiaTheme="minorHAnsi" w:hAnsi="Aptos"/>
        </w:rPr>
      </w:pPr>
      <w:r>
        <w:rPr>
          <w:rFonts w:ascii="Aptos" w:hAnsi="Aptos"/>
          <w:color w:val="000000"/>
        </w:rPr>
        <w:t>No separate proprietary software licence, platform subscription or recurring licence fee of the Service Provider is included or payable under the agreed commercial arrangement.</w:t>
      </w:r>
    </w:p>
    <w:p w14:paraId="64E6DEA7" w14:textId="77777777" w:rsidR="00BC6185" w:rsidRDefault="00BC6185" w:rsidP="00BC6185">
      <w:pPr>
        <w:pStyle w:val="NormalWeb"/>
        <w:rPr>
          <w:rFonts w:ascii="Aptos" w:hAnsi="Aptos"/>
        </w:rPr>
      </w:pPr>
      <w:r>
        <w:rPr>
          <w:rFonts w:ascii="Aptos" w:hAnsi="Aptos"/>
          <w:color w:val="000000"/>
        </w:rPr>
        <w:t>The Service Provider has confirmed that the solution shall utilize infrastructure provided by IndiGo and that no additional licence is presently required for delivery of the agreed scope.</w:t>
      </w:r>
    </w:p>
    <w:p w14:paraId="07F896EC" w14:textId="77777777" w:rsidR="00BC6185" w:rsidRDefault="00BC6185" w:rsidP="00BC6185">
      <w:pPr>
        <w:pStyle w:val="NormalWeb"/>
        <w:rPr>
          <w:rFonts w:ascii="Aptos" w:hAnsi="Aptos"/>
        </w:rPr>
      </w:pPr>
      <w:r>
        <w:rPr>
          <w:rFonts w:ascii="Aptos" w:hAnsi="Aptos"/>
          <w:color w:val="000000"/>
        </w:rPr>
        <w:t>If, during implementation, the Service Provider identifies any third-party software, licence, SaaS/PaaS service, cloud service or other chargeable component not expressly included in this Annexure, the same shall:</w:t>
      </w:r>
    </w:p>
    <w:p w14:paraId="66C27E93" w14:textId="77777777" w:rsidR="00BC6185" w:rsidRDefault="00BC6185" w:rsidP="00BC6185">
      <w:pPr>
        <w:pStyle w:val="NormalWeb"/>
        <w:rPr>
          <w:rFonts w:ascii="Aptos" w:hAnsi="Aptos"/>
        </w:rPr>
      </w:pPr>
      <w:r>
        <w:rPr>
          <w:rFonts w:ascii="Aptos" w:hAnsi="Aptos"/>
          <w:color w:val="000000"/>
        </w:rPr>
        <w:t>(a) not be procured, activated or deployed without IndiGo's prior written approval;</w:t>
      </w:r>
    </w:p>
    <w:p w14:paraId="4E7EB900" w14:textId="77777777" w:rsidR="00BC6185" w:rsidRDefault="00BC6185" w:rsidP="00BC6185">
      <w:pPr>
        <w:pStyle w:val="NormalWeb"/>
        <w:rPr>
          <w:rFonts w:ascii="Aptos" w:hAnsi="Aptos"/>
        </w:rPr>
      </w:pPr>
      <w:r>
        <w:rPr>
          <w:rFonts w:ascii="Aptos" w:hAnsi="Aptos"/>
          <w:color w:val="000000"/>
        </w:rPr>
        <w:t>(b) be supported by appropriate commercial and technical justification;</w:t>
      </w:r>
    </w:p>
    <w:p w14:paraId="6E8C088B" w14:textId="77777777" w:rsidR="00BC6185" w:rsidRDefault="00BC6185" w:rsidP="00BC6185">
      <w:pPr>
        <w:pStyle w:val="NormalWeb"/>
        <w:rPr>
          <w:rFonts w:ascii="Aptos" w:hAnsi="Aptos"/>
        </w:rPr>
      </w:pPr>
      <w:r>
        <w:rPr>
          <w:rFonts w:ascii="Aptos" w:hAnsi="Aptos"/>
          <w:color w:val="000000"/>
        </w:rPr>
        <w:t>(c) be subject to IndiGo's Architecture, Information Security, Procurement and other applicable internal approvals; and</w:t>
      </w:r>
    </w:p>
    <w:p w14:paraId="0D30AAA5" w14:textId="77777777" w:rsidR="00BC6185" w:rsidRDefault="00BC6185" w:rsidP="00BC6185">
      <w:pPr>
        <w:pStyle w:val="NormalWeb"/>
        <w:rPr>
          <w:rFonts w:ascii="Aptos" w:hAnsi="Aptos"/>
        </w:rPr>
      </w:pPr>
      <w:r>
        <w:rPr>
          <w:rFonts w:ascii="Aptos" w:hAnsi="Aptos"/>
          <w:color w:val="000000"/>
        </w:rPr>
        <w:t>(d) not result in any additional liability or payment obligation for IndiGo unless expressly agreed through a written amendment, Purchase Order or approved Change Request.</w:t>
      </w:r>
    </w:p>
    <w:p w14:paraId="1F0F3005" w14:textId="77777777" w:rsidR="00BC6185" w:rsidRDefault="00BC6185" w:rsidP="00BC6185">
      <w:pPr>
        <w:pStyle w:val="Heading2"/>
        <w:rPr>
          <w:rFonts w:ascii="Aptos" w:hAnsi="Aptos"/>
        </w:rPr>
      </w:pPr>
      <w:r>
        <w:rPr>
          <w:rFonts w:ascii="Aptos" w:hAnsi="Aptos"/>
          <w:color w:val="000000"/>
        </w:rPr>
        <w:t>4. Warranty</w:t>
      </w:r>
    </w:p>
    <w:p w14:paraId="24B1EC83" w14:textId="77777777" w:rsidR="00BC6185" w:rsidRDefault="00BC6185" w:rsidP="00BC6185">
      <w:pPr>
        <w:pStyle w:val="NormalWeb"/>
        <w:rPr>
          <w:rFonts w:ascii="Aptos" w:eastAsiaTheme="minorHAnsi" w:hAnsi="Aptos"/>
        </w:rPr>
      </w:pPr>
      <w:r>
        <w:rPr>
          <w:rFonts w:ascii="Aptos" w:hAnsi="Aptos"/>
          <w:color w:val="000000"/>
        </w:rPr>
        <w:t xml:space="preserve">The Service Provider shall provide </w:t>
      </w:r>
      <w:r>
        <w:rPr>
          <w:rFonts w:ascii="Aptos" w:hAnsi="Aptos"/>
          <w:b/>
          <w:bCs/>
          <w:color w:val="000000"/>
        </w:rPr>
        <w:t>two (2) months of warranty support from Go-Live at no additional cost</w:t>
      </w:r>
      <w:r>
        <w:rPr>
          <w:rFonts w:ascii="Aptos" w:hAnsi="Aptos"/>
          <w:color w:val="000000"/>
        </w:rPr>
        <w:t>.</w:t>
      </w:r>
    </w:p>
    <w:p w14:paraId="58CB1602" w14:textId="77777777" w:rsidR="00BC6185" w:rsidRDefault="00BC6185" w:rsidP="00BC6185">
      <w:pPr>
        <w:pStyle w:val="NormalWeb"/>
        <w:rPr>
          <w:rFonts w:ascii="Aptos" w:hAnsi="Aptos"/>
        </w:rPr>
      </w:pPr>
      <w:r>
        <w:rPr>
          <w:rFonts w:ascii="Aptos" w:hAnsi="Aptos"/>
          <w:color w:val="000000"/>
        </w:rPr>
        <w:t>The warranty shall include defect rectification, bug fixes, issue analysis, deployment assistance, configuration support, application stabilization and knowledge-transfer/transition assistance relating to the implemented solution.</w:t>
      </w:r>
    </w:p>
    <w:p w14:paraId="02184251" w14:textId="77777777" w:rsidR="00BC6185" w:rsidRDefault="00BC6185" w:rsidP="00BC6185">
      <w:pPr>
        <w:pStyle w:val="NormalWeb"/>
        <w:rPr>
          <w:rFonts w:ascii="Aptos" w:hAnsi="Aptos"/>
        </w:rPr>
      </w:pPr>
      <w:r>
        <w:rPr>
          <w:rFonts w:ascii="Aptos" w:hAnsi="Aptos"/>
          <w:color w:val="000000"/>
        </w:rPr>
        <w:lastRenderedPageBreak/>
        <w:t>No separate warranty or KT charges shall be payable by IndiGo during the Warranty Period.</w:t>
      </w:r>
    </w:p>
    <w:p w14:paraId="2D7D16A7" w14:textId="2BC35675" w:rsidR="00BC6185" w:rsidRDefault="00BC6185" w:rsidP="00BC6185">
      <w:pPr>
        <w:pStyle w:val="Heading2"/>
        <w:rPr>
          <w:rFonts w:ascii="Aptos" w:hAnsi="Aptos"/>
        </w:rPr>
      </w:pPr>
      <w:r>
        <w:rPr>
          <w:rFonts w:ascii="Aptos" w:hAnsi="Aptos"/>
          <w:color w:val="000000"/>
        </w:rPr>
        <w:t>5. Taxes and Payment Terms</w:t>
      </w:r>
    </w:p>
    <w:p w14:paraId="32DAC87B" w14:textId="77777777" w:rsidR="00BC6185" w:rsidRDefault="00BC6185" w:rsidP="00BC6185">
      <w:pPr>
        <w:pStyle w:val="NormalWeb"/>
        <w:rPr>
          <w:rFonts w:ascii="Aptos" w:eastAsiaTheme="minorHAnsi" w:hAnsi="Aptos"/>
        </w:rPr>
      </w:pPr>
      <w:r>
        <w:rPr>
          <w:rFonts w:ascii="Aptos" w:hAnsi="Aptos"/>
          <w:color w:val="000000"/>
        </w:rPr>
        <w:t>Applicable taxes shall be payable additionally at actuals in accordance with applicable law, subject to submission of a valid tax invoice.</w:t>
      </w:r>
    </w:p>
    <w:p w14:paraId="0E49D8EC" w14:textId="77777777" w:rsidR="00BC6185" w:rsidRDefault="00BC6185" w:rsidP="00BC6185">
      <w:pPr>
        <w:pStyle w:val="NormalWeb"/>
        <w:rPr>
          <w:rFonts w:ascii="Aptos" w:hAnsi="Aptos"/>
        </w:rPr>
      </w:pPr>
      <w:r>
        <w:rPr>
          <w:rFonts w:ascii="Aptos" w:hAnsi="Aptos"/>
          <w:color w:val="000000"/>
        </w:rPr>
        <w:t xml:space="preserve">Payment shall be processed within </w:t>
      </w:r>
      <w:r>
        <w:rPr>
          <w:rFonts w:ascii="Aptos" w:hAnsi="Aptos"/>
          <w:b/>
          <w:bCs/>
          <w:color w:val="000000"/>
        </w:rPr>
        <w:t>forty-five (45) days</w:t>
      </w:r>
      <w:r>
        <w:rPr>
          <w:rFonts w:ascii="Aptos" w:hAnsi="Aptos"/>
          <w:color w:val="000000"/>
        </w:rPr>
        <w:t xml:space="preserve"> from receipt of a correct and undisputed invoice, subject to completion and acceptance of the corresponding milestone/service and </w:t>
      </w:r>
      <w:proofErr w:type="spellStart"/>
      <w:r>
        <w:rPr>
          <w:rFonts w:ascii="Aptos" w:hAnsi="Aptos"/>
          <w:color w:val="000000"/>
        </w:rPr>
        <w:t>fulfillment</w:t>
      </w:r>
      <w:proofErr w:type="spellEnd"/>
      <w:r>
        <w:rPr>
          <w:rFonts w:ascii="Aptos" w:hAnsi="Aptos"/>
          <w:color w:val="000000"/>
        </w:rPr>
        <w:t xml:space="preserve"> of applicable contractual requirements.</w:t>
      </w:r>
    </w:p>
    <w:p w14:paraId="42139F17" w14:textId="77777777" w:rsidR="00BC6185" w:rsidRDefault="00BC6185" w:rsidP="00BC6185">
      <w:pPr>
        <w:pStyle w:val="NormalWeb"/>
        <w:rPr>
          <w:rFonts w:ascii="Aptos" w:hAnsi="Aptos"/>
        </w:rPr>
      </w:pPr>
      <w:r>
        <w:rPr>
          <w:rFonts w:ascii="Aptos" w:hAnsi="Aptos"/>
          <w:color w:val="000000"/>
        </w:rPr>
        <w:t>Any statutory deductions, including withholding taxes, shall be made by IndiGo in accordance with applicable law.</w:t>
      </w:r>
    </w:p>
    <w:p w14:paraId="33EE08C1" w14:textId="77777777" w:rsidR="00BC6185" w:rsidRDefault="00BC6185" w:rsidP="00B45B97">
      <w:pPr>
        <w:ind w:left="1440" w:firstLine="720"/>
        <w:rPr>
          <w:rFonts w:ascii="Times New Roman" w:hAnsi="Times New Roman" w:cs="Times New Roman"/>
          <w:b/>
        </w:rPr>
      </w:pPr>
    </w:p>
    <w:p w14:paraId="25D2C20A" w14:textId="77777777" w:rsidR="00BC6185" w:rsidRDefault="00BC6185" w:rsidP="00B45B97">
      <w:pPr>
        <w:ind w:left="1440" w:firstLine="720"/>
        <w:rPr>
          <w:rFonts w:ascii="Times New Roman" w:hAnsi="Times New Roman" w:cs="Times New Roman"/>
          <w:b/>
        </w:rPr>
      </w:pPr>
    </w:p>
    <w:p w14:paraId="17CCF6D3" w14:textId="77777777" w:rsidR="00BC6185" w:rsidRDefault="00BC6185" w:rsidP="00B45B97">
      <w:pPr>
        <w:ind w:left="1440" w:firstLine="720"/>
        <w:rPr>
          <w:rFonts w:ascii="Times New Roman" w:hAnsi="Times New Roman" w:cs="Times New Roman"/>
          <w:b/>
        </w:rPr>
      </w:pPr>
    </w:p>
    <w:p w14:paraId="1C3898C3" w14:textId="77777777" w:rsidR="00BC6185" w:rsidRDefault="00BC6185" w:rsidP="00B45B97">
      <w:pPr>
        <w:ind w:left="1440" w:firstLine="720"/>
        <w:rPr>
          <w:rFonts w:ascii="Times New Roman" w:hAnsi="Times New Roman" w:cs="Times New Roman"/>
          <w:b/>
        </w:rPr>
      </w:pPr>
    </w:p>
    <w:p w14:paraId="0EB79E6C" w14:textId="77777777" w:rsidR="00BC6185" w:rsidRDefault="00BC6185" w:rsidP="00B45B97">
      <w:pPr>
        <w:ind w:left="1440" w:firstLine="720"/>
        <w:rPr>
          <w:rFonts w:ascii="Times New Roman" w:hAnsi="Times New Roman" w:cs="Times New Roman"/>
          <w:b/>
        </w:rPr>
      </w:pPr>
    </w:p>
    <w:p w14:paraId="411C9C18" w14:textId="77777777" w:rsidR="00BC6185" w:rsidRDefault="00BC6185" w:rsidP="00B45B97">
      <w:pPr>
        <w:ind w:left="1440" w:firstLine="720"/>
        <w:rPr>
          <w:rFonts w:ascii="Times New Roman" w:hAnsi="Times New Roman" w:cs="Times New Roman"/>
          <w:b/>
        </w:rPr>
      </w:pPr>
    </w:p>
    <w:p w14:paraId="059E4F1F" w14:textId="77777777" w:rsidR="00BC6185" w:rsidRDefault="00BC6185" w:rsidP="00B45B97">
      <w:pPr>
        <w:ind w:left="1440" w:firstLine="720"/>
        <w:rPr>
          <w:rFonts w:ascii="Times New Roman" w:hAnsi="Times New Roman" w:cs="Times New Roman"/>
          <w:b/>
        </w:rPr>
      </w:pPr>
    </w:p>
    <w:p w14:paraId="3FDA1B2C" w14:textId="77777777" w:rsidR="00BC6185" w:rsidRDefault="00BC6185" w:rsidP="00B45B97">
      <w:pPr>
        <w:ind w:left="1440" w:firstLine="720"/>
        <w:rPr>
          <w:rFonts w:ascii="Times New Roman" w:hAnsi="Times New Roman" w:cs="Times New Roman"/>
          <w:b/>
        </w:rPr>
      </w:pPr>
    </w:p>
    <w:p w14:paraId="20494AC6" w14:textId="77777777" w:rsidR="00BC6185" w:rsidRDefault="00BC6185" w:rsidP="00B45B97">
      <w:pPr>
        <w:ind w:left="1440" w:firstLine="720"/>
        <w:rPr>
          <w:rFonts w:ascii="Times New Roman" w:hAnsi="Times New Roman" w:cs="Times New Roman"/>
          <w:b/>
        </w:rPr>
      </w:pPr>
    </w:p>
    <w:p w14:paraId="72F55457" w14:textId="77777777" w:rsidR="00BC6185" w:rsidRDefault="00BC6185" w:rsidP="00B45B97">
      <w:pPr>
        <w:ind w:left="1440" w:firstLine="720"/>
        <w:rPr>
          <w:rFonts w:ascii="Times New Roman" w:hAnsi="Times New Roman" w:cs="Times New Roman"/>
          <w:b/>
        </w:rPr>
      </w:pPr>
    </w:p>
    <w:p w14:paraId="5EC24E22" w14:textId="77777777" w:rsidR="00BC6185" w:rsidRDefault="00BC6185" w:rsidP="00B45B97">
      <w:pPr>
        <w:ind w:left="1440" w:firstLine="720"/>
        <w:rPr>
          <w:rFonts w:ascii="Times New Roman" w:hAnsi="Times New Roman" w:cs="Times New Roman"/>
          <w:b/>
        </w:rPr>
      </w:pPr>
    </w:p>
    <w:p w14:paraId="2A7E8560" w14:textId="77777777" w:rsidR="00BC6185" w:rsidRDefault="00BC6185" w:rsidP="00B45B97">
      <w:pPr>
        <w:ind w:left="1440" w:firstLine="720"/>
        <w:rPr>
          <w:rFonts w:ascii="Times New Roman" w:hAnsi="Times New Roman" w:cs="Times New Roman"/>
          <w:b/>
        </w:rPr>
      </w:pPr>
    </w:p>
    <w:p w14:paraId="7BCAC1B2" w14:textId="77777777" w:rsidR="00BC6185" w:rsidRDefault="00BC6185" w:rsidP="00B45B97">
      <w:pPr>
        <w:ind w:left="1440" w:firstLine="720"/>
        <w:rPr>
          <w:rFonts w:ascii="Times New Roman" w:hAnsi="Times New Roman" w:cs="Times New Roman"/>
          <w:b/>
        </w:rPr>
      </w:pPr>
    </w:p>
    <w:p w14:paraId="3FB3E577" w14:textId="77777777" w:rsidR="00BC6185" w:rsidRDefault="00BC6185" w:rsidP="00B45B97">
      <w:pPr>
        <w:ind w:left="1440" w:firstLine="720"/>
        <w:rPr>
          <w:rFonts w:ascii="Times New Roman" w:hAnsi="Times New Roman" w:cs="Times New Roman"/>
          <w:b/>
        </w:rPr>
      </w:pPr>
    </w:p>
    <w:p w14:paraId="318A8F34" w14:textId="77777777" w:rsidR="00BC6185" w:rsidRDefault="00BC6185" w:rsidP="00B45B97">
      <w:pPr>
        <w:ind w:left="1440" w:firstLine="720"/>
        <w:rPr>
          <w:rFonts w:ascii="Times New Roman" w:hAnsi="Times New Roman" w:cs="Times New Roman"/>
          <w:b/>
        </w:rPr>
      </w:pPr>
    </w:p>
    <w:p w14:paraId="650FEA96" w14:textId="77777777" w:rsidR="00BC6185" w:rsidRDefault="00BC6185" w:rsidP="00B45B97">
      <w:pPr>
        <w:ind w:left="1440" w:firstLine="720"/>
        <w:rPr>
          <w:rFonts w:ascii="Times New Roman" w:hAnsi="Times New Roman" w:cs="Times New Roman"/>
          <w:b/>
        </w:rPr>
      </w:pPr>
    </w:p>
    <w:p w14:paraId="72DB97C1" w14:textId="2EA762EC" w:rsidR="007152A4" w:rsidRDefault="007152A4" w:rsidP="00B45B97">
      <w:pPr>
        <w:ind w:left="1440" w:firstLine="720"/>
        <w:rPr>
          <w:rFonts w:ascii="Times New Roman" w:hAnsi="Times New Roman" w:cs="Times New Roman"/>
          <w:b/>
        </w:rPr>
      </w:pPr>
      <w:r>
        <w:rPr>
          <w:rFonts w:ascii="Times New Roman" w:hAnsi="Times New Roman" w:cs="Times New Roman"/>
          <w:b/>
        </w:rPr>
        <w:lastRenderedPageBreak/>
        <w:t xml:space="preserve">Annexure </w:t>
      </w:r>
      <w:r w:rsidR="001C01E7">
        <w:rPr>
          <w:rFonts w:ascii="Times New Roman" w:hAnsi="Times New Roman" w:cs="Times New Roman"/>
          <w:b/>
        </w:rPr>
        <w:t>D</w:t>
      </w:r>
      <w:r>
        <w:rPr>
          <w:rFonts w:ascii="Times New Roman" w:hAnsi="Times New Roman" w:cs="Times New Roman"/>
          <w:b/>
        </w:rPr>
        <w:t xml:space="preserve"> (IndiGo’s Supplier Code of Conduct)</w:t>
      </w:r>
    </w:p>
    <w:p w14:paraId="376AB218" w14:textId="77777777" w:rsidR="007152A4" w:rsidRDefault="007152A4" w:rsidP="007152A4">
      <w:pPr>
        <w:rPr>
          <w:rFonts w:ascii="Times New Roman" w:hAnsi="Times New Roman" w:cs="Times New Roman"/>
          <w:b/>
        </w:rPr>
      </w:pPr>
    </w:p>
    <w:p w14:paraId="710FE998" w14:textId="04E4D620" w:rsidR="00093E3C" w:rsidRPr="00093E3C" w:rsidRDefault="00093E3C" w:rsidP="006B4150">
      <w:pPr>
        <w:jc w:val="both"/>
        <w:rPr>
          <w:rFonts w:ascii="Times New Roman" w:hAnsi="Times New Roman" w:cs="Times New Roman"/>
          <w:bCs/>
        </w:rPr>
      </w:pPr>
      <w:r w:rsidRPr="00093E3C">
        <w:rPr>
          <w:rFonts w:ascii="Times New Roman" w:hAnsi="Times New Roman" w:cs="Times New Roman"/>
          <w:bCs/>
        </w:rPr>
        <w:t xml:space="preserve">During the Term of this Agreement, the </w:t>
      </w:r>
      <w:r w:rsidR="004226E3">
        <w:rPr>
          <w:rFonts w:ascii="Times New Roman" w:hAnsi="Times New Roman" w:cs="Times New Roman"/>
          <w:bCs/>
        </w:rPr>
        <w:t>Service Provider</w:t>
      </w:r>
      <w:r w:rsidRPr="00093E3C">
        <w:rPr>
          <w:rFonts w:ascii="Times New Roman" w:hAnsi="Times New Roman" w:cs="Times New Roman"/>
          <w:bCs/>
        </w:rPr>
        <w:t xml:space="preserve"> shall:</w:t>
      </w:r>
    </w:p>
    <w:p w14:paraId="2065F15D" w14:textId="4610745D" w:rsidR="00093E3C" w:rsidRPr="00D91F13" w:rsidRDefault="00093E3C" w:rsidP="0031506C">
      <w:pPr>
        <w:numPr>
          <w:ilvl w:val="0"/>
          <w:numId w:val="34"/>
        </w:numPr>
        <w:ind w:leftChars="-1" w:left="0" w:hangingChars="1" w:hanging="2"/>
        <w:jc w:val="both"/>
        <w:rPr>
          <w:rFonts w:ascii="Times New Roman" w:hAnsi="Times New Roman" w:cs="Times New Roman"/>
          <w:bCs/>
        </w:rPr>
      </w:pPr>
      <w:r w:rsidRPr="00093E3C">
        <w:rPr>
          <w:rFonts w:ascii="Times New Roman" w:hAnsi="Times New Roman" w:cs="Times New Roman"/>
          <w:bCs/>
        </w:rPr>
        <w:t xml:space="preserve">Comply with all applicable laws including all relevant </w:t>
      </w:r>
      <w:proofErr w:type="spellStart"/>
      <w:r w:rsidRPr="00093E3C">
        <w:rPr>
          <w:rFonts w:ascii="Times New Roman" w:hAnsi="Times New Roman" w:cs="Times New Roman"/>
          <w:bCs/>
        </w:rPr>
        <w:t>labour</w:t>
      </w:r>
      <w:proofErr w:type="spellEnd"/>
      <w:r w:rsidRPr="00093E3C">
        <w:rPr>
          <w:rFonts w:ascii="Times New Roman" w:hAnsi="Times New Roman" w:cs="Times New Roman"/>
          <w:bCs/>
        </w:rPr>
        <w:t xml:space="preserve"> laws and specifically ensure:</w:t>
      </w:r>
    </w:p>
    <w:p w14:paraId="6B2C5DA7" w14:textId="107C2C2D" w:rsidR="00093E3C" w:rsidRPr="00D91F13" w:rsidRDefault="00093E3C" w:rsidP="0031506C">
      <w:pPr>
        <w:numPr>
          <w:ilvl w:val="0"/>
          <w:numId w:val="33"/>
        </w:numPr>
        <w:ind w:leftChars="-1" w:left="0" w:hangingChars="1" w:hanging="2"/>
        <w:jc w:val="both"/>
        <w:rPr>
          <w:rFonts w:ascii="Times New Roman" w:hAnsi="Times New Roman" w:cs="Times New Roman"/>
          <w:bCs/>
        </w:rPr>
      </w:pPr>
      <w:r w:rsidRPr="00093E3C">
        <w:rPr>
          <w:rFonts w:ascii="Times New Roman" w:hAnsi="Times New Roman" w:cs="Times New Roman"/>
          <w:bCs/>
        </w:rPr>
        <w:t xml:space="preserve">Ensure that there is no Child &amp; forced </w:t>
      </w:r>
      <w:proofErr w:type="spellStart"/>
      <w:r w:rsidRPr="00093E3C">
        <w:rPr>
          <w:rFonts w:ascii="Times New Roman" w:hAnsi="Times New Roman" w:cs="Times New Roman"/>
          <w:bCs/>
        </w:rPr>
        <w:t>labour</w:t>
      </w:r>
      <w:proofErr w:type="spellEnd"/>
      <w:r w:rsidRPr="00093E3C">
        <w:rPr>
          <w:rFonts w:ascii="Times New Roman" w:hAnsi="Times New Roman" w:cs="Times New Roman"/>
          <w:bCs/>
        </w:rPr>
        <w:t xml:space="preserve"> i.e., Suppliers shall not employ individuals who are below the legal working age as defined by the relevant local, national, and international </w:t>
      </w:r>
      <w:proofErr w:type="spellStart"/>
      <w:r w:rsidRPr="00093E3C">
        <w:rPr>
          <w:rFonts w:ascii="Times New Roman" w:hAnsi="Times New Roman" w:cs="Times New Roman"/>
          <w:bCs/>
        </w:rPr>
        <w:t>labour</w:t>
      </w:r>
      <w:proofErr w:type="spellEnd"/>
      <w:r w:rsidRPr="00093E3C">
        <w:rPr>
          <w:rFonts w:ascii="Times New Roman" w:hAnsi="Times New Roman" w:cs="Times New Roman"/>
          <w:bCs/>
        </w:rPr>
        <w:t xml:space="preserve"> laws and conventions.</w:t>
      </w:r>
    </w:p>
    <w:p w14:paraId="2011D259" w14:textId="77777777" w:rsidR="00093E3C" w:rsidRPr="00093E3C" w:rsidRDefault="00093E3C" w:rsidP="0031506C">
      <w:pPr>
        <w:numPr>
          <w:ilvl w:val="0"/>
          <w:numId w:val="33"/>
        </w:numPr>
        <w:ind w:leftChars="-1" w:left="0" w:hangingChars="1" w:hanging="2"/>
        <w:jc w:val="both"/>
        <w:rPr>
          <w:rFonts w:ascii="Times New Roman" w:hAnsi="Times New Roman" w:cs="Times New Roman"/>
          <w:bCs/>
        </w:rPr>
      </w:pPr>
      <w:r w:rsidRPr="00093E3C">
        <w:rPr>
          <w:rFonts w:ascii="Times New Roman" w:hAnsi="Times New Roman" w:cs="Times New Roman"/>
          <w:bCs/>
        </w:rPr>
        <w:t xml:space="preserve">Adhere to all legal requirements/compliances, for employment of their employees, members, staff and ensure that all policies and practices related to employment of employees should be applied without any discrimination (i.e., no discrimination based on age, gender, race, religion, or any other protected characteristic). </w:t>
      </w:r>
    </w:p>
    <w:p w14:paraId="66BF627E" w14:textId="77777777" w:rsidR="00093E3C" w:rsidRPr="00093E3C" w:rsidRDefault="00093E3C" w:rsidP="006B4150">
      <w:pPr>
        <w:jc w:val="both"/>
        <w:rPr>
          <w:rFonts w:ascii="Times New Roman" w:hAnsi="Times New Roman" w:cs="Times New Roman"/>
          <w:bCs/>
        </w:rPr>
      </w:pPr>
    </w:p>
    <w:p w14:paraId="43473FF9" w14:textId="1D8CAF2A" w:rsidR="00093E3C" w:rsidRPr="00D91F13" w:rsidRDefault="00093E3C" w:rsidP="0031506C">
      <w:pPr>
        <w:numPr>
          <w:ilvl w:val="0"/>
          <w:numId w:val="34"/>
        </w:numPr>
        <w:ind w:leftChars="-1" w:left="0" w:hangingChars="1" w:hanging="2"/>
        <w:jc w:val="both"/>
        <w:rPr>
          <w:rFonts w:ascii="Times New Roman" w:hAnsi="Times New Roman" w:cs="Times New Roman"/>
          <w:bCs/>
        </w:rPr>
      </w:pPr>
      <w:r w:rsidRPr="00093E3C">
        <w:rPr>
          <w:rFonts w:ascii="Times New Roman" w:hAnsi="Times New Roman" w:cs="Times New Roman"/>
          <w:bCs/>
        </w:rPr>
        <w:t xml:space="preserve">Comply with applicable laws and regulations concerning bribery, corruption, fraud and any other prohibited business practices and specifically with: </w:t>
      </w:r>
    </w:p>
    <w:p w14:paraId="59C4E804" w14:textId="0585DB92" w:rsidR="00093E3C" w:rsidRPr="00093E3C" w:rsidRDefault="00093E3C" w:rsidP="006B4150">
      <w:pPr>
        <w:jc w:val="both"/>
        <w:rPr>
          <w:rFonts w:ascii="Times New Roman" w:hAnsi="Times New Roman" w:cs="Times New Roman"/>
          <w:bCs/>
        </w:rPr>
      </w:pPr>
      <w:r w:rsidRPr="00093E3C">
        <w:rPr>
          <w:rFonts w:ascii="Times New Roman" w:hAnsi="Times New Roman" w:cs="Times New Roman"/>
          <w:bCs/>
        </w:rPr>
        <w:t>(a)</w:t>
      </w:r>
      <w:r w:rsidRPr="00093E3C">
        <w:rPr>
          <w:rFonts w:ascii="Times New Roman" w:hAnsi="Times New Roman" w:cs="Times New Roman"/>
          <w:bCs/>
        </w:rPr>
        <w:tab/>
        <w:t>Prevention of Corruption Act of India, 1988 (PCA);</w:t>
      </w:r>
    </w:p>
    <w:p w14:paraId="630885BB" w14:textId="30436CDB" w:rsidR="00093E3C" w:rsidRPr="00093E3C" w:rsidRDefault="00093E3C" w:rsidP="006B4150">
      <w:pPr>
        <w:jc w:val="both"/>
        <w:rPr>
          <w:rFonts w:ascii="Times New Roman" w:hAnsi="Times New Roman" w:cs="Times New Roman"/>
          <w:bCs/>
        </w:rPr>
      </w:pPr>
      <w:r w:rsidRPr="00093E3C">
        <w:rPr>
          <w:rFonts w:ascii="Times New Roman" w:hAnsi="Times New Roman" w:cs="Times New Roman"/>
          <w:bCs/>
        </w:rPr>
        <w:t>(b)</w:t>
      </w:r>
      <w:r w:rsidRPr="00093E3C">
        <w:rPr>
          <w:rFonts w:ascii="Times New Roman" w:hAnsi="Times New Roman" w:cs="Times New Roman"/>
          <w:bCs/>
        </w:rPr>
        <w:tab/>
        <w:t>Foreign Corrupt Practices Act of US, 1977 (FCPA); and</w:t>
      </w:r>
    </w:p>
    <w:p w14:paraId="562EF1DA" w14:textId="5E1F2D4A" w:rsidR="00093E3C" w:rsidRPr="00093E3C" w:rsidRDefault="00093E3C" w:rsidP="006B4150">
      <w:pPr>
        <w:jc w:val="both"/>
        <w:rPr>
          <w:rFonts w:ascii="Times New Roman" w:hAnsi="Times New Roman" w:cs="Times New Roman"/>
          <w:bCs/>
        </w:rPr>
      </w:pPr>
      <w:r w:rsidRPr="00093E3C">
        <w:rPr>
          <w:rFonts w:ascii="Times New Roman" w:hAnsi="Times New Roman" w:cs="Times New Roman"/>
          <w:bCs/>
        </w:rPr>
        <w:t>(c)</w:t>
      </w:r>
      <w:r w:rsidRPr="00093E3C">
        <w:rPr>
          <w:rFonts w:ascii="Times New Roman" w:hAnsi="Times New Roman" w:cs="Times New Roman"/>
          <w:bCs/>
        </w:rPr>
        <w:tab/>
        <w:t>UK Bribery Act, 2010 (UKBA).</w:t>
      </w:r>
      <w:r w:rsidR="00D91F13">
        <w:rPr>
          <w:rFonts w:ascii="Times New Roman" w:hAnsi="Times New Roman" w:cs="Times New Roman"/>
          <w:bCs/>
        </w:rPr>
        <w:br/>
      </w:r>
    </w:p>
    <w:p w14:paraId="602E9D25" w14:textId="62E39A34" w:rsidR="00093E3C" w:rsidRPr="00D91F13" w:rsidRDefault="00093E3C" w:rsidP="0031506C">
      <w:pPr>
        <w:numPr>
          <w:ilvl w:val="0"/>
          <w:numId w:val="34"/>
        </w:numPr>
        <w:ind w:leftChars="-1" w:left="0" w:hangingChars="1" w:hanging="2"/>
        <w:jc w:val="both"/>
        <w:rPr>
          <w:rFonts w:ascii="Times New Roman" w:hAnsi="Times New Roman" w:cs="Times New Roman"/>
          <w:bCs/>
        </w:rPr>
      </w:pPr>
      <w:r w:rsidRPr="00093E3C">
        <w:rPr>
          <w:rFonts w:ascii="Times New Roman" w:hAnsi="Times New Roman" w:cs="Times New Roman"/>
          <w:bCs/>
        </w:rPr>
        <w:t xml:space="preserve">Not either directly or indirectly or through an intermediary give, offer or receive anything of value, either in cash or kind, or any </w:t>
      </w:r>
      <w:proofErr w:type="spellStart"/>
      <w:r w:rsidRPr="00093E3C">
        <w:rPr>
          <w:rFonts w:ascii="Times New Roman" w:hAnsi="Times New Roman" w:cs="Times New Roman"/>
          <w:bCs/>
        </w:rPr>
        <w:t>favour</w:t>
      </w:r>
      <w:proofErr w:type="spellEnd"/>
      <w:r w:rsidRPr="00093E3C">
        <w:rPr>
          <w:rFonts w:ascii="Times New Roman" w:hAnsi="Times New Roman" w:cs="Times New Roman"/>
          <w:bCs/>
        </w:rPr>
        <w:t xml:space="preserve"> or incentive to any person, including a public official or a public servant or an official of any international organization to gain an improper business advantage for IndiGo.</w:t>
      </w:r>
    </w:p>
    <w:p w14:paraId="3E8E4316" w14:textId="32C295B4" w:rsidR="00093E3C" w:rsidRPr="00D91F13" w:rsidRDefault="00093E3C" w:rsidP="0031506C">
      <w:pPr>
        <w:numPr>
          <w:ilvl w:val="0"/>
          <w:numId w:val="34"/>
        </w:numPr>
        <w:ind w:leftChars="-1" w:left="0" w:hangingChars="1" w:hanging="2"/>
        <w:jc w:val="both"/>
        <w:rPr>
          <w:rFonts w:ascii="Times New Roman" w:hAnsi="Times New Roman" w:cs="Times New Roman"/>
          <w:bCs/>
        </w:rPr>
      </w:pPr>
      <w:r w:rsidRPr="00093E3C">
        <w:rPr>
          <w:rFonts w:ascii="Times New Roman" w:hAnsi="Times New Roman" w:cs="Times New Roman"/>
          <w:bCs/>
        </w:rPr>
        <w:t>Not meet or deal with public servants, public officials or regulatory bodies, in a questionable manner or in circumstances which may lead to a doubt regarding integrity of IndiGo or its employees.</w:t>
      </w:r>
    </w:p>
    <w:p w14:paraId="76365A1E" w14:textId="1EBC5188" w:rsidR="00093E3C" w:rsidRPr="00D91F13" w:rsidRDefault="00093E3C" w:rsidP="0031506C">
      <w:pPr>
        <w:numPr>
          <w:ilvl w:val="0"/>
          <w:numId w:val="34"/>
        </w:numPr>
        <w:ind w:leftChars="-1" w:left="0" w:hangingChars="1" w:hanging="2"/>
        <w:jc w:val="both"/>
        <w:rPr>
          <w:rFonts w:ascii="Times New Roman" w:hAnsi="Times New Roman" w:cs="Times New Roman"/>
          <w:bCs/>
        </w:rPr>
      </w:pPr>
      <w:r w:rsidRPr="00093E3C">
        <w:rPr>
          <w:rFonts w:ascii="Times New Roman" w:hAnsi="Times New Roman" w:cs="Times New Roman"/>
          <w:bCs/>
        </w:rPr>
        <w:t>Not represent in any form that IndiGo participates in any political or religious activities or contributes any of its assets or funds to support any political/religious party or any non-governmental organization associated with such political/religious parties or supports any civil or other mass movements.</w:t>
      </w:r>
    </w:p>
    <w:p w14:paraId="216178D0" w14:textId="738A5470" w:rsidR="00093E3C" w:rsidRPr="00D91F13" w:rsidRDefault="00093E3C" w:rsidP="0031506C">
      <w:pPr>
        <w:numPr>
          <w:ilvl w:val="0"/>
          <w:numId w:val="34"/>
        </w:numPr>
        <w:ind w:leftChars="-1" w:left="0" w:hangingChars="1" w:hanging="2"/>
        <w:jc w:val="both"/>
        <w:rPr>
          <w:rFonts w:ascii="Times New Roman" w:hAnsi="Times New Roman" w:cs="Times New Roman"/>
          <w:bCs/>
        </w:rPr>
      </w:pPr>
      <w:r w:rsidRPr="00093E3C">
        <w:rPr>
          <w:rFonts w:ascii="Times New Roman" w:hAnsi="Times New Roman" w:cs="Times New Roman"/>
          <w:bCs/>
        </w:rPr>
        <w:t>Not give or offer to any employee of IndiGo, gifts of any kind, no matter the value at any time, on or off the work premises. Gifts includes any item in cash or kind, including sponsored trips, electronic gifts and gadgets, any business courtesy offered such as a product discount or any other benefit if the benefit is not extended to all employees of IndiGo.</w:t>
      </w:r>
    </w:p>
    <w:p w14:paraId="34567CD8" w14:textId="72CE8411" w:rsidR="00093E3C" w:rsidRPr="00D91F13" w:rsidRDefault="00093E3C" w:rsidP="0031506C">
      <w:pPr>
        <w:numPr>
          <w:ilvl w:val="0"/>
          <w:numId w:val="34"/>
        </w:numPr>
        <w:ind w:leftChars="-1" w:left="0" w:hangingChars="1" w:hanging="2"/>
        <w:jc w:val="both"/>
        <w:rPr>
          <w:rFonts w:ascii="Times New Roman" w:hAnsi="Times New Roman" w:cs="Times New Roman"/>
          <w:bCs/>
        </w:rPr>
      </w:pPr>
      <w:r w:rsidRPr="00093E3C">
        <w:rPr>
          <w:rFonts w:ascii="Times New Roman" w:hAnsi="Times New Roman" w:cs="Times New Roman"/>
          <w:bCs/>
        </w:rPr>
        <w:t>Immediately inform IndiGo if:</w:t>
      </w:r>
    </w:p>
    <w:p w14:paraId="23C85936" w14:textId="6EA86C86" w:rsidR="00093E3C" w:rsidRPr="00093E3C" w:rsidRDefault="00093E3C" w:rsidP="006B4150">
      <w:pPr>
        <w:jc w:val="both"/>
        <w:rPr>
          <w:rFonts w:ascii="Times New Roman" w:hAnsi="Times New Roman" w:cs="Times New Roman"/>
          <w:bCs/>
        </w:rPr>
      </w:pPr>
      <w:r w:rsidRPr="00093E3C">
        <w:rPr>
          <w:rFonts w:ascii="Times New Roman" w:hAnsi="Times New Roman" w:cs="Times New Roman"/>
          <w:bCs/>
        </w:rPr>
        <w:lastRenderedPageBreak/>
        <w:t>(a)</w:t>
      </w:r>
      <w:r w:rsidRPr="00093E3C">
        <w:rPr>
          <w:rFonts w:ascii="Times New Roman" w:hAnsi="Times New Roman" w:cs="Times New Roman"/>
          <w:bCs/>
        </w:rPr>
        <w:tab/>
        <w:t xml:space="preserve">he or she is a family member or related party of any of employee of IndiGo (“Employee Related Party”); or </w:t>
      </w:r>
    </w:p>
    <w:p w14:paraId="76324BCB" w14:textId="79884C37" w:rsidR="00093E3C" w:rsidRPr="00093E3C" w:rsidRDefault="00093E3C" w:rsidP="006B4150">
      <w:pPr>
        <w:jc w:val="both"/>
        <w:rPr>
          <w:rFonts w:ascii="Times New Roman" w:hAnsi="Times New Roman" w:cs="Times New Roman"/>
          <w:bCs/>
        </w:rPr>
      </w:pPr>
      <w:r w:rsidRPr="00093E3C">
        <w:rPr>
          <w:rFonts w:ascii="Times New Roman" w:hAnsi="Times New Roman" w:cs="Times New Roman"/>
          <w:bCs/>
        </w:rPr>
        <w:t>(b)</w:t>
      </w:r>
      <w:r w:rsidRPr="00093E3C">
        <w:rPr>
          <w:rFonts w:ascii="Times New Roman" w:hAnsi="Times New Roman" w:cs="Times New Roman"/>
          <w:bCs/>
        </w:rPr>
        <w:tab/>
        <w:t>it is a partnership in which an employee of IndiGo or an Employee Related Party is a partner or a company in which an employee of IndiGo or an Employee Related Party is a substantial shareholder or a director; or</w:t>
      </w:r>
    </w:p>
    <w:p w14:paraId="4FAF3E48" w14:textId="656067FC" w:rsidR="00093E3C" w:rsidRPr="00093E3C" w:rsidRDefault="00093E3C" w:rsidP="006B4150">
      <w:pPr>
        <w:jc w:val="both"/>
        <w:rPr>
          <w:rFonts w:ascii="Times New Roman" w:hAnsi="Times New Roman" w:cs="Times New Roman"/>
          <w:bCs/>
        </w:rPr>
      </w:pPr>
      <w:r w:rsidRPr="00093E3C">
        <w:rPr>
          <w:rFonts w:ascii="Times New Roman" w:hAnsi="Times New Roman" w:cs="Times New Roman"/>
          <w:bCs/>
        </w:rPr>
        <w:t>(c)</w:t>
      </w:r>
      <w:r w:rsidRPr="00093E3C">
        <w:rPr>
          <w:rFonts w:ascii="Times New Roman" w:hAnsi="Times New Roman" w:cs="Times New Roman"/>
          <w:bCs/>
        </w:rPr>
        <w:tab/>
        <w:t>if any employee of IndiGo or an Employee Related Party has or controls a “significant financial interest” in the Supplier.</w:t>
      </w:r>
    </w:p>
    <w:p w14:paraId="2A8F4AD6" w14:textId="719526FA" w:rsidR="00093E3C" w:rsidRPr="00D91F13" w:rsidRDefault="00093E3C" w:rsidP="0031506C">
      <w:pPr>
        <w:numPr>
          <w:ilvl w:val="0"/>
          <w:numId w:val="34"/>
        </w:numPr>
        <w:ind w:leftChars="-1" w:left="0" w:hangingChars="1" w:hanging="2"/>
        <w:jc w:val="both"/>
        <w:rPr>
          <w:rFonts w:ascii="Times New Roman" w:hAnsi="Times New Roman" w:cs="Times New Roman"/>
          <w:bCs/>
        </w:rPr>
      </w:pPr>
      <w:r w:rsidRPr="00093E3C">
        <w:rPr>
          <w:rFonts w:ascii="Times New Roman" w:hAnsi="Times New Roman" w:cs="Times New Roman"/>
          <w:bCs/>
        </w:rPr>
        <w:t>Ensure that any intellectual property of IndiGo or received through IndiGo is used only on terms as permitted by IndiGo in writing.</w:t>
      </w:r>
    </w:p>
    <w:p w14:paraId="0D1DF9F6" w14:textId="59C6B26A" w:rsidR="00093E3C" w:rsidRPr="00D91F13" w:rsidRDefault="00093E3C" w:rsidP="0031506C">
      <w:pPr>
        <w:numPr>
          <w:ilvl w:val="0"/>
          <w:numId w:val="34"/>
        </w:numPr>
        <w:ind w:leftChars="-1" w:left="0" w:hangingChars="1" w:hanging="2"/>
        <w:jc w:val="both"/>
        <w:rPr>
          <w:rFonts w:ascii="Times New Roman" w:hAnsi="Times New Roman" w:cs="Times New Roman"/>
          <w:bCs/>
        </w:rPr>
      </w:pPr>
      <w:r w:rsidRPr="00093E3C">
        <w:rPr>
          <w:rFonts w:ascii="Times New Roman" w:hAnsi="Times New Roman" w:cs="Times New Roman"/>
          <w:bCs/>
        </w:rPr>
        <w:t>Not, directly or indirectly, make any references to the services rendered under this Agreement or use the name or logo of IndiGo in any form of publicity, advertising, press release or other such declaration (whether private and/ or public) without prior written consent of IndiGo.</w:t>
      </w:r>
    </w:p>
    <w:p w14:paraId="0F10DCEF" w14:textId="63771A44" w:rsidR="00093E3C" w:rsidRPr="00D91F13" w:rsidRDefault="00093E3C" w:rsidP="0031506C">
      <w:pPr>
        <w:numPr>
          <w:ilvl w:val="0"/>
          <w:numId w:val="34"/>
        </w:numPr>
        <w:ind w:leftChars="-1" w:left="0" w:hangingChars="1" w:hanging="2"/>
        <w:jc w:val="both"/>
        <w:rPr>
          <w:rFonts w:ascii="Times New Roman" w:hAnsi="Times New Roman" w:cs="Times New Roman"/>
          <w:bCs/>
        </w:rPr>
      </w:pPr>
      <w:r w:rsidRPr="00093E3C">
        <w:rPr>
          <w:rFonts w:ascii="Times New Roman" w:hAnsi="Times New Roman" w:cs="Times New Roman"/>
          <w:bCs/>
        </w:rPr>
        <w:t>Not publicly make any negative remarks, either orally or in writing, about IndiGo, its employees, its products, its reputation, business operations, and/or its clients.</w:t>
      </w:r>
    </w:p>
    <w:p w14:paraId="1974D199" w14:textId="5C9D0E8D" w:rsidR="00093E3C" w:rsidRPr="00D91F13" w:rsidRDefault="00093E3C" w:rsidP="0031506C">
      <w:pPr>
        <w:numPr>
          <w:ilvl w:val="0"/>
          <w:numId w:val="34"/>
        </w:numPr>
        <w:ind w:leftChars="-1" w:left="0" w:hangingChars="1" w:hanging="2"/>
        <w:jc w:val="both"/>
        <w:rPr>
          <w:rFonts w:ascii="Times New Roman" w:hAnsi="Times New Roman" w:cs="Times New Roman"/>
          <w:bCs/>
        </w:rPr>
      </w:pPr>
      <w:r w:rsidRPr="00093E3C">
        <w:rPr>
          <w:rFonts w:ascii="Times New Roman" w:hAnsi="Times New Roman" w:cs="Times New Roman"/>
          <w:bCs/>
        </w:rPr>
        <w:t xml:space="preserve">If provided with any assets of IndiGo, </w:t>
      </w:r>
    </w:p>
    <w:p w14:paraId="6A842BC6" w14:textId="4155950C" w:rsidR="00093E3C" w:rsidRPr="00093E3C" w:rsidRDefault="00093E3C" w:rsidP="006B4150">
      <w:pPr>
        <w:jc w:val="both"/>
        <w:rPr>
          <w:rFonts w:ascii="Times New Roman" w:hAnsi="Times New Roman" w:cs="Times New Roman"/>
          <w:bCs/>
        </w:rPr>
      </w:pPr>
      <w:r w:rsidRPr="00093E3C">
        <w:rPr>
          <w:rFonts w:ascii="Times New Roman" w:hAnsi="Times New Roman" w:cs="Times New Roman"/>
          <w:bCs/>
        </w:rPr>
        <w:t>(a)</w:t>
      </w:r>
      <w:r w:rsidRPr="00093E3C">
        <w:rPr>
          <w:rFonts w:ascii="Times New Roman" w:hAnsi="Times New Roman" w:cs="Times New Roman"/>
          <w:bCs/>
        </w:rPr>
        <w:tab/>
        <w:t xml:space="preserve">safeguard and protect such assets from misuse, theft, </w:t>
      </w:r>
      <w:proofErr w:type="spellStart"/>
      <w:r w:rsidRPr="00093E3C">
        <w:rPr>
          <w:rFonts w:ascii="Times New Roman" w:hAnsi="Times New Roman" w:cs="Times New Roman"/>
          <w:bCs/>
        </w:rPr>
        <w:t>unauthorised</w:t>
      </w:r>
      <w:proofErr w:type="spellEnd"/>
      <w:r w:rsidRPr="00093E3C">
        <w:rPr>
          <w:rFonts w:ascii="Times New Roman" w:hAnsi="Times New Roman" w:cs="Times New Roman"/>
          <w:bCs/>
        </w:rPr>
        <w:t xml:space="preserve"> use, damage and/or loss;</w:t>
      </w:r>
    </w:p>
    <w:p w14:paraId="18CA7299" w14:textId="56299AEA" w:rsidR="00093E3C" w:rsidRPr="00093E3C" w:rsidRDefault="00093E3C" w:rsidP="006B4150">
      <w:pPr>
        <w:jc w:val="both"/>
        <w:rPr>
          <w:rFonts w:ascii="Times New Roman" w:hAnsi="Times New Roman" w:cs="Times New Roman"/>
          <w:bCs/>
        </w:rPr>
      </w:pPr>
      <w:r w:rsidRPr="00093E3C">
        <w:rPr>
          <w:rFonts w:ascii="Times New Roman" w:hAnsi="Times New Roman" w:cs="Times New Roman"/>
          <w:bCs/>
        </w:rPr>
        <w:t>(b)</w:t>
      </w:r>
      <w:r w:rsidRPr="00093E3C">
        <w:rPr>
          <w:rFonts w:ascii="Times New Roman" w:hAnsi="Times New Roman" w:cs="Times New Roman"/>
          <w:bCs/>
        </w:rPr>
        <w:tab/>
        <w:t xml:space="preserve">use such assets for the business of IndiGo only; </w:t>
      </w:r>
    </w:p>
    <w:p w14:paraId="3BA81443" w14:textId="690ED338" w:rsidR="00093E3C" w:rsidRPr="00093E3C" w:rsidRDefault="00093E3C" w:rsidP="006B4150">
      <w:pPr>
        <w:jc w:val="both"/>
        <w:rPr>
          <w:rFonts w:ascii="Times New Roman" w:hAnsi="Times New Roman" w:cs="Times New Roman"/>
          <w:bCs/>
        </w:rPr>
      </w:pPr>
      <w:r w:rsidRPr="00093E3C">
        <w:rPr>
          <w:rFonts w:ascii="Times New Roman" w:hAnsi="Times New Roman" w:cs="Times New Roman"/>
          <w:bCs/>
        </w:rPr>
        <w:t>(c)</w:t>
      </w:r>
      <w:r w:rsidRPr="00093E3C">
        <w:rPr>
          <w:rFonts w:ascii="Times New Roman" w:hAnsi="Times New Roman" w:cs="Times New Roman"/>
          <w:bCs/>
        </w:rPr>
        <w:tab/>
        <w:t>not use such assets or information to compete with IndiGo directly or indirectly;</w:t>
      </w:r>
    </w:p>
    <w:p w14:paraId="2EAB2468" w14:textId="21791380" w:rsidR="00093E3C" w:rsidRPr="00093E3C" w:rsidRDefault="00093E3C" w:rsidP="006B4150">
      <w:pPr>
        <w:jc w:val="both"/>
        <w:rPr>
          <w:rFonts w:ascii="Times New Roman" w:hAnsi="Times New Roman" w:cs="Times New Roman"/>
          <w:bCs/>
        </w:rPr>
      </w:pPr>
      <w:r w:rsidRPr="00093E3C">
        <w:rPr>
          <w:rFonts w:ascii="Times New Roman" w:hAnsi="Times New Roman" w:cs="Times New Roman"/>
          <w:bCs/>
        </w:rPr>
        <w:t>(d)</w:t>
      </w:r>
      <w:r w:rsidRPr="00093E3C">
        <w:rPr>
          <w:rFonts w:ascii="Times New Roman" w:hAnsi="Times New Roman" w:cs="Times New Roman"/>
          <w:bCs/>
        </w:rPr>
        <w:tab/>
        <w:t>not use such assets to reproduce, display, distribute, or store any materials that violate trademark, copyright, licenses, and/or other intellectual property rights of IndiGo or any other third party;</w:t>
      </w:r>
    </w:p>
    <w:p w14:paraId="046DD8E4" w14:textId="2D58A09D" w:rsidR="00093E3C" w:rsidRPr="00093E3C" w:rsidRDefault="00093E3C" w:rsidP="006B4150">
      <w:pPr>
        <w:jc w:val="both"/>
        <w:rPr>
          <w:rFonts w:ascii="Times New Roman" w:hAnsi="Times New Roman" w:cs="Times New Roman"/>
          <w:bCs/>
        </w:rPr>
      </w:pPr>
      <w:r w:rsidRPr="00093E3C">
        <w:rPr>
          <w:rFonts w:ascii="Times New Roman" w:hAnsi="Times New Roman" w:cs="Times New Roman"/>
          <w:bCs/>
        </w:rPr>
        <w:t>(e)</w:t>
      </w:r>
      <w:r w:rsidRPr="00093E3C">
        <w:rPr>
          <w:rFonts w:ascii="Times New Roman" w:hAnsi="Times New Roman" w:cs="Times New Roman"/>
          <w:bCs/>
        </w:rPr>
        <w:tab/>
        <w:t>not access, reproduce, display, distribute, or store any materials that are sexually explicit, obscene, defamatory, harassing, illegal, or otherwise inappropriate using such assets; and</w:t>
      </w:r>
    </w:p>
    <w:p w14:paraId="28A1D8D7" w14:textId="573D32E2" w:rsidR="00093E3C" w:rsidRPr="00093E3C" w:rsidRDefault="00093E3C" w:rsidP="006B4150">
      <w:pPr>
        <w:jc w:val="both"/>
        <w:rPr>
          <w:rFonts w:ascii="Times New Roman" w:hAnsi="Times New Roman" w:cs="Times New Roman"/>
          <w:bCs/>
        </w:rPr>
      </w:pPr>
      <w:r w:rsidRPr="00093E3C">
        <w:rPr>
          <w:rFonts w:ascii="Times New Roman" w:hAnsi="Times New Roman" w:cs="Times New Roman"/>
          <w:bCs/>
        </w:rPr>
        <w:t>(f)</w:t>
      </w:r>
      <w:r w:rsidRPr="00093E3C">
        <w:rPr>
          <w:rFonts w:ascii="Times New Roman" w:hAnsi="Times New Roman" w:cs="Times New Roman"/>
          <w:bCs/>
        </w:rPr>
        <w:tab/>
        <w:t>not store any data that might be a breach of law(s) that govern IndiGo</w:t>
      </w:r>
    </w:p>
    <w:p w14:paraId="3467B432" w14:textId="18BEC1C4" w:rsidR="00093E3C" w:rsidRPr="00D91F13" w:rsidRDefault="00093E3C" w:rsidP="0031506C">
      <w:pPr>
        <w:numPr>
          <w:ilvl w:val="0"/>
          <w:numId w:val="34"/>
        </w:numPr>
        <w:ind w:leftChars="-1" w:left="0" w:hangingChars="1" w:hanging="2"/>
        <w:jc w:val="both"/>
        <w:rPr>
          <w:rFonts w:ascii="Times New Roman" w:hAnsi="Times New Roman" w:cs="Times New Roman"/>
          <w:bCs/>
        </w:rPr>
      </w:pPr>
      <w:r w:rsidRPr="00093E3C">
        <w:rPr>
          <w:rFonts w:ascii="Times New Roman" w:hAnsi="Times New Roman" w:cs="Times New Roman"/>
          <w:bCs/>
        </w:rPr>
        <w:t xml:space="preserve">Conduct their business in a professional and ethical manner by maintaining high standards of honesty, integrity, and transparency in all their dealings. </w:t>
      </w:r>
    </w:p>
    <w:p w14:paraId="738CF52D" w14:textId="12872DBE" w:rsidR="00093E3C" w:rsidRPr="00D91F13" w:rsidRDefault="00093E3C" w:rsidP="0031506C">
      <w:pPr>
        <w:numPr>
          <w:ilvl w:val="0"/>
          <w:numId w:val="34"/>
        </w:numPr>
        <w:ind w:leftChars="-1" w:left="0" w:hangingChars="1" w:hanging="2"/>
        <w:jc w:val="both"/>
        <w:rPr>
          <w:rFonts w:ascii="Times New Roman" w:hAnsi="Times New Roman" w:cs="Times New Roman"/>
          <w:bCs/>
        </w:rPr>
      </w:pPr>
      <w:r w:rsidRPr="00093E3C">
        <w:rPr>
          <w:rFonts w:ascii="Times New Roman" w:hAnsi="Times New Roman" w:cs="Times New Roman"/>
          <w:bCs/>
        </w:rPr>
        <w:t>Ensure application of ethical sourcing principles by the Supplier to its own supply chain practices for procuring of any goods and services and to their sub-contractors, agents, employees etc. In this regard, Suppliers should provide accurate and transparent information to IndiGo, as and when called upon.</w:t>
      </w:r>
    </w:p>
    <w:p w14:paraId="73F5A2A4" w14:textId="09EC1183" w:rsidR="00093E3C" w:rsidRPr="00D91F13" w:rsidRDefault="00093E3C" w:rsidP="0031506C">
      <w:pPr>
        <w:numPr>
          <w:ilvl w:val="0"/>
          <w:numId w:val="34"/>
        </w:numPr>
        <w:ind w:leftChars="-1" w:left="0" w:hangingChars="1" w:hanging="2"/>
        <w:jc w:val="both"/>
        <w:rPr>
          <w:rFonts w:ascii="Times New Roman" w:hAnsi="Times New Roman" w:cs="Times New Roman"/>
          <w:bCs/>
        </w:rPr>
      </w:pPr>
      <w:r w:rsidRPr="00093E3C">
        <w:rPr>
          <w:rFonts w:ascii="Times New Roman" w:hAnsi="Times New Roman" w:cs="Times New Roman"/>
          <w:bCs/>
        </w:rPr>
        <w:t>Have zero-tolerance policy for sexual harassment within their organizations and ensure that all employees, including their subcontractors and agents, are aware about their Prevention of Sexual harassment Policy and the procedure of reporting such incidents, including the redressal mechanism.</w:t>
      </w:r>
    </w:p>
    <w:p w14:paraId="4C5BE2EA" w14:textId="2C608BCE" w:rsidR="00093E3C" w:rsidRPr="00D91F13" w:rsidRDefault="00093E3C" w:rsidP="0031506C">
      <w:pPr>
        <w:numPr>
          <w:ilvl w:val="0"/>
          <w:numId w:val="34"/>
        </w:numPr>
        <w:ind w:leftChars="-1" w:left="0" w:hangingChars="1" w:hanging="2"/>
        <w:jc w:val="both"/>
        <w:rPr>
          <w:rFonts w:ascii="Times New Roman" w:hAnsi="Times New Roman" w:cs="Times New Roman"/>
          <w:bCs/>
        </w:rPr>
      </w:pPr>
      <w:r w:rsidRPr="00093E3C">
        <w:rPr>
          <w:rFonts w:ascii="Times New Roman" w:hAnsi="Times New Roman" w:cs="Times New Roman"/>
          <w:bCs/>
        </w:rPr>
        <w:lastRenderedPageBreak/>
        <w:t xml:space="preserve">Establish mechanisms for protection of employees who report unethical or illegal conduct within the organization by establishing their ‘Whistleblowers Policy’. </w:t>
      </w:r>
    </w:p>
    <w:p w14:paraId="58CEDD08" w14:textId="77777777" w:rsidR="006B4150" w:rsidRDefault="00093E3C" w:rsidP="0031506C">
      <w:pPr>
        <w:numPr>
          <w:ilvl w:val="0"/>
          <w:numId w:val="34"/>
        </w:numPr>
        <w:ind w:leftChars="-1" w:left="0" w:hangingChars="1" w:hanging="2"/>
        <w:jc w:val="both"/>
        <w:rPr>
          <w:rFonts w:ascii="Times New Roman" w:hAnsi="Times New Roman" w:cs="Times New Roman"/>
          <w:bCs/>
        </w:rPr>
      </w:pPr>
      <w:r w:rsidRPr="00093E3C">
        <w:rPr>
          <w:rFonts w:ascii="Times New Roman" w:hAnsi="Times New Roman" w:cs="Times New Roman"/>
          <w:bCs/>
        </w:rPr>
        <w:t>Implement and maintain fire prevention measures, including regular fire safety inspections, fire alarm systems, and fire extinguishers, to minimize the risk of fire in the workplace</w:t>
      </w:r>
      <w:r w:rsidR="006B4150">
        <w:rPr>
          <w:rFonts w:ascii="Times New Roman" w:hAnsi="Times New Roman" w:cs="Times New Roman"/>
          <w:bCs/>
        </w:rPr>
        <w:t>.</w:t>
      </w:r>
    </w:p>
    <w:p w14:paraId="765CF572" w14:textId="0E75D090" w:rsidR="007152A4" w:rsidRPr="006B4150" w:rsidRDefault="00093E3C" w:rsidP="0031506C">
      <w:pPr>
        <w:numPr>
          <w:ilvl w:val="0"/>
          <w:numId w:val="34"/>
        </w:numPr>
        <w:ind w:leftChars="-1" w:left="0" w:hangingChars="1" w:hanging="2"/>
        <w:jc w:val="both"/>
        <w:rPr>
          <w:rFonts w:ascii="Times New Roman" w:hAnsi="Times New Roman" w:cs="Times New Roman"/>
          <w:bCs/>
        </w:rPr>
      </w:pPr>
      <w:r w:rsidRPr="006B4150">
        <w:rPr>
          <w:rFonts w:ascii="Times New Roman" w:hAnsi="Times New Roman" w:cs="Times New Roman"/>
          <w:bCs/>
        </w:rPr>
        <w:t>Actively work on minimizing their environmental impact by conserving natural resources such as water, energy, and raw materials. To reduce waste generation including cleaner technologies, emission control and promote recycling and responsible disposal of waste materials in accordance with applicable laws and regulations. Suppliers are encouraged to adopt sustainable business practices, such as using eco-friendly materials, supporting renewable energy sources, and promoting the circular economy by reducing, reusing, and recycling materials.</w:t>
      </w:r>
    </w:p>
    <w:p w14:paraId="48029396" w14:textId="77777777" w:rsidR="00792341" w:rsidRDefault="00792341" w:rsidP="004F744D">
      <w:pPr>
        <w:rPr>
          <w:rFonts w:ascii="Times New Roman" w:hAnsi="Times New Roman" w:cs="Times New Roman"/>
          <w:b/>
        </w:rPr>
      </w:pPr>
    </w:p>
    <w:p w14:paraId="15FBFD30" w14:textId="77777777" w:rsidR="00792341" w:rsidRDefault="00792341" w:rsidP="004F744D">
      <w:pPr>
        <w:rPr>
          <w:rFonts w:ascii="Times New Roman" w:hAnsi="Times New Roman" w:cs="Times New Roman"/>
          <w:b/>
        </w:rPr>
      </w:pPr>
    </w:p>
    <w:p w14:paraId="78BE4F51" w14:textId="77777777" w:rsidR="00792341" w:rsidRDefault="00792341" w:rsidP="004F744D">
      <w:pPr>
        <w:rPr>
          <w:rFonts w:ascii="Times New Roman" w:hAnsi="Times New Roman" w:cs="Times New Roman"/>
          <w:b/>
        </w:rPr>
      </w:pPr>
    </w:p>
    <w:p w14:paraId="6E0C66AA" w14:textId="77777777" w:rsidR="00792341" w:rsidRDefault="00792341" w:rsidP="004F744D">
      <w:pPr>
        <w:rPr>
          <w:rFonts w:ascii="Times New Roman" w:hAnsi="Times New Roman" w:cs="Times New Roman"/>
          <w:b/>
        </w:rPr>
      </w:pPr>
    </w:p>
    <w:p w14:paraId="564DF4B9" w14:textId="77777777" w:rsidR="00792341" w:rsidRDefault="00792341" w:rsidP="004F744D">
      <w:pPr>
        <w:rPr>
          <w:rFonts w:ascii="Times New Roman" w:hAnsi="Times New Roman" w:cs="Times New Roman"/>
          <w:b/>
        </w:rPr>
      </w:pPr>
    </w:p>
    <w:p w14:paraId="469F2AB6" w14:textId="77777777" w:rsidR="00304C64" w:rsidRDefault="00304C64" w:rsidP="004F744D">
      <w:pPr>
        <w:rPr>
          <w:rFonts w:ascii="Times New Roman" w:hAnsi="Times New Roman" w:cs="Times New Roman"/>
          <w:b/>
        </w:rPr>
      </w:pPr>
    </w:p>
    <w:p w14:paraId="39A636AD" w14:textId="77777777" w:rsidR="00304C64" w:rsidRDefault="00304C64" w:rsidP="004F744D">
      <w:pPr>
        <w:rPr>
          <w:rFonts w:ascii="Times New Roman" w:hAnsi="Times New Roman" w:cs="Times New Roman"/>
          <w:b/>
        </w:rPr>
      </w:pPr>
    </w:p>
    <w:p w14:paraId="7A47E4E7" w14:textId="77777777" w:rsidR="00304C64" w:rsidRDefault="00304C64" w:rsidP="004F744D">
      <w:pPr>
        <w:rPr>
          <w:rFonts w:ascii="Times New Roman" w:hAnsi="Times New Roman" w:cs="Times New Roman"/>
          <w:b/>
        </w:rPr>
      </w:pPr>
    </w:p>
    <w:p w14:paraId="3E80E20B" w14:textId="77777777" w:rsidR="00304C64" w:rsidRDefault="00304C64" w:rsidP="004F744D">
      <w:pPr>
        <w:rPr>
          <w:rFonts w:ascii="Times New Roman" w:hAnsi="Times New Roman" w:cs="Times New Roman"/>
          <w:b/>
        </w:rPr>
      </w:pPr>
    </w:p>
    <w:p w14:paraId="6E819679" w14:textId="77777777" w:rsidR="00304C64" w:rsidRDefault="00304C64" w:rsidP="004F744D">
      <w:pPr>
        <w:rPr>
          <w:rFonts w:ascii="Times New Roman" w:hAnsi="Times New Roman" w:cs="Times New Roman"/>
          <w:b/>
        </w:rPr>
      </w:pPr>
    </w:p>
    <w:p w14:paraId="6A58FFC4" w14:textId="77777777" w:rsidR="00304C64" w:rsidRDefault="00304C64" w:rsidP="004F744D">
      <w:pPr>
        <w:rPr>
          <w:rFonts w:ascii="Times New Roman" w:hAnsi="Times New Roman" w:cs="Times New Roman"/>
          <w:b/>
        </w:rPr>
      </w:pPr>
    </w:p>
    <w:p w14:paraId="414AF32C" w14:textId="77777777" w:rsidR="00304C64" w:rsidRDefault="00304C64" w:rsidP="004F744D">
      <w:pPr>
        <w:rPr>
          <w:rFonts w:ascii="Times New Roman" w:hAnsi="Times New Roman" w:cs="Times New Roman"/>
          <w:b/>
        </w:rPr>
      </w:pPr>
    </w:p>
    <w:p w14:paraId="562DA866" w14:textId="77777777" w:rsidR="000E0FA5" w:rsidRDefault="00792341" w:rsidP="004F744D">
      <w:pPr>
        <w:rPr>
          <w:rFonts w:ascii="Times New Roman" w:hAnsi="Times New Roman" w:cs="Times New Roman"/>
          <w:b/>
        </w:rPr>
      </w:pPr>
      <w:r>
        <w:rPr>
          <w:rFonts w:ascii="Times New Roman" w:hAnsi="Times New Roman" w:cs="Times New Roman"/>
          <w:b/>
        </w:rPr>
        <w:t xml:space="preserve">                                                                   </w:t>
      </w:r>
    </w:p>
    <w:p w14:paraId="5AE3C760" w14:textId="77777777" w:rsidR="000E0FA5" w:rsidRDefault="000E0FA5" w:rsidP="004F744D">
      <w:pPr>
        <w:rPr>
          <w:rFonts w:ascii="Times New Roman" w:hAnsi="Times New Roman" w:cs="Times New Roman"/>
          <w:b/>
        </w:rPr>
      </w:pPr>
    </w:p>
    <w:p w14:paraId="0191684F" w14:textId="77777777" w:rsidR="000E0FA5" w:rsidRDefault="000E0FA5" w:rsidP="004F744D">
      <w:pPr>
        <w:rPr>
          <w:rFonts w:ascii="Times New Roman" w:hAnsi="Times New Roman" w:cs="Times New Roman"/>
          <w:b/>
        </w:rPr>
      </w:pPr>
    </w:p>
    <w:p w14:paraId="5DA82BDF" w14:textId="77777777" w:rsidR="000E0FA5" w:rsidRDefault="000E0FA5" w:rsidP="004F744D">
      <w:pPr>
        <w:rPr>
          <w:rFonts w:ascii="Times New Roman" w:hAnsi="Times New Roman" w:cs="Times New Roman"/>
          <w:b/>
        </w:rPr>
      </w:pPr>
    </w:p>
    <w:p w14:paraId="50C60361" w14:textId="77777777" w:rsidR="002E20FF" w:rsidRPr="00133506" w:rsidRDefault="002E20FF" w:rsidP="004F744D">
      <w:pPr>
        <w:rPr>
          <w:rFonts w:ascii="Times New Roman" w:hAnsi="Times New Roman" w:cs="Times New Roman"/>
          <w:bCs/>
        </w:rPr>
      </w:pPr>
    </w:p>
    <w:sectPr w:rsidR="002E20FF" w:rsidRPr="00133506" w:rsidSect="00CC43F7">
      <w:headerReference w:type="default" r:id="rId15"/>
      <w:footerReference w:type="default" r:id="rId16"/>
      <w:footerReference w:type="first" r:id="rId17"/>
      <w:pgSz w:w="12240" w:h="15840"/>
      <w:pgMar w:top="1260" w:right="1440" w:bottom="1260" w:left="1440" w:header="720" w:footer="194"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Upasana Bhagat (Legal,ISC)" w:date="2026-09-07T16:00:00Z" w:initials="UB">
    <w:p w14:paraId="477F1344" w14:textId="61140752" w:rsidR="006C7794" w:rsidRDefault="006C7794">
      <w:pPr>
        <w:pStyle w:val="CommentText"/>
      </w:pPr>
      <w:r>
        <w:rPr>
          <w:rStyle w:val="CommentReference"/>
        </w:rPr>
        <w:annotationRef/>
      </w:r>
      <w:r>
        <w:t xml:space="preserve">Digital team- please recheck this considering </w:t>
      </w:r>
      <w:r w:rsidR="006C6241">
        <w:t xml:space="preserve">the discussion </w:t>
      </w:r>
      <w:r w:rsidR="00845791">
        <w:t xml:space="preserve">our </w:t>
      </w:r>
      <w:r w:rsidR="006C6241">
        <w:t>on SAAS versus Software Development</w:t>
      </w:r>
      <w:r w:rsidR="00E8577B">
        <w:t xml:space="preserve"> and the correct scope aligned with vendor</w:t>
      </w:r>
      <w:r w:rsidR="006C6241">
        <w:t>.</w:t>
      </w:r>
    </w:p>
  </w:comment>
  <w:comment w:id="2" w:author="Upasana Bhagat (Legal,ISC)" w:date="2026-09-07T16:01:00Z" w:initials="UB">
    <w:p w14:paraId="65C4D493" w14:textId="14F137A9" w:rsidR="001E7E5C" w:rsidRDefault="001E7E5C">
      <w:pPr>
        <w:pStyle w:val="CommentText"/>
      </w:pPr>
      <w:r>
        <w:rPr>
          <w:rStyle w:val="CommentReference"/>
        </w:rPr>
        <w:annotationRef/>
      </w:r>
      <w:bookmarkStart w:id="3" w:name="_GoBack"/>
      <w:r w:rsidR="005D0DC1">
        <w:t>All license terms t</w:t>
      </w:r>
      <w:r w:rsidR="005D58F7">
        <w:t>o be updated basis scope clarity.</w:t>
      </w:r>
      <w:bookmarkEnd w:id="3"/>
    </w:p>
  </w:comment>
  <w:comment w:id="25" w:author="Upasana Bhagat (Legal,ISC)" w:date="2026-09-07T16:04:00Z" w:initials="UB">
    <w:p w14:paraId="7951DDCF" w14:textId="178C9410" w:rsidR="00D44A1D" w:rsidRDefault="00D44A1D">
      <w:pPr>
        <w:pStyle w:val="CommentText"/>
      </w:pPr>
      <w:r>
        <w:rPr>
          <w:rStyle w:val="CommentReference"/>
        </w:rPr>
        <w:annotationRef/>
      </w:r>
      <w:r>
        <w:t>Digital team- please recheck this considering the discussion our on SAAS versus Software Development and the correct scope aligned with vendor.</w:t>
      </w:r>
    </w:p>
  </w:comment>
  <w:comment w:id="28" w:author="Upasana Bhagat (Legal,ISC)" w:date="2026-09-07T16:06:00Z" w:initials="UB">
    <w:p w14:paraId="12AB22AA" w14:textId="25B848C9" w:rsidR="00C04987" w:rsidRDefault="00C04987">
      <w:pPr>
        <w:pStyle w:val="CommentText"/>
      </w:pPr>
      <w:r>
        <w:rPr>
          <w:rStyle w:val="CommentReference"/>
        </w:rPr>
        <w:annotationRef/>
      </w:r>
      <w:r>
        <w:t>Digital team-please recheck if support services are in scope.</w:t>
      </w:r>
    </w:p>
  </w:comment>
  <w:comment w:id="29" w:author="Upasana Bhagat (Legal,ISC)" w:date="2026-09-07T16:06:00Z" w:initials="UB">
    <w:p w14:paraId="2EF62BFF" w14:textId="708F9EAD" w:rsidR="00642E3E" w:rsidRDefault="00642E3E">
      <w:pPr>
        <w:pStyle w:val="CommentText"/>
      </w:pPr>
      <w:r>
        <w:rPr>
          <w:rStyle w:val="CommentReference"/>
        </w:rPr>
        <w:annotationRef/>
      </w:r>
      <w:r>
        <w:t>Digital team-please recheck if hosting services are in scope.</w:t>
      </w:r>
    </w:p>
  </w:comment>
  <w:comment w:id="60" w:author="Upasana Bhagat (Legal,ISC)" w:date="2026-08-26T16:43:00Z" w:initials="UB">
    <w:p w14:paraId="50BB047C" w14:textId="64300B21" w:rsidR="009E3E53" w:rsidRDefault="009E3E53">
      <w:pPr>
        <w:pStyle w:val="CommentText"/>
      </w:pPr>
      <w:r>
        <w:rPr>
          <w:rStyle w:val="CommentReference"/>
        </w:rPr>
        <w:annotationRef/>
      </w:r>
      <w:r w:rsidRPr="002651FB">
        <w:rPr>
          <w:highlight w:val="yellow"/>
        </w:rPr>
        <w:t>Should this term start from Go-Live or effective date of the agreement?</w:t>
      </w:r>
    </w:p>
  </w:comment>
  <w:comment w:id="61" w:author="Rohit Agnihotri (Digital,ISC)(X-IGT Solutions)" w:date="2026-08-27T11:44:00Z" w:initials="RA(S">
    <w:p w14:paraId="4FA20285" w14:textId="65875300" w:rsidR="009E3E53" w:rsidRDefault="009E3E53">
      <w:pPr>
        <w:pStyle w:val="CommentText"/>
      </w:pPr>
      <w:r>
        <w:rPr>
          <w:rStyle w:val="CommentReference"/>
        </w:rPr>
        <w:annotationRef/>
      </w:r>
      <w:r>
        <w:t>Go-Live date</w:t>
      </w:r>
    </w:p>
  </w:comment>
  <w:comment w:id="86" w:author="IndiGo Legal" w:date="2026-07-31T17:11:00Z" w:initials="IL">
    <w:p w14:paraId="37140F7B" w14:textId="7355FC60" w:rsidR="009E3E53" w:rsidRDefault="009E3E53">
      <w:pPr>
        <w:pStyle w:val="CommentText"/>
      </w:pPr>
      <w:r>
        <w:rPr>
          <w:rStyle w:val="CommentReference"/>
        </w:rPr>
        <w:annotationRef/>
      </w:r>
      <w:r w:rsidRPr="009D4EDB">
        <w:rPr>
          <w:highlight w:val="cyan"/>
        </w:rPr>
        <w:t>User team-please add.</w:t>
      </w:r>
    </w:p>
  </w:comment>
  <w:comment w:id="87" w:author="Rohit Agnihotri (Digital,ISC)(X-IGT Solutions)" w:date="2026-08-27T13:54:00Z" w:initials="RA(S">
    <w:p w14:paraId="708075D8" w14:textId="1C12A2A9" w:rsidR="009E3E53" w:rsidRDefault="009E3E53">
      <w:pPr>
        <w:pStyle w:val="CommentText"/>
      </w:pPr>
      <w:r>
        <w:rPr>
          <w:rStyle w:val="CommentReference"/>
        </w:rPr>
        <w:annotationRef/>
      </w:r>
      <w:r>
        <w:t>updated</w:t>
      </w:r>
    </w:p>
  </w:comment>
  <w:comment w:id="97" w:author="Rohit Agnihotri (Digital,ISC)(X-IGT Solutions)" w:date="2026-08-27T13:57:00Z" w:initials="RA(S">
    <w:p w14:paraId="3C634BF2" w14:textId="6C0835CA" w:rsidR="009E3E53" w:rsidRDefault="009E3E53">
      <w:pPr>
        <w:pStyle w:val="CommentText"/>
      </w:pPr>
      <w:r>
        <w:rPr>
          <w:rStyle w:val="CommentReference"/>
        </w:rPr>
        <w:annotationRef/>
      </w:r>
      <w:r>
        <w:t>Milestones added in commercial section</w:t>
      </w:r>
    </w:p>
  </w:comment>
  <w:comment w:id="98" w:author="Upasana Bhagat (Legal,ISC)" w:date="2026-09-07T16:09:00Z" w:initials="UB">
    <w:p w14:paraId="0EEACE00" w14:textId="34EF0CE6" w:rsidR="00475534" w:rsidRDefault="00475534">
      <w:pPr>
        <w:pStyle w:val="CommentText"/>
      </w:pPr>
      <w:r>
        <w:rPr>
          <w:rStyle w:val="CommentReference"/>
        </w:rPr>
        <w:annotationRef/>
      </w:r>
      <w:r>
        <w:t xml:space="preserve">Digital team- as discussed, please recheck the scope and update as per </w:t>
      </w:r>
      <w:r w:rsidR="003A5A82">
        <w:t>discussion</w:t>
      </w:r>
      <w:r w:rsidR="00902C58">
        <w:t xml:space="preserve"> and the scope provided by vendor</w:t>
      </w:r>
      <w:r w:rsidR="003A5A82">
        <w:t>.</w:t>
      </w:r>
    </w:p>
    <w:p w14:paraId="15860A90" w14:textId="77777777" w:rsidR="003A5A82" w:rsidRDefault="003A5A82">
      <w:pPr>
        <w:pStyle w:val="CommentText"/>
      </w:pPr>
    </w:p>
    <w:p w14:paraId="2C7CC345" w14:textId="77777777" w:rsidR="003A5A82" w:rsidRDefault="003A5A82">
      <w:pPr>
        <w:pStyle w:val="CommentText"/>
      </w:pPr>
      <w:r>
        <w:t>Please specifically call out whatever we need ownership of as deliverables;</w:t>
      </w:r>
    </w:p>
    <w:p w14:paraId="640580B3" w14:textId="2A8DFCDF" w:rsidR="003A5A82" w:rsidRDefault="00902C58">
      <w:pPr>
        <w:pStyle w:val="CommentText"/>
      </w:pPr>
      <w:r>
        <w:t>Please add knowledge transfer</w:t>
      </w:r>
      <w:r w:rsidR="006B235C">
        <w:t xml:space="preserve"> and deliverables handover</w:t>
      </w:r>
      <w:r>
        <w:t xml:space="preserve"> </w:t>
      </w:r>
      <w:r w:rsidR="006B235C">
        <w:t>as part of the scope.</w:t>
      </w:r>
    </w:p>
  </w:comment>
  <w:comment w:id="103" w:author="Upasana Bhagat (Legal,ISC)" w:date="2026-09-07T16:12:00Z" w:initials="UB">
    <w:p w14:paraId="4B8E331C" w14:textId="5F8D3DDA" w:rsidR="00335586" w:rsidRDefault="00335586">
      <w:pPr>
        <w:pStyle w:val="CommentText"/>
      </w:pPr>
      <w:r>
        <w:rPr>
          <w:rStyle w:val="CommentReference"/>
        </w:rPr>
        <w:annotationRef/>
      </w:r>
      <w:r>
        <w:t xml:space="preserve">Digital team-please recheck if </w:t>
      </w:r>
      <w:r w:rsidR="00422ECA">
        <w:t>support is in scope.</w:t>
      </w:r>
    </w:p>
  </w:comment>
  <w:comment w:id="104" w:author="IndiGo Legal" w:date="2026-07-31T17:15:00Z" w:initials="IL">
    <w:p w14:paraId="58E7543D" w14:textId="0629119F" w:rsidR="009E3E53" w:rsidRDefault="009E3E53">
      <w:pPr>
        <w:pStyle w:val="CommentText"/>
      </w:pPr>
      <w:r>
        <w:rPr>
          <w:rStyle w:val="CommentReference"/>
        </w:rPr>
        <w:annotationRef/>
      </w:r>
      <w:r w:rsidRPr="00C05A3F">
        <w:rPr>
          <w:highlight w:val="cyan"/>
        </w:rPr>
        <w:t>User &amp; Digital Team to add and Procurement team to confirm.</w:t>
      </w:r>
    </w:p>
  </w:comment>
  <w:comment w:id="105" w:author="Ashwani Sharma (FIN,ISC)" w:date="2026-08-07T15:20:00Z" w:initials="AS">
    <w:p w14:paraId="2097B0D0" w14:textId="77777777" w:rsidR="009E3E53" w:rsidRDefault="009E3E53" w:rsidP="006C6D4A">
      <w:pPr>
        <w:pStyle w:val="CommentText"/>
      </w:pPr>
      <w:r>
        <w:rPr>
          <w:rStyle w:val="CommentReference"/>
        </w:rPr>
        <w:annotationRef/>
      </w:r>
      <w:r>
        <w:t>okay</w:t>
      </w:r>
    </w:p>
  </w:comment>
  <w:comment w:id="106" w:author="Upasana Bhagat (Legal,ISC)" w:date="2026-08-26T16:56:00Z" w:initials="UB">
    <w:p w14:paraId="35941084" w14:textId="23A5BF21" w:rsidR="009E3E53" w:rsidRDefault="009E3E53">
      <w:pPr>
        <w:pStyle w:val="CommentText"/>
      </w:pPr>
      <w:r>
        <w:rPr>
          <w:rStyle w:val="CommentReference"/>
        </w:rPr>
        <w:annotationRef/>
      </w:r>
      <w:r w:rsidRPr="003C7231">
        <w:rPr>
          <w:highlight w:val="yellow"/>
        </w:rPr>
        <w:t>Digital team-please recheck this schedule. Only implementation fee is included? What will be the general license fee, further lot of additional data seems to be copy pasted from vendor’s proposal, please keep only necessary and relevant text.</w:t>
      </w:r>
    </w:p>
  </w:comment>
  <w:comment w:id="107" w:author="Rohit Agnihotri (Digital,ISC)(X-IGT Solutions)" w:date="2026-08-27T14:46:00Z" w:initials="RA(S">
    <w:p w14:paraId="7294943E" w14:textId="60FF1142" w:rsidR="00BC6185" w:rsidRDefault="00BC6185">
      <w:pPr>
        <w:pStyle w:val="CommentText"/>
      </w:pPr>
      <w:r>
        <w:rPr>
          <w:rStyle w:val="CommentReference"/>
        </w:rPr>
        <w:annotationRef/>
      </w:r>
      <w:r>
        <w:t>Update (complete section)</w:t>
      </w:r>
    </w:p>
  </w:comment>
  <w:comment w:id="108" w:author="Upasana Bhagat (Legal,ISC)" w:date="2026-09-07T16:12:00Z" w:initials="UB">
    <w:p w14:paraId="70738AF2" w14:textId="77777777" w:rsidR="000B1C25" w:rsidRDefault="000B1C25">
      <w:pPr>
        <w:pStyle w:val="CommentText"/>
      </w:pPr>
      <w:r>
        <w:rPr>
          <w:rStyle w:val="CommentReference"/>
        </w:rPr>
        <w:annotationRef/>
      </w:r>
      <w:r>
        <w:t>Please recheck this section- if we are getting software developed that what license fee/subscription fee is being referred to here?</w:t>
      </w:r>
    </w:p>
    <w:p w14:paraId="56B74087" w14:textId="77777777" w:rsidR="000B1C25" w:rsidRDefault="000B1C25">
      <w:pPr>
        <w:pStyle w:val="CommentText"/>
      </w:pPr>
    </w:p>
    <w:p w14:paraId="789C6C62" w14:textId="3DCD36CA" w:rsidR="000B1C25" w:rsidRDefault="000B1C25">
      <w:pPr>
        <w:pStyle w:val="CommentText"/>
      </w:pPr>
      <w:r>
        <w:t>Commercial should be for software development &amp; implementation.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77F1344" w15:done="0"/>
  <w15:commentEx w15:paraId="65C4D493" w15:done="0"/>
  <w15:commentEx w15:paraId="7951DDCF" w15:done="0"/>
  <w15:commentEx w15:paraId="12AB22AA" w15:done="0"/>
  <w15:commentEx w15:paraId="2EF62BFF" w15:done="0"/>
  <w15:commentEx w15:paraId="50BB047C" w15:done="0"/>
  <w15:commentEx w15:paraId="4FA20285" w15:paraIdParent="50BB047C" w15:done="0"/>
  <w15:commentEx w15:paraId="37140F7B" w15:done="0"/>
  <w15:commentEx w15:paraId="708075D8" w15:paraIdParent="37140F7B" w15:done="0"/>
  <w15:commentEx w15:paraId="3C634BF2" w15:done="0"/>
  <w15:commentEx w15:paraId="640580B3" w15:paraIdParent="3C634BF2" w15:done="0"/>
  <w15:commentEx w15:paraId="4B8E331C" w15:done="0"/>
  <w15:commentEx w15:paraId="58E7543D" w15:done="0"/>
  <w15:commentEx w15:paraId="2097B0D0" w15:paraIdParent="58E7543D" w15:done="0"/>
  <w15:commentEx w15:paraId="35941084" w15:paraIdParent="58E7543D" w15:done="0"/>
  <w15:commentEx w15:paraId="7294943E" w15:paraIdParent="58E7543D" w15:done="0"/>
  <w15:commentEx w15:paraId="789C6C6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218AF52" w16cex:dateUtc="2026-09-07T10:30:00Z"/>
  <w16cex:commentExtensible w16cex:durableId="0C0511A8" w16cex:dateUtc="2026-09-07T10:31:00Z"/>
  <w16cex:commentExtensible w16cex:durableId="7A621169" w16cex:dateUtc="2026-09-07T10:34:00Z"/>
  <w16cex:commentExtensible w16cex:durableId="2FE1A8EC" w16cex:dateUtc="2026-09-07T10:36:00Z"/>
  <w16cex:commentExtensible w16cex:durableId="1894F7CB" w16cex:dateUtc="2026-09-07T10:36:00Z"/>
  <w16cex:commentExtensible w16cex:durableId="76BB8CA0" w16cex:dateUtc="2026-08-26T11:13:00Z"/>
  <w16cex:commentExtensible w16cex:durableId="6EE0E868" w16cex:dateUtc="2026-07-31T11:41:00Z"/>
  <w16cex:commentExtensible w16cex:durableId="673473C4" w16cex:dateUtc="2026-09-07T10:39:00Z"/>
  <w16cex:commentExtensible w16cex:durableId="57F02661" w16cex:dateUtc="2026-09-07T10:42:00Z"/>
  <w16cex:commentExtensible w16cex:durableId="34A92FB5" w16cex:dateUtc="2026-07-31T11:45:00Z"/>
  <w16cex:commentExtensible w16cex:durableId="53B35E94" w16cex:dateUtc="2026-08-07T09:50:00Z"/>
  <w16cex:commentExtensible w16cex:durableId="570AEFF7" w16cex:dateUtc="2026-08-26T11:26:00Z"/>
  <w16cex:commentExtensible w16cex:durableId="039E1ED8" w16cex:dateUtc="2026-09-07T10: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77F1344" w16cid:durableId="1218AF52"/>
  <w16cid:commentId w16cid:paraId="65C4D493" w16cid:durableId="0C0511A8"/>
  <w16cid:commentId w16cid:paraId="7951DDCF" w16cid:durableId="7A621169"/>
  <w16cid:commentId w16cid:paraId="12AB22AA" w16cid:durableId="2FE1A8EC"/>
  <w16cid:commentId w16cid:paraId="2EF62BFF" w16cid:durableId="1894F7CB"/>
  <w16cid:commentId w16cid:paraId="50BB047C" w16cid:durableId="76BB8CA0"/>
  <w16cid:commentId w16cid:paraId="4FA20285" w16cid:durableId="2E3AA186"/>
  <w16cid:commentId w16cid:paraId="37140F7B" w16cid:durableId="6EE0E868"/>
  <w16cid:commentId w16cid:paraId="708075D8" w16cid:durableId="2E3AC024"/>
  <w16cid:commentId w16cid:paraId="3C634BF2" w16cid:durableId="2E3AC0AC"/>
  <w16cid:commentId w16cid:paraId="640580B3" w16cid:durableId="673473C4"/>
  <w16cid:commentId w16cid:paraId="4B8E331C" w16cid:durableId="57F02661"/>
  <w16cid:commentId w16cid:paraId="58E7543D" w16cid:durableId="34A92FB5"/>
  <w16cid:commentId w16cid:paraId="2097B0D0" w16cid:durableId="53B35E94"/>
  <w16cid:commentId w16cid:paraId="35941084" w16cid:durableId="570AEFF7"/>
  <w16cid:commentId w16cid:paraId="7294943E" w16cid:durableId="2E3ACC4E"/>
  <w16cid:commentId w16cid:paraId="789C6C62" w16cid:durableId="039E1ED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AD27DD" w14:textId="77777777" w:rsidR="00637D81" w:rsidRDefault="00637D81" w:rsidP="008F7A69">
      <w:pPr>
        <w:spacing w:after="0" w:line="240" w:lineRule="auto"/>
      </w:pPr>
      <w:r>
        <w:separator/>
      </w:r>
    </w:p>
  </w:endnote>
  <w:endnote w:type="continuationSeparator" w:id="0">
    <w:p w14:paraId="6110B4BD" w14:textId="77777777" w:rsidR="00637D81" w:rsidRDefault="00637D81" w:rsidP="008F7A69">
      <w:pPr>
        <w:spacing w:after="0" w:line="240" w:lineRule="auto"/>
      </w:pPr>
      <w:r>
        <w:continuationSeparator/>
      </w:r>
    </w:p>
  </w:endnote>
  <w:endnote w:type="continuationNotice" w:id="1">
    <w:p w14:paraId="711C1C70" w14:textId="77777777" w:rsidR="00637D81" w:rsidRDefault="00637D8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18210444"/>
      <w:docPartObj>
        <w:docPartGallery w:val="Page Numbers (Bottom of Page)"/>
        <w:docPartUnique/>
      </w:docPartObj>
    </w:sdtPr>
    <w:sdtEndPr>
      <w:rPr>
        <w:noProof/>
      </w:rPr>
    </w:sdtEndPr>
    <w:sdtContent>
      <w:p w14:paraId="2CA689C9" w14:textId="77777777" w:rsidR="009E3E53" w:rsidRDefault="009E3E53">
        <w:pPr>
          <w:pStyle w:val="Footer"/>
          <w:jc w:val="center"/>
        </w:pPr>
        <w:r>
          <w:fldChar w:fldCharType="begin"/>
        </w:r>
        <w:r>
          <w:instrText xml:space="preserve"> PAGE   \* MERGEFORMAT </w:instrText>
        </w:r>
        <w:r>
          <w:fldChar w:fldCharType="separate"/>
        </w:r>
        <w:r>
          <w:rPr>
            <w:noProof/>
          </w:rPr>
          <w:t>13</w:t>
        </w:r>
        <w:r>
          <w:rPr>
            <w:noProof/>
          </w:rPr>
          <w:fldChar w:fldCharType="end"/>
        </w:r>
      </w:p>
    </w:sdtContent>
  </w:sdt>
  <w:p w14:paraId="0C00B8B1" w14:textId="77777777" w:rsidR="009E3E53" w:rsidRPr="00F038D1" w:rsidRDefault="009E3E53">
    <w:pPr>
      <w:pStyle w:val="Footer"/>
      <w:rPr>
        <w:sz w:val="14"/>
      </w:rPr>
    </w:pPr>
  </w:p>
  <w:p w14:paraId="5E90E2DB" w14:textId="77777777" w:rsidR="009E3E53" w:rsidRDefault="009E3E53"/>
  <w:p w14:paraId="653D9D8B" w14:textId="77777777" w:rsidR="009E3E53" w:rsidRDefault="009E3E5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BE8028" w14:textId="77777777" w:rsidR="009E3E53" w:rsidRDefault="009E3E53" w:rsidP="008F7A69">
    <w:pPr>
      <w:pStyle w:val="Footer"/>
      <w:pBdr>
        <w:bottom w:val="single" w:sz="12" w:space="1" w:color="auto"/>
      </w:pBdr>
      <w:jc w:val="center"/>
      <w:rPr>
        <w:rFonts w:ascii="Times New Roman" w:hAnsi="Times New Roman"/>
        <w:sz w:val="16"/>
        <w:szCs w:val="16"/>
      </w:rPr>
    </w:pPr>
  </w:p>
  <w:p w14:paraId="0F4732E9" w14:textId="77777777" w:rsidR="009E3E53" w:rsidRPr="008F7A69" w:rsidRDefault="009E3E53" w:rsidP="008F7A69">
    <w:pPr>
      <w:pStyle w:val="Footer"/>
      <w:tabs>
        <w:tab w:val="clear" w:pos="4680"/>
        <w:tab w:val="center" w:pos="4320"/>
      </w:tabs>
      <w:rPr>
        <w:rFonts w:ascii="Times New Roman" w:hAnsi="Times New Roman"/>
        <w:i/>
        <w:sz w:val="16"/>
        <w:szCs w:val="16"/>
      </w:rPr>
    </w:pPr>
    <w:r w:rsidRPr="008F7A69">
      <w:rPr>
        <w:rFonts w:ascii="Times New Roman" w:hAnsi="Times New Roman"/>
        <w:i/>
        <w:sz w:val="16"/>
        <w:szCs w:val="16"/>
      </w:rPr>
      <w:tab/>
    </w:r>
  </w:p>
  <w:p w14:paraId="3978C6D9" w14:textId="77777777" w:rsidR="009E3E53" w:rsidRDefault="009E3E53" w:rsidP="008F7A69">
    <w:pPr>
      <w:pStyle w:val="Footer"/>
      <w:tabs>
        <w:tab w:val="clear" w:pos="4680"/>
        <w:tab w:val="center" w:pos="4140"/>
      </w:tabs>
      <w:rPr>
        <w:rFonts w:ascii="Times New Roman" w:hAnsi="Times New Roman"/>
        <w:sz w:val="16"/>
        <w:szCs w:val="16"/>
      </w:rPr>
    </w:pPr>
    <w:r>
      <w:rPr>
        <w:rFonts w:ascii="Times New Roman" w:hAnsi="Times New Roman"/>
        <w:sz w:val="16"/>
        <w:szCs w:val="16"/>
      </w:rPr>
      <w:tab/>
    </w:r>
  </w:p>
  <w:p w14:paraId="69714121" w14:textId="77777777" w:rsidR="009E3E53" w:rsidRDefault="009E3E53" w:rsidP="008F7A69">
    <w:pPr>
      <w:pStyle w:val="Footer"/>
      <w:tabs>
        <w:tab w:val="clear" w:pos="4680"/>
        <w:tab w:val="center" w:pos="4140"/>
      </w:tabs>
    </w:pPr>
    <w:r>
      <w:rPr>
        <w:rFonts w:ascii="Times New Roman" w:hAnsi="Times New Roman"/>
        <w:sz w:val="16"/>
        <w:szCs w:val="16"/>
      </w:rPr>
      <w:tab/>
      <w:t>C</w:t>
    </w:r>
    <w:r>
      <w:rPr>
        <w:rFonts w:ascii="Times New Roman" w:hAnsi="Times New Roman"/>
        <w:i/>
        <w:sz w:val="16"/>
        <w:szCs w:val="16"/>
      </w:rPr>
      <w:t>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1AB99D" w14:textId="77777777" w:rsidR="00637D81" w:rsidRDefault="00637D81" w:rsidP="008F7A69">
      <w:pPr>
        <w:spacing w:after="0" w:line="240" w:lineRule="auto"/>
      </w:pPr>
      <w:r>
        <w:separator/>
      </w:r>
    </w:p>
  </w:footnote>
  <w:footnote w:type="continuationSeparator" w:id="0">
    <w:p w14:paraId="408F2291" w14:textId="77777777" w:rsidR="00637D81" w:rsidRDefault="00637D81" w:rsidP="008F7A69">
      <w:pPr>
        <w:spacing w:after="0" w:line="240" w:lineRule="auto"/>
      </w:pPr>
      <w:r>
        <w:continuationSeparator/>
      </w:r>
    </w:p>
  </w:footnote>
  <w:footnote w:type="continuationNotice" w:id="1">
    <w:p w14:paraId="551DF8DD" w14:textId="77777777" w:rsidR="00637D81" w:rsidRDefault="00637D8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58EAE9" w14:textId="7E01FC75" w:rsidR="009E3E53" w:rsidRDefault="009E3E53" w:rsidP="00643AC8">
    <w:pPr>
      <w:pStyle w:val="Header"/>
      <w:jc w:val="right"/>
      <w:rPr>
        <w:rFonts w:ascii="Times New Roman" w:hAnsi="Times New Roman" w:cs="Times New Roman"/>
        <w:sz w:val="14"/>
        <w:szCs w:val="14"/>
      </w:rPr>
    </w:pPr>
  </w:p>
  <w:p w14:paraId="6A8FE9B0" w14:textId="77777777" w:rsidR="009E3E53" w:rsidRDefault="009E3E53"/>
  <w:p w14:paraId="69AD8EAB" w14:textId="77777777" w:rsidR="009E3E53" w:rsidRDefault="009E3E5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4560D6BA"/>
    <w:lvl w:ilvl="0">
      <w:numFmt w:val="decimal"/>
      <w:pStyle w:val="Bullet1"/>
      <w:lvlText w:val="*"/>
      <w:lvlJc w:val="left"/>
    </w:lvl>
  </w:abstractNum>
  <w:abstractNum w:abstractNumId="1" w15:restartNumberingAfterBreak="0">
    <w:nsid w:val="08111E9E"/>
    <w:multiLevelType w:val="multilevel"/>
    <w:tmpl w:val="9ECEF2B2"/>
    <w:lvl w:ilvl="0">
      <w:start w:val="1"/>
      <w:numFmt w:val="decimal"/>
      <w:lvlText w:val="%1."/>
      <w:lvlJc w:val="left"/>
      <w:pPr>
        <w:ind w:left="720" w:hanging="360"/>
      </w:pPr>
      <w:rPr>
        <w:rFonts w:hint="default"/>
        <w:b/>
        <w:color w:val="000000"/>
        <w:sz w:val="22"/>
        <w:szCs w:val="22"/>
      </w:rPr>
    </w:lvl>
    <w:lvl w:ilvl="1">
      <w:start w:val="2"/>
      <w:numFmt w:val="decimal"/>
      <w:isLgl/>
      <w:lvlText w:val="%1.%2"/>
      <w:lvlJc w:val="left"/>
      <w:pPr>
        <w:ind w:left="720" w:hanging="360"/>
      </w:pPr>
      <w:rPr>
        <w:rFonts w:eastAsia="Calibri" w:hint="default"/>
        <w:b w:val="0"/>
        <w:i w:val="0"/>
      </w:rPr>
    </w:lvl>
    <w:lvl w:ilvl="2">
      <w:start w:val="1"/>
      <w:numFmt w:val="decimal"/>
      <w:isLgl/>
      <w:lvlText w:val="%1.%2.%3"/>
      <w:lvlJc w:val="left"/>
      <w:pPr>
        <w:ind w:left="720" w:hanging="360"/>
      </w:pPr>
      <w:rPr>
        <w:rFonts w:eastAsia="Calibri" w:hint="default"/>
        <w:b w:val="0"/>
        <w:i w:val="0"/>
      </w:rPr>
    </w:lvl>
    <w:lvl w:ilvl="3">
      <w:start w:val="1"/>
      <w:numFmt w:val="decimal"/>
      <w:isLgl/>
      <w:lvlText w:val="%1.%2.%3.%4"/>
      <w:lvlJc w:val="left"/>
      <w:pPr>
        <w:ind w:left="1080" w:hanging="720"/>
      </w:pPr>
      <w:rPr>
        <w:rFonts w:eastAsia="Calibri" w:hint="default"/>
        <w:b w:val="0"/>
      </w:rPr>
    </w:lvl>
    <w:lvl w:ilvl="4">
      <w:start w:val="1"/>
      <w:numFmt w:val="decimal"/>
      <w:isLgl/>
      <w:lvlText w:val="%1.%2.%3.%4.%5"/>
      <w:lvlJc w:val="left"/>
      <w:pPr>
        <w:ind w:left="1080" w:hanging="720"/>
      </w:pPr>
      <w:rPr>
        <w:rFonts w:eastAsia="Calibri" w:hint="default"/>
        <w:b w:val="0"/>
      </w:rPr>
    </w:lvl>
    <w:lvl w:ilvl="5">
      <w:start w:val="1"/>
      <w:numFmt w:val="decimal"/>
      <w:isLgl/>
      <w:lvlText w:val="%1.%2.%3.%4.%5.%6"/>
      <w:lvlJc w:val="left"/>
      <w:pPr>
        <w:ind w:left="1440" w:hanging="1080"/>
      </w:pPr>
      <w:rPr>
        <w:rFonts w:eastAsia="Calibri" w:hint="default"/>
        <w:b w:val="0"/>
      </w:rPr>
    </w:lvl>
    <w:lvl w:ilvl="6">
      <w:start w:val="1"/>
      <w:numFmt w:val="decimal"/>
      <w:isLgl/>
      <w:lvlText w:val="%1.%2.%3.%4.%5.%6.%7"/>
      <w:lvlJc w:val="left"/>
      <w:pPr>
        <w:ind w:left="1440" w:hanging="1080"/>
      </w:pPr>
      <w:rPr>
        <w:rFonts w:eastAsia="Calibri" w:hint="default"/>
        <w:b w:val="0"/>
      </w:rPr>
    </w:lvl>
    <w:lvl w:ilvl="7">
      <w:start w:val="1"/>
      <w:numFmt w:val="decimal"/>
      <w:isLgl/>
      <w:lvlText w:val="%1.%2.%3.%4.%5.%6.%7.%8"/>
      <w:lvlJc w:val="left"/>
      <w:pPr>
        <w:ind w:left="1440" w:hanging="1080"/>
      </w:pPr>
      <w:rPr>
        <w:rFonts w:eastAsia="Calibri" w:hint="default"/>
        <w:b w:val="0"/>
      </w:rPr>
    </w:lvl>
    <w:lvl w:ilvl="8">
      <w:start w:val="1"/>
      <w:numFmt w:val="decimal"/>
      <w:isLgl/>
      <w:lvlText w:val="%1.%2.%3.%4.%5.%6.%7.%8.%9"/>
      <w:lvlJc w:val="left"/>
      <w:pPr>
        <w:ind w:left="1800" w:hanging="1440"/>
      </w:pPr>
      <w:rPr>
        <w:rFonts w:eastAsia="Calibri" w:hint="default"/>
        <w:b w:val="0"/>
      </w:rPr>
    </w:lvl>
  </w:abstractNum>
  <w:abstractNum w:abstractNumId="2" w15:restartNumberingAfterBreak="0">
    <w:nsid w:val="0E3006EE"/>
    <w:multiLevelType w:val="hybridMultilevel"/>
    <w:tmpl w:val="A4A60BB2"/>
    <w:lvl w:ilvl="0" w:tplc="04F6CAB2">
      <w:start w:val="1"/>
      <w:numFmt w:val="lowerLetter"/>
      <w:lvlText w:val="(%1)"/>
      <w:lvlJc w:val="left"/>
      <w:pPr>
        <w:ind w:left="720" w:hanging="360"/>
      </w:pPr>
      <w:rPr>
        <w:rFonts w:hint="default"/>
        <w:b w:val="0"/>
        <w:i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013C7F"/>
    <w:multiLevelType w:val="hybridMultilevel"/>
    <w:tmpl w:val="D2164EB4"/>
    <w:lvl w:ilvl="0" w:tplc="AD8C6B8C">
      <w:start w:val="1"/>
      <w:numFmt w:val="decimal"/>
      <w:lvlText w:val="8.%1"/>
      <w:lvlJc w:val="left"/>
      <w:pPr>
        <w:ind w:left="720" w:hanging="360"/>
      </w:pPr>
      <w:rPr>
        <w:rFonts w:hint="default"/>
        <w:b w:val="0"/>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4B2D0E"/>
    <w:multiLevelType w:val="hybridMultilevel"/>
    <w:tmpl w:val="B7EC49AC"/>
    <w:lvl w:ilvl="0" w:tplc="AEE87CE8">
      <w:start w:val="1"/>
      <w:numFmt w:val="lowerLetter"/>
      <w:lvlText w:val="(%1)"/>
      <w:lvlJc w:val="left"/>
      <w:pPr>
        <w:ind w:left="360" w:hanging="360"/>
      </w:pPr>
      <w:rPr>
        <w:rFonts w:hint="default"/>
        <w:u w:val="none"/>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1A931ED"/>
    <w:multiLevelType w:val="multilevel"/>
    <w:tmpl w:val="3CE46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AE4EB1"/>
    <w:multiLevelType w:val="hybridMultilevel"/>
    <w:tmpl w:val="A4A60BB2"/>
    <w:lvl w:ilvl="0" w:tplc="04F6CAB2">
      <w:start w:val="1"/>
      <w:numFmt w:val="lowerLetter"/>
      <w:lvlText w:val="(%1)"/>
      <w:lvlJc w:val="left"/>
      <w:pPr>
        <w:ind w:left="720" w:hanging="360"/>
      </w:pPr>
      <w:rPr>
        <w:rFonts w:hint="default"/>
        <w:b w:val="0"/>
        <w:i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11652A"/>
    <w:multiLevelType w:val="hybridMultilevel"/>
    <w:tmpl w:val="D0086CB8"/>
    <w:lvl w:ilvl="0" w:tplc="4F8AD7EA">
      <w:start w:val="1"/>
      <w:numFmt w:val="decimal"/>
      <w:lvlText w:val="4.%1"/>
      <w:lvlJc w:val="left"/>
      <w:pPr>
        <w:ind w:left="1080" w:hanging="360"/>
      </w:pPr>
      <w:rPr>
        <w:rFonts w:hint="default"/>
        <w:b w:val="0"/>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57B36EC"/>
    <w:multiLevelType w:val="hybridMultilevel"/>
    <w:tmpl w:val="C39CAAEC"/>
    <w:lvl w:ilvl="0" w:tplc="C5F86258">
      <w:start w:val="1"/>
      <w:numFmt w:val="decimal"/>
      <w:lvlText w:val="2.%1"/>
      <w:lvlJc w:val="left"/>
      <w:pPr>
        <w:ind w:left="720" w:hanging="360"/>
      </w:pPr>
      <w:rPr>
        <w:rFonts w:hint="default"/>
        <w:b w:val="0"/>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3C3B5E"/>
    <w:multiLevelType w:val="hybridMultilevel"/>
    <w:tmpl w:val="A4305E54"/>
    <w:lvl w:ilvl="0" w:tplc="C5DAF8CC">
      <w:start w:val="1"/>
      <w:numFmt w:val="decimal"/>
      <w:lvlText w:val="11.%1"/>
      <w:lvlJc w:val="left"/>
      <w:pPr>
        <w:ind w:left="720" w:hanging="360"/>
      </w:pPr>
      <w:rPr>
        <w:rFonts w:hint="default"/>
        <w:b w:val="0"/>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F41128"/>
    <w:multiLevelType w:val="multilevel"/>
    <w:tmpl w:val="A8E01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573231"/>
    <w:multiLevelType w:val="multilevel"/>
    <w:tmpl w:val="46720192"/>
    <w:lvl w:ilvl="0">
      <w:start w:val="1"/>
      <w:numFmt w:val="bullet"/>
      <w:pStyle w:val="ProcedureTableStep2"/>
      <w:lvlText w:val=""/>
      <w:lvlJc w:val="left"/>
      <w:pPr>
        <w:ind w:left="360" w:hanging="360"/>
      </w:pPr>
      <w:rPr>
        <w:rFonts w:ascii="Symbol" w:hAnsi="Symbol" w:hint="default"/>
        <w:b w:val="0"/>
        <w:i w:val="0"/>
        <w:sz w:val="22"/>
      </w:rPr>
    </w:lvl>
    <w:lvl w:ilvl="1">
      <w:start w:val="1"/>
      <w:numFmt w:val="lowerLetter"/>
      <w:lvlRestart w:val="0"/>
      <w:lvlText w:val="%2."/>
      <w:lvlJc w:val="left"/>
      <w:pPr>
        <w:ind w:left="360" w:hanging="360"/>
      </w:pPr>
      <w:rPr>
        <w:rFonts w:ascii="Times New Roman" w:hAnsi="Times New Roman" w:hint="default"/>
        <w:b w:val="0"/>
        <w:i w:val="0"/>
        <w:sz w:val="22"/>
      </w:rPr>
    </w:lvl>
    <w:lvl w:ilvl="2">
      <w:start w:val="1"/>
      <w:numFmt w:val="none"/>
      <w:lvlRestart w:val="0"/>
      <w:lvlText w:val=""/>
      <w:lvlJc w:val="left"/>
      <w:pPr>
        <w:ind w:left="360" w:hanging="360"/>
      </w:pPr>
      <w:rPr>
        <w:rFonts w:ascii="Times New Roman" w:hAnsi="Times New Roman" w:hint="default"/>
        <w:b w:val="0"/>
        <w:i w:val="0"/>
        <w:sz w:val="22"/>
      </w:rPr>
    </w:lvl>
    <w:lvl w:ilvl="3">
      <w:start w:val="1"/>
      <w:numFmt w:val="decimal"/>
      <w:lvlText w:val="%4."/>
      <w:lvlJc w:val="left"/>
      <w:pPr>
        <w:ind w:left="2520" w:hanging="360"/>
      </w:pPr>
      <w:rPr>
        <w:rFonts w:hint="default"/>
        <w:b w:val="0"/>
        <w:color w:val="auto"/>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2" w15:restartNumberingAfterBreak="0">
    <w:nsid w:val="22C34083"/>
    <w:multiLevelType w:val="hybridMultilevel"/>
    <w:tmpl w:val="A4A60BB2"/>
    <w:lvl w:ilvl="0" w:tplc="04F6CAB2">
      <w:start w:val="1"/>
      <w:numFmt w:val="lowerLetter"/>
      <w:lvlText w:val="(%1)"/>
      <w:lvlJc w:val="left"/>
      <w:pPr>
        <w:ind w:left="360" w:hanging="360"/>
      </w:pPr>
      <w:rPr>
        <w:rFonts w:hint="default"/>
        <w:b w:val="0"/>
        <w:i w:val="0"/>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4AC0100"/>
    <w:multiLevelType w:val="hybridMultilevel"/>
    <w:tmpl w:val="A4A60BB2"/>
    <w:lvl w:ilvl="0" w:tplc="04F6CAB2">
      <w:start w:val="1"/>
      <w:numFmt w:val="lowerLetter"/>
      <w:lvlText w:val="(%1)"/>
      <w:lvlJc w:val="left"/>
      <w:pPr>
        <w:ind w:left="720" w:hanging="360"/>
      </w:pPr>
      <w:rPr>
        <w:rFonts w:hint="default"/>
        <w:b w:val="0"/>
        <w:i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2744B5"/>
    <w:multiLevelType w:val="multilevel"/>
    <w:tmpl w:val="28584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51750E"/>
    <w:multiLevelType w:val="hybridMultilevel"/>
    <w:tmpl w:val="51721C50"/>
    <w:lvl w:ilvl="0" w:tplc="B94E9DB4">
      <w:start w:val="1"/>
      <w:numFmt w:val="lowerLetter"/>
      <w:lvlText w:val="%1."/>
      <w:lvlJc w:val="left"/>
      <w:pPr>
        <w:tabs>
          <w:tab w:val="num" w:pos="1080"/>
        </w:tabs>
        <w:ind w:left="1080" w:hanging="360"/>
      </w:pPr>
      <w:rPr>
        <w:rFonts w:hint="default"/>
      </w:rPr>
    </w:lvl>
    <w:lvl w:ilvl="1" w:tplc="A7F268D2">
      <w:start w:val="1"/>
      <w:numFmt w:val="decimal"/>
      <w:lvlText w:val="%2."/>
      <w:lvlJc w:val="left"/>
      <w:pPr>
        <w:ind w:left="2160" w:hanging="720"/>
      </w:pPr>
      <w:rPr>
        <w:rFonts w:hint="default"/>
      </w:r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AA50631A">
      <w:start w:val="1"/>
      <w:numFmt w:val="upperLetter"/>
      <w:lvlText w:val="%5."/>
      <w:lvlJc w:val="left"/>
      <w:pPr>
        <w:ind w:left="3960" w:hanging="360"/>
      </w:pPr>
      <w:rPr>
        <w:rFonts w:hint="default"/>
      </w:r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15:restartNumberingAfterBreak="0">
    <w:nsid w:val="2F5B04FA"/>
    <w:multiLevelType w:val="multilevel"/>
    <w:tmpl w:val="4880A4DE"/>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i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33365517"/>
    <w:multiLevelType w:val="hybridMultilevel"/>
    <w:tmpl w:val="81729464"/>
    <w:lvl w:ilvl="0" w:tplc="FFFFFFFF">
      <w:start w:val="1"/>
      <w:numFmt w:val="lowerRoman"/>
      <w:lvlText w:val="(%1)"/>
      <w:lvlJc w:val="left"/>
      <w:pPr>
        <w:ind w:left="1508" w:hanging="360"/>
      </w:pPr>
    </w:lvl>
    <w:lvl w:ilvl="1" w:tplc="04090019" w:tentative="1">
      <w:start w:val="1"/>
      <w:numFmt w:val="lowerLetter"/>
      <w:lvlText w:val="%2."/>
      <w:lvlJc w:val="left"/>
      <w:pPr>
        <w:ind w:left="2228" w:hanging="360"/>
      </w:pPr>
    </w:lvl>
    <w:lvl w:ilvl="2" w:tplc="0409001B" w:tentative="1">
      <w:start w:val="1"/>
      <w:numFmt w:val="lowerRoman"/>
      <w:lvlText w:val="%3."/>
      <w:lvlJc w:val="right"/>
      <w:pPr>
        <w:ind w:left="2948" w:hanging="180"/>
      </w:pPr>
    </w:lvl>
    <w:lvl w:ilvl="3" w:tplc="0409000F" w:tentative="1">
      <w:start w:val="1"/>
      <w:numFmt w:val="decimal"/>
      <w:lvlText w:val="%4."/>
      <w:lvlJc w:val="left"/>
      <w:pPr>
        <w:ind w:left="3668" w:hanging="360"/>
      </w:pPr>
    </w:lvl>
    <w:lvl w:ilvl="4" w:tplc="04090019" w:tentative="1">
      <w:start w:val="1"/>
      <w:numFmt w:val="lowerLetter"/>
      <w:lvlText w:val="%5."/>
      <w:lvlJc w:val="left"/>
      <w:pPr>
        <w:ind w:left="4388" w:hanging="360"/>
      </w:pPr>
    </w:lvl>
    <w:lvl w:ilvl="5" w:tplc="0409001B" w:tentative="1">
      <w:start w:val="1"/>
      <w:numFmt w:val="lowerRoman"/>
      <w:lvlText w:val="%6."/>
      <w:lvlJc w:val="right"/>
      <w:pPr>
        <w:ind w:left="5108" w:hanging="180"/>
      </w:pPr>
    </w:lvl>
    <w:lvl w:ilvl="6" w:tplc="0409000F" w:tentative="1">
      <w:start w:val="1"/>
      <w:numFmt w:val="decimal"/>
      <w:lvlText w:val="%7."/>
      <w:lvlJc w:val="left"/>
      <w:pPr>
        <w:ind w:left="5828" w:hanging="360"/>
      </w:pPr>
    </w:lvl>
    <w:lvl w:ilvl="7" w:tplc="04090019" w:tentative="1">
      <w:start w:val="1"/>
      <w:numFmt w:val="lowerLetter"/>
      <w:lvlText w:val="%8."/>
      <w:lvlJc w:val="left"/>
      <w:pPr>
        <w:ind w:left="6548" w:hanging="360"/>
      </w:pPr>
    </w:lvl>
    <w:lvl w:ilvl="8" w:tplc="0409001B" w:tentative="1">
      <w:start w:val="1"/>
      <w:numFmt w:val="lowerRoman"/>
      <w:lvlText w:val="%9."/>
      <w:lvlJc w:val="right"/>
      <w:pPr>
        <w:ind w:left="7268" w:hanging="180"/>
      </w:pPr>
    </w:lvl>
  </w:abstractNum>
  <w:abstractNum w:abstractNumId="18" w15:restartNumberingAfterBreak="0">
    <w:nsid w:val="333F3B28"/>
    <w:multiLevelType w:val="hybridMultilevel"/>
    <w:tmpl w:val="48DCAD42"/>
    <w:lvl w:ilvl="0" w:tplc="0409001B">
      <w:start w:val="1"/>
      <w:numFmt w:val="lowerRoman"/>
      <w:lvlText w:val="%1."/>
      <w:lvlJc w:val="right"/>
      <w:pPr>
        <w:ind w:left="718" w:hanging="360"/>
      </w:pPr>
    </w:lvl>
    <w:lvl w:ilvl="1" w:tplc="04090019">
      <w:start w:val="1"/>
      <w:numFmt w:val="lowerLetter"/>
      <w:lvlText w:val="%2."/>
      <w:lvlJc w:val="left"/>
      <w:pPr>
        <w:ind w:left="1438" w:hanging="360"/>
      </w:pPr>
    </w:lvl>
    <w:lvl w:ilvl="2" w:tplc="0409001B">
      <w:start w:val="1"/>
      <w:numFmt w:val="lowerRoman"/>
      <w:lvlText w:val="%3."/>
      <w:lvlJc w:val="right"/>
      <w:pPr>
        <w:ind w:left="2158" w:hanging="180"/>
      </w:pPr>
    </w:lvl>
    <w:lvl w:ilvl="3" w:tplc="0409000F">
      <w:start w:val="1"/>
      <w:numFmt w:val="decimal"/>
      <w:lvlText w:val="%4."/>
      <w:lvlJc w:val="left"/>
      <w:pPr>
        <w:ind w:left="2878" w:hanging="360"/>
      </w:pPr>
    </w:lvl>
    <w:lvl w:ilvl="4" w:tplc="04090019">
      <w:start w:val="1"/>
      <w:numFmt w:val="lowerLetter"/>
      <w:lvlText w:val="%5."/>
      <w:lvlJc w:val="left"/>
      <w:pPr>
        <w:ind w:left="3598" w:hanging="360"/>
      </w:pPr>
    </w:lvl>
    <w:lvl w:ilvl="5" w:tplc="0409001B">
      <w:start w:val="1"/>
      <w:numFmt w:val="lowerRoman"/>
      <w:lvlText w:val="%6."/>
      <w:lvlJc w:val="right"/>
      <w:pPr>
        <w:ind w:left="4318" w:hanging="180"/>
      </w:pPr>
    </w:lvl>
    <w:lvl w:ilvl="6" w:tplc="0409000F">
      <w:start w:val="1"/>
      <w:numFmt w:val="decimal"/>
      <w:lvlText w:val="%7."/>
      <w:lvlJc w:val="left"/>
      <w:pPr>
        <w:ind w:left="5038" w:hanging="360"/>
      </w:pPr>
    </w:lvl>
    <w:lvl w:ilvl="7" w:tplc="04090019">
      <w:start w:val="1"/>
      <w:numFmt w:val="lowerLetter"/>
      <w:lvlText w:val="%8."/>
      <w:lvlJc w:val="left"/>
      <w:pPr>
        <w:ind w:left="5758" w:hanging="360"/>
      </w:pPr>
    </w:lvl>
    <w:lvl w:ilvl="8" w:tplc="0409001B">
      <w:start w:val="1"/>
      <w:numFmt w:val="lowerRoman"/>
      <w:lvlText w:val="%9."/>
      <w:lvlJc w:val="right"/>
      <w:pPr>
        <w:ind w:left="6478" w:hanging="180"/>
      </w:pPr>
    </w:lvl>
  </w:abstractNum>
  <w:abstractNum w:abstractNumId="19" w15:restartNumberingAfterBreak="0">
    <w:nsid w:val="35221546"/>
    <w:multiLevelType w:val="multilevel"/>
    <w:tmpl w:val="029EB9D4"/>
    <w:lvl w:ilvl="0">
      <w:start w:val="1"/>
      <w:numFmt w:val="decimal"/>
      <w:lvlText w:val="%1."/>
      <w:lvlJc w:val="left"/>
      <w:pPr>
        <w:tabs>
          <w:tab w:val="num" w:pos="720"/>
        </w:tabs>
        <w:ind w:left="720" w:hanging="360"/>
      </w:pPr>
      <w:rPr>
        <w:rFonts w:ascii="Times New Roman" w:hAnsi="Times New Roman" w:cs="Times New Roman" w:hint="default"/>
        <w:b w:val="0"/>
        <w:sz w:val="22"/>
        <w:szCs w:val="22"/>
      </w:rPr>
    </w:lvl>
    <w:lvl w:ilvl="1">
      <w:start w:val="1"/>
      <w:numFmt w:val="decimal"/>
      <w:lvlText w:val="%2."/>
      <w:lvlJc w:val="left"/>
      <w:pPr>
        <w:ind w:left="1440" w:hanging="360"/>
      </w:pPr>
      <w:rPr>
        <w:rFonts w:hint="default"/>
      </w:rPr>
    </w:lvl>
    <w:lvl w:ilvl="2">
      <w:start w:val="1"/>
      <w:numFmt w:val="lowerLetter"/>
      <w:lvlText w:val="%3."/>
      <w:lvlJc w:val="left"/>
      <w:pPr>
        <w:ind w:left="2160" w:hanging="360"/>
      </w:pPr>
      <w:rPr>
        <w:rFonts w:hint="default"/>
        <w:b w:val="0"/>
      </w:rPr>
    </w:lvl>
    <w:lvl w:ilvl="3">
      <w:start w:val="1"/>
      <w:numFmt w:val="lowerRoman"/>
      <w:lvlText w:val="(%4)"/>
      <w:lvlJc w:val="left"/>
      <w:pPr>
        <w:ind w:left="2880" w:hanging="360"/>
      </w:pPr>
      <w:rPr>
        <w:rFonts w:hint="default"/>
      </w:rPr>
    </w:lvl>
    <w:lvl w:ilvl="4">
      <w:start w:val="1"/>
      <w:numFmt w:val="decimal"/>
      <w:lvlText w:val="%5."/>
      <w:lvlJc w:val="left"/>
      <w:pPr>
        <w:tabs>
          <w:tab w:val="num" w:pos="3600"/>
        </w:tabs>
        <w:ind w:left="3600" w:hanging="360"/>
      </w:pPr>
    </w:lvl>
    <w:lvl w:ilvl="5">
      <w:start w:val="1"/>
      <w:numFmt w:val="lowerLetter"/>
      <w:lvlText w:val="(%6)"/>
      <w:lvlJc w:val="left"/>
      <w:pPr>
        <w:ind w:left="4320" w:hanging="360"/>
      </w:pPr>
      <w:rPr>
        <w:rFonts w:hint="default"/>
        <w:color w:val="000000"/>
      </w:rPr>
    </w:lvl>
    <w:lvl w:ilvl="6">
      <w:start w:val="2"/>
      <w:numFmt w:val="lowerRoman"/>
      <w:lvlText w:val="(%7)"/>
      <w:lvlJc w:val="left"/>
      <w:pPr>
        <w:ind w:left="5400" w:hanging="720"/>
      </w:pPr>
      <w:rPr>
        <w:rFonts w:hint="default"/>
      </w:r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F64199"/>
    <w:multiLevelType w:val="hybridMultilevel"/>
    <w:tmpl w:val="A4A60BB2"/>
    <w:lvl w:ilvl="0" w:tplc="04F6CAB2">
      <w:start w:val="1"/>
      <w:numFmt w:val="lowerLetter"/>
      <w:lvlText w:val="(%1)"/>
      <w:lvlJc w:val="left"/>
      <w:pPr>
        <w:ind w:left="720" w:hanging="360"/>
      </w:pPr>
      <w:rPr>
        <w:rFonts w:hint="default"/>
        <w:b w:val="0"/>
        <w:i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9FB0789"/>
    <w:multiLevelType w:val="hybridMultilevel"/>
    <w:tmpl w:val="A4A60BB2"/>
    <w:lvl w:ilvl="0" w:tplc="04F6CAB2">
      <w:start w:val="1"/>
      <w:numFmt w:val="lowerLetter"/>
      <w:lvlText w:val="(%1)"/>
      <w:lvlJc w:val="left"/>
      <w:pPr>
        <w:ind w:left="360" w:hanging="360"/>
      </w:pPr>
      <w:rPr>
        <w:rFonts w:hint="default"/>
        <w:b w:val="0"/>
        <w:i w:val="0"/>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C291F36"/>
    <w:multiLevelType w:val="multilevel"/>
    <w:tmpl w:val="2CECC1F8"/>
    <w:lvl w:ilvl="0">
      <w:start w:val="1"/>
      <w:numFmt w:val="lowerLetter"/>
      <w:lvlText w:val="%1."/>
      <w:lvlJc w:val="left"/>
      <w:pPr>
        <w:ind w:left="2880" w:hanging="360"/>
      </w:pPr>
      <w:rPr>
        <w:b w:val="0"/>
        <w:bCs w:val="0"/>
        <w:i w:val="0"/>
        <w:iCs w:val="0"/>
        <w:sz w:val="22"/>
        <w:szCs w:val="22"/>
      </w:rPr>
    </w:lvl>
    <w:lvl w:ilvl="1">
      <w:start w:val="1"/>
      <w:numFmt w:val="lowerLetter"/>
      <w:lvlText w:val="%2."/>
      <w:lvlJc w:val="left"/>
      <w:pPr>
        <w:ind w:left="2160" w:hanging="360"/>
      </w:pPr>
      <w:rPr>
        <w:b w:val="0"/>
        <w:bCs w:val="0"/>
        <w:i w:val="0"/>
        <w:iCs w:val="0"/>
        <w:sz w:val="18"/>
        <w:szCs w:val="18"/>
      </w:rPr>
    </w:lvl>
    <w:lvl w:ilvl="2">
      <w:start w:val="1"/>
      <w:numFmt w:val="lowerRoman"/>
      <w:lvlText w:val="(%3)"/>
      <w:lvlJc w:val="left"/>
      <w:pPr>
        <w:ind w:left="3420" w:hanging="720"/>
      </w:pPr>
    </w:lvl>
    <w:lvl w:ilvl="3">
      <w:start w:val="1"/>
      <w:numFmt w:val="lowerLetter"/>
      <w:lvlText w:val="(%4)"/>
      <w:lvlJc w:val="left"/>
      <w:pPr>
        <w:ind w:left="3600" w:hanging="360"/>
      </w:pPr>
    </w:lvl>
    <w:lvl w:ilvl="4">
      <w:start w:val="1"/>
      <w:numFmt w:val="upperLetter"/>
      <w:lvlText w:val="%5."/>
      <w:lvlJc w:val="left"/>
      <w:pPr>
        <w:ind w:left="4320" w:hanging="360"/>
      </w:pPr>
    </w:lvl>
    <w:lvl w:ilvl="5">
      <w:start w:val="1"/>
      <w:numFmt w:val="lowerLetter"/>
      <w:lvlText w:val="%6)"/>
      <w:lvlJc w:val="left"/>
      <w:pPr>
        <w:ind w:left="1080" w:hanging="36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3" w15:restartNumberingAfterBreak="0">
    <w:nsid w:val="3D1C23B3"/>
    <w:multiLevelType w:val="multilevel"/>
    <w:tmpl w:val="8CECC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B66878"/>
    <w:multiLevelType w:val="hybridMultilevel"/>
    <w:tmpl w:val="C108FF20"/>
    <w:lvl w:ilvl="0" w:tplc="FFFFFFFF">
      <w:start w:val="1"/>
      <w:numFmt w:val="lowerRoman"/>
      <w:lvlText w:val="(%1)"/>
      <w:lvlJc w:val="left"/>
      <w:pPr>
        <w:ind w:left="2160" w:hanging="720"/>
      </w:pPr>
      <w:rPr>
        <w:rFonts w:hint="default"/>
      </w:rPr>
    </w:lvl>
    <w:lvl w:ilvl="1" w:tplc="5A26B6C8">
      <w:start w:val="1"/>
      <w:numFmt w:val="lowerLetter"/>
      <w:lvlText w:val="%2."/>
      <w:lvlJc w:val="left"/>
      <w:pPr>
        <w:ind w:left="2520" w:hanging="360"/>
      </w:pPr>
    </w:lvl>
    <w:lvl w:ilvl="2" w:tplc="A09E7C24">
      <w:start w:val="1"/>
      <w:numFmt w:val="lowerRoman"/>
      <w:lvlText w:val="%3."/>
      <w:lvlJc w:val="right"/>
      <w:pPr>
        <w:ind w:left="3240" w:hanging="180"/>
      </w:pPr>
    </w:lvl>
    <w:lvl w:ilvl="3" w:tplc="EE782862">
      <w:start w:val="11"/>
      <w:numFmt w:val="decimal"/>
      <w:lvlText w:val="%4."/>
      <w:lvlJc w:val="left"/>
      <w:pPr>
        <w:ind w:left="540" w:hanging="360"/>
      </w:pPr>
      <w:rPr>
        <w:rFonts w:hint="default"/>
      </w:rPr>
    </w:lvl>
    <w:lvl w:ilvl="4" w:tplc="1DC6B0CC">
      <w:start w:val="1"/>
      <w:numFmt w:val="lowerLetter"/>
      <w:lvlText w:val="(%5)"/>
      <w:lvlJc w:val="left"/>
      <w:pPr>
        <w:ind w:left="4680" w:hanging="360"/>
      </w:pPr>
      <w:rPr>
        <w:rFonts w:hint="default"/>
        <w:i w:val="0"/>
      </w:rPr>
    </w:lvl>
    <w:lvl w:ilvl="5" w:tplc="51385BC8" w:tentative="1">
      <w:start w:val="1"/>
      <w:numFmt w:val="lowerRoman"/>
      <w:lvlText w:val="%6."/>
      <w:lvlJc w:val="right"/>
      <w:pPr>
        <w:ind w:left="5400" w:hanging="180"/>
      </w:pPr>
    </w:lvl>
    <w:lvl w:ilvl="6" w:tplc="81AE79F6" w:tentative="1">
      <w:start w:val="1"/>
      <w:numFmt w:val="decimal"/>
      <w:lvlText w:val="%7."/>
      <w:lvlJc w:val="left"/>
      <w:pPr>
        <w:ind w:left="6120" w:hanging="360"/>
      </w:pPr>
    </w:lvl>
    <w:lvl w:ilvl="7" w:tplc="62D2A63E" w:tentative="1">
      <w:start w:val="1"/>
      <w:numFmt w:val="lowerLetter"/>
      <w:lvlText w:val="%8."/>
      <w:lvlJc w:val="left"/>
      <w:pPr>
        <w:ind w:left="6840" w:hanging="360"/>
      </w:pPr>
    </w:lvl>
    <w:lvl w:ilvl="8" w:tplc="3766A072" w:tentative="1">
      <w:start w:val="1"/>
      <w:numFmt w:val="lowerRoman"/>
      <w:lvlText w:val="%9."/>
      <w:lvlJc w:val="right"/>
      <w:pPr>
        <w:ind w:left="7560" w:hanging="180"/>
      </w:pPr>
    </w:lvl>
  </w:abstractNum>
  <w:abstractNum w:abstractNumId="25" w15:restartNumberingAfterBreak="0">
    <w:nsid w:val="46E7571D"/>
    <w:multiLevelType w:val="hybridMultilevel"/>
    <w:tmpl w:val="521694EE"/>
    <w:lvl w:ilvl="0" w:tplc="D1B0E7B4">
      <w:start w:val="1"/>
      <w:numFmt w:val="lowerLetter"/>
      <w:lvlText w:val="%1."/>
      <w:lvlJc w:val="left"/>
      <w:pPr>
        <w:tabs>
          <w:tab w:val="num" w:pos="2880"/>
        </w:tabs>
        <w:ind w:left="2880" w:hanging="360"/>
      </w:pPr>
      <w:rPr>
        <w:rFonts w:hint="default"/>
        <w:b w:val="0"/>
        <w:i w:val="0"/>
        <w:sz w:val="22"/>
        <w:szCs w:val="22"/>
      </w:rPr>
    </w:lvl>
    <w:lvl w:ilvl="1" w:tplc="E99A5052">
      <w:start w:val="1"/>
      <w:numFmt w:val="lowerLetter"/>
      <w:lvlText w:val="%2."/>
      <w:lvlJc w:val="left"/>
      <w:pPr>
        <w:tabs>
          <w:tab w:val="num" w:pos="2160"/>
        </w:tabs>
        <w:ind w:left="2160" w:hanging="360"/>
      </w:pPr>
      <w:rPr>
        <w:b w:val="0"/>
        <w:i w:val="0"/>
        <w:sz w:val="18"/>
        <w:szCs w:val="18"/>
      </w:rPr>
    </w:lvl>
    <w:lvl w:ilvl="2" w:tplc="BDFE6920">
      <w:start w:val="1"/>
      <w:numFmt w:val="lowerRoman"/>
      <w:lvlText w:val="(%3)"/>
      <w:lvlJc w:val="left"/>
      <w:pPr>
        <w:ind w:left="3420" w:hanging="720"/>
      </w:pPr>
      <w:rPr>
        <w:rFonts w:eastAsia="Cambria" w:hint="default"/>
      </w:rPr>
    </w:lvl>
    <w:lvl w:ilvl="3" w:tplc="A8A8C16E">
      <w:start w:val="1"/>
      <w:numFmt w:val="lowerLetter"/>
      <w:lvlText w:val="(%4)"/>
      <w:lvlJc w:val="left"/>
      <w:pPr>
        <w:ind w:left="3600" w:hanging="360"/>
      </w:pPr>
      <w:rPr>
        <w:rFonts w:hint="default"/>
      </w:rPr>
    </w:lvl>
    <w:lvl w:ilvl="4" w:tplc="FB628DF0">
      <w:start w:val="1"/>
      <w:numFmt w:val="upperLetter"/>
      <w:lvlText w:val="%5."/>
      <w:lvlJc w:val="left"/>
      <w:pPr>
        <w:ind w:left="4320" w:hanging="360"/>
      </w:pPr>
      <w:rPr>
        <w:rFonts w:hint="default"/>
        <w:w w:val="105"/>
      </w:r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6" w15:restartNumberingAfterBreak="0">
    <w:nsid w:val="47A82A19"/>
    <w:multiLevelType w:val="multilevel"/>
    <w:tmpl w:val="8DA0B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1B0A30"/>
    <w:multiLevelType w:val="hybridMultilevel"/>
    <w:tmpl w:val="D9F4F548"/>
    <w:lvl w:ilvl="0" w:tplc="D5A817E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B681428"/>
    <w:multiLevelType w:val="multilevel"/>
    <w:tmpl w:val="EBD83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780D1A"/>
    <w:multiLevelType w:val="multilevel"/>
    <w:tmpl w:val="9B4E9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EC697B"/>
    <w:multiLevelType w:val="multilevel"/>
    <w:tmpl w:val="AB2E861E"/>
    <w:lvl w:ilvl="0">
      <w:start w:val="1"/>
      <w:numFmt w:val="decimal"/>
      <w:lvlText w:val="11.%1"/>
      <w:lvlJc w:val="left"/>
      <w:pPr>
        <w:ind w:left="720" w:hanging="360"/>
      </w:pPr>
      <w:rPr>
        <w:b w:val="0"/>
        <w:bCs w:val="0"/>
        <w:i w:val="0"/>
        <w:iCs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51142CE6"/>
    <w:multiLevelType w:val="multilevel"/>
    <w:tmpl w:val="4600F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A03929"/>
    <w:multiLevelType w:val="hybridMultilevel"/>
    <w:tmpl w:val="CBD2D33E"/>
    <w:lvl w:ilvl="0" w:tplc="704A30F0">
      <w:start w:val="1"/>
      <w:numFmt w:val="decimal"/>
      <w:lvlText w:val="%1."/>
      <w:lvlJc w:val="left"/>
      <w:pPr>
        <w:ind w:left="1440" w:hanging="360"/>
      </w:pPr>
      <w:rPr>
        <w:rFonts w:hint="default"/>
        <w:b w: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534120D3"/>
    <w:multiLevelType w:val="hybridMultilevel"/>
    <w:tmpl w:val="AF9449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67B7292"/>
    <w:multiLevelType w:val="multilevel"/>
    <w:tmpl w:val="137CC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395080"/>
    <w:multiLevelType w:val="hybridMultilevel"/>
    <w:tmpl w:val="364A4342"/>
    <w:lvl w:ilvl="0" w:tplc="8FEE4860">
      <w:start w:val="1"/>
      <w:numFmt w:val="lowerLetter"/>
      <w:lvlText w:val="(%1)"/>
      <w:lvlJc w:val="left"/>
      <w:pPr>
        <w:ind w:left="360" w:hanging="360"/>
      </w:pPr>
      <w:rPr>
        <w:rFonts w:hint="default"/>
        <w:b w:val="0"/>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586735EA"/>
    <w:multiLevelType w:val="hybridMultilevel"/>
    <w:tmpl w:val="A37E8846"/>
    <w:lvl w:ilvl="0" w:tplc="57D28276">
      <w:start w:val="1"/>
      <w:numFmt w:val="lowerLetter"/>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9095904"/>
    <w:multiLevelType w:val="hybridMultilevel"/>
    <w:tmpl w:val="3463E684"/>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 w15:restartNumberingAfterBreak="0">
    <w:nsid w:val="5BB913EE"/>
    <w:multiLevelType w:val="hybridMultilevel"/>
    <w:tmpl w:val="76C84358"/>
    <w:lvl w:ilvl="0" w:tplc="1DC6B0CC">
      <w:start w:val="1"/>
      <w:numFmt w:val="lowerLetter"/>
      <w:lvlText w:val="(%1)"/>
      <w:lvlJc w:val="left"/>
      <w:pPr>
        <w:ind w:left="5220" w:hanging="360"/>
      </w:pPr>
      <w:rPr>
        <w:rFonts w:hint="default"/>
        <w:i w:val="0"/>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9" w15:restartNumberingAfterBreak="0">
    <w:nsid w:val="5CB13E8D"/>
    <w:multiLevelType w:val="hybridMultilevel"/>
    <w:tmpl w:val="FE92D4C6"/>
    <w:lvl w:ilvl="0" w:tplc="8E10A7F2">
      <w:start w:val="1"/>
      <w:numFmt w:val="lowerLetter"/>
      <w:lvlText w:val="(%1)"/>
      <w:lvlJc w:val="left"/>
      <w:pPr>
        <w:ind w:left="720" w:hanging="360"/>
      </w:pPr>
      <w:rPr>
        <w:rFonts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D513D47"/>
    <w:multiLevelType w:val="multilevel"/>
    <w:tmpl w:val="1C7C43F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1" w15:restartNumberingAfterBreak="0">
    <w:nsid w:val="5FEE6DFF"/>
    <w:multiLevelType w:val="multilevel"/>
    <w:tmpl w:val="29203968"/>
    <w:lvl w:ilvl="0">
      <w:start w:val="6"/>
      <w:numFmt w:val="decimal"/>
      <w:lvlText w:val="%1"/>
      <w:lvlJc w:val="left"/>
      <w:pPr>
        <w:ind w:left="360" w:hanging="360"/>
      </w:pPr>
    </w:lvl>
    <w:lvl w:ilvl="1">
      <w:start w:val="1"/>
      <w:numFmt w:val="decimal"/>
      <w:lvlText w:val="%1.%2"/>
      <w:lvlJc w:val="left"/>
      <w:pPr>
        <w:ind w:left="720" w:hanging="360"/>
      </w:pPr>
      <w:rPr>
        <w:i w:val="0"/>
        <w:iCs w:val="0"/>
      </w:r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42" w15:restartNumberingAfterBreak="0">
    <w:nsid w:val="694C496A"/>
    <w:multiLevelType w:val="multilevel"/>
    <w:tmpl w:val="B68CC5BA"/>
    <w:lvl w:ilvl="0">
      <w:start w:val="1"/>
      <w:numFmt w:val="decimal"/>
      <w:lvlText w:val="%1."/>
      <w:lvlJc w:val="left"/>
      <w:pPr>
        <w:tabs>
          <w:tab w:val="num" w:pos="720"/>
        </w:tabs>
        <w:ind w:left="720" w:hanging="360"/>
      </w:pPr>
      <w:rPr>
        <w:rFonts w:ascii="Times New Roman" w:hAnsi="Times New Roman" w:cs="Times New Roman" w:hint="default"/>
        <w:b w:val="0"/>
        <w:sz w:val="22"/>
        <w:szCs w:val="22"/>
      </w:rPr>
    </w:lvl>
    <w:lvl w:ilvl="1">
      <w:start w:val="1"/>
      <w:numFmt w:val="decimal"/>
      <w:lvlText w:val="%2."/>
      <w:lvlJc w:val="left"/>
      <w:pPr>
        <w:ind w:left="1440" w:hanging="360"/>
      </w:pPr>
      <w:rPr>
        <w:rFonts w:hint="default"/>
      </w:rPr>
    </w:lvl>
    <w:lvl w:ilvl="2">
      <w:start w:val="1"/>
      <w:numFmt w:val="lowerLetter"/>
      <w:lvlText w:val="%3."/>
      <w:lvlJc w:val="left"/>
      <w:pPr>
        <w:ind w:left="2160" w:hanging="360"/>
      </w:pPr>
      <w:rPr>
        <w:rFonts w:hint="default"/>
        <w:b w:val="0"/>
      </w:rPr>
    </w:lvl>
    <w:lvl w:ilvl="3">
      <w:start w:val="1"/>
      <w:numFmt w:val="lowerRoman"/>
      <w:lvlText w:val="(%4)"/>
      <w:lvlJc w:val="left"/>
      <w:pPr>
        <w:ind w:left="2880" w:hanging="360"/>
      </w:pPr>
      <w:rPr>
        <w:rFonts w:hint="default"/>
      </w:rPr>
    </w:lvl>
    <w:lvl w:ilvl="4">
      <w:start w:val="1"/>
      <w:numFmt w:val="decimal"/>
      <w:lvlText w:val="%5."/>
      <w:lvlJc w:val="left"/>
      <w:pPr>
        <w:tabs>
          <w:tab w:val="num" w:pos="3600"/>
        </w:tabs>
        <w:ind w:left="3600" w:hanging="360"/>
      </w:pPr>
    </w:lvl>
    <w:lvl w:ilvl="5">
      <w:start w:val="1"/>
      <w:numFmt w:val="lowerLetter"/>
      <w:lvlText w:val="(%6)"/>
      <w:lvlJc w:val="left"/>
      <w:pPr>
        <w:ind w:left="900" w:hanging="360"/>
      </w:pPr>
      <w:rPr>
        <w:rFonts w:hint="default"/>
        <w:color w:val="000000"/>
      </w:rPr>
    </w:lvl>
    <w:lvl w:ilvl="6">
      <w:start w:val="1"/>
      <w:numFmt w:val="lowerRoman"/>
      <w:lvlText w:val="(%7)"/>
      <w:lvlJc w:val="right"/>
      <w:pPr>
        <w:ind w:left="5400" w:hanging="720"/>
      </w:pPr>
      <w:rPr>
        <w:rFonts w:ascii="Times New Roman" w:eastAsia="Times New Roman" w:hAnsi="Times New Roman" w:cs="Times New Roman" w:hint="default"/>
      </w:r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A022556"/>
    <w:multiLevelType w:val="hybridMultilevel"/>
    <w:tmpl w:val="DAF68CDC"/>
    <w:lvl w:ilvl="0" w:tplc="7B328D36">
      <w:start w:val="1"/>
      <w:numFmt w:val="decimal"/>
      <w:lvlText w:val="3.%1"/>
      <w:lvlJc w:val="left"/>
      <w:pPr>
        <w:ind w:left="630" w:hanging="360"/>
      </w:pPr>
      <w:rPr>
        <w:rFonts w:hint="default"/>
        <w:b w:val="0"/>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6D0F319D"/>
    <w:multiLevelType w:val="hybridMultilevel"/>
    <w:tmpl w:val="0290B8C4"/>
    <w:lvl w:ilvl="0" w:tplc="CC8CAD1E">
      <w:start w:val="1"/>
      <w:numFmt w:val="decimal"/>
      <w:lvlText w:val="%1."/>
      <w:lvlJc w:val="left"/>
      <w:pPr>
        <w:ind w:left="1440" w:hanging="360"/>
      </w:pPr>
      <w:rPr>
        <w:rFonts w:ascii="Verdana" w:hAnsi="Verdana" w:cs="Verdana" w:hint="default"/>
        <w:b/>
        <w:bCs/>
        <w:sz w:val="16"/>
        <w:szCs w:val="16"/>
      </w:rPr>
    </w:lvl>
    <w:lvl w:ilvl="1" w:tplc="4E70990C">
      <w:start w:val="1"/>
      <w:numFmt w:val="decimal"/>
      <w:lvlText w:val="10.%2"/>
      <w:lvlJc w:val="left"/>
      <w:pPr>
        <w:ind w:left="2160" w:hanging="360"/>
      </w:pPr>
      <w:rPr>
        <w:rFonts w:hint="default"/>
        <w:b w:val="0"/>
        <w:color w:val="auto"/>
      </w:r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C7AE1806">
      <w:start w:val="1"/>
      <w:numFmt w:val="lowerLetter"/>
      <w:lvlText w:val="%5."/>
      <w:lvlJc w:val="left"/>
      <w:pPr>
        <w:ind w:left="4320" w:hanging="360"/>
      </w:pPr>
      <w:rPr>
        <w:b w:val="0"/>
      </w:r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45" w15:restartNumberingAfterBreak="0">
    <w:nsid w:val="6F2F34B7"/>
    <w:multiLevelType w:val="hybridMultilevel"/>
    <w:tmpl w:val="61486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0A66347"/>
    <w:multiLevelType w:val="multilevel"/>
    <w:tmpl w:val="1C1A7E5A"/>
    <w:lvl w:ilvl="0">
      <w:start w:val="7"/>
      <w:numFmt w:val="decimal"/>
      <w:lvlText w:val="%1"/>
      <w:lvlJc w:val="left"/>
      <w:pPr>
        <w:ind w:left="360" w:hanging="360"/>
      </w:pPr>
      <w:rPr>
        <w:rFonts w:hint="default"/>
      </w:rPr>
    </w:lvl>
    <w:lvl w:ilvl="1">
      <w:start w:val="1"/>
      <w:numFmt w:val="decimal"/>
      <w:lvlText w:val="7.%2"/>
      <w:lvlJc w:val="left"/>
      <w:pPr>
        <w:ind w:left="360" w:hanging="360"/>
      </w:pPr>
      <w:rPr>
        <w:rFonts w:hint="default"/>
        <w:b w:val="0"/>
        <w:i w:val="0"/>
        <w:color w:val="auto"/>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7" w15:restartNumberingAfterBreak="0">
    <w:nsid w:val="71E41016"/>
    <w:multiLevelType w:val="multilevel"/>
    <w:tmpl w:val="B1161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820251"/>
    <w:multiLevelType w:val="multilevel"/>
    <w:tmpl w:val="32FAF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BC6D4A"/>
    <w:multiLevelType w:val="hybridMultilevel"/>
    <w:tmpl w:val="4BF468C4"/>
    <w:lvl w:ilvl="0" w:tplc="EB0A6C74">
      <w:start w:val="1"/>
      <w:numFmt w:val="decimal"/>
      <w:pStyle w:val="1"/>
      <w:lvlText w:val="%1."/>
      <w:lvlJc w:val="left"/>
      <w:pPr>
        <w:ind w:left="720" w:hanging="360"/>
      </w:pPr>
    </w:lvl>
    <w:lvl w:ilvl="1" w:tplc="9260D766">
      <w:start w:val="1"/>
      <w:numFmt w:val="lowerLetter"/>
      <w:pStyle w:val="2"/>
      <w:lvlText w:val="%2."/>
      <w:lvlJc w:val="left"/>
      <w:pPr>
        <w:ind w:left="1440" w:hanging="360"/>
      </w:pPr>
    </w:lvl>
    <w:lvl w:ilvl="2" w:tplc="BD4A508A">
      <w:start w:val="1"/>
      <w:numFmt w:val="lowerRoman"/>
      <w:lvlText w:val="%3."/>
      <w:lvlJc w:val="right"/>
      <w:pPr>
        <w:ind w:left="2160" w:hanging="180"/>
      </w:pPr>
      <w:rPr>
        <w:rFonts w:hint="default"/>
        <w:sz w:val="20"/>
        <w:szCs w:val="2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B7101B7"/>
    <w:multiLevelType w:val="multilevel"/>
    <w:tmpl w:val="E654E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87141E"/>
    <w:multiLevelType w:val="hybridMultilevel"/>
    <w:tmpl w:val="A4A60BB2"/>
    <w:lvl w:ilvl="0" w:tplc="04F6CAB2">
      <w:start w:val="1"/>
      <w:numFmt w:val="lowerLetter"/>
      <w:lvlText w:val="(%1)"/>
      <w:lvlJc w:val="left"/>
      <w:pPr>
        <w:ind w:left="720" w:hanging="360"/>
      </w:pPr>
      <w:rPr>
        <w:rFonts w:hint="default"/>
        <w:b w:val="0"/>
        <w:i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2"/>
  </w:num>
  <w:num w:numId="2">
    <w:abstractNumId w:val="1"/>
  </w:num>
  <w:num w:numId="3">
    <w:abstractNumId w:val="19"/>
  </w:num>
  <w:num w:numId="4">
    <w:abstractNumId w:val="8"/>
  </w:num>
  <w:num w:numId="5">
    <w:abstractNumId w:val="43"/>
  </w:num>
  <w:num w:numId="6">
    <w:abstractNumId w:val="24"/>
  </w:num>
  <w:num w:numId="7">
    <w:abstractNumId w:val="25"/>
  </w:num>
  <w:num w:numId="8">
    <w:abstractNumId w:val="7"/>
  </w:num>
  <w:num w:numId="9">
    <w:abstractNumId w:val="44"/>
  </w:num>
  <w:num w:numId="10">
    <w:abstractNumId w:val="46"/>
  </w:num>
  <w:num w:numId="11">
    <w:abstractNumId w:val="17"/>
  </w:num>
  <w:num w:numId="12">
    <w:abstractNumId w:val="3"/>
  </w:num>
  <w:num w:numId="13">
    <w:abstractNumId w:val="15"/>
  </w:num>
  <w:num w:numId="14">
    <w:abstractNumId w:val="9"/>
  </w:num>
  <w:num w:numId="15">
    <w:abstractNumId w:val="0"/>
    <w:lvlOverride w:ilvl="0">
      <w:lvl w:ilvl="0">
        <w:numFmt w:val="none"/>
        <w:pStyle w:val="Bullet1"/>
        <w:lvlText w:val="•"/>
        <w:lvlJc w:val="left"/>
        <w:pPr>
          <w:tabs>
            <w:tab w:val="num" w:pos="360"/>
          </w:tabs>
          <w:ind w:left="360" w:hanging="360"/>
        </w:pPr>
        <w:rPr>
          <w:rFonts w:ascii="Times New Roman" w:hAnsi="Times New Roman" w:hint="default"/>
        </w:rPr>
      </w:lvl>
    </w:lvlOverride>
  </w:num>
  <w:num w:numId="16">
    <w:abstractNumId w:val="4"/>
  </w:num>
  <w:num w:numId="17">
    <w:abstractNumId w:val="35"/>
  </w:num>
  <w:num w:numId="18">
    <w:abstractNumId w:val="2"/>
  </w:num>
  <w:num w:numId="19">
    <w:abstractNumId w:val="51"/>
  </w:num>
  <w:num w:numId="20">
    <w:abstractNumId w:val="12"/>
  </w:num>
  <w:num w:numId="21">
    <w:abstractNumId w:val="21"/>
  </w:num>
  <w:num w:numId="22">
    <w:abstractNumId w:val="20"/>
  </w:num>
  <w:num w:numId="23">
    <w:abstractNumId w:val="6"/>
  </w:num>
  <w:num w:numId="24">
    <w:abstractNumId w:val="38"/>
  </w:num>
  <w:num w:numId="25">
    <w:abstractNumId w:val="27"/>
  </w:num>
  <w:num w:numId="26">
    <w:abstractNumId w:val="11"/>
  </w:num>
  <w:num w:numId="27">
    <w:abstractNumId w:val="42"/>
  </w:num>
  <w:num w:numId="28">
    <w:abstractNumId w:val="33"/>
  </w:num>
  <w:num w:numId="29">
    <w:abstractNumId w:val="16"/>
  </w:num>
  <w:num w:numId="30">
    <w:abstractNumId w:val="36"/>
  </w:num>
  <w:num w:numId="31">
    <w:abstractNumId w:val="13"/>
  </w:num>
  <w:num w:numId="32">
    <w:abstractNumId w:val="49"/>
  </w:num>
  <w:num w:numId="33">
    <w:abstractNumId w:val="39"/>
  </w:num>
  <w:num w:numId="34">
    <w:abstractNumId w:val="45"/>
  </w:num>
  <w:num w:numId="3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34"/>
  </w:num>
  <w:num w:numId="37">
    <w:abstractNumId w:val="14"/>
  </w:num>
  <w:num w:numId="38">
    <w:abstractNumId w:val="48"/>
  </w:num>
  <w:num w:numId="39">
    <w:abstractNumId w:val="23"/>
  </w:num>
  <w:num w:numId="40">
    <w:abstractNumId w:val="47"/>
  </w:num>
  <w:num w:numId="41">
    <w:abstractNumId w:val="50"/>
  </w:num>
  <w:num w:numId="42">
    <w:abstractNumId w:val="31"/>
  </w:num>
  <w:num w:numId="43">
    <w:abstractNumId w:val="29"/>
  </w:num>
  <w:num w:numId="44">
    <w:abstractNumId w:val="26"/>
  </w:num>
  <w:num w:numId="45">
    <w:abstractNumId w:val="28"/>
  </w:num>
  <w:num w:numId="46">
    <w:abstractNumId w:val="10"/>
  </w:num>
  <w:num w:numId="47">
    <w:abstractNumId w:val="5"/>
  </w:num>
  <w:num w:numId="48">
    <w:abstractNumId w:val="37"/>
  </w:num>
  <w:num w:numId="49">
    <w:abstractNumId w:val="41"/>
  </w:num>
  <w:num w:numId="50">
    <w:abstractNumId w:val="22"/>
  </w:num>
  <w:num w:numId="51">
    <w:abstractNumId w:val="30"/>
  </w:num>
  <w:num w:numId="5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IndiGo Legal">
    <w15:presenceInfo w15:providerId="None" w15:userId="IndiGo Legal"/>
  </w15:person>
  <w15:person w15:author="Upasana Bhagat (Legal,ISC)">
    <w15:presenceInfo w15:providerId="AD" w15:userId="S::Upasana.Bhagat@goIndiGo.in::d278bc4b-098c-460b-af04-3ecb8d19f315"/>
  </w15:person>
  <w15:person w15:author="Rohit Agnihotri (Digital,ISC)(X-IGT Solutions)">
    <w15:presenceInfo w15:providerId="AD" w15:userId="S-1-5-21-2783114922-2817001173-3339588246-157597"/>
  </w15:person>
  <w15:person w15:author="Ashwani Sharma (FIN,ISC)">
    <w15:presenceInfo w15:providerId="AD" w15:userId="S::ASHWANI.SHARMA@goIndiGo.in::f596df4b-76b6-4f73-a012-4d557f8bc6f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oNotTrackFormatting/>
  <w:documentProtection w:edit="trackedChange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A69"/>
    <w:rsid w:val="00000672"/>
    <w:rsid w:val="00001816"/>
    <w:rsid w:val="00002365"/>
    <w:rsid w:val="00002709"/>
    <w:rsid w:val="0000374F"/>
    <w:rsid w:val="00004970"/>
    <w:rsid w:val="00005195"/>
    <w:rsid w:val="000052ED"/>
    <w:rsid w:val="000058A3"/>
    <w:rsid w:val="00006141"/>
    <w:rsid w:val="0000637B"/>
    <w:rsid w:val="000064E8"/>
    <w:rsid w:val="00006645"/>
    <w:rsid w:val="00006992"/>
    <w:rsid w:val="00006AA7"/>
    <w:rsid w:val="00006D63"/>
    <w:rsid w:val="00007334"/>
    <w:rsid w:val="000074EA"/>
    <w:rsid w:val="000100C3"/>
    <w:rsid w:val="000100E7"/>
    <w:rsid w:val="00011F91"/>
    <w:rsid w:val="00013DC1"/>
    <w:rsid w:val="0001404C"/>
    <w:rsid w:val="0001503E"/>
    <w:rsid w:val="00017919"/>
    <w:rsid w:val="00017A17"/>
    <w:rsid w:val="00017C7B"/>
    <w:rsid w:val="00017CFF"/>
    <w:rsid w:val="00017E2A"/>
    <w:rsid w:val="00020124"/>
    <w:rsid w:val="00020B62"/>
    <w:rsid w:val="00021E4E"/>
    <w:rsid w:val="00022128"/>
    <w:rsid w:val="000225C6"/>
    <w:rsid w:val="0002267F"/>
    <w:rsid w:val="0002280C"/>
    <w:rsid w:val="00022F31"/>
    <w:rsid w:val="000238AE"/>
    <w:rsid w:val="000241F8"/>
    <w:rsid w:val="000243B2"/>
    <w:rsid w:val="000245D7"/>
    <w:rsid w:val="00025983"/>
    <w:rsid w:val="00026F15"/>
    <w:rsid w:val="00027CA6"/>
    <w:rsid w:val="00030535"/>
    <w:rsid w:val="00030839"/>
    <w:rsid w:val="000323D7"/>
    <w:rsid w:val="00032420"/>
    <w:rsid w:val="00033E77"/>
    <w:rsid w:val="00034A1F"/>
    <w:rsid w:val="00034DD0"/>
    <w:rsid w:val="00034F65"/>
    <w:rsid w:val="00034FDB"/>
    <w:rsid w:val="00035390"/>
    <w:rsid w:val="00035CA2"/>
    <w:rsid w:val="000360F9"/>
    <w:rsid w:val="000364A8"/>
    <w:rsid w:val="000374F9"/>
    <w:rsid w:val="00037842"/>
    <w:rsid w:val="000379F6"/>
    <w:rsid w:val="00037CAC"/>
    <w:rsid w:val="000403F5"/>
    <w:rsid w:val="000409A6"/>
    <w:rsid w:val="00040E5B"/>
    <w:rsid w:val="00041026"/>
    <w:rsid w:val="000415BD"/>
    <w:rsid w:val="00041890"/>
    <w:rsid w:val="00041E55"/>
    <w:rsid w:val="00042842"/>
    <w:rsid w:val="00042DD9"/>
    <w:rsid w:val="00043EDC"/>
    <w:rsid w:val="0004402B"/>
    <w:rsid w:val="000440EC"/>
    <w:rsid w:val="00044902"/>
    <w:rsid w:val="00044C6F"/>
    <w:rsid w:val="00044E29"/>
    <w:rsid w:val="00045048"/>
    <w:rsid w:val="000460EE"/>
    <w:rsid w:val="0004677D"/>
    <w:rsid w:val="00046A93"/>
    <w:rsid w:val="000470A1"/>
    <w:rsid w:val="000473E3"/>
    <w:rsid w:val="00050015"/>
    <w:rsid w:val="0005016F"/>
    <w:rsid w:val="00050F2F"/>
    <w:rsid w:val="00051816"/>
    <w:rsid w:val="00051AA6"/>
    <w:rsid w:val="00051DE9"/>
    <w:rsid w:val="00051FE8"/>
    <w:rsid w:val="00052FD4"/>
    <w:rsid w:val="00053C1C"/>
    <w:rsid w:val="00053C80"/>
    <w:rsid w:val="00053DD8"/>
    <w:rsid w:val="00054720"/>
    <w:rsid w:val="000548DF"/>
    <w:rsid w:val="00054E1A"/>
    <w:rsid w:val="00055C08"/>
    <w:rsid w:val="00056512"/>
    <w:rsid w:val="0005779A"/>
    <w:rsid w:val="00057B04"/>
    <w:rsid w:val="000602E6"/>
    <w:rsid w:val="000606CD"/>
    <w:rsid w:val="00060C1A"/>
    <w:rsid w:val="00061452"/>
    <w:rsid w:val="0006192E"/>
    <w:rsid w:val="00061BC0"/>
    <w:rsid w:val="00063415"/>
    <w:rsid w:val="00063428"/>
    <w:rsid w:val="0006396D"/>
    <w:rsid w:val="000639E2"/>
    <w:rsid w:val="00063DD2"/>
    <w:rsid w:val="000644C4"/>
    <w:rsid w:val="00064F49"/>
    <w:rsid w:val="000662B6"/>
    <w:rsid w:val="00067B37"/>
    <w:rsid w:val="00070418"/>
    <w:rsid w:val="0007182B"/>
    <w:rsid w:val="00071A81"/>
    <w:rsid w:val="00071D6F"/>
    <w:rsid w:val="00072299"/>
    <w:rsid w:val="00072B51"/>
    <w:rsid w:val="00072C04"/>
    <w:rsid w:val="00072CC6"/>
    <w:rsid w:val="00072D25"/>
    <w:rsid w:val="00073732"/>
    <w:rsid w:val="000749C0"/>
    <w:rsid w:val="000757F8"/>
    <w:rsid w:val="00075A26"/>
    <w:rsid w:val="00075E37"/>
    <w:rsid w:val="00075F97"/>
    <w:rsid w:val="000762B8"/>
    <w:rsid w:val="000767C9"/>
    <w:rsid w:val="00076D97"/>
    <w:rsid w:val="00076DD1"/>
    <w:rsid w:val="00081FB6"/>
    <w:rsid w:val="00081FCA"/>
    <w:rsid w:val="00082D55"/>
    <w:rsid w:val="00083E33"/>
    <w:rsid w:val="00083F12"/>
    <w:rsid w:val="000848AE"/>
    <w:rsid w:val="000853B6"/>
    <w:rsid w:val="000854E3"/>
    <w:rsid w:val="0008688F"/>
    <w:rsid w:val="00086ED8"/>
    <w:rsid w:val="000873B6"/>
    <w:rsid w:val="0009003D"/>
    <w:rsid w:val="00090505"/>
    <w:rsid w:val="00090DD8"/>
    <w:rsid w:val="000924D9"/>
    <w:rsid w:val="00092722"/>
    <w:rsid w:val="00092D00"/>
    <w:rsid w:val="00092EA7"/>
    <w:rsid w:val="000938C1"/>
    <w:rsid w:val="00093E3C"/>
    <w:rsid w:val="00094218"/>
    <w:rsid w:val="000944BD"/>
    <w:rsid w:val="00094809"/>
    <w:rsid w:val="0009484E"/>
    <w:rsid w:val="0009693B"/>
    <w:rsid w:val="00097712"/>
    <w:rsid w:val="00097903"/>
    <w:rsid w:val="00097A4D"/>
    <w:rsid w:val="000A0AAB"/>
    <w:rsid w:val="000A0EE4"/>
    <w:rsid w:val="000A0FE7"/>
    <w:rsid w:val="000A1408"/>
    <w:rsid w:val="000A1C08"/>
    <w:rsid w:val="000A20E4"/>
    <w:rsid w:val="000A23C0"/>
    <w:rsid w:val="000A24CF"/>
    <w:rsid w:val="000A2CF6"/>
    <w:rsid w:val="000A35AD"/>
    <w:rsid w:val="000A3860"/>
    <w:rsid w:val="000A3872"/>
    <w:rsid w:val="000A3C7E"/>
    <w:rsid w:val="000A4312"/>
    <w:rsid w:val="000A4351"/>
    <w:rsid w:val="000A4D70"/>
    <w:rsid w:val="000A5521"/>
    <w:rsid w:val="000A574D"/>
    <w:rsid w:val="000A5EDA"/>
    <w:rsid w:val="000A66E4"/>
    <w:rsid w:val="000A6C25"/>
    <w:rsid w:val="000A6EDE"/>
    <w:rsid w:val="000A78AD"/>
    <w:rsid w:val="000B01FA"/>
    <w:rsid w:val="000B0670"/>
    <w:rsid w:val="000B17FA"/>
    <w:rsid w:val="000B1C25"/>
    <w:rsid w:val="000B30B1"/>
    <w:rsid w:val="000B34E8"/>
    <w:rsid w:val="000B51BC"/>
    <w:rsid w:val="000B5384"/>
    <w:rsid w:val="000B54DD"/>
    <w:rsid w:val="000B5700"/>
    <w:rsid w:val="000B58E1"/>
    <w:rsid w:val="000B5EF0"/>
    <w:rsid w:val="000B637B"/>
    <w:rsid w:val="000B649E"/>
    <w:rsid w:val="000B79AC"/>
    <w:rsid w:val="000B7A82"/>
    <w:rsid w:val="000C0334"/>
    <w:rsid w:val="000C0442"/>
    <w:rsid w:val="000C0B3E"/>
    <w:rsid w:val="000C0F84"/>
    <w:rsid w:val="000C1ADB"/>
    <w:rsid w:val="000C23AD"/>
    <w:rsid w:val="000C29EF"/>
    <w:rsid w:val="000C2E45"/>
    <w:rsid w:val="000C34F8"/>
    <w:rsid w:val="000C439F"/>
    <w:rsid w:val="000C583B"/>
    <w:rsid w:val="000C5D2D"/>
    <w:rsid w:val="000C6CC2"/>
    <w:rsid w:val="000C709F"/>
    <w:rsid w:val="000C7948"/>
    <w:rsid w:val="000C7F7E"/>
    <w:rsid w:val="000D065A"/>
    <w:rsid w:val="000D0773"/>
    <w:rsid w:val="000D1107"/>
    <w:rsid w:val="000D1315"/>
    <w:rsid w:val="000D1569"/>
    <w:rsid w:val="000D40A4"/>
    <w:rsid w:val="000D4B82"/>
    <w:rsid w:val="000D5AA2"/>
    <w:rsid w:val="000D5B73"/>
    <w:rsid w:val="000D5BFA"/>
    <w:rsid w:val="000D5C86"/>
    <w:rsid w:val="000D5FDC"/>
    <w:rsid w:val="000D7D9F"/>
    <w:rsid w:val="000E01A8"/>
    <w:rsid w:val="000E0FA5"/>
    <w:rsid w:val="000E1B51"/>
    <w:rsid w:val="000E1FA4"/>
    <w:rsid w:val="000E339E"/>
    <w:rsid w:val="000E3887"/>
    <w:rsid w:val="000E3AE6"/>
    <w:rsid w:val="000E56CC"/>
    <w:rsid w:val="000E6740"/>
    <w:rsid w:val="000E6BDA"/>
    <w:rsid w:val="000E6FD3"/>
    <w:rsid w:val="000E7C8D"/>
    <w:rsid w:val="000F0701"/>
    <w:rsid w:val="000F088C"/>
    <w:rsid w:val="000F0B52"/>
    <w:rsid w:val="000F162C"/>
    <w:rsid w:val="000F1793"/>
    <w:rsid w:val="000F18C4"/>
    <w:rsid w:val="000F1C39"/>
    <w:rsid w:val="000F21C1"/>
    <w:rsid w:val="000F235E"/>
    <w:rsid w:val="000F3735"/>
    <w:rsid w:val="000F3A8E"/>
    <w:rsid w:val="000F3D63"/>
    <w:rsid w:val="000F44DA"/>
    <w:rsid w:val="000F6669"/>
    <w:rsid w:val="000F6F85"/>
    <w:rsid w:val="000F71B7"/>
    <w:rsid w:val="000F7358"/>
    <w:rsid w:val="000F7552"/>
    <w:rsid w:val="000F78A2"/>
    <w:rsid w:val="000F7F0D"/>
    <w:rsid w:val="00100F48"/>
    <w:rsid w:val="001013D1"/>
    <w:rsid w:val="001013DF"/>
    <w:rsid w:val="00101844"/>
    <w:rsid w:val="00101A1A"/>
    <w:rsid w:val="00101F84"/>
    <w:rsid w:val="00102AFB"/>
    <w:rsid w:val="00104024"/>
    <w:rsid w:val="00104CCF"/>
    <w:rsid w:val="001061C2"/>
    <w:rsid w:val="00106480"/>
    <w:rsid w:val="00106C6C"/>
    <w:rsid w:val="00107610"/>
    <w:rsid w:val="001076B9"/>
    <w:rsid w:val="00110471"/>
    <w:rsid w:val="0011114B"/>
    <w:rsid w:val="00111EA1"/>
    <w:rsid w:val="001128D5"/>
    <w:rsid w:val="00113185"/>
    <w:rsid w:val="00113F14"/>
    <w:rsid w:val="0011427B"/>
    <w:rsid w:val="0011479F"/>
    <w:rsid w:val="001147AD"/>
    <w:rsid w:val="00114EAD"/>
    <w:rsid w:val="00114F9F"/>
    <w:rsid w:val="00115A88"/>
    <w:rsid w:val="001165D3"/>
    <w:rsid w:val="00116693"/>
    <w:rsid w:val="001166A8"/>
    <w:rsid w:val="00116CB4"/>
    <w:rsid w:val="0012244E"/>
    <w:rsid w:val="00122E53"/>
    <w:rsid w:val="001238F0"/>
    <w:rsid w:val="00123CE6"/>
    <w:rsid w:val="00123D66"/>
    <w:rsid w:val="00123F3E"/>
    <w:rsid w:val="0012404B"/>
    <w:rsid w:val="001243ED"/>
    <w:rsid w:val="0012445E"/>
    <w:rsid w:val="00124754"/>
    <w:rsid w:val="001258F4"/>
    <w:rsid w:val="00125DAC"/>
    <w:rsid w:val="00126B56"/>
    <w:rsid w:val="001270EA"/>
    <w:rsid w:val="001271D5"/>
    <w:rsid w:val="0013025E"/>
    <w:rsid w:val="00130F59"/>
    <w:rsid w:val="00131C39"/>
    <w:rsid w:val="00131DEF"/>
    <w:rsid w:val="00133061"/>
    <w:rsid w:val="0013347C"/>
    <w:rsid w:val="00133506"/>
    <w:rsid w:val="00133A80"/>
    <w:rsid w:val="00133CD0"/>
    <w:rsid w:val="00133F50"/>
    <w:rsid w:val="00133FEA"/>
    <w:rsid w:val="00134584"/>
    <w:rsid w:val="001355F1"/>
    <w:rsid w:val="001358EE"/>
    <w:rsid w:val="00135934"/>
    <w:rsid w:val="00136A51"/>
    <w:rsid w:val="00136C39"/>
    <w:rsid w:val="00136CA8"/>
    <w:rsid w:val="001371AB"/>
    <w:rsid w:val="00137248"/>
    <w:rsid w:val="001377D0"/>
    <w:rsid w:val="00140379"/>
    <w:rsid w:val="00141013"/>
    <w:rsid w:val="0014136B"/>
    <w:rsid w:val="001415FC"/>
    <w:rsid w:val="001417C7"/>
    <w:rsid w:val="00143F33"/>
    <w:rsid w:val="001442DE"/>
    <w:rsid w:val="001448A8"/>
    <w:rsid w:val="001449DE"/>
    <w:rsid w:val="00144A67"/>
    <w:rsid w:val="00144AFA"/>
    <w:rsid w:val="001453AC"/>
    <w:rsid w:val="0014595B"/>
    <w:rsid w:val="001463F1"/>
    <w:rsid w:val="00146BC5"/>
    <w:rsid w:val="001509DD"/>
    <w:rsid w:val="001509ED"/>
    <w:rsid w:val="00150E26"/>
    <w:rsid w:val="00150EE8"/>
    <w:rsid w:val="0015142E"/>
    <w:rsid w:val="00151D44"/>
    <w:rsid w:val="001524D1"/>
    <w:rsid w:val="0015287D"/>
    <w:rsid w:val="0015401E"/>
    <w:rsid w:val="0015479F"/>
    <w:rsid w:val="00154861"/>
    <w:rsid w:val="001549D6"/>
    <w:rsid w:val="00154C33"/>
    <w:rsid w:val="00154C52"/>
    <w:rsid w:val="00155419"/>
    <w:rsid w:val="001555CC"/>
    <w:rsid w:val="001558BF"/>
    <w:rsid w:val="001571A5"/>
    <w:rsid w:val="001571DC"/>
    <w:rsid w:val="0015787A"/>
    <w:rsid w:val="00157C59"/>
    <w:rsid w:val="001612F8"/>
    <w:rsid w:val="00161422"/>
    <w:rsid w:val="00162247"/>
    <w:rsid w:val="00162554"/>
    <w:rsid w:val="00162743"/>
    <w:rsid w:val="00162941"/>
    <w:rsid w:val="00163366"/>
    <w:rsid w:val="00163BA1"/>
    <w:rsid w:val="00165906"/>
    <w:rsid w:val="00165E6F"/>
    <w:rsid w:val="0016643A"/>
    <w:rsid w:val="0016685A"/>
    <w:rsid w:val="00166B82"/>
    <w:rsid w:val="00166D5E"/>
    <w:rsid w:val="00166F34"/>
    <w:rsid w:val="00167E33"/>
    <w:rsid w:val="001704E7"/>
    <w:rsid w:val="001721D7"/>
    <w:rsid w:val="00172461"/>
    <w:rsid w:val="001731D0"/>
    <w:rsid w:val="001739B5"/>
    <w:rsid w:val="001740E3"/>
    <w:rsid w:val="00174572"/>
    <w:rsid w:val="00174F8C"/>
    <w:rsid w:val="0017574F"/>
    <w:rsid w:val="00175850"/>
    <w:rsid w:val="0017683A"/>
    <w:rsid w:val="00176A84"/>
    <w:rsid w:val="00176F08"/>
    <w:rsid w:val="00177A1A"/>
    <w:rsid w:val="00177C71"/>
    <w:rsid w:val="00181623"/>
    <w:rsid w:val="0018231D"/>
    <w:rsid w:val="00182478"/>
    <w:rsid w:val="00182544"/>
    <w:rsid w:val="001829EC"/>
    <w:rsid w:val="00182FA7"/>
    <w:rsid w:val="00183034"/>
    <w:rsid w:val="00184499"/>
    <w:rsid w:val="00184DBD"/>
    <w:rsid w:val="00185B7A"/>
    <w:rsid w:val="00185EB9"/>
    <w:rsid w:val="00185F9F"/>
    <w:rsid w:val="001865F8"/>
    <w:rsid w:val="00187153"/>
    <w:rsid w:val="0018737F"/>
    <w:rsid w:val="00187785"/>
    <w:rsid w:val="00187D99"/>
    <w:rsid w:val="00187E4B"/>
    <w:rsid w:val="0019028D"/>
    <w:rsid w:val="00191395"/>
    <w:rsid w:val="00191603"/>
    <w:rsid w:val="00191B1B"/>
    <w:rsid w:val="001923CF"/>
    <w:rsid w:val="00192B95"/>
    <w:rsid w:val="0019372C"/>
    <w:rsid w:val="001947FA"/>
    <w:rsid w:val="00194D4B"/>
    <w:rsid w:val="00195009"/>
    <w:rsid w:val="00195914"/>
    <w:rsid w:val="00196275"/>
    <w:rsid w:val="001963C7"/>
    <w:rsid w:val="00196ACB"/>
    <w:rsid w:val="00197F1B"/>
    <w:rsid w:val="001A02CD"/>
    <w:rsid w:val="001A0918"/>
    <w:rsid w:val="001A0B42"/>
    <w:rsid w:val="001A11B0"/>
    <w:rsid w:val="001A17C2"/>
    <w:rsid w:val="001A2052"/>
    <w:rsid w:val="001A2935"/>
    <w:rsid w:val="001A2AE8"/>
    <w:rsid w:val="001A3E65"/>
    <w:rsid w:val="001A4B49"/>
    <w:rsid w:val="001A4C5D"/>
    <w:rsid w:val="001A5292"/>
    <w:rsid w:val="001A7A8F"/>
    <w:rsid w:val="001A7FED"/>
    <w:rsid w:val="001B0DCF"/>
    <w:rsid w:val="001B1400"/>
    <w:rsid w:val="001B15F2"/>
    <w:rsid w:val="001B16B1"/>
    <w:rsid w:val="001B1793"/>
    <w:rsid w:val="001B25F8"/>
    <w:rsid w:val="001B284D"/>
    <w:rsid w:val="001B3139"/>
    <w:rsid w:val="001B4199"/>
    <w:rsid w:val="001B43C8"/>
    <w:rsid w:val="001B4495"/>
    <w:rsid w:val="001B45A6"/>
    <w:rsid w:val="001B4A1E"/>
    <w:rsid w:val="001B4A85"/>
    <w:rsid w:val="001B4F3D"/>
    <w:rsid w:val="001B5460"/>
    <w:rsid w:val="001B6367"/>
    <w:rsid w:val="001B6525"/>
    <w:rsid w:val="001B6710"/>
    <w:rsid w:val="001B6844"/>
    <w:rsid w:val="001B6D69"/>
    <w:rsid w:val="001B72E7"/>
    <w:rsid w:val="001C01E7"/>
    <w:rsid w:val="001C0313"/>
    <w:rsid w:val="001C06E9"/>
    <w:rsid w:val="001C13D7"/>
    <w:rsid w:val="001C205E"/>
    <w:rsid w:val="001C23C7"/>
    <w:rsid w:val="001C3C5E"/>
    <w:rsid w:val="001C3FCE"/>
    <w:rsid w:val="001C403F"/>
    <w:rsid w:val="001C5677"/>
    <w:rsid w:val="001C6866"/>
    <w:rsid w:val="001C68DF"/>
    <w:rsid w:val="001C6EA2"/>
    <w:rsid w:val="001D02D1"/>
    <w:rsid w:val="001D061F"/>
    <w:rsid w:val="001D0CB2"/>
    <w:rsid w:val="001D1409"/>
    <w:rsid w:val="001D18EF"/>
    <w:rsid w:val="001D2392"/>
    <w:rsid w:val="001D2589"/>
    <w:rsid w:val="001D258C"/>
    <w:rsid w:val="001D296F"/>
    <w:rsid w:val="001D3337"/>
    <w:rsid w:val="001D3D94"/>
    <w:rsid w:val="001D3F4B"/>
    <w:rsid w:val="001D4875"/>
    <w:rsid w:val="001D4BEF"/>
    <w:rsid w:val="001D5241"/>
    <w:rsid w:val="001D5593"/>
    <w:rsid w:val="001D5EC3"/>
    <w:rsid w:val="001D5FED"/>
    <w:rsid w:val="001D65E8"/>
    <w:rsid w:val="001D6C25"/>
    <w:rsid w:val="001D7195"/>
    <w:rsid w:val="001D77E2"/>
    <w:rsid w:val="001D7C61"/>
    <w:rsid w:val="001D7CEA"/>
    <w:rsid w:val="001E1121"/>
    <w:rsid w:val="001E1E31"/>
    <w:rsid w:val="001E22E8"/>
    <w:rsid w:val="001E22EC"/>
    <w:rsid w:val="001E2329"/>
    <w:rsid w:val="001E29B3"/>
    <w:rsid w:val="001E3941"/>
    <w:rsid w:val="001E3981"/>
    <w:rsid w:val="001E3989"/>
    <w:rsid w:val="001E3F0E"/>
    <w:rsid w:val="001E4A16"/>
    <w:rsid w:val="001E55AC"/>
    <w:rsid w:val="001E564A"/>
    <w:rsid w:val="001E56E9"/>
    <w:rsid w:val="001E589B"/>
    <w:rsid w:val="001E5D3A"/>
    <w:rsid w:val="001E6214"/>
    <w:rsid w:val="001E630E"/>
    <w:rsid w:val="001E6A59"/>
    <w:rsid w:val="001E7034"/>
    <w:rsid w:val="001E726D"/>
    <w:rsid w:val="001E7345"/>
    <w:rsid w:val="001E7E5C"/>
    <w:rsid w:val="001F1229"/>
    <w:rsid w:val="001F2870"/>
    <w:rsid w:val="001F2EB5"/>
    <w:rsid w:val="001F3182"/>
    <w:rsid w:val="001F3A7C"/>
    <w:rsid w:val="001F3E32"/>
    <w:rsid w:val="001F41C3"/>
    <w:rsid w:val="001F442A"/>
    <w:rsid w:val="001F479E"/>
    <w:rsid w:val="001F4F41"/>
    <w:rsid w:val="001F5759"/>
    <w:rsid w:val="001F5ACF"/>
    <w:rsid w:val="001F5E8F"/>
    <w:rsid w:val="001F6185"/>
    <w:rsid w:val="001F6317"/>
    <w:rsid w:val="001F7674"/>
    <w:rsid w:val="001F7878"/>
    <w:rsid w:val="001F7C45"/>
    <w:rsid w:val="001F7F98"/>
    <w:rsid w:val="00200446"/>
    <w:rsid w:val="00200C09"/>
    <w:rsid w:val="00200F1F"/>
    <w:rsid w:val="00201367"/>
    <w:rsid w:val="00201400"/>
    <w:rsid w:val="002020B4"/>
    <w:rsid w:val="002027CA"/>
    <w:rsid w:val="002035B0"/>
    <w:rsid w:val="002036EA"/>
    <w:rsid w:val="00203C49"/>
    <w:rsid w:val="00203FDA"/>
    <w:rsid w:val="00204236"/>
    <w:rsid w:val="00204777"/>
    <w:rsid w:val="00204A32"/>
    <w:rsid w:val="002050C8"/>
    <w:rsid w:val="0020578E"/>
    <w:rsid w:val="00205B2E"/>
    <w:rsid w:val="00205DE9"/>
    <w:rsid w:val="00206454"/>
    <w:rsid w:val="002103E8"/>
    <w:rsid w:val="00210A81"/>
    <w:rsid w:val="00211030"/>
    <w:rsid w:val="002123E3"/>
    <w:rsid w:val="0021298C"/>
    <w:rsid w:val="0021491A"/>
    <w:rsid w:val="00214A68"/>
    <w:rsid w:val="00215371"/>
    <w:rsid w:val="002158F2"/>
    <w:rsid w:val="00215A78"/>
    <w:rsid w:val="00216485"/>
    <w:rsid w:val="00216A98"/>
    <w:rsid w:val="00216E27"/>
    <w:rsid w:val="00216E3C"/>
    <w:rsid w:val="0021701C"/>
    <w:rsid w:val="0021761D"/>
    <w:rsid w:val="00220DA3"/>
    <w:rsid w:val="00220EDD"/>
    <w:rsid w:val="00221E76"/>
    <w:rsid w:val="002233F7"/>
    <w:rsid w:val="002238DC"/>
    <w:rsid w:val="00223E17"/>
    <w:rsid w:val="00223FEF"/>
    <w:rsid w:val="00223FFC"/>
    <w:rsid w:val="00224BAC"/>
    <w:rsid w:val="00224D78"/>
    <w:rsid w:val="002252F1"/>
    <w:rsid w:val="00225342"/>
    <w:rsid w:val="00225E5F"/>
    <w:rsid w:val="00227E8F"/>
    <w:rsid w:val="0023097E"/>
    <w:rsid w:val="00230B99"/>
    <w:rsid w:val="00231B2A"/>
    <w:rsid w:val="00231C4D"/>
    <w:rsid w:val="00232244"/>
    <w:rsid w:val="00232445"/>
    <w:rsid w:val="00232B0E"/>
    <w:rsid w:val="002331CB"/>
    <w:rsid w:val="002334CB"/>
    <w:rsid w:val="00233933"/>
    <w:rsid w:val="00233E9C"/>
    <w:rsid w:val="002347BE"/>
    <w:rsid w:val="00234AE2"/>
    <w:rsid w:val="00234B57"/>
    <w:rsid w:val="00234DCE"/>
    <w:rsid w:val="00234EB3"/>
    <w:rsid w:val="002357C4"/>
    <w:rsid w:val="00235926"/>
    <w:rsid w:val="00235C50"/>
    <w:rsid w:val="00235CD2"/>
    <w:rsid w:val="002363D0"/>
    <w:rsid w:val="00236726"/>
    <w:rsid w:val="00236D41"/>
    <w:rsid w:val="00237181"/>
    <w:rsid w:val="002375F2"/>
    <w:rsid w:val="00237E5F"/>
    <w:rsid w:val="00240322"/>
    <w:rsid w:val="00240445"/>
    <w:rsid w:val="00240970"/>
    <w:rsid w:val="00240A99"/>
    <w:rsid w:val="00240DEB"/>
    <w:rsid w:val="002410C3"/>
    <w:rsid w:val="00241C53"/>
    <w:rsid w:val="00241E71"/>
    <w:rsid w:val="00242342"/>
    <w:rsid w:val="00242A26"/>
    <w:rsid w:val="00242B17"/>
    <w:rsid w:val="00242B35"/>
    <w:rsid w:val="00242E82"/>
    <w:rsid w:val="0024334D"/>
    <w:rsid w:val="002437E0"/>
    <w:rsid w:val="0024516A"/>
    <w:rsid w:val="00246637"/>
    <w:rsid w:val="00246FE2"/>
    <w:rsid w:val="00247DE0"/>
    <w:rsid w:val="00247EDF"/>
    <w:rsid w:val="002503E8"/>
    <w:rsid w:val="0025044B"/>
    <w:rsid w:val="00250B1B"/>
    <w:rsid w:val="00252A96"/>
    <w:rsid w:val="00252E0F"/>
    <w:rsid w:val="00254B32"/>
    <w:rsid w:val="00255803"/>
    <w:rsid w:val="00255A2E"/>
    <w:rsid w:val="002567FE"/>
    <w:rsid w:val="00256C08"/>
    <w:rsid w:val="0025733A"/>
    <w:rsid w:val="00257750"/>
    <w:rsid w:val="00257751"/>
    <w:rsid w:val="00257B30"/>
    <w:rsid w:val="00257B52"/>
    <w:rsid w:val="00257BFC"/>
    <w:rsid w:val="00260CDD"/>
    <w:rsid w:val="002621C5"/>
    <w:rsid w:val="002624E2"/>
    <w:rsid w:val="002626D5"/>
    <w:rsid w:val="00263547"/>
    <w:rsid w:val="002635CB"/>
    <w:rsid w:val="002638A6"/>
    <w:rsid w:val="00263D9B"/>
    <w:rsid w:val="002643FF"/>
    <w:rsid w:val="00264B7A"/>
    <w:rsid w:val="00265054"/>
    <w:rsid w:val="00265147"/>
    <w:rsid w:val="002651FB"/>
    <w:rsid w:val="00265393"/>
    <w:rsid w:val="00265B1D"/>
    <w:rsid w:val="00265E88"/>
    <w:rsid w:val="002665AC"/>
    <w:rsid w:val="00266AC0"/>
    <w:rsid w:val="002705FA"/>
    <w:rsid w:val="00270A0F"/>
    <w:rsid w:val="002712E3"/>
    <w:rsid w:val="00271CA4"/>
    <w:rsid w:val="00272CB0"/>
    <w:rsid w:val="00272E76"/>
    <w:rsid w:val="00272EF7"/>
    <w:rsid w:val="00274C32"/>
    <w:rsid w:val="00276428"/>
    <w:rsid w:val="00276458"/>
    <w:rsid w:val="002767C6"/>
    <w:rsid w:val="00276DB9"/>
    <w:rsid w:val="00276DF5"/>
    <w:rsid w:val="00276FD4"/>
    <w:rsid w:val="0027714C"/>
    <w:rsid w:val="002778B4"/>
    <w:rsid w:val="0028057D"/>
    <w:rsid w:val="00280EA2"/>
    <w:rsid w:val="002814C4"/>
    <w:rsid w:val="00281668"/>
    <w:rsid w:val="0028179B"/>
    <w:rsid w:val="00281CFC"/>
    <w:rsid w:val="0028262B"/>
    <w:rsid w:val="002829C6"/>
    <w:rsid w:val="00282C34"/>
    <w:rsid w:val="002839D1"/>
    <w:rsid w:val="00283A9C"/>
    <w:rsid w:val="00283C97"/>
    <w:rsid w:val="002856AD"/>
    <w:rsid w:val="0028587F"/>
    <w:rsid w:val="00285B27"/>
    <w:rsid w:val="00286ED2"/>
    <w:rsid w:val="00287077"/>
    <w:rsid w:val="00287095"/>
    <w:rsid w:val="00287465"/>
    <w:rsid w:val="00287705"/>
    <w:rsid w:val="002879A0"/>
    <w:rsid w:val="0029068A"/>
    <w:rsid w:val="002909EB"/>
    <w:rsid w:val="0029178D"/>
    <w:rsid w:val="00291882"/>
    <w:rsid w:val="00292004"/>
    <w:rsid w:val="00292462"/>
    <w:rsid w:val="002925CB"/>
    <w:rsid w:val="00292C2F"/>
    <w:rsid w:val="00292C6C"/>
    <w:rsid w:val="002930D1"/>
    <w:rsid w:val="0029352F"/>
    <w:rsid w:val="00293693"/>
    <w:rsid w:val="002939B0"/>
    <w:rsid w:val="00293A9D"/>
    <w:rsid w:val="00293E2D"/>
    <w:rsid w:val="00294491"/>
    <w:rsid w:val="002964B2"/>
    <w:rsid w:val="002970A2"/>
    <w:rsid w:val="002A1235"/>
    <w:rsid w:val="002A1529"/>
    <w:rsid w:val="002A28BA"/>
    <w:rsid w:val="002A31CC"/>
    <w:rsid w:val="002A3471"/>
    <w:rsid w:val="002A3BD7"/>
    <w:rsid w:val="002A3CE5"/>
    <w:rsid w:val="002A3F5E"/>
    <w:rsid w:val="002A451D"/>
    <w:rsid w:val="002A5249"/>
    <w:rsid w:val="002A5A1F"/>
    <w:rsid w:val="002A62EC"/>
    <w:rsid w:val="002A726A"/>
    <w:rsid w:val="002A75A8"/>
    <w:rsid w:val="002A75EB"/>
    <w:rsid w:val="002A7E58"/>
    <w:rsid w:val="002B107B"/>
    <w:rsid w:val="002B2317"/>
    <w:rsid w:val="002B3A3F"/>
    <w:rsid w:val="002B4176"/>
    <w:rsid w:val="002B49C0"/>
    <w:rsid w:val="002B56D4"/>
    <w:rsid w:val="002B58F6"/>
    <w:rsid w:val="002B5B10"/>
    <w:rsid w:val="002B6ADA"/>
    <w:rsid w:val="002B6E74"/>
    <w:rsid w:val="002B70B9"/>
    <w:rsid w:val="002B76D3"/>
    <w:rsid w:val="002B7D2C"/>
    <w:rsid w:val="002C00A8"/>
    <w:rsid w:val="002C0349"/>
    <w:rsid w:val="002C0DBD"/>
    <w:rsid w:val="002C1725"/>
    <w:rsid w:val="002C172C"/>
    <w:rsid w:val="002C216A"/>
    <w:rsid w:val="002C3D32"/>
    <w:rsid w:val="002C4438"/>
    <w:rsid w:val="002C47DE"/>
    <w:rsid w:val="002C5084"/>
    <w:rsid w:val="002C590F"/>
    <w:rsid w:val="002C592D"/>
    <w:rsid w:val="002C5E71"/>
    <w:rsid w:val="002C69EB"/>
    <w:rsid w:val="002C72C9"/>
    <w:rsid w:val="002C7BC1"/>
    <w:rsid w:val="002C7EF2"/>
    <w:rsid w:val="002D0CFD"/>
    <w:rsid w:val="002D10F2"/>
    <w:rsid w:val="002D1D3F"/>
    <w:rsid w:val="002D2112"/>
    <w:rsid w:val="002D2B77"/>
    <w:rsid w:val="002D2E40"/>
    <w:rsid w:val="002D3CA5"/>
    <w:rsid w:val="002D3FBE"/>
    <w:rsid w:val="002D3FE7"/>
    <w:rsid w:val="002D53BA"/>
    <w:rsid w:val="002D5A47"/>
    <w:rsid w:val="002D5D80"/>
    <w:rsid w:val="002D69DF"/>
    <w:rsid w:val="002D6D40"/>
    <w:rsid w:val="002D6F9A"/>
    <w:rsid w:val="002D7025"/>
    <w:rsid w:val="002D7570"/>
    <w:rsid w:val="002D7893"/>
    <w:rsid w:val="002D7D34"/>
    <w:rsid w:val="002E0969"/>
    <w:rsid w:val="002E0EE3"/>
    <w:rsid w:val="002E1EA0"/>
    <w:rsid w:val="002E2002"/>
    <w:rsid w:val="002E20FF"/>
    <w:rsid w:val="002E398E"/>
    <w:rsid w:val="002E3C6F"/>
    <w:rsid w:val="002E4241"/>
    <w:rsid w:val="002E4422"/>
    <w:rsid w:val="002E4601"/>
    <w:rsid w:val="002E4A1E"/>
    <w:rsid w:val="002E585F"/>
    <w:rsid w:val="002E5A72"/>
    <w:rsid w:val="002E5B31"/>
    <w:rsid w:val="002E5C1A"/>
    <w:rsid w:val="002E6853"/>
    <w:rsid w:val="002E6AFA"/>
    <w:rsid w:val="002E6CB6"/>
    <w:rsid w:val="002E72CC"/>
    <w:rsid w:val="002E73A5"/>
    <w:rsid w:val="002E7BFE"/>
    <w:rsid w:val="002E7C31"/>
    <w:rsid w:val="002E7F30"/>
    <w:rsid w:val="002F0B56"/>
    <w:rsid w:val="002F1704"/>
    <w:rsid w:val="002F1E99"/>
    <w:rsid w:val="002F1EBF"/>
    <w:rsid w:val="002F2150"/>
    <w:rsid w:val="002F276E"/>
    <w:rsid w:val="002F3582"/>
    <w:rsid w:val="002F3985"/>
    <w:rsid w:val="002F4501"/>
    <w:rsid w:val="002F4A53"/>
    <w:rsid w:val="002F57F0"/>
    <w:rsid w:val="002F5A9E"/>
    <w:rsid w:val="002F5D0D"/>
    <w:rsid w:val="002F604A"/>
    <w:rsid w:val="002F632D"/>
    <w:rsid w:val="002F66E2"/>
    <w:rsid w:val="002F6AD0"/>
    <w:rsid w:val="002F6B9B"/>
    <w:rsid w:val="002F7EDD"/>
    <w:rsid w:val="003003C0"/>
    <w:rsid w:val="00301335"/>
    <w:rsid w:val="0030178D"/>
    <w:rsid w:val="003018EE"/>
    <w:rsid w:val="00301E84"/>
    <w:rsid w:val="00302E1A"/>
    <w:rsid w:val="003033A3"/>
    <w:rsid w:val="00303556"/>
    <w:rsid w:val="003041FF"/>
    <w:rsid w:val="003049B3"/>
    <w:rsid w:val="003049F6"/>
    <w:rsid w:val="00304C64"/>
    <w:rsid w:val="00304E11"/>
    <w:rsid w:val="00305299"/>
    <w:rsid w:val="00306492"/>
    <w:rsid w:val="003065E6"/>
    <w:rsid w:val="0030665E"/>
    <w:rsid w:val="00307229"/>
    <w:rsid w:val="003109A3"/>
    <w:rsid w:val="00310C1B"/>
    <w:rsid w:val="003112B3"/>
    <w:rsid w:val="00312615"/>
    <w:rsid w:val="00312B07"/>
    <w:rsid w:val="00312EA6"/>
    <w:rsid w:val="00313C2F"/>
    <w:rsid w:val="00313D91"/>
    <w:rsid w:val="00314BF6"/>
    <w:rsid w:val="0031506C"/>
    <w:rsid w:val="003156E4"/>
    <w:rsid w:val="00315C45"/>
    <w:rsid w:val="003161E2"/>
    <w:rsid w:val="003163B1"/>
    <w:rsid w:val="00317299"/>
    <w:rsid w:val="00317CC6"/>
    <w:rsid w:val="00317E29"/>
    <w:rsid w:val="0032030D"/>
    <w:rsid w:val="00320B1E"/>
    <w:rsid w:val="00322145"/>
    <w:rsid w:val="00322C86"/>
    <w:rsid w:val="003231FE"/>
    <w:rsid w:val="00323303"/>
    <w:rsid w:val="00323C1A"/>
    <w:rsid w:val="003243EE"/>
    <w:rsid w:val="0032484A"/>
    <w:rsid w:val="00324BF3"/>
    <w:rsid w:val="00324FEF"/>
    <w:rsid w:val="00325B68"/>
    <w:rsid w:val="00325D34"/>
    <w:rsid w:val="0032679B"/>
    <w:rsid w:val="003269B6"/>
    <w:rsid w:val="00327D42"/>
    <w:rsid w:val="003308DF"/>
    <w:rsid w:val="00330910"/>
    <w:rsid w:val="00330E19"/>
    <w:rsid w:val="00331234"/>
    <w:rsid w:val="00331C20"/>
    <w:rsid w:val="00331DB5"/>
    <w:rsid w:val="003323D6"/>
    <w:rsid w:val="003325F4"/>
    <w:rsid w:val="00332611"/>
    <w:rsid w:val="00332CDC"/>
    <w:rsid w:val="003337EA"/>
    <w:rsid w:val="00334CC8"/>
    <w:rsid w:val="00335586"/>
    <w:rsid w:val="0033576D"/>
    <w:rsid w:val="00336C93"/>
    <w:rsid w:val="00337806"/>
    <w:rsid w:val="00337FDA"/>
    <w:rsid w:val="003405FB"/>
    <w:rsid w:val="0034076F"/>
    <w:rsid w:val="00340A05"/>
    <w:rsid w:val="00342AFE"/>
    <w:rsid w:val="003434A7"/>
    <w:rsid w:val="00343608"/>
    <w:rsid w:val="00343F1F"/>
    <w:rsid w:val="00344819"/>
    <w:rsid w:val="003458B6"/>
    <w:rsid w:val="0034614A"/>
    <w:rsid w:val="003462A2"/>
    <w:rsid w:val="00346943"/>
    <w:rsid w:val="00346C83"/>
    <w:rsid w:val="00350997"/>
    <w:rsid w:val="003515F4"/>
    <w:rsid w:val="003524DA"/>
    <w:rsid w:val="00352AED"/>
    <w:rsid w:val="00352CF8"/>
    <w:rsid w:val="00353F6B"/>
    <w:rsid w:val="0035417B"/>
    <w:rsid w:val="003547EE"/>
    <w:rsid w:val="00354A4C"/>
    <w:rsid w:val="00355225"/>
    <w:rsid w:val="00355DAE"/>
    <w:rsid w:val="0035742E"/>
    <w:rsid w:val="00357508"/>
    <w:rsid w:val="00360109"/>
    <w:rsid w:val="003603D7"/>
    <w:rsid w:val="00360629"/>
    <w:rsid w:val="00360B7B"/>
    <w:rsid w:val="0036220A"/>
    <w:rsid w:val="00362725"/>
    <w:rsid w:val="0036364C"/>
    <w:rsid w:val="003638CE"/>
    <w:rsid w:val="00364215"/>
    <w:rsid w:val="00364DF7"/>
    <w:rsid w:val="0036535F"/>
    <w:rsid w:val="00366665"/>
    <w:rsid w:val="0036745E"/>
    <w:rsid w:val="003676D4"/>
    <w:rsid w:val="00367D43"/>
    <w:rsid w:val="00367E04"/>
    <w:rsid w:val="003706E5"/>
    <w:rsid w:val="00370FBB"/>
    <w:rsid w:val="00371AB5"/>
    <w:rsid w:val="003720FF"/>
    <w:rsid w:val="00372164"/>
    <w:rsid w:val="00372831"/>
    <w:rsid w:val="003731B2"/>
    <w:rsid w:val="00373274"/>
    <w:rsid w:val="00373B38"/>
    <w:rsid w:val="00374104"/>
    <w:rsid w:val="00374318"/>
    <w:rsid w:val="00374667"/>
    <w:rsid w:val="00374B94"/>
    <w:rsid w:val="00375A11"/>
    <w:rsid w:val="00375B74"/>
    <w:rsid w:val="0037687E"/>
    <w:rsid w:val="00376C4D"/>
    <w:rsid w:val="003776C5"/>
    <w:rsid w:val="0037787E"/>
    <w:rsid w:val="003779C4"/>
    <w:rsid w:val="00380C03"/>
    <w:rsid w:val="0038124F"/>
    <w:rsid w:val="003812A0"/>
    <w:rsid w:val="003816A4"/>
    <w:rsid w:val="00381786"/>
    <w:rsid w:val="00381853"/>
    <w:rsid w:val="003828F1"/>
    <w:rsid w:val="00382995"/>
    <w:rsid w:val="00382AFA"/>
    <w:rsid w:val="00382CF2"/>
    <w:rsid w:val="00383594"/>
    <w:rsid w:val="003839BC"/>
    <w:rsid w:val="003840F5"/>
    <w:rsid w:val="00384631"/>
    <w:rsid w:val="00384C6E"/>
    <w:rsid w:val="00385F55"/>
    <w:rsid w:val="003862EA"/>
    <w:rsid w:val="00386767"/>
    <w:rsid w:val="003902A5"/>
    <w:rsid w:val="0039031B"/>
    <w:rsid w:val="00390432"/>
    <w:rsid w:val="003905B3"/>
    <w:rsid w:val="003907F8"/>
    <w:rsid w:val="00390B34"/>
    <w:rsid w:val="003915AA"/>
    <w:rsid w:val="00391A88"/>
    <w:rsid w:val="003923D8"/>
    <w:rsid w:val="00392A5B"/>
    <w:rsid w:val="00392D58"/>
    <w:rsid w:val="00393DDC"/>
    <w:rsid w:val="003952E4"/>
    <w:rsid w:val="00395417"/>
    <w:rsid w:val="00395E3D"/>
    <w:rsid w:val="0039630D"/>
    <w:rsid w:val="0039642E"/>
    <w:rsid w:val="00396B55"/>
    <w:rsid w:val="00396F1E"/>
    <w:rsid w:val="0039762F"/>
    <w:rsid w:val="00397A7C"/>
    <w:rsid w:val="003A139B"/>
    <w:rsid w:val="003A1E95"/>
    <w:rsid w:val="003A23FA"/>
    <w:rsid w:val="003A2463"/>
    <w:rsid w:val="003A2940"/>
    <w:rsid w:val="003A2F3B"/>
    <w:rsid w:val="003A31AE"/>
    <w:rsid w:val="003A357B"/>
    <w:rsid w:val="003A368A"/>
    <w:rsid w:val="003A3939"/>
    <w:rsid w:val="003A40C1"/>
    <w:rsid w:val="003A55B9"/>
    <w:rsid w:val="003A5A82"/>
    <w:rsid w:val="003A5B93"/>
    <w:rsid w:val="003A5E26"/>
    <w:rsid w:val="003A6036"/>
    <w:rsid w:val="003A64C6"/>
    <w:rsid w:val="003A71D5"/>
    <w:rsid w:val="003B02B1"/>
    <w:rsid w:val="003B0A20"/>
    <w:rsid w:val="003B1F42"/>
    <w:rsid w:val="003B207B"/>
    <w:rsid w:val="003B2691"/>
    <w:rsid w:val="003B2868"/>
    <w:rsid w:val="003B2DB7"/>
    <w:rsid w:val="003B32B9"/>
    <w:rsid w:val="003B4082"/>
    <w:rsid w:val="003B471F"/>
    <w:rsid w:val="003B4786"/>
    <w:rsid w:val="003B4879"/>
    <w:rsid w:val="003B4ABE"/>
    <w:rsid w:val="003B521F"/>
    <w:rsid w:val="003B5A59"/>
    <w:rsid w:val="003B5B0F"/>
    <w:rsid w:val="003B6263"/>
    <w:rsid w:val="003B694D"/>
    <w:rsid w:val="003B6952"/>
    <w:rsid w:val="003B781B"/>
    <w:rsid w:val="003B7CFC"/>
    <w:rsid w:val="003C0374"/>
    <w:rsid w:val="003C0874"/>
    <w:rsid w:val="003C0CCB"/>
    <w:rsid w:val="003C0DD3"/>
    <w:rsid w:val="003C11B7"/>
    <w:rsid w:val="003C1EC5"/>
    <w:rsid w:val="003C21DE"/>
    <w:rsid w:val="003C357B"/>
    <w:rsid w:val="003C371F"/>
    <w:rsid w:val="003C4503"/>
    <w:rsid w:val="003C5CCD"/>
    <w:rsid w:val="003C6949"/>
    <w:rsid w:val="003C6EDC"/>
    <w:rsid w:val="003C6FC9"/>
    <w:rsid w:val="003C7231"/>
    <w:rsid w:val="003C737E"/>
    <w:rsid w:val="003C7395"/>
    <w:rsid w:val="003C7DB8"/>
    <w:rsid w:val="003C7F2B"/>
    <w:rsid w:val="003D00AA"/>
    <w:rsid w:val="003D012C"/>
    <w:rsid w:val="003D0794"/>
    <w:rsid w:val="003D0937"/>
    <w:rsid w:val="003D0B3A"/>
    <w:rsid w:val="003D13F6"/>
    <w:rsid w:val="003D15D9"/>
    <w:rsid w:val="003D1680"/>
    <w:rsid w:val="003D17E6"/>
    <w:rsid w:val="003D1802"/>
    <w:rsid w:val="003D19A0"/>
    <w:rsid w:val="003D2239"/>
    <w:rsid w:val="003D227D"/>
    <w:rsid w:val="003D23F7"/>
    <w:rsid w:val="003D277C"/>
    <w:rsid w:val="003D292D"/>
    <w:rsid w:val="003D364A"/>
    <w:rsid w:val="003D3909"/>
    <w:rsid w:val="003D3A1B"/>
    <w:rsid w:val="003D3B94"/>
    <w:rsid w:val="003D3E7D"/>
    <w:rsid w:val="003D3FC8"/>
    <w:rsid w:val="003D527F"/>
    <w:rsid w:val="003D53F5"/>
    <w:rsid w:val="003D5506"/>
    <w:rsid w:val="003D5B35"/>
    <w:rsid w:val="003D686A"/>
    <w:rsid w:val="003E0901"/>
    <w:rsid w:val="003E146D"/>
    <w:rsid w:val="003E1999"/>
    <w:rsid w:val="003E3E3F"/>
    <w:rsid w:val="003E44F3"/>
    <w:rsid w:val="003E53F1"/>
    <w:rsid w:val="003E5ADD"/>
    <w:rsid w:val="003E651B"/>
    <w:rsid w:val="003E65CB"/>
    <w:rsid w:val="003E6CB7"/>
    <w:rsid w:val="003E6DE4"/>
    <w:rsid w:val="003E723D"/>
    <w:rsid w:val="003E7BCC"/>
    <w:rsid w:val="003F186B"/>
    <w:rsid w:val="003F1DEC"/>
    <w:rsid w:val="003F1F1E"/>
    <w:rsid w:val="003F2212"/>
    <w:rsid w:val="003F25D4"/>
    <w:rsid w:val="003F3183"/>
    <w:rsid w:val="003F40D6"/>
    <w:rsid w:val="003F428E"/>
    <w:rsid w:val="003F451E"/>
    <w:rsid w:val="003F584F"/>
    <w:rsid w:val="003F5A28"/>
    <w:rsid w:val="003F674B"/>
    <w:rsid w:val="003F6978"/>
    <w:rsid w:val="0040020B"/>
    <w:rsid w:val="00400900"/>
    <w:rsid w:val="00400A61"/>
    <w:rsid w:val="00400D04"/>
    <w:rsid w:val="004015CF"/>
    <w:rsid w:val="00402031"/>
    <w:rsid w:val="00402BAC"/>
    <w:rsid w:val="00402C48"/>
    <w:rsid w:val="00403AB6"/>
    <w:rsid w:val="00403F5C"/>
    <w:rsid w:val="00404088"/>
    <w:rsid w:val="004040AC"/>
    <w:rsid w:val="00404336"/>
    <w:rsid w:val="0040434A"/>
    <w:rsid w:val="00404AEE"/>
    <w:rsid w:val="004053B1"/>
    <w:rsid w:val="0040583C"/>
    <w:rsid w:val="0040647F"/>
    <w:rsid w:val="00407C64"/>
    <w:rsid w:val="00407E7F"/>
    <w:rsid w:val="0041002B"/>
    <w:rsid w:val="0041052B"/>
    <w:rsid w:val="00410866"/>
    <w:rsid w:val="0041105C"/>
    <w:rsid w:val="00411336"/>
    <w:rsid w:val="00411690"/>
    <w:rsid w:val="00411FF2"/>
    <w:rsid w:val="0041204C"/>
    <w:rsid w:val="004131E6"/>
    <w:rsid w:val="0041343F"/>
    <w:rsid w:val="00413902"/>
    <w:rsid w:val="004144E5"/>
    <w:rsid w:val="0041573D"/>
    <w:rsid w:val="00416F91"/>
    <w:rsid w:val="00416FAD"/>
    <w:rsid w:val="00417353"/>
    <w:rsid w:val="0041782E"/>
    <w:rsid w:val="0042071B"/>
    <w:rsid w:val="004219F6"/>
    <w:rsid w:val="004226E3"/>
    <w:rsid w:val="00422ECA"/>
    <w:rsid w:val="00424682"/>
    <w:rsid w:val="00424757"/>
    <w:rsid w:val="00424F99"/>
    <w:rsid w:val="00425312"/>
    <w:rsid w:val="00425462"/>
    <w:rsid w:val="0042552C"/>
    <w:rsid w:val="00425A44"/>
    <w:rsid w:val="004263D7"/>
    <w:rsid w:val="00426D1A"/>
    <w:rsid w:val="004273E0"/>
    <w:rsid w:val="0043040C"/>
    <w:rsid w:val="004305DC"/>
    <w:rsid w:val="004312DF"/>
    <w:rsid w:val="004313E5"/>
    <w:rsid w:val="00431A7D"/>
    <w:rsid w:val="004331BA"/>
    <w:rsid w:val="0043338B"/>
    <w:rsid w:val="0043385F"/>
    <w:rsid w:val="00433C9B"/>
    <w:rsid w:val="00434AED"/>
    <w:rsid w:val="00434BD4"/>
    <w:rsid w:val="00434CFA"/>
    <w:rsid w:val="00434F1A"/>
    <w:rsid w:val="004354B7"/>
    <w:rsid w:val="004355A0"/>
    <w:rsid w:val="00435B51"/>
    <w:rsid w:val="00436E30"/>
    <w:rsid w:val="00437AF4"/>
    <w:rsid w:val="00437FF6"/>
    <w:rsid w:val="00440329"/>
    <w:rsid w:val="00440869"/>
    <w:rsid w:val="004408BC"/>
    <w:rsid w:val="00440FE6"/>
    <w:rsid w:val="00441E1D"/>
    <w:rsid w:val="0044268C"/>
    <w:rsid w:val="00442FAF"/>
    <w:rsid w:val="00443200"/>
    <w:rsid w:val="00443959"/>
    <w:rsid w:val="00443B60"/>
    <w:rsid w:val="00444109"/>
    <w:rsid w:val="0044497C"/>
    <w:rsid w:val="00444F1A"/>
    <w:rsid w:val="004451FA"/>
    <w:rsid w:val="00445C00"/>
    <w:rsid w:val="00446432"/>
    <w:rsid w:val="00446746"/>
    <w:rsid w:val="004469B7"/>
    <w:rsid w:val="00447709"/>
    <w:rsid w:val="0045114B"/>
    <w:rsid w:val="00451E1C"/>
    <w:rsid w:val="0045244F"/>
    <w:rsid w:val="00453081"/>
    <w:rsid w:val="0045339A"/>
    <w:rsid w:val="00453909"/>
    <w:rsid w:val="004551EA"/>
    <w:rsid w:val="00455430"/>
    <w:rsid w:val="00455BD9"/>
    <w:rsid w:val="00456215"/>
    <w:rsid w:val="004563E0"/>
    <w:rsid w:val="00456719"/>
    <w:rsid w:val="004567C3"/>
    <w:rsid w:val="00456B82"/>
    <w:rsid w:val="00456C9C"/>
    <w:rsid w:val="004574AE"/>
    <w:rsid w:val="00457DB0"/>
    <w:rsid w:val="004603B6"/>
    <w:rsid w:val="0046069B"/>
    <w:rsid w:val="00460965"/>
    <w:rsid w:val="00460BE2"/>
    <w:rsid w:val="00461BAC"/>
    <w:rsid w:val="0046291A"/>
    <w:rsid w:val="004629D8"/>
    <w:rsid w:val="00462C06"/>
    <w:rsid w:val="0046327C"/>
    <w:rsid w:val="0046456C"/>
    <w:rsid w:val="00465490"/>
    <w:rsid w:val="00465BBB"/>
    <w:rsid w:val="004661C9"/>
    <w:rsid w:val="004662F1"/>
    <w:rsid w:val="00466DF9"/>
    <w:rsid w:val="00466F55"/>
    <w:rsid w:val="00467236"/>
    <w:rsid w:val="004673A2"/>
    <w:rsid w:val="00467432"/>
    <w:rsid w:val="0047146F"/>
    <w:rsid w:val="00471E75"/>
    <w:rsid w:val="00472A9A"/>
    <w:rsid w:val="00472F45"/>
    <w:rsid w:val="0047337A"/>
    <w:rsid w:val="00473A86"/>
    <w:rsid w:val="004750EA"/>
    <w:rsid w:val="00475433"/>
    <w:rsid w:val="00475534"/>
    <w:rsid w:val="004755A2"/>
    <w:rsid w:val="004759B2"/>
    <w:rsid w:val="0047620F"/>
    <w:rsid w:val="004763A1"/>
    <w:rsid w:val="00476554"/>
    <w:rsid w:val="00476C02"/>
    <w:rsid w:val="00476D53"/>
    <w:rsid w:val="004802A9"/>
    <w:rsid w:val="00480DDD"/>
    <w:rsid w:val="00482562"/>
    <w:rsid w:val="004825F0"/>
    <w:rsid w:val="0048276F"/>
    <w:rsid w:val="00482D1D"/>
    <w:rsid w:val="004837C8"/>
    <w:rsid w:val="00483800"/>
    <w:rsid w:val="004843BA"/>
    <w:rsid w:val="004844E1"/>
    <w:rsid w:val="0048484D"/>
    <w:rsid w:val="00484CBD"/>
    <w:rsid w:val="00485EE9"/>
    <w:rsid w:val="00486049"/>
    <w:rsid w:val="0048661D"/>
    <w:rsid w:val="00487D72"/>
    <w:rsid w:val="00487D8F"/>
    <w:rsid w:val="00487E6D"/>
    <w:rsid w:val="00487EE8"/>
    <w:rsid w:val="004900FB"/>
    <w:rsid w:val="0049157B"/>
    <w:rsid w:val="00491904"/>
    <w:rsid w:val="0049199A"/>
    <w:rsid w:val="00491A3E"/>
    <w:rsid w:val="00491CFC"/>
    <w:rsid w:val="00491D31"/>
    <w:rsid w:val="004921C8"/>
    <w:rsid w:val="00492706"/>
    <w:rsid w:val="004929BE"/>
    <w:rsid w:val="00492C3F"/>
    <w:rsid w:val="00493031"/>
    <w:rsid w:val="00494104"/>
    <w:rsid w:val="0049448E"/>
    <w:rsid w:val="0049500B"/>
    <w:rsid w:val="004957E5"/>
    <w:rsid w:val="0049585C"/>
    <w:rsid w:val="00496C1A"/>
    <w:rsid w:val="00497C9F"/>
    <w:rsid w:val="004A0C5B"/>
    <w:rsid w:val="004A1337"/>
    <w:rsid w:val="004A1D36"/>
    <w:rsid w:val="004A2940"/>
    <w:rsid w:val="004A33A3"/>
    <w:rsid w:val="004A3573"/>
    <w:rsid w:val="004A38A1"/>
    <w:rsid w:val="004A3AA9"/>
    <w:rsid w:val="004A41E4"/>
    <w:rsid w:val="004A44D7"/>
    <w:rsid w:val="004A70D1"/>
    <w:rsid w:val="004A7487"/>
    <w:rsid w:val="004A7735"/>
    <w:rsid w:val="004B001A"/>
    <w:rsid w:val="004B017F"/>
    <w:rsid w:val="004B0416"/>
    <w:rsid w:val="004B04AD"/>
    <w:rsid w:val="004B0D8D"/>
    <w:rsid w:val="004B1D74"/>
    <w:rsid w:val="004B2A10"/>
    <w:rsid w:val="004B2A37"/>
    <w:rsid w:val="004B2DFD"/>
    <w:rsid w:val="004B3796"/>
    <w:rsid w:val="004B381F"/>
    <w:rsid w:val="004B3EA1"/>
    <w:rsid w:val="004B52D9"/>
    <w:rsid w:val="004B5394"/>
    <w:rsid w:val="004B54CD"/>
    <w:rsid w:val="004B5813"/>
    <w:rsid w:val="004B5B42"/>
    <w:rsid w:val="004B5D57"/>
    <w:rsid w:val="004B63A7"/>
    <w:rsid w:val="004B67DD"/>
    <w:rsid w:val="004B7DD7"/>
    <w:rsid w:val="004B7DFB"/>
    <w:rsid w:val="004B7EDF"/>
    <w:rsid w:val="004C01D1"/>
    <w:rsid w:val="004C0456"/>
    <w:rsid w:val="004C09A8"/>
    <w:rsid w:val="004C0B5F"/>
    <w:rsid w:val="004C1208"/>
    <w:rsid w:val="004C1AC5"/>
    <w:rsid w:val="004C2361"/>
    <w:rsid w:val="004C2B19"/>
    <w:rsid w:val="004C35E7"/>
    <w:rsid w:val="004C48C1"/>
    <w:rsid w:val="004C602B"/>
    <w:rsid w:val="004C66D2"/>
    <w:rsid w:val="004C6769"/>
    <w:rsid w:val="004C6CDD"/>
    <w:rsid w:val="004C7001"/>
    <w:rsid w:val="004C763D"/>
    <w:rsid w:val="004C79B4"/>
    <w:rsid w:val="004C7AC0"/>
    <w:rsid w:val="004D00A7"/>
    <w:rsid w:val="004D0112"/>
    <w:rsid w:val="004D170D"/>
    <w:rsid w:val="004D1928"/>
    <w:rsid w:val="004D1CE0"/>
    <w:rsid w:val="004D2E83"/>
    <w:rsid w:val="004D30BE"/>
    <w:rsid w:val="004D31AC"/>
    <w:rsid w:val="004D3695"/>
    <w:rsid w:val="004D3DB7"/>
    <w:rsid w:val="004D3E1A"/>
    <w:rsid w:val="004D3E32"/>
    <w:rsid w:val="004D4051"/>
    <w:rsid w:val="004D46F6"/>
    <w:rsid w:val="004D4F3C"/>
    <w:rsid w:val="004D5D78"/>
    <w:rsid w:val="004D5F63"/>
    <w:rsid w:val="004D66E3"/>
    <w:rsid w:val="004D6DBD"/>
    <w:rsid w:val="004D75DA"/>
    <w:rsid w:val="004E1326"/>
    <w:rsid w:val="004E1590"/>
    <w:rsid w:val="004E1A6D"/>
    <w:rsid w:val="004E1FD3"/>
    <w:rsid w:val="004E218B"/>
    <w:rsid w:val="004E257F"/>
    <w:rsid w:val="004E25EA"/>
    <w:rsid w:val="004E293A"/>
    <w:rsid w:val="004E2D43"/>
    <w:rsid w:val="004E3110"/>
    <w:rsid w:val="004E429D"/>
    <w:rsid w:val="004E465E"/>
    <w:rsid w:val="004E486F"/>
    <w:rsid w:val="004E4D65"/>
    <w:rsid w:val="004E51A3"/>
    <w:rsid w:val="004E53A5"/>
    <w:rsid w:val="004E56E9"/>
    <w:rsid w:val="004E5C72"/>
    <w:rsid w:val="004E62AB"/>
    <w:rsid w:val="004E6839"/>
    <w:rsid w:val="004E6DDF"/>
    <w:rsid w:val="004E6E97"/>
    <w:rsid w:val="004E70E5"/>
    <w:rsid w:val="004E777B"/>
    <w:rsid w:val="004E7941"/>
    <w:rsid w:val="004E7D53"/>
    <w:rsid w:val="004F0242"/>
    <w:rsid w:val="004F1019"/>
    <w:rsid w:val="004F19A4"/>
    <w:rsid w:val="004F1EF6"/>
    <w:rsid w:val="004F271C"/>
    <w:rsid w:val="004F2C15"/>
    <w:rsid w:val="004F3600"/>
    <w:rsid w:val="004F3E1A"/>
    <w:rsid w:val="004F3F9E"/>
    <w:rsid w:val="004F4420"/>
    <w:rsid w:val="004F4921"/>
    <w:rsid w:val="004F4CC7"/>
    <w:rsid w:val="004F4D5F"/>
    <w:rsid w:val="004F5071"/>
    <w:rsid w:val="004F5204"/>
    <w:rsid w:val="004F52DD"/>
    <w:rsid w:val="004F587B"/>
    <w:rsid w:val="004F5E0A"/>
    <w:rsid w:val="004F5E96"/>
    <w:rsid w:val="004F744D"/>
    <w:rsid w:val="004F749F"/>
    <w:rsid w:val="004F77B7"/>
    <w:rsid w:val="004F7BBC"/>
    <w:rsid w:val="004F7E3F"/>
    <w:rsid w:val="0050045F"/>
    <w:rsid w:val="00500AB7"/>
    <w:rsid w:val="00501365"/>
    <w:rsid w:val="00501500"/>
    <w:rsid w:val="00501624"/>
    <w:rsid w:val="00501FEE"/>
    <w:rsid w:val="0050347C"/>
    <w:rsid w:val="005037FE"/>
    <w:rsid w:val="00503ECE"/>
    <w:rsid w:val="0050414E"/>
    <w:rsid w:val="00506074"/>
    <w:rsid w:val="005068FF"/>
    <w:rsid w:val="00506DB9"/>
    <w:rsid w:val="005074F4"/>
    <w:rsid w:val="00507A87"/>
    <w:rsid w:val="0051008D"/>
    <w:rsid w:val="005104AA"/>
    <w:rsid w:val="00510D73"/>
    <w:rsid w:val="00510F99"/>
    <w:rsid w:val="0051132A"/>
    <w:rsid w:val="005120F4"/>
    <w:rsid w:val="0051274A"/>
    <w:rsid w:val="00512C4D"/>
    <w:rsid w:val="0051328E"/>
    <w:rsid w:val="0051397E"/>
    <w:rsid w:val="00513CB9"/>
    <w:rsid w:val="00514465"/>
    <w:rsid w:val="005146C6"/>
    <w:rsid w:val="00514AE3"/>
    <w:rsid w:val="00515D71"/>
    <w:rsid w:val="00515E22"/>
    <w:rsid w:val="00515E71"/>
    <w:rsid w:val="005162A2"/>
    <w:rsid w:val="00516D8A"/>
    <w:rsid w:val="005170FD"/>
    <w:rsid w:val="00521A63"/>
    <w:rsid w:val="00522A3F"/>
    <w:rsid w:val="00523B6E"/>
    <w:rsid w:val="00523E44"/>
    <w:rsid w:val="0052400F"/>
    <w:rsid w:val="00524341"/>
    <w:rsid w:val="00524443"/>
    <w:rsid w:val="0052498A"/>
    <w:rsid w:val="005263EC"/>
    <w:rsid w:val="005268EE"/>
    <w:rsid w:val="00526AC8"/>
    <w:rsid w:val="005270A6"/>
    <w:rsid w:val="00530875"/>
    <w:rsid w:val="00530AA9"/>
    <w:rsid w:val="00530B0F"/>
    <w:rsid w:val="00530BB1"/>
    <w:rsid w:val="00530DD1"/>
    <w:rsid w:val="00530F5E"/>
    <w:rsid w:val="00531A47"/>
    <w:rsid w:val="00531CFD"/>
    <w:rsid w:val="005332D5"/>
    <w:rsid w:val="00533777"/>
    <w:rsid w:val="005341E6"/>
    <w:rsid w:val="005346F3"/>
    <w:rsid w:val="005349FC"/>
    <w:rsid w:val="00536117"/>
    <w:rsid w:val="00537A17"/>
    <w:rsid w:val="00540512"/>
    <w:rsid w:val="005408F2"/>
    <w:rsid w:val="0054181B"/>
    <w:rsid w:val="00542C52"/>
    <w:rsid w:val="005434EB"/>
    <w:rsid w:val="005436E3"/>
    <w:rsid w:val="00543CFA"/>
    <w:rsid w:val="0054404B"/>
    <w:rsid w:val="005445EB"/>
    <w:rsid w:val="005456ED"/>
    <w:rsid w:val="0054571B"/>
    <w:rsid w:val="00546392"/>
    <w:rsid w:val="0054644D"/>
    <w:rsid w:val="005474AC"/>
    <w:rsid w:val="005478B8"/>
    <w:rsid w:val="00547908"/>
    <w:rsid w:val="00547D35"/>
    <w:rsid w:val="005507C2"/>
    <w:rsid w:val="005508FB"/>
    <w:rsid w:val="00551052"/>
    <w:rsid w:val="0055116D"/>
    <w:rsid w:val="005520B6"/>
    <w:rsid w:val="005522DF"/>
    <w:rsid w:val="005530C8"/>
    <w:rsid w:val="0055453D"/>
    <w:rsid w:val="00554A1F"/>
    <w:rsid w:val="00554EE5"/>
    <w:rsid w:val="00554F1B"/>
    <w:rsid w:val="00555156"/>
    <w:rsid w:val="005564E9"/>
    <w:rsid w:val="0055725C"/>
    <w:rsid w:val="0056034F"/>
    <w:rsid w:val="00561836"/>
    <w:rsid w:val="00561FDC"/>
    <w:rsid w:val="005623B0"/>
    <w:rsid w:val="00562684"/>
    <w:rsid w:val="005632AC"/>
    <w:rsid w:val="00563A12"/>
    <w:rsid w:val="005655FC"/>
    <w:rsid w:val="00567474"/>
    <w:rsid w:val="0056752A"/>
    <w:rsid w:val="00570ABA"/>
    <w:rsid w:val="00571254"/>
    <w:rsid w:val="00572607"/>
    <w:rsid w:val="0057274A"/>
    <w:rsid w:val="005731EB"/>
    <w:rsid w:val="005733E8"/>
    <w:rsid w:val="0057441B"/>
    <w:rsid w:val="005748F3"/>
    <w:rsid w:val="00575C6E"/>
    <w:rsid w:val="00576292"/>
    <w:rsid w:val="00576A99"/>
    <w:rsid w:val="00576AEF"/>
    <w:rsid w:val="00576B03"/>
    <w:rsid w:val="00576B12"/>
    <w:rsid w:val="00576F53"/>
    <w:rsid w:val="0058047B"/>
    <w:rsid w:val="005805AE"/>
    <w:rsid w:val="005806FA"/>
    <w:rsid w:val="00581777"/>
    <w:rsid w:val="00581BED"/>
    <w:rsid w:val="00582BBA"/>
    <w:rsid w:val="00582E4D"/>
    <w:rsid w:val="005835AC"/>
    <w:rsid w:val="005836D0"/>
    <w:rsid w:val="00583859"/>
    <w:rsid w:val="00584C6F"/>
    <w:rsid w:val="00586E67"/>
    <w:rsid w:val="00586F5C"/>
    <w:rsid w:val="005872C3"/>
    <w:rsid w:val="00587372"/>
    <w:rsid w:val="0058774A"/>
    <w:rsid w:val="005877AB"/>
    <w:rsid w:val="00591280"/>
    <w:rsid w:val="0059229E"/>
    <w:rsid w:val="0059243B"/>
    <w:rsid w:val="0059275A"/>
    <w:rsid w:val="00593B2C"/>
    <w:rsid w:val="005944DC"/>
    <w:rsid w:val="0059534E"/>
    <w:rsid w:val="00595D81"/>
    <w:rsid w:val="00595E44"/>
    <w:rsid w:val="00596AF3"/>
    <w:rsid w:val="00596D44"/>
    <w:rsid w:val="005970B0"/>
    <w:rsid w:val="00597F4E"/>
    <w:rsid w:val="005A0514"/>
    <w:rsid w:val="005A0A41"/>
    <w:rsid w:val="005A0F9B"/>
    <w:rsid w:val="005A1860"/>
    <w:rsid w:val="005A31DF"/>
    <w:rsid w:val="005A39D1"/>
    <w:rsid w:val="005A3F81"/>
    <w:rsid w:val="005A3FA6"/>
    <w:rsid w:val="005A3FB5"/>
    <w:rsid w:val="005A50D2"/>
    <w:rsid w:val="005A53EA"/>
    <w:rsid w:val="005A5A56"/>
    <w:rsid w:val="005A5E38"/>
    <w:rsid w:val="005A6592"/>
    <w:rsid w:val="005B00AE"/>
    <w:rsid w:val="005B073E"/>
    <w:rsid w:val="005B0BDB"/>
    <w:rsid w:val="005B19CC"/>
    <w:rsid w:val="005B2220"/>
    <w:rsid w:val="005B3B9E"/>
    <w:rsid w:val="005B3F47"/>
    <w:rsid w:val="005B4832"/>
    <w:rsid w:val="005B4977"/>
    <w:rsid w:val="005B59FB"/>
    <w:rsid w:val="005B7AD0"/>
    <w:rsid w:val="005B7CE0"/>
    <w:rsid w:val="005C0D21"/>
    <w:rsid w:val="005C2467"/>
    <w:rsid w:val="005C2804"/>
    <w:rsid w:val="005C2854"/>
    <w:rsid w:val="005C2974"/>
    <w:rsid w:val="005C353D"/>
    <w:rsid w:val="005C444E"/>
    <w:rsid w:val="005C46A4"/>
    <w:rsid w:val="005C482C"/>
    <w:rsid w:val="005C523F"/>
    <w:rsid w:val="005C551D"/>
    <w:rsid w:val="005C6A2D"/>
    <w:rsid w:val="005C71D4"/>
    <w:rsid w:val="005C7585"/>
    <w:rsid w:val="005C7D06"/>
    <w:rsid w:val="005D0CF2"/>
    <w:rsid w:val="005D0D70"/>
    <w:rsid w:val="005D0DC1"/>
    <w:rsid w:val="005D20A6"/>
    <w:rsid w:val="005D3E54"/>
    <w:rsid w:val="005D3F31"/>
    <w:rsid w:val="005D4B1E"/>
    <w:rsid w:val="005D58F7"/>
    <w:rsid w:val="005D5FDF"/>
    <w:rsid w:val="005D69AB"/>
    <w:rsid w:val="005D6EEF"/>
    <w:rsid w:val="005D7708"/>
    <w:rsid w:val="005E09B0"/>
    <w:rsid w:val="005E0E29"/>
    <w:rsid w:val="005E1528"/>
    <w:rsid w:val="005E2123"/>
    <w:rsid w:val="005E32B7"/>
    <w:rsid w:val="005E3871"/>
    <w:rsid w:val="005E3F61"/>
    <w:rsid w:val="005E4206"/>
    <w:rsid w:val="005E4406"/>
    <w:rsid w:val="005E4519"/>
    <w:rsid w:val="005E4FD7"/>
    <w:rsid w:val="005E784E"/>
    <w:rsid w:val="005E786F"/>
    <w:rsid w:val="005E7AAF"/>
    <w:rsid w:val="005F0366"/>
    <w:rsid w:val="005F0FA8"/>
    <w:rsid w:val="005F127F"/>
    <w:rsid w:val="005F2E2B"/>
    <w:rsid w:val="005F3840"/>
    <w:rsid w:val="005F39C4"/>
    <w:rsid w:val="005F3CFB"/>
    <w:rsid w:val="005F4630"/>
    <w:rsid w:val="005F4A81"/>
    <w:rsid w:val="005F53AD"/>
    <w:rsid w:val="005F5A4A"/>
    <w:rsid w:val="005F5AD1"/>
    <w:rsid w:val="005F647C"/>
    <w:rsid w:val="005F6A9E"/>
    <w:rsid w:val="005F6F80"/>
    <w:rsid w:val="005F7290"/>
    <w:rsid w:val="005F75AB"/>
    <w:rsid w:val="005F7794"/>
    <w:rsid w:val="005F7D2E"/>
    <w:rsid w:val="00600752"/>
    <w:rsid w:val="006014A5"/>
    <w:rsid w:val="00602C99"/>
    <w:rsid w:val="00603008"/>
    <w:rsid w:val="00604344"/>
    <w:rsid w:val="0060482B"/>
    <w:rsid w:val="00604B00"/>
    <w:rsid w:val="00605B10"/>
    <w:rsid w:val="006063CE"/>
    <w:rsid w:val="00606618"/>
    <w:rsid w:val="00606B73"/>
    <w:rsid w:val="006075A8"/>
    <w:rsid w:val="00607E7D"/>
    <w:rsid w:val="006101B8"/>
    <w:rsid w:val="0061028D"/>
    <w:rsid w:val="0061142D"/>
    <w:rsid w:val="006116F7"/>
    <w:rsid w:val="006117E6"/>
    <w:rsid w:val="00611E78"/>
    <w:rsid w:val="00612262"/>
    <w:rsid w:val="006131D6"/>
    <w:rsid w:val="00614436"/>
    <w:rsid w:val="00614D96"/>
    <w:rsid w:val="00614F54"/>
    <w:rsid w:val="0061518C"/>
    <w:rsid w:val="00615A05"/>
    <w:rsid w:val="00615F95"/>
    <w:rsid w:val="00616532"/>
    <w:rsid w:val="006166A9"/>
    <w:rsid w:val="00620086"/>
    <w:rsid w:val="00621B8B"/>
    <w:rsid w:val="00621FA8"/>
    <w:rsid w:val="006226FA"/>
    <w:rsid w:val="006227AE"/>
    <w:rsid w:val="00622EF3"/>
    <w:rsid w:val="00623297"/>
    <w:rsid w:val="006236FD"/>
    <w:rsid w:val="00623708"/>
    <w:rsid w:val="00624E80"/>
    <w:rsid w:val="00625EF4"/>
    <w:rsid w:val="0062629C"/>
    <w:rsid w:val="006274D4"/>
    <w:rsid w:val="00627780"/>
    <w:rsid w:val="00627D9A"/>
    <w:rsid w:val="00630788"/>
    <w:rsid w:val="00630994"/>
    <w:rsid w:val="0063157D"/>
    <w:rsid w:val="006319E1"/>
    <w:rsid w:val="0063235C"/>
    <w:rsid w:val="00632C91"/>
    <w:rsid w:val="00632CA9"/>
    <w:rsid w:val="006332F2"/>
    <w:rsid w:val="00633689"/>
    <w:rsid w:val="00634C88"/>
    <w:rsid w:val="00635C4F"/>
    <w:rsid w:val="006361FC"/>
    <w:rsid w:val="00636527"/>
    <w:rsid w:val="00637459"/>
    <w:rsid w:val="00637716"/>
    <w:rsid w:val="00637D81"/>
    <w:rsid w:val="0064061E"/>
    <w:rsid w:val="00640A86"/>
    <w:rsid w:val="0064115D"/>
    <w:rsid w:val="00641555"/>
    <w:rsid w:val="00641EA2"/>
    <w:rsid w:val="006424BC"/>
    <w:rsid w:val="0064253D"/>
    <w:rsid w:val="00642E3E"/>
    <w:rsid w:val="00642E61"/>
    <w:rsid w:val="00643012"/>
    <w:rsid w:val="00643292"/>
    <w:rsid w:val="0064339E"/>
    <w:rsid w:val="00643AC8"/>
    <w:rsid w:val="00643B5A"/>
    <w:rsid w:val="0064418C"/>
    <w:rsid w:val="00644628"/>
    <w:rsid w:val="00644866"/>
    <w:rsid w:val="00644EE2"/>
    <w:rsid w:val="006472F1"/>
    <w:rsid w:val="006472F6"/>
    <w:rsid w:val="0064788B"/>
    <w:rsid w:val="00647F03"/>
    <w:rsid w:val="00652EBD"/>
    <w:rsid w:val="006534D1"/>
    <w:rsid w:val="00653C26"/>
    <w:rsid w:val="0065421D"/>
    <w:rsid w:val="006543C0"/>
    <w:rsid w:val="006544D9"/>
    <w:rsid w:val="00655200"/>
    <w:rsid w:val="00655E44"/>
    <w:rsid w:val="006564D2"/>
    <w:rsid w:val="00656B24"/>
    <w:rsid w:val="006579D8"/>
    <w:rsid w:val="00657A6C"/>
    <w:rsid w:val="006609EB"/>
    <w:rsid w:val="00660A53"/>
    <w:rsid w:val="00662254"/>
    <w:rsid w:val="00662933"/>
    <w:rsid w:val="00662C86"/>
    <w:rsid w:val="00663922"/>
    <w:rsid w:val="0066423D"/>
    <w:rsid w:val="006642D7"/>
    <w:rsid w:val="0066546C"/>
    <w:rsid w:val="0066557C"/>
    <w:rsid w:val="00665F8D"/>
    <w:rsid w:val="006666C6"/>
    <w:rsid w:val="00666B7F"/>
    <w:rsid w:val="00666D29"/>
    <w:rsid w:val="006676C9"/>
    <w:rsid w:val="006679E8"/>
    <w:rsid w:val="00670258"/>
    <w:rsid w:val="00670259"/>
    <w:rsid w:val="0067052F"/>
    <w:rsid w:val="0067056A"/>
    <w:rsid w:val="00670AC3"/>
    <w:rsid w:val="00670D59"/>
    <w:rsid w:val="006714CD"/>
    <w:rsid w:val="00671B8B"/>
    <w:rsid w:val="006737C9"/>
    <w:rsid w:val="00674800"/>
    <w:rsid w:val="006749A2"/>
    <w:rsid w:val="006749B7"/>
    <w:rsid w:val="006759F9"/>
    <w:rsid w:val="00676F48"/>
    <w:rsid w:val="0067722B"/>
    <w:rsid w:val="0067797D"/>
    <w:rsid w:val="00677DC8"/>
    <w:rsid w:val="006802A3"/>
    <w:rsid w:val="0068043D"/>
    <w:rsid w:val="006804BF"/>
    <w:rsid w:val="00680C12"/>
    <w:rsid w:val="00681727"/>
    <w:rsid w:val="00681D17"/>
    <w:rsid w:val="00681EAD"/>
    <w:rsid w:val="00682437"/>
    <w:rsid w:val="00682F0A"/>
    <w:rsid w:val="0068399A"/>
    <w:rsid w:val="00683BA7"/>
    <w:rsid w:val="006843F0"/>
    <w:rsid w:val="0068464B"/>
    <w:rsid w:val="00684CCA"/>
    <w:rsid w:val="006853F1"/>
    <w:rsid w:val="00685714"/>
    <w:rsid w:val="00685AA0"/>
    <w:rsid w:val="0068706F"/>
    <w:rsid w:val="006872C6"/>
    <w:rsid w:val="0068797C"/>
    <w:rsid w:val="00687A28"/>
    <w:rsid w:val="00690C49"/>
    <w:rsid w:val="00690F12"/>
    <w:rsid w:val="00690F8C"/>
    <w:rsid w:val="006922B3"/>
    <w:rsid w:val="0069253F"/>
    <w:rsid w:val="00692CA8"/>
    <w:rsid w:val="00693A25"/>
    <w:rsid w:val="00693A5B"/>
    <w:rsid w:val="00693C5A"/>
    <w:rsid w:val="006943C4"/>
    <w:rsid w:val="00694AB4"/>
    <w:rsid w:val="00694F1A"/>
    <w:rsid w:val="00695ED7"/>
    <w:rsid w:val="00697337"/>
    <w:rsid w:val="00697638"/>
    <w:rsid w:val="00697DE0"/>
    <w:rsid w:val="006A02CA"/>
    <w:rsid w:val="006A0476"/>
    <w:rsid w:val="006A0623"/>
    <w:rsid w:val="006A0825"/>
    <w:rsid w:val="006A123F"/>
    <w:rsid w:val="006A1F58"/>
    <w:rsid w:val="006A1FD9"/>
    <w:rsid w:val="006A225B"/>
    <w:rsid w:val="006A26DA"/>
    <w:rsid w:val="006A2978"/>
    <w:rsid w:val="006A406A"/>
    <w:rsid w:val="006A461C"/>
    <w:rsid w:val="006A5B91"/>
    <w:rsid w:val="006A6307"/>
    <w:rsid w:val="006A6433"/>
    <w:rsid w:val="006A6875"/>
    <w:rsid w:val="006A6C26"/>
    <w:rsid w:val="006A6D87"/>
    <w:rsid w:val="006A6D99"/>
    <w:rsid w:val="006A7A73"/>
    <w:rsid w:val="006B00C3"/>
    <w:rsid w:val="006B00E7"/>
    <w:rsid w:val="006B0140"/>
    <w:rsid w:val="006B0336"/>
    <w:rsid w:val="006B0381"/>
    <w:rsid w:val="006B13CF"/>
    <w:rsid w:val="006B157D"/>
    <w:rsid w:val="006B1BE8"/>
    <w:rsid w:val="006B235C"/>
    <w:rsid w:val="006B24CC"/>
    <w:rsid w:val="006B2960"/>
    <w:rsid w:val="006B2A67"/>
    <w:rsid w:val="006B2E99"/>
    <w:rsid w:val="006B3265"/>
    <w:rsid w:val="006B3A60"/>
    <w:rsid w:val="006B4150"/>
    <w:rsid w:val="006B42B4"/>
    <w:rsid w:val="006B4448"/>
    <w:rsid w:val="006B469B"/>
    <w:rsid w:val="006B68E9"/>
    <w:rsid w:val="006B6F43"/>
    <w:rsid w:val="006B7198"/>
    <w:rsid w:val="006B7C29"/>
    <w:rsid w:val="006C0130"/>
    <w:rsid w:val="006C0E1B"/>
    <w:rsid w:val="006C0FB3"/>
    <w:rsid w:val="006C1B32"/>
    <w:rsid w:val="006C1BDE"/>
    <w:rsid w:val="006C1F1C"/>
    <w:rsid w:val="006C2497"/>
    <w:rsid w:val="006C2D79"/>
    <w:rsid w:val="006C2EEA"/>
    <w:rsid w:val="006C34DC"/>
    <w:rsid w:val="006C3832"/>
    <w:rsid w:val="006C38E1"/>
    <w:rsid w:val="006C4342"/>
    <w:rsid w:val="006C46E5"/>
    <w:rsid w:val="006C49F6"/>
    <w:rsid w:val="006C5113"/>
    <w:rsid w:val="006C5522"/>
    <w:rsid w:val="006C56E6"/>
    <w:rsid w:val="006C6108"/>
    <w:rsid w:val="006C6241"/>
    <w:rsid w:val="006C690F"/>
    <w:rsid w:val="006C6910"/>
    <w:rsid w:val="006C6C51"/>
    <w:rsid w:val="006C6D4A"/>
    <w:rsid w:val="006C6ED8"/>
    <w:rsid w:val="006C7360"/>
    <w:rsid w:val="006C773A"/>
    <w:rsid w:val="006C7794"/>
    <w:rsid w:val="006C7E8A"/>
    <w:rsid w:val="006D158E"/>
    <w:rsid w:val="006D2A32"/>
    <w:rsid w:val="006D2B09"/>
    <w:rsid w:val="006D3DBC"/>
    <w:rsid w:val="006D48EA"/>
    <w:rsid w:val="006D579E"/>
    <w:rsid w:val="006E025B"/>
    <w:rsid w:val="006E03F7"/>
    <w:rsid w:val="006E0944"/>
    <w:rsid w:val="006E2964"/>
    <w:rsid w:val="006E2B2D"/>
    <w:rsid w:val="006E3316"/>
    <w:rsid w:val="006E33DD"/>
    <w:rsid w:val="006E429E"/>
    <w:rsid w:val="006E42DC"/>
    <w:rsid w:val="006E434F"/>
    <w:rsid w:val="006E49CD"/>
    <w:rsid w:val="006E4A60"/>
    <w:rsid w:val="006E53A3"/>
    <w:rsid w:val="006E57E4"/>
    <w:rsid w:val="006E5C17"/>
    <w:rsid w:val="006E66FB"/>
    <w:rsid w:val="006F1032"/>
    <w:rsid w:val="006F104A"/>
    <w:rsid w:val="006F2C58"/>
    <w:rsid w:val="006F2DD0"/>
    <w:rsid w:val="006F2F20"/>
    <w:rsid w:val="006F3010"/>
    <w:rsid w:val="006F3498"/>
    <w:rsid w:val="006F3AA2"/>
    <w:rsid w:val="006F43E7"/>
    <w:rsid w:val="006F45D1"/>
    <w:rsid w:val="006F5551"/>
    <w:rsid w:val="006F679F"/>
    <w:rsid w:val="0070055B"/>
    <w:rsid w:val="0070084D"/>
    <w:rsid w:val="00700D6E"/>
    <w:rsid w:val="00700EC3"/>
    <w:rsid w:val="00701004"/>
    <w:rsid w:val="00701351"/>
    <w:rsid w:val="00701D80"/>
    <w:rsid w:val="00701E4C"/>
    <w:rsid w:val="007021CD"/>
    <w:rsid w:val="00702D4C"/>
    <w:rsid w:val="00703EC3"/>
    <w:rsid w:val="00704CE8"/>
    <w:rsid w:val="007051D1"/>
    <w:rsid w:val="00705308"/>
    <w:rsid w:val="00705560"/>
    <w:rsid w:val="00705631"/>
    <w:rsid w:val="00706258"/>
    <w:rsid w:val="00707A3E"/>
    <w:rsid w:val="00707BCF"/>
    <w:rsid w:val="00711A86"/>
    <w:rsid w:val="00711A8A"/>
    <w:rsid w:val="00712E94"/>
    <w:rsid w:val="0071348D"/>
    <w:rsid w:val="00713A04"/>
    <w:rsid w:val="00714781"/>
    <w:rsid w:val="0071499B"/>
    <w:rsid w:val="00714BAC"/>
    <w:rsid w:val="007152A4"/>
    <w:rsid w:val="00715392"/>
    <w:rsid w:val="00715BF5"/>
    <w:rsid w:val="00716209"/>
    <w:rsid w:val="007163FA"/>
    <w:rsid w:val="00716F6F"/>
    <w:rsid w:val="00716FF4"/>
    <w:rsid w:val="0071741C"/>
    <w:rsid w:val="00717C24"/>
    <w:rsid w:val="0072048F"/>
    <w:rsid w:val="007225E9"/>
    <w:rsid w:val="00723077"/>
    <w:rsid w:val="007244C8"/>
    <w:rsid w:val="007244CF"/>
    <w:rsid w:val="007246FE"/>
    <w:rsid w:val="00724CD7"/>
    <w:rsid w:val="007251AF"/>
    <w:rsid w:val="00725ED5"/>
    <w:rsid w:val="00726596"/>
    <w:rsid w:val="007268F5"/>
    <w:rsid w:val="00726FDC"/>
    <w:rsid w:val="00727A31"/>
    <w:rsid w:val="007300F5"/>
    <w:rsid w:val="0073161D"/>
    <w:rsid w:val="0073180F"/>
    <w:rsid w:val="00731D01"/>
    <w:rsid w:val="00732176"/>
    <w:rsid w:val="007326CC"/>
    <w:rsid w:val="0073273A"/>
    <w:rsid w:val="007329D5"/>
    <w:rsid w:val="00733344"/>
    <w:rsid w:val="007342DA"/>
    <w:rsid w:val="00734459"/>
    <w:rsid w:val="00734B83"/>
    <w:rsid w:val="00734BA6"/>
    <w:rsid w:val="00734D3D"/>
    <w:rsid w:val="00735B4E"/>
    <w:rsid w:val="00735B77"/>
    <w:rsid w:val="00735DDE"/>
    <w:rsid w:val="007360C9"/>
    <w:rsid w:val="007364E7"/>
    <w:rsid w:val="00737DD4"/>
    <w:rsid w:val="00740266"/>
    <w:rsid w:val="007402E1"/>
    <w:rsid w:val="0074280D"/>
    <w:rsid w:val="00742816"/>
    <w:rsid w:val="00743023"/>
    <w:rsid w:val="0074331E"/>
    <w:rsid w:val="00743A4D"/>
    <w:rsid w:val="007443F6"/>
    <w:rsid w:val="00744ABD"/>
    <w:rsid w:val="00744E23"/>
    <w:rsid w:val="0074501C"/>
    <w:rsid w:val="0074586A"/>
    <w:rsid w:val="007459ED"/>
    <w:rsid w:val="0074615A"/>
    <w:rsid w:val="0074653B"/>
    <w:rsid w:val="007475E8"/>
    <w:rsid w:val="007503A6"/>
    <w:rsid w:val="0075047C"/>
    <w:rsid w:val="00750AEB"/>
    <w:rsid w:val="007513CB"/>
    <w:rsid w:val="0075186C"/>
    <w:rsid w:val="00751BC3"/>
    <w:rsid w:val="00751F2B"/>
    <w:rsid w:val="007521D2"/>
    <w:rsid w:val="0075291A"/>
    <w:rsid w:val="00752993"/>
    <w:rsid w:val="007529DA"/>
    <w:rsid w:val="00753209"/>
    <w:rsid w:val="0075395A"/>
    <w:rsid w:val="00753FD3"/>
    <w:rsid w:val="007542FF"/>
    <w:rsid w:val="0075498E"/>
    <w:rsid w:val="00755D1B"/>
    <w:rsid w:val="00755F24"/>
    <w:rsid w:val="007564D4"/>
    <w:rsid w:val="00756765"/>
    <w:rsid w:val="00756BAB"/>
    <w:rsid w:val="00756E77"/>
    <w:rsid w:val="00757217"/>
    <w:rsid w:val="0075766C"/>
    <w:rsid w:val="007601D3"/>
    <w:rsid w:val="007603DB"/>
    <w:rsid w:val="007604A5"/>
    <w:rsid w:val="007607CA"/>
    <w:rsid w:val="007607D9"/>
    <w:rsid w:val="00760C6F"/>
    <w:rsid w:val="00761A87"/>
    <w:rsid w:val="00761B52"/>
    <w:rsid w:val="00761C96"/>
    <w:rsid w:val="0076209F"/>
    <w:rsid w:val="00762463"/>
    <w:rsid w:val="00763233"/>
    <w:rsid w:val="00763C2D"/>
    <w:rsid w:val="00764C1C"/>
    <w:rsid w:val="007661C6"/>
    <w:rsid w:val="00767289"/>
    <w:rsid w:val="00767E96"/>
    <w:rsid w:val="00767ECC"/>
    <w:rsid w:val="0077005D"/>
    <w:rsid w:val="007702EF"/>
    <w:rsid w:val="007703F5"/>
    <w:rsid w:val="00770596"/>
    <w:rsid w:val="0077068C"/>
    <w:rsid w:val="0077076B"/>
    <w:rsid w:val="00770D58"/>
    <w:rsid w:val="00771BCC"/>
    <w:rsid w:val="00772F4F"/>
    <w:rsid w:val="007732AB"/>
    <w:rsid w:val="00773721"/>
    <w:rsid w:val="0077378E"/>
    <w:rsid w:val="00773E5D"/>
    <w:rsid w:val="00774141"/>
    <w:rsid w:val="007744F7"/>
    <w:rsid w:val="0077464F"/>
    <w:rsid w:val="007754E9"/>
    <w:rsid w:val="00775E42"/>
    <w:rsid w:val="00776B84"/>
    <w:rsid w:val="00776D78"/>
    <w:rsid w:val="0077722B"/>
    <w:rsid w:val="00777672"/>
    <w:rsid w:val="00780BFA"/>
    <w:rsid w:val="00780C1B"/>
    <w:rsid w:val="00780EF6"/>
    <w:rsid w:val="0078165D"/>
    <w:rsid w:val="00781B84"/>
    <w:rsid w:val="00782295"/>
    <w:rsid w:val="007824F2"/>
    <w:rsid w:val="00782680"/>
    <w:rsid w:val="00783373"/>
    <w:rsid w:val="0078369B"/>
    <w:rsid w:val="00783EAC"/>
    <w:rsid w:val="0078460B"/>
    <w:rsid w:val="00784AED"/>
    <w:rsid w:val="00785447"/>
    <w:rsid w:val="00785E01"/>
    <w:rsid w:val="00786C65"/>
    <w:rsid w:val="007871B7"/>
    <w:rsid w:val="00790193"/>
    <w:rsid w:val="00790526"/>
    <w:rsid w:val="00790E6E"/>
    <w:rsid w:val="0079105E"/>
    <w:rsid w:val="00791336"/>
    <w:rsid w:val="007914C0"/>
    <w:rsid w:val="00791626"/>
    <w:rsid w:val="00792341"/>
    <w:rsid w:val="007924EC"/>
    <w:rsid w:val="007926C8"/>
    <w:rsid w:val="00793217"/>
    <w:rsid w:val="0079370B"/>
    <w:rsid w:val="00793FA3"/>
    <w:rsid w:val="00794239"/>
    <w:rsid w:val="00794A35"/>
    <w:rsid w:val="007952AF"/>
    <w:rsid w:val="007952B6"/>
    <w:rsid w:val="007954E0"/>
    <w:rsid w:val="00795775"/>
    <w:rsid w:val="0079646D"/>
    <w:rsid w:val="00796785"/>
    <w:rsid w:val="00797204"/>
    <w:rsid w:val="00797AD4"/>
    <w:rsid w:val="007A0E33"/>
    <w:rsid w:val="007A102F"/>
    <w:rsid w:val="007A12C3"/>
    <w:rsid w:val="007A12D9"/>
    <w:rsid w:val="007A1C0E"/>
    <w:rsid w:val="007A2D24"/>
    <w:rsid w:val="007A37E8"/>
    <w:rsid w:val="007A4788"/>
    <w:rsid w:val="007A47DF"/>
    <w:rsid w:val="007A493F"/>
    <w:rsid w:val="007A4EAF"/>
    <w:rsid w:val="007B0645"/>
    <w:rsid w:val="007B17EB"/>
    <w:rsid w:val="007B204A"/>
    <w:rsid w:val="007B2120"/>
    <w:rsid w:val="007B34E1"/>
    <w:rsid w:val="007B3889"/>
    <w:rsid w:val="007B3CB2"/>
    <w:rsid w:val="007B41DF"/>
    <w:rsid w:val="007B4E68"/>
    <w:rsid w:val="007B4EC7"/>
    <w:rsid w:val="007B4EC9"/>
    <w:rsid w:val="007B4F1A"/>
    <w:rsid w:val="007B5552"/>
    <w:rsid w:val="007B5594"/>
    <w:rsid w:val="007B5873"/>
    <w:rsid w:val="007B6133"/>
    <w:rsid w:val="007B6246"/>
    <w:rsid w:val="007B6458"/>
    <w:rsid w:val="007B7140"/>
    <w:rsid w:val="007B7641"/>
    <w:rsid w:val="007B7B70"/>
    <w:rsid w:val="007B7D5C"/>
    <w:rsid w:val="007B7E65"/>
    <w:rsid w:val="007C04DE"/>
    <w:rsid w:val="007C05B9"/>
    <w:rsid w:val="007C1EF1"/>
    <w:rsid w:val="007C20F1"/>
    <w:rsid w:val="007C23B8"/>
    <w:rsid w:val="007C358F"/>
    <w:rsid w:val="007C39F5"/>
    <w:rsid w:val="007C4563"/>
    <w:rsid w:val="007C6472"/>
    <w:rsid w:val="007C6B11"/>
    <w:rsid w:val="007C6C28"/>
    <w:rsid w:val="007C6C75"/>
    <w:rsid w:val="007C6FD3"/>
    <w:rsid w:val="007C7D89"/>
    <w:rsid w:val="007D0F8C"/>
    <w:rsid w:val="007D1C58"/>
    <w:rsid w:val="007D1F35"/>
    <w:rsid w:val="007D3586"/>
    <w:rsid w:val="007D35B5"/>
    <w:rsid w:val="007D3D87"/>
    <w:rsid w:val="007D4AEF"/>
    <w:rsid w:val="007D4C86"/>
    <w:rsid w:val="007D6767"/>
    <w:rsid w:val="007D6D6A"/>
    <w:rsid w:val="007D6F4A"/>
    <w:rsid w:val="007E04B8"/>
    <w:rsid w:val="007E1027"/>
    <w:rsid w:val="007E14FB"/>
    <w:rsid w:val="007E2F15"/>
    <w:rsid w:val="007E3152"/>
    <w:rsid w:val="007E3C03"/>
    <w:rsid w:val="007E40E4"/>
    <w:rsid w:val="007E44A2"/>
    <w:rsid w:val="007E4A05"/>
    <w:rsid w:val="007E4A5F"/>
    <w:rsid w:val="007E5215"/>
    <w:rsid w:val="007E5319"/>
    <w:rsid w:val="007E6148"/>
    <w:rsid w:val="007E617D"/>
    <w:rsid w:val="007E62BE"/>
    <w:rsid w:val="007E65E5"/>
    <w:rsid w:val="007E6F5A"/>
    <w:rsid w:val="007E6FC5"/>
    <w:rsid w:val="007F0ACF"/>
    <w:rsid w:val="007F2475"/>
    <w:rsid w:val="007F3375"/>
    <w:rsid w:val="007F3526"/>
    <w:rsid w:val="007F367E"/>
    <w:rsid w:val="007F418C"/>
    <w:rsid w:val="007F43E2"/>
    <w:rsid w:val="007F5676"/>
    <w:rsid w:val="007F5C61"/>
    <w:rsid w:val="007F5FBC"/>
    <w:rsid w:val="007F613F"/>
    <w:rsid w:val="007F6DC5"/>
    <w:rsid w:val="007F712F"/>
    <w:rsid w:val="007F731C"/>
    <w:rsid w:val="00800118"/>
    <w:rsid w:val="0080048E"/>
    <w:rsid w:val="00800A97"/>
    <w:rsid w:val="008019D4"/>
    <w:rsid w:val="008019EF"/>
    <w:rsid w:val="00801CF0"/>
    <w:rsid w:val="00802334"/>
    <w:rsid w:val="00802853"/>
    <w:rsid w:val="00802DB3"/>
    <w:rsid w:val="0080362C"/>
    <w:rsid w:val="00803A70"/>
    <w:rsid w:val="00803A9C"/>
    <w:rsid w:val="008044C4"/>
    <w:rsid w:val="0080550D"/>
    <w:rsid w:val="00805FDE"/>
    <w:rsid w:val="008063CF"/>
    <w:rsid w:val="00807146"/>
    <w:rsid w:val="008074D3"/>
    <w:rsid w:val="00807C4D"/>
    <w:rsid w:val="00810550"/>
    <w:rsid w:val="00810B39"/>
    <w:rsid w:val="00810C6B"/>
    <w:rsid w:val="00811825"/>
    <w:rsid w:val="008118AB"/>
    <w:rsid w:val="00811B83"/>
    <w:rsid w:val="00811C58"/>
    <w:rsid w:val="008123BF"/>
    <w:rsid w:val="008126C2"/>
    <w:rsid w:val="00812E41"/>
    <w:rsid w:val="00813BBD"/>
    <w:rsid w:val="00813BBF"/>
    <w:rsid w:val="00813DBE"/>
    <w:rsid w:val="0081439D"/>
    <w:rsid w:val="0081453F"/>
    <w:rsid w:val="00815EFB"/>
    <w:rsid w:val="00817283"/>
    <w:rsid w:val="0081751B"/>
    <w:rsid w:val="00817636"/>
    <w:rsid w:val="008178E0"/>
    <w:rsid w:val="0081797E"/>
    <w:rsid w:val="00817F2F"/>
    <w:rsid w:val="0082082E"/>
    <w:rsid w:val="008219F6"/>
    <w:rsid w:val="0082250D"/>
    <w:rsid w:val="00822635"/>
    <w:rsid w:val="0082319E"/>
    <w:rsid w:val="008246F8"/>
    <w:rsid w:val="00824760"/>
    <w:rsid w:val="00824D10"/>
    <w:rsid w:val="0082569F"/>
    <w:rsid w:val="00825755"/>
    <w:rsid w:val="00825D43"/>
    <w:rsid w:val="00826089"/>
    <w:rsid w:val="008264A5"/>
    <w:rsid w:val="008264B6"/>
    <w:rsid w:val="00826D1C"/>
    <w:rsid w:val="008274F8"/>
    <w:rsid w:val="0082780F"/>
    <w:rsid w:val="00827BB5"/>
    <w:rsid w:val="00830D42"/>
    <w:rsid w:val="00830ED2"/>
    <w:rsid w:val="00831215"/>
    <w:rsid w:val="00831593"/>
    <w:rsid w:val="008318FF"/>
    <w:rsid w:val="0083191F"/>
    <w:rsid w:val="00831AC0"/>
    <w:rsid w:val="00831B70"/>
    <w:rsid w:val="008323A9"/>
    <w:rsid w:val="00832829"/>
    <w:rsid w:val="008328D2"/>
    <w:rsid w:val="00832C20"/>
    <w:rsid w:val="00832F0F"/>
    <w:rsid w:val="008331BE"/>
    <w:rsid w:val="008339F5"/>
    <w:rsid w:val="008340DA"/>
    <w:rsid w:val="008344A0"/>
    <w:rsid w:val="0083506A"/>
    <w:rsid w:val="0083697B"/>
    <w:rsid w:val="00837121"/>
    <w:rsid w:val="00837679"/>
    <w:rsid w:val="00841289"/>
    <w:rsid w:val="00841543"/>
    <w:rsid w:val="0084168B"/>
    <w:rsid w:val="008429AF"/>
    <w:rsid w:val="00842B7E"/>
    <w:rsid w:val="00842FC9"/>
    <w:rsid w:val="008431CB"/>
    <w:rsid w:val="00843A8C"/>
    <w:rsid w:val="00843BDC"/>
    <w:rsid w:val="00844A7A"/>
    <w:rsid w:val="00844CC4"/>
    <w:rsid w:val="00844CF5"/>
    <w:rsid w:val="00845791"/>
    <w:rsid w:val="0084599E"/>
    <w:rsid w:val="00845C31"/>
    <w:rsid w:val="008462B5"/>
    <w:rsid w:val="0084726A"/>
    <w:rsid w:val="00847D51"/>
    <w:rsid w:val="00847DFC"/>
    <w:rsid w:val="008504D4"/>
    <w:rsid w:val="00851BAD"/>
    <w:rsid w:val="00852173"/>
    <w:rsid w:val="00852315"/>
    <w:rsid w:val="00852E7F"/>
    <w:rsid w:val="0085389D"/>
    <w:rsid w:val="00853C82"/>
    <w:rsid w:val="00853F34"/>
    <w:rsid w:val="0085419E"/>
    <w:rsid w:val="00854C26"/>
    <w:rsid w:val="0085626D"/>
    <w:rsid w:val="00856327"/>
    <w:rsid w:val="00856B28"/>
    <w:rsid w:val="00856C6C"/>
    <w:rsid w:val="00857B56"/>
    <w:rsid w:val="00860A21"/>
    <w:rsid w:val="00862217"/>
    <w:rsid w:val="008622EE"/>
    <w:rsid w:val="008627BF"/>
    <w:rsid w:val="00862981"/>
    <w:rsid w:val="00862CE3"/>
    <w:rsid w:val="00862DB9"/>
    <w:rsid w:val="008630A7"/>
    <w:rsid w:val="00864194"/>
    <w:rsid w:val="008641AA"/>
    <w:rsid w:val="0086471C"/>
    <w:rsid w:val="00864C90"/>
    <w:rsid w:val="00864CD1"/>
    <w:rsid w:val="0086552D"/>
    <w:rsid w:val="00865A15"/>
    <w:rsid w:val="008664E1"/>
    <w:rsid w:val="008666EC"/>
    <w:rsid w:val="00867C73"/>
    <w:rsid w:val="00870043"/>
    <w:rsid w:val="008718ED"/>
    <w:rsid w:val="00871D88"/>
    <w:rsid w:val="008728ED"/>
    <w:rsid w:val="008741F3"/>
    <w:rsid w:val="00874842"/>
    <w:rsid w:val="008748C7"/>
    <w:rsid w:val="0087528C"/>
    <w:rsid w:val="0087536A"/>
    <w:rsid w:val="00875613"/>
    <w:rsid w:val="00875F47"/>
    <w:rsid w:val="008761CB"/>
    <w:rsid w:val="00876706"/>
    <w:rsid w:val="00876FC1"/>
    <w:rsid w:val="00877D60"/>
    <w:rsid w:val="00880A22"/>
    <w:rsid w:val="00880CD5"/>
    <w:rsid w:val="00881FB9"/>
    <w:rsid w:val="0088220C"/>
    <w:rsid w:val="0088283B"/>
    <w:rsid w:val="00882AE2"/>
    <w:rsid w:val="00883EEF"/>
    <w:rsid w:val="0088428C"/>
    <w:rsid w:val="00884504"/>
    <w:rsid w:val="00884B39"/>
    <w:rsid w:val="008851DD"/>
    <w:rsid w:val="008870DA"/>
    <w:rsid w:val="00887248"/>
    <w:rsid w:val="00887C1E"/>
    <w:rsid w:val="00890F90"/>
    <w:rsid w:val="00891CBF"/>
    <w:rsid w:val="0089284D"/>
    <w:rsid w:val="00892C42"/>
    <w:rsid w:val="00893C7D"/>
    <w:rsid w:val="00893CFB"/>
    <w:rsid w:val="00893E64"/>
    <w:rsid w:val="00894DBC"/>
    <w:rsid w:val="0089510B"/>
    <w:rsid w:val="00895535"/>
    <w:rsid w:val="00896093"/>
    <w:rsid w:val="00896131"/>
    <w:rsid w:val="0089639D"/>
    <w:rsid w:val="00896A11"/>
    <w:rsid w:val="00896C25"/>
    <w:rsid w:val="0089794D"/>
    <w:rsid w:val="00897AE0"/>
    <w:rsid w:val="00897FDD"/>
    <w:rsid w:val="008A014E"/>
    <w:rsid w:val="008A0BB7"/>
    <w:rsid w:val="008A0F0C"/>
    <w:rsid w:val="008A123A"/>
    <w:rsid w:val="008A1540"/>
    <w:rsid w:val="008A1734"/>
    <w:rsid w:val="008A19BC"/>
    <w:rsid w:val="008A1FE1"/>
    <w:rsid w:val="008A26F0"/>
    <w:rsid w:val="008A3962"/>
    <w:rsid w:val="008A3C27"/>
    <w:rsid w:val="008A4343"/>
    <w:rsid w:val="008A52B9"/>
    <w:rsid w:val="008A5503"/>
    <w:rsid w:val="008A5645"/>
    <w:rsid w:val="008B0D96"/>
    <w:rsid w:val="008B10A7"/>
    <w:rsid w:val="008B1559"/>
    <w:rsid w:val="008B1BEE"/>
    <w:rsid w:val="008B1BF8"/>
    <w:rsid w:val="008B1FF6"/>
    <w:rsid w:val="008B209F"/>
    <w:rsid w:val="008B2463"/>
    <w:rsid w:val="008B2556"/>
    <w:rsid w:val="008B3613"/>
    <w:rsid w:val="008B4FCB"/>
    <w:rsid w:val="008B5448"/>
    <w:rsid w:val="008B6C3C"/>
    <w:rsid w:val="008B6F28"/>
    <w:rsid w:val="008B70D0"/>
    <w:rsid w:val="008B73EA"/>
    <w:rsid w:val="008B7503"/>
    <w:rsid w:val="008C08B2"/>
    <w:rsid w:val="008C0DBF"/>
    <w:rsid w:val="008C0E61"/>
    <w:rsid w:val="008C1D1D"/>
    <w:rsid w:val="008C26C7"/>
    <w:rsid w:val="008C2D77"/>
    <w:rsid w:val="008C2F5D"/>
    <w:rsid w:val="008C33F6"/>
    <w:rsid w:val="008C3C2E"/>
    <w:rsid w:val="008C4E44"/>
    <w:rsid w:val="008C53E8"/>
    <w:rsid w:val="008C601F"/>
    <w:rsid w:val="008C6028"/>
    <w:rsid w:val="008C635D"/>
    <w:rsid w:val="008C663E"/>
    <w:rsid w:val="008C6BA4"/>
    <w:rsid w:val="008C7E76"/>
    <w:rsid w:val="008C7EC9"/>
    <w:rsid w:val="008D005D"/>
    <w:rsid w:val="008D013D"/>
    <w:rsid w:val="008D0E1F"/>
    <w:rsid w:val="008D117B"/>
    <w:rsid w:val="008D11C7"/>
    <w:rsid w:val="008D122F"/>
    <w:rsid w:val="008D14D5"/>
    <w:rsid w:val="008D1D49"/>
    <w:rsid w:val="008D2492"/>
    <w:rsid w:val="008D2FEB"/>
    <w:rsid w:val="008D2FF9"/>
    <w:rsid w:val="008D3017"/>
    <w:rsid w:val="008D30A4"/>
    <w:rsid w:val="008D3A03"/>
    <w:rsid w:val="008D4913"/>
    <w:rsid w:val="008D4944"/>
    <w:rsid w:val="008D53B2"/>
    <w:rsid w:val="008D552D"/>
    <w:rsid w:val="008D5C0F"/>
    <w:rsid w:val="008D6060"/>
    <w:rsid w:val="008D623B"/>
    <w:rsid w:val="008D6B58"/>
    <w:rsid w:val="008D6E01"/>
    <w:rsid w:val="008D7625"/>
    <w:rsid w:val="008D7BCB"/>
    <w:rsid w:val="008D7FAF"/>
    <w:rsid w:val="008E0DB9"/>
    <w:rsid w:val="008E18B8"/>
    <w:rsid w:val="008E1ACA"/>
    <w:rsid w:val="008E1CB6"/>
    <w:rsid w:val="008E1E1F"/>
    <w:rsid w:val="008E2C1F"/>
    <w:rsid w:val="008E3BC2"/>
    <w:rsid w:val="008E3E34"/>
    <w:rsid w:val="008E4214"/>
    <w:rsid w:val="008E4E87"/>
    <w:rsid w:val="008E5033"/>
    <w:rsid w:val="008E50C9"/>
    <w:rsid w:val="008E5319"/>
    <w:rsid w:val="008E57C2"/>
    <w:rsid w:val="008E6B48"/>
    <w:rsid w:val="008E723A"/>
    <w:rsid w:val="008E77DE"/>
    <w:rsid w:val="008E7A77"/>
    <w:rsid w:val="008E7BCC"/>
    <w:rsid w:val="008E7C76"/>
    <w:rsid w:val="008E7C9C"/>
    <w:rsid w:val="008E7D3C"/>
    <w:rsid w:val="008F0A61"/>
    <w:rsid w:val="008F1039"/>
    <w:rsid w:val="008F148A"/>
    <w:rsid w:val="008F2198"/>
    <w:rsid w:val="008F27BD"/>
    <w:rsid w:val="008F2819"/>
    <w:rsid w:val="008F37B7"/>
    <w:rsid w:val="008F41C3"/>
    <w:rsid w:val="008F4F55"/>
    <w:rsid w:val="008F5F26"/>
    <w:rsid w:val="008F604C"/>
    <w:rsid w:val="008F6916"/>
    <w:rsid w:val="008F73A0"/>
    <w:rsid w:val="008F7473"/>
    <w:rsid w:val="008F76DA"/>
    <w:rsid w:val="008F7A69"/>
    <w:rsid w:val="008F7DAC"/>
    <w:rsid w:val="00900B30"/>
    <w:rsid w:val="00900F5D"/>
    <w:rsid w:val="00901527"/>
    <w:rsid w:val="00901797"/>
    <w:rsid w:val="009019F0"/>
    <w:rsid w:val="00902564"/>
    <w:rsid w:val="009026E8"/>
    <w:rsid w:val="0090286D"/>
    <w:rsid w:val="00902C58"/>
    <w:rsid w:val="00903750"/>
    <w:rsid w:val="00903A3F"/>
    <w:rsid w:val="00904686"/>
    <w:rsid w:val="00904871"/>
    <w:rsid w:val="009059E9"/>
    <w:rsid w:val="00905EF3"/>
    <w:rsid w:val="00906974"/>
    <w:rsid w:val="00906D72"/>
    <w:rsid w:val="00907875"/>
    <w:rsid w:val="009111E8"/>
    <w:rsid w:val="009115F6"/>
    <w:rsid w:val="00911E44"/>
    <w:rsid w:val="00912237"/>
    <w:rsid w:val="00912360"/>
    <w:rsid w:val="009125E3"/>
    <w:rsid w:val="00912D86"/>
    <w:rsid w:val="00913132"/>
    <w:rsid w:val="0091379C"/>
    <w:rsid w:val="00914D0B"/>
    <w:rsid w:val="00914E81"/>
    <w:rsid w:val="00916199"/>
    <w:rsid w:val="009168FD"/>
    <w:rsid w:val="00917163"/>
    <w:rsid w:val="009173AE"/>
    <w:rsid w:val="00920DBC"/>
    <w:rsid w:val="009221F2"/>
    <w:rsid w:val="009228E2"/>
    <w:rsid w:val="009239AC"/>
    <w:rsid w:val="00923F61"/>
    <w:rsid w:val="009240A3"/>
    <w:rsid w:val="00924349"/>
    <w:rsid w:val="009245D4"/>
    <w:rsid w:val="0092542D"/>
    <w:rsid w:val="00925871"/>
    <w:rsid w:val="009258E4"/>
    <w:rsid w:val="009272EF"/>
    <w:rsid w:val="00930C1C"/>
    <w:rsid w:val="0093112E"/>
    <w:rsid w:val="009311CB"/>
    <w:rsid w:val="00931660"/>
    <w:rsid w:val="00931A9E"/>
    <w:rsid w:val="009336DD"/>
    <w:rsid w:val="00935228"/>
    <w:rsid w:val="00935A5F"/>
    <w:rsid w:val="00935C43"/>
    <w:rsid w:val="00935E5E"/>
    <w:rsid w:val="009362CF"/>
    <w:rsid w:val="00936608"/>
    <w:rsid w:val="009366C5"/>
    <w:rsid w:val="0093723F"/>
    <w:rsid w:val="00937A95"/>
    <w:rsid w:val="00937B7F"/>
    <w:rsid w:val="009402A0"/>
    <w:rsid w:val="00940399"/>
    <w:rsid w:val="0094177F"/>
    <w:rsid w:val="009417FD"/>
    <w:rsid w:val="00941CDD"/>
    <w:rsid w:val="00942931"/>
    <w:rsid w:val="009433F4"/>
    <w:rsid w:val="00944067"/>
    <w:rsid w:val="00944FD6"/>
    <w:rsid w:val="009454BA"/>
    <w:rsid w:val="00945973"/>
    <w:rsid w:val="00945BCC"/>
    <w:rsid w:val="00945BF4"/>
    <w:rsid w:val="00945C02"/>
    <w:rsid w:val="0094619D"/>
    <w:rsid w:val="009463DE"/>
    <w:rsid w:val="0094647F"/>
    <w:rsid w:val="00946D04"/>
    <w:rsid w:val="00947B74"/>
    <w:rsid w:val="0095014C"/>
    <w:rsid w:val="00950333"/>
    <w:rsid w:val="00951DAC"/>
    <w:rsid w:val="0095228F"/>
    <w:rsid w:val="009526F1"/>
    <w:rsid w:val="009528FD"/>
    <w:rsid w:val="00952C01"/>
    <w:rsid w:val="009534B8"/>
    <w:rsid w:val="00953CEC"/>
    <w:rsid w:val="00954E93"/>
    <w:rsid w:val="00954FA8"/>
    <w:rsid w:val="00955A3F"/>
    <w:rsid w:val="00956088"/>
    <w:rsid w:val="009562CF"/>
    <w:rsid w:val="00956544"/>
    <w:rsid w:val="0095691D"/>
    <w:rsid w:val="00957304"/>
    <w:rsid w:val="009576B5"/>
    <w:rsid w:val="00957E1C"/>
    <w:rsid w:val="00957E4A"/>
    <w:rsid w:val="0096024F"/>
    <w:rsid w:val="009605F3"/>
    <w:rsid w:val="00960A6A"/>
    <w:rsid w:val="00960CB1"/>
    <w:rsid w:val="009637F8"/>
    <w:rsid w:val="009639C9"/>
    <w:rsid w:val="009647AC"/>
    <w:rsid w:val="00964961"/>
    <w:rsid w:val="00964D21"/>
    <w:rsid w:val="00964E9C"/>
    <w:rsid w:val="00964FD3"/>
    <w:rsid w:val="009650E3"/>
    <w:rsid w:val="009658E9"/>
    <w:rsid w:val="009664D2"/>
    <w:rsid w:val="0096746F"/>
    <w:rsid w:val="009674EC"/>
    <w:rsid w:val="00967E7F"/>
    <w:rsid w:val="009700B9"/>
    <w:rsid w:val="00970249"/>
    <w:rsid w:val="009706CA"/>
    <w:rsid w:val="00970A08"/>
    <w:rsid w:val="00970BEF"/>
    <w:rsid w:val="00970D23"/>
    <w:rsid w:val="00971264"/>
    <w:rsid w:val="00971279"/>
    <w:rsid w:val="00972130"/>
    <w:rsid w:val="00973195"/>
    <w:rsid w:val="00973969"/>
    <w:rsid w:val="00974331"/>
    <w:rsid w:val="009744ED"/>
    <w:rsid w:val="009758B7"/>
    <w:rsid w:val="00975E98"/>
    <w:rsid w:val="00976B73"/>
    <w:rsid w:val="0097713A"/>
    <w:rsid w:val="00977325"/>
    <w:rsid w:val="00977D97"/>
    <w:rsid w:val="00977E6D"/>
    <w:rsid w:val="0098032C"/>
    <w:rsid w:val="00980496"/>
    <w:rsid w:val="009816F1"/>
    <w:rsid w:val="00981BD9"/>
    <w:rsid w:val="00981F6D"/>
    <w:rsid w:val="0098212B"/>
    <w:rsid w:val="009823B2"/>
    <w:rsid w:val="00982F5D"/>
    <w:rsid w:val="0098316F"/>
    <w:rsid w:val="00983B3F"/>
    <w:rsid w:val="00984070"/>
    <w:rsid w:val="00984490"/>
    <w:rsid w:val="009847F3"/>
    <w:rsid w:val="00984984"/>
    <w:rsid w:val="00984A35"/>
    <w:rsid w:val="00984C5B"/>
    <w:rsid w:val="0098576C"/>
    <w:rsid w:val="00985AAF"/>
    <w:rsid w:val="00985AF8"/>
    <w:rsid w:val="00985CF0"/>
    <w:rsid w:val="00985E8E"/>
    <w:rsid w:val="0098651B"/>
    <w:rsid w:val="00986D22"/>
    <w:rsid w:val="0098712A"/>
    <w:rsid w:val="009875CB"/>
    <w:rsid w:val="00987BDA"/>
    <w:rsid w:val="009906B6"/>
    <w:rsid w:val="009919A7"/>
    <w:rsid w:val="0099222F"/>
    <w:rsid w:val="009927A0"/>
    <w:rsid w:val="009928AF"/>
    <w:rsid w:val="0099400E"/>
    <w:rsid w:val="00994203"/>
    <w:rsid w:val="00994C8A"/>
    <w:rsid w:val="0099512E"/>
    <w:rsid w:val="00995369"/>
    <w:rsid w:val="0099595C"/>
    <w:rsid w:val="00995B21"/>
    <w:rsid w:val="00995E71"/>
    <w:rsid w:val="009961BA"/>
    <w:rsid w:val="009961CF"/>
    <w:rsid w:val="009972B6"/>
    <w:rsid w:val="00997976"/>
    <w:rsid w:val="009A080C"/>
    <w:rsid w:val="009A0EAF"/>
    <w:rsid w:val="009A1A0C"/>
    <w:rsid w:val="009A1F7F"/>
    <w:rsid w:val="009A2AEE"/>
    <w:rsid w:val="009A2B27"/>
    <w:rsid w:val="009A3056"/>
    <w:rsid w:val="009A30D1"/>
    <w:rsid w:val="009A314B"/>
    <w:rsid w:val="009A3175"/>
    <w:rsid w:val="009A36D5"/>
    <w:rsid w:val="009A3AFA"/>
    <w:rsid w:val="009A3FBA"/>
    <w:rsid w:val="009A4D74"/>
    <w:rsid w:val="009A5170"/>
    <w:rsid w:val="009A574D"/>
    <w:rsid w:val="009A5F48"/>
    <w:rsid w:val="009A5F59"/>
    <w:rsid w:val="009A6034"/>
    <w:rsid w:val="009A63DE"/>
    <w:rsid w:val="009A6695"/>
    <w:rsid w:val="009A6784"/>
    <w:rsid w:val="009A68A4"/>
    <w:rsid w:val="009A7AA3"/>
    <w:rsid w:val="009A7CE1"/>
    <w:rsid w:val="009B057A"/>
    <w:rsid w:val="009B0688"/>
    <w:rsid w:val="009B0C76"/>
    <w:rsid w:val="009B1821"/>
    <w:rsid w:val="009B239D"/>
    <w:rsid w:val="009B3D5D"/>
    <w:rsid w:val="009B40BD"/>
    <w:rsid w:val="009B41A2"/>
    <w:rsid w:val="009B5196"/>
    <w:rsid w:val="009B52DB"/>
    <w:rsid w:val="009B5D29"/>
    <w:rsid w:val="009B6386"/>
    <w:rsid w:val="009B63C1"/>
    <w:rsid w:val="009B6774"/>
    <w:rsid w:val="009B6EFC"/>
    <w:rsid w:val="009C043E"/>
    <w:rsid w:val="009C0A39"/>
    <w:rsid w:val="009C0F02"/>
    <w:rsid w:val="009C1628"/>
    <w:rsid w:val="009C1751"/>
    <w:rsid w:val="009C225D"/>
    <w:rsid w:val="009C226E"/>
    <w:rsid w:val="009C2F02"/>
    <w:rsid w:val="009C383D"/>
    <w:rsid w:val="009C3DDE"/>
    <w:rsid w:val="009C419F"/>
    <w:rsid w:val="009C4A16"/>
    <w:rsid w:val="009C53E3"/>
    <w:rsid w:val="009C5AB3"/>
    <w:rsid w:val="009C6058"/>
    <w:rsid w:val="009C6534"/>
    <w:rsid w:val="009C6762"/>
    <w:rsid w:val="009C6CF1"/>
    <w:rsid w:val="009C7D55"/>
    <w:rsid w:val="009C7DAD"/>
    <w:rsid w:val="009D03AB"/>
    <w:rsid w:val="009D094B"/>
    <w:rsid w:val="009D26D8"/>
    <w:rsid w:val="009D28B5"/>
    <w:rsid w:val="009D29C3"/>
    <w:rsid w:val="009D3678"/>
    <w:rsid w:val="009D3682"/>
    <w:rsid w:val="009D4761"/>
    <w:rsid w:val="009D4919"/>
    <w:rsid w:val="009D4B24"/>
    <w:rsid w:val="009D4DEF"/>
    <w:rsid w:val="009D4EDB"/>
    <w:rsid w:val="009D4F2F"/>
    <w:rsid w:val="009D5A2D"/>
    <w:rsid w:val="009D6390"/>
    <w:rsid w:val="009D6769"/>
    <w:rsid w:val="009D6F6B"/>
    <w:rsid w:val="009D7850"/>
    <w:rsid w:val="009E0017"/>
    <w:rsid w:val="009E224D"/>
    <w:rsid w:val="009E2B42"/>
    <w:rsid w:val="009E3E53"/>
    <w:rsid w:val="009E3FE6"/>
    <w:rsid w:val="009E426D"/>
    <w:rsid w:val="009E4F7D"/>
    <w:rsid w:val="009E5145"/>
    <w:rsid w:val="009E5B1E"/>
    <w:rsid w:val="009E5C22"/>
    <w:rsid w:val="009E5E47"/>
    <w:rsid w:val="009E6B4D"/>
    <w:rsid w:val="009E6C02"/>
    <w:rsid w:val="009E7168"/>
    <w:rsid w:val="009E7175"/>
    <w:rsid w:val="009E7BCE"/>
    <w:rsid w:val="009F0178"/>
    <w:rsid w:val="009F01C1"/>
    <w:rsid w:val="009F0211"/>
    <w:rsid w:val="009F0E46"/>
    <w:rsid w:val="009F1222"/>
    <w:rsid w:val="009F143C"/>
    <w:rsid w:val="009F1A2D"/>
    <w:rsid w:val="009F1A76"/>
    <w:rsid w:val="009F1D50"/>
    <w:rsid w:val="009F200F"/>
    <w:rsid w:val="009F2112"/>
    <w:rsid w:val="009F2EF9"/>
    <w:rsid w:val="009F2FF8"/>
    <w:rsid w:val="009F3DEB"/>
    <w:rsid w:val="009F4F70"/>
    <w:rsid w:val="009F4F9A"/>
    <w:rsid w:val="009F5494"/>
    <w:rsid w:val="009F5894"/>
    <w:rsid w:val="009F61AC"/>
    <w:rsid w:val="009F635F"/>
    <w:rsid w:val="009F640C"/>
    <w:rsid w:val="009F65A4"/>
    <w:rsid w:val="009F702C"/>
    <w:rsid w:val="009F7388"/>
    <w:rsid w:val="009F7397"/>
    <w:rsid w:val="00A001C1"/>
    <w:rsid w:val="00A012B6"/>
    <w:rsid w:val="00A01790"/>
    <w:rsid w:val="00A01AB3"/>
    <w:rsid w:val="00A02085"/>
    <w:rsid w:val="00A02B09"/>
    <w:rsid w:val="00A036E1"/>
    <w:rsid w:val="00A03B2C"/>
    <w:rsid w:val="00A03EFB"/>
    <w:rsid w:val="00A03FDC"/>
    <w:rsid w:val="00A04030"/>
    <w:rsid w:val="00A04056"/>
    <w:rsid w:val="00A040C4"/>
    <w:rsid w:val="00A046B3"/>
    <w:rsid w:val="00A053D0"/>
    <w:rsid w:val="00A05AA4"/>
    <w:rsid w:val="00A06984"/>
    <w:rsid w:val="00A072A9"/>
    <w:rsid w:val="00A07C21"/>
    <w:rsid w:val="00A10161"/>
    <w:rsid w:val="00A10188"/>
    <w:rsid w:val="00A103CF"/>
    <w:rsid w:val="00A10457"/>
    <w:rsid w:val="00A10846"/>
    <w:rsid w:val="00A10900"/>
    <w:rsid w:val="00A10D23"/>
    <w:rsid w:val="00A11C0A"/>
    <w:rsid w:val="00A11C90"/>
    <w:rsid w:val="00A11DC7"/>
    <w:rsid w:val="00A123C0"/>
    <w:rsid w:val="00A12E70"/>
    <w:rsid w:val="00A14233"/>
    <w:rsid w:val="00A145E1"/>
    <w:rsid w:val="00A14C84"/>
    <w:rsid w:val="00A15123"/>
    <w:rsid w:val="00A1580F"/>
    <w:rsid w:val="00A16103"/>
    <w:rsid w:val="00A16FA4"/>
    <w:rsid w:val="00A17C32"/>
    <w:rsid w:val="00A20376"/>
    <w:rsid w:val="00A20384"/>
    <w:rsid w:val="00A2074B"/>
    <w:rsid w:val="00A21943"/>
    <w:rsid w:val="00A2228F"/>
    <w:rsid w:val="00A22915"/>
    <w:rsid w:val="00A22B32"/>
    <w:rsid w:val="00A23DD2"/>
    <w:rsid w:val="00A23F54"/>
    <w:rsid w:val="00A25140"/>
    <w:rsid w:val="00A25154"/>
    <w:rsid w:val="00A2599F"/>
    <w:rsid w:val="00A269CA"/>
    <w:rsid w:val="00A26D27"/>
    <w:rsid w:val="00A27A36"/>
    <w:rsid w:val="00A27C5F"/>
    <w:rsid w:val="00A30647"/>
    <w:rsid w:val="00A307EC"/>
    <w:rsid w:val="00A308C2"/>
    <w:rsid w:val="00A31594"/>
    <w:rsid w:val="00A31661"/>
    <w:rsid w:val="00A31719"/>
    <w:rsid w:val="00A31D08"/>
    <w:rsid w:val="00A32317"/>
    <w:rsid w:val="00A32DB9"/>
    <w:rsid w:val="00A335AC"/>
    <w:rsid w:val="00A3370D"/>
    <w:rsid w:val="00A33906"/>
    <w:rsid w:val="00A33A69"/>
    <w:rsid w:val="00A34ACD"/>
    <w:rsid w:val="00A34F9E"/>
    <w:rsid w:val="00A36237"/>
    <w:rsid w:val="00A362EB"/>
    <w:rsid w:val="00A37468"/>
    <w:rsid w:val="00A3792F"/>
    <w:rsid w:val="00A379D6"/>
    <w:rsid w:val="00A40329"/>
    <w:rsid w:val="00A414EF"/>
    <w:rsid w:val="00A41D47"/>
    <w:rsid w:val="00A4287E"/>
    <w:rsid w:val="00A42A18"/>
    <w:rsid w:val="00A432C0"/>
    <w:rsid w:val="00A45680"/>
    <w:rsid w:val="00A45906"/>
    <w:rsid w:val="00A45B11"/>
    <w:rsid w:val="00A4631F"/>
    <w:rsid w:val="00A472B5"/>
    <w:rsid w:val="00A47A83"/>
    <w:rsid w:val="00A47AF4"/>
    <w:rsid w:val="00A47DB2"/>
    <w:rsid w:val="00A5014C"/>
    <w:rsid w:val="00A507B9"/>
    <w:rsid w:val="00A50F51"/>
    <w:rsid w:val="00A51A9C"/>
    <w:rsid w:val="00A51D89"/>
    <w:rsid w:val="00A52D45"/>
    <w:rsid w:val="00A546B9"/>
    <w:rsid w:val="00A54BCF"/>
    <w:rsid w:val="00A54F1C"/>
    <w:rsid w:val="00A56599"/>
    <w:rsid w:val="00A56BC3"/>
    <w:rsid w:val="00A56BC4"/>
    <w:rsid w:val="00A571D4"/>
    <w:rsid w:val="00A5721C"/>
    <w:rsid w:val="00A57578"/>
    <w:rsid w:val="00A57C74"/>
    <w:rsid w:val="00A57F6C"/>
    <w:rsid w:val="00A600EE"/>
    <w:rsid w:val="00A6059D"/>
    <w:rsid w:val="00A612C7"/>
    <w:rsid w:val="00A6155F"/>
    <w:rsid w:val="00A61A68"/>
    <w:rsid w:val="00A61E2C"/>
    <w:rsid w:val="00A62282"/>
    <w:rsid w:val="00A62A91"/>
    <w:rsid w:val="00A62EFC"/>
    <w:rsid w:val="00A639CB"/>
    <w:rsid w:val="00A63B0A"/>
    <w:rsid w:val="00A64986"/>
    <w:rsid w:val="00A653EE"/>
    <w:rsid w:val="00A65B5C"/>
    <w:rsid w:val="00A662A3"/>
    <w:rsid w:val="00A666F4"/>
    <w:rsid w:val="00A67059"/>
    <w:rsid w:val="00A671C1"/>
    <w:rsid w:val="00A67EAF"/>
    <w:rsid w:val="00A67F91"/>
    <w:rsid w:val="00A70438"/>
    <w:rsid w:val="00A7093A"/>
    <w:rsid w:val="00A709CF"/>
    <w:rsid w:val="00A70DA1"/>
    <w:rsid w:val="00A70E12"/>
    <w:rsid w:val="00A7220F"/>
    <w:rsid w:val="00A727FF"/>
    <w:rsid w:val="00A72BEC"/>
    <w:rsid w:val="00A736DB"/>
    <w:rsid w:val="00A7387E"/>
    <w:rsid w:val="00A73CF8"/>
    <w:rsid w:val="00A73DD3"/>
    <w:rsid w:val="00A7418B"/>
    <w:rsid w:val="00A74525"/>
    <w:rsid w:val="00A74AA9"/>
    <w:rsid w:val="00A75C93"/>
    <w:rsid w:val="00A7612E"/>
    <w:rsid w:val="00A76C0A"/>
    <w:rsid w:val="00A76F5E"/>
    <w:rsid w:val="00A77D33"/>
    <w:rsid w:val="00A77DD9"/>
    <w:rsid w:val="00A77F9B"/>
    <w:rsid w:val="00A807DA"/>
    <w:rsid w:val="00A80F92"/>
    <w:rsid w:val="00A80FC8"/>
    <w:rsid w:val="00A8183D"/>
    <w:rsid w:val="00A82343"/>
    <w:rsid w:val="00A8286A"/>
    <w:rsid w:val="00A82BCD"/>
    <w:rsid w:val="00A83E05"/>
    <w:rsid w:val="00A843E2"/>
    <w:rsid w:val="00A852AD"/>
    <w:rsid w:val="00A85691"/>
    <w:rsid w:val="00A863D0"/>
    <w:rsid w:val="00A86C82"/>
    <w:rsid w:val="00A9007A"/>
    <w:rsid w:val="00A90698"/>
    <w:rsid w:val="00A90B14"/>
    <w:rsid w:val="00A90B9D"/>
    <w:rsid w:val="00A90E36"/>
    <w:rsid w:val="00A9154C"/>
    <w:rsid w:val="00A92760"/>
    <w:rsid w:val="00A936F6"/>
    <w:rsid w:val="00A93D7B"/>
    <w:rsid w:val="00A93D8D"/>
    <w:rsid w:val="00A93EDC"/>
    <w:rsid w:val="00A944C2"/>
    <w:rsid w:val="00A94951"/>
    <w:rsid w:val="00A94A8E"/>
    <w:rsid w:val="00A95346"/>
    <w:rsid w:val="00A9568A"/>
    <w:rsid w:val="00A95DF5"/>
    <w:rsid w:val="00A9628E"/>
    <w:rsid w:val="00A964D0"/>
    <w:rsid w:val="00A97119"/>
    <w:rsid w:val="00A97184"/>
    <w:rsid w:val="00A97594"/>
    <w:rsid w:val="00A977AD"/>
    <w:rsid w:val="00AA0205"/>
    <w:rsid w:val="00AA0B85"/>
    <w:rsid w:val="00AA0EAC"/>
    <w:rsid w:val="00AA0EDD"/>
    <w:rsid w:val="00AA1902"/>
    <w:rsid w:val="00AA1A32"/>
    <w:rsid w:val="00AA1C14"/>
    <w:rsid w:val="00AA30AC"/>
    <w:rsid w:val="00AA3700"/>
    <w:rsid w:val="00AA3A8C"/>
    <w:rsid w:val="00AA533F"/>
    <w:rsid w:val="00AA560F"/>
    <w:rsid w:val="00AA5ED0"/>
    <w:rsid w:val="00AA60FD"/>
    <w:rsid w:val="00AA670D"/>
    <w:rsid w:val="00AA6FA6"/>
    <w:rsid w:val="00AA7C61"/>
    <w:rsid w:val="00AB069D"/>
    <w:rsid w:val="00AB0E98"/>
    <w:rsid w:val="00AB103F"/>
    <w:rsid w:val="00AB109F"/>
    <w:rsid w:val="00AB114B"/>
    <w:rsid w:val="00AB1957"/>
    <w:rsid w:val="00AB1C35"/>
    <w:rsid w:val="00AB1D20"/>
    <w:rsid w:val="00AB25FE"/>
    <w:rsid w:val="00AB296F"/>
    <w:rsid w:val="00AB2AC9"/>
    <w:rsid w:val="00AB2B2F"/>
    <w:rsid w:val="00AB3458"/>
    <w:rsid w:val="00AB360E"/>
    <w:rsid w:val="00AB457D"/>
    <w:rsid w:val="00AB4E45"/>
    <w:rsid w:val="00AB5C5E"/>
    <w:rsid w:val="00AB6C6F"/>
    <w:rsid w:val="00AB6F1B"/>
    <w:rsid w:val="00AB714E"/>
    <w:rsid w:val="00AB73FC"/>
    <w:rsid w:val="00AB7DAF"/>
    <w:rsid w:val="00AC031F"/>
    <w:rsid w:val="00AC0992"/>
    <w:rsid w:val="00AC18E7"/>
    <w:rsid w:val="00AC256C"/>
    <w:rsid w:val="00AC2929"/>
    <w:rsid w:val="00AC37EF"/>
    <w:rsid w:val="00AC4025"/>
    <w:rsid w:val="00AC43ED"/>
    <w:rsid w:val="00AC4BB7"/>
    <w:rsid w:val="00AC4E05"/>
    <w:rsid w:val="00AC4EA2"/>
    <w:rsid w:val="00AC534D"/>
    <w:rsid w:val="00AC5CC7"/>
    <w:rsid w:val="00AC636B"/>
    <w:rsid w:val="00AC6A3A"/>
    <w:rsid w:val="00AC6AC1"/>
    <w:rsid w:val="00AC6B16"/>
    <w:rsid w:val="00AC7603"/>
    <w:rsid w:val="00AC7636"/>
    <w:rsid w:val="00AD01D9"/>
    <w:rsid w:val="00AD178E"/>
    <w:rsid w:val="00AD1DE2"/>
    <w:rsid w:val="00AD1E1B"/>
    <w:rsid w:val="00AD4681"/>
    <w:rsid w:val="00AD47C3"/>
    <w:rsid w:val="00AD4DC7"/>
    <w:rsid w:val="00AD4E85"/>
    <w:rsid w:val="00AD5567"/>
    <w:rsid w:val="00AD5FC0"/>
    <w:rsid w:val="00AD638F"/>
    <w:rsid w:val="00AD7A89"/>
    <w:rsid w:val="00AD7BC1"/>
    <w:rsid w:val="00AD7D42"/>
    <w:rsid w:val="00AE01E6"/>
    <w:rsid w:val="00AE0377"/>
    <w:rsid w:val="00AE0FEC"/>
    <w:rsid w:val="00AE1BF9"/>
    <w:rsid w:val="00AE1CD2"/>
    <w:rsid w:val="00AE223A"/>
    <w:rsid w:val="00AE22D1"/>
    <w:rsid w:val="00AE2337"/>
    <w:rsid w:val="00AE276E"/>
    <w:rsid w:val="00AE2BE2"/>
    <w:rsid w:val="00AE47B9"/>
    <w:rsid w:val="00AE501A"/>
    <w:rsid w:val="00AF0393"/>
    <w:rsid w:val="00AF0601"/>
    <w:rsid w:val="00AF0E73"/>
    <w:rsid w:val="00AF0FE8"/>
    <w:rsid w:val="00AF14D2"/>
    <w:rsid w:val="00AF16AB"/>
    <w:rsid w:val="00AF1EB3"/>
    <w:rsid w:val="00AF25F0"/>
    <w:rsid w:val="00AF29E2"/>
    <w:rsid w:val="00AF2CA4"/>
    <w:rsid w:val="00AF2F40"/>
    <w:rsid w:val="00AF3C5B"/>
    <w:rsid w:val="00AF404F"/>
    <w:rsid w:val="00AF4A4B"/>
    <w:rsid w:val="00AF57A5"/>
    <w:rsid w:val="00AF593F"/>
    <w:rsid w:val="00AF6EB8"/>
    <w:rsid w:val="00B0183E"/>
    <w:rsid w:val="00B01C65"/>
    <w:rsid w:val="00B01CF3"/>
    <w:rsid w:val="00B02026"/>
    <w:rsid w:val="00B023D3"/>
    <w:rsid w:val="00B02BB0"/>
    <w:rsid w:val="00B02CCA"/>
    <w:rsid w:val="00B039DE"/>
    <w:rsid w:val="00B048B4"/>
    <w:rsid w:val="00B04B7B"/>
    <w:rsid w:val="00B04D51"/>
    <w:rsid w:val="00B05078"/>
    <w:rsid w:val="00B05294"/>
    <w:rsid w:val="00B05927"/>
    <w:rsid w:val="00B05C97"/>
    <w:rsid w:val="00B060FE"/>
    <w:rsid w:val="00B0642E"/>
    <w:rsid w:val="00B06816"/>
    <w:rsid w:val="00B0696B"/>
    <w:rsid w:val="00B10D11"/>
    <w:rsid w:val="00B10D21"/>
    <w:rsid w:val="00B10D9F"/>
    <w:rsid w:val="00B1143B"/>
    <w:rsid w:val="00B11773"/>
    <w:rsid w:val="00B11A0E"/>
    <w:rsid w:val="00B11E9E"/>
    <w:rsid w:val="00B12444"/>
    <w:rsid w:val="00B12583"/>
    <w:rsid w:val="00B12739"/>
    <w:rsid w:val="00B13A0A"/>
    <w:rsid w:val="00B13B51"/>
    <w:rsid w:val="00B13DAF"/>
    <w:rsid w:val="00B13E25"/>
    <w:rsid w:val="00B13E6B"/>
    <w:rsid w:val="00B14725"/>
    <w:rsid w:val="00B157D4"/>
    <w:rsid w:val="00B15A82"/>
    <w:rsid w:val="00B15B47"/>
    <w:rsid w:val="00B1680F"/>
    <w:rsid w:val="00B16B72"/>
    <w:rsid w:val="00B17856"/>
    <w:rsid w:val="00B208B4"/>
    <w:rsid w:val="00B20C82"/>
    <w:rsid w:val="00B21508"/>
    <w:rsid w:val="00B21C50"/>
    <w:rsid w:val="00B21D7C"/>
    <w:rsid w:val="00B2285F"/>
    <w:rsid w:val="00B22903"/>
    <w:rsid w:val="00B235B3"/>
    <w:rsid w:val="00B23BF1"/>
    <w:rsid w:val="00B24335"/>
    <w:rsid w:val="00B24527"/>
    <w:rsid w:val="00B25279"/>
    <w:rsid w:val="00B25434"/>
    <w:rsid w:val="00B25635"/>
    <w:rsid w:val="00B25D7D"/>
    <w:rsid w:val="00B25DFB"/>
    <w:rsid w:val="00B263A0"/>
    <w:rsid w:val="00B2694B"/>
    <w:rsid w:val="00B269B8"/>
    <w:rsid w:val="00B2713A"/>
    <w:rsid w:val="00B27AF8"/>
    <w:rsid w:val="00B3020C"/>
    <w:rsid w:val="00B30315"/>
    <w:rsid w:val="00B313A4"/>
    <w:rsid w:val="00B32AA7"/>
    <w:rsid w:val="00B32E28"/>
    <w:rsid w:val="00B33794"/>
    <w:rsid w:val="00B33C28"/>
    <w:rsid w:val="00B33C41"/>
    <w:rsid w:val="00B35351"/>
    <w:rsid w:val="00B355A7"/>
    <w:rsid w:val="00B360D1"/>
    <w:rsid w:val="00B36C2C"/>
    <w:rsid w:val="00B37668"/>
    <w:rsid w:val="00B37B2C"/>
    <w:rsid w:val="00B37CF0"/>
    <w:rsid w:val="00B37D0F"/>
    <w:rsid w:val="00B401D6"/>
    <w:rsid w:val="00B40DDE"/>
    <w:rsid w:val="00B41345"/>
    <w:rsid w:val="00B4210E"/>
    <w:rsid w:val="00B42FB2"/>
    <w:rsid w:val="00B43076"/>
    <w:rsid w:val="00B43627"/>
    <w:rsid w:val="00B43ADA"/>
    <w:rsid w:val="00B442A6"/>
    <w:rsid w:val="00B448DA"/>
    <w:rsid w:val="00B453AC"/>
    <w:rsid w:val="00B45B97"/>
    <w:rsid w:val="00B46E4A"/>
    <w:rsid w:val="00B47543"/>
    <w:rsid w:val="00B47B22"/>
    <w:rsid w:val="00B500CB"/>
    <w:rsid w:val="00B50210"/>
    <w:rsid w:val="00B51D22"/>
    <w:rsid w:val="00B52644"/>
    <w:rsid w:val="00B52E65"/>
    <w:rsid w:val="00B5339E"/>
    <w:rsid w:val="00B55226"/>
    <w:rsid w:val="00B557A7"/>
    <w:rsid w:val="00B55A31"/>
    <w:rsid w:val="00B56F00"/>
    <w:rsid w:val="00B57567"/>
    <w:rsid w:val="00B57816"/>
    <w:rsid w:val="00B578E4"/>
    <w:rsid w:val="00B57B11"/>
    <w:rsid w:val="00B57CF6"/>
    <w:rsid w:val="00B622B8"/>
    <w:rsid w:val="00B629DC"/>
    <w:rsid w:val="00B63426"/>
    <w:rsid w:val="00B63B41"/>
    <w:rsid w:val="00B648F6"/>
    <w:rsid w:val="00B64C51"/>
    <w:rsid w:val="00B650D0"/>
    <w:rsid w:val="00B659A7"/>
    <w:rsid w:val="00B65ED2"/>
    <w:rsid w:val="00B667F5"/>
    <w:rsid w:val="00B668F5"/>
    <w:rsid w:val="00B670AC"/>
    <w:rsid w:val="00B675A7"/>
    <w:rsid w:val="00B676CE"/>
    <w:rsid w:val="00B67B72"/>
    <w:rsid w:val="00B67BF4"/>
    <w:rsid w:val="00B67CA9"/>
    <w:rsid w:val="00B67D3A"/>
    <w:rsid w:val="00B70CD0"/>
    <w:rsid w:val="00B70D54"/>
    <w:rsid w:val="00B70E33"/>
    <w:rsid w:val="00B71897"/>
    <w:rsid w:val="00B71D2A"/>
    <w:rsid w:val="00B72081"/>
    <w:rsid w:val="00B727D4"/>
    <w:rsid w:val="00B72CFC"/>
    <w:rsid w:val="00B742A5"/>
    <w:rsid w:val="00B74378"/>
    <w:rsid w:val="00B7453E"/>
    <w:rsid w:val="00B746E5"/>
    <w:rsid w:val="00B748F0"/>
    <w:rsid w:val="00B751EF"/>
    <w:rsid w:val="00B75FEE"/>
    <w:rsid w:val="00B765FE"/>
    <w:rsid w:val="00B76A09"/>
    <w:rsid w:val="00B76CC7"/>
    <w:rsid w:val="00B76D40"/>
    <w:rsid w:val="00B770B3"/>
    <w:rsid w:val="00B8027D"/>
    <w:rsid w:val="00B81305"/>
    <w:rsid w:val="00B817F8"/>
    <w:rsid w:val="00B82D3B"/>
    <w:rsid w:val="00B8310D"/>
    <w:rsid w:val="00B831D7"/>
    <w:rsid w:val="00B83BF0"/>
    <w:rsid w:val="00B83F85"/>
    <w:rsid w:val="00B84DA3"/>
    <w:rsid w:val="00B84FBC"/>
    <w:rsid w:val="00B85104"/>
    <w:rsid w:val="00B8537C"/>
    <w:rsid w:val="00B859A3"/>
    <w:rsid w:val="00B86803"/>
    <w:rsid w:val="00B86834"/>
    <w:rsid w:val="00B8685F"/>
    <w:rsid w:val="00B900DE"/>
    <w:rsid w:val="00B91713"/>
    <w:rsid w:val="00B923A5"/>
    <w:rsid w:val="00B924C9"/>
    <w:rsid w:val="00B93036"/>
    <w:rsid w:val="00B933B7"/>
    <w:rsid w:val="00B93BA5"/>
    <w:rsid w:val="00B96B11"/>
    <w:rsid w:val="00B971B3"/>
    <w:rsid w:val="00B97552"/>
    <w:rsid w:val="00B9785B"/>
    <w:rsid w:val="00B97CD8"/>
    <w:rsid w:val="00BA13D0"/>
    <w:rsid w:val="00BA142C"/>
    <w:rsid w:val="00BA2C53"/>
    <w:rsid w:val="00BA2C5B"/>
    <w:rsid w:val="00BA3178"/>
    <w:rsid w:val="00BA3FA2"/>
    <w:rsid w:val="00BA49CE"/>
    <w:rsid w:val="00BA638E"/>
    <w:rsid w:val="00BA6F5D"/>
    <w:rsid w:val="00BA7120"/>
    <w:rsid w:val="00BA797F"/>
    <w:rsid w:val="00BA7E8F"/>
    <w:rsid w:val="00BB1F3A"/>
    <w:rsid w:val="00BB2C63"/>
    <w:rsid w:val="00BB2EA3"/>
    <w:rsid w:val="00BB2F8A"/>
    <w:rsid w:val="00BB37CC"/>
    <w:rsid w:val="00BB3B6F"/>
    <w:rsid w:val="00BB4017"/>
    <w:rsid w:val="00BB473D"/>
    <w:rsid w:val="00BB55F1"/>
    <w:rsid w:val="00BB55FA"/>
    <w:rsid w:val="00BB59E0"/>
    <w:rsid w:val="00BB5F67"/>
    <w:rsid w:val="00BB612D"/>
    <w:rsid w:val="00BB62B4"/>
    <w:rsid w:val="00BB68D2"/>
    <w:rsid w:val="00BB6BC1"/>
    <w:rsid w:val="00BB6C37"/>
    <w:rsid w:val="00BB710F"/>
    <w:rsid w:val="00BB763B"/>
    <w:rsid w:val="00BB77D1"/>
    <w:rsid w:val="00BB78CD"/>
    <w:rsid w:val="00BC0284"/>
    <w:rsid w:val="00BC1CC6"/>
    <w:rsid w:val="00BC3690"/>
    <w:rsid w:val="00BC378F"/>
    <w:rsid w:val="00BC3B75"/>
    <w:rsid w:val="00BC3BD5"/>
    <w:rsid w:val="00BC4B39"/>
    <w:rsid w:val="00BC533F"/>
    <w:rsid w:val="00BC5928"/>
    <w:rsid w:val="00BC603D"/>
    <w:rsid w:val="00BC6185"/>
    <w:rsid w:val="00BC65A8"/>
    <w:rsid w:val="00BC6892"/>
    <w:rsid w:val="00BC699D"/>
    <w:rsid w:val="00BC701A"/>
    <w:rsid w:val="00BC71C1"/>
    <w:rsid w:val="00BC75BD"/>
    <w:rsid w:val="00BD024C"/>
    <w:rsid w:val="00BD0B5A"/>
    <w:rsid w:val="00BD1B01"/>
    <w:rsid w:val="00BD21A0"/>
    <w:rsid w:val="00BD2A2B"/>
    <w:rsid w:val="00BD2F31"/>
    <w:rsid w:val="00BD3782"/>
    <w:rsid w:val="00BD3812"/>
    <w:rsid w:val="00BD3CB9"/>
    <w:rsid w:val="00BD4CA4"/>
    <w:rsid w:val="00BD4F01"/>
    <w:rsid w:val="00BD545D"/>
    <w:rsid w:val="00BD6827"/>
    <w:rsid w:val="00BD6B9A"/>
    <w:rsid w:val="00BD6DC7"/>
    <w:rsid w:val="00BD7399"/>
    <w:rsid w:val="00BD7DE7"/>
    <w:rsid w:val="00BE0E37"/>
    <w:rsid w:val="00BE1033"/>
    <w:rsid w:val="00BE18D0"/>
    <w:rsid w:val="00BE290B"/>
    <w:rsid w:val="00BE376B"/>
    <w:rsid w:val="00BE40AD"/>
    <w:rsid w:val="00BE4DC7"/>
    <w:rsid w:val="00BE5680"/>
    <w:rsid w:val="00BE6BB0"/>
    <w:rsid w:val="00BE7DF3"/>
    <w:rsid w:val="00BF0BA7"/>
    <w:rsid w:val="00BF1B24"/>
    <w:rsid w:val="00BF33B0"/>
    <w:rsid w:val="00BF35C5"/>
    <w:rsid w:val="00BF3D14"/>
    <w:rsid w:val="00BF486A"/>
    <w:rsid w:val="00BF5334"/>
    <w:rsid w:val="00BF56FB"/>
    <w:rsid w:val="00BF5C34"/>
    <w:rsid w:val="00BF6264"/>
    <w:rsid w:val="00BF6989"/>
    <w:rsid w:val="00BF69BF"/>
    <w:rsid w:val="00BF7F74"/>
    <w:rsid w:val="00C000C0"/>
    <w:rsid w:val="00C00222"/>
    <w:rsid w:val="00C00841"/>
    <w:rsid w:val="00C00AF9"/>
    <w:rsid w:val="00C00E54"/>
    <w:rsid w:val="00C010A7"/>
    <w:rsid w:val="00C01D8B"/>
    <w:rsid w:val="00C01DA4"/>
    <w:rsid w:val="00C01FCC"/>
    <w:rsid w:val="00C022D1"/>
    <w:rsid w:val="00C0295D"/>
    <w:rsid w:val="00C03212"/>
    <w:rsid w:val="00C03B70"/>
    <w:rsid w:val="00C04987"/>
    <w:rsid w:val="00C04F1E"/>
    <w:rsid w:val="00C057C7"/>
    <w:rsid w:val="00C05918"/>
    <w:rsid w:val="00C05A3F"/>
    <w:rsid w:val="00C05B84"/>
    <w:rsid w:val="00C05F1B"/>
    <w:rsid w:val="00C06B08"/>
    <w:rsid w:val="00C07104"/>
    <w:rsid w:val="00C104D6"/>
    <w:rsid w:val="00C1074A"/>
    <w:rsid w:val="00C10A3F"/>
    <w:rsid w:val="00C11580"/>
    <w:rsid w:val="00C115EF"/>
    <w:rsid w:val="00C1173F"/>
    <w:rsid w:val="00C11F6C"/>
    <w:rsid w:val="00C1217B"/>
    <w:rsid w:val="00C12C65"/>
    <w:rsid w:val="00C1395B"/>
    <w:rsid w:val="00C1397B"/>
    <w:rsid w:val="00C1472B"/>
    <w:rsid w:val="00C154C4"/>
    <w:rsid w:val="00C16868"/>
    <w:rsid w:val="00C17AB3"/>
    <w:rsid w:val="00C2094F"/>
    <w:rsid w:val="00C20A0E"/>
    <w:rsid w:val="00C20A6F"/>
    <w:rsid w:val="00C20DAE"/>
    <w:rsid w:val="00C21D1C"/>
    <w:rsid w:val="00C226AF"/>
    <w:rsid w:val="00C22F49"/>
    <w:rsid w:val="00C23247"/>
    <w:rsid w:val="00C23B4B"/>
    <w:rsid w:val="00C23D75"/>
    <w:rsid w:val="00C23DCD"/>
    <w:rsid w:val="00C24219"/>
    <w:rsid w:val="00C24232"/>
    <w:rsid w:val="00C2440F"/>
    <w:rsid w:val="00C24461"/>
    <w:rsid w:val="00C2474F"/>
    <w:rsid w:val="00C25057"/>
    <w:rsid w:val="00C254FE"/>
    <w:rsid w:val="00C25D33"/>
    <w:rsid w:val="00C262B9"/>
    <w:rsid w:val="00C265C1"/>
    <w:rsid w:val="00C26730"/>
    <w:rsid w:val="00C26819"/>
    <w:rsid w:val="00C26B12"/>
    <w:rsid w:val="00C27611"/>
    <w:rsid w:val="00C27953"/>
    <w:rsid w:val="00C30403"/>
    <w:rsid w:val="00C305BD"/>
    <w:rsid w:val="00C30CA4"/>
    <w:rsid w:val="00C30EB8"/>
    <w:rsid w:val="00C31407"/>
    <w:rsid w:val="00C31874"/>
    <w:rsid w:val="00C31C86"/>
    <w:rsid w:val="00C3210E"/>
    <w:rsid w:val="00C330A8"/>
    <w:rsid w:val="00C3316F"/>
    <w:rsid w:val="00C35A07"/>
    <w:rsid w:val="00C35F0E"/>
    <w:rsid w:val="00C3612E"/>
    <w:rsid w:val="00C3716C"/>
    <w:rsid w:val="00C37C87"/>
    <w:rsid w:val="00C37D64"/>
    <w:rsid w:val="00C4026E"/>
    <w:rsid w:val="00C4162B"/>
    <w:rsid w:val="00C41AA7"/>
    <w:rsid w:val="00C41CA2"/>
    <w:rsid w:val="00C421BE"/>
    <w:rsid w:val="00C4231B"/>
    <w:rsid w:val="00C432EB"/>
    <w:rsid w:val="00C4408E"/>
    <w:rsid w:val="00C44D64"/>
    <w:rsid w:val="00C44DE5"/>
    <w:rsid w:val="00C44E3F"/>
    <w:rsid w:val="00C44F6E"/>
    <w:rsid w:val="00C45101"/>
    <w:rsid w:val="00C46337"/>
    <w:rsid w:val="00C4655E"/>
    <w:rsid w:val="00C46840"/>
    <w:rsid w:val="00C46FB4"/>
    <w:rsid w:val="00C479D5"/>
    <w:rsid w:val="00C47CE0"/>
    <w:rsid w:val="00C50702"/>
    <w:rsid w:val="00C50CEC"/>
    <w:rsid w:val="00C528A3"/>
    <w:rsid w:val="00C53623"/>
    <w:rsid w:val="00C53BCE"/>
    <w:rsid w:val="00C54133"/>
    <w:rsid w:val="00C5478C"/>
    <w:rsid w:val="00C54BFA"/>
    <w:rsid w:val="00C55075"/>
    <w:rsid w:val="00C55126"/>
    <w:rsid w:val="00C5559D"/>
    <w:rsid w:val="00C555FD"/>
    <w:rsid w:val="00C559F2"/>
    <w:rsid w:val="00C55DE9"/>
    <w:rsid w:val="00C56BF9"/>
    <w:rsid w:val="00C56E76"/>
    <w:rsid w:val="00C57837"/>
    <w:rsid w:val="00C57E5E"/>
    <w:rsid w:val="00C60E26"/>
    <w:rsid w:val="00C60F69"/>
    <w:rsid w:val="00C612D3"/>
    <w:rsid w:val="00C617A0"/>
    <w:rsid w:val="00C61973"/>
    <w:rsid w:val="00C61D6D"/>
    <w:rsid w:val="00C61E68"/>
    <w:rsid w:val="00C621CC"/>
    <w:rsid w:val="00C62882"/>
    <w:rsid w:val="00C629F3"/>
    <w:rsid w:val="00C62F8A"/>
    <w:rsid w:val="00C6380A"/>
    <w:rsid w:val="00C63960"/>
    <w:rsid w:val="00C63A86"/>
    <w:rsid w:val="00C64677"/>
    <w:rsid w:val="00C64E9C"/>
    <w:rsid w:val="00C653AE"/>
    <w:rsid w:val="00C65EEB"/>
    <w:rsid w:val="00C65F34"/>
    <w:rsid w:val="00C65FE3"/>
    <w:rsid w:val="00C6732A"/>
    <w:rsid w:val="00C679C5"/>
    <w:rsid w:val="00C67B30"/>
    <w:rsid w:val="00C70E73"/>
    <w:rsid w:val="00C71488"/>
    <w:rsid w:val="00C71FF8"/>
    <w:rsid w:val="00C72F13"/>
    <w:rsid w:val="00C73685"/>
    <w:rsid w:val="00C738FC"/>
    <w:rsid w:val="00C74633"/>
    <w:rsid w:val="00C7631B"/>
    <w:rsid w:val="00C76B3F"/>
    <w:rsid w:val="00C77B0A"/>
    <w:rsid w:val="00C80526"/>
    <w:rsid w:val="00C811AC"/>
    <w:rsid w:val="00C81BA8"/>
    <w:rsid w:val="00C81D1B"/>
    <w:rsid w:val="00C81E93"/>
    <w:rsid w:val="00C836DD"/>
    <w:rsid w:val="00C8398C"/>
    <w:rsid w:val="00C83B6B"/>
    <w:rsid w:val="00C847FA"/>
    <w:rsid w:val="00C84B88"/>
    <w:rsid w:val="00C84C85"/>
    <w:rsid w:val="00C852DC"/>
    <w:rsid w:val="00C85300"/>
    <w:rsid w:val="00C85802"/>
    <w:rsid w:val="00C866EF"/>
    <w:rsid w:val="00C870AC"/>
    <w:rsid w:val="00C87307"/>
    <w:rsid w:val="00C87A4D"/>
    <w:rsid w:val="00C90878"/>
    <w:rsid w:val="00C90FA9"/>
    <w:rsid w:val="00C91072"/>
    <w:rsid w:val="00C91B83"/>
    <w:rsid w:val="00C92681"/>
    <w:rsid w:val="00C931E6"/>
    <w:rsid w:val="00C94748"/>
    <w:rsid w:val="00C94B67"/>
    <w:rsid w:val="00C94CDB"/>
    <w:rsid w:val="00C94FB0"/>
    <w:rsid w:val="00C9501D"/>
    <w:rsid w:val="00C95386"/>
    <w:rsid w:val="00C961AF"/>
    <w:rsid w:val="00C9697F"/>
    <w:rsid w:val="00C96A91"/>
    <w:rsid w:val="00C96D58"/>
    <w:rsid w:val="00C96E3C"/>
    <w:rsid w:val="00C97458"/>
    <w:rsid w:val="00C9750F"/>
    <w:rsid w:val="00C977F1"/>
    <w:rsid w:val="00C97875"/>
    <w:rsid w:val="00CA0A25"/>
    <w:rsid w:val="00CA1752"/>
    <w:rsid w:val="00CA2086"/>
    <w:rsid w:val="00CA3C5B"/>
    <w:rsid w:val="00CA4455"/>
    <w:rsid w:val="00CA52DC"/>
    <w:rsid w:val="00CA5EF9"/>
    <w:rsid w:val="00CA61D8"/>
    <w:rsid w:val="00CA6AED"/>
    <w:rsid w:val="00CA6D45"/>
    <w:rsid w:val="00CA7811"/>
    <w:rsid w:val="00CA7BEA"/>
    <w:rsid w:val="00CB0154"/>
    <w:rsid w:val="00CB03A6"/>
    <w:rsid w:val="00CB0BC8"/>
    <w:rsid w:val="00CB0DF9"/>
    <w:rsid w:val="00CB1511"/>
    <w:rsid w:val="00CB1BF8"/>
    <w:rsid w:val="00CB2A4F"/>
    <w:rsid w:val="00CB35A5"/>
    <w:rsid w:val="00CB37C1"/>
    <w:rsid w:val="00CB39D8"/>
    <w:rsid w:val="00CB3C35"/>
    <w:rsid w:val="00CB42C0"/>
    <w:rsid w:val="00CB4A79"/>
    <w:rsid w:val="00CB4BE4"/>
    <w:rsid w:val="00CB60E3"/>
    <w:rsid w:val="00CB6833"/>
    <w:rsid w:val="00CB71B0"/>
    <w:rsid w:val="00CB7C66"/>
    <w:rsid w:val="00CC04A3"/>
    <w:rsid w:val="00CC0B73"/>
    <w:rsid w:val="00CC0EB1"/>
    <w:rsid w:val="00CC0F3E"/>
    <w:rsid w:val="00CC1413"/>
    <w:rsid w:val="00CC1862"/>
    <w:rsid w:val="00CC1A38"/>
    <w:rsid w:val="00CC1BCB"/>
    <w:rsid w:val="00CC1DB6"/>
    <w:rsid w:val="00CC2B7B"/>
    <w:rsid w:val="00CC2E81"/>
    <w:rsid w:val="00CC342B"/>
    <w:rsid w:val="00CC3B1B"/>
    <w:rsid w:val="00CC43F7"/>
    <w:rsid w:val="00CC49D3"/>
    <w:rsid w:val="00CC4E80"/>
    <w:rsid w:val="00CC51AA"/>
    <w:rsid w:val="00CC52C2"/>
    <w:rsid w:val="00CC6DA3"/>
    <w:rsid w:val="00CC75AD"/>
    <w:rsid w:val="00CC7750"/>
    <w:rsid w:val="00CD0DCF"/>
    <w:rsid w:val="00CD1CD6"/>
    <w:rsid w:val="00CD202F"/>
    <w:rsid w:val="00CD21CA"/>
    <w:rsid w:val="00CD382F"/>
    <w:rsid w:val="00CD530F"/>
    <w:rsid w:val="00CD590A"/>
    <w:rsid w:val="00CD5923"/>
    <w:rsid w:val="00CD5EB4"/>
    <w:rsid w:val="00CD6090"/>
    <w:rsid w:val="00CD64D1"/>
    <w:rsid w:val="00CD674E"/>
    <w:rsid w:val="00CD68E8"/>
    <w:rsid w:val="00CD6B36"/>
    <w:rsid w:val="00CD709F"/>
    <w:rsid w:val="00CD7A3B"/>
    <w:rsid w:val="00CD7C93"/>
    <w:rsid w:val="00CE1141"/>
    <w:rsid w:val="00CE1468"/>
    <w:rsid w:val="00CE179F"/>
    <w:rsid w:val="00CE3049"/>
    <w:rsid w:val="00CE3093"/>
    <w:rsid w:val="00CE3238"/>
    <w:rsid w:val="00CE43D3"/>
    <w:rsid w:val="00CE4B38"/>
    <w:rsid w:val="00CE4B6C"/>
    <w:rsid w:val="00CE50AD"/>
    <w:rsid w:val="00CE6D35"/>
    <w:rsid w:val="00CE7230"/>
    <w:rsid w:val="00CE749E"/>
    <w:rsid w:val="00CE7890"/>
    <w:rsid w:val="00CF0A5F"/>
    <w:rsid w:val="00CF1D97"/>
    <w:rsid w:val="00CF22BA"/>
    <w:rsid w:val="00CF3402"/>
    <w:rsid w:val="00CF50B1"/>
    <w:rsid w:val="00CF5111"/>
    <w:rsid w:val="00CF545F"/>
    <w:rsid w:val="00CF580D"/>
    <w:rsid w:val="00CF60CA"/>
    <w:rsid w:val="00CF615A"/>
    <w:rsid w:val="00CF6607"/>
    <w:rsid w:val="00CF6D1E"/>
    <w:rsid w:val="00CF6ECC"/>
    <w:rsid w:val="00CF719D"/>
    <w:rsid w:val="00CF7333"/>
    <w:rsid w:val="00CF78A1"/>
    <w:rsid w:val="00CF7D52"/>
    <w:rsid w:val="00D00ABC"/>
    <w:rsid w:val="00D0105E"/>
    <w:rsid w:val="00D011ED"/>
    <w:rsid w:val="00D0150F"/>
    <w:rsid w:val="00D023DB"/>
    <w:rsid w:val="00D0283F"/>
    <w:rsid w:val="00D02FF7"/>
    <w:rsid w:val="00D03A6F"/>
    <w:rsid w:val="00D04BF1"/>
    <w:rsid w:val="00D04F36"/>
    <w:rsid w:val="00D061A1"/>
    <w:rsid w:val="00D06342"/>
    <w:rsid w:val="00D070B7"/>
    <w:rsid w:val="00D10902"/>
    <w:rsid w:val="00D1090B"/>
    <w:rsid w:val="00D12FEF"/>
    <w:rsid w:val="00D13091"/>
    <w:rsid w:val="00D140D1"/>
    <w:rsid w:val="00D14470"/>
    <w:rsid w:val="00D163FF"/>
    <w:rsid w:val="00D16E3D"/>
    <w:rsid w:val="00D16E99"/>
    <w:rsid w:val="00D16EBB"/>
    <w:rsid w:val="00D16F5C"/>
    <w:rsid w:val="00D171FD"/>
    <w:rsid w:val="00D20436"/>
    <w:rsid w:val="00D204A2"/>
    <w:rsid w:val="00D20BF7"/>
    <w:rsid w:val="00D221EB"/>
    <w:rsid w:val="00D22BD1"/>
    <w:rsid w:val="00D22C25"/>
    <w:rsid w:val="00D22F74"/>
    <w:rsid w:val="00D24E8A"/>
    <w:rsid w:val="00D25436"/>
    <w:rsid w:val="00D2553B"/>
    <w:rsid w:val="00D263FF"/>
    <w:rsid w:val="00D264C6"/>
    <w:rsid w:val="00D26A1B"/>
    <w:rsid w:val="00D26CDE"/>
    <w:rsid w:val="00D26FF4"/>
    <w:rsid w:val="00D27496"/>
    <w:rsid w:val="00D27A5A"/>
    <w:rsid w:val="00D303B9"/>
    <w:rsid w:val="00D3059B"/>
    <w:rsid w:val="00D31146"/>
    <w:rsid w:val="00D311BF"/>
    <w:rsid w:val="00D31A39"/>
    <w:rsid w:val="00D32041"/>
    <w:rsid w:val="00D3207B"/>
    <w:rsid w:val="00D321C8"/>
    <w:rsid w:val="00D32597"/>
    <w:rsid w:val="00D326F8"/>
    <w:rsid w:val="00D33215"/>
    <w:rsid w:val="00D33345"/>
    <w:rsid w:val="00D33705"/>
    <w:rsid w:val="00D33E06"/>
    <w:rsid w:val="00D33FF6"/>
    <w:rsid w:val="00D3546E"/>
    <w:rsid w:val="00D35F82"/>
    <w:rsid w:val="00D3624A"/>
    <w:rsid w:val="00D367DD"/>
    <w:rsid w:val="00D402A8"/>
    <w:rsid w:val="00D40667"/>
    <w:rsid w:val="00D40E5E"/>
    <w:rsid w:val="00D41DEC"/>
    <w:rsid w:val="00D4252A"/>
    <w:rsid w:val="00D42DBB"/>
    <w:rsid w:val="00D43023"/>
    <w:rsid w:val="00D432D2"/>
    <w:rsid w:val="00D44998"/>
    <w:rsid w:val="00D44A1D"/>
    <w:rsid w:val="00D450A8"/>
    <w:rsid w:val="00D45399"/>
    <w:rsid w:val="00D4648C"/>
    <w:rsid w:val="00D46E64"/>
    <w:rsid w:val="00D475E9"/>
    <w:rsid w:val="00D47A9D"/>
    <w:rsid w:val="00D505A3"/>
    <w:rsid w:val="00D50D20"/>
    <w:rsid w:val="00D5121A"/>
    <w:rsid w:val="00D515A3"/>
    <w:rsid w:val="00D5266B"/>
    <w:rsid w:val="00D5296F"/>
    <w:rsid w:val="00D52F7F"/>
    <w:rsid w:val="00D54887"/>
    <w:rsid w:val="00D54D13"/>
    <w:rsid w:val="00D559A9"/>
    <w:rsid w:val="00D559F3"/>
    <w:rsid w:val="00D55B3F"/>
    <w:rsid w:val="00D56044"/>
    <w:rsid w:val="00D56544"/>
    <w:rsid w:val="00D566ED"/>
    <w:rsid w:val="00D56FC8"/>
    <w:rsid w:val="00D60533"/>
    <w:rsid w:val="00D6067E"/>
    <w:rsid w:val="00D606C5"/>
    <w:rsid w:val="00D610CE"/>
    <w:rsid w:val="00D61611"/>
    <w:rsid w:val="00D61787"/>
    <w:rsid w:val="00D61EBA"/>
    <w:rsid w:val="00D62461"/>
    <w:rsid w:val="00D6266A"/>
    <w:rsid w:val="00D628F8"/>
    <w:rsid w:val="00D635EA"/>
    <w:rsid w:val="00D63B8A"/>
    <w:rsid w:val="00D6404F"/>
    <w:rsid w:val="00D6482B"/>
    <w:rsid w:val="00D64DA0"/>
    <w:rsid w:val="00D6503D"/>
    <w:rsid w:val="00D656DD"/>
    <w:rsid w:val="00D65937"/>
    <w:rsid w:val="00D66908"/>
    <w:rsid w:val="00D66AF3"/>
    <w:rsid w:val="00D67478"/>
    <w:rsid w:val="00D67A3D"/>
    <w:rsid w:val="00D704EE"/>
    <w:rsid w:val="00D71675"/>
    <w:rsid w:val="00D719B8"/>
    <w:rsid w:val="00D71F15"/>
    <w:rsid w:val="00D72DC6"/>
    <w:rsid w:val="00D7341F"/>
    <w:rsid w:val="00D73513"/>
    <w:rsid w:val="00D751F2"/>
    <w:rsid w:val="00D754B5"/>
    <w:rsid w:val="00D75555"/>
    <w:rsid w:val="00D75755"/>
    <w:rsid w:val="00D7595F"/>
    <w:rsid w:val="00D762AF"/>
    <w:rsid w:val="00D76B14"/>
    <w:rsid w:val="00D76C5B"/>
    <w:rsid w:val="00D76EC7"/>
    <w:rsid w:val="00D770D6"/>
    <w:rsid w:val="00D7738D"/>
    <w:rsid w:val="00D802D3"/>
    <w:rsid w:val="00D80765"/>
    <w:rsid w:val="00D80B8D"/>
    <w:rsid w:val="00D8134C"/>
    <w:rsid w:val="00D81FD4"/>
    <w:rsid w:val="00D82A4E"/>
    <w:rsid w:val="00D82E28"/>
    <w:rsid w:val="00D836E9"/>
    <w:rsid w:val="00D8411F"/>
    <w:rsid w:val="00D84D64"/>
    <w:rsid w:val="00D85291"/>
    <w:rsid w:val="00D8559E"/>
    <w:rsid w:val="00D85DD7"/>
    <w:rsid w:val="00D862A8"/>
    <w:rsid w:val="00D86D7D"/>
    <w:rsid w:val="00D876F2"/>
    <w:rsid w:val="00D87769"/>
    <w:rsid w:val="00D878B2"/>
    <w:rsid w:val="00D87A7F"/>
    <w:rsid w:val="00D902A6"/>
    <w:rsid w:val="00D90C3E"/>
    <w:rsid w:val="00D90D1A"/>
    <w:rsid w:val="00D9124C"/>
    <w:rsid w:val="00D913E0"/>
    <w:rsid w:val="00D91BCB"/>
    <w:rsid w:val="00D91F13"/>
    <w:rsid w:val="00D920D0"/>
    <w:rsid w:val="00D93051"/>
    <w:rsid w:val="00D9370D"/>
    <w:rsid w:val="00D93798"/>
    <w:rsid w:val="00D93EB7"/>
    <w:rsid w:val="00D9430D"/>
    <w:rsid w:val="00D94E17"/>
    <w:rsid w:val="00D9575C"/>
    <w:rsid w:val="00D95F78"/>
    <w:rsid w:val="00D97D06"/>
    <w:rsid w:val="00DA060B"/>
    <w:rsid w:val="00DA179A"/>
    <w:rsid w:val="00DA1894"/>
    <w:rsid w:val="00DA1F5D"/>
    <w:rsid w:val="00DA28C0"/>
    <w:rsid w:val="00DA2F36"/>
    <w:rsid w:val="00DA3211"/>
    <w:rsid w:val="00DA36D4"/>
    <w:rsid w:val="00DA3EEA"/>
    <w:rsid w:val="00DA45DF"/>
    <w:rsid w:val="00DA4EED"/>
    <w:rsid w:val="00DA5B22"/>
    <w:rsid w:val="00DA69F1"/>
    <w:rsid w:val="00DA6BB6"/>
    <w:rsid w:val="00DA6C59"/>
    <w:rsid w:val="00DA6DD9"/>
    <w:rsid w:val="00DA7205"/>
    <w:rsid w:val="00DB1D42"/>
    <w:rsid w:val="00DB2944"/>
    <w:rsid w:val="00DB39B0"/>
    <w:rsid w:val="00DB3A55"/>
    <w:rsid w:val="00DB4650"/>
    <w:rsid w:val="00DB46AA"/>
    <w:rsid w:val="00DB566F"/>
    <w:rsid w:val="00DB6071"/>
    <w:rsid w:val="00DB6570"/>
    <w:rsid w:val="00DB6723"/>
    <w:rsid w:val="00DB779D"/>
    <w:rsid w:val="00DB7A93"/>
    <w:rsid w:val="00DC05ED"/>
    <w:rsid w:val="00DC0B9B"/>
    <w:rsid w:val="00DC1AC8"/>
    <w:rsid w:val="00DC1D11"/>
    <w:rsid w:val="00DC1D7D"/>
    <w:rsid w:val="00DC1E2E"/>
    <w:rsid w:val="00DC24BA"/>
    <w:rsid w:val="00DC387B"/>
    <w:rsid w:val="00DC39F5"/>
    <w:rsid w:val="00DC4179"/>
    <w:rsid w:val="00DC4B1C"/>
    <w:rsid w:val="00DC52A3"/>
    <w:rsid w:val="00DC5D95"/>
    <w:rsid w:val="00DC5F05"/>
    <w:rsid w:val="00DC61F1"/>
    <w:rsid w:val="00DC6601"/>
    <w:rsid w:val="00DC66FD"/>
    <w:rsid w:val="00DC694F"/>
    <w:rsid w:val="00DC6EB5"/>
    <w:rsid w:val="00DD11C9"/>
    <w:rsid w:val="00DD20B1"/>
    <w:rsid w:val="00DD2EF3"/>
    <w:rsid w:val="00DD3266"/>
    <w:rsid w:val="00DD3D80"/>
    <w:rsid w:val="00DD3F00"/>
    <w:rsid w:val="00DD3F7F"/>
    <w:rsid w:val="00DD3FA3"/>
    <w:rsid w:val="00DD52BD"/>
    <w:rsid w:val="00DD59B8"/>
    <w:rsid w:val="00DD667D"/>
    <w:rsid w:val="00DD6BA6"/>
    <w:rsid w:val="00DD776A"/>
    <w:rsid w:val="00DE004B"/>
    <w:rsid w:val="00DE0825"/>
    <w:rsid w:val="00DE0F1E"/>
    <w:rsid w:val="00DE1064"/>
    <w:rsid w:val="00DE1945"/>
    <w:rsid w:val="00DE1B20"/>
    <w:rsid w:val="00DE218F"/>
    <w:rsid w:val="00DE2C22"/>
    <w:rsid w:val="00DE3950"/>
    <w:rsid w:val="00DE3B78"/>
    <w:rsid w:val="00DE64C1"/>
    <w:rsid w:val="00DE67EE"/>
    <w:rsid w:val="00DE7348"/>
    <w:rsid w:val="00DE73D8"/>
    <w:rsid w:val="00DE769B"/>
    <w:rsid w:val="00DE78A8"/>
    <w:rsid w:val="00DF0013"/>
    <w:rsid w:val="00DF01EF"/>
    <w:rsid w:val="00DF0AED"/>
    <w:rsid w:val="00DF1117"/>
    <w:rsid w:val="00DF14C4"/>
    <w:rsid w:val="00DF1646"/>
    <w:rsid w:val="00DF1A0B"/>
    <w:rsid w:val="00DF1A1F"/>
    <w:rsid w:val="00DF1C04"/>
    <w:rsid w:val="00DF2201"/>
    <w:rsid w:val="00DF2266"/>
    <w:rsid w:val="00DF2CA5"/>
    <w:rsid w:val="00DF2CC2"/>
    <w:rsid w:val="00DF2D1F"/>
    <w:rsid w:val="00DF2DE5"/>
    <w:rsid w:val="00DF3039"/>
    <w:rsid w:val="00DF3A43"/>
    <w:rsid w:val="00DF4D20"/>
    <w:rsid w:val="00DF5136"/>
    <w:rsid w:val="00DF5BA2"/>
    <w:rsid w:val="00DF63FB"/>
    <w:rsid w:val="00DF653C"/>
    <w:rsid w:val="00DF6E54"/>
    <w:rsid w:val="00DF727D"/>
    <w:rsid w:val="00DF74BB"/>
    <w:rsid w:val="00DF7690"/>
    <w:rsid w:val="00DF7E12"/>
    <w:rsid w:val="00DF7E4B"/>
    <w:rsid w:val="00E00009"/>
    <w:rsid w:val="00E00927"/>
    <w:rsid w:val="00E0094A"/>
    <w:rsid w:val="00E00F84"/>
    <w:rsid w:val="00E021AD"/>
    <w:rsid w:val="00E02AC7"/>
    <w:rsid w:val="00E034A4"/>
    <w:rsid w:val="00E03876"/>
    <w:rsid w:val="00E03FA4"/>
    <w:rsid w:val="00E0404A"/>
    <w:rsid w:val="00E042BE"/>
    <w:rsid w:val="00E04767"/>
    <w:rsid w:val="00E0482F"/>
    <w:rsid w:val="00E04A41"/>
    <w:rsid w:val="00E04BDB"/>
    <w:rsid w:val="00E04DB2"/>
    <w:rsid w:val="00E06408"/>
    <w:rsid w:val="00E0645B"/>
    <w:rsid w:val="00E068CB"/>
    <w:rsid w:val="00E06967"/>
    <w:rsid w:val="00E07D43"/>
    <w:rsid w:val="00E07D81"/>
    <w:rsid w:val="00E11701"/>
    <w:rsid w:val="00E11E11"/>
    <w:rsid w:val="00E125F8"/>
    <w:rsid w:val="00E12882"/>
    <w:rsid w:val="00E12F1C"/>
    <w:rsid w:val="00E13F57"/>
    <w:rsid w:val="00E14436"/>
    <w:rsid w:val="00E14A04"/>
    <w:rsid w:val="00E14A88"/>
    <w:rsid w:val="00E14E5C"/>
    <w:rsid w:val="00E15286"/>
    <w:rsid w:val="00E16869"/>
    <w:rsid w:val="00E16B21"/>
    <w:rsid w:val="00E179FC"/>
    <w:rsid w:val="00E17E0D"/>
    <w:rsid w:val="00E20887"/>
    <w:rsid w:val="00E21DB5"/>
    <w:rsid w:val="00E224B9"/>
    <w:rsid w:val="00E229EC"/>
    <w:rsid w:val="00E253A4"/>
    <w:rsid w:val="00E2554B"/>
    <w:rsid w:val="00E25A0A"/>
    <w:rsid w:val="00E260A2"/>
    <w:rsid w:val="00E263BE"/>
    <w:rsid w:val="00E26800"/>
    <w:rsid w:val="00E27E45"/>
    <w:rsid w:val="00E301D7"/>
    <w:rsid w:val="00E307E0"/>
    <w:rsid w:val="00E31766"/>
    <w:rsid w:val="00E327B5"/>
    <w:rsid w:val="00E32C93"/>
    <w:rsid w:val="00E33AD2"/>
    <w:rsid w:val="00E33B9C"/>
    <w:rsid w:val="00E33CE5"/>
    <w:rsid w:val="00E34A76"/>
    <w:rsid w:val="00E34CAE"/>
    <w:rsid w:val="00E34D08"/>
    <w:rsid w:val="00E35725"/>
    <w:rsid w:val="00E36BC5"/>
    <w:rsid w:val="00E36CA1"/>
    <w:rsid w:val="00E36D30"/>
    <w:rsid w:val="00E36EDD"/>
    <w:rsid w:val="00E36FE7"/>
    <w:rsid w:val="00E374DF"/>
    <w:rsid w:val="00E37AC6"/>
    <w:rsid w:val="00E37B28"/>
    <w:rsid w:val="00E37C18"/>
    <w:rsid w:val="00E402CB"/>
    <w:rsid w:val="00E40997"/>
    <w:rsid w:val="00E40DA2"/>
    <w:rsid w:val="00E421B2"/>
    <w:rsid w:val="00E43502"/>
    <w:rsid w:val="00E44291"/>
    <w:rsid w:val="00E4491D"/>
    <w:rsid w:val="00E44FA2"/>
    <w:rsid w:val="00E453AA"/>
    <w:rsid w:val="00E45605"/>
    <w:rsid w:val="00E45698"/>
    <w:rsid w:val="00E46AD3"/>
    <w:rsid w:val="00E46B85"/>
    <w:rsid w:val="00E46BA0"/>
    <w:rsid w:val="00E47796"/>
    <w:rsid w:val="00E50731"/>
    <w:rsid w:val="00E507D2"/>
    <w:rsid w:val="00E50AAC"/>
    <w:rsid w:val="00E51129"/>
    <w:rsid w:val="00E51732"/>
    <w:rsid w:val="00E51E49"/>
    <w:rsid w:val="00E51E92"/>
    <w:rsid w:val="00E52065"/>
    <w:rsid w:val="00E52189"/>
    <w:rsid w:val="00E5220B"/>
    <w:rsid w:val="00E523F0"/>
    <w:rsid w:val="00E528F7"/>
    <w:rsid w:val="00E52B02"/>
    <w:rsid w:val="00E53167"/>
    <w:rsid w:val="00E542DD"/>
    <w:rsid w:val="00E54C4C"/>
    <w:rsid w:val="00E54D6A"/>
    <w:rsid w:val="00E5504E"/>
    <w:rsid w:val="00E55A47"/>
    <w:rsid w:val="00E562AB"/>
    <w:rsid w:val="00E56675"/>
    <w:rsid w:val="00E56BF7"/>
    <w:rsid w:val="00E56C60"/>
    <w:rsid w:val="00E56C82"/>
    <w:rsid w:val="00E60806"/>
    <w:rsid w:val="00E60E8D"/>
    <w:rsid w:val="00E610C2"/>
    <w:rsid w:val="00E6194A"/>
    <w:rsid w:val="00E61BE4"/>
    <w:rsid w:val="00E61C75"/>
    <w:rsid w:val="00E61CCE"/>
    <w:rsid w:val="00E6268C"/>
    <w:rsid w:val="00E628A4"/>
    <w:rsid w:val="00E62E96"/>
    <w:rsid w:val="00E637ED"/>
    <w:rsid w:val="00E64AF1"/>
    <w:rsid w:val="00E6580E"/>
    <w:rsid w:val="00E66A24"/>
    <w:rsid w:val="00E66C28"/>
    <w:rsid w:val="00E67946"/>
    <w:rsid w:val="00E70623"/>
    <w:rsid w:val="00E718C8"/>
    <w:rsid w:val="00E71E6E"/>
    <w:rsid w:val="00E7269F"/>
    <w:rsid w:val="00E7288D"/>
    <w:rsid w:val="00E72C70"/>
    <w:rsid w:val="00E731DD"/>
    <w:rsid w:val="00E736BA"/>
    <w:rsid w:val="00E740C9"/>
    <w:rsid w:val="00E7438A"/>
    <w:rsid w:val="00E744BD"/>
    <w:rsid w:val="00E7455F"/>
    <w:rsid w:val="00E75286"/>
    <w:rsid w:val="00E75C70"/>
    <w:rsid w:val="00E75C9A"/>
    <w:rsid w:val="00E76C7B"/>
    <w:rsid w:val="00E76DD9"/>
    <w:rsid w:val="00E77A4F"/>
    <w:rsid w:val="00E813D6"/>
    <w:rsid w:val="00E818E0"/>
    <w:rsid w:val="00E824BE"/>
    <w:rsid w:val="00E82812"/>
    <w:rsid w:val="00E8291B"/>
    <w:rsid w:val="00E82FF9"/>
    <w:rsid w:val="00E832E6"/>
    <w:rsid w:val="00E837B4"/>
    <w:rsid w:val="00E844FC"/>
    <w:rsid w:val="00E847BB"/>
    <w:rsid w:val="00E85608"/>
    <w:rsid w:val="00E8577B"/>
    <w:rsid w:val="00E85B4E"/>
    <w:rsid w:val="00E85E86"/>
    <w:rsid w:val="00E86BB9"/>
    <w:rsid w:val="00E87B55"/>
    <w:rsid w:val="00E90004"/>
    <w:rsid w:val="00E91596"/>
    <w:rsid w:val="00E91FE6"/>
    <w:rsid w:val="00E92818"/>
    <w:rsid w:val="00E9323C"/>
    <w:rsid w:val="00E936C6"/>
    <w:rsid w:val="00E93E48"/>
    <w:rsid w:val="00E94AD4"/>
    <w:rsid w:val="00E94FFD"/>
    <w:rsid w:val="00E95C82"/>
    <w:rsid w:val="00E95FB8"/>
    <w:rsid w:val="00E9628D"/>
    <w:rsid w:val="00E96A77"/>
    <w:rsid w:val="00E97924"/>
    <w:rsid w:val="00E97D53"/>
    <w:rsid w:val="00E97DB2"/>
    <w:rsid w:val="00EA0117"/>
    <w:rsid w:val="00EA193B"/>
    <w:rsid w:val="00EA2766"/>
    <w:rsid w:val="00EA2DB9"/>
    <w:rsid w:val="00EA3817"/>
    <w:rsid w:val="00EA487D"/>
    <w:rsid w:val="00EA4882"/>
    <w:rsid w:val="00EA4B4D"/>
    <w:rsid w:val="00EA55B0"/>
    <w:rsid w:val="00EA5AE1"/>
    <w:rsid w:val="00EA7CA1"/>
    <w:rsid w:val="00EA7F83"/>
    <w:rsid w:val="00EB0426"/>
    <w:rsid w:val="00EB0D4D"/>
    <w:rsid w:val="00EB1276"/>
    <w:rsid w:val="00EB19C6"/>
    <w:rsid w:val="00EB264F"/>
    <w:rsid w:val="00EB26CD"/>
    <w:rsid w:val="00EB2730"/>
    <w:rsid w:val="00EB2F3F"/>
    <w:rsid w:val="00EB3BB5"/>
    <w:rsid w:val="00EB41B6"/>
    <w:rsid w:val="00EB4D61"/>
    <w:rsid w:val="00EB5188"/>
    <w:rsid w:val="00EB5359"/>
    <w:rsid w:val="00EB55AD"/>
    <w:rsid w:val="00EB5D8C"/>
    <w:rsid w:val="00EB63D0"/>
    <w:rsid w:val="00EB70CA"/>
    <w:rsid w:val="00EB72F6"/>
    <w:rsid w:val="00EC0B4A"/>
    <w:rsid w:val="00EC0F31"/>
    <w:rsid w:val="00EC1682"/>
    <w:rsid w:val="00EC17F0"/>
    <w:rsid w:val="00EC29A3"/>
    <w:rsid w:val="00EC2A0C"/>
    <w:rsid w:val="00EC30CD"/>
    <w:rsid w:val="00EC381B"/>
    <w:rsid w:val="00EC4494"/>
    <w:rsid w:val="00EC4626"/>
    <w:rsid w:val="00EC4E91"/>
    <w:rsid w:val="00EC5FA5"/>
    <w:rsid w:val="00EC5FAE"/>
    <w:rsid w:val="00EC65AF"/>
    <w:rsid w:val="00EC6B96"/>
    <w:rsid w:val="00EC7F94"/>
    <w:rsid w:val="00ED045A"/>
    <w:rsid w:val="00ED047F"/>
    <w:rsid w:val="00ED0DE8"/>
    <w:rsid w:val="00ED1CC1"/>
    <w:rsid w:val="00ED254B"/>
    <w:rsid w:val="00ED307A"/>
    <w:rsid w:val="00ED3C07"/>
    <w:rsid w:val="00ED3C20"/>
    <w:rsid w:val="00ED54FF"/>
    <w:rsid w:val="00ED5FE9"/>
    <w:rsid w:val="00ED6233"/>
    <w:rsid w:val="00ED63EF"/>
    <w:rsid w:val="00ED6640"/>
    <w:rsid w:val="00ED6E02"/>
    <w:rsid w:val="00ED773E"/>
    <w:rsid w:val="00EE03CA"/>
    <w:rsid w:val="00EE046C"/>
    <w:rsid w:val="00EE112A"/>
    <w:rsid w:val="00EE1D30"/>
    <w:rsid w:val="00EE26F8"/>
    <w:rsid w:val="00EE2B5A"/>
    <w:rsid w:val="00EE2B6F"/>
    <w:rsid w:val="00EE30EC"/>
    <w:rsid w:val="00EE3DF5"/>
    <w:rsid w:val="00EE4182"/>
    <w:rsid w:val="00EE4AA8"/>
    <w:rsid w:val="00EE5BC9"/>
    <w:rsid w:val="00EE6577"/>
    <w:rsid w:val="00EE68E5"/>
    <w:rsid w:val="00EE6CC3"/>
    <w:rsid w:val="00EE6E37"/>
    <w:rsid w:val="00EE701B"/>
    <w:rsid w:val="00EE720B"/>
    <w:rsid w:val="00EE7A15"/>
    <w:rsid w:val="00EE7E66"/>
    <w:rsid w:val="00EF06FF"/>
    <w:rsid w:val="00EF0B54"/>
    <w:rsid w:val="00EF0D8D"/>
    <w:rsid w:val="00EF1829"/>
    <w:rsid w:val="00EF2AA9"/>
    <w:rsid w:val="00EF2CC7"/>
    <w:rsid w:val="00EF3111"/>
    <w:rsid w:val="00EF3E73"/>
    <w:rsid w:val="00EF4183"/>
    <w:rsid w:val="00EF4767"/>
    <w:rsid w:val="00EF48E5"/>
    <w:rsid w:val="00EF4D61"/>
    <w:rsid w:val="00EF4FBB"/>
    <w:rsid w:val="00EF5671"/>
    <w:rsid w:val="00EF648D"/>
    <w:rsid w:val="00EF7C1E"/>
    <w:rsid w:val="00F00949"/>
    <w:rsid w:val="00F00B29"/>
    <w:rsid w:val="00F0130F"/>
    <w:rsid w:val="00F013B3"/>
    <w:rsid w:val="00F013D3"/>
    <w:rsid w:val="00F019BA"/>
    <w:rsid w:val="00F02117"/>
    <w:rsid w:val="00F027F1"/>
    <w:rsid w:val="00F02F59"/>
    <w:rsid w:val="00F038D1"/>
    <w:rsid w:val="00F04128"/>
    <w:rsid w:val="00F04133"/>
    <w:rsid w:val="00F0465D"/>
    <w:rsid w:val="00F046E1"/>
    <w:rsid w:val="00F050AC"/>
    <w:rsid w:val="00F052C8"/>
    <w:rsid w:val="00F0547F"/>
    <w:rsid w:val="00F057D5"/>
    <w:rsid w:val="00F05930"/>
    <w:rsid w:val="00F0598D"/>
    <w:rsid w:val="00F05A41"/>
    <w:rsid w:val="00F05D0D"/>
    <w:rsid w:val="00F06024"/>
    <w:rsid w:val="00F0605E"/>
    <w:rsid w:val="00F0655C"/>
    <w:rsid w:val="00F06EA6"/>
    <w:rsid w:val="00F06F38"/>
    <w:rsid w:val="00F07A1F"/>
    <w:rsid w:val="00F11B4C"/>
    <w:rsid w:val="00F11E7F"/>
    <w:rsid w:val="00F1215D"/>
    <w:rsid w:val="00F12689"/>
    <w:rsid w:val="00F1293B"/>
    <w:rsid w:val="00F12D38"/>
    <w:rsid w:val="00F14228"/>
    <w:rsid w:val="00F143B6"/>
    <w:rsid w:val="00F14C81"/>
    <w:rsid w:val="00F17244"/>
    <w:rsid w:val="00F17265"/>
    <w:rsid w:val="00F1739A"/>
    <w:rsid w:val="00F175AC"/>
    <w:rsid w:val="00F1763D"/>
    <w:rsid w:val="00F17D30"/>
    <w:rsid w:val="00F17E29"/>
    <w:rsid w:val="00F207FF"/>
    <w:rsid w:val="00F22F00"/>
    <w:rsid w:val="00F2372D"/>
    <w:rsid w:val="00F241C4"/>
    <w:rsid w:val="00F243B8"/>
    <w:rsid w:val="00F24689"/>
    <w:rsid w:val="00F254E5"/>
    <w:rsid w:val="00F25F48"/>
    <w:rsid w:val="00F26CE1"/>
    <w:rsid w:val="00F26D23"/>
    <w:rsid w:val="00F26D5A"/>
    <w:rsid w:val="00F26F6F"/>
    <w:rsid w:val="00F302BD"/>
    <w:rsid w:val="00F30653"/>
    <w:rsid w:val="00F30B94"/>
    <w:rsid w:val="00F31211"/>
    <w:rsid w:val="00F31217"/>
    <w:rsid w:val="00F31593"/>
    <w:rsid w:val="00F3192A"/>
    <w:rsid w:val="00F319FB"/>
    <w:rsid w:val="00F31F11"/>
    <w:rsid w:val="00F3245D"/>
    <w:rsid w:val="00F32864"/>
    <w:rsid w:val="00F33CA6"/>
    <w:rsid w:val="00F34315"/>
    <w:rsid w:val="00F3521C"/>
    <w:rsid w:val="00F3526E"/>
    <w:rsid w:val="00F35C6E"/>
    <w:rsid w:val="00F35F95"/>
    <w:rsid w:val="00F363EC"/>
    <w:rsid w:val="00F378C1"/>
    <w:rsid w:val="00F37AAF"/>
    <w:rsid w:val="00F40C52"/>
    <w:rsid w:val="00F40DBD"/>
    <w:rsid w:val="00F421D0"/>
    <w:rsid w:val="00F42287"/>
    <w:rsid w:val="00F4374C"/>
    <w:rsid w:val="00F43AAE"/>
    <w:rsid w:val="00F44FDB"/>
    <w:rsid w:val="00F455A7"/>
    <w:rsid w:val="00F461E1"/>
    <w:rsid w:val="00F4790E"/>
    <w:rsid w:val="00F501AE"/>
    <w:rsid w:val="00F50602"/>
    <w:rsid w:val="00F5081C"/>
    <w:rsid w:val="00F51099"/>
    <w:rsid w:val="00F516D6"/>
    <w:rsid w:val="00F51925"/>
    <w:rsid w:val="00F522D0"/>
    <w:rsid w:val="00F527B9"/>
    <w:rsid w:val="00F52EA3"/>
    <w:rsid w:val="00F534BB"/>
    <w:rsid w:val="00F5472D"/>
    <w:rsid w:val="00F549C5"/>
    <w:rsid w:val="00F55506"/>
    <w:rsid w:val="00F55D79"/>
    <w:rsid w:val="00F55DC6"/>
    <w:rsid w:val="00F55F69"/>
    <w:rsid w:val="00F5661F"/>
    <w:rsid w:val="00F56814"/>
    <w:rsid w:val="00F56FE9"/>
    <w:rsid w:val="00F60D7F"/>
    <w:rsid w:val="00F61283"/>
    <w:rsid w:val="00F61A05"/>
    <w:rsid w:val="00F61D8F"/>
    <w:rsid w:val="00F62DB0"/>
    <w:rsid w:val="00F63328"/>
    <w:rsid w:val="00F6344D"/>
    <w:rsid w:val="00F64A20"/>
    <w:rsid w:val="00F65037"/>
    <w:rsid w:val="00F65D6A"/>
    <w:rsid w:val="00F66216"/>
    <w:rsid w:val="00F66AE9"/>
    <w:rsid w:val="00F6726A"/>
    <w:rsid w:val="00F679C4"/>
    <w:rsid w:val="00F67A56"/>
    <w:rsid w:val="00F70457"/>
    <w:rsid w:val="00F708D2"/>
    <w:rsid w:val="00F71BC5"/>
    <w:rsid w:val="00F71D6D"/>
    <w:rsid w:val="00F72622"/>
    <w:rsid w:val="00F72D49"/>
    <w:rsid w:val="00F7308E"/>
    <w:rsid w:val="00F734C6"/>
    <w:rsid w:val="00F734FC"/>
    <w:rsid w:val="00F73F30"/>
    <w:rsid w:val="00F74518"/>
    <w:rsid w:val="00F74527"/>
    <w:rsid w:val="00F750BF"/>
    <w:rsid w:val="00F754A9"/>
    <w:rsid w:val="00F755C7"/>
    <w:rsid w:val="00F75880"/>
    <w:rsid w:val="00F75B2D"/>
    <w:rsid w:val="00F75E59"/>
    <w:rsid w:val="00F75E5E"/>
    <w:rsid w:val="00F7742B"/>
    <w:rsid w:val="00F77F43"/>
    <w:rsid w:val="00F804C1"/>
    <w:rsid w:val="00F8071B"/>
    <w:rsid w:val="00F80FEE"/>
    <w:rsid w:val="00F810B1"/>
    <w:rsid w:val="00F81E5C"/>
    <w:rsid w:val="00F82D24"/>
    <w:rsid w:val="00F847CB"/>
    <w:rsid w:val="00F84AE0"/>
    <w:rsid w:val="00F854C3"/>
    <w:rsid w:val="00F85DA1"/>
    <w:rsid w:val="00F863EE"/>
    <w:rsid w:val="00F869A3"/>
    <w:rsid w:val="00F86B3B"/>
    <w:rsid w:val="00F86B91"/>
    <w:rsid w:val="00F8724F"/>
    <w:rsid w:val="00F876E3"/>
    <w:rsid w:val="00F87A9E"/>
    <w:rsid w:val="00F90041"/>
    <w:rsid w:val="00F9088B"/>
    <w:rsid w:val="00F90890"/>
    <w:rsid w:val="00F91110"/>
    <w:rsid w:val="00F91C00"/>
    <w:rsid w:val="00F9289F"/>
    <w:rsid w:val="00F92B93"/>
    <w:rsid w:val="00F92D29"/>
    <w:rsid w:val="00F930AA"/>
    <w:rsid w:val="00F931F3"/>
    <w:rsid w:val="00F9360C"/>
    <w:rsid w:val="00F93AA7"/>
    <w:rsid w:val="00F93AF4"/>
    <w:rsid w:val="00F940AE"/>
    <w:rsid w:val="00F94224"/>
    <w:rsid w:val="00F94487"/>
    <w:rsid w:val="00F94542"/>
    <w:rsid w:val="00F94AB3"/>
    <w:rsid w:val="00F94C47"/>
    <w:rsid w:val="00F95973"/>
    <w:rsid w:val="00F95B00"/>
    <w:rsid w:val="00F95C36"/>
    <w:rsid w:val="00F9623E"/>
    <w:rsid w:val="00F962BF"/>
    <w:rsid w:val="00F96492"/>
    <w:rsid w:val="00F966B1"/>
    <w:rsid w:val="00F96BBA"/>
    <w:rsid w:val="00F97635"/>
    <w:rsid w:val="00F97CA6"/>
    <w:rsid w:val="00FA1B14"/>
    <w:rsid w:val="00FA284E"/>
    <w:rsid w:val="00FA3640"/>
    <w:rsid w:val="00FA3C54"/>
    <w:rsid w:val="00FA3D0C"/>
    <w:rsid w:val="00FA3DC2"/>
    <w:rsid w:val="00FA4642"/>
    <w:rsid w:val="00FA4CC6"/>
    <w:rsid w:val="00FA4D1B"/>
    <w:rsid w:val="00FA61B8"/>
    <w:rsid w:val="00FA6610"/>
    <w:rsid w:val="00FA6912"/>
    <w:rsid w:val="00FA714D"/>
    <w:rsid w:val="00FA7F26"/>
    <w:rsid w:val="00FB0A1A"/>
    <w:rsid w:val="00FB0A48"/>
    <w:rsid w:val="00FB1754"/>
    <w:rsid w:val="00FB39F5"/>
    <w:rsid w:val="00FB3A7D"/>
    <w:rsid w:val="00FB3EA9"/>
    <w:rsid w:val="00FB43AB"/>
    <w:rsid w:val="00FB49EE"/>
    <w:rsid w:val="00FB53ED"/>
    <w:rsid w:val="00FB5A40"/>
    <w:rsid w:val="00FB5B5C"/>
    <w:rsid w:val="00FB6645"/>
    <w:rsid w:val="00FB6D37"/>
    <w:rsid w:val="00FB6D54"/>
    <w:rsid w:val="00FB741E"/>
    <w:rsid w:val="00FC004E"/>
    <w:rsid w:val="00FC0294"/>
    <w:rsid w:val="00FC0D4F"/>
    <w:rsid w:val="00FC111E"/>
    <w:rsid w:val="00FC19C3"/>
    <w:rsid w:val="00FC1CAD"/>
    <w:rsid w:val="00FC2002"/>
    <w:rsid w:val="00FC2093"/>
    <w:rsid w:val="00FC58E1"/>
    <w:rsid w:val="00FC63C9"/>
    <w:rsid w:val="00FC64B2"/>
    <w:rsid w:val="00FC6E44"/>
    <w:rsid w:val="00FC7DB8"/>
    <w:rsid w:val="00FD01D2"/>
    <w:rsid w:val="00FD04F7"/>
    <w:rsid w:val="00FD05E9"/>
    <w:rsid w:val="00FD1059"/>
    <w:rsid w:val="00FD12B0"/>
    <w:rsid w:val="00FD1980"/>
    <w:rsid w:val="00FD27D7"/>
    <w:rsid w:val="00FD2B85"/>
    <w:rsid w:val="00FD2E14"/>
    <w:rsid w:val="00FD3FA3"/>
    <w:rsid w:val="00FD43FF"/>
    <w:rsid w:val="00FD4828"/>
    <w:rsid w:val="00FD5297"/>
    <w:rsid w:val="00FD5794"/>
    <w:rsid w:val="00FD609B"/>
    <w:rsid w:val="00FD61BD"/>
    <w:rsid w:val="00FD64A8"/>
    <w:rsid w:val="00FD6EDE"/>
    <w:rsid w:val="00FD7C11"/>
    <w:rsid w:val="00FD7CD1"/>
    <w:rsid w:val="00FE0450"/>
    <w:rsid w:val="00FE0833"/>
    <w:rsid w:val="00FE0D76"/>
    <w:rsid w:val="00FE1B74"/>
    <w:rsid w:val="00FE288D"/>
    <w:rsid w:val="00FE2EB8"/>
    <w:rsid w:val="00FE3AC5"/>
    <w:rsid w:val="00FE3AFA"/>
    <w:rsid w:val="00FE3B42"/>
    <w:rsid w:val="00FE52BC"/>
    <w:rsid w:val="00FE5325"/>
    <w:rsid w:val="00FE54DA"/>
    <w:rsid w:val="00FE6123"/>
    <w:rsid w:val="00FE6814"/>
    <w:rsid w:val="00FE7649"/>
    <w:rsid w:val="00FE7C3B"/>
    <w:rsid w:val="00FF056A"/>
    <w:rsid w:val="00FF07E8"/>
    <w:rsid w:val="00FF0E6C"/>
    <w:rsid w:val="00FF1715"/>
    <w:rsid w:val="00FF176C"/>
    <w:rsid w:val="00FF1F4F"/>
    <w:rsid w:val="00FF2299"/>
    <w:rsid w:val="00FF245D"/>
    <w:rsid w:val="00FF2BA7"/>
    <w:rsid w:val="00FF2BD2"/>
    <w:rsid w:val="00FF3788"/>
    <w:rsid w:val="00FF399A"/>
    <w:rsid w:val="00FF3AA8"/>
    <w:rsid w:val="00FF4A43"/>
    <w:rsid w:val="00FF543E"/>
    <w:rsid w:val="00FF5483"/>
    <w:rsid w:val="00FF5AA5"/>
    <w:rsid w:val="00FF5AFB"/>
    <w:rsid w:val="00FF66EF"/>
    <w:rsid w:val="00FF6B49"/>
    <w:rsid w:val="00FF7014"/>
    <w:rsid w:val="00FF75A6"/>
    <w:rsid w:val="00FF7973"/>
    <w:rsid w:val="00FF7E1F"/>
    <w:rsid w:val="3D8244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A6B8C71"/>
  <w15:docId w15:val="{AE5B5DB5-BB1C-4B47-B5E4-14A081376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1"/>
    <w:qFormat/>
    <w:rsid w:val="004755A2"/>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E85E86"/>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paragraph" w:styleId="Heading3">
    <w:name w:val="heading 3"/>
    <w:basedOn w:val="Normal"/>
    <w:next w:val="Normal"/>
    <w:link w:val="Heading3Char"/>
    <w:uiPriority w:val="9"/>
    <w:unhideWhenUsed/>
    <w:qFormat/>
    <w:rsid w:val="007244CF"/>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51328E"/>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6">
    <w:name w:val="heading 6"/>
    <w:basedOn w:val="Normal"/>
    <w:next w:val="Normal"/>
    <w:link w:val="Heading6Char"/>
    <w:uiPriority w:val="9"/>
    <w:semiHidden/>
    <w:unhideWhenUsed/>
    <w:qFormat/>
    <w:rsid w:val="00E740C9"/>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E740C9"/>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5A2"/>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E85E86"/>
    <w:rPr>
      <w:rFonts w:ascii="Times New Roman" w:eastAsia="Times New Roman" w:hAnsi="Times New Roman" w:cs="Times New Roman"/>
      <w:b/>
      <w:bCs/>
      <w:sz w:val="36"/>
      <w:szCs w:val="36"/>
      <w:lang w:val="en-IN" w:eastAsia="en-IN"/>
    </w:rPr>
  </w:style>
  <w:style w:type="character" w:customStyle="1" w:styleId="Heading3Char">
    <w:name w:val="Heading 3 Char"/>
    <w:basedOn w:val="DefaultParagraphFont"/>
    <w:link w:val="Heading3"/>
    <w:uiPriority w:val="9"/>
    <w:rsid w:val="007244CF"/>
    <w:rPr>
      <w:rFonts w:asciiTheme="majorHAnsi" w:eastAsiaTheme="majorEastAsia" w:hAnsiTheme="majorHAnsi" w:cstheme="majorBidi"/>
      <w:color w:val="243F60" w:themeColor="accent1" w:themeShade="7F"/>
      <w:sz w:val="24"/>
      <w:szCs w:val="24"/>
    </w:rPr>
  </w:style>
  <w:style w:type="character" w:customStyle="1" w:styleId="Heading6Char">
    <w:name w:val="Heading 6 Char"/>
    <w:basedOn w:val="DefaultParagraphFont"/>
    <w:link w:val="Heading6"/>
    <w:uiPriority w:val="9"/>
    <w:semiHidden/>
    <w:rsid w:val="00E740C9"/>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E740C9"/>
    <w:rPr>
      <w:rFonts w:asciiTheme="majorHAnsi" w:eastAsiaTheme="majorEastAsia" w:hAnsiTheme="majorHAnsi" w:cstheme="majorBidi"/>
      <w:i/>
      <w:iCs/>
      <w:color w:val="243F60" w:themeColor="accent1" w:themeShade="7F"/>
    </w:rPr>
  </w:style>
  <w:style w:type="paragraph" w:styleId="HTMLPreformatted">
    <w:name w:val="HTML Preformatted"/>
    <w:basedOn w:val="Normal"/>
    <w:link w:val="HTMLPreformattedChar"/>
    <w:uiPriority w:val="99"/>
    <w:unhideWhenUsed/>
    <w:rsid w:val="008F7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Verdana" w:eastAsia="Times New Roman" w:hAnsi="Verdana" w:cs="Courier New"/>
    </w:rPr>
  </w:style>
  <w:style w:type="character" w:customStyle="1" w:styleId="HTMLPreformattedChar">
    <w:name w:val="HTML Preformatted Char"/>
    <w:basedOn w:val="DefaultParagraphFont"/>
    <w:link w:val="HTMLPreformatted"/>
    <w:uiPriority w:val="99"/>
    <w:rsid w:val="008F7A69"/>
    <w:rPr>
      <w:rFonts w:ascii="Verdana" w:eastAsia="Times New Roman" w:hAnsi="Verdana" w:cs="Courier New"/>
    </w:rPr>
  </w:style>
  <w:style w:type="paragraph" w:styleId="BodyText">
    <w:name w:val="Body Text"/>
    <w:basedOn w:val="Normal"/>
    <w:link w:val="BodyTextChar"/>
    <w:rsid w:val="008F7A69"/>
    <w:pPr>
      <w:spacing w:before="240" w:after="0" w:line="240" w:lineRule="exact"/>
      <w:jc w:val="both"/>
    </w:pPr>
    <w:rPr>
      <w:rFonts w:ascii="Times New Roman" w:eastAsia="Times New Roman" w:hAnsi="Times New Roman" w:cs="Times New Roman"/>
      <w:sz w:val="24"/>
      <w:szCs w:val="20"/>
    </w:rPr>
  </w:style>
  <w:style w:type="character" w:customStyle="1" w:styleId="BodyTextChar">
    <w:name w:val="Body Text Char"/>
    <w:basedOn w:val="DefaultParagraphFont"/>
    <w:link w:val="BodyText"/>
    <w:rsid w:val="008F7A69"/>
    <w:rPr>
      <w:rFonts w:ascii="Times New Roman" w:eastAsia="Times New Roman" w:hAnsi="Times New Roman" w:cs="Times New Roman"/>
      <w:sz w:val="24"/>
      <w:szCs w:val="20"/>
    </w:rPr>
  </w:style>
  <w:style w:type="paragraph" w:styleId="NoSpacing">
    <w:name w:val="No Spacing"/>
    <w:link w:val="NoSpacingChar"/>
    <w:uiPriority w:val="1"/>
    <w:qFormat/>
    <w:rsid w:val="008F7A69"/>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8F7A69"/>
    <w:rPr>
      <w:rFonts w:eastAsiaTheme="minorEastAsia"/>
      <w:lang w:eastAsia="ja-JP"/>
    </w:rPr>
  </w:style>
  <w:style w:type="paragraph" w:styleId="BalloonText">
    <w:name w:val="Balloon Text"/>
    <w:basedOn w:val="Normal"/>
    <w:link w:val="BalloonTextChar"/>
    <w:uiPriority w:val="99"/>
    <w:semiHidden/>
    <w:unhideWhenUsed/>
    <w:rsid w:val="008F7A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7A69"/>
    <w:rPr>
      <w:rFonts w:ascii="Tahoma" w:hAnsi="Tahoma" w:cs="Tahoma"/>
      <w:sz w:val="16"/>
      <w:szCs w:val="16"/>
    </w:rPr>
  </w:style>
  <w:style w:type="paragraph" w:styleId="ListParagraph">
    <w:name w:val="List Paragraph"/>
    <w:aliases w:val="Slide Comments,Figure_name,List Paragraph1,Bullet- First level,Listenabsatz1,List Paragraph Char Char,Equipment,Numbered Indented Text,lp1,numbered,Use Case List Paragraph,Heading2,Bullet List,FooterText,Paragraphe de liste1,列出段落,Annexure"/>
    <w:basedOn w:val="Normal"/>
    <w:link w:val="ListParagraphChar"/>
    <w:uiPriority w:val="34"/>
    <w:qFormat/>
    <w:rsid w:val="008F7A69"/>
    <w:pPr>
      <w:ind w:left="720"/>
      <w:contextualSpacing/>
    </w:pPr>
  </w:style>
  <w:style w:type="character" w:customStyle="1" w:styleId="ListParagraphChar">
    <w:name w:val="List Paragraph Char"/>
    <w:aliases w:val="Slide Comments Char,Figure_name Char,List Paragraph1 Char,Bullet- First level Char,Listenabsatz1 Char,List Paragraph Char Char Char,Equipment Char,Numbered Indented Text Char,lp1 Char,numbered Char,Use Case List Paragraph Char"/>
    <w:link w:val="ListParagraph"/>
    <w:uiPriority w:val="34"/>
    <w:qFormat/>
    <w:rsid w:val="00E85E86"/>
  </w:style>
  <w:style w:type="paragraph" w:styleId="Header">
    <w:name w:val="header"/>
    <w:basedOn w:val="Normal"/>
    <w:link w:val="HeaderChar"/>
    <w:uiPriority w:val="99"/>
    <w:unhideWhenUsed/>
    <w:rsid w:val="008F7A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7A69"/>
  </w:style>
  <w:style w:type="paragraph" w:styleId="Footer">
    <w:name w:val="footer"/>
    <w:basedOn w:val="Normal"/>
    <w:link w:val="FooterChar"/>
    <w:uiPriority w:val="99"/>
    <w:unhideWhenUsed/>
    <w:rsid w:val="008F7A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7A69"/>
  </w:style>
  <w:style w:type="character" w:styleId="CommentReference">
    <w:name w:val="annotation reference"/>
    <w:uiPriority w:val="99"/>
    <w:semiHidden/>
    <w:unhideWhenUsed/>
    <w:rsid w:val="008F7A69"/>
    <w:rPr>
      <w:sz w:val="16"/>
      <w:szCs w:val="16"/>
    </w:rPr>
  </w:style>
  <w:style w:type="paragraph" w:styleId="CommentText">
    <w:name w:val="annotation text"/>
    <w:basedOn w:val="Normal"/>
    <w:link w:val="CommentTextChar"/>
    <w:uiPriority w:val="99"/>
    <w:unhideWhenUsed/>
    <w:rsid w:val="008F7A69"/>
    <w:rPr>
      <w:rFonts w:ascii="Calibri" w:eastAsia="Calibri" w:hAnsi="Calibri" w:cs="Times New Roman"/>
      <w:sz w:val="20"/>
      <w:szCs w:val="20"/>
      <w:lang w:val="en-IN"/>
    </w:rPr>
  </w:style>
  <w:style w:type="character" w:customStyle="1" w:styleId="CommentTextChar">
    <w:name w:val="Comment Text Char"/>
    <w:basedOn w:val="DefaultParagraphFont"/>
    <w:link w:val="CommentText"/>
    <w:uiPriority w:val="99"/>
    <w:rsid w:val="008F7A69"/>
    <w:rPr>
      <w:rFonts w:ascii="Calibri" w:eastAsia="Calibri" w:hAnsi="Calibri" w:cs="Times New Roman"/>
      <w:sz w:val="20"/>
      <w:szCs w:val="20"/>
      <w:lang w:val="en-IN"/>
    </w:rPr>
  </w:style>
  <w:style w:type="character" w:customStyle="1" w:styleId="field">
    <w:name w:val="field"/>
    <w:rsid w:val="009F1D50"/>
  </w:style>
  <w:style w:type="paragraph" w:styleId="Title">
    <w:name w:val="Title"/>
    <w:basedOn w:val="Normal"/>
    <w:next w:val="Normal"/>
    <w:link w:val="TitleChar"/>
    <w:uiPriority w:val="10"/>
    <w:qFormat/>
    <w:rsid w:val="00E85E86"/>
    <w:pPr>
      <w:spacing w:before="240" w:after="60" w:line="240" w:lineRule="auto"/>
      <w:jc w:val="center"/>
      <w:outlineLvl w:val="0"/>
    </w:pPr>
    <w:rPr>
      <w:rFonts w:ascii="Cambria" w:eastAsia="Times New Roman" w:hAnsi="Cambria" w:cs="Times New Roman"/>
      <w:b/>
      <w:bCs/>
      <w:kern w:val="28"/>
      <w:sz w:val="32"/>
      <w:szCs w:val="32"/>
    </w:rPr>
  </w:style>
  <w:style w:type="character" w:customStyle="1" w:styleId="TitleChar">
    <w:name w:val="Title Char"/>
    <w:basedOn w:val="DefaultParagraphFont"/>
    <w:link w:val="Title"/>
    <w:uiPriority w:val="10"/>
    <w:rsid w:val="00E85E86"/>
    <w:rPr>
      <w:rFonts w:ascii="Cambria" w:eastAsia="Times New Roman" w:hAnsi="Cambria" w:cs="Times New Roman"/>
      <w:b/>
      <w:bCs/>
      <w:kern w:val="28"/>
      <w:sz w:val="32"/>
      <w:szCs w:val="32"/>
    </w:rPr>
  </w:style>
  <w:style w:type="paragraph" w:styleId="NormalWeb">
    <w:name w:val="Normal (Web)"/>
    <w:basedOn w:val="Normal"/>
    <w:uiPriority w:val="99"/>
    <w:unhideWhenUsed/>
    <w:rsid w:val="00893C7D"/>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CommentSubject">
    <w:name w:val="annotation subject"/>
    <w:basedOn w:val="CommentText"/>
    <w:next w:val="CommentText"/>
    <w:link w:val="CommentSubjectChar"/>
    <w:uiPriority w:val="99"/>
    <w:semiHidden/>
    <w:unhideWhenUsed/>
    <w:rsid w:val="00AD4DC7"/>
    <w:pPr>
      <w:spacing w:line="240" w:lineRule="auto"/>
    </w:pPr>
    <w:rPr>
      <w:rFonts w:asciiTheme="minorHAnsi" w:eastAsiaTheme="minorHAnsi" w:hAnsiTheme="minorHAnsi" w:cstheme="minorBidi"/>
      <w:b/>
      <w:bCs/>
      <w:lang w:val="en-US"/>
    </w:rPr>
  </w:style>
  <w:style w:type="character" w:customStyle="1" w:styleId="CommentSubjectChar">
    <w:name w:val="Comment Subject Char"/>
    <w:basedOn w:val="CommentTextChar"/>
    <w:link w:val="CommentSubject"/>
    <w:uiPriority w:val="99"/>
    <w:semiHidden/>
    <w:rsid w:val="00AD4DC7"/>
    <w:rPr>
      <w:rFonts w:ascii="Calibri" w:eastAsia="Calibri" w:hAnsi="Calibri" w:cs="Times New Roman"/>
      <w:b/>
      <w:bCs/>
      <w:sz w:val="20"/>
      <w:szCs w:val="20"/>
      <w:lang w:val="en-IN"/>
    </w:rPr>
  </w:style>
  <w:style w:type="character" w:customStyle="1" w:styleId="apple-converted-space">
    <w:name w:val="apple-converted-space"/>
    <w:basedOn w:val="DefaultParagraphFont"/>
    <w:rsid w:val="00242A26"/>
  </w:style>
  <w:style w:type="character" w:customStyle="1" w:styleId="hvr">
    <w:name w:val="hvr"/>
    <w:basedOn w:val="DefaultParagraphFont"/>
    <w:rsid w:val="00242A26"/>
  </w:style>
  <w:style w:type="paragraph" w:styleId="BodyTextFirstIndent">
    <w:name w:val="Body Text First Indent"/>
    <w:basedOn w:val="BodyText"/>
    <w:link w:val="BodyTextFirstIndentChar"/>
    <w:uiPriority w:val="99"/>
    <w:semiHidden/>
    <w:unhideWhenUsed/>
    <w:rsid w:val="00F65037"/>
    <w:pPr>
      <w:spacing w:before="0" w:after="200" w:line="276" w:lineRule="auto"/>
      <w:ind w:firstLine="360"/>
      <w:jc w:val="left"/>
    </w:pPr>
    <w:rPr>
      <w:rFonts w:asciiTheme="minorHAnsi" w:eastAsiaTheme="minorHAnsi" w:hAnsiTheme="minorHAnsi" w:cstheme="minorBidi"/>
      <w:sz w:val="22"/>
      <w:szCs w:val="22"/>
    </w:rPr>
  </w:style>
  <w:style w:type="character" w:customStyle="1" w:styleId="BodyTextFirstIndentChar">
    <w:name w:val="Body Text First Indent Char"/>
    <w:basedOn w:val="BodyTextChar"/>
    <w:link w:val="BodyTextFirstIndent"/>
    <w:uiPriority w:val="99"/>
    <w:semiHidden/>
    <w:rsid w:val="00F65037"/>
    <w:rPr>
      <w:rFonts w:ascii="Times New Roman" w:eastAsia="Times New Roman" w:hAnsi="Times New Roman" w:cs="Times New Roman"/>
      <w:sz w:val="24"/>
      <w:szCs w:val="20"/>
    </w:rPr>
  </w:style>
  <w:style w:type="character" w:customStyle="1" w:styleId="DeltaViewInsertion">
    <w:name w:val="DeltaView Insertion"/>
    <w:uiPriority w:val="99"/>
    <w:rsid w:val="00A103CF"/>
    <w:rPr>
      <w:color w:val="0000FF"/>
      <w:u w:val="double"/>
    </w:rPr>
  </w:style>
  <w:style w:type="character" w:customStyle="1" w:styleId="DeltaViewMoveDestination">
    <w:name w:val="DeltaView Move Destination"/>
    <w:uiPriority w:val="99"/>
    <w:rsid w:val="00A103CF"/>
    <w:rPr>
      <w:color w:val="00C000"/>
      <w:u w:val="double"/>
    </w:rPr>
  </w:style>
  <w:style w:type="paragraph" w:customStyle="1" w:styleId="TableHeading">
    <w:name w:val="Table Heading"/>
    <w:qFormat/>
    <w:rsid w:val="00E740C9"/>
    <w:pPr>
      <w:keepNext/>
      <w:spacing w:before="80" w:after="80" w:line="240" w:lineRule="auto"/>
    </w:pPr>
    <w:rPr>
      <w:rFonts w:ascii="Arial Black" w:eastAsia="Times" w:hAnsi="Arial Black" w:cs="Times New Roman"/>
      <w:sz w:val="18"/>
      <w:szCs w:val="20"/>
    </w:rPr>
  </w:style>
  <w:style w:type="paragraph" w:customStyle="1" w:styleId="TableText">
    <w:name w:val="Table Text"/>
    <w:qFormat/>
    <w:rsid w:val="00E740C9"/>
    <w:pPr>
      <w:spacing w:before="80" w:after="80" w:line="240" w:lineRule="auto"/>
    </w:pPr>
    <w:rPr>
      <w:rFonts w:ascii="Arial" w:eastAsia="Times New Roman" w:hAnsi="Arial" w:cs="Times New Roman"/>
      <w:sz w:val="18"/>
      <w:szCs w:val="20"/>
    </w:rPr>
  </w:style>
  <w:style w:type="paragraph" w:customStyle="1" w:styleId="Bullet1">
    <w:name w:val="Bullet 1"/>
    <w:link w:val="Bullet1Char"/>
    <w:qFormat/>
    <w:rsid w:val="00E740C9"/>
    <w:pPr>
      <w:numPr>
        <w:numId w:val="15"/>
      </w:numPr>
      <w:adjustRightInd w:val="0"/>
      <w:snapToGrid w:val="0"/>
      <w:spacing w:after="140" w:line="240" w:lineRule="auto"/>
    </w:pPr>
    <w:rPr>
      <w:rFonts w:ascii="Times New Roman" w:eastAsia="Times" w:hAnsi="Times New Roman" w:cs="Times New Roman"/>
      <w:szCs w:val="20"/>
    </w:rPr>
  </w:style>
  <w:style w:type="character" w:customStyle="1" w:styleId="Bullet1Char">
    <w:name w:val="Bullet 1 Char"/>
    <w:basedOn w:val="DefaultParagraphFont"/>
    <w:link w:val="Bullet1"/>
    <w:rsid w:val="00E740C9"/>
    <w:rPr>
      <w:rFonts w:ascii="Times New Roman" w:eastAsia="Times" w:hAnsi="Times New Roman" w:cs="Times New Roman"/>
      <w:szCs w:val="20"/>
    </w:rPr>
  </w:style>
  <w:style w:type="paragraph" w:styleId="Revision">
    <w:name w:val="Revision"/>
    <w:hidden/>
    <w:uiPriority w:val="99"/>
    <w:semiHidden/>
    <w:rsid w:val="00EC5FA5"/>
    <w:pPr>
      <w:spacing w:after="0" w:line="240" w:lineRule="auto"/>
    </w:pPr>
  </w:style>
  <w:style w:type="table" w:styleId="TableGrid">
    <w:name w:val="Table Grid"/>
    <w:basedOn w:val="TableNormal"/>
    <w:uiPriority w:val="39"/>
    <w:rsid w:val="00F479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ocedureTableStep2">
    <w:name w:val="Procedure Table Step 2"/>
    <w:qFormat/>
    <w:rsid w:val="00F4790E"/>
    <w:pPr>
      <w:numPr>
        <w:numId w:val="26"/>
      </w:numPr>
      <w:spacing w:before="80" w:after="80" w:line="240" w:lineRule="auto"/>
    </w:pPr>
    <w:rPr>
      <w:rFonts w:ascii="Times New Roman" w:eastAsia="Times New Roman" w:hAnsi="Times New Roman" w:cs="Times New Roman"/>
      <w:szCs w:val="20"/>
    </w:rPr>
  </w:style>
  <w:style w:type="paragraph" w:customStyle="1" w:styleId="TableParagraph">
    <w:name w:val="Table Paragraph"/>
    <w:basedOn w:val="Normal"/>
    <w:uiPriority w:val="1"/>
    <w:qFormat/>
    <w:rsid w:val="00F4790E"/>
    <w:pPr>
      <w:widowControl w:val="0"/>
      <w:spacing w:after="0" w:line="240" w:lineRule="auto"/>
    </w:pPr>
  </w:style>
  <w:style w:type="paragraph" w:customStyle="1" w:styleId="Default">
    <w:name w:val="Default"/>
    <w:rsid w:val="00F4790E"/>
    <w:pPr>
      <w:autoSpaceDE w:val="0"/>
      <w:autoSpaceDN w:val="0"/>
      <w:adjustRightInd w:val="0"/>
      <w:spacing w:after="0" w:line="240" w:lineRule="auto"/>
    </w:pPr>
    <w:rPr>
      <w:rFonts w:ascii="Symbol" w:hAnsi="Symbol" w:cs="Symbol"/>
      <w:color w:val="000000"/>
      <w:sz w:val="24"/>
      <w:szCs w:val="24"/>
    </w:rPr>
  </w:style>
  <w:style w:type="character" w:styleId="Hyperlink">
    <w:name w:val="Hyperlink"/>
    <w:basedOn w:val="DefaultParagraphFont"/>
    <w:uiPriority w:val="99"/>
    <w:unhideWhenUsed/>
    <w:rsid w:val="00F4790E"/>
    <w:rPr>
      <w:color w:val="0563C1"/>
      <w:u w:val="single"/>
    </w:rPr>
  </w:style>
  <w:style w:type="paragraph" w:customStyle="1" w:styleId="xl67">
    <w:name w:val="xl67"/>
    <w:basedOn w:val="Normal"/>
    <w:rsid w:val="00F4790E"/>
    <w:pP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68">
    <w:name w:val="xl68"/>
    <w:basedOn w:val="Normal"/>
    <w:rsid w:val="00F4790E"/>
    <w:pPr>
      <w:pBdr>
        <w:top w:val="single" w:sz="4" w:space="0" w:color="auto"/>
        <w:left w:val="single" w:sz="4" w:space="0" w:color="auto"/>
        <w:right w:val="single" w:sz="4" w:space="0" w:color="auto"/>
      </w:pBdr>
      <w:shd w:val="clear" w:color="000000" w:fill="0070C0"/>
      <w:spacing w:before="100" w:beforeAutospacing="1" w:after="100" w:afterAutospacing="1" w:line="240" w:lineRule="auto"/>
      <w:textAlignment w:val="center"/>
    </w:pPr>
    <w:rPr>
      <w:rFonts w:ascii="Times New Roman" w:eastAsia="Times New Roman" w:hAnsi="Times New Roman" w:cs="Times New Roman"/>
      <w:color w:val="FFFFFF"/>
      <w:sz w:val="24"/>
      <w:szCs w:val="24"/>
    </w:rPr>
  </w:style>
  <w:style w:type="paragraph" w:customStyle="1" w:styleId="xl69">
    <w:name w:val="xl69"/>
    <w:basedOn w:val="Normal"/>
    <w:rsid w:val="00F4790E"/>
    <w:pPr>
      <w:pBdr>
        <w:top w:val="single" w:sz="4" w:space="0" w:color="auto"/>
        <w:left w:val="single" w:sz="4" w:space="0" w:color="auto"/>
        <w:right w:val="single" w:sz="4" w:space="0" w:color="auto"/>
      </w:pBdr>
      <w:shd w:val="clear" w:color="000000" w:fill="0070C0"/>
      <w:spacing w:before="100" w:beforeAutospacing="1" w:after="100" w:afterAutospacing="1" w:line="240" w:lineRule="auto"/>
      <w:textAlignment w:val="center"/>
    </w:pPr>
    <w:rPr>
      <w:rFonts w:ascii="Times New Roman" w:eastAsia="Times New Roman" w:hAnsi="Times New Roman" w:cs="Times New Roman"/>
      <w:b/>
      <w:bCs/>
      <w:color w:val="FFFFFF"/>
      <w:sz w:val="24"/>
      <w:szCs w:val="24"/>
    </w:rPr>
  </w:style>
  <w:style w:type="paragraph" w:customStyle="1" w:styleId="xl70">
    <w:name w:val="xl70"/>
    <w:basedOn w:val="Normal"/>
    <w:rsid w:val="00F4790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71">
    <w:name w:val="xl71"/>
    <w:basedOn w:val="Normal"/>
    <w:rsid w:val="00F4790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72">
    <w:name w:val="xl72"/>
    <w:basedOn w:val="Normal"/>
    <w:rsid w:val="00F4790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73">
    <w:name w:val="xl73"/>
    <w:basedOn w:val="Normal"/>
    <w:rsid w:val="00F4790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74">
    <w:name w:val="xl74"/>
    <w:basedOn w:val="Normal"/>
    <w:rsid w:val="00F4790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75">
    <w:name w:val="xl75"/>
    <w:basedOn w:val="Normal"/>
    <w:rsid w:val="00F4790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Times New Roman"/>
      <w:b/>
      <w:bCs/>
      <w:sz w:val="24"/>
      <w:szCs w:val="24"/>
    </w:rPr>
  </w:style>
  <w:style w:type="paragraph" w:customStyle="1" w:styleId="xl76">
    <w:name w:val="xl76"/>
    <w:basedOn w:val="Normal"/>
    <w:rsid w:val="00F4790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Times New Roman"/>
      <w:b/>
      <w:bCs/>
      <w:sz w:val="24"/>
      <w:szCs w:val="24"/>
    </w:rPr>
  </w:style>
  <w:style w:type="paragraph" w:customStyle="1" w:styleId="xl77">
    <w:name w:val="xl77"/>
    <w:basedOn w:val="Normal"/>
    <w:rsid w:val="00F4790E"/>
    <w:pP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78">
    <w:name w:val="xl78"/>
    <w:basedOn w:val="Normal"/>
    <w:rsid w:val="00F4790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0070C0"/>
      <w:sz w:val="24"/>
      <w:szCs w:val="24"/>
    </w:rPr>
  </w:style>
  <w:style w:type="paragraph" w:customStyle="1" w:styleId="xl79">
    <w:name w:val="xl79"/>
    <w:basedOn w:val="Normal"/>
    <w:rsid w:val="00F4790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0070C0"/>
      <w:sz w:val="24"/>
      <w:szCs w:val="24"/>
    </w:rPr>
  </w:style>
  <w:style w:type="paragraph" w:customStyle="1" w:styleId="xl80">
    <w:name w:val="xl80"/>
    <w:basedOn w:val="Normal"/>
    <w:rsid w:val="00F4790E"/>
    <w:pPr>
      <w:spacing w:before="100" w:beforeAutospacing="1" w:after="100" w:afterAutospacing="1" w:line="240" w:lineRule="auto"/>
      <w:textAlignment w:val="center"/>
    </w:pPr>
    <w:rPr>
      <w:rFonts w:ascii="Times New Roman" w:eastAsia="Times New Roman" w:hAnsi="Times New Roman" w:cs="Times New Roman"/>
      <w:b/>
      <w:bCs/>
      <w:color w:val="0070C0"/>
      <w:sz w:val="24"/>
      <w:szCs w:val="24"/>
    </w:rPr>
  </w:style>
  <w:style w:type="paragraph" w:customStyle="1" w:styleId="xl81">
    <w:name w:val="xl81"/>
    <w:basedOn w:val="Normal"/>
    <w:rsid w:val="00F4790E"/>
    <w:pPr>
      <w:pBdr>
        <w:top w:val="single" w:sz="4" w:space="0" w:color="auto"/>
        <w:left w:val="single" w:sz="4" w:space="0" w:color="auto"/>
        <w:bottom w:val="single" w:sz="4" w:space="0" w:color="auto"/>
        <w:right w:val="single" w:sz="4" w:space="0" w:color="auto"/>
      </w:pBdr>
      <w:shd w:val="clear" w:color="000000" w:fill="0070C0"/>
      <w:spacing w:before="100" w:beforeAutospacing="1" w:after="100" w:afterAutospacing="1" w:line="240" w:lineRule="auto"/>
      <w:textAlignment w:val="center"/>
    </w:pPr>
    <w:rPr>
      <w:rFonts w:ascii="Times New Roman" w:eastAsia="Times New Roman" w:hAnsi="Times New Roman" w:cs="Times New Roman"/>
      <w:b/>
      <w:bCs/>
      <w:color w:val="FFFFFF"/>
      <w:sz w:val="24"/>
      <w:szCs w:val="24"/>
    </w:rPr>
  </w:style>
  <w:style w:type="paragraph" w:customStyle="1" w:styleId="xl82">
    <w:name w:val="xl82"/>
    <w:basedOn w:val="Normal"/>
    <w:rsid w:val="00F4790E"/>
    <w:pPr>
      <w:pBdr>
        <w:bottom w:val="single" w:sz="4" w:space="0" w:color="auto"/>
      </w:pBdr>
      <w:shd w:val="clear" w:color="000000" w:fill="C9C9C9"/>
      <w:spacing w:before="100" w:beforeAutospacing="1" w:after="100" w:afterAutospacing="1" w:line="240" w:lineRule="auto"/>
      <w:jc w:val="center"/>
      <w:textAlignment w:val="center"/>
    </w:pPr>
    <w:rPr>
      <w:rFonts w:ascii="Times New Roman" w:eastAsia="Times New Roman" w:hAnsi="Times New Roman" w:cs="Times New Roman"/>
      <w:b/>
      <w:bCs/>
      <w:sz w:val="28"/>
      <w:szCs w:val="28"/>
    </w:rPr>
  </w:style>
  <w:style w:type="character" w:styleId="IntenseEmphasis">
    <w:name w:val="Intense Emphasis"/>
    <w:basedOn w:val="DefaultParagraphFont"/>
    <w:uiPriority w:val="21"/>
    <w:qFormat/>
    <w:rsid w:val="001147AD"/>
    <w:rPr>
      <w:i/>
      <w:iCs/>
      <w:color w:val="4F81BD" w:themeColor="accent1"/>
    </w:rPr>
  </w:style>
  <w:style w:type="paragraph" w:customStyle="1" w:styleId="CM2">
    <w:name w:val="CM2"/>
    <w:basedOn w:val="Normal"/>
    <w:next w:val="Normal"/>
    <w:uiPriority w:val="99"/>
    <w:rsid w:val="001E564A"/>
    <w:pPr>
      <w:widowControl w:val="0"/>
      <w:autoSpaceDE w:val="0"/>
      <w:autoSpaceDN w:val="0"/>
      <w:adjustRightInd w:val="0"/>
      <w:spacing w:after="0" w:line="326" w:lineRule="atLeast"/>
    </w:pPr>
    <w:rPr>
      <w:rFonts w:ascii="Arial" w:eastAsia="Times New Roman" w:hAnsi="Arial" w:cs="Arial"/>
      <w:sz w:val="24"/>
      <w:szCs w:val="24"/>
    </w:rPr>
  </w:style>
  <w:style w:type="character" w:customStyle="1" w:styleId="UnresolvedMention1">
    <w:name w:val="Unresolved Mention1"/>
    <w:basedOn w:val="DefaultParagraphFont"/>
    <w:uiPriority w:val="99"/>
    <w:semiHidden/>
    <w:unhideWhenUsed/>
    <w:rsid w:val="00773E5D"/>
    <w:rPr>
      <w:color w:val="605E5C"/>
      <w:shd w:val="clear" w:color="auto" w:fill="E1DFDD"/>
    </w:rPr>
  </w:style>
  <w:style w:type="character" w:customStyle="1" w:styleId="cf01">
    <w:name w:val="cf01"/>
    <w:basedOn w:val="DefaultParagraphFont"/>
    <w:rsid w:val="000100E7"/>
    <w:rPr>
      <w:rFonts w:ascii="Segoe UI" w:hAnsi="Segoe UI" w:cs="Segoe UI" w:hint="default"/>
      <w:sz w:val="18"/>
      <w:szCs w:val="18"/>
    </w:rPr>
  </w:style>
  <w:style w:type="character" w:customStyle="1" w:styleId="ui-provider">
    <w:name w:val="ui-provider"/>
    <w:basedOn w:val="DefaultParagraphFont"/>
    <w:rsid w:val="00761B52"/>
  </w:style>
  <w:style w:type="paragraph" w:customStyle="1" w:styleId="1">
    <w:name w:val="1"/>
    <w:basedOn w:val="ListParagraph"/>
    <w:link w:val="1Char"/>
    <w:qFormat/>
    <w:rsid w:val="00637459"/>
    <w:pPr>
      <w:numPr>
        <w:numId w:val="32"/>
      </w:numPr>
      <w:spacing w:after="160" w:line="259" w:lineRule="auto"/>
      <w:ind w:left="360"/>
    </w:pPr>
    <w:rPr>
      <w:b/>
      <w:bCs/>
      <w:sz w:val="24"/>
      <w:szCs w:val="24"/>
    </w:rPr>
  </w:style>
  <w:style w:type="paragraph" w:customStyle="1" w:styleId="para">
    <w:name w:val="para"/>
    <w:basedOn w:val="ListParagraph"/>
    <w:link w:val="paraChar"/>
    <w:qFormat/>
    <w:rsid w:val="00637459"/>
    <w:pPr>
      <w:spacing w:after="160" w:line="259" w:lineRule="auto"/>
      <w:ind w:left="360"/>
      <w:jc w:val="both"/>
    </w:pPr>
    <w:rPr>
      <w:sz w:val="20"/>
      <w:szCs w:val="20"/>
    </w:rPr>
  </w:style>
  <w:style w:type="character" w:customStyle="1" w:styleId="1Char">
    <w:name w:val="1 Char"/>
    <w:basedOn w:val="ListParagraphChar"/>
    <w:link w:val="1"/>
    <w:rsid w:val="00637459"/>
    <w:rPr>
      <w:b/>
      <w:bCs/>
      <w:sz w:val="24"/>
      <w:szCs w:val="24"/>
    </w:rPr>
  </w:style>
  <w:style w:type="paragraph" w:customStyle="1" w:styleId="2">
    <w:name w:val="2"/>
    <w:basedOn w:val="1"/>
    <w:link w:val="2Char"/>
    <w:qFormat/>
    <w:rsid w:val="00637459"/>
    <w:pPr>
      <w:numPr>
        <w:ilvl w:val="1"/>
      </w:numPr>
    </w:pPr>
    <w:rPr>
      <w:sz w:val="20"/>
      <w:szCs w:val="20"/>
    </w:rPr>
  </w:style>
  <w:style w:type="character" w:customStyle="1" w:styleId="paraChar">
    <w:name w:val="para Char"/>
    <w:basedOn w:val="ListParagraphChar"/>
    <w:link w:val="para"/>
    <w:rsid w:val="00637459"/>
    <w:rPr>
      <w:sz w:val="20"/>
      <w:szCs w:val="20"/>
    </w:rPr>
  </w:style>
  <w:style w:type="paragraph" w:customStyle="1" w:styleId="para2">
    <w:name w:val="para2"/>
    <w:basedOn w:val="1"/>
    <w:link w:val="para2Char"/>
    <w:qFormat/>
    <w:rsid w:val="00637459"/>
    <w:pPr>
      <w:numPr>
        <w:numId w:val="0"/>
      </w:numPr>
      <w:ind w:left="720"/>
      <w:jc w:val="both"/>
    </w:pPr>
    <w:rPr>
      <w:b w:val="0"/>
      <w:bCs w:val="0"/>
      <w:sz w:val="20"/>
      <w:szCs w:val="20"/>
    </w:rPr>
  </w:style>
  <w:style w:type="character" w:customStyle="1" w:styleId="2Char">
    <w:name w:val="2 Char"/>
    <w:basedOn w:val="1Char"/>
    <w:link w:val="2"/>
    <w:rsid w:val="00637459"/>
    <w:rPr>
      <w:b/>
      <w:bCs/>
      <w:sz w:val="20"/>
      <w:szCs w:val="20"/>
    </w:rPr>
  </w:style>
  <w:style w:type="character" w:customStyle="1" w:styleId="para2Char">
    <w:name w:val="para2 Char"/>
    <w:basedOn w:val="1Char"/>
    <w:link w:val="para2"/>
    <w:rsid w:val="00637459"/>
    <w:rPr>
      <w:b w:val="0"/>
      <w:bCs w:val="0"/>
      <w:sz w:val="20"/>
      <w:szCs w:val="20"/>
    </w:rPr>
  </w:style>
  <w:style w:type="character" w:styleId="Mention">
    <w:name w:val="Mention"/>
    <w:basedOn w:val="DefaultParagraphFont"/>
    <w:uiPriority w:val="99"/>
    <w:unhideWhenUsed/>
    <w:rsid w:val="004A7735"/>
    <w:rPr>
      <w:color w:val="2B579A"/>
      <w:shd w:val="clear" w:color="auto" w:fill="E1DFDD"/>
    </w:rPr>
  </w:style>
  <w:style w:type="character" w:styleId="UnresolvedMention">
    <w:name w:val="Unresolved Mention"/>
    <w:basedOn w:val="DefaultParagraphFont"/>
    <w:uiPriority w:val="99"/>
    <w:semiHidden/>
    <w:unhideWhenUsed/>
    <w:rsid w:val="00A93EDC"/>
    <w:rPr>
      <w:color w:val="605E5C"/>
      <w:shd w:val="clear" w:color="auto" w:fill="E1DFDD"/>
    </w:rPr>
  </w:style>
  <w:style w:type="character" w:styleId="Strong">
    <w:name w:val="Strong"/>
    <w:basedOn w:val="DefaultParagraphFont"/>
    <w:uiPriority w:val="22"/>
    <w:qFormat/>
    <w:rsid w:val="00A76C0A"/>
    <w:rPr>
      <w:b/>
      <w:bCs/>
    </w:rPr>
  </w:style>
  <w:style w:type="character" w:customStyle="1" w:styleId="Heading4Char">
    <w:name w:val="Heading 4 Char"/>
    <w:basedOn w:val="DefaultParagraphFont"/>
    <w:link w:val="Heading4"/>
    <w:uiPriority w:val="9"/>
    <w:semiHidden/>
    <w:rsid w:val="0051328E"/>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414854">
      <w:bodyDiv w:val="1"/>
      <w:marLeft w:val="0"/>
      <w:marRight w:val="0"/>
      <w:marTop w:val="0"/>
      <w:marBottom w:val="0"/>
      <w:divBdr>
        <w:top w:val="none" w:sz="0" w:space="0" w:color="auto"/>
        <w:left w:val="none" w:sz="0" w:space="0" w:color="auto"/>
        <w:bottom w:val="none" w:sz="0" w:space="0" w:color="auto"/>
        <w:right w:val="none" w:sz="0" w:space="0" w:color="auto"/>
      </w:divBdr>
    </w:div>
    <w:div w:id="35473165">
      <w:bodyDiv w:val="1"/>
      <w:marLeft w:val="0"/>
      <w:marRight w:val="0"/>
      <w:marTop w:val="0"/>
      <w:marBottom w:val="0"/>
      <w:divBdr>
        <w:top w:val="none" w:sz="0" w:space="0" w:color="auto"/>
        <w:left w:val="none" w:sz="0" w:space="0" w:color="auto"/>
        <w:bottom w:val="none" w:sz="0" w:space="0" w:color="auto"/>
        <w:right w:val="none" w:sz="0" w:space="0" w:color="auto"/>
      </w:divBdr>
    </w:div>
    <w:div w:id="145166863">
      <w:bodyDiv w:val="1"/>
      <w:marLeft w:val="0"/>
      <w:marRight w:val="0"/>
      <w:marTop w:val="0"/>
      <w:marBottom w:val="0"/>
      <w:divBdr>
        <w:top w:val="none" w:sz="0" w:space="0" w:color="auto"/>
        <w:left w:val="none" w:sz="0" w:space="0" w:color="auto"/>
        <w:bottom w:val="none" w:sz="0" w:space="0" w:color="auto"/>
        <w:right w:val="none" w:sz="0" w:space="0" w:color="auto"/>
      </w:divBdr>
      <w:divsChild>
        <w:div w:id="17508445">
          <w:marLeft w:val="0"/>
          <w:marRight w:val="0"/>
          <w:marTop w:val="0"/>
          <w:marBottom w:val="0"/>
          <w:divBdr>
            <w:top w:val="none" w:sz="0" w:space="0" w:color="auto"/>
            <w:left w:val="none" w:sz="0" w:space="0" w:color="auto"/>
            <w:bottom w:val="none" w:sz="0" w:space="0" w:color="auto"/>
            <w:right w:val="none" w:sz="0" w:space="0" w:color="auto"/>
          </w:divBdr>
        </w:div>
      </w:divsChild>
    </w:div>
    <w:div w:id="151257889">
      <w:bodyDiv w:val="1"/>
      <w:marLeft w:val="0"/>
      <w:marRight w:val="0"/>
      <w:marTop w:val="0"/>
      <w:marBottom w:val="0"/>
      <w:divBdr>
        <w:top w:val="none" w:sz="0" w:space="0" w:color="auto"/>
        <w:left w:val="none" w:sz="0" w:space="0" w:color="auto"/>
        <w:bottom w:val="none" w:sz="0" w:space="0" w:color="auto"/>
        <w:right w:val="none" w:sz="0" w:space="0" w:color="auto"/>
      </w:divBdr>
    </w:div>
    <w:div w:id="232860860">
      <w:bodyDiv w:val="1"/>
      <w:marLeft w:val="0"/>
      <w:marRight w:val="0"/>
      <w:marTop w:val="0"/>
      <w:marBottom w:val="0"/>
      <w:divBdr>
        <w:top w:val="none" w:sz="0" w:space="0" w:color="auto"/>
        <w:left w:val="none" w:sz="0" w:space="0" w:color="auto"/>
        <w:bottom w:val="none" w:sz="0" w:space="0" w:color="auto"/>
        <w:right w:val="none" w:sz="0" w:space="0" w:color="auto"/>
      </w:divBdr>
    </w:div>
    <w:div w:id="310789614">
      <w:bodyDiv w:val="1"/>
      <w:marLeft w:val="0"/>
      <w:marRight w:val="0"/>
      <w:marTop w:val="0"/>
      <w:marBottom w:val="0"/>
      <w:divBdr>
        <w:top w:val="none" w:sz="0" w:space="0" w:color="auto"/>
        <w:left w:val="none" w:sz="0" w:space="0" w:color="auto"/>
        <w:bottom w:val="none" w:sz="0" w:space="0" w:color="auto"/>
        <w:right w:val="none" w:sz="0" w:space="0" w:color="auto"/>
      </w:divBdr>
    </w:div>
    <w:div w:id="346062490">
      <w:bodyDiv w:val="1"/>
      <w:marLeft w:val="0"/>
      <w:marRight w:val="0"/>
      <w:marTop w:val="0"/>
      <w:marBottom w:val="0"/>
      <w:divBdr>
        <w:top w:val="none" w:sz="0" w:space="0" w:color="auto"/>
        <w:left w:val="none" w:sz="0" w:space="0" w:color="auto"/>
        <w:bottom w:val="none" w:sz="0" w:space="0" w:color="auto"/>
        <w:right w:val="none" w:sz="0" w:space="0" w:color="auto"/>
      </w:divBdr>
    </w:div>
    <w:div w:id="363749984">
      <w:bodyDiv w:val="1"/>
      <w:marLeft w:val="0"/>
      <w:marRight w:val="0"/>
      <w:marTop w:val="0"/>
      <w:marBottom w:val="0"/>
      <w:divBdr>
        <w:top w:val="none" w:sz="0" w:space="0" w:color="auto"/>
        <w:left w:val="none" w:sz="0" w:space="0" w:color="auto"/>
        <w:bottom w:val="none" w:sz="0" w:space="0" w:color="auto"/>
        <w:right w:val="none" w:sz="0" w:space="0" w:color="auto"/>
      </w:divBdr>
    </w:div>
    <w:div w:id="390614786">
      <w:bodyDiv w:val="1"/>
      <w:marLeft w:val="0"/>
      <w:marRight w:val="0"/>
      <w:marTop w:val="0"/>
      <w:marBottom w:val="0"/>
      <w:divBdr>
        <w:top w:val="none" w:sz="0" w:space="0" w:color="auto"/>
        <w:left w:val="none" w:sz="0" w:space="0" w:color="auto"/>
        <w:bottom w:val="none" w:sz="0" w:space="0" w:color="auto"/>
        <w:right w:val="none" w:sz="0" w:space="0" w:color="auto"/>
      </w:divBdr>
    </w:div>
    <w:div w:id="398285981">
      <w:bodyDiv w:val="1"/>
      <w:marLeft w:val="0"/>
      <w:marRight w:val="0"/>
      <w:marTop w:val="0"/>
      <w:marBottom w:val="0"/>
      <w:divBdr>
        <w:top w:val="none" w:sz="0" w:space="0" w:color="auto"/>
        <w:left w:val="none" w:sz="0" w:space="0" w:color="auto"/>
        <w:bottom w:val="none" w:sz="0" w:space="0" w:color="auto"/>
        <w:right w:val="none" w:sz="0" w:space="0" w:color="auto"/>
      </w:divBdr>
    </w:div>
    <w:div w:id="406001543">
      <w:bodyDiv w:val="1"/>
      <w:marLeft w:val="0"/>
      <w:marRight w:val="0"/>
      <w:marTop w:val="0"/>
      <w:marBottom w:val="0"/>
      <w:divBdr>
        <w:top w:val="none" w:sz="0" w:space="0" w:color="auto"/>
        <w:left w:val="none" w:sz="0" w:space="0" w:color="auto"/>
        <w:bottom w:val="none" w:sz="0" w:space="0" w:color="auto"/>
        <w:right w:val="none" w:sz="0" w:space="0" w:color="auto"/>
      </w:divBdr>
    </w:div>
    <w:div w:id="407270458">
      <w:bodyDiv w:val="1"/>
      <w:marLeft w:val="0"/>
      <w:marRight w:val="0"/>
      <w:marTop w:val="0"/>
      <w:marBottom w:val="0"/>
      <w:divBdr>
        <w:top w:val="none" w:sz="0" w:space="0" w:color="auto"/>
        <w:left w:val="none" w:sz="0" w:space="0" w:color="auto"/>
        <w:bottom w:val="none" w:sz="0" w:space="0" w:color="auto"/>
        <w:right w:val="none" w:sz="0" w:space="0" w:color="auto"/>
      </w:divBdr>
    </w:div>
    <w:div w:id="422341072">
      <w:bodyDiv w:val="1"/>
      <w:marLeft w:val="0"/>
      <w:marRight w:val="0"/>
      <w:marTop w:val="0"/>
      <w:marBottom w:val="0"/>
      <w:divBdr>
        <w:top w:val="none" w:sz="0" w:space="0" w:color="auto"/>
        <w:left w:val="none" w:sz="0" w:space="0" w:color="auto"/>
        <w:bottom w:val="none" w:sz="0" w:space="0" w:color="auto"/>
        <w:right w:val="none" w:sz="0" w:space="0" w:color="auto"/>
      </w:divBdr>
      <w:divsChild>
        <w:div w:id="56245646">
          <w:marLeft w:val="0"/>
          <w:marRight w:val="0"/>
          <w:marTop w:val="0"/>
          <w:marBottom w:val="0"/>
          <w:divBdr>
            <w:top w:val="none" w:sz="0" w:space="0" w:color="auto"/>
            <w:left w:val="none" w:sz="0" w:space="0" w:color="auto"/>
            <w:bottom w:val="none" w:sz="0" w:space="0" w:color="auto"/>
            <w:right w:val="none" w:sz="0" w:space="0" w:color="auto"/>
          </w:divBdr>
        </w:div>
      </w:divsChild>
    </w:div>
    <w:div w:id="429084254">
      <w:bodyDiv w:val="1"/>
      <w:marLeft w:val="0"/>
      <w:marRight w:val="0"/>
      <w:marTop w:val="0"/>
      <w:marBottom w:val="0"/>
      <w:divBdr>
        <w:top w:val="none" w:sz="0" w:space="0" w:color="auto"/>
        <w:left w:val="none" w:sz="0" w:space="0" w:color="auto"/>
        <w:bottom w:val="none" w:sz="0" w:space="0" w:color="auto"/>
        <w:right w:val="none" w:sz="0" w:space="0" w:color="auto"/>
      </w:divBdr>
    </w:div>
    <w:div w:id="444155839">
      <w:bodyDiv w:val="1"/>
      <w:marLeft w:val="0"/>
      <w:marRight w:val="0"/>
      <w:marTop w:val="0"/>
      <w:marBottom w:val="0"/>
      <w:divBdr>
        <w:top w:val="none" w:sz="0" w:space="0" w:color="auto"/>
        <w:left w:val="none" w:sz="0" w:space="0" w:color="auto"/>
        <w:bottom w:val="none" w:sz="0" w:space="0" w:color="auto"/>
        <w:right w:val="none" w:sz="0" w:space="0" w:color="auto"/>
      </w:divBdr>
    </w:div>
    <w:div w:id="474642973">
      <w:bodyDiv w:val="1"/>
      <w:marLeft w:val="0"/>
      <w:marRight w:val="0"/>
      <w:marTop w:val="0"/>
      <w:marBottom w:val="0"/>
      <w:divBdr>
        <w:top w:val="none" w:sz="0" w:space="0" w:color="auto"/>
        <w:left w:val="none" w:sz="0" w:space="0" w:color="auto"/>
        <w:bottom w:val="none" w:sz="0" w:space="0" w:color="auto"/>
        <w:right w:val="none" w:sz="0" w:space="0" w:color="auto"/>
      </w:divBdr>
      <w:divsChild>
        <w:div w:id="2017534245">
          <w:marLeft w:val="0"/>
          <w:marRight w:val="0"/>
          <w:marTop w:val="0"/>
          <w:marBottom w:val="0"/>
          <w:divBdr>
            <w:top w:val="none" w:sz="0" w:space="0" w:color="auto"/>
            <w:left w:val="none" w:sz="0" w:space="0" w:color="auto"/>
            <w:bottom w:val="none" w:sz="0" w:space="0" w:color="auto"/>
            <w:right w:val="none" w:sz="0" w:space="0" w:color="auto"/>
          </w:divBdr>
        </w:div>
      </w:divsChild>
    </w:div>
    <w:div w:id="483199256">
      <w:bodyDiv w:val="1"/>
      <w:marLeft w:val="0"/>
      <w:marRight w:val="0"/>
      <w:marTop w:val="0"/>
      <w:marBottom w:val="0"/>
      <w:divBdr>
        <w:top w:val="none" w:sz="0" w:space="0" w:color="auto"/>
        <w:left w:val="none" w:sz="0" w:space="0" w:color="auto"/>
        <w:bottom w:val="none" w:sz="0" w:space="0" w:color="auto"/>
        <w:right w:val="none" w:sz="0" w:space="0" w:color="auto"/>
      </w:divBdr>
    </w:div>
    <w:div w:id="608004856">
      <w:bodyDiv w:val="1"/>
      <w:marLeft w:val="0"/>
      <w:marRight w:val="0"/>
      <w:marTop w:val="0"/>
      <w:marBottom w:val="0"/>
      <w:divBdr>
        <w:top w:val="none" w:sz="0" w:space="0" w:color="auto"/>
        <w:left w:val="none" w:sz="0" w:space="0" w:color="auto"/>
        <w:bottom w:val="none" w:sz="0" w:space="0" w:color="auto"/>
        <w:right w:val="none" w:sz="0" w:space="0" w:color="auto"/>
      </w:divBdr>
      <w:divsChild>
        <w:div w:id="179438997">
          <w:marLeft w:val="0"/>
          <w:marRight w:val="0"/>
          <w:marTop w:val="0"/>
          <w:marBottom w:val="0"/>
          <w:divBdr>
            <w:top w:val="none" w:sz="0" w:space="0" w:color="auto"/>
            <w:left w:val="none" w:sz="0" w:space="0" w:color="auto"/>
            <w:bottom w:val="none" w:sz="0" w:space="0" w:color="auto"/>
            <w:right w:val="none" w:sz="0" w:space="0" w:color="auto"/>
          </w:divBdr>
        </w:div>
      </w:divsChild>
    </w:div>
    <w:div w:id="611325041">
      <w:bodyDiv w:val="1"/>
      <w:marLeft w:val="0"/>
      <w:marRight w:val="0"/>
      <w:marTop w:val="0"/>
      <w:marBottom w:val="0"/>
      <w:divBdr>
        <w:top w:val="none" w:sz="0" w:space="0" w:color="auto"/>
        <w:left w:val="none" w:sz="0" w:space="0" w:color="auto"/>
        <w:bottom w:val="none" w:sz="0" w:space="0" w:color="auto"/>
        <w:right w:val="none" w:sz="0" w:space="0" w:color="auto"/>
      </w:divBdr>
      <w:divsChild>
        <w:div w:id="1438595797">
          <w:marLeft w:val="0"/>
          <w:marRight w:val="0"/>
          <w:marTop w:val="0"/>
          <w:marBottom w:val="0"/>
          <w:divBdr>
            <w:top w:val="none" w:sz="0" w:space="0" w:color="auto"/>
            <w:left w:val="none" w:sz="0" w:space="0" w:color="auto"/>
            <w:bottom w:val="none" w:sz="0" w:space="0" w:color="auto"/>
            <w:right w:val="none" w:sz="0" w:space="0" w:color="auto"/>
          </w:divBdr>
        </w:div>
      </w:divsChild>
    </w:div>
    <w:div w:id="611329891">
      <w:bodyDiv w:val="1"/>
      <w:marLeft w:val="0"/>
      <w:marRight w:val="0"/>
      <w:marTop w:val="0"/>
      <w:marBottom w:val="0"/>
      <w:divBdr>
        <w:top w:val="none" w:sz="0" w:space="0" w:color="auto"/>
        <w:left w:val="none" w:sz="0" w:space="0" w:color="auto"/>
        <w:bottom w:val="none" w:sz="0" w:space="0" w:color="auto"/>
        <w:right w:val="none" w:sz="0" w:space="0" w:color="auto"/>
      </w:divBdr>
    </w:div>
    <w:div w:id="634481905">
      <w:bodyDiv w:val="1"/>
      <w:marLeft w:val="0"/>
      <w:marRight w:val="0"/>
      <w:marTop w:val="0"/>
      <w:marBottom w:val="0"/>
      <w:divBdr>
        <w:top w:val="none" w:sz="0" w:space="0" w:color="auto"/>
        <w:left w:val="none" w:sz="0" w:space="0" w:color="auto"/>
        <w:bottom w:val="none" w:sz="0" w:space="0" w:color="auto"/>
        <w:right w:val="none" w:sz="0" w:space="0" w:color="auto"/>
      </w:divBdr>
    </w:div>
    <w:div w:id="669480323">
      <w:bodyDiv w:val="1"/>
      <w:marLeft w:val="0"/>
      <w:marRight w:val="0"/>
      <w:marTop w:val="0"/>
      <w:marBottom w:val="0"/>
      <w:divBdr>
        <w:top w:val="none" w:sz="0" w:space="0" w:color="auto"/>
        <w:left w:val="none" w:sz="0" w:space="0" w:color="auto"/>
        <w:bottom w:val="none" w:sz="0" w:space="0" w:color="auto"/>
        <w:right w:val="none" w:sz="0" w:space="0" w:color="auto"/>
      </w:divBdr>
    </w:div>
    <w:div w:id="674067254">
      <w:bodyDiv w:val="1"/>
      <w:marLeft w:val="0"/>
      <w:marRight w:val="0"/>
      <w:marTop w:val="0"/>
      <w:marBottom w:val="0"/>
      <w:divBdr>
        <w:top w:val="none" w:sz="0" w:space="0" w:color="auto"/>
        <w:left w:val="none" w:sz="0" w:space="0" w:color="auto"/>
        <w:bottom w:val="none" w:sz="0" w:space="0" w:color="auto"/>
        <w:right w:val="none" w:sz="0" w:space="0" w:color="auto"/>
      </w:divBdr>
    </w:div>
    <w:div w:id="696152128">
      <w:bodyDiv w:val="1"/>
      <w:marLeft w:val="0"/>
      <w:marRight w:val="0"/>
      <w:marTop w:val="0"/>
      <w:marBottom w:val="0"/>
      <w:divBdr>
        <w:top w:val="none" w:sz="0" w:space="0" w:color="auto"/>
        <w:left w:val="none" w:sz="0" w:space="0" w:color="auto"/>
        <w:bottom w:val="none" w:sz="0" w:space="0" w:color="auto"/>
        <w:right w:val="none" w:sz="0" w:space="0" w:color="auto"/>
      </w:divBdr>
    </w:div>
    <w:div w:id="712577395">
      <w:bodyDiv w:val="1"/>
      <w:marLeft w:val="0"/>
      <w:marRight w:val="0"/>
      <w:marTop w:val="0"/>
      <w:marBottom w:val="0"/>
      <w:divBdr>
        <w:top w:val="none" w:sz="0" w:space="0" w:color="auto"/>
        <w:left w:val="none" w:sz="0" w:space="0" w:color="auto"/>
        <w:bottom w:val="none" w:sz="0" w:space="0" w:color="auto"/>
        <w:right w:val="none" w:sz="0" w:space="0" w:color="auto"/>
      </w:divBdr>
    </w:div>
    <w:div w:id="726103579">
      <w:bodyDiv w:val="1"/>
      <w:marLeft w:val="0"/>
      <w:marRight w:val="0"/>
      <w:marTop w:val="0"/>
      <w:marBottom w:val="0"/>
      <w:divBdr>
        <w:top w:val="none" w:sz="0" w:space="0" w:color="auto"/>
        <w:left w:val="none" w:sz="0" w:space="0" w:color="auto"/>
        <w:bottom w:val="none" w:sz="0" w:space="0" w:color="auto"/>
        <w:right w:val="none" w:sz="0" w:space="0" w:color="auto"/>
      </w:divBdr>
    </w:div>
    <w:div w:id="733746300">
      <w:bodyDiv w:val="1"/>
      <w:marLeft w:val="0"/>
      <w:marRight w:val="0"/>
      <w:marTop w:val="0"/>
      <w:marBottom w:val="0"/>
      <w:divBdr>
        <w:top w:val="none" w:sz="0" w:space="0" w:color="auto"/>
        <w:left w:val="none" w:sz="0" w:space="0" w:color="auto"/>
        <w:bottom w:val="none" w:sz="0" w:space="0" w:color="auto"/>
        <w:right w:val="none" w:sz="0" w:space="0" w:color="auto"/>
      </w:divBdr>
      <w:divsChild>
        <w:div w:id="189804308">
          <w:marLeft w:val="0"/>
          <w:marRight w:val="0"/>
          <w:marTop w:val="0"/>
          <w:marBottom w:val="0"/>
          <w:divBdr>
            <w:top w:val="none" w:sz="0" w:space="0" w:color="auto"/>
            <w:left w:val="none" w:sz="0" w:space="0" w:color="auto"/>
            <w:bottom w:val="none" w:sz="0" w:space="0" w:color="auto"/>
            <w:right w:val="none" w:sz="0" w:space="0" w:color="auto"/>
          </w:divBdr>
          <w:divsChild>
            <w:div w:id="9101957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773668614">
      <w:bodyDiv w:val="1"/>
      <w:marLeft w:val="0"/>
      <w:marRight w:val="0"/>
      <w:marTop w:val="0"/>
      <w:marBottom w:val="0"/>
      <w:divBdr>
        <w:top w:val="none" w:sz="0" w:space="0" w:color="auto"/>
        <w:left w:val="none" w:sz="0" w:space="0" w:color="auto"/>
        <w:bottom w:val="none" w:sz="0" w:space="0" w:color="auto"/>
        <w:right w:val="none" w:sz="0" w:space="0" w:color="auto"/>
      </w:divBdr>
    </w:div>
    <w:div w:id="801650234">
      <w:bodyDiv w:val="1"/>
      <w:marLeft w:val="0"/>
      <w:marRight w:val="0"/>
      <w:marTop w:val="0"/>
      <w:marBottom w:val="0"/>
      <w:divBdr>
        <w:top w:val="none" w:sz="0" w:space="0" w:color="auto"/>
        <w:left w:val="none" w:sz="0" w:space="0" w:color="auto"/>
        <w:bottom w:val="none" w:sz="0" w:space="0" w:color="auto"/>
        <w:right w:val="none" w:sz="0" w:space="0" w:color="auto"/>
      </w:divBdr>
      <w:divsChild>
        <w:div w:id="1349714001">
          <w:marLeft w:val="0"/>
          <w:marRight w:val="0"/>
          <w:marTop w:val="0"/>
          <w:marBottom w:val="0"/>
          <w:divBdr>
            <w:top w:val="none" w:sz="0" w:space="0" w:color="auto"/>
            <w:left w:val="none" w:sz="0" w:space="0" w:color="auto"/>
            <w:bottom w:val="none" w:sz="0" w:space="0" w:color="auto"/>
            <w:right w:val="none" w:sz="0" w:space="0" w:color="auto"/>
          </w:divBdr>
        </w:div>
      </w:divsChild>
    </w:div>
    <w:div w:id="804397616">
      <w:bodyDiv w:val="1"/>
      <w:marLeft w:val="0"/>
      <w:marRight w:val="0"/>
      <w:marTop w:val="0"/>
      <w:marBottom w:val="0"/>
      <w:divBdr>
        <w:top w:val="none" w:sz="0" w:space="0" w:color="auto"/>
        <w:left w:val="none" w:sz="0" w:space="0" w:color="auto"/>
        <w:bottom w:val="none" w:sz="0" w:space="0" w:color="auto"/>
        <w:right w:val="none" w:sz="0" w:space="0" w:color="auto"/>
      </w:divBdr>
    </w:div>
    <w:div w:id="813059081">
      <w:bodyDiv w:val="1"/>
      <w:marLeft w:val="0"/>
      <w:marRight w:val="0"/>
      <w:marTop w:val="0"/>
      <w:marBottom w:val="0"/>
      <w:divBdr>
        <w:top w:val="none" w:sz="0" w:space="0" w:color="auto"/>
        <w:left w:val="none" w:sz="0" w:space="0" w:color="auto"/>
        <w:bottom w:val="none" w:sz="0" w:space="0" w:color="auto"/>
        <w:right w:val="none" w:sz="0" w:space="0" w:color="auto"/>
      </w:divBdr>
      <w:divsChild>
        <w:div w:id="1054695412">
          <w:marLeft w:val="0"/>
          <w:marRight w:val="0"/>
          <w:marTop w:val="0"/>
          <w:marBottom w:val="0"/>
          <w:divBdr>
            <w:top w:val="none" w:sz="0" w:space="0" w:color="auto"/>
            <w:left w:val="none" w:sz="0" w:space="0" w:color="auto"/>
            <w:bottom w:val="none" w:sz="0" w:space="0" w:color="auto"/>
            <w:right w:val="none" w:sz="0" w:space="0" w:color="auto"/>
          </w:divBdr>
        </w:div>
      </w:divsChild>
    </w:div>
    <w:div w:id="855264765">
      <w:bodyDiv w:val="1"/>
      <w:marLeft w:val="0"/>
      <w:marRight w:val="0"/>
      <w:marTop w:val="0"/>
      <w:marBottom w:val="0"/>
      <w:divBdr>
        <w:top w:val="none" w:sz="0" w:space="0" w:color="auto"/>
        <w:left w:val="none" w:sz="0" w:space="0" w:color="auto"/>
        <w:bottom w:val="none" w:sz="0" w:space="0" w:color="auto"/>
        <w:right w:val="none" w:sz="0" w:space="0" w:color="auto"/>
      </w:divBdr>
    </w:div>
    <w:div w:id="873928340">
      <w:bodyDiv w:val="1"/>
      <w:marLeft w:val="0"/>
      <w:marRight w:val="0"/>
      <w:marTop w:val="0"/>
      <w:marBottom w:val="0"/>
      <w:divBdr>
        <w:top w:val="none" w:sz="0" w:space="0" w:color="auto"/>
        <w:left w:val="none" w:sz="0" w:space="0" w:color="auto"/>
        <w:bottom w:val="none" w:sz="0" w:space="0" w:color="auto"/>
        <w:right w:val="none" w:sz="0" w:space="0" w:color="auto"/>
      </w:divBdr>
    </w:div>
    <w:div w:id="951085688">
      <w:bodyDiv w:val="1"/>
      <w:marLeft w:val="0"/>
      <w:marRight w:val="0"/>
      <w:marTop w:val="0"/>
      <w:marBottom w:val="0"/>
      <w:divBdr>
        <w:top w:val="none" w:sz="0" w:space="0" w:color="auto"/>
        <w:left w:val="none" w:sz="0" w:space="0" w:color="auto"/>
        <w:bottom w:val="none" w:sz="0" w:space="0" w:color="auto"/>
        <w:right w:val="none" w:sz="0" w:space="0" w:color="auto"/>
      </w:divBdr>
      <w:divsChild>
        <w:div w:id="1486435687">
          <w:marLeft w:val="0"/>
          <w:marRight w:val="0"/>
          <w:marTop w:val="0"/>
          <w:marBottom w:val="0"/>
          <w:divBdr>
            <w:top w:val="none" w:sz="0" w:space="0" w:color="auto"/>
            <w:left w:val="none" w:sz="0" w:space="0" w:color="auto"/>
            <w:bottom w:val="none" w:sz="0" w:space="0" w:color="auto"/>
            <w:right w:val="none" w:sz="0" w:space="0" w:color="auto"/>
          </w:divBdr>
        </w:div>
      </w:divsChild>
    </w:div>
    <w:div w:id="1025902830">
      <w:bodyDiv w:val="1"/>
      <w:marLeft w:val="0"/>
      <w:marRight w:val="0"/>
      <w:marTop w:val="0"/>
      <w:marBottom w:val="0"/>
      <w:divBdr>
        <w:top w:val="none" w:sz="0" w:space="0" w:color="auto"/>
        <w:left w:val="none" w:sz="0" w:space="0" w:color="auto"/>
        <w:bottom w:val="none" w:sz="0" w:space="0" w:color="auto"/>
        <w:right w:val="none" w:sz="0" w:space="0" w:color="auto"/>
      </w:divBdr>
    </w:div>
    <w:div w:id="1107651335">
      <w:bodyDiv w:val="1"/>
      <w:marLeft w:val="0"/>
      <w:marRight w:val="0"/>
      <w:marTop w:val="0"/>
      <w:marBottom w:val="0"/>
      <w:divBdr>
        <w:top w:val="none" w:sz="0" w:space="0" w:color="auto"/>
        <w:left w:val="none" w:sz="0" w:space="0" w:color="auto"/>
        <w:bottom w:val="none" w:sz="0" w:space="0" w:color="auto"/>
        <w:right w:val="none" w:sz="0" w:space="0" w:color="auto"/>
      </w:divBdr>
    </w:div>
    <w:div w:id="1116679017">
      <w:bodyDiv w:val="1"/>
      <w:marLeft w:val="0"/>
      <w:marRight w:val="0"/>
      <w:marTop w:val="0"/>
      <w:marBottom w:val="0"/>
      <w:divBdr>
        <w:top w:val="none" w:sz="0" w:space="0" w:color="auto"/>
        <w:left w:val="none" w:sz="0" w:space="0" w:color="auto"/>
        <w:bottom w:val="none" w:sz="0" w:space="0" w:color="auto"/>
        <w:right w:val="none" w:sz="0" w:space="0" w:color="auto"/>
      </w:divBdr>
    </w:div>
    <w:div w:id="1173570722">
      <w:bodyDiv w:val="1"/>
      <w:marLeft w:val="0"/>
      <w:marRight w:val="0"/>
      <w:marTop w:val="0"/>
      <w:marBottom w:val="0"/>
      <w:divBdr>
        <w:top w:val="none" w:sz="0" w:space="0" w:color="auto"/>
        <w:left w:val="none" w:sz="0" w:space="0" w:color="auto"/>
        <w:bottom w:val="none" w:sz="0" w:space="0" w:color="auto"/>
        <w:right w:val="none" w:sz="0" w:space="0" w:color="auto"/>
      </w:divBdr>
      <w:divsChild>
        <w:div w:id="766392486">
          <w:marLeft w:val="0"/>
          <w:marRight w:val="0"/>
          <w:marTop w:val="0"/>
          <w:marBottom w:val="0"/>
          <w:divBdr>
            <w:top w:val="none" w:sz="0" w:space="0" w:color="auto"/>
            <w:left w:val="none" w:sz="0" w:space="0" w:color="auto"/>
            <w:bottom w:val="none" w:sz="0" w:space="0" w:color="auto"/>
            <w:right w:val="none" w:sz="0" w:space="0" w:color="auto"/>
          </w:divBdr>
        </w:div>
      </w:divsChild>
    </w:div>
    <w:div w:id="1218392871">
      <w:bodyDiv w:val="1"/>
      <w:marLeft w:val="0"/>
      <w:marRight w:val="0"/>
      <w:marTop w:val="0"/>
      <w:marBottom w:val="0"/>
      <w:divBdr>
        <w:top w:val="none" w:sz="0" w:space="0" w:color="auto"/>
        <w:left w:val="none" w:sz="0" w:space="0" w:color="auto"/>
        <w:bottom w:val="none" w:sz="0" w:space="0" w:color="auto"/>
        <w:right w:val="none" w:sz="0" w:space="0" w:color="auto"/>
      </w:divBdr>
      <w:divsChild>
        <w:div w:id="478691471">
          <w:marLeft w:val="0"/>
          <w:marRight w:val="0"/>
          <w:marTop w:val="0"/>
          <w:marBottom w:val="0"/>
          <w:divBdr>
            <w:top w:val="none" w:sz="0" w:space="0" w:color="auto"/>
            <w:left w:val="none" w:sz="0" w:space="0" w:color="auto"/>
            <w:bottom w:val="none" w:sz="0" w:space="0" w:color="auto"/>
            <w:right w:val="none" w:sz="0" w:space="0" w:color="auto"/>
          </w:divBdr>
        </w:div>
      </w:divsChild>
    </w:div>
    <w:div w:id="1284077115">
      <w:bodyDiv w:val="1"/>
      <w:marLeft w:val="0"/>
      <w:marRight w:val="0"/>
      <w:marTop w:val="0"/>
      <w:marBottom w:val="0"/>
      <w:divBdr>
        <w:top w:val="none" w:sz="0" w:space="0" w:color="auto"/>
        <w:left w:val="none" w:sz="0" w:space="0" w:color="auto"/>
        <w:bottom w:val="none" w:sz="0" w:space="0" w:color="auto"/>
        <w:right w:val="none" w:sz="0" w:space="0" w:color="auto"/>
      </w:divBdr>
      <w:divsChild>
        <w:div w:id="2023118042">
          <w:marLeft w:val="0"/>
          <w:marRight w:val="0"/>
          <w:marTop w:val="0"/>
          <w:marBottom w:val="0"/>
          <w:divBdr>
            <w:top w:val="none" w:sz="0" w:space="0" w:color="auto"/>
            <w:left w:val="none" w:sz="0" w:space="0" w:color="auto"/>
            <w:bottom w:val="none" w:sz="0" w:space="0" w:color="auto"/>
            <w:right w:val="none" w:sz="0" w:space="0" w:color="auto"/>
          </w:divBdr>
        </w:div>
      </w:divsChild>
    </w:div>
    <w:div w:id="1338145216">
      <w:bodyDiv w:val="1"/>
      <w:marLeft w:val="0"/>
      <w:marRight w:val="0"/>
      <w:marTop w:val="0"/>
      <w:marBottom w:val="0"/>
      <w:divBdr>
        <w:top w:val="none" w:sz="0" w:space="0" w:color="auto"/>
        <w:left w:val="none" w:sz="0" w:space="0" w:color="auto"/>
        <w:bottom w:val="none" w:sz="0" w:space="0" w:color="auto"/>
        <w:right w:val="none" w:sz="0" w:space="0" w:color="auto"/>
      </w:divBdr>
    </w:div>
    <w:div w:id="1353651532">
      <w:bodyDiv w:val="1"/>
      <w:marLeft w:val="0"/>
      <w:marRight w:val="0"/>
      <w:marTop w:val="0"/>
      <w:marBottom w:val="0"/>
      <w:divBdr>
        <w:top w:val="none" w:sz="0" w:space="0" w:color="auto"/>
        <w:left w:val="none" w:sz="0" w:space="0" w:color="auto"/>
        <w:bottom w:val="none" w:sz="0" w:space="0" w:color="auto"/>
        <w:right w:val="none" w:sz="0" w:space="0" w:color="auto"/>
      </w:divBdr>
    </w:div>
    <w:div w:id="1390611714">
      <w:bodyDiv w:val="1"/>
      <w:marLeft w:val="0"/>
      <w:marRight w:val="0"/>
      <w:marTop w:val="0"/>
      <w:marBottom w:val="0"/>
      <w:divBdr>
        <w:top w:val="none" w:sz="0" w:space="0" w:color="auto"/>
        <w:left w:val="none" w:sz="0" w:space="0" w:color="auto"/>
        <w:bottom w:val="none" w:sz="0" w:space="0" w:color="auto"/>
        <w:right w:val="none" w:sz="0" w:space="0" w:color="auto"/>
      </w:divBdr>
    </w:div>
    <w:div w:id="1394045310">
      <w:bodyDiv w:val="1"/>
      <w:marLeft w:val="0"/>
      <w:marRight w:val="0"/>
      <w:marTop w:val="0"/>
      <w:marBottom w:val="0"/>
      <w:divBdr>
        <w:top w:val="none" w:sz="0" w:space="0" w:color="auto"/>
        <w:left w:val="none" w:sz="0" w:space="0" w:color="auto"/>
        <w:bottom w:val="none" w:sz="0" w:space="0" w:color="auto"/>
        <w:right w:val="none" w:sz="0" w:space="0" w:color="auto"/>
      </w:divBdr>
    </w:div>
    <w:div w:id="1420440924">
      <w:bodyDiv w:val="1"/>
      <w:marLeft w:val="0"/>
      <w:marRight w:val="0"/>
      <w:marTop w:val="0"/>
      <w:marBottom w:val="0"/>
      <w:divBdr>
        <w:top w:val="none" w:sz="0" w:space="0" w:color="auto"/>
        <w:left w:val="none" w:sz="0" w:space="0" w:color="auto"/>
        <w:bottom w:val="none" w:sz="0" w:space="0" w:color="auto"/>
        <w:right w:val="none" w:sz="0" w:space="0" w:color="auto"/>
      </w:divBdr>
    </w:div>
    <w:div w:id="1506703672">
      <w:bodyDiv w:val="1"/>
      <w:marLeft w:val="0"/>
      <w:marRight w:val="0"/>
      <w:marTop w:val="0"/>
      <w:marBottom w:val="0"/>
      <w:divBdr>
        <w:top w:val="none" w:sz="0" w:space="0" w:color="auto"/>
        <w:left w:val="none" w:sz="0" w:space="0" w:color="auto"/>
        <w:bottom w:val="none" w:sz="0" w:space="0" w:color="auto"/>
        <w:right w:val="none" w:sz="0" w:space="0" w:color="auto"/>
      </w:divBdr>
    </w:div>
    <w:div w:id="1535657802">
      <w:bodyDiv w:val="1"/>
      <w:marLeft w:val="0"/>
      <w:marRight w:val="0"/>
      <w:marTop w:val="0"/>
      <w:marBottom w:val="0"/>
      <w:divBdr>
        <w:top w:val="none" w:sz="0" w:space="0" w:color="auto"/>
        <w:left w:val="none" w:sz="0" w:space="0" w:color="auto"/>
        <w:bottom w:val="none" w:sz="0" w:space="0" w:color="auto"/>
        <w:right w:val="none" w:sz="0" w:space="0" w:color="auto"/>
      </w:divBdr>
      <w:divsChild>
        <w:div w:id="2140343746">
          <w:marLeft w:val="0"/>
          <w:marRight w:val="0"/>
          <w:marTop w:val="0"/>
          <w:marBottom w:val="0"/>
          <w:divBdr>
            <w:top w:val="none" w:sz="0" w:space="0" w:color="auto"/>
            <w:left w:val="none" w:sz="0" w:space="0" w:color="auto"/>
            <w:bottom w:val="none" w:sz="0" w:space="0" w:color="auto"/>
            <w:right w:val="none" w:sz="0" w:space="0" w:color="auto"/>
          </w:divBdr>
        </w:div>
      </w:divsChild>
    </w:div>
    <w:div w:id="1539077916">
      <w:bodyDiv w:val="1"/>
      <w:marLeft w:val="0"/>
      <w:marRight w:val="0"/>
      <w:marTop w:val="0"/>
      <w:marBottom w:val="0"/>
      <w:divBdr>
        <w:top w:val="none" w:sz="0" w:space="0" w:color="auto"/>
        <w:left w:val="none" w:sz="0" w:space="0" w:color="auto"/>
        <w:bottom w:val="none" w:sz="0" w:space="0" w:color="auto"/>
        <w:right w:val="none" w:sz="0" w:space="0" w:color="auto"/>
      </w:divBdr>
    </w:div>
    <w:div w:id="1582525437">
      <w:bodyDiv w:val="1"/>
      <w:marLeft w:val="0"/>
      <w:marRight w:val="0"/>
      <w:marTop w:val="0"/>
      <w:marBottom w:val="0"/>
      <w:divBdr>
        <w:top w:val="none" w:sz="0" w:space="0" w:color="auto"/>
        <w:left w:val="none" w:sz="0" w:space="0" w:color="auto"/>
        <w:bottom w:val="none" w:sz="0" w:space="0" w:color="auto"/>
        <w:right w:val="none" w:sz="0" w:space="0" w:color="auto"/>
      </w:divBdr>
    </w:div>
    <w:div w:id="1596477795">
      <w:bodyDiv w:val="1"/>
      <w:marLeft w:val="0"/>
      <w:marRight w:val="0"/>
      <w:marTop w:val="0"/>
      <w:marBottom w:val="0"/>
      <w:divBdr>
        <w:top w:val="none" w:sz="0" w:space="0" w:color="auto"/>
        <w:left w:val="none" w:sz="0" w:space="0" w:color="auto"/>
        <w:bottom w:val="none" w:sz="0" w:space="0" w:color="auto"/>
        <w:right w:val="none" w:sz="0" w:space="0" w:color="auto"/>
      </w:divBdr>
      <w:divsChild>
        <w:div w:id="875431715">
          <w:marLeft w:val="0"/>
          <w:marRight w:val="0"/>
          <w:marTop w:val="0"/>
          <w:marBottom w:val="0"/>
          <w:divBdr>
            <w:top w:val="none" w:sz="0" w:space="0" w:color="auto"/>
            <w:left w:val="none" w:sz="0" w:space="0" w:color="auto"/>
            <w:bottom w:val="none" w:sz="0" w:space="0" w:color="auto"/>
            <w:right w:val="none" w:sz="0" w:space="0" w:color="auto"/>
          </w:divBdr>
        </w:div>
      </w:divsChild>
    </w:div>
    <w:div w:id="1600210414">
      <w:bodyDiv w:val="1"/>
      <w:marLeft w:val="0"/>
      <w:marRight w:val="0"/>
      <w:marTop w:val="0"/>
      <w:marBottom w:val="0"/>
      <w:divBdr>
        <w:top w:val="none" w:sz="0" w:space="0" w:color="auto"/>
        <w:left w:val="none" w:sz="0" w:space="0" w:color="auto"/>
        <w:bottom w:val="none" w:sz="0" w:space="0" w:color="auto"/>
        <w:right w:val="none" w:sz="0" w:space="0" w:color="auto"/>
      </w:divBdr>
    </w:div>
    <w:div w:id="1609586679">
      <w:bodyDiv w:val="1"/>
      <w:marLeft w:val="0"/>
      <w:marRight w:val="0"/>
      <w:marTop w:val="0"/>
      <w:marBottom w:val="0"/>
      <w:divBdr>
        <w:top w:val="none" w:sz="0" w:space="0" w:color="auto"/>
        <w:left w:val="none" w:sz="0" w:space="0" w:color="auto"/>
        <w:bottom w:val="none" w:sz="0" w:space="0" w:color="auto"/>
        <w:right w:val="none" w:sz="0" w:space="0" w:color="auto"/>
      </w:divBdr>
    </w:div>
    <w:div w:id="1637682652">
      <w:bodyDiv w:val="1"/>
      <w:marLeft w:val="0"/>
      <w:marRight w:val="0"/>
      <w:marTop w:val="0"/>
      <w:marBottom w:val="0"/>
      <w:divBdr>
        <w:top w:val="none" w:sz="0" w:space="0" w:color="auto"/>
        <w:left w:val="none" w:sz="0" w:space="0" w:color="auto"/>
        <w:bottom w:val="none" w:sz="0" w:space="0" w:color="auto"/>
        <w:right w:val="none" w:sz="0" w:space="0" w:color="auto"/>
      </w:divBdr>
      <w:divsChild>
        <w:div w:id="316691604">
          <w:marLeft w:val="0"/>
          <w:marRight w:val="0"/>
          <w:marTop w:val="0"/>
          <w:marBottom w:val="0"/>
          <w:divBdr>
            <w:top w:val="none" w:sz="0" w:space="0" w:color="auto"/>
            <w:left w:val="none" w:sz="0" w:space="0" w:color="auto"/>
            <w:bottom w:val="none" w:sz="0" w:space="0" w:color="auto"/>
            <w:right w:val="none" w:sz="0" w:space="0" w:color="auto"/>
          </w:divBdr>
        </w:div>
      </w:divsChild>
    </w:div>
    <w:div w:id="1665551862">
      <w:bodyDiv w:val="1"/>
      <w:marLeft w:val="0"/>
      <w:marRight w:val="0"/>
      <w:marTop w:val="0"/>
      <w:marBottom w:val="0"/>
      <w:divBdr>
        <w:top w:val="none" w:sz="0" w:space="0" w:color="auto"/>
        <w:left w:val="none" w:sz="0" w:space="0" w:color="auto"/>
        <w:bottom w:val="none" w:sz="0" w:space="0" w:color="auto"/>
        <w:right w:val="none" w:sz="0" w:space="0" w:color="auto"/>
      </w:divBdr>
    </w:div>
    <w:div w:id="1717044408">
      <w:bodyDiv w:val="1"/>
      <w:marLeft w:val="0"/>
      <w:marRight w:val="0"/>
      <w:marTop w:val="0"/>
      <w:marBottom w:val="0"/>
      <w:divBdr>
        <w:top w:val="none" w:sz="0" w:space="0" w:color="auto"/>
        <w:left w:val="none" w:sz="0" w:space="0" w:color="auto"/>
        <w:bottom w:val="none" w:sz="0" w:space="0" w:color="auto"/>
        <w:right w:val="none" w:sz="0" w:space="0" w:color="auto"/>
      </w:divBdr>
      <w:divsChild>
        <w:div w:id="897782094">
          <w:marLeft w:val="0"/>
          <w:marRight w:val="0"/>
          <w:marTop w:val="0"/>
          <w:marBottom w:val="0"/>
          <w:divBdr>
            <w:top w:val="none" w:sz="0" w:space="0" w:color="auto"/>
            <w:left w:val="none" w:sz="0" w:space="0" w:color="auto"/>
            <w:bottom w:val="none" w:sz="0" w:space="0" w:color="auto"/>
            <w:right w:val="none" w:sz="0" w:space="0" w:color="auto"/>
          </w:divBdr>
        </w:div>
      </w:divsChild>
    </w:div>
    <w:div w:id="1748921764">
      <w:bodyDiv w:val="1"/>
      <w:marLeft w:val="0"/>
      <w:marRight w:val="0"/>
      <w:marTop w:val="0"/>
      <w:marBottom w:val="0"/>
      <w:divBdr>
        <w:top w:val="none" w:sz="0" w:space="0" w:color="auto"/>
        <w:left w:val="none" w:sz="0" w:space="0" w:color="auto"/>
        <w:bottom w:val="none" w:sz="0" w:space="0" w:color="auto"/>
        <w:right w:val="none" w:sz="0" w:space="0" w:color="auto"/>
      </w:divBdr>
    </w:div>
    <w:div w:id="1766919584">
      <w:bodyDiv w:val="1"/>
      <w:marLeft w:val="0"/>
      <w:marRight w:val="0"/>
      <w:marTop w:val="0"/>
      <w:marBottom w:val="0"/>
      <w:divBdr>
        <w:top w:val="none" w:sz="0" w:space="0" w:color="auto"/>
        <w:left w:val="none" w:sz="0" w:space="0" w:color="auto"/>
        <w:bottom w:val="none" w:sz="0" w:space="0" w:color="auto"/>
        <w:right w:val="none" w:sz="0" w:space="0" w:color="auto"/>
      </w:divBdr>
      <w:divsChild>
        <w:div w:id="768543831">
          <w:marLeft w:val="0"/>
          <w:marRight w:val="0"/>
          <w:marTop w:val="0"/>
          <w:marBottom w:val="0"/>
          <w:divBdr>
            <w:top w:val="none" w:sz="0" w:space="0" w:color="auto"/>
            <w:left w:val="none" w:sz="0" w:space="0" w:color="auto"/>
            <w:bottom w:val="none" w:sz="0" w:space="0" w:color="auto"/>
            <w:right w:val="none" w:sz="0" w:space="0" w:color="auto"/>
          </w:divBdr>
        </w:div>
      </w:divsChild>
    </w:div>
    <w:div w:id="1831825197">
      <w:bodyDiv w:val="1"/>
      <w:marLeft w:val="0"/>
      <w:marRight w:val="0"/>
      <w:marTop w:val="0"/>
      <w:marBottom w:val="0"/>
      <w:divBdr>
        <w:top w:val="none" w:sz="0" w:space="0" w:color="auto"/>
        <w:left w:val="none" w:sz="0" w:space="0" w:color="auto"/>
        <w:bottom w:val="none" w:sz="0" w:space="0" w:color="auto"/>
        <w:right w:val="none" w:sz="0" w:space="0" w:color="auto"/>
      </w:divBdr>
    </w:div>
    <w:div w:id="1833258246">
      <w:bodyDiv w:val="1"/>
      <w:marLeft w:val="0"/>
      <w:marRight w:val="0"/>
      <w:marTop w:val="0"/>
      <w:marBottom w:val="0"/>
      <w:divBdr>
        <w:top w:val="none" w:sz="0" w:space="0" w:color="auto"/>
        <w:left w:val="none" w:sz="0" w:space="0" w:color="auto"/>
        <w:bottom w:val="none" w:sz="0" w:space="0" w:color="auto"/>
        <w:right w:val="none" w:sz="0" w:space="0" w:color="auto"/>
      </w:divBdr>
      <w:divsChild>
        <w:div w:id="243925225">
          <w:marLeft w:val="0"/>
          <w:marRight w:val="0"/>
          <w:marTop w:val="0"/>
          <w:marBottom w:val="0"/>
          <w:divBdr>
            <w:top w:val="none" w:sz="0" w:space="0" w:color="auto"/>
            <w:left w:val="none" w:sz="0" w:space="0" w:color="auto"/>
            <w:bottom w:val="none" w:sz="0" w:space="0" w:color="auto"/>
            <w:right w:val="none" w:sz="0" w:space="0" w:color="auto"/>
          </w:divBdr>
        </w:div>
      </w:divsChild>
    </w:div>
    <w:div w:id="1918706002">
      <w:bodyDiv w:val="1"/>
      <w:marLeft w:val="0"/>
      <w:marRight w:val="0"/>
      <w:marTop w:val="0"/>
      <w:marBottom w:val="0"/>
      <w:divBdr>
        <w:top w:val="none" w:sz="0" w:space="0" w:color="auto"/>
        <w:left w:val="none" w:sz="0" w:space="0" w:color="auto"/>
        <w:bottom w:val="none" w:sz="0" w:space="0" w:color="auto"/>
        <w:right w:val="none" w:sz="0" w:space="0" w:color="auto"/>
      </w:divBdr>
      <w:divsChild>
        <w:div w:id="315957967">
          <w:marLeft w:val="0"/>
          <w:marRight w:val="0"/>
          <w:marTop w:val="0"/>
          <w:marBottom w:val="0"/>
          <w:divBdr>
            <w:top w:val="none" w:sz="0" w:space="0" w:color="auto"/>
            <w:left w:val="none" w:sz="0" w:space="0" w:color="auto"/>
            <w:bottom w:val="none" w:sz="0" w:space="0" w:color="auto"/>
            <w:right w:val="none" w:sz="0" w:space="0" w:color="auto"/>
          </w:divBdr>
        </w:div>
      </w:divsChild>
    </w:div>
    <w:div w:id="1931694449">
      <w:bodyDiv w:val="1"/>
      <w:marLeft w:val="0"/>
      <w:marRight w:val="0"/>
      <w:marTop w:val="0"/>
      <w:marBottom w:val="0"/>
      <w:divBdr>
        <w:top w:val="none" w:sz="0" w:space="0" w:color="auto"/>
        <w:left w:val="none" w:sz="0" w:space="0" w:color="auto"/>
        <w:bottom w:val="none" w:sz="0" w:space="0" w:color="auto"/>
        <w:right w:val="none" w:sz="0" w:space="0" w:color="auto"/>
      </w:divBdr>
    </w:div>
    <w:div w:id="1981225718">
      <w:bodyDiv w:val="1"/>
      <w:marLeft w:val="0"/>
      <w:marRight w:val="0"/>
      <w:marTop w:val="0"/>
      <w:marBottom w:val="0"/>
      <w:divBdr>
        <w:top w:val="none" w:sz="0" w:space="0" w:color="auto"/>
        <w:left w:val="none" w:sz="0" w:space="0" w:color="auto"/>
        <w:bottom w:val="none" w:sz="0" w:space="0" w:color="auto"/>
        <w:right w:val="none" w:sz="0" w:space="0" w:color="auto"/>
      </w:divBdr>
      <w:divsChild>
        <w:div w:id="1449398600">
          <w:marLeft w:val="0"/>
          <w:marRight w:val="0"/>
          <w:marTop w:val="0"/>
          <w:marBottom w:val="0"/>
          <w:divBdr>
            <w:top w:val="none" w:sz="0" w:space="0" w:color="auto"/>
            <w:left w:val="none" w:sz="0" w:space="0" w:color="auto"/>
            <w:bottom w:val="none" w:sz="0" w:space="0" w:color="auto"/>
            <w:right w:val="none" w:sz="0" w:space="0" w:color="auto"/>
          </w:divBdr>
        </w:div>
      </w:divsChild>
    </w:div>
    <w:div w:id="2024280326">
      <w:bodyDiv w:val="1"/>
      <w:marLeft w:val="0"/>
      <w:marRight w:val="0"/>
      <w:marTop w:val="0"/>
      <w:marBottom w:val="0"/>
      <w:divBdr>
        <w:top w:val="none" w:sz="0" w:space="0" w:color="auto"/>
        <w:left w:val="none" w:sz="0" w:space="0" w:color="auto"/>
        <w:bottom w:val="none" w:sz="0" w:space="0" w:color="auto"/>
        <w:right w:val="none" w:sz="0" w:space="0" w:color="auto"/>
      </w:divBdr>
    </w:div>
    <w:div w:id="2055302273">
      <w:bodyDiv w:val="1"/>
      <w:marLeft w:val="0"/>
      <w:marRight w:val="0"/>
      <w:marTop w:val="0"/>
      <w:marBottom w:val="0"/>
      <w:divBdr>
        <w:top w:val="none" w:sz="0" w:space="0" w:color="auto"/>
        <w:left w:val="none" w:sz="0" w:space="0" w:color="auto"/>
        <w:bottom w:val="none" w:sz="0" w:space="0" w:color="auto"/>
        <w:right w:val="none" w:sz="0" w:space="0" w:color="auto"/>
      </w:divBdr>
    </w:div>
    <w:div w:id="2055888535">
      <w:bodyDiv w:val="1"/>
      <w:marLeft w:val="0"/>
      <w:marRight w:val="0"/>
      <w:marTop w:val="0"/>
      <w:marBottom w:val="0"/>
      <w:divBdr>
        <w:top w:val="none" w:sz="0" w:space="0" w:color="auto"/>
        <w:left w:val="none" w:sz="0" w:space="0" w:color="auto"/>
        <w:bottom w:val="none" w:sz="0" w:space="0" w:color="auto"/>
        <w:right w:val="none" w:sz="0" w:space="0" w:color="auto"/>
      </w:divBdr>
      <w:divsChild>
        <w:div w:id="1333415057">
          <w:marLeft w:val="0"/>
          <w:marRight w:val="0"/>
          <w:marTop w:val="0"/>
          <w:marBottom w:val="0"/>
          <w:divBdr>
            <w:top w:val="none" w:sz="0" w:space="0" w:color="auto"/>
            <w:left w:val="none" w:sz="0" w:space="0" w:color="auto"/>
            <w:bottom w:val="none" w:sz="0" w:space="0" w:color="auto"/>
            <w:right w:val="none" w:sz="0" w:space="0" w:color="auto"/>
          </w:divBdr>
        </w:div>
      </w:divsChild>
    </w:div>
    <w:div w:id="2083721877">
      <w:bodyDiv w:val="1"/>
      <w:marLeft w:val="0"/>
      <w:marRight w:val="0"/>
      <w:marTop w:val="0"/>
      <w:marBottom w:val="0"/>
      <w:divBdr>
        <w:top w:val="none" w:sz="0" w:space="0" w:color="auto"/>
        <w:left w:val="none" w:sz="0" w:space="0" w:color="auto"/>
        <w:bottom w:val="none" w:sz="0" w:space="0" w:color="auto"/>
        <w:right w:val="none" w:sz="0" w:space="0" w:color="auto"/>
      </w:divBdr>
    </w:div>
    <w:div w:id="2094426535">
      <w:bodyDiv w:val="1"/>
      <w:marLeft w:val="0"/>
      <w:marRight w:val="0"/>
      <w:marTop w:val="0"/>
      <w:marBottom w:val="0"/>
      <w:divBdr>
        <w:top w:val="none" w:sz="0" w:space="0" w:color="auto"/>
        <w:left w:val="none" w:sz="0" w:space="0" w:color="auto"/>
        <w:bottom w:val="none" w:sz="0" w:space="0" w:color="auto"/>
        <w:right w:val="none" w:sz="0" w:space="0" w:color="auto"/>
      </w:divBdr>
      <w:divsChild>
        <w:div w:id="3560574">
          <w:marLeft w:val="0"/>
          <w:marRight w:val="0"/>
          <w:marTop w:val="0"/>
          <w:marBottom w:val="0"/>
          <w:divBdr>
            <w:top w:val="none" w:sz="0" w:space="0" w:color="auto"/>
            <w:left w:val="none" w:sz="0" w:space="0" w:color="auto"/>
            <w:bottom w:val="none" w:sz="0" w:space="0" w:color="auto"/>
            <w:right w:val="none" w:sz="0" w:space="0" w:color="auto"/>
          </w:divBdr>
          <w:divsChild>
            <w:div w:id="7824548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1106575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customXml" Target="../customXml/item3.xml"/><Relationship Id="rId21" Type="http://schemas.microsoft.com/office/2018/08/relationships/commentsExtensible" Target="commentsExtensi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Sunil.Kumar17@goIndiGo.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bf2567e6-16f4-4c6b-b0e9-0ea0396e433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5EA78701D9CB74A94E38252BAB16D34" ma:contentTypeVersion="15" ma:contentTypeDescription="Create a new document." ma:contentTypeScope="" ma:versionID="9cd3424a73fb776ce000b1b5bb13b20a">
  <xsd:schema xmlns:xsd="http://www.w3.org/2001/XMLSchema" xmlns:xs="http://www.w3.org/2001/XMLSchema" xmlns:p="http://schemas.microsoft.com/office/2006/metadata/properties" xmlns:ns3="bf2567e6-16f4-4c6b-b0e9-0ea0396e433b" xmlns:ns4="5add0bd2-c77a-462d-bf1b-4bc5b2b102e1" targetNamespace="http://schemas.microsoft.com/office/2006/metadata/properties" ma:root="true" ma:fieldsID="8df173fb0339a05726bf1a29330b6932" ns3:_="" ns4:_="">
    <xsd:import namespace="bf2567e6-16f4-4c6b-b0e9-0ea0396e433b"/>
    <xsd:import namespace="5add0bd2-c77a-462d-bf1b-4bc5b2b102e1"/>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SystemTags" minOccurs="0"/>
                <xsd:element ref="ns3:MediaServiceDateTaken"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2567e6-16f4-4c6b-b0e9-0ea0396e43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add0bd2-c77a-462d-bf1b-4bc5b2b102e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43503F-9E01-40F8-AA45-FD259BCECBC4}">
  <ds:schemaRefs>
    <ds:schemaRef ds:uri="http://schemas.microsoft.com/sharepoint/v3/contenttype/forms"/>
  </ds:schemaRefs>
</ds:datastoreItem>
</file>

<file path=customXml/itemProps2.xml><?xml version="1.0" encoding="utf-8"?>
<ds:datastoreItem xmlns:ds="http://schemas.openxmlformats.org/officeDocument/2006/customXml" ds:itemID="{99155D66-F664-44C3-9054-B64DF7D7F9CD}">
  <ds:schemaRefs>
    <ds:schemaRef ds:uri="http://schemas.microsoft.com/office/2006/metadata/properties"/>
    <ds:schemaRef ds:uri="bf2567e6-16f4-4c6b-b0e9-0ea0396e433b"/>
    <ds:schemaRef ds:uri="http://purl.org/dc/elements/1.1/"/>
    <ds:schemaRef ds:uri="5add0bd2-c77a-462d-bf1b-4bc5b2b102e1"/>
    <ds:schemaRef ds:uri="http://schemas.microsoft.com/office/infopath/2007/PartnerControls"/>
    <ds:schemaRef ds:uri="http://schemas.microsoft.com/office/2006/documentManagement/types"/>
    <ds:schemaRef ds:uri="http://purl.org/dc/terms/"/>
    <ds:schemaRef ds:uri="http://schemas.openxmlformats.org/package/2006/metadata/core-properties"/>
    <ds:schemaRef ds:uri="http://www.w3.org/XML/1998/namespace"/>
    <ds:schemaRef ds:uri="http://purl.org/dc/dcmitype/"/>
  </ds:schemaRefs>
</ds:datastoreItem>
</file>

<file path=customXml/itemProps3.xml><?xml version="1.0" encoding="utf-8"?>
<ds:datastoreItem xmlns:ds="http://schemas.openxmlformats.org/officeDocument/2006/customXml" ds:itemID="{9BEE6274-AFBC-4895-AFE3-C1E98EEE7C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2567e6-16f4-4c6b-b0e9-0ea0396e433b"/>
    <ds:schemaRef ds:uri="5add0bd2-c77a-462d-bf1b-4bc5b2b102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8109A4D-771D-43AF-A923-4B40C69C36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41</Pages>
  <Words>14968</Words>
  <Characters>85324</Characters>
  <Application>Microsoft Office Word</Application>
  <DocSecurity>4</DocSecurity>
  <Lines>711</Lines>
  <Paragraphs>200</Paragraphs>
  <ScaleCrop>false</ScaleCrop>
  <HeadingPairs>
    <vt:vector size="2" baseType="variant">
      <vt:variant>
        <vt:lpstr>Title</vt:lpstr>
      </vt:variant>
      <vt:variant>
        <vt:i4>1</vt:i4>
      </vt:variant>
    </vt:vector>
  </HeadingPairs>
  <TitlesOfParts>
    <vt:vector size="1" baseType="lpstr">
      <vt:lpstr>NETZSKY SUBSCRIPTION AGREEMEN</vt:lpstr>
    </vt:vector>
  </TitlesOfParts>
  <Company/>
  <LinksUpToDate>false</LinksUpToDate>
  <CharactersWithSpaces>100092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NETZSKY SUBSCRIPTION AGREEMEN</dc:title>
  <dc:creator>Kanika Shah Wadhwa</dc:creator>
  <cp:lastModifiedBy>Rohit Agnihotri (Digital,ISC)(X-IGT Solutions)</cp:lastModifiedBy>
  <cp:revision>2</cp:revision>
  <cp:lastPrinted>2018-01-29T06:22:00Z</cp:lastPrinted>
  <dcterms:created xsi:type="dcterms:W3CDTF">2026-09-08T05:48:00Z</dcterms:created>
  <dcterms:modified xsi:type="dcterms:W3CDTF">2026-09-08T05:48:00Z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S_TRACKING_ID">
    <vt:lpwstr>475e640d-4b04-49a4-907f-79f1c3b0572f</vt:lpwstr>
  </property>
  <property fmtid="{D5CDD505-2E9C-101B-9397-08002B2CF9AE}" pid="3" name="ContentTypeId">
    <vt:lpwstr>0x01010005EA78701D9CB74A94E38252BAB16D34</vt:lpwstr>
  </property>
  <property fmtid="{D5CDD505-2E9C-101B-9397-08002B2CF9AE}" pid="4" name="MSIP_Label_c5616f8d-06f9-41da-a1a3-92ca0c5ba98a_Enabled">
    <vt:lpwstr>true</vt:lpwstr>
  </property>
  <property fmtid="{D5CDD505-2E9C-101B-9397-08002B2CF9AE}" pid="5" name="MSIP_Label_c5616f8d-06f9-41da-a1a3-92ca0c5ba98a_SetDate">
    <vt:lpwstr>2024-04-08T16:49:03Z</vt:lpwstr>
  </property>
  <property fmtid="{D5CDD505-2E9C-101B-9397-08002B2CF9AE}" pid="6" name="MSIP_Label_c5616f8d-06f9-41da-a1a3-92ca0c5ba98a_Method">
    <vt:lpwstr>Standard</vt:lpwstr>
  </property>
  <property fmtid="{D5CDD505-2E9C-101B-9397-08002B2CF9AE}" pid="7" name="MSIP_Label_c5616f8d-06f9-41da-a1a3-92ca0c5ba98a_Name">
    <vt:lpwstr>Internal</vt:lpwstr>
  </property>
  <property fmtid="{D5CDD505-2E9C-101B-9397-08002B2CF9AE}" pid="8" name="MSIP_Label_c5616f8d-06f9-41da-a1a3-92ca0c5ba98a_SiteId">
    <vt:lpwstr>73f2e714-a32e-4697-9449-dffe1df8a5d5</vt:lpwstr>
  </property>
  <property fmtid="{D5CDD505-2E9C-101B-9397-08002B2CF9AE}" pid="9" name="MSIP_Label_c5616f8d-06f9-41da-a1a3-92ca0c5ba98a_ActionId">
    <vt:lpwstr>95e54026-95f8-4be5-baf6-21e247de7697</vt:lpwstr>
  </property>
  <property fmtid="{D5CDD505-2E9C-101B-9397-08002B2CF9AE}" pid="10" name="MSIP_Label_c5616f8d-06f9-41da-a1a3-92ca0c5ba98a_ContentBits">
    <vt:lpwstr>0</vt:lpwstr>
  </property>
</Properties>
</file>