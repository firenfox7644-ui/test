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6FCE" w14:textId="77777777" w:rsidR="008A6B37" w:rsidRDefault="008A6B37" w:rsidP="00E238EE">
      <w:pPr>
        <w:pStyle w:val="BodyText"/>
        <w:spacing w:after="0"/>
        <w:jc w:val="center"/>
        <w:rPr>
          <w:ins w:id="0" w:author="Swati Sharma (Legal,ISC)" w:date="2026-10-06T11:54:00Z"/>
          <w:rFonts w:asciiTheme="minorHAnsi" w:eastAsia="Times New Roman" w:hAnsiTheme="minorHAnsi" w:cstheme="minorHAnsi"/>
          <w:b/>
          <w:bCs/>
          <w:color w:val="000000"/>
        </w:rPr>
      </w:pPr>
    </w:p>
    <w:p w14:paraId="353D3ABE" w14:textId="41CF1B4F" w:rsidR="00E238EE" w:rsidRDefault="00E238EE" w:rsidP="00E238EE">
      <w:pPr>
        <w:pStyle w:val="BodyText"/>
        <w:spacing w:after="0"/>
        <w:jc w:val="center"/>
        <w:rPr>
          <w:rFonts w:asciiTheme="minorHAnsi" w:eastAsia="Times New Roman" w:hAnsiTheme="minorHAnsi" w:cstheme="minorHAnsi"/>
          <w:b/>
          <w:bCs/>
          <w:color w:val="000000"/>
        </w:rPr>
      </w:pPr>
      <w:r w:rsidRPr="00AD201D">
        <w:rPr>
          <w:rFonts w:asciiTheme="minorHAnsi" w:eastAsia="Times New Roman" w:hAnsiTheme="minorHAnsi" w:cstheme="minorHAnsi"/>
          <w:b/>
          <w:bCs/>
          <w:color w:val="000000"/>
        </w:rPr>
        <w:t>Annexure 1</w:t>
      </w:r>
    </w:p>
    <w:p w14:paraId="0903629E" w14:textId="77777777" w:rsidR="00E238EE" w:rsidRPr="00AD201D" w:rsidRDefault="00E238EE" w:rsidP="00E238EE">
      <w:pPr>
        <w:pStyle w:val="BodyText"/>
        <w:spacing w:after="0"/>
        <w:jc w:val="center"/>
        <w:rPr>
          <w:rFonts w:asciiTheme="minorHAnsi" w:eastAsia="Times New Roman" w:hAnsiTheme="minorHAnsi" w:cstheme="minorHAnsi"/>
          <w:b/>
          <w:bCs/>
          <w:color w:val="000000"/>
        </w:rPr>
      </w:pPr>
    </w:p>
    <w:p w14:paraId="61EB07D6" w14:textId="77777777" w:rsidR="00E238EE" w:rsidRDefault="00E238EE" w:rsidP="00E238EE">
      <w:pPr>
        <w:pStyle w:val="BodyText"/>
        <w:spacing w:after="0"/>
        <w:jc w:val="center"/>
        <w:rPr>
          <w:rFonts w:asciiTheme="minorHAnsi" w:hAnsiTheme="minorHAnsi"/>
          <w:b/>
          <w:bCs/>
          <w:sz w:val="22"/>
          <w:szCs w:val="22"/>
        </w:rPr>
      </w:pPr>
      <w:r w:rsidRPr="53A8581A">
        <w:rPr>
          <w:rFonts w:asciiTheme="minorHAnsi" w:hAnsiTheme="minorHAnsi"/>
          <w:b/>
          <w:bCs/>
          <w:sz w:val="22"/>
          <w:szCs w:val="22"/>
        </w:rPr>
        <w:t xml:space="preserve">Data Processing Addendum </w:t>
      </w:r>
    </w:p>
    <w:p w14:paraId="10987EAD" w14:textId="77777777" w:rsidR="00E238EE" w:rsidRDefault="00E238EE" w:rsidP="00E238EE">
      <w:pPr>
        <w:pStyle w:val="BodyText"/>
        <w:spacing w:after="0"/>
        <w:jc w:val="center"/>
        <w:rPr>
          <w:rFonts w:asciiTheme="minorHAnsi" w:hAnsiTheme="minorHAnsi"/>
          <w:b/>
          <w:sz w:val="22"/>
        </w:rPr>
      </w:pPr>
      <w:r>
        <w:rPr>
          <w:rFonts w:asciiTheme="minorHAnsi" w:hAnsiTheme="minorHAnsi"/>
          <w:b/>
          <w:sz w:val="22"/>
        </w:rPr>
        <w:t>(Cloud Services Only)</w:t>
      </w:r>
    </w:p>
    <w:p w14:paraId="454075D5" w14:textId="77777777" w:rsidR="00E238EE" w:rsidRPr="00755A13" w:rsidRDefault="00E238EE" w:rsidP="00E238EE">
      <w:pPr>
        <w:pStyle w:val="BodyText"/>
        <w:spacing w:after="0"/>
        <w:jc w:val="center"/>
        <w:rPr>
          <w:rFonts w:asciiTheme="minorHAnsi" w:hAnsiTheme="minorHAnsi"/>
          <w:sz w:val="22"/>
        </w:rPr>
      </w:pPr>
    </w:p>
    <w:p w14:paraId="54F5550E" w14:textId="77777777" w:rsidR="00E238EE" w:rsidRPr="00AD201D" w:rsidRDefault="00E238EE" w:rsidP="00E238EE">
      <w:pPr>
        <w:pStyle w:val="BodyText"/>
        <w:jc w:val="both"/>
        <w:rPr>
          <w:rFonts w:asciiTheme="minorHAnsi" w:hAnsiTheme="minorHAnsi"/>
          <w:sz w:val="20"/>
          <w:szCs w:val="20"/>
        </w:rPr>
      </w:pPr>
      <w:bookmarkStart w:id="1" w:name="_DV_M3"/>
      <w:bookmarkStart w:id="2" w:name="_DV_M4"/>
      <w:bookmarkStart w:id="3" w:name="_DV_M5"/>
      <w:bookmarkEnd w:id="1"/>
      <w:bookmarkEnd w:id="2"/>
      <w:bookmarkEnd w:id="3"/>
      <w:r w:rsidRPr="00AD201D">
        <w:rPr>
          <w:rFonts w:asciiTheme="minorHAnsi" w:hAnsiTheme="minorHAnsi"/>
          <w:sz w:val="20"/>
          <w:szCs w:val="20"/>
        </w:rPr>
        <w:t xml:space="preserve">This Data Processing Addendum (“DPA“) supplements the General Terms, Sales Order, or other written or electronic terms agreement between Adobe and Customer (“Agreement”). This DPA applies to the Processing of Personal Data by Adobe on behalf of the Customer in connection with the Cloud Services. All capitalized terms not defined in this DPA will have the meanings set forth in the Agreement. </w:t>
      </w:r>
    </w:p>
    <w:p w14:paraId="62CCCA68" w14:textId="77777777" w:rsidR="00E238EE" w:rsidRPr="00AD201D" w:rsidRDefault="00E238EE" w:rsidP="00E238EE">
      <w:pPr>
        <w:pStyle w:val="BodyText"/>
        <w:numPr>
          <w:ilvl w:val="0"/>
          <w:numId w:val="1"/>
        </w:numPr>
        <w:jc w:val="both"/>
        <w:rPr>
          <w:rFonts w:asciiTheme="minorHAnsi" w:hAnsiTheme="minorHAnsi"/>
          <w:sz w:val="20"/>
          <w:szCs w:val="20"/>
        </w:rPr>
      </w:pPr>
      <w:r w:rsidRPr="00AD201D">
        <w:rPr>
          <w:rFonts w:asciiTheme="minorHAnsi" w:hAnsiTheme="minorHAnsi"/>
          <w:b/>
          <w:bCs/>
          <w:sz w:val="20"/>
          <w:szCs w:val="20"/>
        </w:rPr>
        <w:t xml:space="preserve">Definitions </w:t>
      </w:r>
    </w:p>
    <w:p w14:paraId="657DED31" w14:textId="77777777"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Adobe</w:t>
      </w:r>
      <w:r w:rsidRPr="00AD201D">
        <w:rPr>
          <w:rFonts w:asciiTheme="minorHAnsi" w:hAnsiTheme="minorHAnsi"/>
          <w:sz w:val="20"/>
          <w:szCs w:val="20"/>
        </w:rPr>
        <w:t xml:space="preserve">” means Adobe Inc., Adobe Systems Software Ireland Limited, and any other Adobe entity which is party to the Agreement. </w:t>
      </w:r>
    </w:p>
    <w:p w14:paraId="2B0162D8" w14:textId="77777777"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Affiliate</w:t>
      </w:r>
      <w:r w:rsidRPr="00AD201D">
        <w:rPr>
          <w:rFonts w:asciiTheme="minorHAnsi" w:hAnsiTheme="minorHAnsi"/>
          <w:sz w:val="20"/>
          <w:szCs w:val="20"/>
        </w:rPr>
        <w:t>” has the meaning set forth in the Agreement.</w:t>
      </w:r>
    </w:p>
    <w:p w14:paraId="6F39BD7A" w14:textId="77777777"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b/>
          <w:bCs/>
          <w:sz w:val="20"/>
          <w:szCs w:val="20"/>
        </w:rPr>
        <w:t xml:space="preserve">“Cloud Services” </w:t>
      </w:r>
      <w:r w:rsidRPr="00AD201D">
        <w:rPr>
          <w:rFonts w:asciiTheme="minorHAnsi" w:hAnsiTheme="minorHAnsi"/>
          <w:sz w:val="20"/>
          <w:szCs w:val="20"/>
        </w:rPr>
        <w:t>means the On-Demand and Managed Services as set forth in the Agreement.</w:t>
      </w:r>
    </w:p>
    <w:p w14:paraId="1526D654" w14:textId="77777777" w:rsidR="00E238EE" w:rsidRPr="00AD201D" w:rsidRDefault="00E238EE" w:rsidP="00E238EE">
      <w:pPr>
        <w:pStyle w:val="BodyText"/>
        <w:numPr>
          <w:ilvl w:val="1"/>
          <w:numId w:val="3"/>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Customer Data</w:t>
      </w:r>
      <w:r w:rsidRPr="00AD201D">
        <w:rPr>
          <w:rFonts w:asciiTheme="minorHAnsi" w:hAnsiTheme="minorHAnsi" w:cstheme="minorHAnsi"/>
          <w:sz w:val="20"/>
          <w:szCs w:val="20"/>
        </w:rPr>
        <w:t>” has the meaning set forth in the Agreement.</w:t>
      </w:r>
    </w:p>
    <w:p w14:paraId="0DF9024D" w14:textId="77777777" w:rsidR="00E238EE" w:rsidRPr="00AD201D" w:rsidRDefault="00E238EE" w:rsidP="00E238EE">
      <w:pPr>
        <w:pStyle w:val="BodyText"/>
        <w:numPr>
          <w:ilvl w:val="1"/>
          <w:numId w:val="3"/>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Data Controller</w:t>
      </w:r>
      <w:r w:rsidRPr="00AD201D">
        <w:rPr>
          <w:rFonts w:asciiTheme="minorHAnsi" w:hAnsiTheme="minorHAnsi" w:cstheme="minorHAnsi"/>
          <w:sz w:val="20"/>
          <w:szCs w:val="20"/>
        </w:rPr>
        <w:t>” means an entity that determines the purposes and means of the Processing of Personal Data.</w:t>
      </w:r>
    </w:p>
    <w:p w14:paraId="24D9F6C7" w14:textId="77777777" w:rsidR="00E238EE" w:rsidRPr="00AD201D" w:rsidRDefault="00E238EE" w:rsidP="00E238EE">
      <w:pPr>
        <w:pStyle w:val="BodyText"/>
        <w:numPr>
          <w:ilvl w:val="1"/>
          <w:numId w:val="3"/>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Data Processor</w:t>
      </w:r>
      <w:r w:rsidRPr="00AD201D">
        <w:rPr>
          <w:rFonts w:asciiTheme="minorHAnsi" w:hAnsiTheme="minorHAnsi" w:cstheme="minorHAnsi"/>
          <w:sz w:val="20"/>
          <w:szCs w:val="20"/>
        </w:rPr>
        <w:t>” means an entity that Processes Personal Data on behalf of a Data Controller.</w:t>
      </w:r>
    </w:p>
    <w:p w14:paraId="58DCE99D" w14:textId="09039EE8"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Data Protection Laws</w:t>
      </w:r>
      <w:r w:rsidRPr="00AD201D">
        <w:rPr>
          <w:rFonts w:asciiTheme="minorHAnsi" w:hAnsiTheme="minorHAnsi"/>
          <w:sz w:val="20"/>
          <w:szCs w:val="20"/>
        </w:rPr>
        <w:t>” means all local, state, federal, or international laws, regulations, ordinances, or treaties relating to the privacy or protection of Personal Data, including, but not limited to, the European Area Law, U.S. state privacy laws (such as the California Consumer Protection Act of 2018 (“CCPA”)), and any subsequent supplements, amendments, or replacements to the same, all as applicable to each Party</w:t>
      </w:r>
      <w:ins w:id="4" w:author="Swati Sharma (Legal,ISC)" w:date="2026-10-07T19:10:00Z">
        <w:r w:rsidR="00FF77D1">
          <w:rPr>
            <w:rFonts w:asciiTheme="minorHAnsi" w:hAnsiTheme="minorHAnsi"/>
            <w:sz w:val="20"/>
            <w:szCs w:val="20"/>
          </w:rPr>
          <w:t xml:space="preserve"> </w:t>
        </w:r>
        <w:r w:rsidR="00FF77D1" w:rsidRPr="00FF77D1">
          <w:rPr>
            <w:rFonts w:asciiTheme="minorHAnsi" w:hAnsiTheme="minorHAnsi"/>
            <w:sz w:val="20"/>
            <w:szCs w:val="20"/>
          </w:rPr>
          <w:t>including the Digital Personal Data Protection Act, 2023 of India and rules framed thereunder</w:t>
        </w:r>
      </w:ins>
      <w:r w:rsidRPr="00AD201D">
        <w:rPr>
          <w:rFonts w:asciiTheme="minorHAnsi" w:hAnsiTheme="minorHAnsi"/>
          <w:sz w:val="20"/>
          <w:szCs w:val="20"/>
        </w:rPr>
        <w:t>.</w:t>
      </w:r>
    </w:p>
    <w:p w14:paraId="2DFB0427" w14:textId="77777777" w:rsidR="00E238EE" w:rsidRPr="00AD201D" w:rsidRDefault="00E238EE" w:rsidP="00E238EE">
      <w:pPr>
        <w:pStyle w:val="BodyText"/>
        <w:numPr>
          <w:ilvl w:val="1"/>
          <w:numId w:val="3"/>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Data Subject</w:t>
      </w:r>
      <w:r w:rsidRPr="00AD201D">
        <w:rPr>
          <w:rFonts w:asciiTheme="minorHAnsi" w:hAnsiTheme="minorHAnsi" w:cstheme="minorHAnsi"/>
          <w:sz w:val="20"/>
          <w:szCs w:val="20"/>
        </w:rPr>
        <w:t>” means the identified or identifiable natural person to whom Personal Data relates.</w:t>
      </w:r>
    </w:p>
    <w:p w14:paraId="11DB1706" w14:textId="77777777" w:rsidR="00E238EE" w:rsidRPr="00AD201D" w:rsidRDefault="00E238EE" w:rsidP="00E238EE">
      <w:pPr>
        <w:pStyle w:val="BodyText"/>
        <w:numPr>
          <w:ilvl w:val="1"/>
          <w:numId w:val="3"/>
        </w:numPr>
        <w:jc w:val="both"/>
        <w:rPr>
          <w:rFonts w:asciiTheme="minorHAnsi" w:hAnsiTheme="minorHAnsi" w:cstheme="minorHAnsi"/>
          <w:sz w:val="20"/>
          <w:szCs w:val="20"/>
        </w:rPr>
      </w:pPr>
      <w:r w:rsidRPr="00AD201D">
        <w:rPr>
          <w:rFonts w:asciiTheme="minorHAnsi" w:hAnsiTheme="minorHAnsi" w:cstheme="minorHAnsi"/>
          <w:sz w:val="20"/>
          <w:szCs w:val="20"/>
        </w:rPr>
        <w:t>“</w:t>
      </w:r>
      <w:r w:rsidRPr="00AD201D">
        <w:rPr>
          <w:rFonts w:asciiTheme="minorHAnsi" w:hAnsiTheme="minorHAnsi" w:cstheme="minorHAnsi"/>
          <w:b/>
          <w:bCs/>
          <w:sz w:val="20"/>
          <w:szCs w:val="20"/>
        </w:rPr>
        <w:t>European Area</w:t>
      </w:r>
      <w:r w:rsidRPr="00AD201D">
        <w:rPr>
          <w:rFonts w:asciiTheme="minorHAnsi" w:hAnsiTheme="minorHAnsi" w:cstheme="minorHAnsi"/>
          <w:sz w:val="20"/>
          <w:szCs w:val="20"/>
        </w:rPr>
        <w:t>” means the European Union, European Economic Area, Switzerland, and the United Kingdom of Great Britain and Northern Ireland (“UK”).</w:t>
      </w:r>
    </w:p>
    <w:p w14:paraId="1D0F0644" w14:textId="77777777"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European Area Law</w:t>
      </w:r>
      <w:r w:rsidRPr="00AD201D">
        <w:rPr>
          <w:rFonts w:asciiTheme="minorHAnsi" w:hAnsiTheme="minorHAnsi"/>
          <w:sz w:val="20"/>
          <w:szCs w:val="20"/>
        </w:rPr>
        <w:t>” means (i) the EU General Data Protection Regulation (Regulation 2016/679) (“GDPR”); (ii) the GDPR as amended and incorporated into UK law under the UK European Union (Withdrawal) Act 2018 and as amended by Schedule 1 to the Data Protection, Privacy and Electronic Communications (Addendums etc.) (EU Exit) Regulations 2019 (SI 2019/419) (collectively “UK Data Protection Law”); (iii) the EU e-Privacy Directive (Directive 2002/58/EC); (iv) the Swiss Federal Act on Data Protection of 25 September 2020 (Status as of 1 September 2023) (“Swiss DPA”); or (iv) any successor amendments or implementing acts thereto (including without limitation implementation of GDPR by member states into their national law), or (v) any other law relating to the privacy or protection of Personal Data that applies in the European Area.</w:t>
      </w:r>
    </w:p>
    <w:p w14:paraId="6470244F" w14:textId="77777777"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Personal Data</w:t>
      </w:r>
      <w:r w:rsidRPr="00AD201D">
        <w:rPr>
          <w:rFonts w:asciiTheme="minorHAnsi" w:hAnsiTheme="minorHAnsi"/>
          <w:sz w:val="20"/>
          <w:szCs w:val="20"/>
        </w:rPr>
        <w:t xml:space="preserve">” means Customer Data that relates to an identified or identifiable natural person or as otherwise defined under applicable Data Protection Laws. </w:t>
      </w:r>
    </w:p>
    <w:p w14:paraId="3D2DE116" w14:textId="77777777"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sz w:val="20"/>
          <w:szCs w:val="20"/>
        </w:rPr>
        <w:lastRenderedPageBreak/>
        <w:t>“</w:t>
      </w:r>
      <w:r w:rsidRPr="00AD201D">
        <w:rPr>
          <w:rFonts w:asciiTheme="minorHAnsi" w:hAnsiTheme="minorHAnsi"/>
          <w:b/>
          <w:bCs/>
          <w:sz w:val="20"/>
          <w:szCs w:val="20"/>
        </w:rPr>
        <w:t>Personal Data Breach</w:t>
      </w:r>
      <w:r w:rsidRPr="00AD201D">
        <w:rPr>
          <w:rFonts w:asciiTheme="minorHAnsi" w:hAnsiTheme="minorHAnsi"/>
          <w:sz w:val="20"/>
          <w:szCs w:val="20"/>
        </w:rPr>
        <w:t>” means a breach of Personal Data requiring notification as set forth in applicable Data Protection Laws.</w:t>
      </w:r>
    </w:p>
    <w:p w14:paraId="2420E289" w14:textId="77777777"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Processing</w:t>
      </w:r>
      <w:r w:rsidRPr="00AD201D">
        <w:rPr>
          <w:rFonts w:asciiTheme="minorHAnsi" w:hAnsiTheme="minorHAnsi"/>
          <w:sz w:val="20"/>
          <w:szCs w:val="20"/>
        </w:rPr>
        <w:t>” means any operation or set of operations which is performed on Personal Data or on sets of Personal Data, whether or not by automated means, such as collection, recording, organization, structuring, storage, adaptation or alteration, retrieval, consultation, use, transfer, disclosure by transmission, dissemination, and “Process”, “Processes”, and “Processed” will be interpreted accordingly.</w:t>
      </w:r>
    </w:p>
    <w:p w14:paraId="1C9F5792" w14:textId="77777777"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Standard Contractual Clauses</w:t>
      </w:r>
      <w:r w:rsidRPr="00AD201D">
        <w:rPr>
          <w:rFonts w:asciiTheme="minorHAnsi" w:hAnsiTheme="minorHAnsi"/>
          <w:sz w:val="20"/>
          <w:szCs w:val="20"/>
        </w:rPr>
        <w:t>” or “</w:t>
      </w:r>
      <w:r w:rsidRPr="00AD201D">
        <w:rPr>
          <w:rFonts w:asciiTheme="minorHAnsi" w:hAnsiTheme="minorHAnsi"/>
          <w:b/>
          <w:bCs/>
          <w:sz w:val="20"/>
          <w:szCs w:val="20"/>
        </w:rPr>
        <w:t>SCCs</w:t>
      </w:r>
      <w:r w:rsidRPr="00AD201D">
        <w:rPr>
          <w:rFonts w:asciiTheme="minorHAnsi" w:hAnsiTheme="minorHAnsi"/>
          <w:sz w:val="20"/>
          <w:szCs w:val="20"/>
        </w:rPr>
        <w:t>” means (i) the standard contractual clauses for cross-border transfers published by the European Commission on June 4, 2021 governing the transfer of European Area Personal Data to third countries as adopted by the European Commission (“EU SCCs”); (ii) the international data transfer addendum (“UK SCCs”) approved by the UK Parliament for data transfers from the UK to third countries, or (iii) any similar such clauses adopted by a data protection regulator relating to Personal Data transfers to third countries, such as the Swiss DPA, including without limitation any successor clauses thereto.</w:t>
      </w:r>
    </w:p>
    <w:p w14:paraId="27EF3F8D" w14:textId="77777777" w:rsidR="00E238EE" w:rsidRPr="00AD201D" w:rsidRDefault="00E238EE" w:rsidP="00E238EE">
      <w:pPr>
        <w:pStyle w:val="BodyText"/>
        <w:numPr>
          <w:ilvl w:val="1"/>
          <w:numId w:val="3"/>
        </w:numPr>
        <w:jc w:val="both"/>
        <w:rPr>
          <w:rFonts w:asciiTheme="minorHAnsi" w:hAnsiTheme="minorHAnsi"/>
          <w:sz w:val="20"/>
          <w:szCs w:val="20"/>
        </w:rPr>
      </w:pPr>
      <w:r w:rsidRPr="00AD201D">
        <w:rPr>
          <w:rFonts w:asciiTheme="minorHAnsi" w:hAnsiTheme="minorHAnsi"/>
          <w:sz w:val="20"/>
          <w:szCs w:val="20"/>
        </w:rPr>
        <w:t>“</w:t>
      </w:r>
      <w:r w:rsidRPr="00AD201D">
        <w:rPr>
          <w:rFonts w:asciiTheme="minorHAnsi" w:hAnsiTheme="minorHAnsi"/>
          <w:b/>
          <w:bCs/>
          <w:sz w:val="20"/>
          <w:szCs w:val="20"/>
        </w:rPr>
        <w:t>Sub-processor</w:t>
      </w:r>
      <w:r w:rsidRPr="00AD201D">
        <w:rPr>
          <w:rFonts w:asciiTheme="minorHAnsi" w:hAnsiTheme="minorHAnsi"/>
          <w:sz w:val="20"/>
          <w:szCs w:val="20"/>
        </w:rPr>
        <w:t xml:space="preserve">” means any other Data Processors engaged by Adobe to Process Personal Data in connection with the Cloud Services. </w:t>
      </w:r>
    </w:p>
    <w:p w14:paraId="2065D0F4" w14:textId="77777777" w:rsidR="00E238EE" w:rsidRPr="00AD201D" w:rsidRDefault="00E238EE" w:rsidP="00E238EE">
      <w:pPr>
        <w:pStyle w:val="BodyText"/>
        <w:numPr>
          <w:ilvl w:val="0"/>
          <w:numId w:val="1"/>
        </w:numPr>
        <w:jc w:val="both"/>
        <w:rPr>
          <w:rFonts w:asciiTheme="minorHAnsi" w:hAnsiTheme="minorHAnsi"/>
          <w:sz w:val="20"/>
          <w:szCs w:val="20"/>
        </w:rPr>
      </w:pPr>
      <w:r w:rsidRPr="00AD201D">
        <w:rPr>
          <w:rFonts w:asciiTheme="minorHAnsi" w:hAnsiTheme="minorHAnsi"/>
          <w:b/>
          <w:sz w:val="20"/>
          <w:szCs w:val="20"/>
        </w:rPr>
        <w:t xml:space="preserve">Scope and Applicability of this DPA. </w:t>
      </w:r>
    </w:p>
    <w:p w14:paraId="7D0DD41D" w14:textId="77777777" w:rsidR="00E238EE" w:rsidRPr="00AD201D" w:rsidRDefault="00E238EE" w:rsidP="00E238EE">
      <w:pPr>
        <w:pStyle w:val="BodyText"/>
        <w:ind w:left="360"/>
        <w:jc w:val="both"/>
        <w:rPr>
          <w:rFonts w:asciiTheme="minorHAnsi" w:hAnsiTheme="minorHAnsi"/>
          <w:sz w:val="20"/>
          <w:szCs w:val="20"/>
        </w:rPr>
      </w:pPr>
      <w:r w:rsidRPr="00AD201D">
        <w:rPr>
          <w:rFonts w:asciiTheme="minorHAnsi" w:hAnsiTheme="minorHAnsi"/>
          <w:sz w:val="20"/>
          <w:szCs w:val="20"/>
        </w:rPr>
        <w:t>This DPA applies where and only to the extent that Adobe Processes Personal Data on behalf of Customer as a Data Processor in the course of providing the Cloud Services.</w:t>
      </w:r>
    </w:p>
    <w:p w14:paraId="168F5493" w14:textId="77777777" w:rsidR="00E238EE" w:rsidRPr="00AD201D" w:rsidRDefault="00E238EE" w:rsidP="00E238EE">
      <w:pPr>
        <w:pStyle w:val="BodyText"/>
        <w:numPr>
          <w:ilvl w:val="0"/>
          <w:numId w:val="1"/>
        </w:numPr>
        <w:jc w:val="both"/>
        <w:rPr>
          <w:rFonts w:asciiTheme="minorHAnsi" w:hAnsiTheme="minorHAnsi" w:cstheme="minorHAnsi"/>
          <w:sz w:val="20"/>
          <w:szCs w:val="20"/>
        </w:rPr>
      </w:pPr>
      <w:r w:rsidRPr="00AD201D">
        <w:rPr>
          <w:rFonts w:asciiTheme="minorHAnsi" w:hAnsiTheme="minorHAnsi"/>
          <w:b/>
          <w:sz w:val="20"/>
          <w:szCs w:val="20"/>
        </w:rPr>
        <w:t>Roles and Scope of Processing.</w:t>
      </w:r>
    </w:p>
    <w:p w14:paraId="13AC3E95"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Role of the Parties</w:t>
      </w:r>
      <w:r w:rsidRPr="00AD201D">
        <w:rPr>
          <w:rFonts w:asciiTheme="minorHAnsi" w:hAnsiTheme="minorHAnsi"/>
          <w:sz w:val="20"/>
          <w:szCs w:val="20"/>
        </w:rPr>
        <w:t xml:space="preserve">. Under this DPA, Customer is the Data Controller and Adobe is the Data Processor (also referred to as a “service provider” under the CCPA).  </w:t>
      </w:r>
    </w:p>
    <w:p w14:paraId="51E98FED"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Compliance with Data Protection Laws</w:t>
      </w:r>
      <w:r w:rsidRPr="00AD201D">
        <w:rPr>
          <w:rFonts w:asciiTheme="minorHAnsi" w:hAnsiTheme="minorHAnsi"/>
          <w:sz w:val="20"/>
          <w:szCs w:val="20"/>
        </w:rPr>
        <w:t xml:space="preserve">. Adobe will comply with Data Protection Laws that apply to the provision of the Cloud Services. Customer will comply with Data Protection Laws relating to its Processing of Personal Data. Customer will have sole responsibility for the accuracy, quality, and lawful collection of Personal Data and the means by which Customer obtained the Personal Data. Customer will not provide or cause to provide any Personal Data or information that is not necessary for Adobe to provide the Cloud Services identified in the Agreement or for the Parties’ compliance with the Agreement. Customer is solely responsible for providing Data Subjects with appropriate notice and obtaining all necessary consents, authorizations, or approvals for the Processing of any Personal Data as part of the Cloud Services. If Adobe determines it can no longer meet its obligations under applicable Data Protection Laws, and if required by applicable Data Protection Laws, Adobe will notify Customer without undue delay. </w:t>
      </w:r>
    </w:p>
    <w:p w14:paraId="084360FA"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Details of Processing</w:t>
      </w:r>
      <w:r w:rsidRPr="00AD201D">
        <w:rPr>
          <w:rFonts w:asciiTheme="minorHAnsi" w:hAnsiTheme="minorHAnsi"/>
          <w:sz w:val="20"/>
          <w:szCs w:val="20"/>
        </w:rPr>
        <w:t>. Exhibit 1 (Details of Data Processing) describes the subject matter and details of the Processing of Personal Data.</w:t>
      </w:r>
    </w:p>
    <w:p w14:paraId="1BEBFD30"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Customer Instructions</w:t>
      </w:r>
      <w:r w:rsidRPr="00AD201D">
        <w:rPr>
          <w:rFonts w:asciiTheme="minorHAnsi" w:hAnsiTheme="minorHAnsi"/>
          <w:sz w:val="20"/>
          <w:szCs w:val="20"/>
        </w:rPr>
        <w:t xml:space="preserve">. Adobe will use, retain, disclose, or otherwise Process Personal Data only on behalf of Customer and for the limited and specific business purposes (as set out in Exhibit 1) of providing the Cloud Services and in accordance with Customer’s instructions, including as described in the Agreement.  Customer will ensure its Processing instructions are lawful and that the Processing of Personal Data in accordance with such instructions will not violate applicable Data Protection Laws. The Parties agree that the Agreement (including this DPA) sets out the complete instructions to Adobe for all Processing of Personal Data.   </w:t>
      </w:r>
    </w:p>
    <w:p w14:paraId="475CCDEA"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lastRenderedPageBreak/>
        <w:t>No Combination of Personal Data; No Sale or Sharing of Personal Data</w:t>
      </w:r>
      <w:r w:rsidRPr="00AD201D">
        <w:rPr>
          <w:rFonts w:asciiTheme="minorHAnsi" w:hAnsiTheme="minorHAnsi"/>
          <w:sz w:val="20"/>
          <w:szCs w:val="20"/>
        </w:rPr>
        <w:t xml:space="preserve">. Adobe will not (i) combine Personal Data with other personal data it receives from or on behalf of another person or persons, or collects from its own interaction with an individual or (ii) process Personal Data outside of the direct business relationship between Adobe and Customer; provided, however, that Adobe may perform such combination or processing for any business purpose permitted or required under the Agreement to perform the Cloud Services. Adobe will not independently “sell” or “share” Personal Data (as such terms are defined under CCPA and other U.S. Data Protection Laws).  With respect to Personal Data subject to CCPA, Customer may, with prior notice to and coordination with Adobe, take reasonable and appropriate steps designed to (i) ensure that Adobe Processes Personal Data in compliance with this DPA and applicable Data Protection Laws, which are set forth in and subject to the obligations set forth in Section 6 of this DPA regarding audit rights; and (ii) stop and remediate unauthorized Processing of Personal Data. </w:t>
      </w:r>
    </w:p>
    <w:p w14:paraId="4E545BAE" w14:textId="77777777" w:rsidR="00E238EE" w:rsidRPr="00AD201D" w:rsidRDefault="00E238EE" w:rsidP="00E238EE">
      <w:pPr>
        <w:pStyle w:val="BodyText"/>
        <w:numPr>
          <w:ilvl w:val="1"/>
          <w:numId w:val="1"/>
        </w:numPr>
        <w:jc w:val="both"/>
        <w:rPr>
          <w:rFonts w:asciiTheme="minorHAnsi" w:hAnsiTheme="minorHAnsi"/>
          <w:sz w:val="20"/>
          <w:szCs w:val="20"/>
        </w:rPr>
      </w:pPr>
      <w:bookmarkStart w:id="5" w:name="_DV_M95"/>
      <w:bookmarkStart w:id="6" w:name="_DV_M111"/>
      <w:bookmarkStart w:id="7" w:name="_DV_M154"/>
      <w:bookmarkStart w:id="8" w:name="_DV_M155"/>
      <w:bookmarkStart w:id="9" w:name="_DV_M156"/>
      <w:bookmarkStart w:id="10" w:name="_DV_M153"/>
      <w:bookmarkStart w:id="11" w:name="_DV_M158"/>
      <w:bookmarkStart w:id="12" w:name="_DV_M159"/>
      <w:bookmarkStart w:id="13" w:name="_DV_M160"/>
      <w:bookmarkStart w:id="14" w:name="_DV_M161"/>
      <w:bookmarkStart w:id="15" w:name="_DV_M162"/>
      <w:bookmarkStart w:id="16" w:name="_DV_M163"/>
      <w:bookmarkStart w:id="17" w:name="_DV_M164"/>
      <w:bookmarkStart w:id="18" w:name="_DV_M165"/>
      <w:bookmarkStart w:id="19" w:name="_DV_M166"/>
      <w:bookmarkStart w:id="20" w:name="_DV_M167"/>
      <w:bookmarkStart w:id="21" w:name="_DV_M168"/>
      <w:bookmarkStart w:id="22" w:name="_DV_M169"/>
      <w:bookmarkStart w:id="23" w:name="_DV_M170"/>
      <w:bookmarkStart w:id="24" w:name="_DV_M171"/>
      <w:bookmarkStart w:id="25" w:name="_DV_M172"/>
      <w:bookmarkStart w:id="26" w:name="_DV_M173"/>
      <w:bookmarkStart w:id="27" w:name="_DV_M174"/>
      <w:bookmarkStart w:id="28" w:name="_DV_M175"/>
      <w:bookmarkStart w:id="29" w:name="_DV_M176"/>
      <w:bookmarkStart w:id="30" w:name="_DV_M177"/>
      <w:bookmarkStart w:id="31" w:name="_DV_M178"/>
      <w:bookmarkStart w:id="32" w:name="_DV_M179"/>
      <w:bookmarkStart w:id="33" w:name="_DV_M180"/>
      <w:bookmarkStart w:id="34" w:name="_DV_M181"/>
      <w:bookmarkStart w:id="35" w:name="_DV_M182"/>
      <w:bookmarkStart w:id="36" w:name="_DV_M183"/>
      <w:bookmarkStart w:id="37" w:name="_DV_M184"/>
      <w:bookmarkStart w:id="38" w:name="_DV_M185"/>
      <w:bookmarkStart w:id="39" w:name="_DV_M186"/>
      <w:bookmarkStart w:id="40" w:name="_DV_M187"/>
      <w:bookmarkStart w:id="41" w:name="_DV_M188"/>
      <w:bookmarkStart w:id="42" w:name="_DV_M189"/>
      <w:bookmarkStart w:id="43" w:name="_DV_M190"/>
      <w:bookmarkStart w:id="44" w:name="_DV_M191"/>
      <w:bookmarkStart w:id="45" w:name="_DV_M192"/>
      <w:bookmarkStart w:id="46" w:name="_DV_M193"/>
      <w:bookmarkStart w:id="47" w:name="_DV_M194"/>
      <w:bookmarkStart w:id="48" w:name="_DV_M195"/>
      <w:bookmarkStart w:id="49" w:name="_DV_M196"/>
      <w:bookmarkStart w:id="50" w:name="_DV_M197"/>
      <w:bookmarkStart w:id="51" w:name="_DV_M198"/>
      <w:bookmarkStart w:id="52" w:name="_DV_M199"/>
      <w:bookmarkStart w:id="53" w:name="_DV_M200"/>
      <w:bookmarkStart w:id="54" w:name="_DV_M201"/>
      <w:bookmarkStart w:id="55" w:name="_DV_M202"/>
      <w:bookmarkStart w:id="56" w:name="_DV_M203"/>
      <w:bookmarkStart w:id="57" w:name="_DV_M204"/>
      <w:bookmarkStart w:id="58" w:name="_DV_M205"/>
      <w:bookmarkStart w:id="59" w:name="_DV_M206"/>
      <w:bookmarkStart w:id="60" w:name="_DV_M207"/>
      <w:bookmarkStart w:id="61" w:name="_DV_M208"/>
      <w:bookmarkStart w:id="62" w:name="_DV_M209"/>
      <w:bookmarkStart w:id="63" w:name="_DV_M210"/>
      <w:bookmarkStart w:id="64" w:name="_DV_M211"/>
      <w:bookmarkStart w:id="65" w:name="_DV_M212"/>
      <w:bookmarkStart w:id="66" w:name="_DV_M213"/>
      <w:bookmarkStart w:id="67" w:name="_DV_M214"/>
      <w:bookmarkStart w:id="68" w:name="_DV_M216"/>
      <w:bookmarkStart w:id="69" w:name="_DV_M217"/>
      <w:bookmarkStart w:id="70" w:name="_DV_M218"/>
      <w:bookmarkStart w:id="71" w:name="_DV_M219"/>
      <w:bookmarkStart w:id="72" w:name="_DV_M220"/>
      <w:bookmarkStart w:id="73" w:name="_DV_M221"/>
      <w:bookmarkStart w:id="74" w:name="_DV_M222"/>
      <w:bookmarkStart w:id="75" w:name="_DV_M223"/>
      <w:bookmarkStart w:id="76" w:name="_DV_M224"/>
      <w:bookmarkStart w:id="77" w:name="_DV_M225"/>
      <w:bookmarkStart w:id="78" w:name="_DV_M226"/>
      <w:bookmarkStart w:id="79" w:name="_DV_M227"/>
      <w:bookmarkStart w:id="80" w:name="_DV_M228"/>
      <w:bookmarkStart w:id="81" w:name="_DV_M229"/>
      <w:bookmarkStart w:id="82" w:name="_DV_M230"/>
      <w:bookmarkStart w:id="83" w:name="_DV_M231"/>
      <w:bookmarkStart w:id="84" w:name="_DV_M232"/>
      <w:bookmarkStart w:id="85" w:name="_DV_M233"/>
      <w:bookmarkStart w:id="86" w:name="_DV_M234"/>
      <w:bookmarkStart w:id="87" w:name="_DV_M235"/>
      <w:bookmarkStart w:id="88" w:name="_DV_M236"/>
      <w:bookmarkStart w:id="89" w:name="_DV_M237"/>
      <w:bookmarkStart w:id="90" w:name="_DV_M238"/>
      <w:bookmarkStart w:id="91" w:name="_DV_M239"/>
      <w:bookmarkStart w:id="92" w:name="_DV_M240"/>
      <w:bookmarkStart w:id="93" w:name="_DV_M241"/>
      <w:bookmarkStart w:id="94" w:name="_DV_M242"/>
      <w:bookmarkStart w:id="95" w:name="_DV_M243"/>
      <w:bookmarkStart w:id="96" w:name="_DV_M244"/>
      <w:bookmarkStart w:id="97" w:name="_DV_M245"/>
      <w:bookmarkStart w:id="98" w:name="_DV_M246"/>
      <w:bookmarkStart w:id="99" w:name="_DV_M247"/>
      <w:bookmarkStart w:id="100" w:name="_DV_M248"/>
      <w:bookmarkStart w:id="101" w:name="_DV_M254"/>
      <w:bookmarkStart w:id="102" w:name="_DV_M261"/>
      <w:bookmarkStart w:id="103" w:name="_DV_M262"/>
      <w:bookmarkStart w:id="104" w:name="_DV_M263"/>
      <w:bookmarkStart w:id="105" w:name="_DV_M264"/>
      <w:bookmarkStart w:id="106" w:name="_DV_M265"/>
      <w:bookmarkStart w:id="107" w:name="_DV_M266"/>
      <w:bookmarkStart w:id="108" w:name="_DV_M267"/>
      <w:bookmarkStart w:id="109" w:name="_DV_M268"/>
      <w:bookmarkStart w:id="110" w:name="_DV_M271"/>
      <w:bookmarkStart w:id="111" w:name="_DV_M272"/>
      <w:bookmarkStart w:id="112" w:name="_DV_M273"/>
      <w:bookmarkStart w:id="113" w:name="_DV_M274"/>
      <w:bookmarkStart w:id="114" w:name="_DV_M275"/>
      <w:bookmarkStart w:id="115" w:name="_DV_M276"/>
      <w:bookmarkStart w:id="116" w:name="_DV_M277"/>
      <w:bookmarkStart w:id="117" w:name="_DV_M278"/>
      <w:bookmarkStart w:id="118" w:name="_DV_M279"/>
      <w:bookmarkStart w:id="119" w:name="_DV_M280"/>
      <w:bookmarkStart w:id="120" w:name="_DV_M281"/>
      <w:bookmarkStart w:id="121" w:name="_DV_M282"/>
      <w:bookmarkStart w:id="122" w:name="_DV_M283"/>
      <w:bookmarkStart w:id="123" w:name="_DV_M28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AD201D">
        <w:rPr>
          <w:rFonts w:asciiTheme="minorHAnsi" w:hAnsiTheme="minorHAnsi"/>
          <w:b/>
          <w:bCs/>
          <w:sz w:val="20"/>
          <w:szCs w:val="20"/>
        </w:rPr>
        <w:t>No Assessment of Personal Data by Adobe</w:t>
      </w:r>
      <w:r w:rsidRPr="00AD201D">
        <w:rPr>
          <w:rFonts w:asciiTheme="minorHAnsi" w:hAnsiTheme="minorHAnsi"/>
          <w:sz w:val="20"/>
          <w:szCs w:val="20"/>
        </w:rPr>
        <w:t>. Adobe will not assess the contents or accuracy of Personal Data, including to identify information subject to any specific legal, regulatory, or other requirement. Customer is responsible for making an independent determination as to whether its use of the Cloud Services will meet Customer’s requirements and legal obligations under Data Protection Laws.</w:t>
      </w:r>
    </w:p>
    <w:p w14:paraId="154DFB9A" w14:textId="77777777" w:rsidR="00E238EE" w:rsidRPr="00AD201D" w:rsidRDefault="00E238EE" w:rsidP="00E238EE">
      <w:pPr>
        <w:pStyle w:val="BodyText"/>
        <w:numPr>
          <w:ilvl w:val="0"/>
          <w:numId w:val="1"/>
        </w:numPr>
        <w:jc w:val="both"/>
        <w:rPr>
          <w:rFonts w:asciiTheme="minorHAnsi" w:hAnsiTheme="minorHAnsi" w:cstheme="minorHAnsi"/>
          <w:sz w:val="20"/>
          <w:szCs w:val="20"/>
        </w:rPr>
      </w:pPr>
      <w:r w:rsidRPr="00AD201D">
        <w:rPr>
          <w:rFonts w:asciiTheme="minorHAnsi" w:hAnsiTheme="minorHAnsi"/>
          <w:b/>
          <w:sz w:val="20"/>
          <w:szCs w:val="20"/>
        </w:rPr>
        <w:t>Sub-Processing.</w:t>
      </w:r>
    </w:p>
    <w:p w14:paraId="6BBA112B" w14:textId="5C9BBF28"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Authorized Sub-Processors</w:t>
      </w:r>
      <w:r>
        <w:rPr>
          <w:rFonts w:asciiTheme="minorHAnsi" w:hAnsiTheme="minorHAnsi"/>
          <w:sz w:val="20"/>
          <w:szCs w:val="20"/>
        </w:rPr>
        <w:t xml:space="preserve">. Customer provides Adobe with a general authorization to engage </w:t>
      </w:r>
      <w:ins w:id="124" w:author="Swati Sharma (Legal,ISC)" w:date="2026-10-06T11:54:00Z">
        <w:r>
          <w:rPr>
            <w:rFonts w:asciiTheme="minorHAnsi" w:hAnsiTheme="minorHAnsi"/>
            <w:sz w:val="20"/>
            <w:szCs w:val="20"/>
          </w:rPr>
          <w:t xml:space="preserve">the </w:t>
        </w:r>
      </w:ins>
      <w:r>
        <w:rPr>
          <w:rFonts w:asciiTheme="minorHAnsi" w:hAnsiTheme="minorHAnsi"/>
          <w:sz w:val="20"/>
          <w:szCs w:val="20"/>
        </w:rPr>
        <w:t>Sub-processors, including Adobe Affiliates</w:t>
      </w:r>
      <w:del w:id="125" w:author="Swati Sharma (Legal,ISC)" w:date="2026-10-06T11:54:00Z">
        <w:r w:rsidRPr="00AD201D">
          <w:rPr>
            <w:rFonts w:asciiTheme="minorHAnsi" w:hAnsiTheme="minorHAnsi"/>
            <w:sz w:val="20"/>
            <w:szCs w:val="20"/>
          </w:rPr>
          <w:delText xml:space="preserve">. Adobe’s current Sub-processors are listed at </w:delText>
        </w:r>
      </w:del>
      <w:r w:rsidR="001F61BC">
        <w:rPr>
          <w:rFonts w:asciiTheme="minorHAnsi" w:hAnsiTheme="minorHAnsi"/>
          <w:sz w:val="20"/>
          <w:szCs w:val="20"/>
        </w:rPr>
        <w:fldChar w:fldCharType="begin"/>
      </w:r>
      <w:r w:rsidR="001F61BC">
        <w:rPr>
          <w:rFonts w:asciiTheme="minorHAnsi" w:hAnsiTheme="minorHAnsi"/>
          <w:sz w:val="20"/>
          <w:szCs w:val="20"/>
        </w:rPr>
        <w:instrText>HYPERLINK "</w:instrText>
      </w:r>
      <w:r w:rsidR="001F61BC" w:rsidRPr="00E265DF">
        <w:rPr>
          <w:rFonts w:asciiTheme="minorHAnsi" w:hAnsiTheme="minorHAnsi"/>
          <w:sz w:val="20"/>
          <w:szCs w:val="20"/>
        </w:rPr>
        <w:instrText>, listed at as specified in Annexure A of this DPA  as of the effective date of this DPA for the Cloud Services subscribed by Customer</w:instrText>
      </w:r>
      <w:r w:rsidR="001F61BC">
        <w:rPr>
          <w:rFonts w:asciiTheme="minorHAnsi" w:hAnsiTheme="minorHAnsi"/>
          <w:sz w:val="20"/>
          <w:szCs w:val="20"/>
        </w:rPr>
        <w:instrText>"</w:instrText>
      </w:r>
      <w:r w:rsidR="001F61BC">
        <w:rPr>
          <w:rFonts w:asciiTheme="minorHAnsi" w:hAnsiTheme="minorHAnsi"/>
          <w:sz w:val="20"/>
          <w:szCs w:val="20"/>
        </w:rPr>
      </w:r>
      <w:r w:rsidR="001F61BC">
        <w:rPr>
          <w:rFonts w:asciiTheme="minorHAnsi" w:hAnsiTheme="minorHAnsi"/>
          <w:sz w:val="20"/>
          <w:szCs w:val="20"/>
        </w:rPr>
        <w:fldChar w:fldCharType="separate"/>
      </w:r>
      <w:ins w:id="126" w:author="Swati Sharma (Legal,ISC)" w:date="2026-10-06T11:54:00Z">
        <w:r w:rsidR="001F61BC" w:rsidRPr="001F61BC">
          <w:rPr>
            <w:rStyle w:val="Hyperlink"/>
            <w:rFonts w:asciiTheme="minorHAnsi" w:hAnsiTheme="minorHAnsi"/>
            <w:sz w:val="20"/>
            <w:szCs w:val="20"/>
          </w:rPr>
          <w:t xml:space="preserve">, listed at </w:t>
        </w:r>
      </w:ins>
      <w:ins w:id="127" w:author="Swati Sharma (Legal,ISC)" w:date="2026-10-06T17:36:00Z">
        <w:r w:rsidR="001F61BC" w:rsidRPr="001F61BC">
          <w:rPr>
            <w:rStyle w:val="Hyperlink"/>
            <w:rFonts w:asciiTheme="minorHAnsi" w:hAnsiTheme="minorHAnsi"/>
            <w:sz w:val="20"/>
            <w:szCs w:val="20"/>
          </w:rPr>
          <w:t>as specified in Annexure A of this DPA</w:t>
        </w:r>
      </w:ins>
      <w:ins w:id="128" w:author="Swati Sharma (Legal,ISC)" w:date="2026-10-06T17:37:00Z">
        <w:r w:rsidR="001F61BC" w:rsidRPr="001F61BC">
          <w:rPr>
            <w:rStyle w:val="Hyperlink"/>
            <w:rFonts w:asciiTheme="minorHAnsi" w:hAnsiTheme="minorHAnsi"/>
            <w:sz w:val="20"/>
            <w:szCs w:val="20"/>
          </w:rPr>
          <w:t xml:space="preserve"> </w:t>
        </w:r>
      </w:ins>
      <w:del w:id="129" w:author="Swati Sharma (Legal,ISC)" w:date="2026-10-06T17:36:00Z">
        <w:r w:rsidR="001F61BC" w:rsidRPr="001F61BC" w:rsidDel="001F61BC">
          <w:rPr>
            <w:rStyle w:val="Hyperlink"/>
            <w:rFonts w:asciiTheme="minorHAnsi" w:hAnsiTheme="minorHAnsi"/>
            <w:sz w:val="20"/>
            <w:szCs w:val="20"/>
          </w:rPr>
          <w:delText>https://www.adobe.com/go/processing</w:delText>
        </w:r>
      </w:del>
      <w:ins w:id="130" w:author="Swati Sharma (Legal,ISC)" w:date="2026-10-06T11:54:00Z">
        <w:r w:rsidR="001F61BC" w:rsidRPr="001F61BC">
          <w:rPr>
            <w:rStyle w:val="Hyperlink"/>
            <w:rFonts w:asciiTheme="minorHAnsi" w:hAnsiTheme="minorHAnsi"/>
            <w:sz w:val="20"/>
            <w:szCs w:val="20"/>
          </w:rPr>
          <w:t xml:space="preserve"> as of the effective date of this DPA for the Cloud Services subscribed by Customer</w:t>
        </w:r>
      </w:ins>
      <w:ins w:id="131" w:author="Swati Sharma (Legal,ISC)" w:date="2026-10-06T17:37:00Z">
        <w:r w:rsidR="001F61BC">
          <w:rPr>
            <w:rFonts w:asciiTheme="minorHAnsi" w:hAnsiTheme="minorHAnsi"/>
            <w:sz w:val="20"/>
            <w:szCs w:val="20"/>
          </w:rPr>
          <w:fldChar w:fldCharType="end"/>
        </w:r>
      </w:ins>
      <w:r>
        <w:rPr>
          <w:rFonts w:asciiTheme="minorHAnsi" w:hAnsiTheme="minorHAnsi"/>
          <w:sz w:val="20"/>
          <w:szCs w:val="20"/>
        </w:rPr>
        <w:t xml:space="preserve">. Adobe may </w:t>
      </w:r>
      <w:del w:id="132" w:author="Swati Sharma (Legal,ISC)" w:date="2026-10-06T11:54:00Z">
        <w:r w:rsidRPr="00AD201D">
          <w:rPr>
            <w:rFonts w:asciiTheme="minorHAnsi" w:hAnsiTheme="minorHAnsi"/>
            <w:sz w:val="20"/>
            <w:szCs w:val="20"/>
          </w:rPr>
          <w:delText>change</w:delText>
        </w:r>
      </w:del>
      <w:ins w:id="133" w:author="Swati Sharma (Legal,ISC)" w:date="2026-10-06T11:54:00Z">
        <w:r>
          <w:rPr>
            <w:rFonts w:asciiTheme="minorHAnsi" w:hAnsiTheme="minorHAnsi"/>
            <w:sz w:val="20"/>
            <w:szCs w:val="20"/>
          </w:rPr>
          <w:t>engage any new Sub-processor, or replace an existing</w:t>
        </w:r>
      </w:ins>
      <w:r>
        <w:rPr>
          <w:rFonts w:asciiTheme="minorHAnsi" w:hAnsiTheme="minorHAnsi"/>
          <w:sz w:val="20"/>
          <w:szCs w:val="20"/>
        </w:rPr>
        <w:t xml:space="preserve"> Sub-</w:t>
      </w:r>
      <w:del w:id="134" w:author="Swati Sharma (Legal,ISC)" w:date="2026-10-06T11:54:00Z">
        <w:r w:rsidRPr="00AD201D">
          <w:rPr>
            <w:rFonts w:asciiTheme="minorHAnsi" w:hAnsiTheme="minorHAnsi"/>
            <w:sz w:val="20"/>
            <w:szCs w:val="20"/>
          </w:rPr>
          <w:delText>processors pursuant to</w:delText>
        </w:r>
      </w:del>
      <w:ins w:id="135" w:author="Swati Sharma (Legal,ISC)" w:date="2026-10-06T11:54:00Z">
        <w:r>
          <w:rPr>
            <w:rFonts w:asciiTheme="minorHAnsi" w:hAnsiTheme="minorHAnsi"/>
            <w:sz w:val="20"/>
            <w:szCs w:val="20"/>
          </w:rPr>
          <w:t>processor, only in accordance with</w:t>
        </w:r>
      </w:ins>
      <w:r>
        <w:rPr>
          <w:rFonts w:asciiTheme="minorHAnsi" w:hAnsiTheme="minorHAnsi"/>
          <w:sz w:val="20"/>
          <w:szCs w:val="20"/>
        </w:rPr>
        <w:t xml:space="preserve"> Section 4.3 below.</w:t>
      </w:r>
      <w:del w:id="136" w:author="Swati Sharma (Legal,ISC)" w:date="2026-10-06T11:54:00Z">
        <w:r w:rsidRPr="00AD201D">
          <w:rPr>
            <w:rFonts w:asciiTheme="minorHAnsi" w:hAnsiTheme="minorHAnsi"/>
            <w:sz w:val="20"/>
            <w:szCs w:val="20"/>
          </w:rPr>
          <w:delText xml:space="preserve">  </w:delText>
        </w:r>
      </w:del>
    </w:p>
    <w:p w14:paraId="5C3190BC"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Sub-processor Obligations</w:t>
      </w:r>
      <w:r w:rsidRPr="00AD201D">
        <w:rPr>
          <w:rFonts w:asciiTheme="minorHAnsi" w:hAnsiTheme="minorHAnsi"/>
          <w:sz w:val="20"/>
          <w:szCs w:val="20"/>
        </w:rPr>
        <w:t xml:space="preserve">. Adobe will: (i) enter into a written agreement with each Sub-processor imposing data protection obligations and security measures materially no less protective of Personal Data as Adobe’s obligations under this DPA to the extent applicable to the services provided by the Sub-processor in connection with the Cloud Services and (ii) remain liable for each Sub-processor’s compliance with the obligations under this DPA. </w:t>
      </w:r>
    </w:p>
    <w:p w14:paraId="748A6EB6" w14:textId="303B3AC4"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Changes to Sub-processors</w:t>
      </w:r>
      <w:r>
        <w:rPr>
          <w:rFonts w:asciiTheme="minorHAnsi" w:hAnsiTheme="minorHAnsi"/>
          <w:sz w:val="20"/>
          <w:szCs w:val="20"/>
        </w:rPr>
        <w:t xml:space="preserve">. </w:t>
      </w:r>
      <w:del w:id="137" w:author="Swati Sharma (Legal,ISC)" w:date="2026-10-06T11:54:00Z">
        <w:r w:rsidRPr="00AD201D">
          <w:rPr>
            <w:rFonts w:asciiTheme="minorHAnsi" w:hAnsiTheme="minorHAnsi"/>
            <w:sz w:val="20"/>
            <w:szCs w:val="20"/>
          </w:rPr>
          <w:delText>Adobe will</w:delText>
        </w:r>
      </w:del>
      <w:ins w:id="138" w:author="Swati Sharma (Legal,ISC)" w:date="2026-10-06T11:54:00Z">
        <w:r>
          <w:rPr>
            <w:rFonts w:asciiTheme="minorHAnsi" w:hAnsiTheme="minorHAnsi"/>
            <w:sz w:val="20"/>
            <w:szCs w:val="20"/>
          </w:rPr>
          <w:t>Adobe will not appoint or engage (or disclose any Personal Data to) any new Sub-processor without Customer’s prior written authorization. Adobe will notify Customer in writing at least thirty (30) days in advance of any proposed new or replacement Sub-processor, and such notice will include the reason for the change and the records of the security and privacy risk assessment carried out by Adobe in respect of that Sub-processor for Customer’s review. Adobe will also</w:t>
        </w:r>
      </w:ins>
      <w:r>
        <w:rPr>
          <w:rFonts w:asciiTheme="minorHAnsi" w:hAnsiTheme="minorHAnsi"/>
          <w:sz w:val="20"/>
          <w:szCs w:val="20"/>
        </w:rPr>
        <w:t xml:space="preserve"> make available on its </w:t>
      </w:r>
      <w:del w:id="139" w:author="Swati Sharma (Legal,ISC)" w:date="2026-10-06T17:31:00Z">
        <w:r w:rsidDel="00D63C36">
          <w:rPr>
            <w:rFonts w:asciiTheme="minorHAnsi" w:hAnsiTheme="minorHAnsi"/>
            <w:sz w:val="20"/>
            <w:szCs w:val="20"/>
          </w:rPr>
          <w:delText xml:space="preserve">Sub-processor </w:delText>
        </w:r>
      </w:del>
      <w:r>
        <w:rPr>
          <w:rFonts w:asciiTheme="minorHAnsi" w:hAnsiTheme="minorHAnsi"/>
          <w:sz w:val="20"/>
          <w:szCs w:val="20"/>
        </w:rPr>
        <w:t>website a mechanism to subscribe to receive notifications on the addition and removal of Sub-processors</w:t>
      </w:r>
      <w:del w:id="140" w:author="Swati Sharma (Legal,ISC)" w:date="2026-10-06T11:54:00Z">
        <w:r w:rsidRPr="00AD201D">
          <w:rPr>
            <w:rFonts w:asciiTheme="minorHAnsi" w:hAnsiTheme="minorHAnsi"/>
            <w:sz w:val="20"/>
            <w:szCs w:val="20"/>
          </w:rPr>
          <w:delText>. Adobe will provide</w:delText>
        </w:r>
      </w:del>
      <w:ins w:id="141" w:author="Swati Sharma (Legal,ISC)" w:date="2026-10-06T11:54:00Z">
        <w:r>
          <w:rPr>
            <w:rFonts w:asciiTheme="minorHAnsi" w:hAnsiTheme="minorHAnsi"/>
            <w:sz w:val="20"/>
            <w:szCs w:val="20"/>
          </w:rPr>
          <w:t>; however,</w:t>
        </w:r>
      </w:ins>
      <w:r>
        <w:rPr>
          <w:rFonts w:asciiTheme="minorHAnsi" w:hAnsiTheme="minorHAnsi"/>
          <w:sz w:val="20"/>
          <w:szCs w:val="20"/>
        </w:rPr>
        <w:t xml:space="preserve"> such </w:t>
      </w:r>
      <w:ins w:id="142" w:author="Swati Sharma (Legal,ISC)" w:date="2026-10-06T11:54:00Z">
        <w:r>
          <w:rPr>
            <w:rFonts w:asciiTheme="minorHAnsi" w:hAnsiTheme="minorHAnsi"/>
            <w:sz w:val="20"/>
            <w:szCs w:val="20"/>
          </w:rPr>
          <w:t xml:space="preserve">subscription </w:t>
        </w:r>
      </w:ins>
      <w:r>
        <w:rPr>
          <w:rFonts w:asciiTheme="minorHAnsi" w:hAnsiTheme="minorHAnsi"/>
          <w:sz w:val="20"/>
          <w:szCs w:val="20"/>
        </w:rPr>
        <w:t xml:space="preserve">notification </w:t>
      </w:r>
      <w:del w:id="143" w:author="Swati Sharma (Legal,ISC)" w:date="2026-10-06T11:54:00Z">
        <w:r w:rsidRPr="00AD201D">
          <w:rPr>
            <w:rFonts w:asciiTheme="minorHAnsi" w:hAnsiTheme="minorHAnsi"/>
            <w:sz w:val="20"/>
            <w:szCs w:val="20"/>
          </w:rPr>
          <w:delText xml:space="preserve">to those email addresses that have subscribed at least fourteen (14) days in advance of allowing the new Sub-processor to Process Personal Data (the “Objection Period”). During the Objection Period, objections (if any) to Adobe’s </w:delText>
        </w:r>
      </w:del>
      <w:ins w:id="144" w:author="Swati Sharma (Legal,ISC)" w:date="2026-10-06T11:54:00Z">
        <w:r>
          <w:rPr>
            <w:rFonts w:asciiTheme="minorHAnsi" w:hAnsiTheme="minorHAnsi"/>
            <w:sz w:val="20"/>
            <w:szCs w:val="20"/>
          </w:rPr>
          <w:t xml:space="preserve">will not substitute for the written notice and authorization required under this Section. If Customer objects to the </w:t>
        </w:r>
      </w:ins>
      <w:r>
        <w:rPr>
          <w:rFonts w:asciiTheme="minorHAnsi" w:hAnsiTheme="minorHAnsi"/>
          <w:sz w:val="20"/>
          <w:szCs w:val="20"/>
        </w:rPr>
        <w:t xml:space="preserve">appointment of </w:t>
      </w:r>
      <w:del w:id="145" w:author="Swati Sharma (Legal,ISC)" w:date="2026-10-06T11:54:00Z">
        <w:r w:rsidRPr="00AD201D">
          <w:rPr>
            <w:rFonts w:asciiTheme="minorHAnsi" w:hAnsiTheme="minorHAnsi"/>
            <w:sz w:val="20"/>
            <w:szCs w:val="20"/>
          </w:rPr>
          <w:delText>the</w:delText>
        </w:r>
      </w:del>
      <w:ins w:id="146" w:author="Swati Sharma (Legal,ISC)" w:date="2026-10-06T11:54:00Z">
        <w:r>
          <w:rPr>
            <w:rFonts w:asciiTheme="minorHAnsi" w:hAnsiTheme="minorHAnsi"/>
            <w:sz w:val="20"/>
            <w:szCs w:val="20"/>
          </w:rPr>
          <w:t>a</w:t>
        </w:r>
      </w:ins>
      <w:r>
        <w:rPr>
          <w:rFonts w:asciiTheme="minorHAnsi" w:hAnsiTheme="minorHAnsi"/>
          <w:sz w:val="20"/>
          <w:szCs w:val="20"/>
        </w:rPr>
        <w:t xml:space="preserve"> new </w:t>
      </w:r>
      <w:ins w:id="147" w:author="Swati Sharma (Legal,ISC)" w:date="2026-10-06T11:54:00Z">
        <w:r>
          <w:rPr>
            <w:rFonts w:asciiTheme="minorHAnsi" w:hAnsiTheme="minorHAnsi"/>
            <w:sz w:val="20"/>
            <w:szCs w:val="20"/>
          </w:rPr>
          <w:t xml:space="preserve">or replacement </w:t>
        </w:r>
      </w:ins>
      <w:r>
        <w:rPr>
          <w:rFonts w:asciiTheme="minorHAnsi" w:hAnsiTheme="minorHAnsi"/>
          <w:sz w:val="20"/>
          <w:szCs w:val="20"/>
        </w:rPr>
        <w:t>Sub-processor</w:t>
      </w:r>
      <w:del w:id="148" w:author="Swati Sharma (Legal,ISC)" w:date="2026-10-06T11:54:00Z">
        <w:r w:rsidRPr="00AD201D">
          <w:rPr>
            <w:rFonts w:asciiTheme="minorHAnsi" w:hAnsiTheme="minorHAnsi"/>
            <w:sz w:val="20"/>
            <w:szCs w:val="20"/>
          </w:rPr>
          <w:delText xml:space="preserve"> must be provided to Adobe in writing and be based on reasonable grounds. In such event</w:delText>
        </w:r>
      </w:del>
      <w:r>
        <w:rPr>
          <w:rFonts w:asciiTheme="minorHAnsi" w:hAnsiTheme="minorHAnsi"/>
          <w:sz w:val="20"/>
          <w:szCs w:val="20"/>
        </w:rPr>
        <w:t>, the Parties will discuss those objections in good faith with a view to achieving resolution</w:t>
      </w:r>
      <w:del w:id="149" w:author="Swati Sharma (Legal,ISC)" w:date="2026-10-06T11:54:00Z">
        <w:r w:rsidRPr="00AD201D">
          <w:rPr>
            <w:rFonts w:asciiTheme="minorHAnsi" w:hAnsiTheme="minorHAnsi"/>
            <w:sz w:val="20"/>
            <w:szCs w:val="20"/>
          </w:rPr>
          <w:delText>. If it can be reasonably demonstrated to Adobe that the new Sub-processor is unable to Process Personal Data in compliance with the terms of this DPA</w:delText>
        </w:r>
      </w:del>
      <w:ins w:id="150" w:author="Swati Sharma (Legal,ISC)" w:date="2026-10-06T11:54:00Z">
        <w:r>
          <w:rPr>
            <w:rFonts w:asciiTheme="minorHAnsi" w:hAnsiTheme="minorHAnsi"/>
            <w:sz w:val="20"/>
            <w:szCs w:val="20"/>
          </w:rPr>
          <w:t>,</w:t>
        </w:r>
      </w:ins>
      <w:r>
        <w:rPr>
          <w:rFonts w:asciiTheme="minorHAnsi" w:hAnsiTheme="minorHAnsi"/>
          <w:sz w:val="20"/>
          <w:szCs w:val="20"/>
        </w:rPr>
        <w:t xml:space="preserve"> and Adobe </w:t>
      </w:r>
      <w:del w:id="151" w:author="Swati Sharma (Legal,ISC)" w:date="2026-10-06T11:54:00Z">
        <w:r w:rsidRPr="00AD201D">
          <w:rPr>
            <w:rFonts w:asciiTheme="minorHAnsi" w:hAnsiTheme="minorHAnsi"/>
            <w:sz w:val="20"/>
            <w:szCs w:val="20"/>
          </w:rPr>
          <w:delText>cannot provide an alternative</w:delText>
        </w:r>
      </w:del>
      <w:ins w:id="152" w:author="Swati Sharma (Legal,ISC)" w:date="2026-10-06T11:54:00Z">
        <w:r>
          <w:rPr>
            <w:rFonts w:asciiTheme="minorHAnsi" w:hAnsiTheme="minorHAnsi"/>
            <w:sz w:val="20"/>
            <w:szCs w:val="20"/>
          </w:rPr>
          <w:t>will not allow such</w:t>
        </w:r>
      </w:ins>
      <w:r>
        <w:rPr>
          <w:rFonts w:asciiTheme="minorHAnsi" w:hAnsiTheme="minorHAnsi"/>
          <w:sz w:val="20"/>
          <w:szCs w:val="20"/>
        </w:rPr>
        <w:t xml:space="preserve"> Sub-processor</w:t>
      </w:r>
      <w:del w:id="153" w:author="Swati Sharma (Legal,ISC)" w:date="2026-10-06T11:54:00Z">
        <w:r w:rsidRPr="00AD201D">
          <w:rPr>
            <w:rFonts w:asciiTheme="minorHAnsi" w:hAnsiTheme="minorHAnsi"/>
            <w:sz w:val="20"/>
            <w:szCs w:val="20"/>
          </w:rPr>
          <w:delText>, or the Parties are not otherwise able</w:delText>
        </w:r>
      </w:del>
      <w:r>
        <w:rPr>
          <w:rFonts w:asciiTheme="minorHAnsi" w:hAnsiTheme="minorHAnsi"/>
          <w:sz w:val="20"/>
          <w:szCs w:val="20"/>
        </w:rPr>
        <w:t xml:space="preserve"> to </w:t>
      </w:r>
      <w:del w:id="154" w:author="Swati Sharma (Legal,ISC)" w:date="2026-10-06T11:54:00Z">
        <w:r w:rsidRPr="00AD201D">
          <w:rPr>
            <w:rFonts w:asciiTheme="minorHAnsi" w:hAnsiTheme="minorHAnsi"/>
            <w:sz w:val="20"/>
            <w:szCs w:val="20"/>
          </w:rPr>
          <w:delText>achieve</w:delText>
        </w:r>
      </w:del>
      <w:ins w:id="155" w:author="Swati Sharma (Legal,ISC)" w:date="2026-10-06T11:54:00Z">
        <w:r>
          <w:rPr>
            <w:rFonts w:asciiTheme="minorHAnsi" w:hAnsiTheme="minorHAnsi"/>
            <w:sz w:val="20"/>
            <w:szCs w:val="20"/>
          </w:rPr>
          <w:t>Process Personal Data pending such</w:t>
        </w:r>
      </w:ins>
      <w:r>
        <w:rPr>
          <w:rFonts w:asciiTheme="minorHAnsi" w:hAnsiTheme="minorHAnsi"/>
          <w:sz w:val="20"/>
          <w:szCs w:val="20"/>
        </w:rPr>
        <w:t xml:space="preserve"> resolution</w:t>
      </w:r>
      <w:del w:id="156" w:author="Swati Sharma (Legal,ISC)" w:date="2026-10-06T11:54:00Z">
        <w:r w:rsidRPr="00AD201D">
          <w:rPr>
            <w:rFonts w:asciiTheme="minorHAnsi" w:hAnsiTheme="minorHAnsi"/>
            <w:sz w:val="20"/>
            <w:szCs w:val="20"/>
          </w:rPr>
          <w:delText>,</w:delText>
        </w:r>
      </w:del>
      <w:ins w:id="157" w:author="Swati Sharma (Legal,ISC)" w:date="2026-10-06T11:54:00Z">
        <w:r>
          <w:rPr>
            <w:rFonts w:asciiTheme="minorHAnsi" w:hAnsiTheme="minorHAnsi"/>
            <w:sz w:val="20"/>
            <w:szCs w:val="20"/>
          </w:rPr>
          <w:t>. If</w:t>
        </w:r>
      </w:ins>
      <w:r>
        <w:rPr>
          <w:rFonts w:asciiTheme="minorHAnsi" w:hAnsiTheme="minorHAnsi"/>
          <w:sz w:val="20"/>
          <w:szCs w:val="20"/>
        </w:rPr>
        <w:t xml:space="preserve"> Customer</w:t>
      </w:r>
      <w:del w:id="158" w:author="Swati Sharma (Legal,ISC)" w:date="2026-10-06T11:54:00Z">
        <w:r w:rsidRPr="00AD201D">
          <w:rPr>
            <w:rFonts w:asciiTheme="minorHAnsi" w:hAnsiTheme="minorHAnsi"/>
            <w:sz w:val="20"/>
            <w:szCs w:val="20"/>
          </w:rPr>
          <w:delText>, as its sole and exclusive remedy,</w:delText>
        </w:r>
      </w:del>
      <w:ins w:id="159" w:author="Swati Sharma (Legal,ISC)" w:date="2026-10-06T11:54:00Z">
        <w:r>
          <w:rPr>
            <w:rFonts w:asciiTheme="minorHAnsi" w:hAnsiTheme="minorHAnsi"/>
            <w:sz w:val="20"/>
            <w:szCs w:val="20"/>
          </w:rPr>
          <w:t xml:space="preserve"> reasonably object, </w:t>
        </w:r>
      </w:ins>
      <w:ins w:id="160" w:author="Swati Sharma (Legal,ISC)" w:date="2026-10-06T17:33:00Z">
        <w:r w:rsidR="00E915FD">
          <w:rPr>
            <w:rFonts w:asciiTheme="minorHAnsi" w:hAnsiTheme="minorHAnsi"/>
            <w:sz w:val="20"/>
            <w:szCs w:val="20"/>
          </w:rPr>
          <w:t>it</w:t>
        </w:r>
      </w:ins>
      <w:r>
        <w:rPr>
          <w:rFonts w:asciiTheme="minorHAnsi" w:hAnsiTheme="minorHAnsi"/>
          <w:sz w:val="20"/>
          <w:szCs w:val="20"/>
        </w:rPr>
        <w:t xml:space="preserve"> may terminate the </w:t>
      </w:r>
      <w:ins w:id="161" w:author="Swati Sharma (Legal,ISC)" w:date="2026-10-06T11:54:00Z">
        <w:r>
          <w:rPr>
            <w:rFonts w:asciiTheme="minorHAnsi" w:hAnsiTheme="minorHAnsi"/>
            <w:sz w:val="20"/>
            <w:szCs w:val="20"/>
          </w:rPr>
          <w:t xml:space="preserve">Agreement or the </w:t>
        </w:r>
      </w:ins>
      <w:r>
        <w:rPr>
          <w:rFonts w:asciiTheme="minorHAnsi" w:hAnsiTheme="minorHAnsi"/>
          <w:sz w:val="20"/>
          <w:szCs w:val="20"/>
        </w:rPr>
        <w:t>applicable Sales Order</w:t>
      </w:r>
      <w:ins w:id="162" w:author="Swati Sharma (Legal,ISC)" w:date="2026-10-06T11:54:00Z">
        <w:r>
          <w:rPr>
            <w:rFonts w:asciiTheme="minorHAnsi" w:hAnsiTheme="minorHAnsi"/>
            <w:sz w:val="20"/>
            <w:szCs w:val="20"/>
          </w:rPr>
          <w:t>,</w:t>
        </w:r>
      </w:ins>
      <w:r>
        <w:rPr>
          <w:rFonts w:asciiTheme="minorHAnsi" w:hAnsiTheme="minorHAnsi"/>
          <w:sz w:val="20"/>
          <w:szCs w:val="20"/>
        </w:rPr>
        <w:t xml:space="preserve"> in </w:t>
      </w:r>
      <w:del w:id="163" w:author="Swati Sharma (Legal,ISC)" w:date="2026-10-06T11:54:00Z">
        <w:r w:rsidRPr="00AD201D">
          <w:rPr>
            <w:rFonts w:asciiTheme="minorHAnsi" w:hAnsiTheme="minorHAnsi"/>
            <w:sz w:val="20"/>
            <w:szCs w:val="20"/>
          </w:rPr>
          <w:delText>accordance with the process laid</w:delText>
        </w:r>
      </w:del>
      <w:ins w:id="164" w:author="Swati Sharma (Legal,ISC)" w:date="2026-10-06T11:54:00Z">
        <w:r>
          <w:rPr>
            <w:rFonts w:asciiTheme="minorHAnsi" w:hAnsiTheme="minorHAnsi"/>
            <w:sz w:val="20"/>
            <w:szCs w:val="20"/>
          </w:rPr>
          <w:t>whole or</w:t>
        </w:r>
      </w:ins>
      <w:r>
        <w:rPr>
          <w:rFonts w:asciiTheme="minorHAnsi" w:hAnsiTheme="minorHAnsi"/>
          <w:sz w:val="20"/>
          <w:szCs w:val="20"/>
        </w:rPr>
        <w:t xml:space="preserve"> in </w:t>
      </w:r>
      <w:del w:id="165" w:author="Swati Sharma (Legal,ISC)" w:date="2026-10-06T11:54:00Z">
        <w:r w:rsidRPr="00AD201D">
          <w:rPr>
            <w:rFonts w:asciiTheme="minorHAnsi" w:hAnsiTheme="minorHAnsi"/>
            <w:sz w:val="20"/>
            <w:szCs w:val="20"/>
          </w:rPr>
          <w:delText xml:space="preserve">the Agreement only with respect to those aspects which cannot be provided by Adobe </w:delText>
        </w:r>
        <w:r w:rsidRPr="00AD201D">
          <w:rPr>
            <w:rFonts w:asciiTheme="minorHAnsi" w:hAnsiTheme="minorHAnsi"/>
            <w:sz w:val="20"/>
            <w:szCs w:val="20"/>
          </w:rPr>
          <w:lastRenderedPageBreak/>
          <w:delText>without the use of the new Sub-processor.</w:delText>
        </w:r>
      </w:del>
      <w:ins w:id="166" w:author="Swati Sharma (Legal,ISC)" w:date="2026-10-06T11:54:00Z">
        <w:r>
          <w:rPr>
            <w:rFonts w:asciiTheme="minorHAnsi" w:hAnsiTheme="minorHAnsi"/>
            <w:sz w:val="20"/>
            <w:szCs w:val="20"/>
          </w:rPr>
          <w:t>part, without any costs or penalties, and</w:t>
        </w:r>
      </w:ins>
      <w:r>
        <w:rPr>
          <w:rFonts w:asciiTheme="minorHAnsi" w:hAnsiTheme="minorHAnsi"/>
          <w:sz w:val="20"/>
          <w:szCs w:val="20"/>
        </w:rPr>
        <w:t xml:space="preserve"> Adobe will refund Customer any prepaid unused fees </w:t>
      </w:r>
      <w:del w:id="167" w:author="Swati Sharma (Legal,ISC)" w:date="2026-10-06T11:54:00Z">
        <w:r w:rsidRPr="00AD201D">
          <w:rPr>
            <w:rFonts w:asciiTheme="minorHAnsi" w:hAnsiTheme="minorHAnsi"/>
            <w:sz w:val="20"/>
            <w:szCs w:val="20"/>
          </w:rPr>
          <w:delText xml:space="preserve">of such Sales Order </w:delText>
        </w:r>
      </w:del>
      <w:r>
        <w:rPr>
          <w:rFonts w:asciiTheme="minorHAnsi" w:hAnsiTheme="minorHAnsi"/>
          <w:sz w:val="20"/>
          <w:szCs w:val="20"/>
        </w:rPr>
        <w:t xml:space="preserve">following the effective date of such termination. </w:t>
      </w:r>
      <w:ins w:id="168" w:author="Swati Sharma (Legal,ISC)" w:date="2026-10-06T11:54:00Z">
        <w:r>
          <w:rPr>
            <w:rFonts w:asciiTheme="minorHAnsi" w:hAnsiTheme="minorHAnsi"/>
            <w:sz w:val="20"/>
            <w:szCs w:val="20"/>
          </w:rPr>
          <w:t>Notwithstanding any authorization by Customer, Adobe will remain solely responsible for the acts and omissions of its Sub-processors.</w:t>
        </w:r>
      </w:ins>
    </w:p>
    <w:p w14:paraId="4AB524FE" w14:textId="77777777" w:rsidR="00E11CD2" w:rsidRDefault="00C14669" w:rsidP="007654E4">
      <w:pPr>
        <w:pStyle w:val="BodyText"/>
        <w:numPr>
          <w:ilvl w:val="1"/>
          <w:numId w:val="1"/>
        </w:numPr>
        <w:jc w:val="both"/>
        <w:rPr>
          <w:ins w:id="169" w:author="Swati Sharma (Legal,ISC)" w:date="2026-10-06T11:54:00Z"/>
          <w:rFonts w:asciiTheme="minorHAnsi" w:hAnsiTheme="minorHAnsi"/>
          <w:sz w:val="20"/>
          <w:szCs w:val="20"/>
        </w:rPr>
      </w:pPr>
      <w:ins w:id="170" w:author="Swati Sharma (Legal,ISC)" w:date="2026-10-06T11:54:00Z">
        <w:r>
          <w:rPr>
            <w:rFonts w:asciiTheme="minorHAnsi" w:hAnsiTheme="minorHAnsi"/>
            <w:b/>
            <w:bCs/>
            <w:sz w:val="20"/>
            <w:szCs w:val="20"/>
          </w:rPr>
          <w:t>Copies of Sub-processor Agreements</w:t>
        </w:r>
        <w:r>
          <w:rPr>
            <w:rFonts w:asciiTheme="minorHAnsi" w:hAnsiTheme="minorHAnsi"/>
            <w:sz w:val="20"/>
            <w:szCs w:val="20"/>
          </w:rPr>
          <w:t>. Upon Customer’s written request, Adobe will provide Customer with a copy of the relevant agreement executed with any Sub-processor, together with any subsequent amendments. To the extent necessary to protect business secrets or other confidential information, including Personal Data, Adobe may redact the text of such agreements prior to sharing a copy with Customer.</w:t>
        </w:r>
      </w:ins>
    </w:p>
    <w:p w14:paraId="7DC623F7" w14:textId="77777777" w:rsidR="00E238EE" w:rsidRPr="00AD201D" w:rsidRDefault="00E238EE" w:rsidP="00E238EE">
      <w:pPr>
        <w:pStyle w:val="BodyText"/>
        <w:numPr>
          <w:ilvl w:val="0"/>
          <w:numId w:val="1"/>
        </w:numPr>
        <w:jc w:val="both"/>
        <w:rPr>
          <w:rFonts w:asciiTheme="minorHAnsi" w:hAnsiTheme="minorHAnsi" w:cstheme="minorHAnsi"/>
          <w:sz w:val="20"/>
          <w:szCs w:val="20"/>
        </w:rPr>
      </w:pPr>
      <w:r w:rsidRPr="00AD201D">
        <w:rPr>
          <w:rFonts w:asciiTheme="minorHAnsi" w:hAnsiTheme="minorHAnsi"/>
          <w:sz w:val="20"/>
          <w:szCs w:val="20"/>
        </w:rPr>
        <w:t xml:space="preserve"> </w:t>
      </w:r>
      <w:r w:rsidRPr="00AD201D">
        <w:rPr>
          <w:rFonts w:asciiTheme="minorHAnsi" w:hAnsiTheme="minorHAnsi"/>
          <w:b/>
          <w:sz w:val="20"/>
          <w:szCs w:val="20"/>
        </w:rPr>
        <w:t>Security.</w:t>
      </w:r>
    </w:p>
    <w:p w14:paraId="355EB1A5" w14:textId="1D9E923D"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Security Measures</w:t>
      </w:r>
      <w:r>
        <w:rPr>
          <w:rFonts w:asciiTheme="minorHAnsi" w:hAnsiTheme="minorHAnsi"/>
          <w:sz w:val="20"/>
          <w:szCs w:val="20"/>
        </w:rPr>
        <w:t xml:space="preserve">. Adobe has implemented and maintains </w:t>
      </w:r>
      <w:del w:id="171" w:author="Swati Sharma (Legal,ISC)" w:date="2026-10-06T11:54:00Z">
        <w:r w:rsidRPr="00AD201D">
          <w:rPr>
            <w:rFonts w:asciiTheme="minorHAnsi" w:hAnsiTheme="minorHAnsi"/>
            <w:sz w:val="20"/>
            <w:szCs w:val="20"/>
          </w:rPr>
          <w:delText>reasonable and</w:delText>
        </w:r>
      </w:del>
      <w:ins w:id="172" w:author="Swati Sharma (Legal,ISC)" w:date="2026-10-06T11:54:00Z">
        <w:r>
          <w:rPr>
            <w:rFonts w:asciiTheme="minorHAnsi" w:hAnsiTheme="minorHAnsi"/>
            <w:sz w:val="20"/>
            <w:szCs w:val="20"/>
          </w:rPr>
          <w:t>all</w:t>
        </w:r>
      </w:ins>
      <w:r>
        <w:rPr>
          <w:rFonts w:asciiTheme="minorHAnsi" w:hAnsiTheme="minorHAnsi"/>
          <w:sz w:val="20"/>
          <w:szCs w:val="20"/>
        </w:rPr>
        <w:t xml:space="preserve"> appropriate Technical and Organizational Measures (“Measures”)</w:t>
      </w:r>
      <w:ins w:id="173" w:author="Swati Sharma (Legal,ISC)" w:date="2026-10-06T17:37:00Z">
        <w:r w:rsidR="00931E88">
          <w:rPr>
            <w:rFonts w:asciiTheme="minorHAnsi" w:hAnsiTheme="minorHAnsi"/>
            <w:sz w:val="20"/>
            <w:szCs w:val="20"/>
          </w:rPr>
          <w:t xml:space="preserve"> </w:t>
        </w:r>
      </w:ins>
      <w:r>
        <w:rPr>
          <w:rFonts w:asciiTheme="minorHAnsi" w:hAnsiTheme="minorHAnsi"/>
          <w:sz w:val="20"/>
          <w:szCs w:val="20"/>
        </w:rPr>
        <w:t xml:space="preserve"> </w:t>
      </w:r>
      <w:del w:id="174" w:author="Swati Sharma (Legal,ISC)" w:date="2026-10-06T11:54:00Z">
        <w:r w:rsidRPr="00AD201D">
          <w:rPr>
            <w:rFonts w:asciiTheme="minorHAnsi" w:hAnsiTheme="minorHAnsi"/>
            <w:sz w:val="20"/>
            <w:szCs w:val="20"/>
          </w:rPr>
          <w:delText>regarding</w:delText>
        </w:r>
      </w:del>
      <w:ins w:id="175" w:author="Swati Sharma (Legal,ISC)" w:date="2026-10-06T11:54:00Z">
        <w:r>
          <w:rPr>
            <w:rFonts w:asciiTheme="minorHAnsi" w:hAnsiTheme="minorHAnsi"/>
            <w:sz w:val="20"/>
            <w:szCs w:val="20"/>
          </w:rPr>
          <w:t>to ensure</w:t>
        </w:r>
      </w:ins>
      <w:r>
        <w:rPr>
          <w:rFonts w:asciiTheme="minorHAnsi" w:hAnsiTheme="minorHAnsi"/>
          <w:sz w:val="20"/>
          <w:szCs w:val="20"/>
        </w:rPr>
        <w:t xml:space="preserve"> the </w:t>
      </w:r>
      <w:r w:rsidRPr="00AD201D">
        <w:rPr>
          <w:rFonts w:asciiTheme="minorHAnsi" w:hAnsiTheme="minorHAnsi"/>
          <w:sz w:val="20"/>
          <w:szCs w:val="20"/>
        </w:rPr>
        <w:t>protection</w:t>
      </w:r>
      <w:r>
        <w:rPr>
          <w:rFonts w:asciiTheme="minorHAnsi" w:hAnsiTheme="minorHAnsi"/>
          <w:sz w:val="20"/>
          <w:szCs w:val="20"/>
        </w:rPr>
        <w:t xml:space="preserve"> of Personal Data </w:t>
      </w:r>
      <w:r w:rsidRPr="00AD201D">
        <w:rPr>
          <w:rFonts w:asciiTheme="minorHAnsi" w:hAnsiTheme="minorHAnsi"/>
          <w:sz w:val="20"/>
          <w:szCs w:val="20"/>
        </w:rPr>
        <w:t>Processed</w:t>
      </w:r>
      <w:r>
        <w:rPr>
          <w:rFonts w:asciiTheme="minorHAnsi" w:hAnsiTheme="minorHAnsi"/>
          <w:sz w:val="20"/>
          <w:szCs w:val="20"/>
        </w:rPr>
        <w:t xml:space="preserve">, as set out in Exhibit 2 of this DPA. The Measures take into account the state of the art, the costs of implementation and the nature, scope, context and purposes of Processing. Adobe may review and update the Measures from time to time, provided that </w:t>
      </w:r>
      <w:ins w:id="176" w:author="Swati Sharma (Legal,ISC)" w:date="2026-10-06T11:54:00Z">
        <w:r>
          <w:rPr>
            <w:rFonts w:asciiTheme="minorHAnsi" w:hAnsiTheme="minorHAnsi"/>
            <w:sz w:val="20"/>
            <w:szCs w:val="20"/>
          </w:rPr>
          <w:t xml:space="preserve">(i) </w:t>
        </w:r>
      </w:ins>
      <w:r>
        <w:rPr>
          <w:rFonts w:asciiTheme="minorHAnsi" w:hAnsiTheme="minorHAnsi"/>
          <w:sz w:val="20"/>
          <w:szCs w:val="20"/>
        </w:rPr>
        <w:t xml:space="preserve">any such updates will not </w:t>
      </w:r>
      <w:del w:id="177" w:author="Swati Sharma (Legal,ISC)" w:date="2026-10-06T11:54:00Z">
        <w:r w:rsidRPr="00AD201D">
          <w:rPr>
            <w:rFonts w:asciiTheme="minorHAnsi" w:hAnsiTheme="minorHAnsi"/>
            <w:sz w:val="20"/>
            <w:szCs w:val="20"/>
          </w:rPr>
          <w:delText xml:space="preserve">materially </w:delText>
        </w:r>
      </w:del>
      <w:r>
        <w:rPr>
          <w:rFonts w:asciiTheme="minorHAnsi" w:hAnsiTheme="minorHAnsi"/>
          <w:sz w:val="20"/>
          <w:szCs w:val="20"/>
        </w:rPr>
        <w:t xml:space="preserve">diminish the </w:t>
      </w:r>
      <w:r w:rsidRPr="00AD201D">
        <w:rPr>
          <w:rFonts w:asciiTheme="minorHAnsi" w:hAnsiTheme="minorHAnsi"/>
          <w:sz w:val="20"/>
          <w:szCs w:val="20"/>
        </w:rPr>
        <w:t>overall security</w:t>
      </w:r>
      <w:r>
        <w:rPr>
          <w:rFonts w:asciiTheme="minorHAnsi" w:hAnsiTheme="minorHAnsi"/>
          <w:sz w:val="20"/>
          <w:szCs w:val="20"/>
        </w:rPr>
        <w:t xml:space="preserve"> of the Cloud Services or Personal Data</w:t>
      </w:r>
      <w:ins w:id="178" w:author="Swati Sharma (Legal,ISC)" w:date="2026-10-06T11:54:00Z">
        <w:r>
          <w:rPr>
            <w:rFonts w:asciiTheme="minorHAnsi" w:hAnsiTheme="minorHAnsi"/>
            <w:sz w:val="20"/>
            <w:szCs w:val="20"/>
          </w:rPr>
          <w:t>, (ii) Adobe will notify Customer in writing in advance of any material change to the Measures, and (iii) any change that would reduce the level of protection afforded to Personal Data will require Customer’s prior written consent</w:t>
        </w:r>
      </w:ins>
      <w:r>
        <w:rPr>
          <w:rFonts w:asciiTheme="minorHAnsi" w:hAnsiTheme="minorHAnsi"/>
          <w:sz w:val="20"/>
          <w:szCs w:val="20"/>
        </w:rPr>
        <w:t>.</w:t>
      </w:r>
    </w:p>
    <w:p w14:paraId="0CD1C49C"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Certifications</w:t>
      </w:r>
      <w:r w:rsidRPr="00AD201D">
        <w:rPr>
          <w:rFonts w:asciiTheme="minorHAnsi" w:hAnsiTheme="minorHAnsi"/>
          <w:sz w:val="20"/>
          <w:szCs w:val="20"/>
        </w:rPr>
        <w:t xml:space="preserve">.  Adobe has obtained the third-party certifications and audits evaluating the Measures, which are listed on Adobe´s Trust Center website (accessible at </w:t>
      </w:r>
      <w:hyperlink r:id="rId5">
        <w:r w:rsidRPr="00AD201D">
          <w:rPr>
            <w:rStyle w:val="Hyperlink"/>
            <w:rFonts w:asciiTheme="minorHAnsi" w:hAnsiTheme="minorHAnsi"/>
            <w:sz w:val="20"/>
            <w:szCs w:val="20"/>
          </w:rPr>
          <w:t>https://www.adobe.com/trust/compliance/compliance-list.html</w:t>
        </w:r>
      </w:hyperlink>
      <w:r w:rsidRPr="00AD201D">
        <w:rPr>
          <w:rFonts w:asciiTheme="minorHAnsi" w:hAnsiTheme="minorHAnsi"/>
          <w:sz w:val="20"/>
          <w:szCs w:val="20"/>
        </w:rPr>
        <w:t xml:space="preserve">).   </w:t>
      </w:r>
    </w:p>
    <w:p w14:paraId="66705AF4"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Confidentiality of Processing</w:t>
      </w:r>
      <w:r w:rsidRPr="00AD201D">
        <w:rPr>
          <w:rFonts w:asciiTheme="minorHAnsi" w:hAnsiTheme="minorHAnsi"/>
          <w:sz w:val="20"/>
          <w:szCs w:val="20"/>
        </w:rPr>
        <w:t>. Adobe will ensure that any person who is authorized by Adobe to Process Personal Data (including its staff, agents and subcontractors) will be under an appropriate obligation of confidentiality (whether a contractual or statutory duty).</w:t>
      </w:r>
    </w:p>
    <w:p w14:paraId="7F5E2B03" w14:textId="77777777" w:rsidR="00E238EE" w:rsidRPr="00AD201D" w:rsidRDefault="00E238EE" w:rsidP="00E238EE">
      <w:pPr>
        <w:pStyle w:val="BodyText"/>
        <w:numPr>
          <w:ilvl w:val="0"/>
          <w:numId w:val="1"/>
        </w:numPr>
        <w:jc w:val="both"/>
        <w:rPr>
          <w:rFonts w:asciiTheme="minorHAnsi" w:hAnsiTheme="minorHAnsi"/>
          <w:sz w:val="20"/>
          <w:szCs w:val="20"/>
        </w:rPr>
      </w:pPr>
      <w:r w:rsidRPr="00AD201D">
        <w:rPr>
          <w:rFonts w:asciiTheme="minorHAnsi" w:hAnsiTheme="minorHAnsi"/>
          <w:b/>
          <w:bCs/>
          <w:sz w:val="20"/>
          <w:szCs w:val="20"/>
        </w:rPr>
        <w:t>Customer Audit Rights.</w:t>
      </w:r>
    </w:p>
    <w:p w14:paraId="5AA51344"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sz w:val="20"/>
          <w:szCs w:val="20"/>
        </w:rPr>
        <w:t xml:space="preserve">Adobe will make available to Customer access to reasonably requested documentation evidencing Adobe’s compliance with its obligations under this DPA in the form of the relevant certifications and attestations set out at </w:t>
      </w:r>
      <w:hyperlink r:id="rId6">
        <w:r w:rsidRPr="00AD201D">
          <w:rPr>
            <w:rStyle w:val="Hyperlink"/>
            <w:rFonts w:asciiTheme="minorHAnsi" w:hAnsiTheme="minorHAnsi"/>
            <w:sz w:val="20"/>
            <w:szCs w:val="20"/>
          </w:rPr>
          <w:t>https://www.adobe.com/trust/compliance/compliance-list.html</w:t>
        </w:r>
      </w:hyperlink>
      <w:r w:rsidRPr="00AD201D">
        <w:rPr>
          <w:rFonts w:asciiTheme="minorHAnsi" w:hAnsiTheme="minorHAnsi"/>
          <w:sz w:val="20"/>
          <w:szCs w:val="20"/>
        </w:rPr>
        <w:t xml:space="preserve">. </w:t>
      </w:r>
    </w:p>
    <w:p w14:paraId="09E0F73E" w14:textId="129DFA67" w:rsidR="00E238EE" w:rsidRPr="00AD201D" w:rsidRDefault="00E238EE" w:rsidP="00E238EE">
      <w:pPr>
        <w:pStyle w:val="BodyText"/>
        <w:numPr>
          <w:ilvl w:val="1"/>
          <w:numId w:val="1"/>
        </w:numPr>
        <w:jc w:val="both"/>
        <w:rPr>
          <w:rFonts w:asciiTheme="minorHAnsi" w:hAnsiTheme="minorHAnsi"/>
          <w:sz w:val="20"/>
          <w:szCs w:val="20"/>
        </w:rPr>
      </w:pPr>
      <w:del w:id="179" w:author="Swati Sharma (Legal,ISC)" w:date="2026-10-06T18:02:00Z">
        <w:r w:rsidRPr="00AD201D" w:rsidDel="006C4ADD">
          <w:rPr>
            <w:rFonts w:asciiTheme="minorHAnsi" w:hAnsiTheme="minorHAnsi"/>
            <w:sz w:val="20"/>
            <w:szCs w:val="20"/>
          </w:rPr>
          <w:delText>If the</w:delText>
        </w:r>
        <w:r w:rsidDel="006C4ADD">
          <w:rPr>
            <w:rFonts w:asciiTheme="minorHAnsi" w:hAnsiTheme="minorHAnsi"/>
            <w:sz w:val="20"/>
            <w:szCs w:val="20"/>
          </w:rPr>
          <w:delText xml:space="preserve"> Customer </w:delText>
        </w:r>
        <w:r w:rsidRPr="00AD201D" w:rsidDel="006C4ADD">
          <w:rPr>
            <w:rFonts w:asciiTheme="minorHAnsi" w:hAnsiTheme="minorHAnsi"/>
            <w:sz w:val="20"/>
            <w:szCs w:val="20"/>
          </w:rPr>
          <w:delText>in</w:delText>
        </w:r>
        <w:r w:rsidDel="006C4ADD">
          <w:rPr>
            <w:rFonts w:asciiTheme="minorHAnsi" w:hAnsiTheme="minorHAnsi"/>
            <w:sz w:val="20"/>
            <w:szCs w:val="20"/>
          </w:rPr>
          <w:delText xml:space="preserve"> its </w:delText>
        </w:r>
        <w:r w:rsidRPr="00AD201D" w:rsidDel="006C4ADD">
          <w:rPr>
            <w:rFonts w:asciiTheme="minorHAnsi" w:hAnsiTheme="minorHAnsi"/>
            <w:sz w:val="20"/>
            <w:szCs w:val="20"/>
          </w:rPr>
          <w:delText>reasonable opinion determines that the information provided under Section 6.1 is not sufficient</w:delText>
        </w:r>
        <w:r w:rsidDel="006C4ADD">
          <w:rPr>
            <w:rFonts w:asciiTheme="minorHAnsi" w:hAnsiTheme="minorHAnsi"/>
            <w:sz w:val="20"/>
            <w:szCs w:val="20"/>
          </w:rPr>
          <w:delText xml:space="preserve"> to </w:delText>
        </w:r>
        <w:r w:rsidRPr="00AD201D" w:rsidDel="006C4ADD">
          <w:rPr>
            <w:rFonts w:asciiTheme="minorHAnsi" w:hAnsiTheme="minorHAnsi"/>
            <w:sz w:val="20"/>
            <w:szCs w:val="20"/>
          </w:rPr>
          <w:delText>confirm</w:delText>
        </w:r>
        <w:r w:rsidDel="006C4ADD">
          <w:rPr>
            <w:rFonts w:asciiTheme="minorHAnsi" w:hAnsiTheme="minorHAnsi"/>
            <w:sz w:val="20"/>
            <w:szCs w:val="20"/>
          </w:rPr>
          <w:delText xml:space="preserve"> Adobe’s compliance with </w:delText>
        </w:r>
        <w:r w:rsidRPr="00AD201D" w:rsidDel="006C4ADD">
          <w:rPr>
            <w:rFonts w:asciiTheme="minorHAnsi" w:hAnsiTheme="minorHAnsi"/>
            <w:sz w:val="20"/>
            <w:szCs w:val="20"/>
          </w:rPr>
          <w:delText xml:space="preserve">its obligations under </w:delText>
        </w:r>
        <w:r w:rsidDel="006C4ADD">
          <w:rPr>
            <w:rFonts w:asciiTheme="minorHAnsi" w:hAnsiTheme="minorHAnsi"/>
            <w:sz w:val="20"/>
            <w:szCs w:val="20"/>
          </w:rPr>
          <w:delText xml:space="preserve">this DPA, </w:delText>
        </w:r>
      </w:del>
      <w:r w:rsidRPr="00AD201D">
        <w:rPr>
          <w:rFonts w:asciiTheme="minorHAnsi" w:hAnsiTheme="minorHAnsi"/>
          <w:sz w:val="20"/>
          <w:szCs w:val="20"/>
        </w:rPr>
        <w:t>Adobe</w:t>
      </w:r>
      <w:r>
        <w:rPr>
          <w:rFonts w:asciiTheme="minorHAnsi" w:hAnsiTheme="minorHAnsi"/>
          <w:sz w:val="20"/>
          <w:szCs w:val="20"/>
        </w:rPr>
        <w:t xml:space="preserve"> will </w:t>
      </w:r>
      <w:r w:rsidRPr="00AD201D">
        <w:rPr>
          <w:rFonts w:asciiTheme="minorHAnsi" w:hAnsiTheme="minorHAnsi"/>
          <w:sz w:val="20"/>
          <w:szCs w:val="20"/>
        </w:rPr>
        <w:t>allow the</w:t>
      </w:r>
      <w:r>
        <w:rPr>
          <w:rFonts w:asciiTheme="minorHAnsi" w:hAnsiTheme="minorHAnsi"/>
          <w:sz w:val="20"/>
          <w:szCs w:val="20"/>
        </w:rPr>
        <w:t xml:space="preserve"> Customer </w:t>
      </w:r>
      <w:r w:rsidRPr="00AD201D">
        <w:rPr>
          <w:rFonts w:asciiTheme="minorHAnsi" w:hAnsiTheme="minorHAnsi"/>
          <w:sz w:val="20"/>
          <w:szCs w:val="20"/>
        </w:rPr>
        <w:t>to conduct an audit</w:t>
      </w:r>
      <w:del w:id="180" w:author="Swati Sharma (Legal,ISC)" w:date="2026-10-06T18:03:00Z">
        <w:r w:rsidRPr="00AD201D" w:rsidDel="00871ABB">
          <w:rPr>
            <w:rFonts w:asciiTheme="minorHAnsi" w:hAnsiTheme="minorHAnsi"/>
            <w:sz w:val="20"/>
            <w:szCs w:val="20"/>
          </w:rPr>
          <w:delText xml:space="preserve"> solely as</w:delText>
        </w:r>
        <w:r w:rsidDel="00871ABB">
          <w:rPr>
            <w:rFonts w:asciiTheme="minorHAnsi" w:hAnsiTheme="minorHAnsi"/>
            <w:sz w:val="20"/>
            <w:szCs w:val="20"/>
          </w:rPr>
          <w:delText xml:space="preserve"> necessary </w:delText>
        </w:r>
        <w:r w:rsidRPr="00AD201D" w:rsidDel="00871ABB">
          <w:rPr>
            <w:rFonts w:asciiTheme="minorHAnsi" w:hAnsiTheme="minorHAnsi"/>
            <w:sz w:val="20"/>
            <w:szCs w:val="20"/>
          </w:rPr>
          <w:delText>to fulfill Customer's obligations under Data Protection Laws no more than once annually</w:delText>
        </w:r>
      </w:del>
      <w:ins w:id="181" w:author="Swati Sharma (Legal,ISC)" w:date="2026-10-06T18:03:00Z">
        <w:r w:rsidR="00871ABB">
          <w:rPr>
            <w:rFonts w:asciiTheme="minorHAnsi" w:hAnsiTheme="minorHAnsi"/>
            <w:sz w:val="20"/>
            <w:szCs w:val="20"/>
          </w:rPr>
          <w:t xml:space="preserve"> t</w:t>
        </w:r>
        <w:r w:rsidR="00871ABB" w:rsidRPr="00871ABB">
          <w:rPr>
            <w:rFonts w:asciiTheme="minorHAnsi" w:hAnsiTheme="minorHAnsi"/>
            <w:sz w:val="20"/>
            <w:szCs w:val="20"/>
          </w:rPr>
          <w:t xml:space="preserve">o verify Adobe's compliance with this DPA and applicable Data Protection Laws. Customer shall not exercise its audit rights more than once in any twelve (12) month period, except where required by a competent regulatory authority, applicable law, or following a Personal Data Breach or reasonably suspected </w:t>
        </w:r>
        <w:r w:rsidR="00871ABB" w:rsidRPr="00847444">
          <w:rPr>
            <w:rFonts w:asciiTheme="minorHAnsi" w:hAnsiTheme="minorHAnsi"/>
            <w:sz w:val="20"/>
            <w:szCs w:val="20"/>
          </w:rPr>
          <w:t>non-compliance with this DPA</w:t>
        </w:r>
      </w:ins>
      <w:r w:rsidRPr="00847444">
        <w:rPr>
          <w:rFonts w:asciiTheme="minorHAnsi" w:hAnsiTheme="minorHAnsi"/>
          <w:sz w:val="20"/>
          <w:szCs w:val="20"/>
        </w:rPr>
        <w:t xml:space="preserve">. Any such audit will occur only after Customer has provided Adobe with </w:t>
      </w:r>
      <w:del w:id="182" w:author="Swati Sharma (Legal,ISC)" w:date="2026-10-06T18:03:00Z">
        <w:r w:rsidRPr="00847444" w:rsidDel="001638DC">
          <w:rPr>
            <w:rFonts w:asciiTheme="minorHAnsi" w:hAnsiTheme="minorHAnsi"/>
            <w:sz w:val="20"/>
            <w:szCs w:val="20"/>
          </w:rPr>
          <w:delText>60 days</w:delText>
        </w:r>
      </w:del>
      <w:ins w:id="183" w:author="Swati Sharma (Legal,ISC)" w:date="2026-10-06T18:03:00Z">
        <w:r w:rsidR="001638DC" w:rsidRPr="00847444">
          <w:rPr>
            <w:rFonts w:asciiTheme="minorHAnsi" w:hAnsiTheme="minorHAnsi"/>
            <w:sz w:val="20"/>
            <w:szCs w:val="20"/>
          </w:rPr>
          <w:t>reas</w:t>
        </w:r>
      </w:ins>
      <w:ins w:id="184" w:author="Swati Sharma (Legal,ISC)" w:date="2026-10-06T18:04:00Z">
        <w:r w:rsidR="00A70B4B" w:rsidRPr="00847444">
          <w:rPr>
            <w:rFonts w:asciiTheme="minorHAnsi" w:hAnsiTheme="minorHAnsi"/>
            <w:sz w:val="20"/>
            <w:szCs w:val="20"/>
          </w:rPr>
          <w:t>onable</w:t>
        </w:r>
      </w:ins>
      <w:r w:rsidRPr="00847444">
        <w:rPr>
          <w:rFonts w:asciiTheme="minorHAnsi" w:hAnsiTheme="minorHAnsi"/>
          <w:sz w:val="20"/>
          <w:szCs w:val="20"/>
        </w:rPr>
        <w:t xml:space="preserve"> prior</w:t>
      </w:r>
      <w:r>
        <w:rPr>
          <w:rFonts w:asciiTheme="minorHAnsi" w:hAnsiTheme="minorHAnsi"/>
          <w:sz w:val="20"/>
          <w:szCs w:val="20"/>
        </w:rPr>
        <w:t xml:space="preserve"> written notice (</w:t>
      </w:r>
      <w:r w:rsidRPr="00AD201D">
        <w:rPr>
          <w:rFonts w:asciiTheme="minorHAnsi" w:hAnsiTheme="minorHAnsi"/>
          <w:sz w:val="20"/>
          <w:szCs w:val="20"/>
        </w:rPr>
        <w:t>unless otherwise agreed to between Adobe and Customer in writing) and will be conducted pursuant</w:t>
      </w:r>
      <w:r>
        <w:rPr>
          <w:rFonts w:asciiTheme="minorHAnsi" w:hAnsiTheme="minorHAnsi"/>
          <w:sz w:val="20"/>
          <w:szCs w:val="20"/>
        </w:rPr>
        <w:t xml:space="preserve"> to </w:t>
      </w:r>
      <w:r w:rsidRPr="00AD201D">
        <w:rPr>
          <w:rFonts w:asciiTheme="minorHAnsi" w:hAnsiTheme="minorHAnsi"/>
          <w:sz w:val="20"/>
          <w:szCs w:val="20"/>
        </w:rPr>
        <w:t>a mutually agreed upon date, time, and format.</w:t>
      </w:r>
      <w:r>
        <w:rPr>
          <w:rFonts w:asciiTheme="minorHAnsi" w:hAnsiTheme="minorHAnsi"/>
          <w:sz w:val="20"/>
          <w:szCs w:val="20"/>
        </w:rPr>
        <w:t xml:space="preserve"> Such audit will be subject to the following: </w:t>
      </w:r>
    </w:p>
    <w:p w14:paraId="1679A958" w14:textId="613BE468" w:rsidR="00E238EE" w:rsidRPr="00AD201D" w:rsidRDefault="00E238EE" w:rsidP="00E238EE">
      <w:pPr>
        <w:pStyle w:val="BodyText"/>
        <w:numPr>
          <w:ilvl w:val="2"/>
          <w:numId w:val="1"/>
        </w:numPr>
        <w:jc w:val="both"/>
        <w:rPr>
          <w:rFonts w:asciiTheme="minorHAnsi" w:hAnsiTheme="minorHAnsi"/>
          <w:sz w:val="20"/>
          <w:szCs w:val="20"/>
        </w:rPr>
      </w:pPr>
      <w:r>
        <w:rPr>
          <w:rFonts w:asciiTheme="minorHAnsi" w:hAnsiTheme="minorHAnsi"/>
          <w:sz w:val="20"/>
          <w:szCs w:val="20"/>
        </w:rPr>
        <w:t xml:space="preserve">Upon Customer’s </w:t>
      </w:r>
      <w:r w:rsidRPr="00AD201D">
        <w:rPr>
          <w:rFonts w:asciiTheme="minorHAnsi" w:hAnsiTheme="minorHAnsi"/>
          <w:sz w:val="20"/>
          <w:szCs w:val="20"/>
        </w:rPr>
        <w:t xml:space="preserve">reasonable </w:t>
      </w:r>
      <w:r>
        <w:rPr>
          <w:rFonts w:asciiTheme="minorHAnsi" w:hAnsiTheme="minorHAnsi"/>
          <w:sz w:val="20"/>
          <w:szCs w:val="20"/>
        </w:rPr>
        <w:t xml:space="preserve">request, Adobe will complete a security questionnaire or </w:t>
      </w:r>
      <w:r w:rsidRPr="00AD201D">
        <w:rPr>
          <w:rFonts w:asciiTheme="minorHAnsi" w:hAnsiTheme="minorHAnsi"/>
          <w:sz w:val="20"/>
          <w:szCs w:val="20"/>
        </w:rPr>
        <w:t>provide other information to</w:t>
      </w:r>
      <w:r>
        <w:rPr>
          <w:rFonts w:asciiTheme="minorHAnsi" w:hAnsiTheme="minorHAnsi"/>
          <w:sz w:val="20"/>
          <w:szCs w:val="20"/>
        </w:rPr>
        <w:t xml:space="preserve"> Customer relating to this DPA and applicable Data Protection Laws</w:t>
      </w:r>
      <w:r w:rsidRPr="00AD201D">
        <w:rPr>
          <w:rFonts w:asciiTheme="minorHAnsi" w:hAnsiTheme="minorHAnsi"/>
          <w:sz w:val="20"/>
          <w:szCs w:val="20"/>
        </w:rPr>
        <w:t>. Audits must not unreasonably interfere with Adobe’s business or operations, and the scope of such audit will be subject to Adobe’s reasonable pre-approval</w:t>
      </w:r>
      <w:r>
        <w:rPr>
          <w:rFonts w:asciiTheme="minorHAnsi" w:hAnsiTheme="minorHAnsi"/>
          <w:sz w:val="20"/>
          <w:szCs w:val="20"/>
        </w:rPr>
        <w:t xml:space="preserve">. Individuals responsible for conducting such </w:t>
      </w:r>
      <w:r>
        <w:rPr>
          <w:rFonts w:asciiTheme="minorHAnsi" w:hAnsiTheme="minorHAnsi"/>
          <w:sz w:val="20"/>
          <w:szCs w:val="20"/>
        </w:rPr>
        <w:lastRenderedPageBreak/>
        <w:t xml:space="preserve">audit will be subject to a contract of confidentiality with Adobe. Each party will bear its own costs related to an audit. </w:t>
      </w:r>
    </w:p>
    <w:p w14:paraId="546241B3" w14:textId="4333B113" w:rsidR="00E238EE" w:rsidRPr="00AD201D" w:rsidRDefault="00E238EE" w:rsidP="00E238EE">
      <w:pPr>
        <w:pStyle w:val="BodyText"/>
        <w:numPr>
          <w:ilvl w:val="2"/>
          <w:numId w:val="1"/>
        </w:numPr>
        <w:jc w:val="both"/>
        <w:rPr>
          <w:rFonts w:asciiTheme="minorHAnsi" w:hAnsiTheme="minorHAnsi"/>
          <w:sz w:val="20"/>
          <w:szCs w:val="20"/>
        </w:rPr>
      </w:pPr>
      <w:r>
        <w:rPr>
          <w:rFonts w:asciiTheme="minorHAnsi" w:hAnsiTheme="minorHAnsi"/>
          <w:sz w:val="20"/>
          <w:szCs w:val="20"/>
        </w:rPr>
        <w:t xml:space="preserve">Adobe is not required to provide </w:t>
      </w:r>
      <w:r w:rsidRPr="00AD201D">
        <w:rPr>
          <w:rFonts w:asciiTheme="minorHAnsi" w:hAnsiTheme="minorHAnsi"/>
          <w:sz w:val="20"/>
          <w:szCs w:val="20"/>
        </w:rPr>
        <w:t xml:space="preserve">the </w:t>
      </w:r>
      <w:r>
        <w:rPr>
          <w:rFonts w:asciiTheme="minorHAnsi" w:hAnsiTheme="minorHAnsi"/>
          <w:sz w:val="20"/>
          <w:szCs w:val="20"/>
        </w:rPr>
        <w:t>Customer with</w:t>
      </w:r>
      <w:r w:rsidRPr="00AD201D">
        <w:rPr>
          <w:rFonts w:asciiTheme="minorHAnsi" w:hAnsiTheme="minorHAnsi"/>
          <w:sz w:val="20"/>
          <w:szCs w:val="20"/>
        </w:rPr>
        <w:t xml:space="preserve"> (i)</w:t>
      </w:r>
      <w:r>
        <w:rPr>
          <w:rFonts w:asciiTheme="minorHAnsi" w:hAnsiTheme="minorHAnsi"/>
          <w:sz w:val="20"/>
          <w:szCs w:val="20"/>
        </w:rPr>
        <w:t xml:space="preserve"> access to Adobe’s or Adobe’s sub-processors’ systems or information in a manner that may compromise the security, privacy, or confidentiality of Adobe’s other customers’ confidential or proprietary information</w:t>
      </w:r>
      <w:r w:rsidRPr="00AD201D">
        <w:rPr>
          <w:rFonts w:asciiTheme="minorHAnsi" w:hAnsiTheme="minorHAnsi"/>
          <w:sz w:val="20"/>
          <w:szCs w:val="20"/>
        </w:rPr>
        <w:t xml:space="preserve"> or (ii) physical access to Adobe’s or sub-processors’ environment</w:t>
      </w:r>
      <w:ins w:id="185" w:author="Swati Sharma (Legal,ISC)" w:date="2026-10-06T18:06:00Z">
        <w:r w:rsidR="00D47355">
          <w:rPr>
            <w:rFonts w:asciiTheme="minorHAnsi" w:hAnsiTheme="minorHAnsi"/>
            <w:sz w:val="20"/>
            <w:szCs w:val="20"/>
          </w:rPr>
          <w:t xml:space="preserve"> t</w:t>
        </w:r>
        <w:r w:rsidR="00D47355" w:rsidRPr="00D47355">
          <w:rPr>
            <w:rFonts w:asciiTheme="minorHAnsi" w:hAnsiTheme="minorHAnsi"/>
            <w:sz w:val="20"/>
            <w:szCs w:val="20"/>
          </w:rPr>
          <w:t>hat would compromise the security, privacy or confidentiality of Adobe's other customers or Adobe's systems; provided, however, that Adobe shall provide reasonable access to relevant facilities, personnel, records and processing environments to the extent necessary to verify compliance with this DPA and applicable Data Protection Laws</w:t>
        </w:r>
      </w:ins>
      <w:r w:rsidRPr="00AD201D">
        <w:rPr>
          <w:rFonts w:asciiTheme="minorHAnsi" w:hAnsiTheme="minorHAnsi"/>
          <w:sz w:val="20"/>
          <w:szCs w:val="20"/>
        </w:rPr>
        <w:t xml:space="preserve">. </w:t>
      </w:r>
      <w:r>
        <w:rPr>
          <w:rFonts w:asciiTheme="minorHAnsi" w:hAnsiTheme="minorHAnsi"/>
          <w:sz w:val="20"/>
          <w:szCs w:val="20"/>
        </w:rPr>
        <w:t xml:space="preserve"> Any information disclosed pursuant to this Section 6 will be deemed Adobe’s </w:t>
      </w:r>
      <w:commentRangeStart w:id="186"/>
      <w:commentRangeStart w:id="187"/>
      <w:commentRangeStart w:id="188"/>
      <w:r>
        <w:rPr>
          <w:rFonts w:asciiTheme="minorHAnsi" w:hAnsiTheme="minorHAnsi"/>
          <w:sz w:val="20"/>
          <w:szCs w:val="20"/>
        </w:rPr>
        <w:t xml:space="preserve">Confidential Information. </w:t>
      </w:r>
    </w:p>
    <w:p w14:paraId="587F5AB9" w14:textId="77777777" w:rsidR="00E238EE" w:rsidRPr="00FC46D1" w:rsidRDefault="00E238EE" w:rsidP="00E238EE">
      <w:pPr>
        <w:pStyle w:val="BodyText"/>
        <w:numPr>
          <w:ilvl w:val="0"/>
          <w:numId w:val="1"/>
        </w:numPr>
        <w:jc w:val="both"/>
        <w:rPr>
          <w:rFonts w:asciiTheme="minorHAnsi" w:hAnsiTheme="minorHAnsi"/>
          <w:sz w:val="20"/>
          <w:szCs w:val="20"/>
        </w:rPr>
      </w:pPr>
      <w:r w:rsidRPr="00FC46D1">
        <w:rPr>
          <w:rFonts w:asciiTheme="minorHAnsi" w:hAnsiTheme="minorHAnsi"/>
          <w:b/>
          <w:bCs/>
          <w:sz w:val="20"/>
          <w:szCs w:val="20"/>
        </w:rPr>
        <w:t>Data Transfers.</w:t>
      </w:r>
    </w:p>
    <w:p w14:paraId="28C85E39" w14:textId="3465AB03"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General Transfer Mechanisms</w:t>
      </w:r>
      <w:r>
        <w:rPr>
          <w:rFonts w:asciiTheme="minorHAnsi" w:hAnsiTheme="minorHAnsi"/>
          <w:sz w:val="20"/>
          <w:szCs w:val="20"/>
        </w:rPr>
        <w:t>. If Data Protection Laws prescribe specific rules for (i) Customer’s transfer of Personal Data to Adobe from a country or jurisdiction or (ii) the onward transfer of Personal Data by Adobe to a country or jurisdiction (collectively, a “Transfer Mechanism”), then Adobe will</w:t>
      </w:r>
      <w:del w:id="189" w:author="Swati Sharma (Legal,ISC)" w:date="2026-10-07T16:33:00Z">
        <w:r w:rsidRPr="00AD201D" w:rsidDel="007A07A8">
          <w:rPr>
            <w:rFonts w:asciiTheme="minorHAnsi" w:hAnsiTheme="minorHAnsi"/>
            <w:sz w:val="20"/>
            <w:szCs w:val="20"/>
          </w:rPr>
          <w:delText xml:space="preserve">, at its discretion, </w:delText>
        </w:r>
      </w:del>
      <w:ins w:id="190" w:author="Swati Sharma (Legal,ISC)" w:date="2026-10-07T16:33:00Z">
        <w:r w:rsidR="00721976">
          <w:rPr>
            <w:rFonts w:asciiTheme="minorHAnsi" w:hAnsiTheme="minorHAnsi"/>
            <w:sz w:val="20"/>
            <w:szCs w:val="20"/>
          </w:rPr>
          <w:t xml:space="preserve"> </w:t>
        </w:r>
      </w:ins>
      <w:ins w:id="191" w:author="Swati Sharma (Legal,ISC)" w:date="2026-10-07T16:32:00Z">
        <w:r w:rsidR="00677920" w:rsidRPr="00677920">
          <w:rPr>
            <w:rFonts w:asciiTheme="minorHAnsi" w:hAnsiTheme="minorHAnsi"/>
            <w:sz w:val="20"/>
            <w:szCs w:val="20"/>
          </w:rPr>
          <w:t xml:space="preserve">implement and maintain the applicable </w:t>
        </w:r>
      </w:ins>
      <w:del w:id="192" w:author="Swati Sharma (Legal,ISC)" w:date="2026-10-07T16:33:00Z">
        <w:r w:rsidRPr="00AD201D" w:rsidDel="00721976">
          <w:rPr>
            <w:rFonts w:asciiTheme="minorHAnsi" w:hAnsiTheme="minorHAnsi"/>
            <w:sz w:val="20"/>
            <w:szCs w:val="20"/>
          </w:rPr>
          <w:delText xml:space="preserve">use such an appropriate </w:delText>
        </w:r>
      </w:del>
      <w:r w:rsidRPr="00AD201D">
        <w:rPr>
          <w:rFonts w:asciiTheme="minorHAnsi" w:hAnsiTheme="minorHAnsi"/>
          <w:sz w:val="20"/>
          <w:szCs w:val="20"/>
        </w:rPr>
        <w:t>Transfer Mechanism</w:t>
      </w:r>
      <w:ins w:id="193" w:author="Swati Sharma (Legal,ISC)" w:date="2026-10-07T16:33:00Z">
        <w:r w:rsidR="007A07A8">
          <w:rPr>
            <w:rFonts w:asciiTheme="minorHAnsi" w:hAnsiTheme="minorHAnsi"/>
            <w:sz w:val="20"/>
            <w:szCs w:val="20"/>
          </w:rPr>
          <w:t xml:space="preserve"> </w:t>
        </w:r>
        <w:r w:rsidR="007A07A8" w:rsidRPr="00677920">
          <w:rPr>
            <w:rFonts w:asciiTheme="minorHAnsi" w:hAnsiTheme="minorHAnsi"/>
            <w:sz w:val="20"/>
            <w:szCs w:val="20"/>
          </w:rPr>
          <w:t>as required under applicable Data Protection Laws</w:t>
        </w:r>
      </w:ins>
      <w:r w:rsidRPr="00AD201D">
        <w:rPr>
          <w:rFonts w:asciiTheme="minorHAnsi" w:hAnsiTheme="minorHAnsi"/>
          <w:sz w:val="20"/>
          <w:szCs w:val="20"/>
        </w:rPr>
        <w:t>.</w:t>
      </w:r>
      <w:r>
        <w:rPr>
          <w:rFonts w:asciiTheme="minorHAnsi" w:hAnsiTheme="minorHAnsi"/>
          <w:sz w:val="20"/>
          <w:szCs w:val="20"/>
        </w:rPr>
        <w:t xml:space="preserve"> </w:t>
      </w:r>
    </w:p>
    <w:p w14:paraId="29D38394" w14:textId="0D61186D"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European Data Transfers</w:t>
      </w:r>
      <w:r w:rsidRPr="00AD201D">
        <w:rPr>
          <w:rFonts w:asciiTheme="minorHAnsi" w:hAnsiTheme="minorHAnsi"/>
          <w:sz w:val="20"/>
          <w:szCs w:val="20"/>
        </w:rPr>
        <w:t>. Under European Area Law, Adobe consolidates data processing of Personal Data via Adobe Systems Software Ireland Limited as the initial data recipient (“Adobe Ireland”). As per section 4, Adobe Ireland</w:t>
      </w:r>
      <w:r w:rsidRPr="00AD201D">
        <w:rPr>
          <w:rFonts w:asciiTheme="minorHAnsi" w:eastAsiaTheme="minorEastAsia" w:hAnsiTheme="minorHAnsi"/>
          <w:sz w:val="20"/>
          <w:szCs w:val="20"/>
        </w:rPr>
        <w:t xml:space="preserve"> engages Sub-processors in countries outside of the European Area and Customer authorizes transfers as necessary to the Sub-processors and countries identified </w:t>
      </w:r>
      <w:del w:id="194" w:author="Swati Sharma (Legal,ISC)" w:date="2026-10-07T16:35:00Z">
        <w:r w:rsidRPr="00AD201D" w:rsidDel="00682332">
          <w:rPr>
            <w:rFonts w:asciiTheme="minorHAnsi" w:eastAsiaTheme="minorEastAsia" w:hAnsiTheme="minorHAnsi"/>
            <w:sz w:val="20"/>
            <w:szCs w:val="20"/>
          </w:rPr>
          <w:delText>on Adobe’s Sub-processor website</w:delText>
        </w:r>
      </w:del>
      <w:ins w:id="195" w:author="Swati Sharma (Legal,ISC)" w:date="2026-10-07T16:35:00Z">
        <w:r w:rsidR="00682332">
          <w:rPr>
            <w:rFonts w:asciiTheme="minorHAnsi" w:eastAsiaTheme="minorEastAsia" w:hAnsiTheme="minorHAnsi"/>
            <w:sz w:val="20"/>
            <w:szCs w:val="20"/>
          </w:rPr>
          <w:t>at Exhibit 1 of this DPA</w:t>
        </w:r>
      </w:ins>
      <w:ins w:id="196" w:author="Swati Sharma (Legal,ISC)" w:date="2026-10-07T16:37:00Z">
        <w:r w:rsidR="00641261">
          <w:rPr>
            <w:rFonts w:asciiTheme="minorHAnsi" w:eastAsiaTheme="minorEastAsia" w:hAnsiTheme="minorHAnsi"/>
            <w:sz w:val="20"/>
            <w:szCs w:val="20"/>
          </w:rPr>
          <w:t xml:space="preserve">, </w:t>
        </w:r>
        <w:r w:rsidR="00641261" w:rsidRPr="00641261">
          <w:rPr>
            <w:rFonts w:asciiTheme="minorHAnsi" w:eastAsiaTheme="minorEastAsia" w:hAnsiTheme="minorHAnsi"/>
            <w:sz w:val="20"/>
            <w:szCs w:val="20"/>
          </w:rPr>
          <w:t>provided that such transfers are made in compliance with applicable Data Protection Laws and are subject to an appropriate Transfer Mechanism</w:t>
        </w:r>
      </w:ins>
      <w:r w:rsidRPr="00AD201D">
        <w:rPr>
          <w:rFonts w:asciiTheme="minorHAnsi" w:eastAsiaTheme="minorEastAsia" w:hAnsiTheme="minorHAnsi"/>
          <w:sz w:val="20"/>
          <w:szCs w:val="20"/>
        </w:rPr>
        <w:t xml:space="preserve">.  Adobe Ireland, as data exporter, will ensure the appropriate Transfer Mechanism to the export or onward transfer of Personal Data outside of the European Area. Upon written request by Customer, Adobe Ireland will provide evidence of </w:t>
      </w:r>
      <w:r w:rsidRPr="00AD201D">
        <w:rPr>
          <w:rFonts w:asciiTheme="minorHAnsi" w:hAnsiTheme="minorHAnsi"/>
          <w:sz w:val="20"/>
          <w:szCs w:val="20"/>
        </w:rPr>
        <w:t xml:space="preserve">Adobe’s </w:t>
      </w:r>
      <w:r w:rsidRPr="00AD201D">
        <w:rPr>
          <w:rFonts w:asciiTheme="minorHAnsi" w:eastAsiaTheme="minorEastAsia" w:hAnsiTheme="minorHAnsi"/>
          <w:sz w:val="20"/>
          <w:szCs w:val="20"/>
        </w:rPr>
        <w:t xml:space="preserve">evaluation of the level of privacy and security controls that takes account of the applicable additional measures, appropriate safeguards and risk considerations for the applicable third country transfer (including, where applicable, evidence of the conclusion of the SCCs between Adobe Ireland and any applicable Sub-processors). </w:t>
      </w:r>
      <w:ins w:id="197" w:author="Swati Sharma (Legal,ISC)" w:date="2026-10-07T16:38:00Z">
        <w:r w:rsidR="00D6773B" w:rsidRPr="00D6773B">
          <w:rPr>
            <w:rFonts w:asciiTheme="minorHAnsi" w:eastAsiaTheme="minorEastAsia" w:hAnsiTheme="minorHAnsi"/>
            <w:sz w:val="20"/>
            <w:szCs w:val="20"/>
          </w:rPr>
          <w:t xml:space="preserve">Prior to making any transfer of Personal Data to a country not previously notified </w:t>
        </w:r>
      </w:ins>
      <w:ins w:id="198" w:author="Swati Sharma (Legal,ISC)" w:date="2026-10-07T16:39:00Z">
        <w:r w:rsidR="00D6773B">
          <w:rPr>
            <w:rFonts w:asciiTheme="minorHAnsi" w:eastAsiaTheme="minorEastAsia" w:hAnsiTheme="minorHAnsi"/>
            <w:sz w:val="20"/>
            <w:szCs w:val="20"/>
          </w:rPr>
          <w:t>in Exhibit 1</w:t>
        </w:r>
      </w:ins>
      <w:ins w:id="199" w:author="Swati Sharma (Legal,ISC)" w:date="2026-10-07T16:38:00Z">
        <w:r w:rsidR="00D6773B" w:rsidRPr="00D6773B">
          <w:rPr>
            <w:rFonts w:asciiTheme="minorHAnsi" w:eastAsiaTheme="minorEastAsia" w:hAnsiTheme="minorHAnsi"/>
            <w:sz w:val="20"/>
            <w:szCs w:val="20"/>
          </w:rPr>
          <w:t xml:space="preserve">, Adobe shall </w:t>
        </w:r>
      </w:ins>
      <w:ins w:id="200" w:author="Swati Sharma (Legal,ISC)" w:date="2026-10-07T16:40:00Z">
        <w:r w:rsidR="00CA7A86" w:rsidRPr="00CA7A86">
          <w:rPr>
            <w:rFonts w:asciiTheme="minorHAnsi" w:eastAsiaTheme="minorEastAsia" w:hAnsiTheme="minorHAnsi"/>
            <w:sz w:val="20"/>
            <w:szCs w:val="20"/>
          </w:rPr>
          <w:t>obtain Customer's prior written approval for</w:t>
        </w:r>
        <w:r w:rsidR="00CA7A86">
          <w:rPr>
            <w:rFonts w:asciiTheme="minorHAnsi" w:eastAsiaTheme="minorEastAsia" w:hAnsiTheme="minorHAnsi"/>
            <w:sz w:val="20"/>
            <w:szCs w:val="20"/>
          </w:rPr>
          <w:t xml:space="preserve"> the </w:t>
        </w:r>
      </w:ins>
      <w:ins w:id="201" w:author="Swati Sharma (Legal,ISC)" w:date="2026-10-07T16:38:00Z">
        <w:r w:rsidR="00D6773B" w:rsidRPr="00D6773B">
          <w:rPr>
            <w:rFonts w:asciiTheme="minorHAnsi" w:eastAsiaTheme="minorEastAsia" w:hAnsiTheme="minorHAnsi"/>
            <w:sz w:val="20"/>
            <w:szCs w:val="20"/>
          </w:rPr>
          <w:t xml:space="preserve">recipient, location of the recipient and the applicable Transfer Mechanism. </w:t>
        </w:r>
      </w:ins>
      <w:r w:rsidRPr="00AD201D">
        <w:rPr>
          <w:rFonts w:asciiTheme="minorHAnsi" w:eastAsiaTheme="minorEastAsia" w:hAnsiTheme="minorHAnsi"/>
          <w:sz w:val="20"/>
          <w:szCs w:val="20"/>
        </w:rPr>
        <w:t>If a Sub-processor fails to comply with its data protection obligations under the Transfer Mechanism, Adobe will be liable to Customer for the performance of the Sub-processor’s obligations.</w:t>
      </w:r>
      <w:commentRangeEnd w:id="186"/>
      <w:r w:rsidR="00411C55" w:rsidRPr="00AD201D">
        <w:rPr>
          <w:rStyle w:val="CommentReference"/>
          <w:rFonts w:asciiTheme="minorHAnsi" w:hAnsiTheme="minorHAnsi"/>
          <w:sz w:val="20"/>
          <w:szCs w:val="20"/>
        </w:rPr>
        <w:commentReference w:id="186"/>
      </w:r>
      <w:commentRangeEnd w:id="187"/>
      <w:r w:rsidR="00C14669" w:rsidRPr="00AD201D">
        <w:rPr>
          <w:rStyle w:val="CommentReference"/>
          <w:rFonts w:asciiTheme="minorHAnsi" w:hAnsiTheme="minorHAnsi"/>
          <w:sz w:val="20"/>
          <w:szCs w:val="20"/>
        </w:rPr>
        <w:commentReference w:id="187"/>
      </w:r>
      <w:commentRangeEnd w:id="188"/>
      <w:r w:rsidR="000454CE" w:rsidRPr="00AD201D">
        <w:rPr>
          <w:rStyle w:val="CommentReference"/>
          <w:rFonts w:asciiTheme="minorHAnsi" w:hAnsiTheme="minorHAnsi"/>
          <w:sz w:val="20"/>
          <w:szCs w:val="20"/>
        </w:rPr>
        <w:commentReference w:id="188"/>
      </w:r>
    </w:p>
    <w:p w14:paraId="326B9A8F" w14:textId="77777777" w:rsidR="00E238EE" w:rsidRPr="00AD201D" w:rsidRDefault="00E238EE" w:rsidP="00E238EE">
      <w:pPr>
        <w:pStyle w:val="BodyText"/>
        <w:numPr>
          <w:ilvl w:val="0"/>
          <w:numId w:val="1"/>
        </w:numPr>
        <w:jc w:val="both"/>
        <w:rPr>
          <w:rFonts w:asciiTheme="minorHAnsi" w:hAnsiTheme="minorHAnsi" w:cstheme="minorHAnsi"/>
          <w:sz w:val="20"/>
          <w:szCs w:val="20"/>
        </w:rPr>
      </w:pPr>
      <w:r w:rsidRPr="00AD201D">
        <w:rPr>
          <w:rFonts w:asciiTheme="minorHAnsi" w:hAnsiTheme="minorHAnsi"/>
          <w:b/>
          <w:sz w:val="20"/>
          <w:szCs w:val="20"/>
        </w:rPr>
        <w:t>Personal Data Breach Response.</w:t>
      </w:r>
    </w:p>
    <w:p w14:paraId="651538F6" w14:textId="326FB9CB"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Personal Data Breach Reporting</w:t>
      </w:r>
      <w:r>
        <w:rPr>
          <w:rFonts w:asciiTheme="minorHAnsi" w:hAnsiTheme="minorHAnsi"/>
          <w:sz w:val="20"/>
          <w:szCs w:val="20"/>
        </w:rPr>
        <w:t>.  If Adobe becomes aware of a Personal Data Breach, Adobe will notify Customer without undue delay</w:t>
      </w:r>
      <w:ins w:id="202" w:author="Swati Sharma (Legal,ISC)" w:date="2026-10-06T11:54:00Z">
        <w:r>
          <w:rPr>
            <w:rFonts w:asciiTheme="minorHAnsi" w:hAnsiTheme="minorHAnsi"/>
            <w:sz w:val="20"/>
            <w:szCs w:val="20"/>
          </w:rPr>
          <w:t>, and in any event within five (5) hours of becoming aware of it,</w:t>
        </w:r>
      </w:ins>
      <w:r>
        <w:rPr>
          <w:rFonts w:asciiTheme="minorHAnsi" w:hAnsiTheme="minorHAnsi"/>
          <w:sz w:val="20"/>
          <w:szCs w:val="20"/>
        </w:rPr>
        <w:t xml:space="preserve"> per the notice provision in the Agreement. Adobe will promptly take </w:t>
      </w:r>
      <w:del w:id="203" w:author="Swati Sharma (Legal,ISC)" w:date="2026-10-06T11:54:00Z">
        <w:r w:rsidRPr="00AD201D">
          <w:rPr>
            <w:rFonts w:asciiTheme="minorHAnsi" w:hAnsiTheme="minorHAnsi"/>
            <w:sz w:val="20"/>
            <w:szCs w:val="20"/>
          </w:rPr>
          <w:delText>reasonable</w:delText>
        </w:r>
      </w:del>
      <w:ins w:id="204" w:author="Swati Sharma (Legal,ISC)" w:date="2026-10-06T11:54:00Z">
        <w:r>
          <w:rPr>
            <w:rFonts w:asciiTheme="minorHAnsi" w:hAnsiTheme="minorHAnsi"/>
            <w:sz w:val="20"/>
            <w:szCs w:val="20"/>
          </w:rPr>
          <w:t>adequate</w:t>
        </w:r>
      </w:ins>
      <w:r>
        <w:rPr>
          <w:rFonts w:asciiTheme="minorHAnsi" w:hAnsiTheme="minorHAnsi"/>
          <w:sz w:val="20"/>
          <w:szCs w:val="20"/>
        </w:rPr>
        <w:t xml:space="preserve"> steps to contain, investigate, </w:t>
      </w:r>
      <w:del w:id="205" w:author="Swati Sharma (Legal,ISC)" w:date="2026-10-06T11:54:00Z">
        <w:r w:rsidRPr="00AD201D">
          <w:rPr>
            <w:rFonts w:asciiTheme="minorHAnsi" w:hAnsiTheme="minorHAnsi"/>
            <w:sz w:val="20"/>
            <w:szCs w:val="20"/>
          </w:rPr>
          <w:delText xml:space="preserve">and </w:delText>
        </w:r>
      </w:del>
      <w:r>
        <w:rPr>
          <w:rFonts w:asciiTheme="minorHAnsi" w:hAnsiTheme="minorHAnsi"/>
          <w:sz w:val="20"/>
          <w:szCs w:val="20"/>
        </w:rPr>
        <w:t xml:space="preserve">mitigate </w:t>
      </w:r>
      <w:ins w:id="206" w:author="Swati Sharma (Legal,ISC)" w:date="2026-10-06T11:54:00Z">
        <w:r>
          <w:rPr>
            <w:rFonts w:asciiTheme="minorHAnsi" w:hAnsiTheme="minorHAnsi"/>
            <w:sz w:val="20"/>
            <w:szCs w:val="20"/>
          </w:rPr>
          <w:t xml:space="preserve">and remediate </w:t>
        </w:r>
      </w:ins>
      <w:r>
        <w:rPr>
          <w:rFonts w:asciiTheme="minorHAnsi" w:hAnsiTheme="minorHAnsi"/>
          <w:sz w:val="20"/>
          <w:szCs w:val="20"/>
        </w:rPr>
        <w:t xml:space="preserve">any Personal Data Breach. Adobe will provide Customer with </w:t>
      </w:r>
      <w:del w:id="207" w:author="Swati Sharma (Legal,ISC)" w:date="2026-10-06T11:54:00Z">
        <w:r w:rsidRPr="00AD201D">
          <w:rPr>
            <w:rFonts w:asciiTheme="minorHAnsi" w:hAnsiTheme="minorHAnsi"/>
            <w:sz w:val="20"/>
            <w:szCs w:val="20"/>
          </w:rPr>
          <w:delText>reasonable</w:delText>
        </w:r>
      </w:del>
      <w:ins w:id="208" w:author="Swati Sharma (Legal,ISC)" w:date="2026-10-06T11:54:00Z">
        <w:r>
          <w:rPr>
            <w:rFonts w:asciiTheme="minorHAnsi" w:hAnsiTheme="minorHAnsi"/>
            <w:sz w:val="20"/>
            <w:szCs w:val="20"/>
          </w:rPr>
          <w:t>all such</w:t>
        </w:r>
      </w:ins>
      <w:r>
        <w:rPr>
          <w:rFonts w:asciiTheme="minorHAnsi" w:hAnsiTheme="minorHAnsi"/>
          <w:sz w:val="20"/>
          <w:szCs w:val="20"/>
        </w:rPr>
        <w:t xml:space="preserve"> cooperation and </w:t>
      </w:r>
      <w:del w:id="209" w:author="Swati Sharma (Legal,ISC)" w:date="2026-10-06T11:54:00Z">
        <w:r w:rsidRPr="00AD201D">
          <w:rPr>
            <w:rFonts w:asciiTheme="minorHAnsi" w:hAnsiTheme="minorHAnsi"/>
            <w:sz w:val="20"/>
            <w:szCs w:val="20"/>
          </w:rPr>
          <w:delText>support</w:delText>
        </w:r>
      </w:del>
      <w:ins w:id="210" w:author="Swati Sharma (Legal,ISC)" w:date="2026-10-06T11:54:00Z">
        <w:r>
          <w:rPr>
            <w:rFonts w:asciiTheme="minorHAnsi" w:hAnsiTheme="minorHAnsi"/>
            <w:sz w:val="20"/>
            <w:szCs w:val="20"/>
          </w:rPr>
          <w:t>information reasonably requested by Customer,</w:t>
        </w:r>
      </w:ins>
      <w:r>
        <w:rPr>
          <w:rFonts w:asciiTheme="minorHAnsi" w:hAnsiTheme="minorHAnsi"/>
          <w:sz w:val="20"/>
          <w:szCs w:val="20"/>
        </w:rPr>
        <w:t xml:space="preserve"> to facilitate Customer’s investigation of the Personal Data Breach.</w:t>
      </w:r>
      <w:ins w:id="211" w:author="Swati Sharma (Legal,ISC)" w:date="2026-10-07T16:46:00Z">
        <w:r w:rsidR="006617F3">
          <w:rPr>
            <w:rFonts w:asciiTheme="minorHAnsi" w:hAnsiTheme="minorHAnsi"/>
            <w:sz w:val="20"/>
            <w:szCs w:val="20"/>
          </w:rPr>
          <w:t xml:space="preserve"> </w:t>
        </w:r>
      </w:ins>
      <w:ins w:id="212" w:author="Swati Sharma (Legal,ISC)" w:date="2026-10-06T11:54:00Z">
        <w:r>
          <w:rPr>
            <w:rFonts w:asciiTheme="minorHAnsi" w:hAnsiTheme="minorHAnsi"/>
            <w:sz w:val="20"/>
            <w:szCs w:val="20"/>
          </w:rPr>
          <w:t>Unless otherwise required by law, Adobe will not communicate details of a Personal Data Breach relating to Customer’s Personal Data to any regulator, Data Subjects or the media without Customer’s prior written consent.</w:t>
        </w:r>
      </w:ins>
      <w:r>
        <w:rPr>
          <w:rFonts w:asciiTheme="minorHAnsi" w:hAnsiTheme="minorHAnsi"/>
          <w:sz w:val="20"/>
          <w:szCs w:val="20"/>
        </w:rPr>
        <w:t xml:space="preserve"> </w:t>
      </w:r>
    </w:p>
    <w:p w14:paraId="7A372D79" w14:textId="77777777"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Personal Data Breach Communications</w:t>
      </w:r>
      <w:r w:rsidRPr="00AD201D">
        <w:rPr>
          <w:rFonts w:asciiTheme="minorHAnsi" w:hAnsiTheme="minorHAnsi"/>
          <w:sz w:val="20"/>
          <w:szCs w:val="20"/>
        </w:rPr>
        <w:t xml:space="preserve">. Adobe will provide Customer timely information about the Personal Data Breach, including, to the extent Adobe has knowledge of, the nature and </w:t>
      </w:r>
      <w:r w:rsidRPr="00AD201D">
        <w:rPr>
          <w:rFonts w:asciiTheme="minorHAnsi" w:hAnsiTheme="minorHAnsi"/>
          <w:sz w:val="20"/>
          <w:szCs w:val="20"/>
        </w:rPr>
        <w:lastRenderedPageBreak/>
        <w:t xml:space="preserve">consequences of the Personal Data Breach, the measures taken or proposed by Adobe to mitigate or contain the Personal Data Breach, the status of Adobe’s investigation, a contact point from which additional information may be obtained, and the categories and approximate number of data records concerned. </w:t>
      </w:r>
    </w:p>
    <w:p w14:paraId="31D881AE" w14:textId="77777777" w:rsidR="00E238EE" w:rsidRPr="00AD201D" w:rsidRDefault="00E238EE" w:rsidP="00E238EE">
      <w:pPr>
        <w:pStyle w:val="BodyText"/>
        <w:numPr>
          <w:ilvl w:val="0"/>
          <w:numId w:val="1"/>
        </w:numPr>
        <w:jc w:val="both"/>
        <w:rPr>
          <w:rFonts w:asciiTheme="minorHAnsi" w:hAnsiTheme="minorHAnsi" w:cstheme="minorHAnsi"/>
          <w:sz w:val="20"/>
          <w:szCs w:val="20"/>
        </w:rPr>
      </w:pPr>
      <w:r w:rsidRPr="00AD201D">
        <w:rPr>
          <w:rFonts w:asciiTheme="minorHAnsi" w:hAnsiTheme="minorHAnsi"/>
          <w:b/>
          <w:sz w:val="20"/>
          <w:szCs w:val="20"/>
        </w:rPr>
        <w:t>Cooperation.</w:t>
      </w:r>
    </w:p>
    <w:p w14:paraId="59F3BA77" w14:textId="6F8ABAB6"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Individual Rights</w:t>
      </w:r>
      <w:r w:rsidRPr="00AD201D">
        <w:rPr>
          <w:rFonts w:asciiTheme="minorHAnsi" w:hAnsiTheme="minorHAnsi"/>
          <w:sz w:val="20"/>
          <w:szCs w:val="20"/>
        </w:rPr>
        <w:t>. Adobe will promptly notify Customer if Adobe receives a request from a Data Subject relating to Customer’s use of the Cloud Services, including where the Data Subject seeks to exercise any of its rights under applicable Data Protection Laws (collectively, “Data Subject Request”)</w:t>
      </w:r>
      <w:ins w:id="213" w:author="Swati Sharma (Legal,ISC)" w:date="2026-10-07T17:38:00Z">
        <w:r w:rsidR="00B646D2">
          <w:rPr>
            <w:rFonts w:asciiTheme="minorHAnsi" w:hAnsiTheme="minorHAnsi"/>
            <w:sz w:val="20"/>
            <w:szCs w:val="20"/>
          </w:rPr>
          <w:t xml:space="preserve"> </w:t>
        </w:r>
      </w:ins>
      <w:ins w:id="214" w:author="Swati Sharma (Legal,ISC)" w:date="2026-10-07T17:40:00Z">
        <w:r w:rsidR="00221373" w:rsidRPr="00221373">
          <w:rPr>
            <w:rFonts w:asciiTheme="minorHAnsi" w:hAnsiTheme="minorHAnsi"/>
            <w:sz w:val="20"/>
            <w:szCs w:val="20"/>
          </w:rPr>
          <w:t>and shall ensure that it does not respond to such Data Subject Request except on the documented instructions of the Customer or as required by applicable Data Protection Laws to which Adobe is subject</w:t>
        </w:r>
      </w:ins>
      <w:r w:rsidRPr="00AD201D">
        <w:rPr>
          <w:rFonts w:asciiTheme="minorHAnsi" w:hAnsiTheme="minorHAnsi"/>
          <w:sz w:val="20"/>
          <w:szCs w:val="20"/>
        </w:rPr>
        <w:t xml:space="preserve">. The Cloud Services provide Customer with controls that Customer may use to assist it in responding to Data Subject Requests. Customer will be responsible for responding to any such Data Subject Requests. To the extent Customer is unable to access the relevant Personal Data within the Cloud Services, upon Customer’s written request, Adobe will provide </w:t>
      </w:r>
      <w:del w:id="215" w:author="Swati Sharma (Legal,ISC)" w:date="2026-10-07T16:54:00Z">
        <w:r w:rsidRPr="00AD201D" w:rsidDel="006455A2">
          <w:rPr>
            <w:rFonts w:asciiTheme="minorHAnsi" w:hAnsiTheme="minorHAnsi"/>
            <w:sz w:val="20"/>
            <w:szCs w:val="20"/>
          </w:rPr>
          <w:delText>commercially</w:delText>
        </w:r>
      </w:del>
      <w:r w:rsidRPr="00AD201D">
        <w:rPr>
          <w:rFonts w:asciiTheme="minorHAnsi" w:hAnsiTheme="minorHAnsi"/>
          <w:sz w:val="20"/>
          <w:szCs w:val="20"/>
        </w:rPr>
        <w:t xml:space="preserve"> reasonable cooperation to assist Customer in responding to a Data Subject Request</w:t>
      </w:r>
      <w:ins w:id="216" w:author="Swati Sharma (Legal,ISC)" w:date="2026-10-07T16:55:00Z">
        <w:r w:rsidR="006455A2">
          <w:t xml:space="preserve"> </w:t>
        </w:r>
      </w:ins>
      <w:del w:id="217" w:author="Swati Sharma (Legal,ISC)" w:date="2026-10-07T16:55:00Z">
        <w:r w:rsidRPr="00AD201D" w:rsidDel="006455A2">
          <w:rPr>
            <w:rFonts w:asciiTheme="minorHAnsi" w:hAnsiTheme="minorHAnsi"/>
            <w:sz w:val="20"/>
            <w:szCs w:val="20"/>
          </w:rPr>
          <w:delText>.</w:delText>
        </w:r>
      </w:del>
      <w:ins w:id="218" w:author="Swati Sharma (Legal,ISC)" w:date="2026-10-07T16:54:00Z">
        <w:r w:rsidR="006455A2" w:rsidRPr="006455A2">
          <w:rPr>
            <w:rFonts w:asciiTheme="minorHAnsi" w:hAnsiTheme="minorHAnsi"/>
            <w:sz w:val="20"/>
            <w:szCs w:val="20"/>
          </w:rPr>
          <w:t>and complying with its obligations under applicable Data Protection Laws</w:t>
        </w:r>
      </w:ins>
      <w:ins w:id="219" w:author="Swati Sharma (Legal,ISC)" w:date="2026-10-07T17:35:00Z">
        <w:r w:rsidR="00A07D39" w:rsidRPr="00A07D39">
          <w:rPr>
            <w:rFonts w:asciiTheme="minorHAnsi" w:hAnsiTheme="minorHAnsi"/>
            <w:sz w:val="20"/>
            <w:szCs w:val="20"/>
          </w:rPr>
          <w:t>.</w:t>
        </w:r>
      </w:ins>
    </w:p>
    <w:p w14:paraId="7645414B" w14:textId="0F5EC47B" w:rsidR="00E238EE" w:rsidRPr="00AD201D" w:rsidRDefault="00E238EE" w:rsidP="00E238EE">
      <w:pPr>
        <w:pStyle w:val="BodyText"/>
        <w:numPr>
          <w:ilvl w:val="1"/>
          <w:numId w:val="1"/>
        </w:numPr>
        <w:jc w:val="both"/>
        <w:rPr>
          <w:rFonts w:asciiTheme="minorHAnsi" w:eastAsiaTheme="minorEastAsia" w:hAnsiTheme="minorHAnsi"/>
          <w:sz w:val="20"/>
          <w:szCs w:val="20"/>
        </w:rPr>
      </w:pPr>
      <w:r w:rsidRPr="00AD201D">
        <w:rPr>
          <w:rFonts w:asciiTheme="minorHAnsi" w:eastAsiaTheme="minorEastAsia" w:hAnsiTheme="minorHAnsi"/>
          <w:b/>
          <w:bCs/>
          <w:sz w:val="20"/>
          <w:szCs w:val="20"/>
        </w:rPr>
        <w:t xml:space="preserve">Additional Assistance. </w:t>
      </w:r>
      <w:r w:rsidRPr="00AD201D">
        <w:rPr>
          <w:rFonts w:asciiTheme="minorHAnsi" w:eastAsiaTheme="minorEastAsia" w:hAnsiTheme="minorHAnsi"/>
          <w:sz w:val="20"/>
          <w:szCs w:val="20"/>
        </w:rPr>
        <w:t>In the event that</w:t>
      </w:r>
      <w:r>
        <w:rPr>
          <w:rFonts w:asciiTheme="minorHAnsi" w:eastAsiaTheme="minorEastAsia" w:hAnsiTheme="minorHAnsi"/>
          <w:sz w:val="20"/>
          <w:szCs w:val="20"/>
        </w:rPr>
        <w:t xml:space="preserve"> Customer instructs Adobe to provide assistance which goes beyond the purchased functionality of the applicable Cloud Services</w:t>
      </w:r>
      <w:r w:rsidRPr="00AD201D">
        <w:rPr>
          <w:rFonts w:asciiTheme="minorHAnsi" w:eastAsiaTheme="minorEastAsia" w:hAnsiTheme="minorHAnsi"/>
          <w:sz w:val="20"/>
          <w:szCs w:val="20"/>
        </w:rPr>
        <w:t xml:space="preserve">, then </w:t>
      </w:r>
      <w:r>
        <w:rPr>
          <w:rFonts w:asciiTheme="minorHAnsi" w:eastAsiaTheme="minorEastAsia" w:hAnsiTheme="minorHAnsi"/>
          <w:sz w:val="20"/>
          <w:szCs w:val="20"/>
        </w:rPr>
        <w:t xml:space="preserve">Adobe </w:t>
      </w:r>
      <w:r w:rsidRPr="00AD201D">
        <w:rPr>
          <w:rFonts w:asciiTheme="minorHAnsi" w:eastAsiaTheme="minorEastAsia" w:hAnsiTheme="minorHAnsi"/>
          <w:sz w:val="20"/>
          <w:szCs w:val="20"/>
        </w:rPr>
        <w:t xml:space="preserve">may </w:t>
      </w:r>
      <w:r>
        <w:rPr>
          <w:rFonts w:asciiTheme="minorHAnsi" w:eastAsiaTheme="minorEastAsia" w:hAnsiTheme="minorHAnsi"/>
          <w:sz w:val="20"/>
          <w:szCs w:val="20"/>
        </w:rPr>
        <w:t xml:space="preserve">charge Customer </w:t>
      </w:r>
      <w:r w:rsidRPr="00AD201D">
        <w:rPr>
          <w:rFonts w:asciiTheme="minorHAnsi" w:eastAsiaTheme="minorEastAsia" w:hAnsiTheme="minorHAnsi"/>
          <w:sz w:val="20"/>
          <w:szCs w:val="20"/>
        </w:rPr>
        <w:t xml:space="preserve">for any </w:t>
      </w:r>
      <w:r>
        <w:rPr>
          <w:rFonts w:asciiTheme="minorHAnsi" w:eastAsiaTheme="minorEastAsia" w:hAnsiTheme="minorHAnsi"/>
          <w:sz w:val="20"/>
          <w:szCs w:val="20"/>
        </w:rPr>
        <w:t>costs beyond the agreed upon license fees</w:t>
      </w:r>
      <w:r w:rsidRPr="00AD201D">
        <w:rPr>
          <w:rFonts w:asciiTheme="minorHAnsi" w:eastAsiaTheme="minorEastAsia" w:hAnsiTheme="minorHAnsi"/>
          <w:sz w:val="20"/>
          <w:szCs w:val="20"/>
        </w:rPr>
        <w:t xml:space="preserve"> to the extent it is not commercially reasonable for</w:t>
      </w:r>
      <w:r>
        <w:rPr>
          <w:rFonts w:asciiTheme="minorHAnsi" w:eastAsiaTheme="minorEastAsia" w:hAnsiTheme="minorHAnsi"/>
          <w:sz w:val="20"/>
          <w:szCs w:val="20"/>
        </w:rPr>
        <w:t xml:space="preserve"> Adobe </w:t>
      </w:r>
      <w:r w:rsidRPr="00AD201D">
        <w:rPr>
          <w:rFonts w:asciiTheme="minorHAnsi" w:eastAsiaTheme="minorEastAsia" w:hAnsiTheme="minorHAnsi"/>
          <w:sz w:val="20"/>
          <w:szCs w:val="20"/>
        </w:rPr>
        <w:t xml:space="preserve">to provide </w:t>
      </w:r>
      <w:r>
        <w:rPr>
          <w:rFonts w:asciiTheme="minorHAnsi" w:eastAsiaTheme="minorEastAsia" w:hAnsiTheme="minorHAnsi"/>
          <w:sz w:val="20"/>
          <w:szCs w:val="20"/>
        </w:rPr>
        <w:t xml:space="preserve">such </w:t>
      </w:r>
      <w:r w:rsidRPr="00AD201D">
        <w:rPr>
          <w:rFonts w:asciiTheme="minorHAnsi" w:eastAsiaTheme="minorEastAsia" w:hAnsiTheme="minorHAnsi"/>
          <w:sz w:val="20"/>
          <w:szCs w:val="20"/>
        </w:rPr>
        <w:t>assistance without charge (considering relevant factors such as volume of requests, complexity of instructions, and timescale requested)</w:t>
      </w:r>
      <w:ins w:id="220" w:author="Swati Sharma (Legal,ISC)" w:date="2026-10-07T16:56:00Z">
        <w:r w:rsidR="00F50315">
          <w:rPr>
            <w:rFonts w:asciiTheme="minorHAnsi" w:eastAsiaTheme="minorEastAsia" w:hAnsiTheme="minorHAnsi"/>
            <w:sz w:val="20"/>
            <w:szCs w:val="20"/>
          </w:rPr>
          <w:t xml:space="preserve"> </w:t>
        </w:r>
        <w:r w:rsidR="00F50315" w:rsidRPr="00F50315">
          <w:rPr>
            <w:rFonts w:asciiTheme="minorHAnsi" w:eastAsiaTheme="minorEastAsia" w:hAnsiTheme="minorHAnsi"/>
            <w:sz w:val="20"/>
            <w:szCs w:val="20"/>
          </w:rPr>
          <w:t>provided that no additional charges shall apply in respect of assistance required for Adobe's compliance with its obligations under this DPA or applicable Data Protection Laws</w:t>
        </w:r>
      </w:ins>
      <w:r w:rsidRPr="00AD201D">
        <w:rPr>
          <w:rFonts w:asciiTheme="minorHAnsi" w:eastAsiaTheme="minorEastAsia" w:hAnsiTheme="minorHAnsi"/>
          <w:sz w:val="20"/>
          <w:szCs w:val="20"/>
        </w:rPr>
        <w:t>.</w:t>
      </w:r>
      <w:r>
        <w:rPr>
          <w:rFonts w:asciiTheme="minorHAnsi" w:eastAsiaTheme="minorEastAsia" w:hAnsiTheme="minorHAnsi"/>
          <w:sz w:val="20"/>
          <w:szCs w:val="20"/>
        </w:rPr>
        <w:t xml:space="preserve"> </w:t>
      </w:r>
    </w:p>
    <w:p w14:paraId="59E6C0D2" w14:textId="129ACA3E" w:rsidR="00E238EE" w:rsidRPr="00AD201D" w:rsidRDefault="00E238EE" w:rsidP="00E238EE">
      <w:pPr>
        <w:pStyle w:val="BodyText"/>
        <w:numPr>
          <w:ilvl w:val="1"/>
          <w:numId w:val="1"/>
        </w:numPr>
        <w:jc w:val="both"/>
        <w:rPr>
          <w:rFonts w:asciiTheme="minorHAnsi" w:hAnsiTheme="minorHAnsi" w:cstheme="minorHAnsi"/>
          <w:sz w:val="20"/>
          <w:szCs w:val="20"/>
        </w:rPr>
      </w:pPr>
      <w:r w:rsidRPr="00AD201D">
        <w:rPr>
          <w:rFonts w:asciiTheme="minorHAnsi" w:hAnsiTheme="minorHAnsi"/>
          <w:b/>
          <w:bCs/>
          <w:sz w:val="20"/>
          <w:szCs w:val="20"/>
        </w:rPr>
        <w:t>Data Protection Impact Assessments</w:t>
      </w:r>
      <w:r w:rsidRPr="00AD201D">
        <w:rPr>
          <w:rFonts w:asciiTheme="minorHAnsi" w:hAnsiTheme="minorHAnsi"/>
          <w:sz w:val="20"/>
          <w:szCs w:val="20"/>
        </w:rPr>
        <w:t>. Adobe will provide reasonably requested information regarding the Cloud Services to enable Customer to carry out data protection impact assessments or prior consultations with data protection authorities as required by Data Protection Laws, so long as Customer does not otherwise have access to the relevant information</w:t>
      </w:r>
      <w:ins w:id="221" w:author="Swati Sharma (Legal,ISC)" w:date="2026-10-07T19:09:00Z">
        <w:r w:rsidR="00EA5D9A">
          <w:rPr>
            <w:rFonts w:asciiTheme="minorHAnsi" w:hAnsiTheme="minorHAnsi"/>
            <w:sz w:val="20"/>
            <w:szCs w:val="20"/>
          </w:rPr>
          <w:t xml:space="preserve"> </w:t>
        </w:r>
        <w:r w:rsidR="00EA5D9A" w:rsidRPr="00EA5D9A">
          <w:rPr>
            <w:rFonts w:asciiTheme="minorHAnsi" w:hAnsiTheme="minorHAnsi"/>
            <w:sz w:val="20"/>
            <w:szCs w:val="20"/>
          </w:rPr>
          <w:t>and shall provide reasonable assistance in connection with such assessments and consultations</w:t>
        </w:r>
      </w:ins>
      <w:r w:rsidRPr="00AD201D">
        <w:rPr>
          <w:rFonts w:asciiTheme="minorHAnsi" w:hAnsiTheme="minorHAnsi"/>
          <w:sz w:val="20"/>
          <w:szCs w:val="20"/>
        </w:rPr>
        <w:t>.</w:t>
      </w:r>
    </w:p>
    <w:p w14:paraId="04802BC2" w14:textId="3C20D143"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Deletion.</w:t>
      </w:r>
      <w:r>
        <w:rPr>
          <w:rFonts w:asciiTheme="minorHAnsi" w:hAnsiTheme="minorHAnsi"/>
          <w:sz w:val="20"/>
          <w:szCs w:val="20"/>
        </w:rPr>
        <w:t xml:space="preserve"> </w:t>
      </w:r>
      <w:r w:rsidRPr="00AD201D">
        <w:rPr>
          <w:rFonts w:asciiTheme="minorHAnsi" w:hAnsiTheme="minorHAnsi"/>
          <w:sz w:val="20"/>
          <w:szCs w:val="20"/>
        </w:rPr>
        <w:t>Adobe will, at the choice of the Customer,</w:t>
      </w:r>
      <w:del w:id="222" w:author="Swati Sharma (Legal,ISC)" w:date="2026-10-08T12:00:00Z">
        <w:r w:rsidRPr="00AD201D" w:rsidDel="00DC62A6">
          <w:rPr>
            <w:rFonts w:asciiTheme="minorHAnsi" w:hAnsiTheme="minorHAnsi"/>
            <w:sz w:val="20"/>
            <w:szCs w:val="20"/>
          </w:rPr>
          <w:delText xml:space="preserve"> delete or return to the Customer all Personal Data after the end of the applicable term for Cloud Services, as further specified under the Agreement</w:delText>
        </w:r>
      </w:del>
      <w:ins w:id="223" w:author="Swati Sharma (Legal,ISC)" w:date="2026-10-08T12:00:00Z">
        <w:r w:rsidR="00DC62A6">
          <w:rPr>
            <w:rFonts w:asciiTheme="minorHAnsi" w:hAnsiTheme="minorHAnsi"/>
            <w:sz w:val="20"/>
            <w:szCs w:val="20"/>
          </w:rPr>
          <w:t xml:space="preserve"> </w:t>
        </w:r>
        <w:r w:rsidR="00DC62A6" w:rsidRPr="00DC62A6">
          <w:rPr>
            <w:rFonts w:asciiTheme="minorHAnsi" w:hAnsiTheme="minorHAnsi"/>
            <w:sz w:val="20"/>
            <w:szCs w:val="20"/>
          </w:rPr>
          <w:t>upon the Customer's request and in accordance with the Customer's instructions, promptly return to the Customer and/or securely delete any and all Personal Data, whether in whole, in part, or relating to an identified individual, within ten (10) days of receipt of such request. Upon termination or expiry of the applicable term for Cloud Services, Adobe shall promptly seek the Customer's written instructions regarding the return and/or deletion of Personal Data and shall comply with such instructions within thirty (30) days. Adobe shall also promptly and securely delete all copies of the Personal Data, unless retention is required by applicable law.</w:t>
        </w:r>
      </w:ins>
      <w:r>
        <w:rPr>
          <w:rFonts w:asciiTheme="minorHAnsi" w:hAnsiTheme="minorHAnsi"/>
          <w:sz w:val="20"/>
          <w:szCs w:val="20"/>
        </w:rPr>
        <w:t>.</w:t>
      </w:r>
      <w:ins w:id="224" w:author="Swati Sharma (Legal,ISC)" w:date="2026-10-07T18:50:00Z">
        <w:r w:rsidR="00686365">
          <w:rPr>
            <w:rFonts w:asciiTheme="minorHAnsi" w:hAnsiTheme="minorHAnsi"/>
            <w:sz w:val="20"/>
            <w:szCs w:val="20"/>
          </w:rPr>
          <w:t xml:space="preserve"> </w:t>
        </w:r>
      </w:ins>
    </w:p>
    <w:p w14:paraId="441B616E" w14:textId="42821773" w:rsidR="00E238EE" w:rsidRPr="00AD201D" w:rsidRDefault="00E238EE" w:rsidP="00E238EE">
      <w:pPr>
        <w:pStyle w:val="BodyText"/>
        <w:numPr>
          <w:ilvl w:val="1"/>
          <w:numId w:val="1"/>
        </w:numPr>
        <w:jc w:val="both"/>
        <w:rPr>
          <w:rFonts w:asciiTheme="minorHAnsi" w:hAnsiTheme="minorHAnsi"/>
          <w:sz w:val="20"/>
          <w:szCs w:val="20"/>
        </w:rPr>
      </w:pPr>
      <w:r w:rsidRPr="00AD201D">
        <w:rPr>
          <w:rFonts w:asciiTheme="minorHAnsi" w:hAnsiTheme="minorHAnsi"/>
          <w:b/>
          <w:bCs/>
          <w:sz w:val="20"/>
          <w:szCs w:val="20"/>
        </w:rPr>
        <w:t>Government and Law Enforcement Inquiries</w:t>
      </w:r>
      <w:r w:rsidRPr="00AD201D">
        <w:rPr>
          <w:rFonts w:asciiTheme="minorHAnsi" w:hAnsiTheme="minorHAnsi"/>
          <w:sz w:val="20"/>
          <w:szCs w:val="20"/>
        </w:rPr>
        <w:t xml:space="preserve">. If Adobe receives a demand to retain, disclose, or otherwise Process Personal Data from law enforcement or any other government or public authority (“Third-Party Demand”), then Adobe will attempt to redirect the Third-Party Demand to Customer. Customer agrees that Adobe can provide information to such third-party to the extent reasonably necessary to redirect the Third-Party Demand to Customer. If Adobe cannot redirect the Third-Party Demand to Customer, then Adobe will, to the extent legally permitted to do so, provide Customer reasonable notice of the Third-Party Demand as promptly as feasible under the circumstances to allow Customer to seek a protective order or other appropriate remedy. </w:t>
      </w:r>
      <w:ins w:id="225" w:author="Swati Sharma (Legal,ISC)" w:date="2026-10-07T17:45:00Z">
        <w:r w:rsidR="00580660" w:rsidRPr="00580660">
          <w:rPr>
            <w:rFonts w:asciiTheme="minorHAnsi" w:hAnsiTheme="minorHAnsi"/>
            <w:sz w:val="20"/>
            <w:szCs w:val="20"/>
          </w:rPr>
          <w:t xml:space="preserve">Adobe shall disclose only such Personal Data as is legally required to comply with the Third-Party Demand and shall, where legally permitted, reasonably cooperate with Customer in seeking to limit or challenge the scope of </w:t>
        </w:r>
        <w:r w:rsidR="00580660" w:rsidRPr="00580660">
          <w:rPr>
            <w:rFonts w:asciiTheme="minorHAnsi" w:hAnsiTheme="minorHAnsi"/>
            <w:sz w:val="20"/>
            <w:szCs w:val="20"/>
          </w:rPr>
          <w:lastRenderedPageBreak/>
          <w:t>such Third-Party Demand.</w:t>
        </w:r>
      </w:ins>
      <w:r w:rsidRPr="00AD201D">
        <w:rPr>
          <w:rFonts w:asciiTheme="minorHAnsi" w:hAnsiTheme="minorHAnsi"/>
          <w:sz w:val="20"/>
          <w:szCs w:val="20"/>
        </w:rPr>
        <w:t xml:space="preserve">This section does not diminish Adobe’s obligations under any applicable Transfer </w:t>
      </w:r>
      <w:r w:rsidRPr="00AD201D">
        <w:rPr>
          <w:rFonts w:asciiTheme="minorHAnsi" w:hAnsiTheme="minorHAnsi" w:cstheme="minorHAnsi"/>
          <w:sz w:val="20"/>
          <w:szCs w:val="20"/>
        </w:rPr>
        <w:t xml:space="preserve">Mechanisms with respect to access by public authorities. Adobe maintains a public transparency report and summary of Adobe’s law enforcement guidelines which describe how access requests from government and law enforcement in respect of the Cloud Services are approached, available here: </w:t>
      </w:r>
      <w:hyperlink r:id="rId11">
        <w:r w:rsidRPr="00AD201D">
          <w:rPr>
            <w:rStyle w:val="Hyperlink"/>
            <w:rFonts w:asciiTheme="minorHAnsi" w:hAnsiTheme="minorHAnsi" w:cstheme="minorHAnsi"/>
            <w:sz w:val="20"/>
            <w:szCs w:val="20"/>
          </w:rPr>
          <w:t>https://www.adobe.com/legal/lawenforcementrequests.html</w:t>
        </w:r>
      </w:hyperlink>
      <w:r w:rsidRPr="00AD201D">
        <w:rPr>
          <w:rFonts w:asciiTheme="minorHAnsi" w:hAnsiTheme="minorHAnsi" w:cstheme="minorHAnsi"/>
          <w:sz w:val="20"/>
          <w:szCs w:val="20"/>
        </w:rPr>
        <w:t>.</w:t>
      </w:r>
      <w:r w:rsidRPr="00AD201D">
        <w:rPr>
          <w:rFonts w:asciiTheme="minorHAnsi" w:hAnsiTheme="minorHAnsi"/>
          <w:sz w:val="20"/>
          <w:szCs w:val="20"/>
        </w:rPr>
        <w:t xml:space="preserve"> </w:t>
      </w:r>
    </w:p>
    <w:p w14:paraId="6D4CF741" w14:textId="77777777" w:rsidR="00E11CD2" w:rsidRDefault="00C14669" w:rsidP="0079196F">
      <w:pPr>
        <w:pStyle w:val="BodyText"/>
        <w:numPr>
          <w:ilvl w:val="1"/>
          <w:numId w:val="1"/>
        </w:numPr>
        <w:jc w:val="both"/>
        <w:rPr>
          <w:ins w:id="226" w:author="Swati Sharma (Legal,ISC)" w:date="2026-10-06T11:54:00Z"/>
          <w:rFonts w:asciiTheme="minorHAnsi" w:hAnsiTheme="minorHAnsi"/>
          <w:sz w:val="20"/>
          <w:szCs w:val="20"/>
        </w:rPr>
      </w:pPr>
      <w:commentRangeStart w:id="227"/>
      <w:ins w:id="228" w:author="Swati Sharma (Legal,ISC)" w:date="2026-10-06T11:54:00Z">
        <w:r>
          <w:rPr>
            <w:rFonts w:asciiTheme="minorHAnsi" w:hAnsiTheme="minorHAnsi"/>
            <w:b/>
            <w:bCs/>
            <w:sz w:val="20"/>
            <w:szCs w:val="20"/>
          </w:rPr>
          <w:t>Records of Processing Activities</w:t>
        </w:r>
        <w:r>
          <w:rPr>
            <w:rFonts w:asciiTheme="minorHAnsi" w:hAnsiTheme="minorHAnsi"/>
            <w:sz w:val="20"/>
            <w:szCs w:val="20"/>
          </w:rPr>
          <w:t>. Adobe will, in compliance with applicable Data Protection Laws, maintain detailed records of processing activities (“ROPA”) outlining the Processing activities performed on behalf of Customer. The ROPA will, at a minimum, include: (a) the name and contact details of Adobe and of Customer, and, where applicable, of Customer’s or Adobe’s representative and data protection officer; (b) the categories of Processing carried out on behalf of Customer; (c) transfers of Personal Data to a third country or an international organization; and (d) a general description of Adobe’s technical and organizational security measures. Adobe will make the ROPA available to Customer upon request.</w:t>
        </w:r>
        <w:commentRangeEnd w:id="227"/>
        <w:r>
          <w:rPr>
            <w:rStyle w:val="CommentReference"/>
            <w:rFonts w:asciiTheme="minorHAnsi" w:hAnsiTheme="minorHAnsi"/>
            <w:sz w:val="20"/>
            <w:szCs w:val="20"/>
          </w:rPr>
          <w:commentReference w:id="227"/>
        </w:r>
      </w:ins>
    </w:p>
    <w:p w14:paraId="69759C63" w14:textId="77777777" w:rsidR="00E238EE" w:rsidRPr="00AD201D" w:rsidRDefault="00E238EE" w:rsidP="00E238EE">
      <w:pPr>
        <w:pStyle w:val="BodyText"/>
        <w:numPr>
          <w:ilvl w:val="0"/>
          <w:numId w:val="1"/>
        </w:numPr>
        <w:jc w:val="both"/>
        <w:rPr>
          <w:rFonts w:asciiTheme="minorHAnsi" w:hAnsiTheme="minorHAnsi"/>
          <w:sz w:val="20"/>
          <w:szCs w:val="20"/>
        </w:rPr>
      </w:pPr>
      <w:r w:rsidRPr="00AD201D">
        <w:rPr>
          <w:rFonts w:asciiTheme="minorHAnsi" w:hAnsiTheme="minorHAnsi"/>
          <w:b/>
          <w:bCs/>
          <w:sz w:val="20"/>
          <w:szCs w:val="20"/>
        </w:rPr>
        <w:t>Relationship with Agreement.</w:t>
      </w:r>
    </w:p>
    <w:p w14:paraId="5FFD8397" w14:textId="77777777" w:rsidR="00E238EE" w:rsidRPr="00AD201D" w:rsidRDefault="00E238EE" w:rsidP="00E238EE">
      <w:pPr>
        <w:pStyle w:val="BodyText"/>
        <w:numPr>
          <w:ilvl w:val="1"/>
          <w:numId w:val="1"/>
        </w:numPr>
        <w:ind w:left="720" w:hanging="540"/>
        <w:jc w:val="both"/>
        <w:rPr>
          <w:rFonts w:asciiTheme="minorHAnsi" w:hAnsiTheme="minorHAnsi" w:cstheme="minorHAnsi"/>
          <w:sz w:val="20"/>
          <w:szCs w:val="20"/>
        </w:rPr>
      </w:pPr>
      <w:r w:rsidRPr="00AD201D">
        <w:rPr>
          <w:rFonts w:asciiTheme="minorHAnsi" w:hAnsiTheme="minorHAnsi"/>
          <w:sz w:val="20"/>
          <w:szCs w:val="20"/>
        </w:rPr>
        <w:t xml:space="preserve">Except as provided by this DPA, the Agreement remains unchanged and in full force and effect. If there is any conflict between this DPA and the Agreement, this DPA will prevail to the extent of that conflict in connection with the Processing of Personal Data. </w:t>
      </w:r>
    </w:p>
    <w:p w14:paraId="1BAE1AD7" w14:textId="5A657571" w:rsidR="00E238EE" w:rsidRPr="00AD201D" w:rsidRDefault="00E238EE" w:rsidP="00E238EE">
      <w:pPr>
        <w:pStyle w:val="BodyText"/>
        <w:numPr>
          <w:ilvl w:val="1"/>
          <w:numId w:val="1"/>
        </w:numPr>
        <w:ind w:left="720" w:hanging="540"/>
        <w:jc w:val="both"/>
        <w:rPr>
          <w:rFonts w:asciiTheme="minorHAnsi" w:hAnsiTheme="minorHAnsi" w:cstheme="minorHAnsi"/>
          <w:sz w:val="20"/>
          <w:szCs w:val="20"/>
        </w:rPr>
      </w:pPr>
      <w:commentRangeStart w:id="229"/>
      <w:r w:rsidRPr="00AD201D">
        <w:rPr>
          <w:rFonts w:asciiTheme="minorHAnsi" w:hAnsiTheme="minorHAnsi"/>
          <w:sz w:val="20"/>
          <w:szCs w:val="20"/>
        </w:rPr>
        <w:t>Each Party’s and all of its Affiliates’ liability, taken together in the aggregate, arising out of or relating to this DPA and the Transfer Mechanisms, will be subject to the relevant limitations on liability set out in the Agreement.</w:t>
      </w:r>
      <w:ins w:id="230" w:author="Swati Sharma (Legal,ISC)" w:date="2026-10-08T13:18:00Z">
        <w:r w:rsidR="009B4487">
          <w:rPr>
            <w:rFonts w:asciiTheme="minorHAnsi" w:hAnsiTheme="minorHAnsi"/>
            <w:sz w:val="20"/>
            <w:szCs w:val="20"/>
          </w:rPr>
          <w:t xml:space="preserve"> </w:t>
        </w:r>
      </w:ins>
      <w:del w:id="231" w:author="Swati Sharma (Legal,ISC)" w:date="2026-10-08T13:20:00Z">
        <w:r w:rsidRPr="00AD201D" w:rsidDel="00644A86">
          <w:rPr>
            <w:rFonts w:asciiTheme="minorHAnsi" w:hAnsiTheme="minorHAnsi"/>
            <w:sz w:val="20"/>
            <w:szCs w:val="20"/>
          </w:rPr>
          <w:delText xml:space="preserve"> </w:delText>
        </w:r>
        <w:commentRangeEnd w:id="229"/>
        <w:r w:rsidR="00483ABF" w:rsidRPr="00AD201D" w:rsidDel="00644A86">
          <w:rPr>
            <w:rStyle w:val="CommentReference"/>
            <w:rFonts w:asciiTheme="minorHAnsi" w:hAnsiTheme="minorHAnsi" w:cstheme="minorHAnsi"/>
            <w:sz w:val="20"/>
            <w:szCs w:val="20"/>
          </w:rPr>
          <w:commentReference w:id="229"/>
        </w:r>
      </w:del>
    </w:p>
    <w:p w14:paraId="01485B90" w14:textId="77777777" w:rsidR="00E238EE" w:rsidRPr="00AD201D" w:rsidRDefault="00E238EE" w:rsidP="00E238EE">
      <w:pPr>
        <w:pStyle w:val="BodyText"/>
        <w:numPr>
          <w:ilvl w:val="1"/>
          <w:numId w:val="1"/>
        </w:numPr>
        <w:ind w:left="720" w:hanging="540"/>
        <w:jc w:val="both"/>
        <w:rPr>
          <w:rFonts w:asciiTheme="minorHAnsi" w:hAnsiTheme="minorHAnsi" w:cstheme="minorHAnsi"/>
          <w:sz w:val="20"/>
          <w:szCs w:val="20"/>
        </w:rPr>
      </w:pPr>
      <w:r w:rsidRPr="00AD201D">
        <w:rPr>
          <w:rFonts w:asciiTheme="minorHAnsi" w:hAnsiTheme="minorHAnsi"/>
          <w:sz w:val="20"/>
          <w:szCs w:val="20"/>
        </w:rPr>
        <w:t>In no event will this DPA benefit or create any right or cause of action on behalf of a third party, but without prejudice to the rights or remedies available to individuals under Data Protection Laws or this DPA (including the Transfer Mechanisms).</w:t>
      </w:r>
    </w:p>
    <w:p w14:paraId="4FED524B" w14:textId="77777777" w:rsidR="00E238EE" w:rsidRPr="00880150" w:rsidRDefault="00E238EE" w:rsidP="00E238EE">
      <w:pPr>
        <w:pStyle w:val="BodyText"/>
        <w:numPr>
          <w:ilvl w:val="1"/>
          <w:numId w:val="1"/>
        </w:numPr>
        <w:ind w:left="720" w:hanging="540"/>
        <w:jc w:val="both"/>
        <w:rPr>
          <w:rFonts w:asciiTheme="minorHAnsi" w:hAnsiTheme="minorHAnsi" w:cstheme="minorHAnsi"/>
          <w:sz w:val="22"/>
          <w:szCs w:val="22"/>
        </w:rPr>
      </w:pPr>
      <w:r w:rsidRPr="00AD201D">
        <w:rPr>
          <w:rFonts w:asciiTheme="minorHAnsi" w:hAnsiTheme="minorHAnsi"/>
          <w:sz w:val="20"/>
          <w:szCs w:val="20"/>
        </w:rPr>
        <w:t xml:space="preserve">Except to the extent otherwise mandated by Data Protection Laws, this DPA will be governed by and construed in accordance with governing law and jurisdiction provisions in the Agreement. </w:t>
      </w:r>
      <w:r>
        <w:rPr>
          <w:rFonts w:asciiTheme="minorHAnsi" w:hAnsiTheme="minorHAnsi"/>
          <w:sz w:val="22"/>
          <w:szCs w:val="22"/>
        </w:rPr>
        <w:t xml:space="preserve"> </w:t>
      </w:r>
    </w:p>
    <w:p w14:paraId="5E7ADCD0" w14:textId="77777777" w:rsidR="00E238EE" w:rsidRDefault="00E238EE" w:rsidP="00E238EE">
      <w:pPr>
        <w:spacing w:after="160" w:line="259" w:lineRule="auto"/>
        <w:rPr>
          <w:b/>
          <w:bCs/>
        </w:rPr>
      </w:pPr>
      <w:r>
        <w:rPr>
          <w:b/>
          <w:bCs/>
        </w:rPr>
        <w:br w:type="page"/>
      </w:r>
    </w:p>
    <w:p w14:paraId="2A760D80" w14:textId="77777777" w:rsidR="00E238EE" w:rsidRPr="00DE3602" w:rsidRDefault="00E238EE" w:rsidP="00E238EE">
      <w:pPr>
        <w:pStyle w:val="BodyText"/>
        <w:jc w:val="center"/>
        <w:rPr>
          <w:rFonts w:asciiTheme="minorHAnsi" w:hAnsiTheme="minorHAnsi"/>
          <w:b/>
          <w:bCs/>
          <w:sz w:val="22"/>
          <w:szCs w:val="22"/>
        </w:rPr>
      </w:pPr>
      <w:commentRangeStart w:id="232"/>
      <w:commentRangeStart w:id="233"/>
      <w:commentRangeStart w:id="234"/>
      <w:r w:rsidRPr="00DE3602">
        <w:rPr>
          <w:rFonts w:asciiTheme="minorHAnsi" w:hAnsiTheme="minorHAnsi"/>
          <w:b/>
          <w:bCs/>
          <w:sz w:val="22"/>
          <w:szCs w:val="22"/>
        </w:rPr>
        <w:lastRenderedPageBreak/>
        <w:t>Exhibit 1 to Data Processing Addendum - Details of Data Processing</w:t>
      </w:r>
      <w:commentRangeEnd w:id="233"/>
      <w:r w:rsidRPr="00DE3602">
        <w:rPr>
          <w:rStyle w:val="CommentReference"/>
          <w:rFonts w:asciiTheme="minorHAnsi" w:hAnsiTheme="minorHAnsi"/>
          <w:b/>
          <w:bCs/>
          <w:sz w:val="22"/>
          <w:szCs w:val="22"/>
        </w:rPr>
        <w:commentReference w:id="233"/>
      </w:r>
      <w:commentRangeEnd w:id="234"/>
      <w:r w:rsidRPr="00DE3602">
        <w:rPr>
          <w:rStyle w:val="CommentReference"/>
          <w:rFonts w:asciiTheme="minorHAnsi" w:hAnsiTheme="minorHAnsi"/>
          <w:b/>
          <w:bCs/>
          <w:sz w:val="22"/>
          <w:szCs w:val="22"/>
        </w:rPr>
        <w:commentReference w:id="234"/>
      </w:r>
      <w:commentRangeEnd w:id="232"/>
      <w:r w:rsidR="00370C3F" w:rsidRPr="00DE3602">
        <w:rPr>
          <w:rStyle w:val="CommentReference"/>
          <w:rFonts w:asciiTheme="minorHAnsi" w:hAnsiTheme="minorHAnsi"/>
          <w:b/>
          <w:bCs/>
          <w:sz w:val="22"/>
          <w:szCs w:val="22"/>
        </w:rPr>
        <w:commentReference w:id="232"/>
      </w:r>
    </w:p>
    <w:p w14:paraId="0DF0BD99" w14:textId="77777777" w:rsidR="00E238EE" w:rsidRPr="00AD201D" w:rsidRDefault="00E238EE" w:rsidP="00E238EE">
      <w:pPr>
        <w:pStyle w:val="BodyText"/>
        <w:numPr>
          <w:ilvl w:val="0"/>
          <w:numId w:val="2"/>
        </w:numPr>
        <w:jc w:val="both"/>
        <w:rPr>
          <w:rFonts w:asciiTheme="minorHAnsi" w:hAnsiTheme="minorHAnsi"/>
          <w:sz w:val="20"/>
          <w:szCs w:val="20"/>
        </w:rPr>
      </w:pPr>
      <w:r w:rsidRPr="00AD201D">
        <w:rPr>
          <w:rFonts w:asciiTheme="minorHAnsi" w:hAnsiTheme="minorHAnsi" w:cstheme="minorHAnsi"/>
          <w:sz w:val="20"/>
          <w:szCs w:val="20"/>
          <w:u w:val="single"/>
        </w:rPr>
        <w:t>Subject Matter</w:t>
      </w:r>
      <w:r w:rsidRPr="00AD201D">
        <w:rPr>
          <w:rFonts w:asciiTheme="minorHAnsi" w:hAnsiTheme="minorHAnsi" w:cstheme="minorHAnsi"/>
          <w:sz w:val="20"/>
          <w:szCs w:val="20"/>
        </w:rPr>
        <w:t>: The subject matter of the Processing under this DPA is the Personal Data that Adobe Processes on behalf of Customer.</w:t>
      </w:r>
    </w:p>
    <w:p w14:paraId="67A63EBE" w14:textId="77777777" w:rsidR="00E238EE" w:rsidRPr="00AD201D" w:rsidRDefault="00E238EE" w:rsidP="00E238EE">
      <w:pPr>
        <w:pStyle w:val="BodyText"/>
        <w:numPr>
          <w:ilvl w:val="0"/>
          <w:numId w:val="2"/>
        </w:numPr>
        <w:jc w:val="both"/>
        <w:rPr>
          <w:rFonts w:asciiTheme="minorHAnsi" w:hAnsiTheme="minorHAnsi"/>
          <w:sz w:val="20"/>
          <w:szCs w:val="20"/>
        </w:rPr>
      </w:pPr>
      <w:r w:rsidRPr="00AD201D">
        <w:rPr>
          <w:rFonts w:asciiTheme="minorHAnsi" w:hAnsiTheme="minorHAnsi"/>
          <w:sz w:val="20"/>
          <w:szCs w:val="20"/>
          <w:u w:val="single"/>
        </w:rPr>
        <w:t>Frequency and Duration</w:t>
      </w:r>
      <w:r w:rsidRPr="00AD201D">
        <w:rPr>
          <w:rFonts w:asciiTheme="minorHAnsi" w:hAnsiTheme="minorHAnsi"/>
          <w:sz w:val="20"/>
          <w:szCs w:val="20"/>
        </w:rPr>
        <w:t xml:space="preserve">: Notwithstanding expiration or termination of the Agreement, Adobe will Process the Personal Data continuously and until deletion of all Personal Data pursuant to the Agreement. </w:t>
      </w:r>
    </w:p>
    <w:p w14:paraId="6FC1E6A6" w14:textId="77777777" w:rsidR="00E238EE" w:rsidRPr="00AD201D" w:rsidRDefault="00E238EE" w:rsidP="00E238EE">
      <w:pPr>
        <w:pStyle w:val="BodyText"/>
        <w:numPr>
          <w:ilvl w:val="0"/>
          <w:numId w:val="2"/>
        </w:numPr>
        <w:jc w:val="both"/>
        <w:rPr>
          <w:rFonts w:asciiTheme="minorHAnsi" w:hAnsiTheme="minorHAnsi"/>
          <w:sz w:val="20"/>
          <w:szCs w:val="20"/>
        </w:rPr>
      </w:pPr>
      <w:r w:rsidRPr="00AD201D">
        <w:rPr>
          <w:rFonts w:asciiTheme="minorHAnsi" w:hAnsiTheme="minorHAnsi"/>
          <w:sz w:val="20"/>
          <w:szCs w:val="20"/>
          <w:u w:val="single"/>
        </w:rPr>
        <w:t>Purpose</w:t>
      </w:r>
      <w:r w:rsidRPr="00AD201D">
        <w:rPr>
          <w:rFonts w:asciiTheme="minorHAnsi" w:hAnsiTheme="minorHAnsi"/>
          <w:sz w:val="20"/>
          <w:szCs w:val="20"/>
        </w:rPr>
        <w:t>: T</w:t>
      </w:r>
      <w:commentRangeStart w:id="235"/>
      <w:commentRangeStart w:id="236"/>
      <w:r w:rsidRPr="00AD201D">
        <w:rPr>
          <w:rFonts w:asciiTheme="minorHAnsi" w:hAnsiTheme="minorHAnsi"/>
          <w:sz w:val="20"/>
          <w:szCs w:val="20"/>
        </w:rPr>
        <w:t xml:space="preserve">he purpose of Processing under this DPA is the provision of the Cloud Services pursuant to the Agreement.  </w:t>
      </w:r>
      <w:commentRangeEnd w:id="235"/>
      <w:r w:rsidRPr="00AD201D">
        <w:rPr>
          <w:rStyle w:val="CommentReference"/>
          <w:rFonts w:asciiTheme="minorHAnsi" w:hAnsiTheme="minorHAnsi"/>
          <w:sz w:val="20"/>
          <w:szCs w:val="20"/>
        </w:rPr>
        <w:commentReference w:id="235"/>
      </w:r>
      <w:commentRangeEnd w:id="236"/>
      <w:r w:rsidRPr="00AD201D">
        <w:rPr>
          <w:rStyle w:val="CommentReference"/>
          <w:rFonts w:asciiTheme="minorHAnsi" w:hAnsiTheme="minorHAnsi"/>
          <w:sz w:val="20"/>
          <w:szCs w:val="20"/>
        </w:rPr>
        <w:commentReference w:id="236"/>
      </w:r>
    </w:p>
    <w:p w14:paraId="7CBA5028" w14:textId="77777777" w:rsidR="00E238EE" w:rsidRPr="00AD201D" w:rsidRDefault="00E238EE" w:rsidP="00E238EE">
      <w:pPr>
        <w:pStyle w:val="BodyText"/>
        <w:numPr>
          <w:ilvl w:val="0"/>
          <w:numId w:val="2"/>
        </w:numPr>
        <w:jc w:val="both"/>
        <w:rPr>
          <w:rFonts w:asciiTheme="minorHAnsi" w:hAnsiTheme="minorHAnsi"/>
          <w:sz w:val="20"/>
          <w:szCs w:val="20"/>
        </w:rPr>
      </w:pPr>
      <w:r w:rsidRPr="00AD201D">
        <w:rPr>
          <w:rFonts w:asciiTheme="minorHAnsi" w:hAnsiTheme="minorHAnsi" w:cstheme="minorHAnsi"/>
          <w:sz w:val="20"/>
          <w:szCs w:val="20"/>
          <w:u w:val="single"/>
        </w:rPr>
        <w:t>Nature of Processing</w:t>
      </w:r>
      <w:r w:rsidRPr="00AD201D">
        <w:rPr>
          <w:rFonts w:asciiTheme="minorHAnsi" w:hAnsiTheme="minorHAnsi" w:cstheme="minorHAnsi"/>
          <w:sz w:val="20"/>
          <w:szCs w:val="20"/>
        </w:rPr>
        <w:t xml:space="preserve">: Adobe will perform Processing as needed for the purpose set out in Section 3, and to comply with Customer’s Processing instructions as provided in accordance with the Agreement and this DPA. </w:t>
      </w:r>
    </w:p>
    <w:p w14:paraId="12A2176E" w14:textId="77777777" w:rsidR="00E238EE" w:rsidRPr="00AD201D" w:rsidRDefault="00E238EE" w:rsidP="00E238EE">
      <w:pPr>
        <w:pStyle w:val="BodyText"/>
        <w:numPr>
          <w:ilvl w:val="0"/>
          <w:numId w:val="2"/>
        </w:numPr>
        <w:jc w:val="both"/>
        <w:rPr>
          <w:rFonts w:asciiTheme="minorHAnsi" w:hAnsiTheme="minorHAnsi"/>
          <w:sz w:val="20"/>
          <w:szCs w:val="20"/>
        </w:rPr>
      </w:pPr>
      <w:commentRangeStart w:id="237"/>
      <w:commentRangeStart w:id="238"/>
      <w:r w:rsidRPr="00AD201D">
        <w:rPr>
          <w:rFonts w:asciiTheme="minorHAnsi" w:hAnsiTheme="minorHAnsi"/>
          <w:sz w:val="20"/>
          <w:szCs w:val="20"/>
          <w:u w:val="single"/>
        </w:rPr>
        <w:t>Location of Processing</w:t>
      </w:r>
      <w:r w:rsidRPr="00AD201D">
        <w:rPr>
          <w:rFonts w:asciiTheme="minorHAnsi" w:hAnsiTheme="minorHAnsi"/>
          <w:sz w:val="20"/>
          <w:szCs w:val="20"/>
        </w:rPr>
        <w:t xml:space="preserve">: Adobe will Process Personal Data at the locations set forth on the following webpage: </w:t>
      </w:r>
      <w:hyperlink r:id="rId12">
        <w:r w:rsidRPr="00AD201D">
          <w:rPr>
            <w:rStyle w:val="Hyperlink"/>
            <w:rFonts w:asciiTheme="minorHAnsi" w:hAnsiTheme="minorHAnsi"/>
            <w:sz w:val="20"/>
            <w:szCs w:val="20"/>
          </w:rPr>
          <w:t>https://www.adobe.com/go/processing</w:t>
        </w:r>
      </w:hyperlink>
      <w:r w:rsidRPr="00AD201D">
        <w:rPr>
          <w:rStyle w:val="Hyperlink"/>
          <w:rFonts w:asciiTheme="minorHAnsi" w:hAnsiTheme="minorHAnsi"/>
          <w:sz w:val="20"/>
          <w:szCs w:val="20"/>
        </w:rPr>
        <w:t>.</w:t>
      </w:r>
      <w:commentRangeEnd w:id="237"/>
      <w:r w:rsidRPr="00AD201D">
        <w:rPr>
          <w:rStyle w:val="CommentReference"/>
          <w:rFonts w:asciiTheme="minorHAnsi" w:hAnsiTheme="minorHAnsi"/>
          <w:sz w:val="20"/>
          <w:szCs w:val="20"/>
        </w:rPr>
        <w:commentReference w:id="237"/>
      </w:r>
      <w:commentRangeEnd w:id="238"/>
      <w:r w:rsidRPr="00AD201D">
        <w:rPr>
          <w:rStyle w:val="CommentReference"/>
          <w:rFonts w:asciiTheme="minorHAnsi" w:hAnsiTheme="minorHAnsi"/>
          <w:sz w:val="20"/>
          <w:szCs w:val="20"/>
        </w:rPr>
        <w:commentReference w:id="238"/>
      </w:r>
    </w:p>
    <w:p w14:paraId="6F69850A" w14:textId="77777777" w:rsidR="00E238EE" w:rsidRPr="00AD201D" w:rsidRDefault="00E238EE" w:rsidP="00E238EE">
      <w:pPr>
        <w:pStyle w:val="BodyText"/>
        <w:numPr>
          <w:ilvl w:val="0"/>
          <w:numId w:val="2"/>
        </w:numPr>
        <w:jc w:val="both"/>
        <w:rPr>
          <w:rFonts w:asciiTheme="minorHAnsi" w:hAnsiTheme="minorHAnsi"/>
          <w:sz w:val="20"/>
          <w:szCs w:val="20"/>
        </w:rPr>
      </w:pPr>
      <w:r w:rsidRPr="00AD201D">
        <w:rPr>
          <w:rFonts w:asciiTheme="minorHAnsi" w:hAnsiTheme="minorHAnsi"/>
          <w:sz w:val="20"/>
          <w:szCs w:val="20"/>
          <w:u w:val="single"/>
        </w:rPr>
        <w:t>Retention Period</w:t>
      </w:r>
      <w:r w:rsidRPr="00AD201D">
        <w:rPr>
          <w:rFonts w:asciiTheme="minorHAnsi" w:hAnsiTheme="minorHAnsi"/>
          <w:sz w:val="20"/>
          <w:szCs w:val="20"/>
        </w:rPr>
        <w:t xml:space="preserve">. </w:t>
      </w:r>
      <w:commentRangeStart w:id="239"/>
      <w:commentRangeStart w:id="240"/>
      <w:r w:rsidRPr="00AD201D">
        <w:rPr>
          <w:rFonts w:asciiTheme="minorHAnsi" w:hAnsiTheme="minorHAnsi"/>
          <w:sz w:val="20"/>
          <w:szCs w:val="20"/>
        </w:rPr>
        <w:t xml:space="preserve">The period for which Personal Data will be retained and the criteria used to determine that period is determined by Customer during the term of the Agreement via Customer’s use and configuration of the Cloud Services. </w:t>
      </w:r>
      <w:commentRangeEnd w:id="239"/>
      <w:r w:rsidRPr="00AD201D">
        <w:rPr>
          <w:rStyle w:val="CommentReference"/>
          <w:rFonts w:asciiTheme="minorHAnsi" w:hAnsiTheme="minorHAnsi"/>
          <w:sz w:val="20"/>
          <w:szCs w:val="20"/>
        </w:rPr>
        <w:commentReference w:id="239"/>
      </w:r>
      <w:commentRangeEnd w:id="240"/>
      <w:r w:rsidRPr="00AD201D">
        <w:rPr>
          <w:rStyle w:val="CommentReference"/>
          <w:rFonts w:asciiTheme="minorHAnsi" w:hAnsiTheme="minorHAnsi"/>
          <w:sz w:val="20"/>
          <w:szCs w:val="20"/>
        </w:rPr>
        <w:commentReference w:id="240"/>
      </w:r>
    </w:p>
    <w:p w14:paraId="3E21C5AC" w14:textId="77777777" w:rsidR="00E238EE" w:rsidRPr="00AD201D" w:rsidRDefault="00E238EE" w:rsidP="00E238EE">
      <w:pPr>
        <w:pStyle w:val="BodyText"/>
        <w:numPr>
          <w:ilvl w:val="0"/>
          <w:numId w:val="2"/>
        </w:numPr>
        <w:jc w:val="both"/>
        <w:rPr>
          <w:rFonts w:asciiTheme="minorHAnsi" w:hAnsiTheme="minorHAnsi"/>
          <w:sz w:val="20"/>
          <w:szCs w:val="20"/>
        </w:rPr>
      </w:pPr>
      <w:commentRangeStart w:id="241"/>
      <w:commentRangeStart w:id="242"/>
      <w:r w:rsidRPr="00AD201D">
        <w:rPr>
          <w:rFonts w:asciiTheme="minorHAnsi" w:hAnsiTheme="minorHAnsi"/>
          <w:sz w:val="20"/>
          <w:szCs w:val="20"/>
          <w:u w:val="single"/>
        </w:rPr>
        <w:t>Categories of Data Subjects</w:t>
      </w:r>
      <w:r w:rsidRPr="00AD201D">
        <w:rPr>
          <w:rFonts w:asciiTheme="minorHAnsi" w:hAnsiTheme="minorHAnsi"/>
          <w:sz w:val="20"/>
          <w:szCs w:val="20"/>
        </w:rPr>
        <w:t xml:space="preserve">: The categories of Data Subjects to which Personal Data relate are determined and controlled by Customer in its sole discretion, and may include, but are not limited to, Customer’s prospects, customers, business partners, vendors, and employees. </w:t>
      </w:r>
    </w:p>
    <w:p w14:paraId="30A926D6" w14:textId="77777777" w:rsidR="00E238EE" w:rsidRPr="00AD201D" w:rsidRDefault="00E238EE" w:rsidP="00E238EE">
      <w:pPr>
        <w:pStyle w:val="BodyText"/>
        <w:numPr>
          <w:ilvl w:val="0"/>
          <w:numId w:val="2"/>
        </w:numPr>
        <w:jc w:val="both"/>
        <w:rPr>
          <w:rFonts w:asciiTheme="minorHAnsi" w:hAnsiTheme="minorHAnsi"/>
          <w:sz w:val="20"/>
          <w:szCs w:val="20"/>
        </w:rPr>
      </w:pPr>
      <w:r w:rsidRPr="00AD201D">
        <w:rPr>
          <w:rFonts w:asciiTheme="minorHAnsi" w:hAnsiTheme="minorHAnsi"/>
          <w:sz w:val="20"/>
          <w:szCs w:val="20"/>
          <w:u w:val="single"/>
        </w:rPr>
        <w:t>Categories of Personal Data</w:t>
      </w:r>
      <w:r w:rsidRPr="00AD201D">
        <w:rPr>
          <w:rFonts w:asciiTheme="minorHAnsi" w:hAnsiTheme="minorHAnsi"/>
          <w:sz w:val="20"/>
          <w:szCs w:val="20"/>
        </w:rPr>
        <w:t>: The types of Personal Data are determined and controlled by Customer in its sole discretion, and may include, but are not limited to: (a) identification and contact data (e.g. name, date of birth, email address, telephone number, title, address), (b) transaction information related to how individuals use Customer’s services , or (c) IT information (e.g. IP addresses, cookie data, location data).</w:t>
      </w:r>
      <w:commentRangeEnd w:id="241"/>
      <w:r w:rsidRPr="00AD201D">
        <w:rPr>
          <w:rStyle w:val="CommentReference"/>
          <w:rFonts w:asciiTheme="minorHAnsi" w:hAnsiTheme="minorHAnsi"/>
          <w:sz w:val="20"/>
          <w:szCs w:val="20"/>
        </w:rPr>
        <w:commentReference w:id="241"/>
      </w:r>
      <w:commentRangeEnd w:id="242"/>
      <w:r w:rsidRPr="00AD201D">
        <w:rPr>
          <w:rStyle w:val="CommentReference"/>
          <w:rFonts w:asciiTheme="minorHAnsi" w:hAnsiTheme="minorHAnsi"/>
          <w:sz w:val="20"/>
          <w:szCs w:val="20"/>
        </w:rPr>
        <w:commentReference w:id="242"/>
      </w:r>
    </w:p>
    <w:p w14:paraId="6443A0EE" w14:textId="77777777" w:rsidR="00E238EE" w:rsidRPr="00AD201D" w:rsidRDefault="00E238EE" w:rsidP="00E238EE">
      <w:pPr>
        <w:pStyle w:val="BodyText"/>
        <w:numPr>
          <w:ilvl w:val="0"/>
          <w:numId w:val="2"/>
        </w:numPr>
        <w:jc w:val="both"/>
        <w:rPr>
          <w:rFonts w:asciiTheme="minorHAnsi" w:hAnsiTheme="minorHAnsi"/>
          <w:sz w:val="20"/>
          <w:szCs w:val="20"/>
        </w:rPr>
      </w:pPr>
      <w:r w:rsidRPr="00AD201D">
        <w:rPr>
          <w:rFonts w:asciiTheme="minorHAnsi" w:hAnsiTheme="minorHAnsi"/>
          <w:sz w:val="20"/>
          <w:szCs w:val="20"/>
          <w:u w:val="single"/>
        </w:rPr>
        <w:t>CCPA Permitted Business Purposes</w:t>
      </w:r>
      <w:r w:rsidRPr="00AD201D">
        <w:rPr>
          <w:rFonts w:asciiTheme="minorHAnsi" w:hAnsiTheme="minorHAnsi"/>
          <w:sz w:val="20"/>
          <w:szCs w:val="20"/>
        </w:rPr>
        <w:t xml:space="preserve">: In accordance with the CCPA, Adobe will use Personal Data for the following business purposes, which purposes are described in more detail at Cal. Civ. Code § 1798.140 (e): (a) auditing related to ad impressions; (b) helping to ensure security and integrity of the Cloud Services; (c) debugging; (d) </w:t>
      </w:r>
      <w:commentRangeStart w:id="243"/>
      <w:commentRangeStart w:id="244"/>
      <w:r w:rsidRPr="00AD201D">
        <w:rPr>
          <w:rFonts w:asciiTheme="minorHAnsi" w:hAnsiTheme="minorHAnsi"/>
          <w:sz w:val="20"/>
          <w:szCs w:val="20"/>
        </w:rPr>
        <w:t>short-term, transient use</w:t>
      </w:r>
      <w:commentRangeEnd w:id="243"/>
      <w:r w:rsidRPr="00AD201D">
        <w:rPr>
          <w:rStyle w:val="CommentReference"/>
          <w:rFonts w:asciiTheme="minorHAnsi" w:hAnsiTheme="minorHAnsi"/>
          <w:sz w:val="20"/>
          <w:szCs w:val="20"/>
        </w:rPr>
        <w:commentReference w:id="243"/>
      </w:r>
      <w:commentRangeEnd w:id="244"/>
      <w:r w:rsidRPr="00AD201D">
        <w:rPr>
          <w:rStyle w:val="CommentReference"/>
          <w:rFonts w:asciiTheme="minorHAnsi" w:hAnsiTheme="minorHAnsi"/>
          <w:sz w:val="20"/>
          <w:szCs w:val="20"/>
        </w:rPr>
        <w:commentReference w:id="244"/>
      </w:r>
      <w:r w:rsidRPr="00AD201D">
        <w:rPr>
          <w:rFonts w:asciiTheme="minorHAnsi" w:hAnsiTheme="minorHAnsi"/>
          <w:sz w:val="20"/>
          <w:szCs w:val="20"/>
        </w:rPr>
        <w:t xml:space="preserve">; (e) performing Cloud Services on behalf of Customer; (f) providing advertising and marketing Cloud Services, except for cross-context behavioral advertising; (g) internal research for technological development and demonstration; (h) maintaining the quality or safety of the Cloud Services; (i) to retain  and employ another service provider or contractor as a subcontractor where the subcontractor meets the requirements for a service provider or contractor under CCPA; (j) to build or improve the quality of the Cloud Services Adobe is providing to Customer; and (k) to prevent, detect, or investigate data security incidents or protect against malicious, deceptive, fraudulent, or illegal activity. </w:t>
      </w:r>
    </w:p>
    <w:p w14:paraId="45FA0ED0" w14:textId="1181A55A" w:rsidR="00457D65" w:rsidRDefault="00E238EE" w:rsidP="00E238EE">
      <w:r w:rsidRPr="00DE3602">
        <w:br w:type="page"/>
      </w:r>
    </w:p>
    <w:sectPr w:rsidR="00457D65" w:rsidSect="003174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6" w:author="Anshu Singal (Legal,ISC)" w:date="2026-10-08T10:13:00Z" w:initials="AS">
    <w:p w14:paraId="7BE627A3" w14:textId="77777777" w:rsidR="00411C55" w:rsidRDefault="00411C55" w:rsidP="00411C55">
      <w:pPr>
        <w:pStyle w:val="CommentText"/>
      </w:pPr>
      <w:r>
        <w:rPr>
          <w:rStyle w:val="CommentReference"/>
        </w:rPr>
        <w:annotationRef/>
      </w:r>
      <w:r>
        <w:t>Need the list of countries if the end user data gets transferred outside India. Note for business and Infosec: this requires discussion with Chief security Officer due to data localization requirement under AvSec order issued by BCAS.</w:t>
      </w:r>
    </w:p>
  </w:comment>
  <w:comment w:id="187" w:author="Prashant Mishra1 (Digital,ISC) (X-Deloitte)" w:date="2026-10-13T11:21:00Z" w:initials="PM((">
    <w:p w14:paraId="6DC00529" w14:textId="4E59ED44" w:rsidR="00C14669" w:rsidRDefault="00C14669">
      <w:pPr>
        <w:pStyle w:val="CommentText"/>
      </w:pPr>
      <w:r>
        <w:rPr>
          <w:rStyle w:val="CommentReference"/>
        </w:rPr>
        <w:annotationRef/>
      </w:r>
      <w:r>
        <w:t>As suggested by DPO ,business to obtain the list of countries from Adobe where IndiGo data will be processed/stored, accordingly we will review and provide our comments. s</w:t>
      </w:r>
    </w:p>
  </w:comment>
  <w:comment w:id="188" w:author="Swati Sharma (Legal,ISC)" w:date="2026-10-14T12:12:00Z" w:initials="SS">
    <w:p w14:paraId="7C91D18A" w14:textId="77777777" w:rsidR="000454CE" w:rsidRDefault="000454CE" w:rsidP="000454CE">
      <w:pPr>
        <w:pStyle w:val="CommentText"/>
      </w:pPr>
      <w:r>
        <w:rPr>
          <w:rStyle w:val="CommentReference"/>
        </w:rPr>
        <w:annotationRef/>
      </w:r>
      <w:r>
        <w:t xml:space="preserve">Adobe to Provide list of countries from where IndiGo data will be processed/stored, </w:t>
      </w:r>
    </w:p>
  </w:comment>
  <w:comment w:id="227" w:author="Swati  Sharma" w:date="2026-10-06T06:17:00Z" w:initials="SS">
    <w:p w14:paraId="7B7EF80D" w14:textId="77777777" w:rsidR="00DD17E3" w:rsidRDefault="00C25527" w:rsidP="00DD17E3">
      <w:pPr>
        <w:pStyle w:val="CommentText"/>
      </w:pPr>
      <w:r>
        <w:rPr>
          <w:rStyle w:val="CommentReference"/>
        </w:rPr>
        <w:annotationRef/>
      </w:r>
      <w:r w:rsidR="00DD17E3">
        <w:t>As a standard practice, IndiGo  requires processor to maintain ROPA with specified minimum content.</w:t>
      </w:r>
    </w:p>
  </w:comment>
  <w:comment w:id="229" w:author="Swati Sharma (Legal,ISC)" w:date="2026-10-07T19:03:00Z" w:initials="SS">
    <w:p w14:paraId="069A4627" w14:textId="77777777" w:rsidR="002E4FC3" w:rsidRDefault="00483ABF" w:rsidP="002E4FC3">
      <w:pPr>
        <w:pStyle w:val="CommentText"/>
      </w:pPr>
      <w:r>
        <w:rPr>
          <w:rStyle w:val="CommentReference"/>
        </w:rPr>
        <w:annotationRef/>
      </w:r>
      <w:r w:rsidR="002E4FC3">
        <w:t xml:space="preserve">Noted, the cap for Data Privacy breach is 10 million USD. We propose it to be subject to a super cap  equivalent to </w:t>
      </w:r>
      <w:r w:rsidR="002E4FC3">
        <w:rPr>
          <w:b/>
          <w:bCs/>
        </w:rPr>
        <w:t>ten (10) times the fees paid or payable under the  Agreement</w:t>
      </w:r>
      <w:r w:rsidR="002E4FC3">
        <w:t xml:space="preserve"> . Accordingly, the addendum should revise clause 9 of MLTA as well</w:t>
      </w:r>
    </w:p>
  </w:comment>
  <w:comment w:id="233" w:author="Anshu Singal (Legal,ISC)" w:date="2026-09-21T13:58:00Z" w:initials="AS">
    <w:p w14:paraId="35B12DD6" w14:textId="3603D259" w:rsidR="00E238EE" w:rsidRDefault="00E238EE" w:rsidP="001F660B">
      <w:pPr>
        <w:pStyle w:val="CommentText"/>
      </w:pPr>
      <w:r>
        <w:rPr>
          <w:rStyle w:val="CommentReference"/>
        </w:rPr>
        <w:annotationRef/>
      </w:r>
      <w:r>
        <w:t>All owners of Adobe products ( AEM, Campaign, Analytics, etc) needs to validate the information is correct and complete</w:t>
      </w:r>
    </w:p>
  </w:comment>
  <w:comment w:id="234" w:author="Rohit Agnihotri (Digital,ISC)(X-IGT Solutions)" w:date="2026-09-22T10:26:00Z" w:initials="RA(S">
    <w:p w14:paraId="693830CC" w14:textId="77777777" w:rsidR="00E238EE" w:rsidRDefault="00E238EE">
      <w:pPr>
        <w:pStyle w:val="CommentText"/>
      </w:pPr>
      <w:r>
        <w:rPr>
          <w:rStyle w:val="CommentReference"/>
        </w:rPr>
        <w:annotationRef/>
      </w:r>
      <w:r>
        <w:rPr>
          <w:rFonts w:ascii="Aptos" w:eastAsia="Times New Roman" w:hAnsi="Aptos"/>
          <w:color w:val="000000"/>
          <w:sz w:val="24"/>
          <w:szCs w:val="24"/>
        </w:rPr>
        <w:t>Agreed. Since Exhibit 1 is drafted at an enterprise level and the actual processing parameters may vary by Adobe product, confirmation will be obtained from the respective IndiGo product/application owners for each in-scope Adobe solution. The validation will cover purpose of processing, processing location, retention, categories of Data Subjects and categories of Personal Data. Any product-specific deviation will be documented prior to closure of the Addendum</w:t>
      </w:r>
    </w:p>
  </w:comment>
  <w:comment w:id="232" w:author="Anshu Singal (Legal,ISC)" w:date="2026-10-08T10:15:00Z" w:initials="AS">
    <w:p w14:paraId="0CC574B8" w14:textId="77777777" w:rsidR="00370C3F" w:rsidRDefault="00370C3F" w:rsidP="00370C3F">
      <w:pPr>
        <w:pStyle w:val="CommentText"/>
      </w:pPr>
      <w:r>
        <w:rPr>
          <w:rStyle w:val="CommentReference"/>
        </w:rPr>
        <w:annotationRef/>
      </w:r>
      <w:r>
        <w:t>User team to replace this with updated Annexure as per IndiGo’s template</w:t>
      </w:r>
    </w:p>
  </w:comment>
  <w:comment w:id="235" w:author="Anshu Singal (Legal,ISC)" w:date="2026-09-21T13:58:00Z" w:initials="AS">
    <w:p w14:paraId="2BB4FBF2" w14:textId="77777777" w:rsidR="00E238EE" w:rsidRDefault="00E238EE" w:rsidP="001F660B">
      <w:pPr>
        <w:pStyle w:val="CommentText"/>
      </w:pPr>
      <w:r>
        <w:rPr>
          <w:rStyle w:val="CommentReference"/>
        </w:rPr>
        <w:annotationRef/>
      </w:r>
      <w:r>
        <w:t>Needs to be elaborated</w:t>
      </w:r>
    </w:p>
  </w:comment>
  <w:comment w:id="236" w:author="Rohit Agnihotri (Digital,ISC)(X-IGT Solutions)" w:date="2026-09-22T10:31:00Z" w:initials="RA(S">
    <w:p w14:paraId="593233BA" w14:textId="77777777" w:rsidR="00E238EE" w:rsidRDefault="00E238EE">
      <w:pPr>
        <w:pStyle w:val="CommentText"/>
      </w:pPr>
      <w:r>
        <w:rPr>
          <w:rStyle w:val="CommentReference"/>
        </w:rPr>
        <w:annotationRef/>
      </w:r>
      <w:r>
        <w:rPr>
          <w:rFonts w:ascii="Aptos" w:eastAsia="Times New Roman" w:hAnsi="Aptos"/>
          <w:color w:val="000000"/>
          <w:sz w:val="24"/>
          <w:szCs w:val="24"/>
        </w:rPr>
        <w:t>Agreed. The current wording, ‘provision of the Cloud Services pursuant to the Agreement’, is broad. We propose that the purpose be supplemented on a product-specific basis to identify the actual business purpose. Such processing should remain limited to provision, operation, configuration, support and security of the contracted Adobe services and the specific use cases configured by IndiGo, strictly in accordance with IndiGo’s documented instructions</w:t>
      </w:r>
    </w:p>
  </w:comment>
  <w:comment w:id="237" w:author="Anshu Singal (Legal,ISC)" w:date="2026-09-21T13:57:00Z" w:initials="AS">
    <w:p w14:paraId="75F744FA" w14:textId="77777777" w:rsidR="00E238EE" w:rsidRDefault="00E238EE" w:rsidP="001F660B">
      <w:pPr>
        <w:pStyle w:val="CommentText"/>
      </w:pPr>
      <w:r>
        <w:rPr>
          <w:rStyle w:val="CommentReference"/>
        </w:rPr>
        <w:annotationRef/>
      </w:r>
      <w:r>
        <w:t>Please confirm if the customer data is being processed outside India</w:t>
      </w:r>
    </w:p>
  </w:comment>
  <w:comment w:id="238" w:author="Rohit Agnihotri (Digital,ISC)(X-IGT Solutions)" w:date="2026-09-22T10:32:00Z" w:initials="RA(S">
    <w:p w14:paraId="2A1E25EE" w14:textId="77777777" w:rsidR="00E238EE" w:rsidRDefault="00E238EE">
      <w:pPr>
        <w:pStyle w:val="CommentText"/>
      </w:pPr>
      <w:r>
        <w:rPr>
          <w:rStyle w:val="CommentReference"/>
        </w:rPr>
        <w:annotationRef/>
      </w:r>
      <w:r>
        <w:rPr>
          <w:rFonts w:ascii="Aptos" w:eastAsia="Times New Roman" w:hAnsi="Aptos"/>
          <w:color w:val="000000"/>
          <w:sz w:val="24"/>
          <w:szCs w:val="24"/>
        </w:rPr>
        <w:t>The Addendum presently does not provide a definitive India-only processing commitment. Exhibit 1 states that processing locations will be those published on Adobe’s processing-location webpage, and the DPA expressly contemplates use of sub-processors and cross-border transfers. Accordingly, this cannot presently be confirmed as ‘India only’. We propose obtaining from Adobe the product-wise hosting/processing locations and applicable sub-processors for IndiGo’s subscribed services, including confirmation of any processing or onward transfer outside India</w:t>
      </w:r>
    </w:p>
  </w:comment>
  <w:comment w:id="239" w:author="Anshu Singal (Legal,ISC)" w:date="2026-09-21T14:00:00Z" w:initials="AS">
    <w:p w14:paraId="61A1DFB8" w14:textId="77777777" w:rsidR="00E238EE" w:rsidRDefault="00E238EE" w:rsidP="001F660B">
      <w:pPr>
        <w:pStyle w:val="CommentText"/>
      </w:pPr>
      <w:r>
        <w:rPr>
          <w:rStyle w:val="CommentReference"/>
        </w:rPr>
        <w:annotationRef/>
      </w:r>
      <w:r>
        <w:t>Business team needs to conform for each of the product</w:t>
      </w:r>
    </w:p>
  </w:comment>
  <w:comment w:id="240" w:author="Rohit Agnihotri (Digital,ISC)(X-IGT Solutions)" w:date="2026-09-22T10:32:00Z" w:initials="RA(S">
    <w:p w14:paraId="1A1081E5" w14:textId="77777777" w:rsidR="00E238EE" w:rsidRDefault="00E238EE">
      <w:pPr>
        <w:pStyle w:val="CommentText"/>
      </w:pPr>
      <w:r>
        <w:rPr>
          <w:rStyle w:val="CommentReference"/>
        </w:rPr>
        <w:annotationRef/>
      </w:r>
      <w:r>
        <w:rPr>
          <w:rFonts w:ascii="Aptos" w:eastAsia="Times New Roman" w:hAnsi="Aptos"/>
          <w:color w:val="000000"/>
          <w:sz w:val="24"/>
          <w:szCs w:val="24"/>
        </w:rPr>
        <w:t>Agreed. The DPA currently states that retention is determined by Customer through the configuration and use of the relevant Cloud Service. Accordingly, the respective product owners will validate the configured/required retention period for each in-scope Adobe product. Where retention is not configurable by IndiGo, Adobe will be requested to confirm the applicable product-default retention and deletion timeline</w:t>
      </w:r>
    </w:p>
  </w:comment>
  <w:comment w:id="241" w:author="Anshu Singal (Legal,ISC)" w:date="2026-09-21T14:00:00Z" w:initials="AS">
    <w:p w14:paraId="0653DED3" w14:textId="77777777" w:rsidR="00E238EE" w:rsidRDefault="00E238EE" w:rsidP="001F660B">
      <w:pPr>
        <w:pStyle w:val="CommentText"/>
      </w:pPr>
      <w:r>
        <w:rPr>
          <w:rStyle w:val="CommentReference"/>
        </w:rPr>
        <w:annotationRef/>
      </w:r>
      <w:r>
        <w:t>Business team needs to conform for each of the product</w:t>
      </w:r>
    </w:p>
  </w:comment>
  <w:comment w:id="242" w:author="Rohit Agnihotri (Digital,ISC)(X-IGT Solutions)" w:date="2026-09-22T10:33:00Z" w:initials="RA(S">
    <w:p w14:paraId="5A97F3B5" w14:textId="77777777" w:rsidR="00E238EE" w:rsidRDefault="00E238EE">
      <w:pPr>
        <w:pStyle w:val="CommentText"/>
      </w:pPr>
      <w:r>
        <w:rPr>
          <w:rStyle w:val="CommentReference"/>
        </w:rPr>
        <w:annotationRef/>
      </w:r>
      <w:r>
        <w:rPr>
          <w:rFonts w:ascii="Aptos" w:eastAsia="Times New Roman" w:hAnsi="Aptos"/>
          <w:color w:val="000000"/>
          <w:sz w:val="24"/>
          <w:szCs w:val="24"/>
        </w:rPr>
        <w:t>Agreed. The existing language is illustrative and intentionally broad. IndiGo will validate and restrict the categories of Data Subjects and Personal Data to those actually required for each in-scope Adobe product/use case. The final position should follow the principle of data minimisation and should not be interpreted as authorising processing of every category currently listed in Exhibit 1</w:t>
      </w:r>
    </w:p>
  </w:comment>
  <w:comment w:id="243" w:author="Anshu Singal (Legal,ISC)" w:date="2026-09-21T14:00:00Z" w:initials="AS">
    <w:p w14:paraId="126D434B" w14:textId="77777777" w:rsidR="00E238EE" w:rsidRDefault="00E238EE" w:rsidP="001F660B">
      <w:pPr>
        <w:pStyle w:val="CommentText"/>
      </w:pPr>
      <w:r>
        <w:rPr>
          <w:rStyle w:val="CommentReference"/>
        </w:rPr>
        <w:annotationRef/>
      </w:r>
      <w:r>
        <w:t>Needs clarity</w:t>
      </w:r>
    </w:p>
  </w:comment>
  <w:comment w:id="244" w:author="Rohit Agnihotri (Digital,ISC)(X-IGT Solutions)" w:date="2026-09-22T10:34:00Z" w:initials="RA(S">
    <w:p w14:paraId="04BB543D" w14:textId="77777777" w:rsidR="00E238EE" w:rsidRDefault="00E238EE">
      <w:pPr>
        <w:pStyle w:val="CommentText"/>
      </w:pPr>
      <w:r>
        <w:rPr>
          <w:rStyle w:val="CommentReference"/>
        </w:rPr>
        <w:annotationRef/>
      </w:r>
      <w:r>
        <w:rPr>
          <w:rFonts w:ascii="Aptos" w:eastAsia="Times New Roman" w:hAnsi="Aptos"/>
          <w:color w:val="000000"/>
          <w:sz w:val="24"/>
          <w:szCs w:val="24"/>
        </w:rPr>
        <w:t>This section appears to address processing of Personal Data that is subject to the California Consumer Privacy Act and specifies the business purposes for which Adobe may process such data in that context. We propose clarifying with Adobe that these purposes apply only to the extent CCPA is applicable to the relevant Personal Data and do not constitute an independent or expanded authorization for Adobe to process IndiGo Personal Data beyond the purposes documented under the Agreement/DPA and IndiGo’s instructions.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E627A3" w15:done="0"/>
  <w15:commentEx w15:paraId="6DC00529" w15:paraIdParent="7BE627A3" w15:done="0"/>
  <w15:commentEx w15:paraId="7C91D18A" w15:paraIdParent="7BE627A3" w15:done="0"/>
  <w15:commentEx w15:paraId="7B7EF80D" w15:done="0"/>
  <w15:commentEx w15:paraId="069A4627" w15:done="0"/>
  <w15:commentEx w15:paraId="35B12DD6" w15:done="0"/>
  <w15:commentEx w15:paraId="693830CC" w15:paraIdParent="35B12DD6" w15:done="0"/>
  <w15:commentEx w15:paraId="0CC574B8" w15:done="0"/>
  <w15:commentEx w15:paraId="2BB4FBF2" w15:done="0"/>
  <w15:commentEx w15:paraId="593233BA" w15:paraIdParent="2BB4FBF2" w15:done="0"/>
  <w15:commentEx w15:paraId="75F744FA" w15:done="0"/>
  <w15:commentEx w15:paraId="2A1E25EE" w15:paraIdParent="75F744FA" w15:done="0"/>
  <w15:commentEx w15:paraId="61A1DFB8" w15:done="0"/>
  <w15:commentEx w15:paraId="1A1081E5" w15:paraIdParent="61A1DFB8" w15:done="0"/>
  <w15:commentEx w15:paraId="0653DED3" w15:done="0"/>
  <w15:commentEx w15:paraId="5A97F3B5" w15:paraIdParent="0653DED3" w15:done="0"/>
  <w15:commentEx w15:paraId="126D434B" w15:done="0"/>
  <w15:commentEx w15:paraId="04BB543D" w15:paraIdParent="126D43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4641A7" w16cex:dateUtc="2026-10-08T04:43:00Z"/>
  <w16cex:commentExtensible w16cex:durableId="6AD19D2B" w16cex:dateUtc="2026-10-14T06:42:00Z"/>
  <w16cex:commentExtensible w16cex:durableId="35B2D246" w16cex:dateUtc="2026-10-07T13:33:00Z"/>
  <w16cex:commentExtensible w16cex:durableId="6B3BAAF8" w16cex:dateUtc="2026-09-21T08:28:00Z"/>
  <w16cex:commentExtensible w16cex:durableId="4140DC57" w16cex:dateUtc="2026-10-08T04:45:00Z"/>
  <w16cex:commentExtensible w16cex:durableId="5A44E253" w16cex:dateUtc="2026-09-21T08:28:00Z"/>
  <w16cex:commentExtensible w16cex:durableId="3EF029CC" w16cex:dateUtc="2026-09-21T08:27:00Z"/>
  <w16cex:commentExtensible w16cex:durableId="68044095" w16cex:dateUtc="2026-09-21T08:30:00Z"/>
  <w16cex:commentExtensible w16cex:durableId="49AC848F" w16cex:dateUtc="2026-09-21T08:30:00Z"/>
  <w16cex:commentExtensible w16cex:durableId="7FC81C91" w16cex:dateUtc="2026-09-21T0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E627A3" w16cid:durableId="6D4641A7"/>
  <w16cid:commentId w16cid:paraId="6DC00529" w16cid:durableId="2E7892C2"/>
  <w16cid:commentId w16cid:paraId="7C91D18A" w16cid:durableId="6AD19D2B"/>
  <w16cid:commentId w16cid:paraId="7B7EF80D" w16cid:durableId="7B7EF80D"/>
  <w16cid:commentId w16cid:paraId="069A4627" w16cid:durableId="35B2D246"/>
  <w16cid:commentId w16cid:paraId="35B12DD6" w16cid:durableId="6B3BAAF8"/>
  <w16cid:commentId w16cid:paraId="693830CC" w16cid:durableId="2E5CD664"/>
  <w16cid:commentId w16cid:paraId="0CC574B8" w16cid:durableId="4140DC57"/>
  <w16cid:commentId w16cid:paraId="2BB4FBF2" w16cid:durableId="5A44E253"/>
  <w16cid:commentId w16cid:paraId="593233BA" w16cid:durableId="2E5CD77C"/>
  <w16cid:commentId w16cid:paraId="75F744FA" w16cid:durableId="3EF029CC"/>
  <w16cid:commentId w16cid:paraId="2A1E25EE" w16cid:durableId="2E5CD7BE"/>
  <w16cid:commentId w16cid:paraId="61A1DFB8" w16cid:durableId="68044095"/>
  <w16cid:commentId w16cid:paraId="1A1081E5" w16cid:durableId="2E5CD7DB"/>
  <w16cid:commentId w16cid:paraId="0653DED3" w16cid:durableId="49AC848F"/>
  <w16cid:commentId w16cid:paraId="5A97F3B5" w16cid:durableId="2E5CD7F1"/>
  <w16cid:commentId w16cid:paraId="126D434B" w16cid:durableId="7FC81C91"/>
  <w16cid:commentId w16cid:paraId="04BB543D" w16cid:durableId="2E5CD8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48D"/>
    <w:multiLevelType w:val="multilevel"/>
    <w:tmpl w:val="04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A715BD"/>
    <w:multiLevelType w:val="hybridMultilevel"/>
    <w:tmpl w:val="0B622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8B6C9F"/>
    <w:multiLevelType w:val="multilevel"/>
    <w:tmpl w:val="620E5322"/>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44276127">
    <w:abstractNumId w:val="2"/>
  </w:num>
  <w:num w:numId="2" w16cid:durableId="210968387">
    <w:abstractNumId w:val="1"/>
  </w:num>
  <w:num w:numId="3" w16cid:durableId="2141291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wati Sharma (Legal,ISC)">
    <w15:presenceInfo w15:providerId="AD" w15:userId="S::Swati.Sharma1@goIndiGo.in::ac72b874-95cc-4b55-af1f-7cf41a32b7d2"/>
  </w15:person>
  <w15:person w15:author="Anshu Singal (Legal,ISC)">
    <w15:presenceInfo w15:providerId="AD" w15:userId="S::ANSHU.SINGAL@goIndiGo.in::b0903f24-382d-45b5-9351-029c6dfd9345"/>
  </w15:person>
  <w15:person w15:author="Prashant Mishra1 (Digital,ISC) (X-Deloitte)">
    <w15:presenceInfo w15:providerId="AD" w15:userId="S-1-12-1-3574537410-1221202984-3727253122-971234076"/>
  </w15:person>
  <w15:person w15:author="Rohit Agnihotri (Digital,ISC)(X-IGT Solutions)">
    <w15:presenceInfo w15:providerId="AD" w15:userId="S-1-5-21-2783114922-2817001173-3339588246-1575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EE"/>
    <w:rsid w:val="000215DA"/>
    <w:rsid w:val="000454CE"/>
    <w:rsid w:val="00046ADC"/>
    <w:rsid w:val="00092F5E"/>
    <w:rsid w:val="000A53C6"/>
    <w:rsid w:val="000E0FAC"/>
    <w:rsid w:val="00154D24"/>
    <w:rsid w:val="00157DC5"/>
    <w:rsid w:val="001638DC"/>
    <w:rsid w:val="0019243E"/>
    <w:rsid w:val="001F61BC"/>
    <w:rsid w:val="00221373"/>
    <w:rsid w:val="002219ED"/>
    <w:rsid w:val="002E4FC3"/>
    <w:rsid w:val="002F4DFB"/>
    <w:rsid w:val="00317422"/>
    <w:rsid w:val="00370C3F"/>
    <w:rsid w:val="0037696D"/>
    <w:rsid w:val="00391EB9"/>
    <w:rsid w:val="003A7351"/>
    <w:rsid w:val="00411C55"/>
    <w:rsid w:val="004406A4"/>
    <w:rsid w:val="00457D65"/>
    <w:rsid w:val="004620A9"/>
    <w:rsid w:val="00472881"/>
    <w:rsid w:val="00483ABF"/>
    <w:rsid w:val="004E1E1D"/>
    <w:rsid w:val="00532336"/>
    <w:rsid w:val="00546F6B"/>
    <w:rsid w:val="00580660"/>
    <w:rsid w:val="00585F3B"/>
    <w:rsid w:val="00607A89"/>
    <w:rsid w:val="00641261"/>
    <w:rsid w:val="006414F6"/>
    <w:rsid w:val="00644A86"/>
    <w:rsid w:val="006455A2"/>
    <w:rsid w:val="006617F3"/>
    <w:rsid w:val="00677920"/>
    <w:rsid w:val="00682332"/>
    <w:rsid w:val="00686365"/>
    <w:rsid w:val="006C1DD0"/>
    <w:rsid w:val="006C4ADD"/>
    <w:rsid w:val="00713CD5"/>
    <w:rsid w:val="00721976"/>
    <w:rsid w:val="00723C51"/>
    <w:rsid w:val="00752AD1"/>
    <w:rsid w:val="007654E4"/>
    <w:rsid w:val="007915A0"/>
    <w:rsid w:val="0079196F"/>
    <w:rsid w:val="007A07A8"/>
    <w:rsid w:val="007B3715"/>
    <w:rsid w:val="0084068D"/>
    <w:rsid w:val="00847444"/>
    <w:rsid w:val="00850DAE"/>
    <w:rsid w:val="0086017F"/>
    <w:rsid w:val="00871ABB"/>
    <w:rsid w:val="008A6575"/>
    <w:rsid w:val="008A6B37"/>
    <w:rsid w:val="00931E88"/>
    <w:rsid w:val="00961989"/>
    <w:rsid w:val="0099229D"/>
    <w:rsid w:val="009B4487"/>
    <w:rsid w:val="009C20B0"/>
    <w:rsid w:val="009C5A0C"/>
    <w:rsid w:val="00A07D39"/>
    <w:rsid w:val="00A70B4B"/>
    <w:rsid w:val="00A92B06"/>
    <w:rsid w:val="00B02D6E"/>
    <w:rsid w:val="00B05BF0"/>
    <w:rsid w:val="00B646D2"/>
    <w:rsid w:val="00B673EA"/>
    <w:rsid w:val="00BD238D"/>
    <w:rsid w:val="00BD60E0"/>
    <w:rsid w:val="00C005EF"/>
    <w:rsid w:val="00C03D52"/>
    <w:rsid w:val="00C14669"/>
    <w:rsid w:val="00C25527"/>
    <w:rsid w:val="00C43D10"/>
    <w:rsid w:val="00C7356A"/>
    <w:rsid w:val="00CA7A86"/>
    <w:rsid w:val="00CD62B7"/>
    <w:rsid w:val="00D05B0A"/>
    <w:rsid w:val="00D47355"/>
    <w:rsid w:val="00D63C36"/>
    <w:rsid w:val="00D6773B"/>
    <w:rsid w:val="00D734F4"/>
    <w:rsid w:val="00DB38E8"/>
    <w:rsid w:val="00DC4CFE"/>
    <w:rsid w:val="00DC62A6"/>
    <w:rsid w:val="00DC6A24"/>
    <w:rsid w:val="00DD17E3"/>
    <w:rsid w:val="00E11CD2"/>
    <w:rsid w:val="00E238EE"/>
    <w:rsid w:val="00E265DF"/>
    <w:rsid w:val="00E32238"/>
    <w:rsid w:val="00E5216E"/>
    <w:rsid w:val="00E67991"/>
    <w:rsid w:val="00E915FD"/>
    <w:rsid w:val="00EA5D9A"/>
    <w:rsid w:val="00F0101F"/>
    <w:rsid w:val="00F078F7"/>
    <w:rsid w:val="00F50315"/>
    <w:rsid w:val="00F54C88"/>
    <w:rsid w:val="00F62969"/>
    <w:rsid w:val="00F914B4"/>
    <w:rsid w:val="00FA33D6"/>
    <w:rsid w:val="00FC1F62"/>
    <w:rsid w:val="00FC46D1"/>
    <w:rsid w:val="00FD69A3"/>
    <w:rsid w:val="00FE2A03"/>
    <w:rsid w:val="00FF7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6F3D1"/>
  <w15:chartTrackingRefBased/>
  <w15:docId w15:val="{FE5FF92A-48EF-4402-AEEB-71E367E8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DC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23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8EE"/>
    <w:rPr>
      <w:rFonts w:eastAsiaTheme="majorEastAsia" w:cstheme="majorBidi"/>
      <w:color w:val="272727" w:themeColor="text1" w:themeTint="D8"/>
    </w:rPr>
  </w:style>
  <w:style w:type="paragraph" w:styleId="Title">
    <w:name w:val="Title"/>
    <w:basedOn w:val="Normal"/>
    <w:next w:val="Normal"/>
    <w:link w:val="TitleChar"/>
    <w:uiPriority w:val="10"/>
    <w:qFormat/>
    <w:rsid w:val="00E23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8EE"/>
    <w:pPr>
      <w:spacing w:before="160"/>
      <w:jc w:val="center"/>
    </w:pPr>
    <w:rPr>
      <w:i/>
      <w:iCs/>
      <w:color w:val="404040" w:themeColor="text1" w:themeTint="BF"/>
    </w:rPr>
  </w:style>
  <w:style w:type="character" w:customStyle="1" w:styleId="QuoteChar">
    <w:name w:val="Quote Char"/>
    <w:basedOn w:val="DefaultParagraphFont"/>
    <w:link w:val="Quote"/>
    <w:uiPriority w:val="29"/>
    <w:rsid w:val="00E238EE"/>
    <w:rPr>
      <w:i/>
      <w:iCs/>
      <w:color w:val="404040" w:themeColor="text1" w:themeTint="BF"/>
    </w:rPr>
  </w:style>
  <w:style w:type="paragraph" w:styleId="ListParagraph">
    <w:name w:val="List Paragraph"/>
    <w:basedOn w:val="Normal"/>
    <w:uiPriority w:val="34"/>
    <w:qFormat/>
    <w:rsid w:val="00E238EE"/>
    <w:pPr>
      <w:ind w:left="720"/>
      <w:contextualSpacing/>
    </w:pPr>
  </w:style>
  <w:style w:type="character" w:styleId="IntenseEmphasis">
    <w:name w:val="Intense Emphasis"/>
    <w:basedOn w:val="DefaultParagraphFont"/>
    <w:uiPriority w:val="21"/>
    <w:qFormat/>
    <w:rsid w:val="00E238EE"/>
    <w:rPr>
      <w:i/>
      <w:iCs/>
      <w:color w:val="0F4761" w:themeColor="accent1" w:themeShade="BF"/>
    </w:rPr>
  </w:style>
  <w:style w:type="paragraph" w:styleId="IntenseQuote">
    <w:name w:val="Intense Quote"/>
    <w:basedOn w:val="Normal"/>
    <w:next w:val="Normal"/>
    <w:link w:val="IntenseQuoteChar"/>
    <w:uiPriority w:val="30"/>
    <w:qFormat/>
    <w:rsid w:val="00E23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8EE"/>
    <w:rPr>
      <w:i/>
      <w:iCs/>
      <w:color w:val="0F4761" w:themeColor="accent1" w:themeShade="BF"/>
    </w:rPr>
  </w:style>
  <w:style w:type="character" w:styleId="IntenseReference">
    <w:name w:val="Intense Reference"/>
    <w:basedOn w:val="DefaultParagraphFont"/>
    <w:uiPriority w:val="32"/>
    <w:qFormat/>
    <w:rsid w:val="00E238EE"/>
    <w:rPr>
      <w:b/>
      <w:bCs/>
      <w:smallCaps/>
      <w:color w:val="0F4761" w:themeColor="accent1" w:themeShade="BF"/>
      <w:spacing w:val="5"/>
    </w:rPr>
  </w:style>
  <w:style w:type="paragraph" w:styleId="CommentText">
    <w:name w:val="annotation text"/>
    <w:basedOn w:val="Normal"/>
    <w:link w:val="CommentTextChar"/>
    <w:unhideWhenUsed/>
    <w:rsid w:val="00E238EE"/>
    <w:pPr>
      <w:spacing w:line="240" w:lineRule="auto"/>
    </w:pPr>
    <w:rPr>
      <w:sz w:val="20"/>
      <w:szCs w:val="20"/>
    </w:rPr>
  </w:style>
  <w:style w:type="character" w:customStyle="1" w:styleId="CommentTextChar">
    <w:name w:val="Comment Text Char"/>
    <w:basedOn w:val="DefaultParagraphFont"/>
    <w:link w:val="CommentText"/>
    <w:rsid w:val="00E238EE"/>
    <w:rPr>
      <w:rFonts w:eastAsiaTheme="minorEastAsia"/>
      <w:kern w:val="0"/>
      <w:sz w:val="20"/>
      <w:szCs w:val="20"/>
      <w14:ligatures w14:val="none"/>
    </w:rPr>
  </w:style>
  <w:style w:type="character" w:styleId="CommentReference">
    <w:name w:val="annotation reference"/>
    <w:basedOn w:val="DefaultParagraphFont"/>
    <w:unhideWhenUsed/>
    <w:rsid w:val="00E238EE"/>
    <w:rPr>
      <w:sz w:val="16"/>
      <w:szCs w:val="16"/>
    </w:rPr>
  </w:style>
  <w:style w:type="character" w:styleId="Hyperlink">
    <w:name w:val="Hyperlink"/>
    <w:unhideWhenUsed/>
    <w:rsid w:val="00E238EE"/>
    <w:rPr>
      <w:color w:val="0000FF"/>
      <w:u w:val="single"/>
    </w:rPr>
  </w:style>
  <w:style w:type="paragraph" w:styleId="BodyText">
    <w:name w:val="Body Text"/>
    <w:basedOn w:val="Normal"/>
    <w:link w:val="BodyTextChar"/>
    <w:uiPriority w:val="99"/>
    <w:qFormat/>
    <w:rsid w:val="00157DC5"/>
    <w:pPr>
      <w:spacing w:after="240" w:line="240" w:lineRule="auto"/>
    </w:pPr>
    <w:rPr>
      <w:rFonts w:ascii="Times New Roman" w:eastAsiaTheme="minorHAnsi" w:hAnsi="Times New Roman"/>
      <w:sz w:val="24"/>
      <w:szCs w:val="24"/>
    </w:rPr>
  </w:style>
  <w:style w:type="character" w:customStyle="1" w:styleId="BodyTextChar">
    <w:name w:val="Body Text Char"/>
    <w:basedOn w:val="DefaultParagraphFont"/>
    <w:link w:val="BodyText"/>
    <w:uiPriority w:val="99"/>
    <w:rsid w:val="00E238EE"/>
    <w:rPr>
      <w:rFonts w:ascii="Times New Roman" w:hAnsi="Times New Roman"/>
      <w:kern w:val="0"/>
      <w14:ligatures w14:val="none"/>
    </w:rPr>
  </w:style>
  <w:style w:type="paragraph" w:styleId="Revision">
    <w:name w:val="Revision"/>
    <w:hidden/>
    <w:uiPriority w:val="99"/>
    <w:semiHidden/>
    <w:rsid w:val="00D63C36"/>
    <w:pPr>
      <w:spacing w:after="0" w:line="240" w:lineRule="auto"/>
    </w:pPr>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1F61B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E1E1D"/>
    <w:rPr>
      <w:b/>
      <w:bCs/>
    </w:rPr>
  </w:style>
  <w:style w:type="character" w:customStyle="1" w:styleId="CommentSubjectChar">
    <w:name w:val="Comment Subject Char"/>
    <w:basedOn w:val="CommentTextChar"/>
    <w:link w:val="CommentSubject"/>
    <w:uiPriority w:val="99"/>
    <w:semiHidden/>
    <w:rsid w:val="004E1E1D"/>
    <w:rPr>
      <w:rFonts w:eastAsiaTheme="minorEastAsia"/>
      <w:b/>
      <w:bCs/>
      <w:kern w:val="0"/>
      <w:sz w:val="20"/>
      <w:szCs w:val="20"/>
      <w14:ligatures w14:val="none"/>
    </w:rPr>
  </w:style>
  <w:style w:type="paragraph" w:styleId="BalloonText">
    <w:name w:val="Balloon Text"/>
    <w:basedOn w:val="Normal"/>
    <w:link w:val="BalloonTextChar"/>
    <w:uiPriority w:val="99"/>
    <w:semiHidden/>
    <w:unhideWhenUsed/>
    <w:rsid w:val="00F078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78F7"/>
    <w:rPr>
      <w:rFonts w:ascii="Segoe UI" w:eastAsiaTheme="minorEastAsia" w:hAnsi="Segoe UI" w:cs="Segoe UI"/>
      <w:kern w:val="0"/>
      <w:sz w:val="18"/>
      <w:szCs w:val="18"/>
      <w14:ligatures w14:val="none"/>
    </w:rPr>
  </w:style>
  <w:style w:type="character" w:styleId="FollowedHyperlink">
    <w:name w:val="FollowedHyperlink"/>
    <w:basedOn w:val="DefaultParagraphFont"/>
    <w:uiPriority w:val="99"/>
    <w:semiHidden/>
    <w:unhideWhenUsed/>
    <w:rsid w:val="00F078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adobe.com/go/process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dobe.com/trust/compliance/compliance-list.html" TargetMode="External"/><Relationship Id="rId11" Type="http://schemas.openxmlformats.org/officeDocument/2006/relationships/hyperlink" Target="https://www.adobe.com/legal/lawenforcementrequests.html" TargetMode="External"/><Relationship Id="rId5" Type="http://schemas.openxmlformats.org/officeDocument/2006/relationships/hyperlink" Target="https://www.adobe.com/trust/compliance/compliance-list.html" TargetMode="Externa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4183</Words>
  <Characters>23845</Characters>
  <Application>Microsoft Office Word</Application>
  <DocSecurity>0</DocSecurity>
  <Lines>198</Lines>
  <Paragraphs>55</Paragraphs>
  <ScaleCrop>false</ScaleCrop>
  <Company/>
  <LinksUpToDate>false</LinksUpToDate>
  <CharactersWithSpaces>27973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Sharma</dc:creator>
  <cp:keywords/>
  <dc:description/>
  <cp:lastModifiedBy>Swati Sharma (Legal,ISC)</cp:lastModifiedBy>
  <cp:revision>22</cp:revision>
  <dcterms:created xsi:type="dcterms:W3CDTF">2026-10-08T05:26:00Z</dcterms:created>
  <dcterms:modified xsi:type="dcterms:W3CDTF">2026-10-14T06:42:00Z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fa26cbbe7243cc11">
    <vt:lpwstr>01a10fdc-427d-7e73-b69d-37e69dcb8feb</vt:lpwstr>
  </property>
</Properties>
</file>