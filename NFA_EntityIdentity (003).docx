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2" w:type="dxa"/>
        <w:tblInd w:w="-431" w:type="dxa"/>
        <w:tblLook w:val="04A0" w:firstRow="1" w:lastRow="0" w:firstColumn="1" w:lastColumn="0" w:noHBand="0" w:noVBand="1"/>
      </w:tblPr>
      <w:tblGrid>
        <w:gridCol w:w="1841"/>
        <w:gridCol w:w="8651"/>
      </w:tblGrid>
      <w:tr w:rsidR="008B470E" w:rsidRPr="00DD4A36" w14:paraId="45E59B98" w14:textId="77777777" w:rsidTr="009210D4">
        <w:tc>
          <w:tcPr>
            <w:tcW w:w="10492" w:type="dxa"/>
            <w:gridSpan w:val="2"/>
          </w:tcPr>
          <w:p w14:paraId="18BA80A3" w14:textId="605EFE55" w:rsidR="00695F2A" w:rsidRPr="00DD4A36" w:rsidRDefault="008B470E" w:rsidP="00695F2A">
            <w:pPr>
              <w:jc w:val="center"/>
              <w:rPr>
                <w:b/>
              </w:rPr>
            </w:pPr>
            <w:r w:rsidRPr="00DD4A36">
              <w:rPr>
                <w:b/>
              </w:rPr>
              <w:t>Note For Approval</w:t>
            </w:r>
            <w:r w:rsidR="00C832C1">
              <w:rPr>
                <w:b/>
              </w:rPr>
              <w:t xml:space="preserve"> </w:t>
            </w:r>
          </w:p>
        </w:tc>
      </w:tr>
      <w:tr w:rsidR="007468AD" w:rsidRPr="00DD4A36" w14:paraId="76D15944" w14:textId="77777777" w:rsidTr="009210D4">
        <w:tc>
          <w:tcPr>
            <w:tcW w:w="1841" w:type="dxa"/>
          </w:tcPr>
          <w:p w14:paraId="148F00C5" w14:textId="77777777" w:rsidR="007468AD" w:rsidRPr="00DD4A36" w:rsidRDefault="007468AD">
            <w:pPr>
              <w:rPr>
                <w:b/>
              </w:rPr>
            </w:pPr>
            <w:r w:rsidRPr="00DD4A36">
              <w:rPr>
                <w:b/>
              </w:rPr>
              <w:t>Date</w:t>
            </w:r>
          </w:p>
        </w:tc>
        <w:tc>
          <w:tcPr>
            <w:tcW w:w="8651" w:type="dxa"/>
          </w:tcPr>
          <w:p w14:paraId="4D1D4448" w14:textId="6ACC87FF" w:rsidR="001C2478" w:rsidRPr="00112235" w:rsidRDefault="00CD5030" w:rsidP="00695F2A">
            <w:pPr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  <w:r w:rsidR="0011123A" w:rsidRPr="0011123A">
              <w:rPr>
                <w:rFonts w:cstheme="minorHAnsi"/>
              </w:rPr>
              <w:t xml:space="preserve"> July 2026</w:t>
            </w:r>
          </w:p>
        </w:tc>
      </w:tr>
      <w:tr w:rsidR="008B470E" w:rsidRPr="00DD4A36" w14:paraId="21F9760C" w14:textId="77777777" w:rsidTr="009210D4">
        <w:tc>
          <w:tcPr>
            <w:tcW w:w="1841" w:type="dxa"/>
          </w:tcPr>
          <w:p w14:paraId="585A811C" w14:textId="77777777" w:rsidR="008B470E" w:rsidRPr="00DD4A36" w:rsidRDefault="008B470E">
            <w:pPr>
              <w:rPr>
                <w:b/>
              </w:rPr>
            </w:pPr>
            <w:r w:rsidRPr="00DD4A36">
              <w:rPr>
                <w:b/>
              </w:rPr>
              <w:t>Subject</w:t>
            </w:r>
          </w:p>
        </w:tc>
        <w:tc>
          <w:tcPr>
            <w:tcW w:w="8651" w:type="dxa"/>
          </w:tcPr>
          <w:p w14:paraId="68445EE5" w14:textId="29B06BAB" w:rsidR="002A5CE0" w:rsidRPr="00112235" w:rsidRDefault="00A121EC" w:rsidP="00695F2A">
            <w:pPr>
              <w:rPr>
                <w:rFonts w:eastAsia="Times New Roman" w:cstheme="minorHAnsi"/>
              </w:rPr>
            </w:pPr>
            <w:r w:rsidRPr="000E721E">
              <w:rPr>
                <w:rFonts w:cstheme="minorHAnsi"/>
              </w:rPr>
              <w:t>Approval to onboard</w:t>
            </w:r>
            <w:r>
              <w:rPr>
                <w:rFonts w:cstheme="minorHAnsi"/>
              </w:rPr>
              <w:t xml:space="preserve"> Lagozon</w:t>
            </w:r>
            <w:r w:rsidR="0011123A" w:rsidRPr="0011123A">
              <w:rPr>
                <w:rFonts w:eastAsia="Times New Roman" w:cstheme="minorHAnsi"/>
              </w:rPr>
              <w:t xml:space="preserve"> for B2C Entity Identity Resolution Solution.</w:t>
            </w:r>
          </w:p>
        </w:tc>
      </w:tr>
      <w:tr w:rsidR="00300464" w:rsidRPr="00DD4A36" w14:paraId="40AFB63B" w14:textId="77777777" w:rsidTr="009210D4">
        <w:tc>
          <w:tcPr>
            <w:tcW w:w="1841" w:type="dxa"/>
          </w:tcPr>
          <w:p w14:paraId="15026846" w14:textId="108DD99F" w:rsidR="00300464" w:rsidRPr="00DD4A36" w:rsidRDefault="009E6F1B">
            <w:pPr>
              <w:rPr>
                <w:b/>
              </w:rPr>
            </w:pPr>
            <w:r w:rsidRPr="005B24D6">
              <w:rPr>
                <w:b/>
                <w:color w:val="000000"/>
              </w:rPr>
              <w:t xml:space="preserve">Final </w:t>
            </w:r>
            <w:r w:rsidR="00112235" w:rsidRPr="005B24D6">
              <w:rPr>
                <w:b/>
                <w:color w:val="000000"/>
              </w:rPr>
              <w:t>Price,</w:t>
            </w:r>
            <w:r>
              <w:rPr>
                <w:b/>
                <w:color w:val="000000"/>
              </w:rPr>
              <w:t xml:space="preserve"> </w:t>
            </w:r>
            <w:r w:rsidR="00460945" w:rsidRPr="005B24D6">
              <w:rPr>
                <w:b/>
                <w:color w:val="000000"/>
              </w:rPr>
              <w:t>Terms</w:t>
            </w:r>
            <w:r w:rsidR="00460945">
              <w:rPr>
                <w:b/>
                <w:color w:val="000000"/>
              </w:rPr>
              <w:t>,</w:t>
            </w:r>
            <w:r>
              <w:rPr>
                <w:b/>
                <w:color w:val="000000"/>
              </w:rPr>
              <w:t xml:space="preserve"> Contract Period etc.</w:t>
            </w:r>
          </w:p>
        </w:tc>
        <w:tc>
          <w:tcPr>
            <w:tcW w:w="8651" w:type="dxa"/>
          </w:tcPr>
          <w:p w14:paraId="01167E3B" w14:textId="7A36AFD0" w:rsidR="0011123A" w:rsidRPr="0011123A" w:rsidRDefault="0011123A" w:rsidP="0011123A">
            <w:pPr>
              <w:ind w:left="40" w:hanging="40"/>
              <w:rPr>
                <w:rFonts w:eastAsia="Times New Roman" w:cstheme="minorHAnsi"/>
                <w:color w:val="000000"/>
              </w:rPr>
            </w:pPr>
            <w:r w:rsidRPr="0011123A">
              <w:rPr>
                <w:rFonts w:eastAsia="Times New Roman" w:cstheme="minorHAnsi"/>
                <w:color w:val="000000"/>
              </w:rPr>
              <w:t>•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Pr="0011123A">
              <w:rPr>
                <w:rFonts w:eastAsia="Times New Roman" w:cstheme="minorHAnsi"/>
                <w:color w:val="000000"/>
              </w:rPr>
              <w:t>Vendor: Lagozon</w:t>
            </w:r>
          </w:p>
          <w:p w14:paraId="2799CD0E" w14:textId="77777777" w:rsidR="009210D4" w:rsidRDefault="0011123A" w:rsidP="0011123A">
            <w:pPr>
              <w:ind w:left="40" w:hanging="40"/>
              <w:rPr>
                <w:rFonts w:eastAsia="Times New Roman" w:cstheme="minorHAnsi"/>
                <w:color w:val="000000"/>
              </w:rPr>
            </w:pPr>
            <w:r w:rsidRPr="0011123A">
              <w:rPr>
                <w:rFonts w:eastAsia="Times New Roman" w:cstheme="minorHAnsi"/>
                <w:color w:val="000000"/>
              </w:rPr>
              <w:t>•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Pr="0011123A">
              <w:rPr>
                <w:rFonts w:eastAsia="Times New Roman" w:cstheme="minorHAnsi"/>
                <w:color w:val="000000"/>
              </w:rPr>
              <w:t xml:space="preserve">Contract Value: </w:t>
            </w:r>
            <w:r w:rsidR="00001BF3" w:rsidRPr="0011123A">
              <w:rPr>
                <w:rFonts w:eastAsia="Times New Roman" w:cstheme="minorHAnsi"/>
                <w:color w:val="000000"/>
              </w:rPr>
              <w:t>₹</w:t>
            </w:r>
            <w:r w:rsidR="00001BF3">
              <w:rPr>
                <w:rFonts w:eastAsia="Times New Roman" w:cstheme="minorHAnsi"/>
                <w:color w:val="000000"/>
              </w:rPr>
              <w:t>61</w:t>
            </w:r>
            <w:r w:rsidR="00001BF3" w:rsidRPr="0011123A">
              <w:rPr>
                <w:rFonts w:eastAsia="Times New Roman" w:cstheme="minorHAnsi"/>
                <w:color w:val="000000"/>
              </w:rPr>
              <w:t>,</w:t>
            </w:r>
            <w:r w:rsidR="00001BF3">
              <w:rPr>
                <w:rFonts w:eastAsia="Times New Roman" w:cstheme="minorHAnsi"/>
                <w:color w:val="000000"/>
              </w:rPr>
              <w:t xml:space="preserve">50,000 </w:t>
            </w:r>
            <w:r w:rsidR="00644DA1">
              <w:rPr>
                <w:rFonts w:eastAsia="Times New Roman" w:cstheme="minorHAnsi"/>
                <w:color w:val="000000"/>
              </w:rPr>
              <w:t>(Implementation Only)</w:t>
            </w:r>
          </w:p>
          <w:p w14:paraId="6E074A71" w14:textId="4E843664" w:rsidR="009210D4" w:rsidRDefault="0011123A" w:rsidP="009C4D8B">
            <w:pPr>
              <w:ind w:left="40" w:hanging="40"/>
              <w:rPr>
                <w:rFonts w:eastAsia="Times New Roman" w:cstheme="minorHAnsi"/>
                <w:color w:val="000000"/>
              </w:rPr>
            </w:pPr>
            <w:r w:rsidRPr="0011123A">
              <w:rPr>
                <w:rFonts w:eastAsia="Times New Roman" w:cstheme="minorHAnsi"/>
                <w:color w:val="000000"/>
              </w:rPr>
              <w:t>•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9210D4">
              <w:rPr>
                <w:rFonts w:eastAsia="Times New Roman" w:cstheme="minorHAnsi"/>
                <w:color w:val="000000"/>
              </w:rPr>
              <w:t>Implementation Period</w:t>
            </w:r>
            <w:r w:rsidRPr="0011123A">
              <w:rPr>
                <w:rFonts w:eastAsia="Times New Roman" w:cstheme="minorHAnsi"/>
                <w:color w:val="000000"/>
              </w:rPr>
              <w:t xml:space="preserve">: </w:t>
            </w:r>
            <w:r w:rsidR="009210D4">
              <w:rPr>
                <w:rFonts w:eastAsia="Times New Roman" w:cstheme="minorHAnsi"/>
                <w:color w:val="000000"/>
              </w:rPr>
              <w:t>1 Year</w:t>
            </w:r>
            <w:r w:rsidR="00A54F9E"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257C449E" w14:textId="7252D020" w:rsidR="009C4D8B" w:rsidRDefault="009C4D8B" w:rsidP="009C4D8B">
            <w:pPr>
              <w:ind w:left="40" w:hanging="40"/>
              <w:rPr>
                <w:rFonts w:eastAsia="Times New Roman" w:cstheme="minorHAnsi"/>
                <w:color w:val="000000"/>
              </w:rPr>
            </w:pPr>
            <w:r w:rsidRPr="0011123A">
              <w:rPr>
                <w:rFonts w:eastAsia="Times New Roman" w:cstheme="minorHAnsi"/>
                <w:color w:val="000000"/>
              </w:rPr>
              <w:t>•</w:t>
            </w:r>
            <w:r>
              <w:rPr>
                <w:rFonts w:eastAsia="Times New Roman" w:cstheme="minorHAnsi"/>
                <w:color w:val="000000"/>
              </w:rPr>
              <w:t xml:space="preserve"> Payment Term</w:t>
            </w:r>
            <w:r w:rsidRPr="0011123A">
              <w:rPr>
                <w:rFonts w:eastAsia="Times New Roman" w:cstheme="minorHAnsi"/>
                <w:color w:val="000000"/>
              </w:rPr>
              <w:t xml:space="preserve">: 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325A30">
              <w:rPr>
                <w:rFonts w:eastAsia="Times New Roman" w:cstheme="minorHAnsi"/>
                <w:color w:val="000000"/>
              </w:rPr>
              <w:t>Net 45 Days from the invoice receive date</w:t>
            </w:r>
          </w:p>
          <w:p w14:paraId="1866F41D" w14:textId="41E7E2A7" w:rsidR="009C4D8B" w:rsidRPr="00112235" w:rsidRDefault="003C4752" w:rsidP="009210D4">
            <w:pPr>
              <w:ind w:left="40" w:hanging="40"/>
              <w:rPr>
                <w:rFonts w:eastAsia="Times New Roman" w:cstheme="minorHAnsi"/>
                <w:color w:val="000000"/>
              </w:rPr>
            </w:pPr>
            <w:r w:rsidRPr="0011123A">
              <w:rPr>
                <w:rFonts w:eastAsia="Times New Roman" w:cstheme="minorHAnsi"/>
                <w:color w:val="000000"/>
              </w:rPr>
              <w:t>•</w:t>
            </w:r>
            <w:r>
              <w:rPr>
                <w:rFonts w:eastAsia="Times New Roman" w:cstheme="minorHAnsi"/>
                <w:color w:val="000000"/>
              </w:rPr>
              <w:t xml:space="preserve"> Billing Frequency</w:t>
            </w:r>
            <w:r w:rsidRPr="0011123A">
              <w:rPr>
                <w:rFonts w:eastAsia="Times New Roman" w:cstheme="minorHAnsi"/>
                <w:color w:val="000000"/>
              </w:rPr>
              <w:t xml:space="preserve">: </w:t>
            </w:r>
            <w:r>
              <w:rPr>
                <w:rFonts w:eastAsia="Times New Roman" w:cstheme="minorHAnsi"/>
                <w:color w:val="000000"/>
              </w:rPr>
              <w:t>As per Milestone</w:t>
            </w:r>
          </w:p>
        </w:tc>
      </w:tr>
      <w:tr w:rsidR="0086711E" w:rsidRPr="00DD4A36" w14:paraId="7520A961" w14:textId="77777777" w:rsidTr="009210D4">
        <w:tc>
          <w:tcPr>
            <w:tcW w:w="1841" w:type="dxa"/>
          </w:tcPr>
          <w:p w14:paraId="16BDD74B" w14:textId="0FD491A2" w:rsidR="0086711E" w:rsidRPr="00DD4A36" w:rsidRDefault="0086711E" w:rsidP="0086711E">
            <w:pPr>
              <w:rPr>
                <w:b/>
              </w:rPr>
            </w:pPr>
            <w:bookmarkStart w:id="0" w:name="_Hlk235709368"/>
            <w:r w:rsidRPr="00DD4A36">
              <w:rPr>
                <w:b/>
              </w:rPr>
              <w:t>Preface &amp; Key Points</w:t>
            </w:r>
            <w:bookmarkEnd w:id="0"/>
          </w:p>
        </w:tc>
        <w:tc>
          <w:tcPr>
            <w:tcW w:w="8651" w:type="dxa"/>
          </w:tcPr>
          <w:p w14:paraId="69BF90BE" w14:textId="5EF19115" w:rsidR="00552BFD" w:rsidRPr="00112235" w:rsidRDefault="004003E2" w:rsidP="009210D4">
            <w:pPr>
              <w:spacing w:line="300" w:lineRule="atLeast"/>
              <w:rPr>
                <w:rFonts w:eastAsia="Times New Roman" w:cstheme="minorHAnsi"/>
              </w:rPr>
            </w:pPr>
            <w:bookmarkStart w:id="1" w:name="_Hlk235717033"/>
            <w:r w:rsidRPr="004003E2">
              <w:rPr>
                <w:rFonts w:eastAsia="Times New Roman" w:cstheme="minorHAnsi"/>
              </w:rPr>
              <w:t>RFP was floated to onboard a technology partner to resolve duplicate customer records across CIAM, Navitaire</w:t>
            </w:r>
            <w:r>
              <w:rPr>
                <w:rFonts w:eastAsia="Times New Roman" w:cstheme="minorHAnsi"/>
              </w:rPr>
              <w:t xml:space="preserve"> and</w:t>
            </w:r>
            <w:r w:rsidRPr="004003E2">
              <w:rPr>
                <w:rFonts w:eastAsia="Times New Roman" w:cstheme="minorHAnsi"/>
              </w:rPr>
              <w:t xml:space="preserve"> Capillary to create a unified customer profile, improve data integrity, enable consistent customer recognition to support enterprise-wide personalization and analytics.</w:t>
            </w:r>
            <w:bookmarkEnd w:id="1"/>
          </w:p>
        </w:tc>
      </w:tr>
      <w:tr w:rsidR="000F2FDF" w:rsidRPr="00DD4A36" w14:paraId="45DAE1BF" w14:textId="77777777" w:rsidTr="009210D4">
        <w:tc>
          <w:tcPr>
            <w:tcW w:w="1841" w:type="dxa"/>
          </w:tcPr>
          <w:p w14:paraId="310B711E" w14:textId="67CC94B6" w:rsidR="000F2FDF" w:rsidRPr="00DD4A36" w:rsidRDefault="000F2FDF" w:rsidP="0086711E">
            <w:pPr>
              <w:rPr>
                <w:b/>
              </w:rPr>
            </w:pPr>
            <w:r>
              <w:rPr>
                <w:rFonts w:cs="Calibri"/>
                <w:b/>
                <w:bCs/>
              </w:rPr>
              <w:t>T</w:t>
            </w:r>
            <w:r w:rsidRPr="0034300A">
              <w:rPr>
                <w:rFonts w:cs="Calibri"/>
                <w:b/>
                <w:bCs/>
              </w:rPr>
              <w:t>echnical</w:t>
            </w:r>
            <w:r>
              <w:rPr>
                <w:rFonts w:cs="Calibri"/>
                <w:b/>
                <w:bCs/>
              </w:rPr>
              <w:t xml:space="preserve"> </w:t>
            </w:r>
            <w:r w:rsidRPr="0034300A">
              <w:rPr>
                <w:rFonts w:cs="Calibri"/>
                <w:b/>
                <w:bCs/>
              </w:rPr>
              <w:t>evaluation</w:t>
            </w:r>
            <w:r>
              <w:rPr>
                <w:rFonts w:cs="Calibri"/>
                <w:b/>
                <w:bCs/>
              </w:rPr>
              <w:t xml:space="preserve"> assessment sheet</w:t>
            </w:r>
          </w:p>
        </w:tc>
        <w:tc>
          <w:tcPr>
            <w:tcW w:w="8651" w:type="dxa"/>
          </w:tcPr>
          <w:p w14:paraId="261CC1EF" w14:textId="77777777" w:rsidR="00EE3B87" w:rsidRDefault="00EE3B87" w:rsidP="00112235">
            <w:pPr>
              <w:spacing w:line="300" w:lineRule="atLeast"/>
              <w:rPr>
                <w:ins w:id="2" w:author="Ashwani Sharma (FIN,ISC)" w:date="2026-07-24T11:50:00Z" w16du:dateUtc="2026-07-24T06:20:00Z"/>
                <w:rFonts w:eastAsia="Times New Roman" w:cstheme="minorHAnsi"/>
              </w:rPr>
            </w:pPr>
          </w:p>
          <w:tbl>
            <w:tblPr>
              <w:tblW w:w="2880" w:type="dxa"/>
              <w:tblLook w:val="04A0" w:firstRow="1" w:lastRow="0" w:firstColumn="1" w:lastColumn="0" w:noHBand="0" w:noVBand="1"/>
            </w:tblPr>
            <w:tblGrid>
              <w:gridCol w:w="1032"/>
              <w:gridCol w:w="960"/>
              <w:gridCol w:w="960"/>
            </w:tblGrid>
            <w:tr w:rsidR="00EE3B87" w:rsidRPr="00EE3B87" w14:paraId="7C2B040E" w14:textId="77777777" w:rsidTr="00EE3B87">
              <w:trPr>
                <w:trHeight w:val="310"/>
                <w:ins w:id="3" w:author="Ashwani Sharma (FIN,ISC)" w:date="2026-07-24T11:50:00Z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203764"/>
                  <w:vAlign w:val="center"/>
                  <w:hideMark/>
                </w:tcPr>
                <w:p w14:paraId="25868584" w14:textId="77777777" w:rsidR="00EE3B87" w:rsidRPr="00EE3B87" w:rsidRDefault="00EE3B87" w:rsidP="00EE3B87">
                  <w:pPr>
                    <w:spacing w:after="0" w:line="240" w:lineRule="auto"/>
                    <w:rPr>
                      <w:ins w:id="4" w:author="Ashwani Sharma (FIN,ISC)" w:date="2026-07-24T11:50:00Z" w16du:dateUtc="2026-07-24T06:20:00Z"/>
                      <w:rFonts w:ascii="Calibri" w:eastAsia="Times New Roman" w:hAnsi="Calibri" w:cs="Calibri"/>
                      <w:b/>
                      <w:bCs/>
                      <w:color w:val="FFFFFF"/>
                      <w:sz w:val="24"/>
                      <w:szCs w:val="24"/>
                    </w:rPr>
                  </w:pPr>
                  <w:ins w:id="5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b/>
                        <w:bCs/>
                        <w:color w:val="FFFFFF"/>
                        <w:sz w:val="24"/>
                        <w:szCs w:val="24"/>
                      </w:rPr>
                      <w:t>Lagozon</w:t>
                    </w:r>
                  </w:ins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203764"/>
                  <w:vAlign w:val="center"/>
                  <w:hideMark/>
                </w:tcPr>
                <w:p w14:paraId="34BCD2B9" w14:textId="77777777" w:rsidR="00EE3B87" w:rsidRPr="00EE3B87" w:rsidRDefault="00EE3B87" w:rsidP="00EE3B87">
                  <w:pPr>
                    <w:spacing w:after="0" w:line="240" w:lineRule="auto"/>
                    <w:rPr>
                      <w:ins w:id="6" w:author="Ashwani Sharma (FIN,ISC)" w:date="2026-07-24T11:50:00Z" w16du:dateUtc="2026-07-24T06:20:00Z"/>
                      <w:rFonts w:ascii="Calibri" w:eastAsia="Times New Roman" w:hAnsi="Calibri" w:cs="Calibri"/>
                      <w:b/>
                      <w:bCs/>
                      <w:color w:val="FFFFFF"/>
                      <w:sz w:val="24"/>
                      <w:szCs w:val="24"/>
                    </w:rPr>
                  </w:pPr>
                  <w:ins w:id="7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b/>
                        <w:bCs/>
                        <w:color w:val="FFFFFF"/>
                        <w:sz w:val="24"/>
                        <w:szCs w:val="24"/>
                      </w:rPr>
                      <w:t>Binario</w:t>
                    </w:r>
                  </w:ins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203764"/>
                  <w:vAlign w:val="center"/>
                  <w:hideMark/>
                </w:tcPr>
                <w:p w14:paraId="4AECDEC5" w14:textId="77777777" w:rsidR="00EE3B87" w:rsidRPr="00EE3B87" w:rsidRDefault="00EE3B87" w:rsidP="00EE3B87">
                  <w:pPr>
                    <w:spacing w:after="0" w:line="240" w:lineRule="auto"/>
                    <w:rPr>
                      <w:ins w:id="8" w:author="Ashwani Sharma (FIN,ISC)" w:date="2026-07-24T11:50:00Z" w16du:dateUtc="2026-07-24T06:20:00Z"/>
                      <w:rFonts w:ascii="Calibri" w:eastAsia="Times New Roman" w:hAnsi="Calibri" w:cs="Calibri"/>
                      <w:b/>
                      <w:bCs/>
                      <w:color w:val="FFFFFF"/>
                      <w:sz w:val="24"/>
                      <w:szCs w:val="24"/>
                    </w:rPr>
                  </w:pPr>
                  <w:ins w:id="9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b/>
                        <w:bCs/>
                        <w:color w:val="FFFFFF"/>
                        <w:sz w:val="24"/>
                        <w:szCs w:val="24"/>
                      </w:rPr>
                      <w:t>Rostan</w:t>
                    </w:r>
                  </w:ins>
                </w:p>
              </w:tc>
            </w:tr>
            <w:tr w:rsidR="00EE3B87" w:rsidRPr="00EE3B87" w14:paraId="78516BF6" w14:textId="77777777" w:rsidTr="00EE3B87">
              <w:trPr>
                <w:trHeight w:val="290"/>
                <w:ins w:id="10" w:author="Ashwani Sharma (FIN,ISC)" w:date="2026-07-24T11:50:00Z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477AC9" w14:textId="77777777" w:rsidR="00EE3B87" w:rsidRPr="00EE3B87" w:rsidRDefault="00EE3B87" w:rsidP="00EE3B87">
                  <w:pPr>
                    <w:spacing w:after="0" w:line="240" w:lineRule="auto"/>
                    <w:jc w:val="center"/>
                    <w:rPr>
                      <w:ins w:id="11" w:author="Ashwani Sharma (FIN,ISC)" w:date="2026-07-24T11:50:00Z" w16du:dateUtc="2026-07-24T06:20:00Z"/>
                      <w:rFonts w:ascii="Calibri" w:eastAsia="Times New Roman" w:hAnsi="Calibri" w:cs="Calibri"/>
                      <w:color w:val="000000"/>
                    </w:rPr>
                  </w:pPr>
                  <w:ins w:id="12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color w:val="000000"/>
                      </w:rPr>
                      <w:t>80%</w:t>
                    </w:r>
                  </w:ins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3E217F" w14:textId="77777777" w:rsidR="00EE3B87" w:rsidRPr="00EE3B87" w:rsidRDefault="00EE3B87" w:rsidP="00EE3B87">
                  <w:pPr>
                    <w:spacing w:after="0" w:line="240" w:lineRule="auto"/>
                    <w:jc w:val="center"/>
                    <w:rPr>
                      <w:ins w:id="13" w:author="Ashwani Sharma (FIN,ISC)" w:date="2026-07-24T11:50:00Z" w16du:dateUtc="2026-07-24T06:20:00Z"/>
                      <w:rFonts w:ascii="Calibri" w:eastAsia="Times New Roman" w:hAnsi="Calibri" w:cs="Calibri"/>
                      <w:color w:val="000000"/>
                    </w:rPr>
                  </w:pPr>
                  <w:ins w:id="14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color w:val="000000"/>
                      </w:rPr>
                      <w:t>77%</w:t>
                    </w:r>
                  </w:ins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97F2FA" w14:textId="77777777" w:rsidR="00EE3B87" w:rsidRPr="00EE3B87" w:rsidRDefault="00EE3B87" w:rsidP="00EE3B87">
                  <w:pPr>
                    <w:spacing w:after="0" w:line="240" w:lineRule="auto"/>
                    <w:jc w:val="center"/>
                    <w:rPr>
                      <w:ins w:id="15" w:author="Ashwani Sharma (FIN,ISC)" w:date="2026-07-24T11:50:00Z" w16du:dateUtc="2026-07-24T06:20:00Z"/>
                      <w:rFonts w:ascii="Calibri" w:eastAsia="Times New Roman" w:hAnsi="Calibri" w:cs="Calibri"/>
                      <w:color w:val="000000"/>
                    </w:rPr>
                  </w:pPr>
                  <w:ins w:id="16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color w:val="000000"/>
                      </w:rPr>
                      <w:t>74%</w:t>
                    </w:r>
                  </w:ins>
                </w:p>
              </w:tc>
            </w:tr>
            <w:tr w:rsidR="00EE3B87" w:rsidRPr="00EE3B87" w14:paraId="05DB7C91" w14:textId="77777777" w:rsidTr="00EE3B87">
              <w:trPr>
                <w:trHeight w:val="290"/>
                <w:ins w:id="17" w:author="Ashwani Sharma (FIN,ISC)" w:date="2026-07-24T11:50:00Z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A7A20B" w14:textId="77777777" w:rsidR="00EE3B87" w:rsidRPr="00EE3B87" w:rsidRDefault="00EE3B87" w:rsidP="00EE3B87">
                  <w:pPr>
                    <w:spacing w:after="0" w:line="240" w:lineRule="auto"/>
                    <w:jc w:val="center"/>
                    <w:rPr>
                      <w:ins w:id="18" w:author="Ashwani Sharma (FIN,ISC)" w:date="2026-07-24T11:50:00Z" w16du:dateUtc="2026-07-24T06:20:00Z"/>
                      <w:rFonts w:ascii="Calibri" w:eastAsia="Times New Roman" w:hAnsi="Calibri" w:cs="Calibri"/>
                      <w:color w:val="000000"/>
                    </w:rPr>
                  </w:pPr>
                  <w:ins w:id="19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color w:val="000000"/>
                      </w:rPr>
                      <w:t>T1</w:t>
                    </w:r>
                  </w:ins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006C91" w14:textId="77777777" w:rsidR="00EE3B87" w:rsidRPr="00EE3B87" w:rsidRDefault="00EE3B87" w:rsidP="00EE3B87">
                  <w:pPr>
                    <w:spacing w:after="0" w:line="240" w:lineRule="auto"/>
                    <w:jc w:val="center"/>
                    <w:rPr>
                      <w:ins w:id="20" w:author="Ashwani Sharma (FIN,ISC)" w:date="2026-07-24T11:50:00Z" w16du:dateUtc="2026-07-24T06:20:00Z"/>
                      <w:rFonts w:ascii="Calibri" w:eastAsia="Times New Roman" w:hAnsi="Calibri" w:cs="Calibri"/>
                      <w:color w:val="000000"/>
                    </w:rPr>
                  </w:pPr>
                  <w:ins w:id="21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color w:val="000000"/>
                      </w:rPr>
                      <w:t>T2</w:t>
                    </w:r>
                  </w:ins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51D815" w14:textId="77777777" w:rsidR="00EE3B87" w:rsidRPr="00EE3B87" w:rsidRDefault="00EE3B87" w:rsidP="00EE3B87">
                  <w:pPr>
                    <w:spacing w:after="0" w:line="240" w:lineRule="auto"/>
                    <w:jc w:val="center"/>
                    <w:rPr>
                      <w:ins w:id="22" w:author="Ashwani Sharma (FIN,ISC)" w:date="2026-07-24T11:50:00Z" w16du:dateUtc="2026-07-24T06:20:00Z"/>
                      <w:rFonts w:ascii="Calibri" w:eastAsia="Times New Roman" w:hAnsi="Calibri" w:cs="Calibri"/>
                      <w:color w:val="000000"/>
                    </w:rPr>
                  </w:pPr>
                  <w:ins w:id="23" w:author="Ashwani Sharma (FIN,ISC)" w:date="2026-07-24T11:50:00Z" w16du:dateUtc="2026-07-24T06:20:00Z">
                    <w:r w:rsidRPr="00EE3B87">
                      <w:rPr>
                        <w:rFonts w:ascii="Calibri" w:eastAsia="Times New Roman" w:hAnsi="Calibri" w:cs="Calibri"/>
                        <w:color w:val="000000"/>
                      </w:rPr>
                      <w:t>T3</w:t>
                    </w:r>
                  </w:ins>
                </w:p>
              </w:tc>
            </w:tr>
          </w:tbl>
          <w:p w14:paraId="1139A941" w14:textId="77777777" w:rsidR="00EE3B87" w:rsidRDefault="00EE3B87" w:rsidP="00112235">
            <w:pPr>
              <w:spacing w:line="300" w:lineRule="atLeast"/>
              <w:rPr>
                <w:ins w:id="24" w:author="Ashwani Sharma (FIN,ISC)" w:date="2026-07-24T11:50:00Z" w16du:dateUtc="2026-07-24T06:20:00Z"/>
                <w:rFonts w:eastAsia="Times New Roman" w:cstheme="minorHAnsi"/>
              </w:rPr>
            </w:pPr>
          </w:p>
          <w:bookmarkStart w:id="25" w:name="_MON_1846398902"/>
          <w:bookmarkEnd w:id="25"/>
          <w:p w14:paraId="1EFF5E8C" w14:textId="007B31FF" w:rsidR="000F2FDF" w:rsidRPr="0011123A" w:rsidRDefault="008B0A8F" w:rsidP="00112235">
            <w:pPr>
              <w:spacing w:line="300" w:lineRule="atLeas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object w:dxaOrig="1520" w:dyaOrig="988" w14:anchorId="7A6C3D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9pt;height:49.85pt" o:ole="">
                  <v:imagedata r:id="rId11" o:title=""/>
                </v:shape>
                <o:OLEObject Type="Embed" ProgID="Excel.Sheet.12" ShapeID="_x0000_i1025" DrawAspect="Icon" ObjectID="_1846405815" r:id="rId12"/>
              </w:object>
            </w:r>
          </w:p>
        </w:tc>
      </w:tr>
      <w:tr w:rsidR="00C5049E" w:rsidRPr="00DD4A36" w14:paraId="09A5780D" w14:textId="77777777" w:rsidTr="009210D4">
        <w:tc>
          <w:tcPr>
            <w:tcW w:w="1841" w:type="dxa"/>
          </w:tcPr>
          <w:p w14:paraId="0F66F324" w14:textId="14A34CC6" w:rsidR="00C5049E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Participating Vendors </w:t>
            </w:r>
          </w:p>
        </w:tc>
        <w:tc>
          <w:tcPr>
            <w:tcW w:w="8651" w:type="dxa"/>
          </w:tcPr>
          <w:p w14:paraId="16148A87" w14:textId="197291B8" w:rsidR="00A121EC" w:rsidRPr="00A121EC" w:rsidRDefault="0011123A" w:rsidP="00A121EC">
            <w:pPr>
              <w:pStyle w:val="ListParagraph"/>
              <w:numPr>
                <w:ilvl w:val="0"/>
                <w:numId w:val="24"/>
              </w:numPr>
              <w:ind w:left="175" w:hanging="175"/>
              <w:rPr>
                <w:rFonts w:eastAsia="Times New Roman" w:cstheme="minorHAnsi"/>
              </w:rPr>
            </w:pPr>
            <w:r w:rsidRPr="00A121EC">
              <w:rPr>
                <w:rFonts w:eastAsia="Times New Roman" w:cstheme="minorHAnsi"/>
              </w:rPr>
              <w:t>Lagozon</w:t>
            </w:r>
          </w:p>
          <w:p w14:paraId="4F341293" w14:textId="3305581E" w:rsidR="00A121EC" w:rsidRPr="00A121EC" w:rsidRDefault="0011123A" w:rsidP="00A121EC">
            <w:pPr>
              <w:pStyle w:val="ListParagraph"/>
              <w:numPr>
                <w:ilvl w:val="0"/>
                <w:numId w:val="24"/>
              </w:numPr>
              <w:ind w:left="175" w:hanging="175"/>
              <w:rPr>
                <w:rFonts w:eastAsia="Times New Roman" w:cstheme="minorHAnsi"/>
              </w:rPr>
            </w:pPr>
            <w:r w:rsidRPr="00A121EC">
              <w:rPr>
                <w:rFonts w:eastAsia="Times New Roman" w:cstheme="minorHAnsi"/>
              </w:rPr>
              <w:t>Rostan</w:t>
            </w:r>
          </w:p>
          <w:p w14:paraId="7B8A7488" w14:textId="2D130F06" w:rsidR="00112235" w:rsidRPr="00A121EC" w:rsidRDefault="0011123A" w:rsidP="00A121EC">
            <w:pPr>
              <w:pStyle w:val="ListParagraph"/>
              <w:numPr>
                <w:ilvl w:val="0"/>
                <w:numId w:val="24"/>
              </w:numPr>
              <w:ind w:left="175" w:hanging="175"/>
              <w:rPr>
                <w:rFonts w:cstheme="minorHAnsi"/>
              </w:rPr>
            </w:pPr>
            <w:r w:rsidRPr="00A121EC">
              <w:rPr>
                <w:rFonts w:eastAsia="Times New Roman" w:cstheme="minorHAnsi"/>
              </w:rPr>
              <w:t>Binario</w:t>
            </w:r>
          </w:p>
        </w:tc>
      </w:tr>
      <w:tr w:rsidR="007F6CE8" w:rsidRPr="00DD4A36" w14:paraId="473EF63E" w14:textId="77777777" w:rsidTr="009210D4">
        <w:tc>
          <w:tcPr>
            <w:tcW w:w="1841" w:type="dxa"/>
          </w:tcPr>
          <w:p w14:paraId="3832DF54" w14:textId="75642B78" w:rsidR="007F6CE8" w:rsidRPr="00DD4A36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 Vendor Justification</w:t>
            </w:r>
          </w:p>
        </w:tc>
        <w:tc>
          <w:tcPr>
            <w:tcW w:w="8651" w:type="dxa"/>
          </w:tcPr>
          <w:p w14:paraId="20D7F692" w14:textId="09BDC0B7" w:rsidR="0011123A" w:rsidRDefault="0011123A" w:rsidP="00112235">
            <w:pPr>
              <w:spacing w:line="300" w:lineRule="atLeast"/>
              <w:rPr>
                <w:rFonts w:eastAsia="Times New Roman" w:cstheme="minorHAnsi"/>
              </w:rPr>
            </w:pPr>
            <w:r w:rsidRPr="0011123A">
              <w:rPr>
                <w:rFonts w:eastAsia="Times New Roman" w:cstheme="minorHAnsi"/>
              </w:rPr>
              <w:t xml:space="preserve">Lagozon </w:t>
            </w:r>
            <w:r w:rsidR="00A121EC">
              <w:rPr>
                <w:rFonts w:eastAsia="Times New Roman" w:cstheme="minorHAnsi"/>
              </w:rPr>
              <w:t>received</w:t>
            </w:r>
            <w:r w:rsidRPr="0011123A">
              <w:rPr>
                <w:rFonts w:eastAsia="Times New Roman" w:cstheme="minorHAnsi"/>
              </w:rPr>
              <w:t xml:space="preserve"> highest technical score (T1) and the lowest commercial quote (L1), demonstrating the best overall techno-commercial value. </w:t>
            </w:r>
          </w:p>
          <w:tbl>
            <w:tblPr>
              <w:tblW w:w="5693" w:type="dxa"/>
              <w:tblLook w:val="04A0" w:firstRow="1" w:lastRow="0" w:firstColumn="1" w:lastColumn="0" w:noHBand="0" w:noVBand="1"/>
            </w:tblPr>
            <w:tblGrid>
              <w:gridCol w:w="1589"/>
              <w:gridCol w:w="1836"/>
              <w:gridCol w:w="2268"/>
            </w:tblGrid>
            <w:tr w:rsidR="009210D4" w:rsidRPr="00913383" w14:paraId="779B8E5C" w14:textId="77777777" w:rsidTr="009210D4">
              <w:trPr>
                <w:trHeight w:val="264"/>
              </w:trPr>
              <w:tc>
                <w:tcPr>
                  <w:tcW w:w="1589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595959"/>
                  <w:vAlign w:val="center"/>
                  <w:hideMark/>
                </w:tcPr>
                <w:p w14:paraId="5A947A9E" w14:textId="77777777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Vendor</w:t>
                  </w:r>
                </w:p>
              </w:tc>
              <w:tc>
                <w:tcPr>
                  <w:tcW w:w="1836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595959"/>
                  <w:vAlign w:val="center"/>
                  <w:hideMark/>
                </w:tcPr>
                <w:p w14:paraId="0D30DDE3" w14:textId="77777777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Technical Rank</w:t>
                  </w:r>
                </w:p>
              </w:tc>
              <w:tc>
                <w:tcPr>
                  <w:tcW w:w="2268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595959"/>
                  <w:vAlign w:val="center"/>
                  <w:hideMark/>
                </w:tcPr>
                <w:p w14:paraId="26BD02D1" w14:textId="77777777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Commercial Rank</w:t>
                  </w:r>
                </w:p>
              </w:tc>
            </w:tr>
            <w:tr w:rsidR="009210D4" w:rsidRPr="00913383" w14:paraId="440FD388" w14:textId="77777777" w:rsidTr="009210D4">
              <w:trPr>
                <w:trHeight w:val="519"/>
              </w:trPr>
              <w:tc>
                <w:tcPr>
                  <w:tcW w:w="1589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25B15D61" w14:textId="77777777" w:rsidR="009210D4" w:rsidRPr="00913383" w:rsidRDefault="009210D4" w:rsidP="009133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Lagozon</w:t>
                  </w:r>
                </w:p>
              </w:tc>
              <w:tc>
                <w:tcPr>
                  <w:tcW w:w="1836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205812C1" w14:textId="3F6A8922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color w:val="FFFFFF"/>
                    </w:rPr>
                    <w:t>T1</w:t>
                  </w:r>
                </w:p>
              </w:tc>
              <w:tc>
                <w:tcPr>
                  <w:tcW w:w="2268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6DD438A6" w14:textId="77777777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color w:val="FFFFFF"/>
                    </w:rPr>
                    <w:t>L1</w:t>
                  </w:r>
                </w:p>
              </w:tc>
            </w:tr>
            <w:tr w:rsidR="009210D4" w:rsidRPr="00913383" w14:paraId="00010724" w14:textId="77777777" w:rsidTr="009210D4">
              <w:trPr>
                <w:trHeight w:val="264"/>
              </w:trPr>
              <w:tc>
                <w:tcPr>
                  <w:tcW w:w="1589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5B9BD5" w:fill="5B9BD5"/>
                  <w:vAlign w:val="center"/>
                  <w:hideMark/>
                </w:tcPr>
                <w:p w14:paraId="2E32DC2E" w14:textId="77777777" w:rsidR="009210D4" w:rsidRPr="00913383" w:rsidRDefault="009210D4" w:rsidP="009133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Rostan</w:t>
                  </w:r>
                </w:p>
              </w:tc>
              <w:tc>
                <w:tcPr>
                  <w:tcW w:w="1836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5B9BD5" w:fill="5B9BD5"/>
                  <w:vAlign w:val="center"/>
                  <w:hideMark/>
                </w:tcPr>
                <w:p w14:paraId="7035927F" w14:textId="751BABA6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color w:val="FFFFFF"/>
                    </w:rPr>
                    <w:t>T2</w:t>
                  </w:r>
                </w:p>
              </w:tc>
              <w:tc>
                <w:tcPr>
                  <w:tcW w:w="2268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5B9BD5" w:fill="5B9BD5"/>
                  <w:vAlign w:val="center"/>
                  <w:hideMark/>
                </w:tcPr>
                <w:p w14:paraId="5241FE68" w14:textId="77777777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color w:val="FFFFFF"/>
                    </w:rPr>
                    <w:t>L2</w:t>
                  </w:r>
                </w:p>
              </w:tc>
            </w:tr>
            <w:tr w:rsidR="009210D4" w:rsidRPr="00913383" w14:paraId="45321FED" w14:textId="77777777" w:rsidTr="009210D4">
              <w:trPr>
                <w:trHeight w:val="385"/>
              </w:trPr>
              <w:tc>
                <w:tcPr>
                  <w:tcW w:w="1589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427BA341" w14:textId="3C68E2F0" w:rsidR="009210D4" w:rsidRPr="00913383" w:rsidRDefault="009210D4" w:rsidP="009133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Binario</w:t>
                  </w:r>
                </w:p>
              </w:tc>
              <w:tc>
                <w:tcPr>
                  <w:tcW w:w="1836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1C32D0C7" w14:textId="4194F864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color w:val="FFFFFF"/>
                    </w:rPr>
                    <w:t>T3</w:t>
                  </w:r>
                </w:p>
              </w:tc>
              <w:tc>
                <w:tcPr>
                  <w:tcW w:w="2268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648033AA" w14:textId="77777777" w:rsidR="009210D4" w:rsidRPr="00913383" w:rsidRDefault="009210D4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color w:val="FFFFFF"/>
                    </w:rPr>
                    <w:t>L3</w:t>
                  </w:r>
                </w:p>
              </w:tc>
            </w:tr>
          </w:tbl>
          <w:p w14:paraId="65DFB721" w14:textId="77777777" w:rsidR="001F2638" w:rsidRDefault="0011123A" w:rsidP="00112235">
            <w:pPr>
              <w:spacing w:line="300" w:lineRule="atLeast"/>
              <w:rPr>
                <w:rFonts w:eastAsia="Times New Roman" w:cstheme="minorHAnsi"/>
              </w:rPr>
            </w:pPr>
            <w:r w:rsidRPr="0011123A">
              <w:rPr>
                <w:rFonts w:eastAsia="Times New Roman" w:cstheme="minorHAnsi"/>
              </w:rPr>
              <w:t>The proposed solution aligns with IndiGo's functional, technical, security, and integration requirements while offering the most competitive commercial proposal.</w:t>
            </w:r>
          </w:p>
          <w:p w14:paraId="08FDE638" w14:textId="77777777" w:rsidR="00D029C9" w:rsidRDefault="00D029C9" w:rsidP="00112235">
            <w:pPr>
              <w:spacing w:line="300" w:lineRule="atLeast"/>
              <w:rPr>
                <w:rFonts w:eastAsia="Times New Roman" w:cstheme="minorHAnsi"/>
              </w:rPr>
            </w:pPr>
          </w:p>
          <w:p w14:paraId="12AE63FF" w14:textId="31092628" w:rsidR="00D029C9" w:rsidRPr="00112235" w:rsidRDefault="00D029C9" w:rsidP="00112235">
            <w:pPr>
              <w:spacing w:line="300" w:lineRule="atLeast"/>
              <w:rPr>
                <w:rFonts w:eastAsia="Times New Roman" w:cstheme="minorHAnsi"/>
              </w:rPr>
            </w:pPr>
            <w:r w:rsidRPr="00E53A41">
              <w:t xml:space="preserve">Subsequently Procurement conducted commercial negotiations with the shortlisted vendors. Based on the overall technical and commercial evaluation, </w:t>
            </w:r>
            <w:r w:rsidRPr="00D66D6A">
              <w:rPr>
                <w:b/>
                <w:bCs/>
              </w:rPr>
              <w:t xml:space="preserve">Lagozon </w:t>
            </w:r>
            <w:r w:rsidRPr="00E53A41">
              <w:t>has been identified as the most suitable partner for the proposed scope of work and is recommended for approval.</w:t>
            </w:r>
            <w:r>
              <w:t xml:space="preserve"> </w:t>
            </w:r>
          </w:p>
        </w:tc>
      </w:tr>
      <w:tr w:rsidR="00385687" w:rsidRPr="00DD4A36" w14:paraId="3CFC965B" w14:textId="77777777" w:rsidTr="009210D4">
        <w:trPr>
          <w:trHeight w:val="1721"/>
        </w:trPr>
        <w:tc>
          <w:tcPr>
            <w:tcW w:w="1841" w:type="dxa"/>
          </w:tcPr>
          <w:p w14:paraId="5C99A949" w14:textId="6AFE3D32" w:rsidR="00385687" w:rsidRPr="00DD4A36" w:rsidRDefault="00385687" w:rsidP="004D124D">
            <w:pPr>
              <w:rPr>
                <w:b/>
              </w:rPr>
            </w:pPr>
            <w:r>
              <w:rPr>
                <w:b/>
              </w:rPr>
              <w:t>Commercials</w:t>
            </w:r>
          </w:p>
        </w:tc>
        <w:tc>
          <w:tcPr>
            <w:tcW w:w="8651" w:type="dxa"/>
          </w:tcPr>
          <w:p w14:paraId="1450D856" w14:textId="6E15A5FB" w:rsidR="00112235" w:rsidRDefault="00B80ED8" w:rsidP="00735977">
            <w:pPr>
              <w:rPr>
                <w:b/>
                <w:bCs/>
                <w:sz w:val="28"/>
                <w:szCs w:val="28"/>
              </w:rPr>
            </w:pPr>
            <w:r w:rsidRPr="001E4704">
              <w:t>Basis technical evaluation of Digital team &amp; commercial negotiations carried out by the Procurement team following costing shall be involved</w:t>
            </w:r>
          </w:p>
          <w:p w14:paraId="1C0CC76E" w14:textId="77777777" w:rsidR="00B80ED8" w:rsidRDefault="00B80ED8" w:rsidP="00735977">
            <w:pPr>
              <w:rPr>
                <w:b/>
                <w:bCs/>
                <w:sz w:val="28"/>
                <w:szCs w:val="28"/>
              </w:rPr>
            </w:pPr>
          </w:p>
          <w:tbl>
            <w:tblPr>
              <w:tblW w:w="3607" w:type="dxa"/>
              <w:tblLook w:val="04A0" w:firstRow="1" w:lastRow="0" w:firstColumn="1" w:lastColumn="0" w:noHBand="0" w:noVBand="1"/>
            </w:tblPr>
            <w:tblGrid>
              <w:gridCol w:w="1935"/>
              <w:gridCol w:w="1672"/>
            </w:tblGrid>
            <w:tr w:rsidR="00913383" w:rsidRPr="00913383" w14:paraId="39513A50" w14:textId="77777777" w:rsidTr="005D5983">
              <w:trPr>
                <w:trHeight w:val="136"/>
              </w:trPr>
              <w:tc>
                <w:tcPr>
                  <w:tcW w:w="1935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595959"/>
                  <w:vAlign w:val="center"/>
                  <w:hideMark/>
                </w:tcPr>
                <w:p w14:paraId="18699627" w14:textId="77777777" w:rsidR="00913383" w:rsidRPr="00913383" w:rsidRDefault="00913383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Vendor</w:t>
                  </w:r>
                </w:p>
              </w:tc>
              <w:tc>
                <w:tcPr>
                  <w:tcW w:w="1672" w:type="dxa"/>
                  <w:tcBorders>
                    <w:top w:val="single" w:sz="8" w:space="0" w:color="E6E6E6"/>
                    <w:left w:val="nil"/>
                    <w:bottom w:val="single" w:sz="8" w:space="0" w:color="E6E6E6"/>
                    <w:right w:val="single" w:sz="8" w:space="0" w:color="E6E6E6"/>
                  </w:tcBorders>
                  <w:shd w:val="clear" w:color="000000" w:fill="595959"/>
                  <w:vAlign w:val="center"/>
                  <w:hideMark/>
                </w:tcPr>
                <w:p w14:paraId="25B20407" w14:textId="77777777" w:rsidR="00913383" w:rsidRPr="00913383" w:rsidRDefault="00913383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Total Cost</w:t>
                  </w:r>
                </w:p>
              </w:tc>
            </w:tr>
            <w:tr w:rsidR="00913383" w:rsidRPr="00913383" w14:paraId="169078CF" w14:textId="77777777" w:rsidTr="005D5983">
              <w:trPr>
                <w:trHeight w:val="136"/>
              </w:trPr>
              <w:tc>
                <w:tcPr>
                  <w:tcW w:w="1935" w:type="dxa"/>
                  <w:tcBorders>
                    <w:top w:val="nil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7C36EA9F" w14:textId="77777777" w:rsidR="00913383" w:rsidRPr="00913383" w:rsidRDefault="00913383" w:rsidP="009133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Lagozon</w:t>
                  </w:r>
                </w:p>
              </w:tc>
              <w:tc>
                <w:tcPr>
                  <w:tcW w:w="1672" w:type="dxa"/>
                  <w:tcBorders>
                    <w:top w:val="nil"/>
                    <w:left w:val="nil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61D3D49D" w14:textId="6F838915" w:rsidR="00913383" w:rsidRPr="00913383" w:rsidRDefault="00B80ED8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>
                    <w:rPr>
                      <w:rFonts w:ascii="Calibri" w:eastAsia="Times New Roman" w:hAnsi="Calibri" w:cs="Calibri"/>
                      <w:color w:val="FFFFFF"/>
                    </w:rPr>
                    <w:t xml:space="preserve"> </w:t>
                  </w:r>
                  <w:r w:rsidR="006B0AEA">
                    <w:rPr>
                      <w:rFonts w:ascii="Calibri" w:eastAsia="Times New Roman" w:hAnsi="Calibri" w:cs="Calibri"/>
                      <w:color w:val="FFFFFF"/>
                    </w:rPr>
                    <w:t xml:space="preserve"> </w:t>
                  </w:r>
                  <w:r w:rsidR="006B0AEA" w:rsidRPr="006B0AEA">
                    <w:rPr>
                      <w:rFonts w:ascii="Calibri" w:eastAsia="Times New Roman" w:hAnsi="Calibri" w:cs="Calibri"/>
                      <w:color w:val="FFFFFF"/>
                    </w:rPr>
                    <w:t>₹61</w:t>
                  </w:r>
                  <w:r w:rsidR="009210D4">
                    <w:rPr>
                      <w:rFonts w:ascii="Calibri" w:eastAsia="Times New Roman" w:hAnsi="Calibri" w:cs="Calibri"/>
                      <w:color w:val="FFFFFF"/>
                    </w:rPr>
                    <w:t>,</w:t>
                  </w:r>
                  <w:r w:rsidR="006B0AEA" w:rsidRPr="006B0AEA">
                    <w:rPr>
                      <w:rFonts w:ascii="Calibri" w:eastAsia="Times New Roman" w:hAnsi="Calibri" w:cs="Calibri"/>
                      <w:color w:val="FFFFFF"/>
                    </w:rPr>
                    <w:t>50,000</w:t>
                  </w:r>
                </w:p>
              </w:tc>
            </w:tr>
            <w:tr w:rsidR="00913383" w:rsidRPr="00913383" w14:paraId="27B989EA" w14:textId="77777777" w:rsidTr="005D5983">
              <w:trPr>
                <w:trHeight w:val="162"/>
              </w:trPr>
              <w:tc>
                <w:tcPr>
                  <w:tcW w:w="1935" w:type="dxa"/>
                  <w:tcBorders>
                    <w:top w:val="nil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5B9BD5" w:fill="5B9BD5"/>
                  <w:vAlign w:val="center"/>
                  <w:hideMark/>
                </w:tcPr>
                <w:p w14:paraId="3F7754A6" w14:textId="77777777" w:rsidR="00913383" w:rsidRPr="00913383" w:rsidRDefault="00913383" w:rsidP="009133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Rostan</w:t>
                  </w:r>
                </w:p>
              </w:tc>
              <w:tc>
                <w:tcPr>
                  <w:tcW w:w="1672" w:type="dxa"/>
                  <w:tcBorders>
                    <w:top w:val="nil"/>
                    <w:left w:val="nil"/>
                    <w:bottom w:val="single" w:sz="8" w:space="0" w:color="E6E6E6"/>
                    <w:right w:val="single" w:sz="8" w:space="0" w:color="E6E6E6"/>
                  </w:tcBorders>
                  <w:shd w:val="clear" w:color="5B9BD5" w:fill="5B9BD5"/>
                  <w:vAlign w:val="center"/>
                  <w:hideMark/>
                </w:tcPr>
                <w:p w14:paraId="5FF727AA" w14:textId="49FF3FDE" w:rsidR="006B0AEA" w:rsidRPr="00913383" w:rsidRDefault="005D5983" w:rsidP="005D59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5D5983">
                    <w:rPr>
                      <w:rFonts w:ascii="Calibri" w:eastAsia="Times New Roman" w:hAnsi="Calibri" w:cs="Calibri"/>
                      <w:color w:val="FFFFFF"/>
                    </w:rPr>
                    <w:t>₹81,06,210</w:t>
                  </w:r>
                </w:p>
              </w:tc>
            </w:tr>
            <w:tr w:rsidR="00913383" w:rsidRPr="00913383" w14:paraId="7DD28B34" w14:textId="77777777" w:rsidTr="005D5983">
              <w:trPr>
                <w:trHeight w:val="272"/>
              </w:trPr>
              <w:tc>
                <w:tcPr>
                  <w:tcW w:w="1935" w:type="dxa"/>
                  <w:tcBorders>
                    <w:top w:val="nil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13EC91BB" w14:textId="5FE672BA" w:rsidR="00913383" w:rsidRPr="00913383" w:rsidRDefault="00913383" w:rsidP="00913383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</w:pPr>
                  <w:r w:rsidRPr="00913383">
                    <w:rPr>
                      <w:rFonts w:ascii="Calibri" w:eastAsia="Times New Roman" w:hAnsi="Calibri" w:cs="Calibri"/>
                      <w:b/>
                      <w:bCs/>
                      <w:color w:val="FFFFFF"/>
                    </w:rPr>
                    <w:t>Binario</w:t>
                  </w:r>
                </w:p>
              </w:tc>
              <w:tc>
                <w:tcPr>
                  <w:tcW w:w="1672" w:type="dxa"/>
                  <w:tcBorders>
                    <w:top w:val="nil"/>
                    <w:left w:val="nil"/>
                    <w:bottom w:val="single" w:sz="8" w:space="0" w:color="E6E6E6"/>
                    <w:right w:val="single" w:sz="8" w:space="0" w:color="E6E6E6"/>
                  </w:tcBorders>
                  <w:shd w:val="clear" w:color="2F75B5" w:fill="2F75B5"/>
                  <w:vAlign w:val="center"/>
                  <w:hideMark/>
                </w:tcPr>
                <w:p w14:paraId="759F5D7D" w14:textId="3CF3FFB8" w:rsidR="006B0AEA" w:rsidRPr="00913383" w:rsidRDefault="006B0AEA" w:rsidP="0091338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6B0AEA">
                    <w:rPr>
                      <w:rFonts w:ascii="Calibri" w:eastAsia="Times New Roman" w:hAnsi="Calibri" w:cs="Calibri"/>
                      <w:color w:val="FFFFFF"/>
                    </w:rPr>
                    <w:t>₹</w:t>
                  </w:r>
                  <w:r w:rsidR="00AF7EE3">
                    <w:rPr>
                      <w:rFonts w:ascii="Calibri" w:eastAsia="Times New Roman" w:hAnsi="Calibri" w:cs="Calibri"/>
                      <w:color w:val="FFFFFF"/>
                    </w:rPr>
                    <w:t>95</w:t>
                  </w:r>
                  <w:r w:rsidR="005D5983">
                    <w:rPr>
                      <w:rFonts w:ascii="Calibri" w:eastAsia="Times New Roman" w:hAnsi="Calibri" w:cs="Calibri"/>
                      <w:color w:val="FFFFFF"/>
                    </w:rPr>
                    <w:t>,</w:t>
                  </w:r>
                  <w:r w:rsidR="00AF7EE3">
                    <w:rPr>
                      <w:rFonts w:ascii="Calibri" w:eastAsia="Times New Roman" w:hAnsi="Calibri" w:cs="Calibri"/>
                      <w:color w:val="FFFFFF"/>
                    </w:rPr>
                    <w:t>0</w:t>
                  </w:r>
                  <w:r w:rsidRPr="006B0AEA">
                    <w:rPr>
                      <w:rFonts w:ascii="Calibri" w:eastAsia="Times New Roman" w:hAnsi="Calibri" w:cs="Calibri"/>
                      <w:color w:val="FFFFFF"/>
                    </w:rPr>
                    <w:t>0,000</w:t>
                  </w:r>
                </w:p>
              </w:tc>
            </w:tr>
          </w:tbl>
          <w:p w14:paraId="0E004FA8" w14:textId="6041FEB7" w:rsidR="00913383" w:rsidRDefault="00A121EC" w:rsidP="007359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LINK Unknown "https://indigoin-my.sharepoint.com/personal/rohit_x_agnihotri_goindigo_in/Documents/Desktop/Commercials.xlsx" "" \a \p \f 0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 w:rsidR="00000000">
              <w:rPr>
                <w:b/>
                <w:bCs/>
                <w:sz w:val="28"/>
                <w:szCs w:val="28"/>
              </w:rPr>
              <w:object w:dxaOrig="1520" w:dyaOrig="988" w14:anchorId="0981E366">
                <v:shape id="_x0000_i1026" type="#_x0000_t75" style="width:75.9pt;height:49.85pt" o:ole="">
                  <v:imagedata r:id="rId13" o:title=""/>
                </v:shape>
              </w:objec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4D124D" w:rsidRPr="00DD4A36" w14:paraId="75DDD47B" w14:textId="77777777" w:rsidTr="009210D4">
        <w:trPr>
          <w:trHeight w:val="458"/>
        </w:trPr>
        <w:tc>
          <w:tcPr>
            <w:tcW w:w="1841" w:type="dxa"/>
          </w:tcPr>
          <w:p w14:paraId="7D233E73" w14:textId="4169E8FF" w:rsidR="004D124D" w:rsidRPr="00DD4A36" w:rsidRDefault="004D124D" w:rsidP="004D124D">
            <w:pPr>
              <w:rPr>
                <w:b/>
              </w:rPr>
            </w:pPr>
            <w:r w:rsidRPr="00DD4A36">
              <w:rPr>
                <w:b/>
              </w:rPr>
              <w:t>Recommendation</w:t>
            </w:r>
            <w:r w:rsidR="00C5049E">
              <w:rPr>
                <w:b/>
              </w:rPr>
              <w:t xml:space="preserve"> </w:t>
            </w:r>
            <w:r w:rsidR="00C5049E">
              <w:rPr>
                <w:b/>
                <w:color w:val="000000"/>
              </w:rPr>
              <w:t>on which approval is being</w:t>
            </w:r>
            <w:r w:rsidR="00AE6A05">
              <w:rPr>
                <w:b/>
                <w:color w:val="000000"/>
              </w:rPr>
              <w:t xml:space="preserve"> sought </w:t>
            </w:r>
          </w:p>
        </w:tc>
        <w:tc>
          <w:tcPr>
            <w:tcW w:w="8651" w:type="dxa"/>
          </w:tcPr>
          <w:p w14:paraId="4C1FAA87" w14:textId="19D20B6B" w:rsidR="00735977" w:rsidRPr="006C1C78" w:rsidRDefault="006C1C78" w:rsidP="00695F2A">
            <w:pPr>
              <w:rPr>
                <w:rFonts w:cstheme="minorHAnsi"/>
              </w:rPr>
            </w:pPr>
            <w:r w:rsidRPr="006C1C78">
              <w:rPr>
                <w:rFonts w:cstheme="minorHAnsi"/>
                <w:color w:val="000000"/>
              </w:rPr>
              <w:t xml:space="preserve">Approval is sought to award </w:t>
            </w:r>
            <w:r w:rsidRPr="006C1C78">
              <w:rPr>
                <w:rFonts w:cstheme="minorHAnsi"/>
                <w:b/>
                <w:bCs/>
                <w:color w:val="000000"/>
              </w:rPr>
              <w:t>B2C Entity Identity Resolution</w:t>
            </w:r>
            <w:r w:rsidRPr="006C1C78">
              <w:rPr>
                <w:rFonts w:cstheme="minorHAnsi"/>
                <w:color w:val="000000"/>
              </w:rPr>
              <w:t xml:space="preserve"> implementation project to </w:t>
            </w:r>
            <w:r w:rsidRPr="006C1C78">
              <w:rPr>
                <w:rFonts w:cstheme="minorHAnsi"/>
                <w:b/>
                <w:bCs/>
                <w:color w:val="000000"/>
              </w:rPr>
              <w:t>Lagozon</w:t>
            </w:r>
            <w:r w:rsidRPr="006C1C78">
              <w:rPr>
                <w:rFonts w:cstheme="minorHAnsi"/>
                <w:color w:val="000000"/>
              </w:rPr>
              <w:t xml:space="preserve"> for a total contract value of</w:t>
            </w:r>
            <w:r w:rsidR="005E4C76" w:rsidRPr="009210D4">
              <w:rPr>
                <w:rFonts w:cstheme="minorHAnsi"/>
                <w:b/>
                <w:bCs/>
                <w:color w:val="000000"/>
              </w:rPr>
              <w:t>₹61</w:t>
            </w:r>
            <w:r w:rsidR="00650715">
              <w:rPr>
                <w:rFonts w:cstheme="minorHAnsi"/>
                <w:b/>
                <w:bCs/>
                <w:color w:val="000000"/>
              </w:rPr>
              <w:t>,</w:t>
            </w:r>
            <w:r w:rsidR="005E4C76" w:rsidRPr="009210D4">
              <w:rPr>
                <w:rFonts w:cstheme="minorHAnsi"/>
                <w:b/>
                <w:bCs/>
                <w:color w:val="000000"/>
              </w:rPr>
              <w:t>50,000</w:t>
            </w:r>
            <w:r w:rsidR="005E4C76" w:rsidRPr="005E4C76">
              <w:rPr>
                <w:rFonts w:cstheme="minorHAnsi"/>
                <w:color w:val="000000"/>
              </w:rPr>
              <w:t xml:space="preserve"> </w:t>
            </w:r>
            <w:r w:rsidRPr="006C1C78">
              <w:rPr>
                <w:rFonts w:cstheme="minorHAnsi"/>
                <w:color w:val="000000"/>
              </w:rPr>
              <w:t xml:space="preserve">for </w:t>
            </w:r>
            <w:r w:rsidR="00650715">
              <w:rPr>
                <w:rFonts w:cstheme="minorHAnsi"/>
                <w:color w:val="000000"/>
              </w:rPr>
              <w:t>implementation</w:t>
            </w:r>
            <w:r w:rsidRPr="006C1C78">
              <w:rPr>
                <w:rFonts w:cstheme="minorHAnsi"/>
                <w:color w:val="000000"/>
              </w:rPr>
              <w:t xml:space="preserve"> period of</w:t>
            </w:r>
            <w:r w:rsidR="00650715">
              <w:rPr>
                <w:rFonts w:cstheme="minorHAnsi"/>
                <w:color w:val="000000"/>
              </w:rPr>
              <w:t xml:space="preserve"> 1 </w:t>
            </w:r>
            <w:r w:rsidR="00E41EA7">
              <w:rPr>
                <w:rFonts w:cstheme="minorHAnsi"/>
                <w:color w:val="000000"/>
              </w:rPr>
              <w:t>year</w:t>
            </w:r>
            <w:r w:rsidR="00E41EA7" w:rsidRPr="006C1C78">
              <w:rPr>
                <w:rFonts w:cstheme="minorHAnsi"/>
                <w:color w:val="000000"/>
              </w:rPr>
              <w:t>,</w:t>
            </w:r>
            <w:r w:rsidRPr="00112235">
              <w:rPr>
                <w:rFonts w:eastAsia="Times New Roman" w:cstheme="minorHAnsi"/>
                <w:color w:val="000000"/>
              </w:rPr>
              <w:t xml:space="preserve"> based on its highest overall evaluation ranking (T1) and lowest commercial bid (L1).</w:t>
            </w:r>
          </w:p>
        </w:tc>
      </w:tr>
      <w:tr w:rsidR="0086711E" w:rsidRPr="00DD4A36" w14:paraId="53284E1C" w14:textId="77777777" w:rsidTr="009210D4">
        <w:tc>
          <w:tcPr>
            <w:tcW w:w="1841" w:type="dxa"/>
          </w:tcPr>
          <w:p w14:paraId="5A2D71E9" w14:textId="77777777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Prepared By</w:t>
            </w:r>
          </w:p>
        </w:tc>
        <w:tc>
          <w:tcPr>
            <w:tcW w:w="8651" w:type="dxa"/>
          </w:tcPr>
          <w:p w14:paraId="3E24B744" w14:textId="77777777" w:rsidR="0086711E" w:rsidRPr="00DD4A36" w:rsidRDefault="0086711E" w:rsidP="0086711E"/>
          <w:p w14:paraId="6FBEF18B" w14:textId="77777777" w:rsidR="00112235" w:rsidRDefault="0086711E" w:rsidP="00112235">
            <w:r w:rsidRPr="00DD4A36">
              <w:t xml:space="preserve">------------------                               ------------------                            </w:t>
            </w:r>
          </w:p>
          <w:p w14:paraId="4EF61FA1" w14:textId="1CAB8FF7" w:rsidR="0086711E" w:rsidRPr="00DD4A36" w:rsidRDefault="00112235" w:rsidP="00112235">
            <w:r w:rsidRPr="00DD4A36">
              <w:lastRenderedPageBreak/>
              <w:t>(</w:t>
            </w:r>
            <w:r>
              <w:t xml:space="preserve">Rinika Gautam)                      </w:t>
            </w:r>
            <w:r w:rsidR="001F2638">
              <w:t xml:space="preserve">    </w:t>
            </w:r>
            <w:r>
              <w:t>(</w:t>
            </w:r>
            <w:r w:rsidR="005E4C76">
              <w:t>Ashwani Sharma</w:t>
            </w:r>
          </w:p>
        </w:tc>
      </w:tr>
      <w:tr w:rsidR="001F2638" w:rsidRPr="00DD4A36" w14:paraId="7AA9546E" w14:textId="77777777" w:rsidTr="009210D4">
        <w:trPr>
          <w:trHeight w:val="729"/>
        </w:trPr>
        <w:tc>
          <w:tcPr>
            <w:tcW w:w="1841" w:type="dxa"/>
          </w:tcPr>
          <w:p w14:paraId="22902D6F" w14:textId="33A707D0" w:rsidR="001F2638" w:rsidRDefault="001F2638" w:rsidP="0086711E">
            <w:pPr>
              <w:rPr>
                <w:b/>
              </w:rPr>
            </w:pPr>
            <w:r>
              <w:rPr>
                <w:b/>
              </w:rPr>
              <w:lastRenderedPageBreak/>
              <w:t>Reviewed By</w:t>
            </w:r>
          </w:p>
        </w:tc>
        <w:tc>
          <w:tcPr>
            <w:tcW w:w="8651" w:type="dxa"/>
          </w:tcPr>
          <w:p w14:paraId="6031BBFA" w14:textId="77777777" w:rsidR="001F2638" w:rsidRDefault="001F2638" w:rsidP="001F2638"/>
          <w:p w14:paraId="06490A68" w14:textId="29D80B2E" w:rsidR="001F2638" w:rsidRDefault="001F2638" w:rsidP="001F2638">
            <w:r w:rsidRPr="00DD4A36">
              <w:t xml:space="preserve">------------------                               ------------------                            </w:t>
            </w:r>
          </w:p>
          <w:p w14:paraId="102BC821" w14:textId="3D3A24C3" w:rsidR="001F2638" w:rsidRPr="005B24D6" w:rsidRDefault="001F2638" w:rsidP="001F2638">
            <w:pPr>
              <w:rPr>
                <w:color w:val="000000"/>
              </w:rPr>
            </w:pPr>
            <w:r w:rsidRPr="00DD4A36">
              <w:t>(</w:t>
            </w:r>
            <w:r>
              <w:t>Sunil Kumar)                               (</w:t>
            </w:r>
            <w:ins w:id="26" w:author="Ashwani Sharma (FIN,ISC)" w:date="2026-07-24T13:43:00Z" w16du:dateUtc="2026-07-24T08:13:00Z">
              <w:r w:rsidR="00C25A0A">
                <w:t>Dee</w:t>
              </w:r>
            </w:ins>
            <w:ins w:id="27" w:author="Ashwani Sharma (FIN,ISC)" w:date="2026-07-24T13:44:00Z" w16du:dateUtc="2026-07-24T08:14:00Z">
              <w:r w:rsidR="00C25A0A">
                <w:t>pak Singhal)</w:t>
              </w:r>
            </w:ins>
            <w:del w:id="28" w:author="Ashwani Sharma (FIN,ISC)" w:date="2026-07-24T13:43:00Z" w16du:dateUtc="2026-07-24T08:13:00Z">
              <w:r w:rsidDel="00C25A0A">
                <w:delText>Neha Sarin)</w:delText>
              </w:r>
            </w:del>
          </w:p>
        </w:tc>
      </w:tr>
      <w:tr w:rsidR="00684CDC" w:rsidRPr="00DD4A36" w14:paraId="32350745" w14:textId="77777777" w:rsidTr="009210D4">
        <w:trPr>
          <w:trHeight w:val="1331"/>
        </w:trPr>
        <w:tc>
          <w:tcPr>
            <w:tcW w:w="1841" w:type="dxa"/>
          </w:tcPr>
          <w:p w14:paraId="67065431" w14:textId="5038B414" w:rsidR="00684CDC" w:rsidRPr="00DD4A36" w:rsidRDefault="00684CDC" w:rsidP="0086711E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8651" w:type="dxa"/>
          </w:tcPr>
          <w:p w14:paraId="379F2D25" w14:textId="77777777" w:rsidR="00684CDC" w:rsidRPr="005B24D6" w:rsidRDefault="00684CDC" w:rsidP="00684CDC">
            <w:pPr>
              <w:rPr>
                <w:color w:val="000000"/>
              </w:rPr>
            </w:pPr>
          </w:p>
          <w:p w14:paraId="3DAA6E59" w14:textId="7CBEA8C7" w:rsidR="001F2638" w:rsidRPr="005B24D6" w:rsidRDefault="00684CDC" w:rsidP="001F2638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</w:t>
            </w:r>
            <w:r w:rsidR="001F2638">
              <w:rPr>
                <w:color w:val="000000"/>
              </w:rPr>
              <w:t xml:space="preserve">                          </w:t>
            </w:r>
            <w:r w:rsidR="001F2638" w:rsidRPr="005B24D6">
              <w:rPr>
                <w:color w:val="000000"/>
              </w:rPr>
              <w:t xml:space="preserve">------------------                  </w:t>
            </w:r>
            <w:r w:rsidR="001F2638">
              <w:rPr>
                <w:color w:val="000000"/>
              </w:rPr>
              <w:t xml:space="preserve">   </w:t>
            </w:r>
            <w:r w:rsidR="001F2638" w:rsidRPr="005B24D6">
              <w:rPr>
                <w:color w:val="000000"/>
              </w:rPr>
              <w:t xml:space="preserve">   </w:t>
            </w:r>
          </w:p>
          <w:p w14:paraId="78D8DA20" w14:textId="769C188B" w:rsidR="00684CDC" w:rsidRPr="00DD4A36" w:rsidRDefault="001F2638" w:rsidP="001F2638">
            <w:r w:rsidRPr="005B24D6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Charu Verma</w:t>
            </w:r>
            <w:r w:rsidRPr="005B24D6">
              <w:rPr>
                <w:color w:val="000000"/>
              </w:rPr>
              <w:t xml:space="preserve">)                   </w:t>
            </w:r>
            <w:r>
              <w:rPr>
                <w:color w:val="000000"/>
              </w:rPr>
              <w:t xml:space="preserve">        </w:t>
            </w:r>
            <w:r w:rsidR="00684CDC" w:rsidRPr="005B24D6">
              <w:rPr>
                <w:color w:val="000000"/>
              </w:rPr>
              <w:t>(</w:t>
            </w:r>
            <w:r>
              <w:rPr>
                <w:color w:val="000000"/>
              </w:rPr>
              <w:t>Ravideep Singh</w:t>
            </w:r>
            <w:r w:rsidR="00684CDC" w:rsidRPr="005B24D6">
              <w:rPr>
                <w:color w:val="000000"/>
              </w:rPr>
              <w:t>)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A17B1F">
      <w:pgSz w:w="11906" w:h="16838" w:code="9"/>
      <w:pgMar w:top="568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0437" w14:textId="77777777" w:rsidR="00C233A9" w:rsidRDefault="00C233A9" w:rsidP="00953128">
      <w:pPr>
        <w:spacing w:after="0" w:line="240" w:lineRule="auto"/>
      </w:pPr>
      <w:r>
        <w:separator/>
      </w:r>
    </w:p>
  </w:endnote>
  <w:endnote w:type="continuationSeparator" w:id="0">
    <w:p w14:paraId="6110EF21" w14:textId="77777777" w:rsidR="00C233A9" w:rsidRDefault="00C233A9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16D4" w14:textId="77777777" w:rsidR="00C233A9" w:rsidRDefault="00C233A9" w:rsidP="00953128">
      <w:pPr>
        <w:spacing w:after="0" w:line="240" w:lineRule="auto"/>
      </w:pPr>
      <w:r>
        <w:separator/>
      </w:r>
    </w:p>
  </w:footnote>
  <w:footnote w:type="continuationSeparator" w:id="0">
    <w:p w14:paraId="14DEB7D7" w14:textId="77777777" w:rsidR="00C233A9" w:rsidRDefault="00C233A9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BB9341C"/>
    <w:multiLevelType w:val="hybridMultilevel"/>
    <w:tmpl w:val="BE3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94884">
    <w:abstractNumId w:val="13"/>
  </w:num>
  <w:num w:numId="2" w16cid:durableId="380443704">
    <w:abstractNumId w:val="7"/>
  </w:num>
  <w:num w:numId="3" w16cid:durableId="1061945872">
    <w:abstractNumId w:val="5"/>
  </w:num>
  <w:num w:numId="4" w16cid:durableId="870072111">
    <w:abstractNumId w:val="1"/>
  </w:num>
  <w:num w:numId="5" w16cid:durableId="151600978">
    <w:abstractNumId w:val="16"/>
  </w:num>
  <w:num w:numId="6" w16cid:durableId="77136078">
    <w:abstractNumId w:val="11"/>
  </w:num>
  <w:num w:numId="7" w16cid:durableId="643437395">
    <w:abstractNumId w:val="0"/>
  </w:num>
  <w:num w:numId="8" w16cid:durableId="1049649909">
    <w:abstractNumId w:val="9"/>
  </w:num>
  <w:num w:numId="9" w16cid:durableId="630944913">
    <w:abstractNumId w:val="17"/>
  </w:num>
  <w:num w:numId="10" w16cid:durableId="1674140112">
    <w:abstractNumId w:val="14"/>
  </w:num>
  <w:num w:numId="11" w16cid:durableId="1912352367">
    <w:abstractNumId w:val="12"/>
  </w:num>
  <w:num w:numId="12" w16cid:durableId="1746297702">
    <w:abstractNumId w:val="4"/>
  </w:num>
  <w:num w:numId="13" w16cid:durableId="1842232262">
    <w:abstractNumId w:val="20"/>
  </w:num>
  <w:num w:numId="14" w16cid:durableId="270163697">
    <w:abstractNumId w:val="10"/>
  </w:num>
  <w:num w:numId="15" w16cid:durableId="1049374735">
    <w:abstractNumId w:val="2"/>
  </w:num>
  <w:num w:numId="16" w16cid:durableId="514804627">
    <w:abstractNumId w:val="15"/>
  </w:num>
  <w:num w:numId="17" w16cid:durableId="994996850">
    <w:abstractNumId w:val="6"/>
  </w:num>
  <w:num w:numId="18" w16cid:durableId="885920328">
    <w:abstractNumId w:val="19"/>
  </w:num>
  <w:num w:numId="19" w16cid:durableId="126118164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3115749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97417446">
    <w:abstractNumId w:val="18"/>
  </w:num>
  <w:num w:numId="22" w16cid:durableId="1494174754">
    <w:abstractNumId w:val="8"/>
  </w:num>
  <w:num w:numId="23" w16cid:durableId="1476558155">
    <w:abstractNumId w:val="21"/>
  </w:num>
  <w:num w:numId="24" w16cid:durableId="199899272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hwani Sharma (FIN,ISC)">
    <w15:presenceInfo w15:providerId="AD" w15:userId="S::ASHWANI.SHARMA@goIndiGo.in::f596df4b-76b6-4f73-a012-4d557f8bc6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1BF3"/>
    <w:rsid w:val="00012F26"/>
    <w:rsid w:val="00017229"/>
    <w:rsid w:val="00031E0A"/>
    <w:rsid w:val="00041BF6"/>
    <w:rsid w:val="00042048"/>
    <w:rsid w:val="00042CF3"/>
    <w:rsid w:val="00044D4C"/>
    <w:rsid w:val="00051514"/>
    <w:rsid w:val="00054858"/>
    <w:rsid w:val="000603C0"/>
    <w:rsid w:val="000C613A"/>
    <w:rsid w:val="000C6649"/>
    <w:rsid w:val="000D6C7D"/>
    <w:rsid w:val="000E3001"/>
    <w:rsid w:val="000E7825"/>
    <w:rsid w:val="000F2FDF"/>
    <w:rsid w:val="000F4312"/>
    <w:rsid w:val="00105B73"/>
    <w:rsid w:val="0011123A"/>
    <w:rsid w:val="00112235"/>
    <w:rsid w:val="00112EE3"/>
    <w:rsid w:val="00151156"/>
    <w:rsid w:val="00164AEA"/>
    <w:rsid w:val="0017331B"/>
    <w:rsid w:val="00181EDD"/>
    <w:rsid w:val="0018342B"/>
    <w:rsid w:val="00192AB7"/>
    <w:rsid w:val="001B703E"/>
    <w:rsid w:val="001C2478"/>
    <w:rsid w:val="001E04B0"/>
    <w:rsid w:val="001E0C29"/>
    <w:rsid w:val="001F2638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A5CE0"/>
    <w:rsid w:val="002A680C"/>
    <w:rsid w:val="002C2905"/>
    <w:rsid w:val="002C73D9"/>
    <w:rsid w:val="002D36ED"/>
    <w:rsid w:val="002E01D5"/>
    <w:rsid w:val="00300464"/>
    <w:rsid w:val="00307D19"/>
    <w:rsid w:val="00313A2E"/>
    <w:rsid w:val="00325A30"/>
    <w:rsid w:val="003478BA"/>
    <w:rsid w:val="00355523"/>
    <w:rsid w:val="003602A4"/>
    <w:rsid w:val="003607FA"/>
    <w:rsid w:val="003823D5"/>
    <w:rsid w:val="00385687"/>
    <w:rsid w:val="003A3C76"/>
    <w:rsid w:val="003A51A8"/>
    <w:rsid w:val="003B4CEA"/>
    <w:rsid w:val="003C4752"/>
    <w:rsid w:val="003D093E"/>
    <w:rsid w:val="004003E2"/>
    <w:rsid w:val="00412856"/>
    <w:rsid w:val="00412FDE"/>
    <w:rsid w:val="004137E2"/>
    <w:rsid w:val="0045057C"/>
    <w:rsid w:val="00454BED"/>
    <w:rsid w:val="00460945"/>
    <w:rsid w:val="00461308"/>
    <w:rsid w:val="00464EFD"/>
    <w:rsid w:val="00482D7B"/>
    <w:rsid w:val="00485977"/>
    <w:rsid w:val="00491EB2"/>
    <w:rsid w:val="0049417D"/>
    <w:rsid w:val="004C4D52"/>
    <w:rsid w:val="004D124D"/>
    <w:rsid w:val="004F1FEC"/>
    <w:rsid w:val="004F54B9"/>
    <w:rsid w:val="005012A4"/>
    <w:rsid w:val="00524CAE"/>
    <w:rsid w:val="005300B2"/>
    <w:rsid w:val="0053135A"/>
    <w:rsid w:val="005345FF"/>
    <w:rsid w:val="005401EA"/>
    <w:rsid w:val="00541024"/>
    <w:rsid w:val="00541B64"/>
    <w:rsid w:val="00552BFD"/>
    <w:rsid w:val="00556715"/>
    <w:rsid w:val="00561AAE"/>
    <w:rsid w:val="00565550"/>
    <w:rsid w:val="00587B35"/>
    <w:rsid w:val="00593134"/>
    <w:rsid w:val="005B28BF"/>
    <w:rsid w:val="005C2E6B"/>
    <w:rsid w:val="005C32FC"/>
    <w:rsid w:val="005D5983"/>
    <w:rsid w:val="005E0D92"/>
    <w:rsid w:val="005E14DE"/>
    <w:rsid w:val="005E4B57"/>
    <w:rsid w:val="005E4C76"/>
    <w:rsid w:val="00605EA9"/>
    <w:rsid w:val="00611B15"/>
    <w:rsid w:val="00643540"/>
    <w:rsid w:val="006442AD"/>
    <w:rsid w:val="00644DA1"/>
    <w:rsid w:val="00650715"/>
    <w:rsid w:val="00660A95"/>
    <w:rsid w:val="0066242E"/>
    <w:rsid w:val="00664F4D"/>
    <w:rsid w:val="0067441B"/>
    <w:rsid w:val="006847D3"/>
    <w:rsid w:val="00684CDC"/>
    <w:rsid w:val="00690802"/>
    <w:rsid w:val="00695F2A"/>
    <w:rsid w:val="0069635B"/>
    <w:rsid w:val="006A425C"/>
    <w:rsid w:val="006A63FF"/>
    <w:rsid w:val="006B00A1"/>
    <w:rsid w:val="006B0AEA"/>
    <w:rsid w:val="006B2215"/>
    <w:rsid w:val="006C1C78"/>
    <w:rsid w:val="006E4BFD"/>
    <w:rsid w:val="006F4E42"/>
    <w:rsid w:val="006F536A"/>
    <w:rsid w:val="007055E3"/>
    <w:rsid w:val="0070716C"/>
    <w:rsid w:val="00720C13"/>
    <w:rsid w:val="00724CC0"/>
    <w:rsid w:val="00730CC8"/>
    <w:rsid w:val="00735977"/>
    <w:rsid w:val="007468AD"/>
    <w:rsid w:val="00763C68"/>
    <w:rsid w:val="00766D6E"/>
    <w:rsid w:val="00782BBB"/>
    <w:rsid w:val="00787137"/>
    <w:rsid w:val="00794058"/>
    <w:rsid w:val="007B0E71"/>
    <w:rsid w:val="007D09A9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0A8F"/>
    <w:rsid w:val="008B13D0"/>
    <w:rsid w:val="008B470E"/>
    <w:rsid w:val="008D372A"/>
    <w:rsid w:val="008D46CA"/>
    <w:rsid w:val="00903738"/>
    <w:rsid w:val="00913383"/>
    <w:rsid w:val="009210D4"/>
    <w:rsid w:val="00925D82"/>
    <w:rsid w:val="00933F00"/>
    <w:rsid w:val="00953128"/>
    <w:rsid w:val="00966D89"/>
    <w:rsid w:val="0098435E"/>
    <w:rsid w:val="009A5B7E"/>
    <w:rsid w:val="009B00AC"/>
    <w:rsid w:val="009B29DE"/>
    <w:rsid w:val="009C38FB"/>
    <w:rsid w:val="009C4D8B"/>
    <w:rsid w:val="009C695D"/>
    <w:rsid w:val="009E6F1B"/>
    <w:rsid w:val="009F3848"/>
    <w:rsid w:val="009F6951"/>
    <w:rsid w:val="00A020DA"/>
    <w:rsid w:val="00A121EC"/>
    <w:rsid w:val="00A16B04"/>
    <w:rsid w:val="00A17B1F"/>
    <w:rsid w:val="00A41713"/>
    <w:rsid w:val="00A54F9E"/>
    <w:rsid w:val="00A600FD"/>
    <w:rsid w:val="00AA2F30"/>
    <w:rsid w:val="00AB2406"/>
    <w:rsid w:val="00AB2F6E"/>
    <w:rsid w:val="00AB5E75"/>
    <w:rsid w:val="00AB6F61"/>
    <w:rsid w:val="00AC0D5A"/>
    <w:rsid w:val="00AC2C6D"/>
    <w:rsid w:val="00AD01CC"/>
    <w:rsid w:val="00AD6BED"/>
    <w:rsid w:val="00AE52CC"/>
    <w:rsid w:val="00AE6A05"/>
    <w:rsid w:val="00AF0F24"/>
    <w:rsid w:val="00AF7EE3"/>
    <w:rsid w:val="00B00244"/>
    <w:rsid w:val="00B25C8A"/>
    <w:rsid w:val="00B43CA9"/>
    <w:rsid w:val="00B51761"/>
    <w:rsid w:val="00B54173"/>
    <w:rsid w:val="00B65251"/>
    <w:rsid w:val="00B7277C"/>
    <w:rsid w:val="00B77F13"/>
    <w:rsid w:val="00B80ED8"/>
    <w:rsid w:val="00B92A22"/>
    <w:rsid w:val="00BA2A49"/>
    <w:rsid w:val="00BB6F96"/>
    <w:rsid w:val="00C12D83"/>
    <w:rsid w:val="00C2090B"/>
    <w:rsid w:val="00C233A9"/>
    <w:rsid w:val="00C25A0A"/>
    <w:rsid w:val="00C26799"/>
    <w:rsid w:val="00C27B19"/>
    <w:rsid w:val="00C5049E"/>
    <w:rsid w:val="00C64CFB"/>
    <w:rsid w:val="00C67C66"/>
    <w:rsid w:val="00C75079"/>
    <w:rsid w:val="00C7610C"/>
    <w:rsid w:val="00C832C1"/>
    <w:rsid w:val="00CB7BDD"/>
    <w:rsid w:val="00CC1B9A"/>
    <w:rsid w:val="00CD5030"/>
    <w:rsid w:val="00CD5A5D"/>
    <w:rsid w:val="00CE4F16"/>
    <w:rsid w:val="00CF4EE6"/>
    <w:rsid w:val="00D029C9"/>
    <w:rsid w:val="00D0316B"/>
    <w:rsid w:val="00D1317C"/>
    <w:rsid w:val="00D35D3A"/>
    <w:rsid w:val="00D412CB"/>
    <w:rsid w:val="00D6237B"/>
    <w:rsid w:val="00D6495A"/>
    <w:rsid w:val="00D654F1"/>
    <w:rsid w:val="00D72507"/>
    <w:rsid w:val="00D91F7D"/>
    <w:rsid w:val="00D97141"/>
    <w:rsid w:val="00DB0BC1"/>
    <w:rsid w:val="00DD4A36"/>
    <w:rsid w:val="00DE19A9"/>
    <w:rsid w:val="00E058F4"/>
    <w:rsid w:val="00E10ABF"/>
    <w:rsid w:val="00E15C59"/>
    <w:rsid w:val="00E17B57"/>
    <w:rsid w:val="00E26C32"/>
    <w:rsid w:val="00E30C17"/>
    <w:rsid w:val="00E33E61"/>
    <w:rsid w:val="00E36E68"/>
    <w:rsid w:val="00E41EA7"/>
    <w:rsid w:val="00E6199C"/>
    <w:rsid w:val="00E64D78"/>
    <w:rsid w:val="00E66568"/>
    <w:rsid w:val="00E74782"/>
    <w:rsid w:val="00E817E3"/>
    <w:rsid w:val="00EA29BE"/>
    <w:rsid w:val="00EA43B1"/>
    <w:rsid w:val="00EA4564"/>
    <w:rsid w:val="00EB6CA8"/>
    <w:rsid w:val="00EC3737"/>
    <w:rsid w:val="00EC4F9F"/>
    <w:rsid w:val="00ED5C58"/>
    <w:rsid w:val="00EE3B87"/>
    <w:rsid w:val="00EF2B8B"/>
    <w:rsid w:val="00F004B9"/>
    <w:rsid w:val="00F12BCE"/>
    <w:rsid w:val="00F31C50"/>
    <w:rsid w:val="00F367FD"/>
    <w:rsid w:val="00F40BDF"/>
    <w:rsid w:val="00F428EF"/>
    <w:rsid w:val="00F437C8"/>
    <w:rsid w:val="00F56231"/>
    <w:rsid w:val="00F82F00"/>
    <w:rsid w:val="00F90FDB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122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AD00D-A106-4F87-BA0A-68EF566C0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9940D1-B23B-49F2-9DBB-5E743DEF93BB}">
  <ds:schemaRefs>
    <ds:schemaRef ds:uri="http://schemas.microsoft.com/office/2006/metadata/properties"/>
    <ds:schemaRef ds:uri="http://schemas.microsoft.com/office/infopath/2007/PartnerControls"/>
    <ds:schemaRef ds:uri="bf2567e6-16f4-4c6b-b0e9-0ea0396e433b"/>
  </ds:schemaRefs>
</ds:datastoreItem>
</file>

<file path=customXml/itemProps4.xml><?xml version="1.0" encoding="utf-8"?>
<ds:datastoreItem xmlns:ds="http://schemas.openxmlformats.org/officeDocument/2006/customXml" ds:itemID="{5D336789-727E-420C-9B6F-E29B7F131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Ashwani Sharma (FIN,ISC)</cp:lastModifiedBy>
  <cp:revision>3</cp:revision>
  <cp:lastPrinted>2019-09-02T12:57:00Z</cp:lastPrinted>
  <dcterms:created xsi:type="dcterms:W3CDTF">2026-07-24T06:36:00Z</dcterms:created>
  <dcterms:modified xsi:type="dcterms:W3CDTF">2026-07-24T08:14:00Z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</Properties>
</file>