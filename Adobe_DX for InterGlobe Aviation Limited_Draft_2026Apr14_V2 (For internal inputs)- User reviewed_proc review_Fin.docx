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5AE34D" w14:textId="77777777" w:rsidR="00B355DC" w:rsidRDefault="00CE18EF">
      <w:pPr>
        <w:tabs>
          <w:tab w:val="left" w:pos="2590"/>
          <w:tab w:val="left" w:pos="3732"/>
          <w:tab w:val="center" w:pos="5040"/>
          <w:tab w:val="left" w:pos="5890"/>
        </w:tabs>
        <w:jc w:val="left"/>
        <w:rPr>
          <w:rFonts w:asciiTheme="minorHAnsi" w:hAnsiTheme="minorHAnsi" w:cstheme="minorHAnsi"/>
          <w:color w:val="FF0000"/>
        </w:rPr>
      </w:pPr>
      <w:r>
        <w:rPr>
          <w:rFonts w:asciiTheme="minorHAnsi" w:hAnsiTheme="minorHAnsi" w:cstheme="minorHAnsi"/>
          <w:color w:val="FF0000"/>
        </w:rPr>
        <w:tab/>
      </w:r>
      <w:r>
        <w:rPr>
          <w:rFonts w:asciiTheme="minorHAnsi" w:hAnsiTheme="minorHAnsi" w:cstheme="minorHAnsi"/>
          <w:color w:val="FF0000"/>
        </w:rPr>
        <w:tab/>
      </w:r>
      <w:r>
        <w:rPr>
          <w:rFonts w:asciiTheme="minorHAnsi" w:hAnsiTheme="minorHAnsi" w:cstheme="minorHAnsi"/>
          <w:color w:val="FF0000"/>
        </w:rPr>
        <w:tab/>
      </w:r>
      <w:r>
        <w:rPr>
          <w:rFonts w:asciiTheme="minorHAnsi" w:hAnsiTheme="minorHAnsi" w:cstheme="minorHAnsi"/>
          <w:color w:val="FF000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40"/>
        <w:gridCol w:w="6365"/>
        <w:gridCol w:w="97"/>
      </w:tblGrid>
      <w:tr w:rsidR="00B355DC" w14:paraId="7251CBF6" w14:textId="77777777">
        <w:tc>
          <w:tcPr>
            <w:tcW w:w="2540" w:type="dxa"/>
          </w:tcPr>
          <w:p w14:paraId="78CED15E" w14:textId="77777777" w:rsidR="00B355DC" w:rsidRDefault="00B355DC">
            <w:pPr>
              <w:tabs>
                <w:tab w:val="left" w:pos="6690"/>
              </w:tabs>
              <w:jc w:val="left"/>
              <w:rPr>
                <w:rFonts w:asciiTheme="minorHAnsi" w:hAnsiTheme="minorHAnsi" w:cstheme="minorHAnsi"/>
                <w:b/>
                <w:bCs/>
                <w:color w:val="FFFFFF" w:themeColor="background1"/>
              </w:rPr>
            </w:pPr>
          </w:p>
        </w:tc>
        <w:tc>
          <w:tcPr>
            <w:tcW w:w="6365" w:type="dxa"/>
            <w:gridSpan w:val="2"/>
          </w:tcPr>
          <w:p w14:paraId="3142FF88"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w:t>
            </w:r>
          </w:p>
        </w:tc>
      </w:tr>
      <w:tr w:rsidR="00B355DC" w14:paraId="049E191A" w14:textId="77777777">
        <w:tc>
          <w:tcPr>
            <w:tcW w:w="2540" w:type="dxa"/>
          </w:tcPr>
          <w:p w14:paraId="470A881D" w14:textId="77777777" w:rsidR="00B355DC" w:rsidRDefault="00CE18EF">
            <w:pPr>
              <w:tabs>
                <w:tab w:val="left" w:pos="6690"/>
              </w:tabs>
              <w:jc w:val="left"/>
              <w:rPr>
                <w:rFonts w:asciiTheme="minorHAnsi" w:hAnsiTheme="minorHAnsi" w:cstheme="minorHAnsi"/>
                <w:b/>
                <w:bCs/>
                <w:color w:val="FFFFFF" w:themeColor="background1"/>
              </w:rPr>
            </w:pPr>
            <w:r>
              <w:rPr>
                <w:rFonts w:asciiTheme="minorHAnsi" w:hAnsiTheme="minorHAnsi" w:cstheme="minorHAnsi"/>
                <w:b/>
                <w:bCs/>
                <w:color w:val="FFFFFF" w:themeColor="background1"/>
              </w:rPr>
              <w:t>Customer:</w:t>
            </w:r>
          </w:p>
        </w:tc>
        <w:tc>
          <w:tcPr>
            <w:tcW w:w="6365" w:type="dxa"/>
            <w:gridSpan w:val="2"/>
          </w:tcPr>
          <w:p w14:paraId="7A14A22A"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INTERGLOBE AVIATION LIMITED</w:t>
            </w:r>
          </w:p>
        </w:tc>
      </w:tr>
      <w:tr w:rsidR="00B355DC" w14:paraId="1F27493B" w14:textId="77777777">
        <w:tc>
          <w:tcPr>
            <w:tcW w:w="2540" w:type="dxa"/>
          </w:tcPr>
          <w:p w14:paraId="4035A707" w14:textId="77777777" w:rsidR="00B355DC" w:rsidRDefault="00CE18EF">
            <w:pPr>
              <w:tabs>
                <w:tab w:val="left" w:pos="6690"/>
              </w:tabs>
              <w:jc w:val="left"/>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Deal Registration ID: </w:t>
            </w:r>
          </w:p>
        </w:tc>
        <w:tc>
          <w:tcPr>
            <w:tcW w:w="6365" w:type="dxa"/>
            <w:gridSpan w:val="2"/>
          </w:tcPr>
          <w:p w14:paraId="6555944D"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DR4459438</w:t>
            </w:r>
          </w:p>
        </w:tc>
      </w:tr>
      <w:tr w:rsidR="00B355DC" w14:paraId="586F3D18" w14:textId="77777777">
        <w:tc>
          <w:tcPr>
            <w:tcW w:w="2540" w:type="dxa"/>
          </w:tcPr>
          <w:p w14:paraId="41312E8E" w14:textId="77777777" w:rsidR="00B355DC" w:rsidRDefault="00CE18EF">
            <w:pPr>
              <w:tabs>
                <w:tab w:val="left" w:pos="6690"/>
              </w:tabs>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Currency: </w:t>
            </w:r>
          </w:p>
        </w:tc>
        <w:tc>
          <w:tcPr>
            <w:tcW w:w="6365" w:type="dxa"/>
            <w:gridSpan w:val="2"/>
          </w:tcPr>
          <w:p w14:paraId="16D3DA6D"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USD</w:t>
            </w:r>
          </w:p>
        </w:tc>
      </w:tr>
      <w:tr w:rsidR="00B355DC" w14:paraId="6435B072" w14:textId="77777777">
        <w:tc>
          <w:tcPr>
            <w:tcW w:w="2540" w:type="dxa"/>
          </w:tcPr>
          <w:p w14:paraId="3E87B615" w14:textId="77777777" w:rsidR="00B355DC" w:rsidRDefault="00B355DC">
            <w:pPr>
              <w:tabs>
                <w:tab w:val="left" w:pos="6690"/>
              </w:tabs>
              <w:rPr>
                <w:rFonts w:asciiTheme="minorHAnsi" w:hAnsiTheme="minorHAnsi" w:cstheme="minorHAnsi"/>
                <w:b/>
                <w:bCs/>
                <w:color w:val="FFFFFF" w:themeColor="background1"/>
              </w:rPr>
            </w:pPr>
          </w:p>
        </w:tc>
        <w:tc>
          <w:tcPr>
            <w:tcW w:w="6365" w:type="dxa"/>
            <w:gridSpan w:val="2"/>
          </w:tcPr>
          <w:p w14:paraId="776120D6" w14:textId="77777777" w:rsidR="00B355DC" w:rsidRDefault="00B355DC">
            <w:pPr>
              <w:tabs>
                <w:tab w:val="left" w:pos="6690"/>
              </w:tabs>
              <w:rPr>
                <w:rFonts w:asciiTheme="minorHAnsi" w:hAnsiTheme="minorHAnsi" w:cstheme="minorHAnsi"/>
                <w:color w:val="FFFFFF" w:themeColor="background1"/>
              </w:rPr>
            </w:pPr>
          </w:p>
        </w:tc>
      </w:tr>
      <w:tr w:rsidR="00B355DC" w14:paraId="6D04EB4F" w14:textId="77777777">
        <w:tc>
          <w:tcPr>
            <w:tcW w:w="2540" w:type="dxa"/>
          </w:tcPr>
          <w:p w14:paraId="7ABEE53E" w14:textId="77777777" w:rsidR="00B355DC" w:rsidRDefault="00CE18EF">
            <w:pPr>
              <w:tabs>
                <w:tab w:val="left" w:pos="6690"/>
              </w:tabs>
              <w:jc w:val="left"/>
              <w:rPr>
                <w:rFonts w:asciiTheme="minorHAnsi" w:hAnsiTheme="minorHAnsi" w:cstheme="minorHAnsi"/>
                <w:i/>
                <w:iCs/>
                <w:color w:val="FFFFFF" w:themeColor="background1"/>
              </w:rPr>
            </w:pPr>
            <w:r>
              <w:rPr>
                <w:rFonts w:asciiTheme="minorHAnsi" w:hAnsiTheme="minorHAnsi" w:cstheme="minorHAnsi"/>
                <w:i/>
                <w:iCs/>
                <w:color w:val="FFFFFF" w:themeColor="background1"/>
              </w:rPr>
              <w:t>Adobe Agreement Number:</w:t>
            </w:r>
          </w:p>
        </w:tc>
        <w:tc>
          <w:tcPr>
            <w:tcW w:w="6365" w:type="dxa"/>
            <w:gridSpan w:val="2"/>
          </w:tcPr>
          <w:p w14:paraId="086D87F1"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A000225148</w:t>
            </w:r>
          </w:p>
        </w:tc>
      </w:tr>
      <w:tr w:rsidR="00B355DC" w14:paraId="11C5A8EC" w14:textId="77777777">
        <w:trPr>
          <w:gridAfter w:val="1"/>
          <w:wAfter w:w="97" w:type="dxa"/>
        </w:trPr>
        <w:tc>
          <w:tcPr>
            <w:tcW w:w="2540" w:type="dxa"/>
          </w:tcPr>
          <w:p w14:paraId="70C42FD4" w14:textId="77777777" w:rsidR="00B355DC" w:rsidRDefault="00CE18EF">
            <w:pPr>
              <w:tabs>
                <w:tab w:val="left" w:pos="6690"/>
              </w:tabs>
              <w:jc w:val="left"/>
              <w:rPr>
                <w:rFonts w:asciiTheme="minorHAnsi" w:hAnsiTheme="minorHAnsi" w:cstheme="minorHAnsi"/>
                <w:i/>
                <w:iCs/>
                <w:color w:val="FFFFFF" w:themeColor="background1"/>
              </w:rPr>
            </w:pPr>
            <w:r>
              <w:rPr>
                <w:rFonts w:asciiTheme="minorHAnsi" w:hAnsiTheme="minorHAnsi" w:cstheme="minorHAnsi"/>
                <w:i/>
                <w:iCs/>
                <w:color w:val="FFFFFF" w:themeColor="background1"/>
              </w:rPr>
              <w:t>Previous Agreement Number:</w:t>
            </w:r>
          </w:p>
        </w:tc>
        <w:tc>
          <w:tcPr>
            <w:tcW w:w="6365" w:type="dxa"/>
          </w:tcPr>
          <w:p w14:paraId="316BDB37" w14:textId="77777777" w:rsidR="00B355DC" w:rsidRDefault="00CE18EF">
            <w:pPr>
              <w:tabs>
                <w:tab w:val="left" w:pos="6690"/>
              </w:tabs>
              <w:jc w:val="left"/>
              <w:rPr>
                <w:rFonts w:asciiTheme="minorHAnsi" w:hAnsiTheme="minorHAnsi" w:cstheme="minorHAnsi"/>
                <w:color w:val="FFFFFF" w:themeColor="background1"/>
              </w:rPr>
            </w:pPr>
            <w:r>
              <w:rPr>
                <w:rFonts w:asciiTheme="minorHAnsi" w:hAnsiTheme="minorHAnsi" w:cstheme="minorHAnsi"/>
                <w:color w:val="FFFFFF" w:themeColor="background1"/>
              </w:rPr>
              <w:t xml:space="preserve">   A000208036</w:t>
            </w:r>
          </w:p>
        </w:tc>
      </w:tr>
    </w:tbl>
    <w:p w14:paraId="66EE1456" w14:textId="77777777" w:rsidR="00B355DC" w:rsidRDefault="00B355DC">
      <w:pPr>
        <w:pStyle w:val="paragraph"/>
        <w:spacing w:before="0" w:beforeAutospacing="0" w:after="0" w:afterAutospacing="0"/>
        <w:ind w:right="-30"/>
        <w:textAlignment w:val="baseline"/>
        <w:rPr>
          <w:rFonts w:ascii="Calibri" w:hAnsi="Calibri" w:cs="Calibri"/>
          <w:b/>
          <w:bCs/>
          <w:color w:val="FF0000"/>
          <w:sz w:val="40"/>
          <w:szCs w:val="40"/>
        </w:rPr>
      </w:pPr>
    </w:p>
    <w:p w14:paraId="568F26B2" w14:textId="77777777" w:rsidR="00B355DC" w:rsidRDefault="00CE18EF">
      <w:pPr>
        <w:pStyle w:val="paragraph"/>
        <w:spacing w:before="0" w:beforeAutospacing="0" w:after="0" w:afterAutospacing="0"/>
        <w:ind w:right="-30"/>
        <w:textAlignment w:val="baseline"/>
        <w:rPr>
          <w:rFonts w:ascii="Calibri" w:hAnsi="Calibri" w:cs="Calibri"/>
          <w:b/>
          <w:bCs/>
          <w:color w:val="FF0000"/>
          <w:sz w:val="40"/>
          <w:szCs w:val="40"/>
        </w:rPr>
      </w:pPr>
      <w:commentRangeStart w:id="0"/>
      <w:r>
        <w:rPr>
          <w:rFonts w:ascii="Calibri" w:hAnsi="Calibri" w:cs="Calibri"/>
          <w:b/>
          <w:bCs/>
          <w:color w:val="FF0000"/>
          <w:sz w:val="40"/>
          <w:szCs w:val="40"/>
        </w:rPr>
        <w:t>Adobe Sales Order</w:t>
      </w:r>
      <w:r>
        <w:rPr>
          <w:rFonts w:ascii="Calibri" w:hAnsi="Calibri" w:cs="Calibri"/>
          <w:color w:val="FF0000"/>
          <w:sz w:val="40"/>
          <w:szCs w:val="40"/>
        </w:rPr>
        <w:t xml:space="preserve"> </w:t>
      </w:r>
      <w:commentRangeEnd w:id="0"/>
      <w:r>
        <w:rPr>
          <w:rStyle w:val="CommentReference"/>
          <w:rFonts w:ascii="Adobe Clean" w:eastAsiaTheme="minorHAnsi" w:hAnsi="Adobe Clean" w:cs="Times New Roman (Body CS)"/>
        </w:rPr>
        <w:commentReference w:id="0"/>
      </w:r>
    </w:p>
    <w:p w14:paraId="4CCC5361" w14:textId="77777777" w:rsidR="00B355DC" w:rsidRDefault="00CE18EF">
      <w:pPr>
        <w:rPr>
          <w:rFonts w:ascii="Calibri" w:hAnsi="Calibri" w:cs="Calibri"/>
          <w:b/>
          <w:bCs/>
          <w:sz w:val="28"/>
          <w:szCs w:val="28"/>
        </w:rPr>
      </w:pPr>
      <w:r>
        <w:rPr>
          <w:rFonts w:ascii="Calibri" w:hAnsi="Calibri" w:cs="Calibri"/>
          <w:b/>
          <w:bCs/>
          <w:sz w:val="28"/>
          <w:szCs w:val="28"/>
        </w:rPr>
        <w:t>Purchase Summary</w:t>
      </w:r>
    </w:p>
    <w:tbl>
      <w:tblPr>
        <w:tblStyle w:val="TableGrid"/>
        <w:tblW w:w="1009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8295"/>
        <w:gridCol w:w="1803"/>
      </w:tblGrid>
      <w:tr w:rsidR="00B355DC" w14:paraId="7909F713" w14:textId="77777777">
        <w:tc>
          <w:tcPr>
            <w:tcW w:w="8295" w:type="dxa"/>
            <w:shd w:val="clear" w:color="auto" w:fill="F2F2F2" w:themeFill="background1" w:themeFillShade="F2"/>
            <w:vAlign w:val="center"/>
          </w:tcPr>
          <w:p w14:paraId="55A78C79" w14:textId="77777777" w:rsidR="00B355DC" w:rsidRDefault="00CE18EF">
            <w:pPr>
              <w:spacing w:before="60" w:after="60"/>
              <w:rPr>
                <w:rFonts w:ascii="Calibri" w:hAnsi="Calibri" w:cs="Calibri"/>
                <w:b/>
                <w:bCs/>
                <w:color w:val="000000" w:themeColor="text1"/>
                <w:szCs w:val="20"/>
              </w:rPr>
            </w:pPr>
            <w:r>
              <w:rPr>
                <w:rFonts w:ascii="Calibri" w:hAnsi="Calibri" w:cs="Calibri"/>
                <w:b/>
                <w:bCs/>
                <w:color w:val="000000" w:themeColor="text1"/>
                <w:szCs w:val="20"/>
              </w:rPr>
              <w:t>Adobe Products and Services</w:t>
            </w:r>
          </w:p>
        </w:tc>
        <w:tc>
          <w:tcPr>
            <w:tcW w:w="1803" w:type="dxa"/>
            <w:shd w:val="clear" w:color="auto" w:fill="F2F2F2" w:themeFill="background1" w:themeFillShade="F2"/>
            <w:vAlign w:val="center"/>
          </w:tcPr>
          <w:p w14:paraId="17C4EECD" w14:textId="77777777" w:rsidR="00B355DC" w:rsidRDefault="00CE18EF">
            <w:pPr>
              <w:spacing w:before="60" w:after="60"/>
              <w:jc w:val="right"/>
              <w:rPr>
                <w:rFonts w:ascii="Calibri" w:hAnsi="Calibri" w:cs="Calibri"/>
                <w:b/>
                <w:bCs/>
                <w:color w:val="000000" w:themeColor="text1"/>
                <w:szCs w:val="20"/>
              </w:rPr>
            </w:pPr>
            <w:r>
              <w:rPr>
                <w:rFonts w:ascii="Calibri" w:hAnsi="Calibri" w:cs="Calibri"/>
                <w:b/>
                <w:bCs/>
                <w:color w:val="000000" w:themeColor="text1"/>
                <w:szCs w:val="20"/>
              </w:rPr>
              <w:t>Total fees</w:t>
            </w:r>
          </w:p>
        </w:tc>
      </w:tr>
      <w:tr w:rsidR="00B355DC" w14:paraId="2D3DD687" w14:textId="77777777">
        <w:trPr>
          <w:trHeight w:val="367"/>
        </w:trPr>
        <w:tc>
          <w:tcPr>
            <w:tcW w:w="8295" w:type="dxa"/>
            <w:shd w:val="clear" w:color="auto" w:fill="F2F2F2" w:themeFill="background1" w:themeFillShade="F2"/>
            <w:vAlign w:val="center"/>
          </w:tcPr>
          <w:p w14:paraId="0E58947C" w14:textId="77777777" w:rsidR="00B355DC" w:rsidRDefault="00CE18EF">
            <w:pPr>
              <w:spacing w:before="60" w:after="60"/>
              <w:rPr>
                <w:rFonts w:ascii="Calibri" w:hAnsi="Calibri" w:cs="Calibri"/>
                <w:sz w:val="16"/>
                <w:szCs w:val="16"/>
              </w:rPr>
            </w:pPr>
            <w:r>
              <w:rPr>
                <w:rFonts w:ascii="Calibri" w:hAnsi="Calibri" w:cs="Calibri"/>
                <w:sz w:val="16"/>
                <w:szCs w:val="16"/>
              </w:rPr>
              <w:t>Adobe Analytics</w:t>
            </w:r>
          </w:p>
        </w:tc>
        <w:tc>
          <w:tcPr>
            <w:tcW w:w="1803" w:type="dxa"/>
            <w:shd w:val="clear" w:color="auto" w:fill="F2F2F2" w:themeFill="background1" w:themeFillShade="F2"/>
            <w:vAlign w:val="center"/>
          </w:tcPr>
          <w:p w14:paraId="774500D5" w14:textId="60A00D5F" w:rsidR="00B355DC" w:rsidRDefault="00B355DC">
            <w:pPr>
              <w:spacing w:before="60" w:after="60"/>
              <w:jc w:val="right"/>
              <w:rPr>
                <w:rFonts w:ascii="Calibri" w:hAnsi="Calibri" w:cs="Calibri"/>
                <w:sz w:val="16"/>
                <w:szCs w:val="16"/>
              </w:rPr>
            </w:pPr>
          </w:p>
        </w:tc>
      </w:tr>
      <w:tr w:rsidR="00B355DC" w14:paraId="7E070850" w14:textId="77777777">
        <w:trPr>
          <w:trHeight w:val="367"/>
        </w:trPr>
        <w:tc>
          <w:tcPr>
            <w:tcW w:w="8295" w:type="dxa"/>
            <w:shd w:val="clear" w:color="auto" w:fill="F2F2F2" w:themeFill="background1" w:themeFillShade="F2"/>
            <w:vAlign w:val="center"/>
          </w:tcPr>
          <w:p w14:paraId="385BC94B" w14:textId="77777777" w:rsidR="00B355DC" w:rsidRDefault="00CE18EF">
            <w:pPr>
              <w:spacing w:before="60" w:after="60"/>
              <w:rPr>
                <w:rFonts w:ascii="Calibri" w:hAnsi="Calibri" w:cs="Calibri"/>
                <w:sz w:val="16"/>
                <w:szCs w:val="16"/>
              </w:rPr>
            </w:pPr>
            <w:r>
              <w:rPr>
                <w:rFonts w:ascii="Calibri" w:hAnsi="Calibri" w:cs="Calibri"/>
                <w:sz w:val="16"/>
                <w:szCs w:val="16"/>
              </w:rPr>
              <w:t>Adobe Campaign</w:t>
            </w:r>
          </w:p>
        </w:tc>
        <w:tc>
          <w:tcPr>
            <w:tcW w:w="1803" w:type="dxa"/>
            <w:shd w:val="clear" w:color="auto" w:fill="F2F2F2" w:themeFill="background1" w:themeFillShade="F2"/>
            <w:vAlign w:val="center"/>
          </w:tcPr>
          <w:p w14:paraId="34460A54" w14:textId="772DDF02" w:rsidR="00B355DC" w:rsidRDefault="00B355DC">
            <w:pPr>
              <w:spacing w:before="60" w:after="60"/>
              <w:jc w:val="right"/>
              <w:rPr>
                <w:rFonts w:ascii="Calibri" w:hAnsi="Calibri" w:cs="Calibri"/>
                <w:sz w:val="16"/>
                <w:szCs w:val="16"/>
              </w:rPr>
            </w:pPr>
          </w:p>
        </w:tc>
      </w:tr>
      <w:tr w:rsidR="00B355DC" w14:paraId="7DB6B447" w14:textId="77777777">
        <w:trPr>
          <w:trHeight w:val="367"/>
        </w:trPr>
        <w:tc>
          <w:tcPr>
            <w:tcW w:w="8295" w:type="dxa"/>
            <w:shd w:val="clear" w:color="auto" w:fill="F2F2F2" w:themeFill="background1" w:themeFillShade="F2"/>
            <w:vAlign w:val="center"/>
          </w:tcPr>
          <w:p w14:paraId="6ED6D00F" w14:textId="77777777" w:rsidR="00B355DC" w:rsidRDefault="00CE18EF">
            <w:pPr>
              <w:spacing w:before="60" w:after="60"/>
              <w:rPr>
                <w:rFonts w:ascii="Calibri" w:hAnsi="Calibri" w:cs="Calibri"/>
                <w:sz w:val="16"/>
                <w:szCs w:val="16"/>
              </w:rPr>
            </w:pPr>
            <w:r>
              <w:rPr>
                <w:rFonts w:ascii="Calibri" w:hAnsi="Calibri" w:cs="Calibri"/>
                <w:sz w:val="16"/>
                <w:szCs w:val="16"/>
              </w:rPr>
              <w:t>Adobe Experience Manager</w:t>
            </w:r>
          </w:p>
        </w:tc>
        <w:tc>
          <w:tcPr>
            <w:tcW w:w="1803" w:type="dxa"/>
            <w:shd w:val="clear" w:color="auto" w:fill="F2F2F2" w:themeFill="background1" w:themeFillShade="F2"/>
            <w:vAlign w:val="center"/>
          </w:tcPr>
          <w:p w14:paraId="41F8B7F9" w14:textId="35D14657" w:rsidR="00B355DC" w:rsidRDefault="00B355DC">
            <w:pPr>
              <w:spacing w:before="60" w:after="60"/>
              <w:jc w:val="right"/>
              <w:rPr>
                <w:rFonts w:ascii="Calibri" w:hAnsi="Calibri" w:cs="Calibri"/>
                <w:sz w:val="16"/>
                <w:szCs w:val="16"/>
              </w:rPr>
            </w:pPr>
          </w:p>
        </w:tc>
      </w:tr>
      <w:tr w:rsidR="00B355DC" w14:paraId="5D2A3E61" w14:textId="77777777">
        <w:trPr>
          <w:trHeight w:val="367"/>
        </w:trPr>
        <w:tc>
          <w:tcPr>
            <w:tcW w:w="8295" w:type="dxa"/>
            <w:shd w:val="clear" w:color="auto" w:fill="F2F2F2" w:themeFill="background1" w:themeFillShade="F2"/>
            <w:vAlign w:val="center"/>
          </w:tcPr>
          <w:p w14:paraId="652F0C6A" w14:textId="77777777" w:rsidR="00B355DC" w:rsidRDefault="00CE18EF">
            <w:pPr>
              <w:spacing w:before="60" w:after="60"/>
              <w:rPr>
                <w:rFonts w:ascii="Calibri" w:hAnsi="Calibri" w:cs="Calibri"/>
                <w:sz w:val="16"/>
                <w:szCs w:val="16"/>
              </w:rPr>
            </w:pPr>
            <w:bookmarkStart w:id="1" w:name="_Hlk99624021"/>
            <w:r>
              <w:rPr>
                <w:rFonts w:ascii="Calibri" w:hAnsi="Calibri" w:cs="Calibri"/>
                <w:sz w:val="16"/>
                <w:szCs w:val="16"/>
              </w:rPr>
              <w:t>Adobe Target</w:t>
            </w:r>
            <w:bookmarkEnd w:id="1"/>
          </w:p>
        </w:tc>
        <w:tc>
          <w:tcPr>
            <w:tcW w:w="1803" w:type="dxa"/>
            <w:shd w:val="clear" w:color="auto" w:fill="F2F2F2" w:themeFill="background1" w:themeFillShade="F2"/>
            <w:vAlign w:val="center"/>
          </w:tcPr>
          <w:p w14:paraId="58FC2BD4" w14:textId="38843FC3" w:rsidR="00B355DC" w:rsidRDefault="00B355DC">
            <w:pPr>
              <w:spacing w:before="60" w:after="60"/>
              <w:jc w:val="right"/>
              <w:rPr>
                <w:rFonts w:ascii="Calibri" w:hAnsi="Calibri" w:cs="Calibri"/>
                <w:sz w:val="16"/>
                <w:szCs w:val="16"/>
              </w:rPr>
            </w:pPr>
          </w:p>
        </w:tc>
      </w:tr>
    </w:tbl>
    <w:p w14:paraId="38A7EB53" w14:textId="77777777" w:rsidR="00B355DC" w:rsidRDefault="00B355DC">
      <w:pPr>
        <w:rPr>
          <w:rFonts w:ascii="Calibri" w:hAnsi="Calibri" w:cs="Calibri"/>
          <w:sz w:val="14"/>
          <w:szCs w:val="14"/>
        </w:rPr>
      </w:pPr>
    </w:p>
    <w:p w14:paraId="1CFBB20F" w14:textId="77777777" w:rsidR="00B355DC" w:rsidRDefault="00CE18EF">
      <w:pPr>
        <w:rPr>
          <w:rFonts w:ascii="Calibri" w:hAnsi="Calibri" w:cs="Calibri"/>
          <w:b/>
          <w:bCs/>
          <w:sz w:val="28"/>
          <w:szCs w:val="28"/>
        </w:rPr>
      </w:pPr>
      <w:r>
        <w:rPr>
          <w:rFonts w:ascii="Calibri" w:hAnsi="Calibri" w:cs="Calibri"/>
          <w:b/>
          <w:bCs/>
          <w:sz w:val="28"/>
          <w:szCs w:val="28"/>
        </w:rPr>
        <w:t>Summary of Fees</w:t>
      </w:r>
    </w:p>
    <w:tbl>
      <w:tblPr>
        <w:tblStyle w:val="TableGrid"/>
        <w:tblW w:w="1008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5052"/>
        <w:gridCol w:w="1047"/>
        <w:gridCol w:w="3981"/>
      </w:tblGrid>
      <w:tr w:rsidR="00B355DC" w14:paraId="4389E13F" w14:textId="77777777">
        <w:tc>
          <w:tcPr>
            <w:tcW w:w="6099" w:type="dxa"/>
            <w:gridSpan w:val="2"/>
            <w:shd w:val="clear" w:color="auto" w:fill="F2F2F2" w:themeFill="background1" w:themeFillShade="F2"/>
          </w:tcPr>
          <w:p w14:paraId="7EEABA4B" w14:textId="77777777" w:rsidR="00B355DC" w:rsidRDefault="00CE18EF">
            <w:pPr>
              <w:spacing w:before="60" w:after="60"/>
              <w:jc w:val="left"/>
              <w:rPr>
                <w:rFonts w:ascii="Calibri" w:hAnsi="Calibri" w:cs="Calibri"/>
                <w:color w:val="000000" w:themeColor="text1"/>
                <w:szCs w:val="20"/>
              </w:rPr>
            </w:pPr>
            <w:r>
              <w:rPr>
                <w:rFonts w:ascii="Calibri" w:hAnsi="Calibri" w:cs="Calibri"/>
                <w:color w:val="000000" w:themeColor="text1"/>
                <w:szCs w:val="20"/>
              </w:rPr>
              <w:t>Product Fees</w:t>
            </w:r>
          </w:p>
        </w:tc>
        <w:tc>
          <w:tcPr>
            <w:tcW w:w="0" w:type="auto"/>
            <w:shd w:val="clear" w:color="auto" w:fill="F2F2F2" w:themeFill="background1" w:themeFillShade="F2"/>
            <w:vAlign w:val="center"/>
          </w:tcPr>
          <w:p w14:paraId="0DF9CF14" w14:textId="448EF29B" w:rsidR="00B355DC" w:rsidRDefault="00B355DC">
            <w:pPr>
              <w:spacing w:before="60" w:after="60"/>
              <w:jc w:val="right"/>
              <w:rPr>
                <w:rFonts w:ascii="Calibri" w:hAnsi="Calibri" w:cs="Calibri"/>
                <w:szCs w:val="20"/>
              </w:rPr>
            </w:pPr>
          </w:p>
        </w:tc>
      </w:tr>
      <w:tr w:rsidR="00B355DC" w14:paraId="61125C25" w14:textId="77777777">
        <w:tc>
          <w:tcPr>
            <w:tcW w:w="5052" w:type="dxa"/>
          </w:tcPr>
          <w:p w14:paraId="1B930375" w14:textId="77777777" w:rsidR="00B355DC" w:rsidRDefault="00CE18EF">
            <w:pPr>
              <w:spacing w:before="60" w:after="60"/>
              <w:jc w:val="left"/>
              <w:rPr>
                <w:rFonts w:ascii="Calibri" w:hAnsi="Calibri" w:cs="Calibri"/>
                <w:b/>
                <w:bCs/>
                <w:color w:val="000000" w:themeColor="text1"/>
                <w:sz w:val="28"/>
                <w:szCs w:val="32"/>
              </w:rPr>
            </w:pPr>
            <w:r>
              <w:rPr>
                <w:rFonts w:ascii="Calibri" w:hAnsi="Calibri" w:cs="Calibri"/>
                <w:b/>
                <w:bCs/>
                <w:color w:val="000000" w:themeColor="text1"/>
                <w:sz w:val="28"/>
                <w:szCs w:val="32"/>
              </w:rPr>
              <w:t>Total</w:t>
            </w:r>
          </w:p>
        </w:tc>
        <w:tc>
          <w:tcPr>
            <w:tcW w:w="0" w:type="auto"/>
            <w:gridSpan w:val="2"/>
            <w:vAlign w:val="center"/>
          </w:tcPr>
          <w:p w14:paraId="71F8639C" w14:textId="3EFFF2F9" w:rsidR="00B355DC" w:rsidRDefault="00B355DC">
            <w:pPr>
              <w:jc w:val="right"/>
              <w:rPr>
                <w:rFonts w:ascii="Calibri" w:hAnsi="Calibri" w:cs="Calibri"/>
                <w:szCs w:val="20"/>
              </w:rPr>
            </w:pPr>
          </w:p>
        </w:tc>
      </w:tr>
    </w:tbl>
    <w:p w14:paraId="1865D6AE" w14:textId="77777777" w:rsidR="00B355DC" w:rsidRDefault="00B355DC">
      <w:pPr>
        <w:adjustRightInd/>
        <w:snapToGrid/>
        <w:rPr>
          <w:rFonts w:ascii="Calibri" w:hAnsi="Calibri" w:cs="Calibri"/>
          <w:sz w:val="14"/>
          <w:szCs w:val="14"/>
        </w:rPr>
      </w:pPr>
    </w:p>
    <w:p w14:paraId="15E97F85" w14:textId="77777777" w:rsidR="00B355DC" w:rsidRDefault="00B355DC">
      <w:pPr>
        <w:adjustRightInd/>
        <w:snapToGrid/>
        <w:rPr>
          <w:rFonts w:ascii="Calibri" w:hAnsi="Calibri" w:cs="Calibri"/>
          <w:sz w:val="14"/>
          <w:szCs w:val="14"/>
        </w:rPr>
        <w:sectPr w:rsidR="00B355DC">
          <w:headerReference w:type="even" r:id="rId14"/>
          <w:headerReference w:type="default" r:id="rId15"/>
          <w:footerReference w:type="even" r:id="rId16"/>
          <w:footerReference w:type="default" r:id="rId17"/>
          <w:headerReference w:type="first" r:id="rId18"/>
          <w:footerReference w:type="first" r:id="rId19"/>
          <w:pgSz w:w="12240" w:h="15840" w:code="1"/>
          <w:pgMar w:top="1080" w:right="1080" w:bottom="1080" w:left="1080" w:header="720" w:footer="403" w:gutter="0"/>
          <w:cols w:space="720"/>
          <w:titlePg/>
          <w:docGrid w:linePitch="360"/>
        </w:sectPr>
      </w:pPr>
    </w:p>
    <w:p w14:paraId="39CDCE89" w14:textId="77777777" w:rsidR="00B355DC" w:rsidRDefault="00CE18EF">
      <w:pPr>
        <w:spacing w:after="180"/>
        <w:jc w:val="left"/>
        <w:rPr>
          <w:rFonts w:ascii="Calibri" w:hAnsi="Calibri" w:cs="Calibri"/>
          <w:b/>
          <w:color w:val="FF0000"/>
          <w:sz w:val="40"/>
          <w:szCs w:val="40"/>
        </w:rPr>
      </w:pPr>
      <w:commentRangeStart w:id="30"/>
      <w:commentRangeStart w:id="31"/>
      <w:r>
        <w:rPr>
          <w:rFonts w:ascii="Calibri" w:hAnsi="Calibri" w:cs="Calibri"/>
          <w:b/>
          <w:color w:val="FF0000"/>
          <w:sz w:val="40"/>
          <w:szCs w:val="40"/>
        </w:rPr>
        <w:lastRenderedPageBreak/>
        <w:t>Adobe Products and Services Pricing Detail:</w:t>
      </w:r>
      <w:commentRangeEnd w:id="30"/>
      <w:r w:rsidR="00E74A2C">
        <w:rPr>
          <w:rStyle w:val="CommentReference"/>
        </w:rPr>
        <w:commentReference w:id="30"/>
      </w:r>
      <w:commentRangeEnd w:id="31"/>
      <w:r w:rsidR="003D2047">
        <w:rPr>
          <w:rStyle w:val="CommentReference"/>
        </w:rPr>
        <w:commentReference w:id="31"/>
      </w:r>
    </w:p>
    <w:p w14:paraId="2779209B"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28"/>
        <w:gridCol w:w="928"/>
        <w:gridCol w:w="1624"/>
        <w:gridCol w:w="900"/>
        <w:gridCol w:w="900"/>
        <w:gridCol w:w="720"/>
        <w:gridCol w:w="450"/>
        <w:gridCol w:w="1170"/>
        <w:gridCol w:w="900"/>
        <w:gridCol w:w="900"/>
        <w:gridCol w:w="990"/>
        <w:gridCol w:w="990"/>
      </w:tblGrid>
      <w:tr w:rsidR="00B355DC" w14:paraId="000D038D" w14:textId="77777777">
        <w:trPr>
          <w:cantSplit/>
          <w:trHeight w:val="480"/>
        </w:trPr>
        <w:tc>
          <w:tcPr>
            <w:tcW w:w="5400" w:type="dxa"/>
            <w:gridSpan w:val="6"/>
            <w:tcBorders>
              <w:right w:val="nil"/>
            </w:tcBorders>
            <w:shd w:val="clear" w:color="auto" w:fill="F2F2F2" w:themeFill="background1" w:themeFillShade="F2"/>
            <w:tcMar>
              <w:left w:w="72" w:type="dxa"/>
              <w:right w:w="0" w:type="dxa"/>
            </w:tcMar>
            <w:vAlign w:val="center"/>
          </w:tcPr>
          <w:p w14:paraId="6CE4B50B" w14:textId="77777777" w:rsidR="00B355DC" w:rsidRDefault="00CE18EF">
            <w:pPr>
              <w:keepNext/>
              <w:widowControl w:val="0"/>
              <w:jc w:val="left"/>
              <w:rPr>
                <w:rFonts w:ascii="Calibri" w:hAnsi="Calibri" w:cs="Calibri"/>
                <w:b/>
                <w:bCs/>
                <w:color w:val="000000" w:themeColor="text1"/>
                <w:szCs w:val="20"/>
              </w:rPr>
            </w:pPr>
            <w:r>
              <w:rPr>
                <w:rFonts w:ascii="Calibri" w:hAnsi="Calibri" w:cs="Calibri"/>
                <w:b/>
                <w:bCs/>
                <w:szCs w:val="20"/>
              </w:rPr>
              <w:t xml:space="preserve">Adobe Analytics </w:t>
            </w:r>
          </w:p>
        </w:tc>
        <w:tc>
          <w:tcPr>
            <w:tcW w:w="5400" w:type="dxa"/>
            <w:gridSpan w:val="6"/>
            <w:tcBorders>
              <w:top w:val="single" w:sz="4" w:space="0" w:color="FFFFFF" w:themeColor="background1"/>
              <w:left w:val="nil"/>
              <w:bottom w:val="nil"/>
              <w:right w:val="single" w:sz="4" w:space="0" w:color="FFFFFF" w:themeColor="background1"/>
            </w:tcBorders>
            <w:shd w:val="clear" w:color="auto" w:fill="F2F2F2" w:themeFill="background1" w:themeFillShade="F2"/>
            <w:tcMar>
              <w:left w:w="0" w:type="dxa"/>
            </w:tcMar>
            <w:vAlign w:val="center"/>
          </w:tcPr>
          <w:p w14:paraId="1D0265ED" w14:textId="77777777" w:rsidR="00B355DC" w:rsidRDefault="00CE18EF">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52DCBD49" w14:textId="77777777">
        <w:trPr>
          <w:cantSplit/>
          <w:trHeight w:val="63"/>
        </w:trPr>
        <w:tc>
          <w:tcPr>
            <w:tcW w:w="328" w:type="dxa"/>
            <w:shd w:val="clear" w:color="auto" w:fill="F2F2F2" w:themeFill="background1" w:themeFillShade="F2"/>
            <w:tcMar>
              <w:left w:w="72" w:type="dxa"/>
              <w:right w:w="0" w:type="dxa"/>
            </w:tcMar>
          </w:tcPr>
          <w:p w14:paraId="0E4DF28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w:t>
            </w:r>
          </w:p>
        </w:tc>
        <w:tc>
          <w:tcPr>
            <w:tcW w:w="928" w:type="dxa"/>
            <w:shd w:val="clear" w:color="auto" w:fill="F2F2F2" w:themeFill="background1" w:themeFillShade="F2"/>
            <w:tcMar>
              <w:left w:w="29" w:type="dxa"/>
              <w:right w:w="14" w:type="dxa"/>
            </w:tcMar>
          </w:tcPr>
          <w:p w14:paraId="5F5D97EE"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SKU</w:t>
            </w:r>
          </w:p>
        </w:tc>
        <w:tc>
          <w:tcPr>
            <w:tcW w:w="1624" w:type="dxa"/>
            <w:shd w:val="clear" w:color="auto" w:fill="F2F2F2" w:themeFill="background1" w:themeFillShade="F2"/>
            <w:tcMar>
              <w:left w:w="29" w:type="dxa"/>
              <w:right w:w="14" w:type="dxa"/>
            </w:tcMar>
          </w:tcPr>
          <w:p w14:paraId="249A752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900" w:type="dxa"/>
            <w:shd w:val="clear" w:color="auto" w:fill="F2F2F2" w:themeFill="background1" w:themeFillShade="F2"/>
            <w:tcMar>
              <w:left w:w="29" w:type="dxa"/>
              <w:right w:w="14" w:type="dxa"/>
            </w:tcMar>
          </w:tcPr>
          <w:p w14:paraId="548C10F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900" w:type="dxa"/>
            <w:shd w:val="clear" w:color="auto" w:fill="F2F2F2" w:themeFill="background1" w:themeFillShade="F2"/>
            <w:tcMar>
              <w:left w:w="29" w:type="dxa"/>
              <w:right w:w="14" w:type="dxa"/>
            </w:tcMar>
          </w:tcPr>
          <w:p w14:paraId="1C737A0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gridSpan w:val="2"/>
            <w:shd w:val="clear" w:color="auto" w:fill="F2F2F2" w:themeFill="background1" w:themeFillShade="F2"/>
            <w:tcMar>
              <w:left w:w="29" w:type="dxa"/>
              <w:right w:w="14" w:type="dxa"/>
            </w:tcMar>
          </w:tcPr>
          <w:p w14:paraId="151CE4B1"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1170" w:type="dxa"/>
            <w:shd w:val="clear" w:color="auto" w:fill="F2F2F2" w:themeFill="background1" w:themeFillShade="F2"/>
            <w:tcMar>
              <w:left w:w="29" w:type="dxa"/>
              <w:right w:w="14" w:type="dxa"/>
            </w:tcMar>
          </w:tcPr>
          <w:p w14:paraId="107E09BC"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Overusage Rate; Overusage Cycle</w:t>
            </w:r>
          </w:p>
        </w:tc>
        <w:tc>
          <w:tcPr>
            <w:tcW w:w="900" w:type="dxa"/>
            <w:shd w:val="clear" w:color="auto" w:fill="F2F2F2" w:themeFill="background1" w:themeFillShade="F2"/>
            <w:tcMar>
              <w:left w:w="29" w:type="dxa"/>
              <w:right w:w="14" w:type="dxa"/>
            </w:tcMar>
          </w:tcPr>
          <w:p w14:paraId="4E4823F3"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4097F306"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20530D8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2D3B313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B355DC" w14:paraId="445A1D6F" w14:textId="77777777">
        <w:trPr>
          <w:cantSplit/>
        </w:trPr>
        <w:tc>
          <w:tcPr>
            <w:tcW w:w="328" w:type="dxa"/>
            <w:shd w:val="clear" w:color="auto" w:fill="F2F2F2" w:themeFill="background1" w:themeFillShade="F2"/>
            <w:tcMar>
              <w:left w:w="72" w:type="dxa"/>
              <w:right w:w="0" w:type="dxa"/>
            </w:tcMar>
          </w:tcPr>
          <w:p w14:paraId="79568856"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w:t>
            </w:r>
          </w:p>
        </w:tc>
        <w:tc>
          <w:tcPr>
            <w:tcW w:w="928" w:type="dxa"/>
            <w:shd w:val="clear" w:color="auto" w:fill="F2F2F2" w:themeFill="background1" w:themeFillShade="F2"/>
            <w:tcMar>
              <w:left w:w="29" w:type="dxa"/>
              <w:right w:w="14" w:type="dxa"/>
            </w:tcMar>
          </w:tcPr>
          <w:p w14:paraId="07B93DE3"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38053546</w:t>
            </w:r>
          </w:p>
        </w:tc>
        <w:tc>
          <w:tcPr>
            <w:tcW w:w="1624" w:type="dxa"/>
            <w:shd w:val="clear" w:color="auto" w:fill="F2F2F2" w:themeFill="background1" w:themeFillShade="F2"/>
            <w:tcMar>
              <w:left w:w="29" w:type="dxa"/>
              <w:right w:w="14" w:type="dxa"/>
            </w:tcMar>
          </w:tcPr>
          <w:p w14:paraId="6887DDA4"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ANALYTICS PRIME:OD</w:t>
            </w:r>
          </w:p>
        </w:tc>
        <w:tc>
          <w:tcPr>
            <w:tcW w:w="900" w:type="dxa"/>
            <w:shd w:val="clear" w:color="auto" w:fill="F2F2F2" w:themeFill="background1" w:themeFillShade="F2"/>
            <w:tcMar>
              <w:left w:w="29" w:type="dxa"/>
              <w:right w:w="14" w:type="dxa"/>
            </w:tcMar>
          </w:tcPr>
          <w:p w14:paraId="3F4ED4EA"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900" w:type="dxa"/>
            <w:shd w:val="clear" w:color="auto" w:fill="F2F2F2" w:themeFill="background1" w:themeFillShade="F2"/>
            <w:tcMar>
              <w:left w:w="29" w:type="dxa"/>
              <w:right w:w="14" w:type="dxa"/>
            </w:tcMar>
          </w:tcPr>
          <w:p w14:paraId="4E4AE3E8"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600.00</w:t>
            </w:r>
          </w:p>
        </w:tc>
        <w:tc>
          <w:tcPr>
            <w:tcW w:w="1170" w:type="dxa"/>
            <w:gridSpan w:val="2"/>
            <w:shd w:val="clear" w:color="auto" w:fill="F2F2F2" w:themeFill="background1" w:themeFillShade="F2"/>
            <w:tcMar>
              <w:left w:w="29" w:type="dxa"/>
              <w:right w:w="14" w:type="dxa"/>
            </w:tcMar>
          </w:tcPr>
          <w:p w14:paraId="2A161F63"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SERVER CALLS Per Month</w:t>
            </w:r>
          </w:p>
        </w:tc>
        <w:tc>
          <w:tcPr>
            <w:tcW w:w="1170" w:type="dxa"/>
            <w:shd w:val="clear" w:color="auto" w:fill="F2F2F2" w:themeFill="background1" w:themeFillShade="F2"/>
            <w:tcMar>
              <w:left w:w="29" w:type="dxa"/>
              <w:right w:w="14" w:type="dxa"/>
            </w:tcMar>
          </w:tcPr>
          <w:p w14:paraId="2DBEE638" w14:textId="7C191FAF"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Annual </w:t>
            </w:r>
          </w:p>
        </w:tc>
        <w:tc>
          <w:tcPr>
            <w:tcW w:w="900" w:type="dxa"/>
            <w:shd w:val="clear" w:color="auto" w:fill="F2F2F2" w:themeFill="background1" w:themeFillShade="F2"/>
            <w:tcMar>
              <w:left w:w="29" w:type="dxa"/>
              <w:right w:w="14" w:type="dxa"/>
            </w:tcMar>
          </w:tcPr>
          <w:p w14:paraId="0F92B03D"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097FC8FD" w14:textId="77777777" w:rsidR="00B355DC" w:rsidRDefault="00CE18EF">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064E4790" w14:textId="6AE1659F" w:rsidR="00B355DC" w:rsidRDefault="0066084E">
            <w:pPr>
              <w:keepLines/>
              <w:widowControl w:val="0"/>
              <w:spacing w:before="60" w:after="60"/>
              <w:jc w:val="right"/>
              <w:rPr>
                <w:rFonts w:ascii="Calibri" w:hAnsi="Calibri" w:cs="Calibri"/>
                <w:color w:val="000000" w:themeColor="text1"/>
                <w:sz w:val="16"/>
                <w:szCs w:val="16"/>
              </w:rPr>
            </w:pPr>
            <w:r>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041C14E4" w14:textId="1A7F5FB9" w:rsidR="00B355DC" w:rsidRDefault="0066084E">
            <w:pPr>
              <w:keepLines/>
              <w:widowControl w:val="0"/>
              <w:spacing w:before="60" w:after="60"/>
              <w:jc w:val="right"/>
              <w:rPr>
                <w:rFonts w:ascii="Calibri" w:hAnsi="Calibri" w:cs="Calibri"/>
                <w:color w:val="000000" w:themeColor="text1"/>
                <w:sz w:val="16"/>
                <w:szCs w:val="16"/>
              </w:rPr>
            </w:pPr>
            <w:r>
              <w:rPr>
                <w:rFonts w:ascii="Calibri" w:hAnsi="Calibri" w:cs="Calibri"/>
                <w:color w:val="000000" w:themeColor="text1"/>
                <w:sz w:val="16"/>
                <w:szCs w:val="16"/>
              </w:rPr>
              <w:t>TBD</w:t>
            </w:r>
          </w:p>
        </w:tc>
      </w:tr>
    </w:tbl>
    <w:p w14:paraId="5028046A" w14:textId="77777777" w:rsidR="00B355DC" w:rsidRDefault="00B355DC">
      <w:pPr>
        <w:rPr>
          <w:rFonts w:ascii="Calibri" w:hAnsi="Calibri" w:cs="Calibri"/>
          <w:sz w:val="14"/>
          <w:szCs w:val="14"/>
        </w:rPr>
      </w:pPr>
    </w:p>
    <w:p w14:paraId="2A3E2F39" w14:textId="77777777" w:rsidR="00B355DC" w:rsidRDefault="00CE18EF">
      <w:pPr>
        <w:adjustRightInd/>
        <w:snapToGrid/>
        <w:rPr>
          <w:rFonts w:ascii="Calibri" w:hAnsi="Calibri" w:cs="Calibri"/>
          <w:szCs w:val="20"/>
        </w:rPr>
      </w:pPr>
      <w:commentRangeStart w:id="32"/>
      <w:commentRangeStart w:id="33"/>
      <w:r>
        <w:rPr>
          <w:rFonts w:ascii="Calibri" w:hAnsi="Calibri" w:cs="Calibri"/>
          <w:szCs w:val="20"/>
        </w:rPr>
        <w:t xml:space="preserve">Should Customer's use of the Product and Services exceed its committed Quantity, Customer will incur </w:t>
      </w:r>
      <w:proofErr w:type="spellStart"/>
      <w:r>
        <w:rPr>
          <w:rFonts w:ascii="Calibri" w:hAnsi="Calibri" w:cs="Calibri"/>
          <w:szCs w:val="20"/>
        </w:rPr>
        <w:t>overusage</w:t>
      </w:r>
      <w:proofErr w:type="spellEnd"/>
      <w:r>
        <w:rPr>
          <w:rFonts w:ascii="Calibri" w:hAnsi="Calibri" w:cs="Calibri"/>
          <w:szCs w:val="20"/>
        </w:rPr>
        <w:t xml:space="preserve"> fees.</w:t>
      </w:r>
      <w:commentRangeEnd w:id="32"/>
      <w:r w:rsidR="00E74A2C">
        <w:rPr>
          <w:rStyle w:val="CommentReference"/>
        </w:rPr>
        <w:commentReference w:id="32"/>
      </w:r>
      <w:commentRangeEnd w:id="33"/>
      <w:r w:rsidR="0037192D">
        <w:rPr>
          <w:rStyle w:val="CommentReference"/>
        </w:rPr>
        <w:commentReference w:id="33"/>
      </w:r>
      <w:r>
        <w:rPr>
          <w:rFonts w:ascii="Calibri" w:hAnsi="Calibri" w:cs="Calibri"/>
          <w:szCs w:val="20"/>
        </w:rPr>
        <w:br/>
      </w:r>
      <w:r>
        <w:rPr>
          <w:rFonts w:ascii="Calibri" w:hAnsi="Calibri" w:cs="Calibri"/>
          <w:szCs w:val="20"/>
        </w:rPr>
        <w:br/>
      </w:r>
      <w:commentRangeStart w:id="34"/>
      <w:commentRangeStart w:id="35"/>
      <w:r>
        <w:rPr>
          <w:rFonts w:ascii="Calibri" w:hAnsi="Calibri" w:cs="Calibri"/>
          <w:szCs w:val="20"/>
        </w:rPr>
        <w:t>For Adobe Analytics Products and Services only, overusage fees are billed at the Overusage Rate per Unit of Measure and monthly in arrears as incurred in accordance with the Overusage Cycle, where the Overusage Cycle is the period in which the monthly License Metric as used by Customer is totaled to determine whether the committed Quantity of the monthly License Metric is fully consumed and whether the Overusage Rate will apply. As an example, for illustrative purposes only, if the Overusage Cycle is annual, and the committed monthly Quantity is 10 M, the committed Quantity of the monthly License Metric will be fully consumed when 120 M of the License Metric is fully consumed, and any consumption above 120 M during the remainder of the Overusage Cycle will incur overages and be billed at the Overusage Rate per Unit of Measure.  These Overusage fees will be billed monthly in arrears as incurred. Customer is entitled to store Customer Data within Adobe Analytics for 25 months from the date of its collection or receipt, unless additional Adobe Analytics Storage: OD offering is licensed separately.</w:t>
      </w:r>
    </w:p>
    <w:p w14:paraId="2EA679F2" w14:textId="77777777" w:rsidR="00B355DC" w:rsidRDefault="00CE18EF">
      <w:pPr>
        <w:adjustRightInd/>
        <w:snapToGrid/>
        <w:rPr>
          <w:rFonts w:ascii="Calibri" w:hAnsi="Calibri" w:cs="Calibri"/>
          <w:szCs w:val="20"/>
        </w:rPr>
      </w:pPr>
      <w:r>
        <w:rPr>
          <w:rFonts w:ascii="Calibri" w:hAnsi="Calibri" w:cs="Calibri"/>
          <w:szCs w:val="20"/>
        </w:rPr>
        <w:t>Further, Adobe may provide consulting services, as further described in this Sales Order, for Adobe Analytics during the Implementation Period. In the event that Customer does not have a Secondary Server Call Commitment, any Secondary Server Calls generated by Customer shall be billed at 100% of the Primary Server Call Overusage rate set forth above. Such fees are billed monthly in arrears as incurred.</w:t>
      </w:r>
      <w:commentRangeEnd w:id="34"/>
      <w:r w:rsidR="00E74A2C">
        <w:rPr>
          <w:rStyle w:val="CommentReference"/>
        </w:rPr>
        <w:commentReference w:id="34"/>
      </w:r>
      <w:commentRangeEnd w:id="35"/>
      <w:r w:rsidR="0037192D">
        <w:rPr>
          <w:rStyle w:val="CommentReference"/>
        </w:rPr>
        <w:commentReference w:id="35"/>
      </w:r>
    </w:p>
    <w:p w14:paraId="43A10365"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4"/>
        <w:gridCol w:w="892"/>
        <w:gridCol w:w="1607"/>
        <w:gridCol w:w="1057"/>
        <w:gridCol w:w="990"/>
        <w:gridCol w:w="540"/>
        <w:gridCol w:w="450"/>
        <w:gridCol w:w="1170"/>
        <w:gridCol w:w="900"/>
        <w:gridCol w:w="900"/>
        <w:gridCol w:w="990"/>
        <w:gridCol w:w="990"/>
      </w:tblGrid>
      <w:tr w:rsidR="00B355DC" w14:paraId="5BF027CD" w14:textId="77777777">
        <w:trPr>
          <w:cantSplit/>
          <w:trHeight w:val="480"/>
        </w:trPr>
        <w:tc>
          <w:tcPr>
            <w:tcW w:w="5400" w:type="dxa"/>
            <w:gridSpan w:val="6"/>
            <w:tcBorders>
              <w:right w:val="single" w:sz="4" w:space="0" w:color="F2F2F2" w:themeColor="background1" w:themeShade="F2"/>
            </w:tcBorders>
            <w:shd w:val="clear" w:color="auto" w:fill="F2F2F2" w:themeFill="background1" w:themeFillShade="F2"/>
            <w:tcMar>
              <w:left w:w="72" w:type="dxa"/>
              <w:right w:w="0" w:type="dxa"/>
            </w:tcMar>
            <w:vAlign w:val="center"/>
          </w:tcPr>
          <w:p w14:paraId="130C024D" w14:textId="77777777" w:rsidR="00B355DC" w:rsidRDefault="00CE18EF">
            <w:pPr>
              <w:keepNext/>
              <w:widowControl w:val="0"/>
              <w:jc w:val="left"/>
              <w:rPr>
                <w:rFonts w:ascii="Calibri" w:hAnsi="Calibri" w:cs="Calibri"/>
                <w:b/>
                <w:bCs/>
                <w:color w:val="000000" w:themeColor="text1"/>
                <w:szCs w:val="20"/>
              </w:rPr>
            </w:pPr>
            <w:commentRangeStart w:id="36"/>
            <w:commentRangeStart w:id="37"/>
            <w:r>
              <w:rPr>
                <w:rFonts w:ascii="Calibri" w:hAnsi="Calibri" w:cs="Calibri"/>
                <w:b/>
                <w:bCs/>
                <w:szCs w:val="20"/>
              </w:rPr>
              <w:t>Adobe Campaign</w:t>
            </w:r>
            <w:commentRangeEnd w:id="36"/>
            <w:r w:rsidR="00E74A2C">
              <w:rPr>
                <w:rStyle w:val="CommentReference"/>
              </w:rPr>
              <w:commentReference w:id="36"/>
            </w:r>
            <w:commentRangeEnd w:id="37"/>
            <w:r w:rsidR="003D2047">
              <w:rPr>
                <w:rStyle w:val="CommentReference"/>
              </w:rPr>
              <w:commentReference w:id="37"/>
            </w:r>
          </w:p>
        </w:tc>
        <w:tc>
          <w:tcPr>
            <w:tcW w:w="5400" w:type="dxa"/>
            <w:gridSpan w:val="6"/>
            <w:tcBorders>
              <w:top w:val="single" w:sz="4" w:space="0" w:color="FFFFFF" w:themeColor="background1"/>
              <w:left w:val="single" w:sz="4" w:space="0" w:color="F2F2F2" w:themeColor="background1" w:themeShade="F2"/>
              <w:bottom w:val="single" w:sz="4" w:space="0" w:color="FFFFFF" w:themeColor="background1"/>
              <w:right w:val="single" w:sz="4" w:space="0" w:color="FFFFFF" w:themeColor="background1"/>
            </w:tcBorders>
            <w:shd w:val="clear" w:color="auto" w:fill="F2F2F2" w:themeFill="background1" w:themeFillShade="F2"/>
            <w:vAlign w:val="center"/>
          </w:tcPr>
          <w:p w14:paraId="4EC0F7D3" w14:textId="77777777" w:rsidR="00B355DC" w:rsidRDefault="00CE18EF">
            <w:pPr>
              <w:keepNext/>
              <w:widowControl w:val="0"/>
              <w:spacing w:before="120" w:after="120"/>
              <w:jc w:val="right"/>
              <w:rPr>
                <w:rFonts w:ascii="Calibri" w:hAnsi="Calibri" w:cs="Calibri"/>
                <w:b/>
                <w:bCs/>
                <w:color w:val="000000" w:themeColor="text1"/>
                <w:szCs w:val="20"/>
              </w:rPr>
            </w:pPr>
            <w:commentRangeStart w:id="38"/>
            <w:commentRangeStart w:id="39"/>
            <w:commentRangeStart w:id="40"/>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commentRangeEnd w:id="38"/>
            <w:r w:rsidR="00E74A2C">
              <w:rPr>
                <w:rStyle w:val="CommentReference"/>
              </w:rPr>
              <w:commentReference w:id="38"/>
            </w:r>
            <w:commentRangeEnd w:id="39"/>
            <w:r w:rsidR="0037192D">
              <w:rPr>
                <w:rStyle w:val="CommentReference"/>
              </w:rPr>
              <w:commentReference w:id="39"/>
            </w:r>
            <w:commentRangeEnd w:id="40"/>
            <w:r w:rsidR="0048745F">
              <w:rPr>
                <w:rStyle w:val="CommentReference"/>
              </w:rPr>
              <w:commentReference w:id="40"/>
            </w:r>
          </w:p>
        </w:tc>
      </w:tr>
      <w:tr w:rsidR="00B355DC" w14:paraId="12BB4035" w14:textId="77777777">
        <w:trPr>
          <w:cantSplit/>
          <w:trHeight w:val="485"/>
        </w:trPr>
        <w:tc>
          <w:tcPr>
            <w:tcW w:w="314" w:type="dxa"/>
            <w:shd w:val="clear" w:color="auto" w:fill="F2F2F2" w:themeFill="background1" w:themeFillShade="F2"/>
            <w:tcMar>
              <w:left w:w="72" w:type="dxa"/>
              <w:right w:w="0" w:type="dxa"/>
            </w:tcMar>
          </w:tcPr>
          <w:p w14:paraId="2733CE9F"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892" w:type="dxa"/>
            <w:shd w:val="clear" w:color="auto" w:fill="F2F2F2" w:themeFill="background1" w:themeFillShade="F2"/>
            <w:tcMar>
              <w:left w:w="29" w:type="dxa"/>
              <w:right w:w="14" w:type="dxa"/>
            </w:tcMar>
          </w:tcPr>
          <w:p w14:paraId="098A79D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SKU</w:t>
            </w:r>
          </w:p>
        </w:tc>
        <w:tc>
          <w:tcPr>
            <w:tcW w:w="1607" w:type="dxa"/>
            <w:shd w:val="clear" w:color="auto" w:fill="F2F2F2" w:themeFill="background1" w:themeFillShade="F2"/>
            <w:tcMar>
              <w:left w:w="29" w:type="dxa"/>
              <w:right w:w="14" w:type="dxa"/>
            </w:tcMar>
          </w:tcPr>
          <w:p w14:paraId="2071CD6F"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1057" w:type="dxa"/>
            <w:shd w:val="clear" w:color="auto" w:fill="F2F2F2" w:themeFill="background1" w:themeFillShade="F2"/>
            <w:tcMar>
              <w:left w:w="29" w:type="dxa"/>
              <w:right w:w="14" w:type="dxa"/>
            </w:tcMar>
          </w:tcPr>
          <w:p w14:paraId="48E2CD0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Interface Language</w:t>
            </w:r>
          </w:p>
        </w:tc>
        <w:tc>
          <w:tcPr>
            <w:tcW w:w="990" w:type="dxa"/>
            <w:shd w:val="clear" w:color="auto" w:fill="F2F2F2" w:themeFill="background1" w:themeFillShade="F2"/>
            <w:tcMar>
              <w:left w:w="29" w:type="dxa"/>
              <w:right w:w="14" w:type="dxa"/>
            </w:tcMar>
          </w:tcPr>
          <w:p w14:paraId="3FDF634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990" w:type="dxa"/>
            <w:gridSpan w:val="2"/>
            <w:shd w:val="clear" w:color="auto" w:fill="F2F2F2" w:themeFill="background1" w:themeFillShade="F2"/>
            <w:tcMar>
              <w:left w:w="29" w:type="dxa"/>
              <w:right w:w="14" w:type="dxa"/>
            </w:tcMar>
          </w:tcPr>
          <w:p w14:paraId="77EF5774"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shd w:val="clear" w:color="auto" w:fill="F2F2F2" w:themeFill="background1" w:themeFillShade="F2"/>
            <w:tcMar>
              <w:left w:w="29" w:type="dxa"/>
              <w:right w:w="14" w:type="dxa"/>
            </w:tcMar>
          </w:tcPr>
          <w:p w14:paraId="33FAE8BD"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900" w:type="dxa"/>
            <w:shd w:val="clear" w:color="auto" w:fill="F2F2F2" w:themeFill="background1" w:themeFillShade="F2"/>
            <w:tcMar>
              <w:left w:w="29" w:type="dxa"/>
              <w:right w:w="14" w:type="dxa"/>
            </w:tcMar>
          </w:tcPr>
          <w:p w14:paraId="3BBF6E3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39F3AF09"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548EC68F"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04643112"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66084E" w14:paraId="69778B62" w14:textId="77777777">
        <w:trPr>
          <w:cantSplit/>
        </w:trPr>
        <w:tc>
          <w:tcPr>
            <w:tcW w:w="314" w:type="dxa"/>
            <w:shd w:val="clear" w:color="auto" w:fill="F2F2F2" w:themeFill="background1" w:themeFillShade="F2"/>
            <w:tcMar>
              <w:left w:w="72" w:type="dxa"/>
              <w:right w:w="0" w:type="dxa"/>
            </w:tcMar>
          </w:tcPr>
          <w:p w14:paraId="349ADB5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w:t>
            </w:r>
          </w:p>
        </w:tc>
        <w:tc>
          <w:tcPr>
            <w:tcW w:w="892" w:type="dxa"/>
            <w:shd w:val="clear" w:color="auto" w:fill="F2F2F2" w:themeFill="background1" w:themeFillShade="F2"/>
            <w:tcMar>
              <w:left w:w="29" w:type="dxa"/>
              <w:right w:w="14" w:type="dxa"/>
            </w:tcMar>
          </w:tcPr>
          <w:p w14:paraId="33DE5BC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38057974</w:t>
            </w:r>
          </w:p>
        </w:tc>
        <w:tc>
          <w:tcPr>
            <w:tcW w:w="1607" w:type="dxa"/>
            <w:shd w:val="clear" w:color="auto" w:fill="F2F2F2" w:themeFill="background1" w:themeFillShade="F2"/>
            <w:tcMar>
              <w:left w:w="29" w:type="dxa"/>
              <w:right w:w="14" w:type="dxa"/>
            </w:tcMar>
          </w:tcPr>
          <w:p w14:paraId="74737E5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EMAIL</w:t>
            </w:r>
          </w:p>
        </w:tc>
        <w:tc>
          <w:tcPr>
            <w:tcW w:w="1057" w:type="dxa"/>
            <w:shd w:val="clear" w:color="auto" w:fill="F2F2F2" w:themeFill="background1" w:themeFillShade="F2"/>
            <w:tcMar>
              <w:left w:w="29" w:type="dxa"/>
              <w:right w:w="14" w:type="dxa"/>
            </w:tcMar>
          </w:tcPr>
          <w:p w14:paraId="0DC3A1E9" w14:textId="68606469"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25271F5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68E93EB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5716E51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245F869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7FBA08A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1EEB7778" w14:textId="2388087C" w:rsidR="0066084E" w:rsidRDefault="0066084E" w:rsidP="0066084E">
            <w:pPr>
              <w:keepLines/>
              <w:widowControl w:val="0"/>
              <w:spacing w:before="60" w:after="60"/>
              <w:jc w:val="right"/>
              <w:rPr>
                <w:rFonts w:ascii="Calibri" w:hAnsi="Calibri" w:cs="Calibri"/>
                <w:color w:val="000000" w:themeColor="text1"/>
                <w:sz w:val="16"/>
                <w:szCs w:val="16"/>
              </w:rPr>
            </w:pPr>
            <w:r w:rsidRPr="0075030B">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4A52E712" w14:textId="34BA5371" w:rsidR="0066084E" w:rsidRDefault="0066084E" w:rsidP="0066084E">
            <w:pPr>
              <w:keepLines/>
              <w:widowControl w:val="0"/>
              <w:spacing w:before="60" w:after="60"/>
              <w:jc w:val="right"/>
              <w:rPr>
                <w:rFonts w:ascii="Calibri" w:hAnsi="Calibri" w:cs="Calibri"/>
                <w:color w:val="000000" w:themeColor="text1"/>
                <w:sz w:val="16"/>
                <w:szCs w:val="16"/>
              </w:rPr>
            </w:pPr>
            <w:r w:rsidRPr="0075030B">
              <w:rPr>
                <w:rFonts w:ascii="Calibri" w:hAnsi="Calibri" w:cs="Calibri"/>
                <w:color w:val="000000" w:themeColor="text1"/>
                <w:sz w:val="16"/>
                <w:szCs w:val="16"/>
              </w:rPr>
              <w:t>TBD</w:t>
            </w:r>
          </w:p>
        </w:tc>
      </w:tr>
      <w:tr w:rsidR="0066084E" w14:paraId="73BB3F00" w14:textId="77777777">
        <w:trPr>
          <w:cantSplit/>
        </w:trPr>
        <w:tc>
          <w:tcPr>
            <w:tcW w:w="314" w:type="dxa"/>
            <w:shd w:val="clear" w:color="auto" w:fill="F2F2F2" w:themeFill="background1" w:themeFillShade="F2"/>
            <w:tcMar>
              <w:left w:w="72" w:type="dxa"/>
              <w:right w:w="0" w:type="dxa"/>
            </w:tcMar>
          </w:tcPr>
          <w:p w14:paraId="2A2B136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w:t>
            </w:r>
          </w:p>
        </w:tc>
        <w:tc>
          <w:tcPr>
            <w:tcW w:w="892" w:type="dxa"/>
            <w:shd w:val="clear" w:color="auto" w:fill="F2F2F2" w:themeFill="background1" w:themeFillShade="F2"/>
            <w:tcMar>
              <w:left w:w="29" w:type="dxa"/>
              <w:right w:w="14" w:type="dxa"/>
            </w:tcMar>
          </w:tcPr>
          <w:p w14:paraId="519355D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38057976</w:t>
            </w:r>
          </w:p>
        </w:tc>
        <w:tc>
          <w:tcPr>
            <w:tcW w:w="1607" w:type="dxa"/>
            <w:shd w:val="clear" w:color="auto" w:fill="F2F2F2" w:themeFill="background1" w:themeFillShade="F2"/>
            <w:tcMar>
              <w:left w:w="29" w:type="dxa"/>
              <w:right w:w="14" w:type="dxa"/>
            </w:tcMar>
          </w:tcPr>
          <w:p w14:paraId="1C50FEA3"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PUSH</w:t>
            </w:r>
          </w:p>
        </w:tc>
        <w:tc>
          <w:tcPr>
            <w:tcW w:w="1057" w:type="dxa"/>
            <w:shd w:val="clear" w:color="auto" w:fill="F2F2F2" w:themeFill="background1" w:themeFillShade="F2"/>
            <w:tcMar>
              <w:left w:w="29" w:type="dxa"/>
              <w:right w:w="14" w:type="dxa"/>
            </w:tcMar>
          </w:tcPr>
          <w:p w14:paraId="6A456B69" w14:textId="49F7D01E"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04367DD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3985E9F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616D41D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37835C7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457E79F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201A2944" w14:textId="6B1FDA15"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6ADC715" w14:textId="3FFE5522"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58627BD7" w14:textId="77777777">
        <w:trPr>
          <w:cantSplit/>
        </w:trPr>
        <w:tc>
          <w:tcPr>
            <w:tcW w:w="314" w:type="dxa"/>
            <w:shd w:val="clear" w:color="auto" w:fill="F2F2F2" w:themeFill="background1" w:themeFillShade="F2"/>
            <w:tcMar>
              <w:left w:w="72" w:type="dxa"/>
              <w:right w:w="0" w:type="dxa"/>
            </w:tcMar>
          </w:tcPr>
          <w:p w14:paraId="716CE30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4.</w:t>
            </w:r>
          </w:p>
        </w:tc>
        <w:tc>
          <w:tcPr>
            <w:tcW w:w="892" w:type="dxa"/>
            <w:shd w:val="clear" w:color="auto" w:fill="F2F2F2" w:themeFill="background1" w:themeFillShade="F2"/>
            <w:tcMar>
              <w:left w:w="29" w:type="dxa"/>
              <w:right w:w="14" w:type="dxa"/>
            </w:tcMar>
          </w:tcPr>
          <w:p w14:paraId="794F53E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38057975</w:t>
            </w:r>
          </w:p>
        </w:tc>
        <w:tc>
          <w:tcPr>
            <w:tcW w:w="1607" w:type="dxa"/>
            <w:shd w:val="clear" w:color="auto" w:fill="F2F2F2" w:themeFill="background1" w:themeFillShade="F2"/>
            <w:tcMar>
              <w:left w:w="29" w:type="dxa"/>
              <w:right w:w="14" w:type="dxa"/>
            </w:tcMar>
          </w:tcPr>
          <w:p w14:paraId="735260D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SMS</w:t>
            </w:r>
          </w:p>
        </w:tc>
        <w:tc>
          <w:tcPr>
            <w:tcW w:w="1057" w:type="dxa"/>
            <w:shd w:val="clear" w:color="auto" w:fill="F2F2F2" w:themeFill="background1" w:themeFillShade="F2"/>
            <w:tcMar>
              <w:left w:w="29" w:type="dxa"/>
              <w:right w:w="14" w:type="dxa"/>
            </w:tcMar>
          </w:tcPr>
          <w:p w14:paraId="3A5AF50C" w14:textId="42F7F121"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4E77A37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5EC667A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7C83CC6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6744AD7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50BF440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54A1E1A3" w14:textId="1B14DCC9"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615A1848" w14:textId="0A66BFEC"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1EDFC19C" w14:textId="77777777">
        <w:trPr>
          <w:cantSplit/>
        </w:trPr>
        <w:tc>
          <w:tcPr>
            <w:tcW w:w="314" w:type="dxa"/>
            <w:shd w:val="clear" w:color="auto" w:fill="F2F2F2" w:themeFill="background1" w:themeFillShade="F2"/>
            <w:tcMar>
              <w:left w:w="72" w:type="dxa"/>
              <w:right w:w="0" w:type="dxa"/>
            </w:tcMar>
          </w:tcPr>
          <w:p w14:paraId="5535C05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5.</w:t>
            </w:r>
          </w:p>
        </w:tc>
        <w:tc>
          <w:tcPr>
            <w:tcW w:w="892" w:type="dxa"/>
            <w:shd w:val="clear" w:color="auto" w:fill="F2F2F2" w:themeFill="background1" w:themeFillShade="F2"/>
            <w:tcMar>
              <w:left w:w="29" w:type="dxa"/>
              <w:right w:w="14" w:type="dxa"/>
            </w:tcMar>
          </w:tcPr>
          <w:p w14:paraId="0A20D6A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38057973</w:t>
            </w:r>
          </w:p>
        </w:tc>
        <w:tc>
          <w:tcPr>
            <w:tcW w:w="1607" w:type="dxa"/>
            <w:shd w:val="clear" w:color="auto" w:fill="F2F2F2" w:themeFill="background1" w:themeFillShade="F2"/>
            <w:tcMar>
              <w:left w:w="29" w:type="dxa"/>
              <w:right w:w="14" w:type="dxa"/>
            </w:tcMar>
          </w:tcPr>
          <w:p w14:paraId="28D665C2"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SOLUTION</w:t>
            </w:r>
          </w:p>
        </w:tc>
        <w:tc>
          <w:tcPr>
            <w:tcW w:w="1057" w:type="dxa"/>
            <w:shd w:val="clear" w:color="auto" w:fill="F2F2F2" w:themeFill="background1" w:themeFillShade="F2"/>
            <w:tcMar>
              <w:left w:w="29" w:type="dxa"/>
              <w:right w:w="14" w:type="dxa"/>
            </w:tcMar>
          </w:tcPr>
          <w:p w14:paraId="440A8EB4" w14:textId="3CEA5DD9"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6411775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0D1B35C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67EB7EA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506647D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7EE01E3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76F4D709" w14:textId="22DD7D5A"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9EA5C32" w14:textId="261EBD83"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6D0FABA4" w14:textId="77777777">
        <w:trPr>
          <w:cantSplit/>
        </w:trPr>
        <w:tc>
          <w:tcPr>
            <w:tcW w:w="314" w:type="dxa"/>
            <w:shd w:val="clear" w:color="auto" w:fill="F2F2F2" w:themeFill="background1" w:themeFillShade="F2"/>
            <w:tcMar>
              <w:left w:w="72" w:type="dxa"/>
              <w:right w:w="0" w:type="dxa"/>
            </w:tcMar>
          </w:tcPr>
          <w:p w14:paraId="0913302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w:t>
            </w:r>
          </w:p>
        </w:tc>
        <w:tc>
          <w:tcPr>
            <w:tcW w:w="892" w:type="dxa"/>
            <w:shd w:val="clear" w:color="auto" w:fill="F2F2F2" w:themeFill="background1" w:themeFillShade="F2"/>
            <w:tcMar>
              <w:left w:w="29" w:type="dxa"/>
              <w:right w:w="14" w:type="dxa"/>
            </w:tcMar>
          </w:tcPr>
          <w:p w14:paraId="402BF22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38057983</w:t>
            </w:r>
          </w:p>
        </w:tc>
        <w:tc>
          <w:tcPr>
            <w:tcW w:w="1607" w:type="dxa"/>
            <w:shd w:val="clear" w:color="auto" w:fill="F2F2F2" w:themeFill="background1" w:themeFillShade="F2"/>
            <w:tcMar>
              <w:left w:w="29" w:type="dxa"/>
              <w:right w:w="14" w:type="dxa"/>
            </w:tcMar>
          </w:tcPr>
          <w:p w14:paraId="70F5D121"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 ENT:MS STAGING INSTANCE</w:t>
            </w:r>
          </w:p>
        </w:tc>
        <w:tc>
          <w:tcPr>
            <w:tcW w:w="1057" w:type="dxa"/>
            <w:shd w:val="clear" w:color="auto" w:fill="F2F2F2" w:themeFill="background1" w:themeFillShade="F2"/>
            <w:tcMar>
              <w:left w:w="29" w:type="dxa"/>
              <w:right w:w="14" w:type="dxa"/>
            </w:tcMar>
          </w:tcPr>
          <w:p w14:paraId="2164CEB5" w14:textId="061F260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335AC90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3CDDD74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80,000.00</w:t>
            </w:r>
          </w:p>
        </w:tc>
        <w:tc>
          <w:tcPr>
            <w:tcW w:w="1170" w:type="dxa"/>
            <w:shd w:val="clear" w:color="auto" w:fill="F2F2F2" w:themeFill="background1" w:themeFillShade="F2"/>
            <w:tcMar>
              <w:left w:w="29" w:type="dxa"/>
              <w:right w:w="14" w:type="dxa"/>
            </w:tcMar>
          </w:tcPr>
          <w:p w14:paraId="25985CD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612E77B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4EB3E95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670AC4F4" w14:textId="04591FF0"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332C080" w14:textId="6A2AE964"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2C16FB18" w14:textId="77777777">
        <w:trPr>
          <w:cantSplit/>
        </w:trPr>
        <w:tc>
          <w:tcPr>
            <w:tcW w:w="314" w:type="dxa"/>
            <w:shd w:val="clear" w:color="auto" w:fill="F2F2F2" w:themeFill="background1" w:themeFillShade="F2"/>
            <w:tcMar>
              <w:left w:w="72" w:type="dxa"/>
              <w:right w:w="0" w:type="dxa"/>
            </w:tcMar>
          </w:tcPr>
          <w:p w14:paraId="0D3894D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7.</w:t>
            </w:r>
          </w:p>
        </w:tc>
        <w:tc>
          <w:tcPr>
            <w:tcW w:w="892" w:type="dxa"/>
            <w:shd w:val="clear" w:color="auto" w:fill="F2F2F2" w:themeFill="background1" w:themeFillShade="F2"/>
            <w:tcMar>
              <w:left w:w="29" w:type="dxa"/>
              <w:right w:w="14" w:type="dxa"/>
            </w:tcMar>
          </w:tcPr>
          <w:p w14:paraId="4EB1A82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38058468</w:t>
            </w:r>
          </w:p>
        </w:tc>
        <w:tc>
          <w:tcPr>
            <w:tcW w:w="1607" w:type="dxa"/>
            <w:shd w:val="clear" w:color="auto" w:fill="F2F2F2" w:themeFill="background1" w:themeFillShade="F2"/>
            <w:tcMar>
              <w:left w:w="29" w:type="dxa"/>
              <w:right w:w="14" w:type="dxa"/>
            </w:tcMar>
          </w:tcPr>
          <w:p w14:paraId="108BFF84"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CLOUD:MS DELIV PLS</w:t>
            </w:r>
          </w:p>
        </w:tc>
        <w:tc>
          <w:tcPr>
            <w:tcW w:w="1057" w:type="dxa"/>
            <w:shd w:val="clear" w:color="auto" w:fill="F2F2F2" w:themeFill="background1" w:themeFillShade="F2"/>
            <w:tcMar>
              <w:left w:w="29" w:type="dxa"/>
              <w:right w:w="14" w:type="dxa"/>
            </w:tcMar>
          </w:tcPr>
          <w:p w14:paraId="65D6124A" w14:textId="74028600"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6088889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70ECA4F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90,000.00</w:t>
            </w:r>
          </w:p>
        </w:tc>
        <w:tc>
          <w:tcPr>
            <w:tcW w:w="1170" w:type="dxa"/>
            <w:shd w:val="clear" w:color="auto" w:fill="F2F2F2" w:themeFill="background1" w:themeFillShade="F2"/>
            <w:tcMar>
              <w:left w:w="29" w:type="dxa"/>
              <w:right w:w="14" w:type="dxa"/>
            </w:tcMar>
          </w:tcPr>
          <w:p w14:paraId="418102E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Thousands ACTIVE PROFILES Per Year</w:t>
            </w:r>
          </w:p>
        </w:tc>
        <w:tc>
          <w:tcPr>
            <w:tcW w:w="900" w:type="dxa"/>
            <w:shd w:val="clear" w:color="auto" w:fill="F2F2F2" w:themeFill="background1" w:themeFillShade="F2"/>
            <w:tcMar>
              <w:left w:w="29" w:type="dxa"/>
              <w:right w:w="14" w:type="dxa"/>
            </w:tcMar>
          </w:tcPr>
          <w:p w14:paraId="0D591EE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2F0251B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07069BC0" w14:textId="0B488BCE"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2391D14B" w14:textId="79281594"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r w:rsidR="0066084E" w14:paraId="3BC2EA1F" w14:textId="77777777">
        <w:trPr>
          <w:cantSplit/>
        </w:trPr>
        <w:tc>
          <w:tcPr>
            <w:tcW w:w="314" w:type="dxa"/>
            <w:shd w:val="clear" w:color="auto" w:fill="F2F2F2" w:themeFill="background1" w:themeFillShade="F2"/>
            <w:tcMar>
              <w:left w:w="72" w:type="dxa"/>
              <w:right w:w="0" w:type="dxa"/>
            </w:tcMar>
          </w:tcPr>
          <w:p w14:paraId="08ABA13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8.</w:t>
            </w:r>
          </w:p>
        </w:tc>
        <w:tc>
          <w:tcPr>
            <w:tcW w:w="892" w:type="dxa"/>
            <w:shd w:val="clear" w:color="auto" w:fill="F2F2F2" w:themeFill="background1" w:themeFillShade="F2"/>
            <w:tcMar>
              <w:left w:w="29" w:type="dxa"/>
              <w:right w:w="14" w:type="dxa"/>
            </w:tcMar>
          </w:tcPr>
          <w:p w14:paraId="3B535D4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38057990</w:t>
            </w:r>
          </w:p>
        </w:tc>
        <w:tc>
          <w:tcPr>
            <w:tcW w:w="1607" w:type="dxa"/>
            <w:shd w:val="clear" w:color="auto" w:fill="F2F2F2" w:themeFill="background1" w:themeFillShade="F2"/>
            <w:tcMar>
              <w:left w:w="29" w:type="dxa"/>
              <w:right w:w="14" w:type="dxa"/>
            </w:tcMar>
          </w:tcPr>
          <w:p w14:paraId="082DE7B4"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AC MANAGED CLOUD:MS MSG CTR-TRANSACTIONS</w:t>
            </w:r>
          </w:p>
        </w:tc>
        <w:tc>
          <w:tcPr>
            <w:tcW w:w="1057" w:type="dxa"/>
            <w:shd w:val="clear" w:color="auto" w:fill="F2F2F2" w:themeFill="background1" w:themeFillShade="F2"/>
            <w:tcMar>
              <w:left w:w="29" w:type="dxa"/>
              <w:right w:w="14" w:type="dxa"/>
            </w:tcMar>
          </w:tcPr>
          <w:p w14:paraId="641E8A61" w14:textId="1FDB9554"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 xml:space="preserve">English (UK International) </w:t>
            </w:r>
          </w:p>
        </w:tc>
        <w:tc>
          <w:tcPr>
            <w:tcW w:w="990" w:type="dxa"/>
            <w:shd w:val="clear" w:color="auto" w:fill="F2F2F2" w:themeFill="background1" w:themeFillShade="F2"/>
            <w:tcMar>
              <w:left w:w="29" w:type="dxa"/>
              <w:right w:w="14" w:type="dxa"/>
            </w:tcMar>
          </w:tcPr>
          <w:p w14:paraId="02AF889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990" w:type="dxa"/>
            <w:gridSpan w:val="2"/>
            <w:shd w:val="clear" w:color="auto" w:fill="F2F2F2" w:themeFill="background1" w:themeFillShade="F2"/>
            <w:tcMar>
              <w:left w:w="29" w:type="dxa"/>
              <w:right w:w="14" w:type="dxa"/>
            </w:tcMar>
          </w:tcPr>
          <w:p w14:paraId="23183BD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2.00</w:t>
            </w:r>
          </w:p>
        </w:tc>
        <w:tc>
          <w:tcPr>
            <w:tcW w:w="1170" w:type="dxa"/>
            <w:shd w:val="clear" w:color="auto" w:fill="F2F2F2" w:themeFill="background1" w:themeFillShade="F2"/>
            <w:tcMar>
              <w:left w:w="29" w:type="dxa"/>
              <w:right w:w="14" w:type="dxa"/>
            </w:tcMar>
          </w:tcPr>
          <w:p w14:paraId="73BD3E7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900" w:type="dxa"/>
            <w:shd w:val="clear" w:color="auto" w:fill="F2F2F2" w:themeFill="background1" w:themeFillShade="F2"/>
            <w:tcMar>
              <w:left w:w="29" w:type="dxa"/>
              <w:right w:w="14" w:type="dxa"/>
            </w:tcMar>
          </w:tcPr>
          <w:p w14:paraId="3E11458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00" w:type="dxa"/>
            <w:shd w:val="clear" w:color="auto" w:fill="F2F2F2" w:themeFill="background1" w:themeFillShade="F2"/>
            <w:tcMar>
              <w:left w:w="29" w:type="dxa"/>
              <w:right w:w="14" w:type="dxa"/>
            </w:tcMar>
          </w:tcPr>
          <w:p w14:paraId="37A502D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90" w:type="dxa"/>
            <w:shd w:val="clear" w:color="auto" w:fill="F2F2F2" w:themeFill="background1" w:themeFillShade="F2"/>
            <w:tcMar>
              <w:left w:w="0" w:type="dxa"/>
              <w:right w:w="58" w:type="dxa"/>
            </w:tcMar>
          </w:tcPr>
          <w:p w14:paraId="5069DD4C" w14:textId="11D0D45E"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c>
          <w:tcPr>
            <w:tcW w:w="990" w:type="dxa"/>
            <w:shd w:val="clear" w:color="auto" w:fill="F2F2F2" w:themeFill="background1" w:themeFillShade="F2"/>
            <w:tcMar>
              <w:left w:w="0" w:type="dxa"/>
              <w:right w:w="58" w:type="dxa"/>
            </w:tcMar>
          </w:tcPr>
          <w:p w14:paraId="085B907E" w14:textId="136FC888" w:rsidR="0066084E" w:rsidRDefault="0066084E" w:rsidP="0066084E">
            <w:pPr>
              <w:keepLines/>
              <w:widowControl w:val="0"/>
              <w:spacing w:before="60" w:after="60"/>
              <w:jc w:val="right"/>
              <w:rPr>
                <w:rFonts w:ascii="Calibri" w:hAnsi="Calibri" w:cs="Calibri"/>
                <w:color w:val="000000" w:themeColor="text1"/>
                <w:sz w:val="16"/>
                <w:szCs w:val="16"/>
              </w:rPr>
            </w:pPr>
            <w:r w:rsidRPr="008F7618">
              <w:rPr>
                <w:rFonts w:ascii="Calibri" w:hAnsi="Calibri" w:cs="Calibri"/>
                <w:color w:val="000000" w:themeColor="text1"/>
                <w:sz w:val="16"/>
                <w:szCs w:val="16"/>
              </w:rPr>
              <w:t>TBD</w:t>
            </w:r>
          </w:p>
        </w:tc>
      </w:tr>
    </w:tbl>
    <w:p w14:paraId="3F9C7184" w14:textId="77777777" w:rsidR="00B355DC" w:rsidRDefault="00B355DC">
      <w:pPr>
        <w:rPr>
          <w:rFonts w:ascii="Calibri" w:hAnsi="Calibri" w:cs="Calibri"/>
          <w:sz w:val="14"/>
          <w:szCs w:val="14"/>
        </w:rPr>
      </w:pPr>
    </w:p>
    <w:p w14:paraId="6FBBAF04" w14:textId="77777777" w:rsidR="00B355DC" w:rsidRDefault="00CE18EF">
      <w:pPr>
        <w:adjustRightInd/>
        <w:snapToGrid/>
        <w:rPr>
          <w:rFonts w:ascii="Calibri" w:hAnsi="Calibri" w:cs="Calibri"/>
          <w:szCs w:val="20"/>
        </w:rPr>
      </w:pPr>
      <w:commentRangeStart w:id="41"/>
      <w:commentRangeStart w:id="42"/>
      <w:r>
        <w:rPr>
          <w:rFonts w:ascii="Calibri" w:hAnsi="Calibri" w:cs="Calibri"/>
          <w:szCs w:val="20"/>
        </w:rPr>
        <w:lastRenderedPageBreak/>
        <w:t>Customer acknowledges that the user interface language cannot be modified.</w:t>
      </w:r>
      <w:commentRangeEnd w:id="41"/>
      <w:r w:rsidR="00E74A2C">
        <w:rPr>
          <w:rStyle w:val="CommentReference"/>
        </w:rPr>
        <w:commentReference w:id="41"/>
      </w:r>
      <w:commentRangeEnd w:id="42"/>
      <w:r w:rsidR="003D2047">
        <w:rPr>
          <w:rStyle w:val="CommentReference"/>
        </w:rPr>
        <w:commentReference w:id="42"/>
      </w:r>
    </w:p>
    <w:p w14:paraId="0E361309" w14:textId="77777777" w:rsidR="00B355DC" w:rsidRDefault="00CE18EF">
      <w:pPr>
        <w:adjustRightInd/>
        <w:snapToGrid/>
        <w:rPr>
          <w:rFonts w:ascii="Calibri" w:hAnsi="Calibri" w:cs="Calibri"/>
          <w:szCs w:val="20"/>
        </w:rPr>
      </w:pPr>
      <w:commentRangeStart w:id="43"/>
      <w:commentRangeStart w:id="44"/>
      <w:r>
        <w:rPr>
          <w:rFonts w:ascii="Calibri" w:hAnsi="Calibri" w:cs="Calibri"/>
          <w:szCs w:val="20"/>
        </w:rPr>
        <w:t>If Customer exceeds its licensed allocation of: i) Active Profiles, then Adobe may bill Customer overusage fees at the Unit Price under this Sales Order; or ii) Image Serving bandwidth or Total Database Storage capacity, then Adobe may bill Customer overusage fees based on Adobe’s then-current pricing. Adobe will invoice all overusage fees monthly in arrears, as incurred.</w:t>
      </w:r>
      <w:commentRangeEnd w:id="43"/>
      <w:r w:rsidR="00E74A2C">
        <w:rPr>
          <w:rStyle w:val="CommentReference"/>
        </w:rPr>
        <w:commentReference w:id="43"/>
      </w:r>
      <w:commentRangeEnd w:id="44"/>
      <w:r w:rsidR="0037192D">
        <w:rPr>
          <w:rStyle w:val="CommentReference"/>
        </w:rPr>
        <w:commentReference w:id="44"/>
      </w:r>
    </w:p>
    <w:p w14:paraId="4B84E702" w14:textId="77777777" w:rsidR="00B355DC" w:rsidRDefault="00CE18EF">
      <w:pPr>
        <w:adjustRightInd/>
        <w:snapToGrid/>
        <w:rPr>
          <w:rFonts w:ascii="Calibri" w:hAnsi="Calibri" w:cs="Calibri"/>
          <w:szCs w:val="20"/>
        </w:rPr>
      </w:pPr>
      <w:commentRangeStart w:id="45"/>
      <w:commentRangeStart w:id="46"/>
      <w:r>
        <w:rPr>
          <w:rFonts w:ascii="Calibri" w:hAnsi="Calibri" w:cs="Calibri"/>
          <w:szCs w:val="20"/>
        </w:rPr>
        <w:t>Adobe will invoice all overusage fees monthly in arrears, as incurred.</w:t>
      </w:r>
      <w:commentRangeEnd w:id="45"/>
      <w:r w:rsidR="00E74A2C">
        <w:rPr>
          <w:rStyle w:val="CommentReference"/>
        </w:rPr>
        <w:commentReference w:id="45"/>
      </w:r>
      <w:commentRangeEnd w:id="46"/>
      <w:r w:rsidR="0048745F">
        <w:rPr>
          <w:rStyle w:val="CommentReference"/>
        </w:rPr>
        <w:commentReference w:id="46"/>
      </w:r>
    </w:p>
    <w:p w14:paraId="449F0E0B" w14:textId="77777777" w:rsidR="00B355DC" w:rsidRDefault="00B355DC">
      <w:pPr>
        <w:keepLines/>
        <w:rPr>
          <w:rFonts w:ascii="Calibri" w:hAnsi="Calibri" w:cs="Calibri"/>
          <w:sz w:val="14"/>
          <w:szCs w:val="14"/>
        </w:rPr>
      </w:pPr>
    </w:p>
    <w:tbl>
      <w:tblPr>
        <w:tblStyle w:val="TableGrid"/>
        <w:tblW w:w="1080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Look w:val="04A0" w:firstRow="1" w:lastRow="0" w:firstColumn="1" w:lastColumn="0" w:noHBand="0" w:noVBand="1"/>
      </w:tblPr>
      <w:tblGrid>
        <w:gridCol w:w="315"/>
        <w:gridCol w:w="1072"/>
        <w:gridCol w:w="2411"/>
        <w:gridCol w:w="1161"/>
        <w:gridCol w:w="441"/>
        <w:gridCol w:w="452"/>
        <w:gridCol w:w="1250"/>
        <w:gridCol w:w="893"/>
        <w:gridCol w:w="959"/>
        <w:gridCol w:w="917"/>
        <w:gridCol w:w="929"/>
      </w:tblGrid>
      <w:tr w:rsidR="00B355DC" w14:paraId="1E8221E8" w14:textId="77777777">
        <w:trPr>
          <w:cantSplit/>
          <w:trHeight w:val="480"/>
        </w:trPr>
        <w:tc>
          <w:tcPr>
            <w:tcW w:w="5400" w:type="dxa"/>
            <w:gridSpan w:val="5"/>
            <w:tcBorders>
              <w:right w:val="nil"/>
            </w:tcBorders>
            <w:shd w:val="clear" w:color="auto" w:fill="F2F2F2" w:themeFill="background1" w:themeFillShade="F2"/>
            <w:tcMar>
              <w:left w:w="72" w:type="dxa"/>
              <w:right w:w="0" w:type="dxa"/>
            </w:tcMar>
            <w:vAlign w:val="center"/>
          </w:tcPr>
          <w:p w14:paraId="24EA9F6E" w14:textId="77777777" w:rsidR="00B355DC" w:rsidRDefault="00CE18EF">
            <w:pPr>
              <w:keepNext/>
              <w:widowControl w:val="0"/>
              <w:jc w:val="left"/>
              <w:rPr>
                <w:rFonts w:ascii="Calibri" w:hAnsi="Calibri" w:cs="Calibri"/>
                <w:b/>
                <w:bCs/>
                <w:szCs w:val="20"/>
              </w:rPr>
            </w:pPr>
            <w:commentRangeStart w:id="47"/>
            <w:commentRangeStart w:id="48"/>
            <w:r>
              <w:rPr>
                <w:rFonts w:ascii="Calibri" w:hAnsi="Calibri" w:cs="Calibri"/>
                <w:b/>
                <w:bCs/>
                <w:szCs w:val="20"/>
              </w:rPr>
              <w:t>Adobe Experience Manager</w:t>
            </w:r>
            <w:commentRangeEnd w:id="47"/>
            <w:r w:rsidR="00E74A2C">
              <w:rPr>
                <w:rStyle w:val="CommentReference"/>
              </w:rPr>
              <w:commentReference w:id="47"/>
            </w:r>
            <w:commentRangeEnd w:id="48"/>
            <w:r w:rsidR="003D2047">
              <w:rPr>
                <w:rStyle w:val="CommentReference"/>
              </w:rPr>
              <w:commentReference w:id="48"/>
            </w:r>
          </w:p>
        </w:tc>
        <w:tc>
          <w:tcPr>
            <w:tcW w:w="5400" w:type="dxa"/>
            <w:gridSpan w:val="6"/>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tcMar>
              <w:left w:w="58" w:type="dxa"/>
              <w:right w:w="58" w:type="dxa"/>
            </w:tcMar>
            <w:vAlign w:val="center"/>
          </w:tcPr>
          <w:p w14:paraId="57F2F3DC" w14:textId="77777777" w:rsidR="00B355DC" w:rsidRDefault="00CE18EF">
            <w:pPr>
              <w:keepNext/>
              <w:widowControl w:val="0"/>
              <w:spacing w:before="120" w:after="120"/>
              <w:jc w:val="right"/>
              <w:rPr>
                <w:rFonts w:ascii="Calibri" w:hAnsi="Calibri" w:cs="Calibri"/>
                <w:b/>
                <w:bCs/>
                <w:szCs w:val="20"/>
              </w:rPr>
            </w:pPr>
            <w:r>
              <w:rPr>
                <w:rFonts w:ascii="Calibri" w:hAnsi="Calibri" w:cs="Calibri"/>
                <w:b/>
                <w:bCs/>
                <w:sz w:val="16"/>
                <w:szCs w:val="16"/>
              </w:rPr>
              <w:t>Billing Cycle:</w:t>
            </w:r>
            <w:r>
              <w:rPr>
                <w:rFonts w:ascii="Calibri" w:hAnsi="Calibri" w:cs="Calibri"/>
                <w:b/>
                <w:bCs/>
                <w:szCs w:val="20"/>
              </w:rPr>
              <w:t xml:space="preserve">  </w:t>
            </w:r>
            <w:r>
              <w:rPr>
                <w:rFonts w:asciiTheme="minorHAnsi" w:hAnsiTheme="minorHAnsi" w:cstheme="minorHAnsi"/>
                <w:color w:val="000000" w:themeColor="text1"/>
                <w:sz w:val="16"/>
                <w:szCs w:val="16"/>
              </w:rPr>
              <w:t>Annually in Advance</w:t>
            </w:r>
          </w:p>
        </w:tc>
      </w:tr>
      <w:tr w:rsidR="00B355DC" w14:paraId="3775DF5B" w14:textId="77777777">
        <w:trPr>
          <w:cantSplit/>
          <w:trHeight w:val="516"/>
        </w:trPr>
        <w:tc>
          <w:tcPr>
            <w:tcW w:w="315" w:type="dxa"/>
            <w:shd w:val="clear" w:color="auto" w:fill="F2F2F2" w:themeFill="background1" w:themeFillShade="F2"/>
            <w:tcMar>
              <w:left w:w="72" w:type="dxa"/>
              <w:right w:w="14" w:type="dxa"/>
            </w:tcMar>
          </w:tcPr>
          <w:p w14:paraId="015B72BD"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72" w:type="dxa"/>
            <w:shd w:val="clear" w:color="auto" w:fill="F2F2F2" w:themeFill="background1" w:themeFillShade="F2"/>
            <w:tcMar>
              <w:left w:w="43" w:type="dxa"/>
              <w:right w:w="14" w:type="dxa"/>
            </w:tcMar>
          </w:tcPr>
          <w:p w14:paraId="2C4D6BA4"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SKU</w:t>
            </w:r>
          </w:p>
        </w:tc>
        <w:tc>
          <w:tcPr>
            <w:tcW w:w="2411" w:type="dxa"/>
            <w:shd w:val="clear" w:color="auto" w:fill="F2F2F2" w:themeFill="background1" w:themeFillShade="F2"/>
            <w:tcMar>
              <w:left w:w="43" w:type="dxa"/>
              <w:right w:w="14" w:type="dxa"/>
            </w:tcMar>
          </w:tcPr>
          <w:p w14:paraId="31274826"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Product Description</w:t>
            </w:r>
          </w:p>
        </w:tc>
        <w:tc>
          <w:tcPr>
            <w:tcW w:w="1161" w:type="dxa"/>
            <w:shd w:val="clear" w:color="auto" w:fill="F2F2F2" w:themeFill="background1" w:themeFillShade="F2"/>
            <w:tcMar>
              <w:left w:w="43" w:type="dxa"/>
              <w:right w:w="14" w:type="dxa"/>
            </w:tcMar>
          </w:tcPr>
          <w:p w14:paraId="4B07A96A"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Deployment Method</w:t>
            </w:r>
          </w:p>
        </w:tc>
        <w:tc>
          <w:tcPr>
            <w:tcW w:w="893" w:type="dxa"/>
            <w:gridSpan w:val="2"/>
            <w:shd w:val="clear" w:color="auto" w:fill="F2F2F2" w:themeFill="background1" w:themeFillShade="F2"/>
            <w:tcMar>
              <w:left w:w="43" w:type="dxa"/>
              <w:right w:w="14" w:type="dxa"/>
            </w:tcMar>
          </w:tcPr>
          <w:p w14:paraId="7FFB3443"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Quantity</w:t>
            </w:r>
          </w:p>
        </w:tc>
        <w:tc>
          <w:tcPr>
            <w:tcW w:w="1250" w:type="dxa"/>
            <w:shd w:val="clear" w:color="auto" w:fill="F2F2F2" w:themeFill="background1" w:themeFillShade="F2"/>
            <w:tcMar>
              <w:left w:w="43" w:type="dxa"/>
              <w:right w:w="14" w:type="dxa"/>
            </w:tcMar>
          </w:tcPr>
          <w:p w14:paraId="6310F44F"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License Metric / Unit of Measure</w:t>
            </w:r>
          </w:p>
        </w:tc>
        <w:tc>
          <w:tcPr>
            <w:tcW w:w="893" w:type="dxa"/>
            <w:shd w:val="clear" w:color="auto" w:fill="F2F2F2" w:themeFill="background1" w:themeFillShade="F2"/>
            <w:tcMar>
              <w:left w:w="43" w:type="dxa"/>
              <w:right w:w="14" w:type="dxa"/>
            </w:tcMar>
          </w:tcPr>
          <w:p w14:paraId="1C797236"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Start Date</w:t>
            </w:r>
          </w:p>
        </w:tc>
        <w:tc>
          <w:tcPr>
            <w:tcW w:w="959" w:type="dxa"/>
            <w:shd w:val="clear" w:color="auto" w:fill="F2F2F2" w:themeFill="background1" w:themeFillShade="F2"/>
            <w:tcMar>
              <w:left w:w="43" w:type="dxa"/>
              <w:right w:w="14" w:type="dxa"/>
            </w:tcMar>
          </w:tcPr>
          <w:p w14:paraId="7A1F5097"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End Date</w:t>
            </w:r>
          </w:p>
        </w:tc>
        <w:tc>
          <w:tcPr>
            <w:tcW w:w="917" w:type="dxa"/>
            <w:shd w:val="clear" w:color="auto" w:fill="F2F2F2" w:themeFill="background1" w:themeFillShade="F2"/>
            <w:tcMar>
              <w:left w:w="43" w:type="dxa"/>
              <w:right w:w="14" w:type="dxa"/>
            </w:tcMar>
          </w:tcPr>
          <w:p w14:paraId="1E639BEE"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Unit Price</w:t>
            </w:r>
          </w:p>
        </w:tc>
        <w:tc>
          <w:tcPr>
            <w:tcW w:w="929" w:type="dxa"/>
            <w:shd w:val="clear" w:color="auto" w:fill="F2F2F2" w:themeFill="background1" w:themeFillShade="F2"/>
            <w:tcMar>
              <w:left w:w="43" w:type="dxa"/>
              <w:right w:w="14" w:type="dxa"/>
            </w:tcMar>
          </w:tcPr>
          <w:p w14:paraId="6E61C2AA"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Total Fees</w:t>
            </w:r>
          </w:p>
        </w:tc>
      </w:tr>
      <w:tr w:rsidR="0066084E" w14:paraId="4BB82DDC" w14:textId="77777777">
        <w:trPr>
          <w:cantSplit/>
        </w:trPr>
        <w:tc>
          <w:tcPr>
            <w:tcW w:w="315" w:type="dxa"/>
            <w:shd w:val="clear" w:color="auto" w:fill="F2F2F2" w:themeFill="background1" w:themeFillShade="F2"/>
            <w:tcMar>
              <w:left w:w="72" w:type="dxa"/>
              <w:right w:w="14" w:type="dxa"/>
            </w:tcMar>
          </w:tcPr>
          <w:p w14:paraId="4006799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9.</w:t>
            </w:r>
          </w:p>
        </w:tc>
        <w:tc>
          <w:tcPr>
            <w:tcW w:w="1072" w:type="dxa"/>
            <w:shd w:val="clear" w:color="auto" w:fill="F2F2F2" w:themeFill="background1" w:themeFillShade="F2"/>
            <w:tcMar>
              <w:left w:w="43" w:type="dxa"/>
              <w:right w:w="14" w:type="dxa"/>
            </w:tcMar>
          </w:tcPr>
          <w:p w14:paraId="5373F71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38059431</w:t>
            </w:r>
          </w:p>
        </w:tc>
        <w:tc>
          <w:tcPr>
            <w:tcW w:w="2411" w:type="dxa"/>
            <w:shd w:val="clear" w:color="auto" w:fill="F2F2F2" w:themeFill="background1" w:themeFillShade="F2"/>
            <w:tcMar>
              <w:left w:w="43" w:type="dxa"/>
              <w:right w:w="14" w:type="dxa"/>
            </w:tcMar>
          </w:tcPr>
          <w:p w14:paraId="22DB07A5"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SITES: CS EDGE DELIVERY SERVICES</w:t>
            </w:r>
          </w:p>
        </w:tc>
        <w:tc>
          <w:tcPr>
            <w:tcW w:w="1161" w:type="dxa"/>
            <w:shd w:val="clear" w:color="auto" w:fill="F2F2F2" w:themeFill="background1" w:themeFillShade="F2"/>
            <w:tcMar>
              <w:left w:w="43" w:type="dxa"/>
              <w:right w:w="14" w:type="dxa"/>
            </w:tcMar>
          </w:tcPr>
          <w:p w14:paraId="47C11A0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561198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36.00</w:t>
            </w:r>
          </w:p>
        </w:tc>
        <w:tc>
          <w:tcPr>
            <w:tcW w:w="1250" w:type="dxa"/>
            <w:shd w:val="clear" w:color="auto" w:fill="F2F2F2" w:themeFill="background1" w:themeFillShade="F2"/>
            <w:tcMar>
              <w:left w:w="43" w:type="dxa"/>
              <w:right w:w="14" w:type="dxa"/>
            </w:tcMar>
          </w:tcPr>
          <w:p w14:paraId="7C1350C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Content Requests Per Month</w:t>
            </w:r>
          </w:p>
        </w:tc>
        <w:tc>
          <w:tcPr>
            <w:tcW w:w="893" w:type="dxa"/>
            <w:shd w:val="clear" w:color="auto" w:fill="F2F2F2" w:themeFill="background1" w:themeFillShade="F2"/>
            <w:tcMar>
              <w:left w:w="43" w:type="dxa"/>
              <w:right w:w="14" w:type="dxa"/>
            </w:tcMar>
          </w:tcPr>
          <w:p w14:paraId="0C0F58B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43CBE7C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0088BCEE" w14:textId="426CCD97"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18C4A9F0" w14:textId="6317FEEF"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3D7B9C76" w14:textId="77777777">
        <w:trPr>
          <w:cantSplit/>
        </w:trPr>
        <w:tc>
          <w:tcPr>
            <w:tcW w:w="315" w:type="dxa"/>
            <w:shd w:val="clear" w:color="auto" w:fill="F2F2F2" w:themeFill="background1" w:themeFillShade="F2"/>
            <w:tcMar>
              <w:left w:w="72" w:type="dxa"/>
              <w:right w:w="14" w:type="dxa"/>
            </w:tcMar>
          </w:tcPr>
          <w:p w14:paraId="73C435C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w:t>
            </w:r>
          </w:p>
        </w:tc>
        <w:tc>
          <w:tcPr>
            <w:tcW w:w="1072" w:type="dxa"/>
            <w:shd w:val="clear" w:color="auto" w:fill="F2F2F2" w:themeFill="background1" w:themeFillShade="F2"/>
            <w:tcMar>
              <w:left w:w="43" w:type="dxa"/>
              <w:right w:w="14" w:type="dxa"/>
            </w:tcMar>
          </w:tcPr>
          <w:p w14:paraId="495149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38054704</w:t>
            </w:r>
          </w:p>
        </w:tc>
        <w:tc>
          <w:tcPr>
            <w:tcW w:w="2411" w:type="dxa"/>
            <w:shd w:val="clear" w:color="auto" w:fill="F2F2F2" w:themeFill="background1" w:themeFillShade="F2"/>
            <w:tcMar>
              <w:left w:w="43" w:type="dxa"/>
              <w:right w:w="14" w:type="dxa"/>
            </w:tcMar>
          </w:tcPr>
          <w:p w14:paraId="4E7C89C9"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SITES:MS ENTERPRISE 99.9%</w:t>
            </w:r>
          </w:p>
        </w:tc>
        <w:tc>
          <w:tcPr>
            <w:tcW w:w="1161" w:type="dxa"/>
            <w:shd w:val="clear" w:color="auto" w:fill="F2F2F2" w:themeFill="background1" w:themeFillShade="F2"/>
            <w:tcMar>
              <w:left w:w="43" w:type="dxa"/>
              <w:right w:w="14" w:type="dxa"/>
            </w:tcMar>
          </w:tcPr>
          <w:p w14:paraId="1ABED44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893" w:type="dxa"/>
            <w:gridSpan w:val="2"/>
            <w:shd w:val="clear" w:color="auto" w:fill="F2F2F2" w:themeFill="background1" w:themeFillShade="F2"/>
            <w:tcMar>
              <w:left w:w="43" w:type="dxa"/>
              <w:right w:w="14" w:type="dxa"/>
            </w:tcMar>
          </w:tcPr>
          <w:p w14:paraId="25E1EBE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6724B7E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BASE Per Year</w:t>
            </w:r>
          </w:p>
        </w:tc>
        <w:tc>
          <w:tcPr>
            <w:tcW w:w="893" w:type="dxa"/>
            <w:shd w:val="clear" w:color="auto" w:fill="F2F2F2" w:themeFill="background1" w:themeFillShade="F2"/>
            <w:tcMar>
              <w:left w:w="43" w:type="dxa"/>
              <w:right w:w="14" w:type="dxa"/>
            </w:tcMar>
          </w:tcPr>
          <w:p w14:paraId="06B07D8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3BCC5EA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2A576EB4" w14:textId="2A9BF1F0"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773EC0E9" w14:textId="3B9D593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7436BCF" w14:textId="77777777">
        <w:trPr>
          <w:cantSplit/>
        </w:trPr>
        <w:tc>
          <w:tcPr>
            <w:tcW w:w="315" w:type="dxa"/>
            <w:shd w:val="clear" w:color="auto" w:fill="F2F2F2" w:themeFill="background1" w:themeFillShade="F2"/>
            <w:tcMar>
              <w:left w:w="72" w:type="dxa"/>
              <w:right w:w="14" w:type="dxa"/>
            </w:tcMar>
          </w:tcPr>
          <w:p w14:paraId="4A2E316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11.</w:t>
            </w:r>
          </w:p>
        </w:tc>
        <w:tc>
          <w:tcPr>
            <w:tcW w:w="1072" w:type="dxa"/>
            <w:shd w:val="clear" w:color="auto" w:fill="F2F2F2" w:themeFill="background1" w:themeFillShade="F2"/>
            <w:tcMar>
              <w:left w:w="43" w:type="dxa"/>
              <w:right w:w="14" w:type="dxa"/>
            </w:tcMar>
          </w:tcPr>
          <w:p w14:paraId="692A5B1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38056897</w:t>
            </w:r>
          </w:p>
        </w:tc>
        <w:tc>
          <w:tcPr>
            <w:tcW w:w="2411" w:type="dxa"/>
            <w:shd w:val="clear" w:color="auto" w:fill="F2F2F2" w:themeFill="background1" w:themeFillShade="F2"/>
            <w:tcMar>
              <w:left w:w="43" w:type="dxa"/>
              <w:right w:w="14" w:type="dxa"/>
            </w:tcMar>
          </w:tcPr>
          <w:p w14:paraId="18F65CCD"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CLOUD SERVICE SANDBOX FOR AEM MS</w:t>
            </w:r>
          </w:p>
        </w:tc>
        <w:tc>
          <w:tcPr>
            <w:tcW w:w="1161" w:type="dxa"/>
            <w:shd w:val="clear" w:color="auto" w:fill="F2F2F2" w:themeFill="background1" w:themeFillShade="F2"/>
            <w:tcMar>
              <w:left w:w="43" w:type="dxa"/>
              <w:right w:w="14" w:type="dxa"/>
            </w:tcMar>
          </w:tcPr>
          <w:p w14:paraId="3E52E23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0CBD253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4F4A2CB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6BA1371F"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22CCA2A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1F882327" w14:textId="1E750C7E"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44B96423" w14:textId="0B6D125F"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2FA50CE" w14:textId="77777777">
        <w:trPr>
          <w:cantSplit/>
        </w:trPr>
        <w:tc>
          <w:tcPr>
            <w:tcW w:w="315" w:type="dxa"/>
            <w:shd w:val="clear" w:color="auto" w:fill="F2F2F2" w:themeFill="background1" w:themeFillShade="F2"/>
            <w:tcMar>
              <w:left w:w="72" w:type="dxa"/>
              <w:right w:w="14" w:type="dxa"/>
            </w:tcMar>
          </w:tcPr>
          <w:p w14:paraId="108B968E"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12.</w:t>
            </w:r>
          </w:p>
        </w:tc>
        <w:tc>
          <w:tcPr>
            <w:tcW w:w="1072" w:type="dxa"/>
            <w:shd w:val="clear" w:color="auto" w:fill="F2F2F2" w:themeFill="background1" w:themeFillShade="F2"/>
            <w:tcMar>
              <w:left w:w="43" w:type="dxa"/>
              <w:right w:w="14" w:type="dxa"/>
            </w:tcMar>
          </w:tcPr>
          <w:p w14:paraId="561B7B7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38058147</w:t>
            </w:r>
          </w:p>
        </w:tc>
        <w:tc>
          <w:tcPr>
            <w:tcW w:w="2411" w:type="dxa"/>
            <w:shd w:val="clear" w:color="auto" w:fill="F2F2F2" w:themeFill="background1" w:themeFillShade="F2"/>
            <w:tcMar>
              <w:left w:w="43" w:type="dxa"/>
              <w:right w:w="14" w:type="dxa"/>
            </w:tcMar>
          </w:tcPr>
          <w:p w14:paraId="775C2858"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 CS DEV</w:t>
            </w:r>
          </w:p>
        </w:tc>
        <w:tc>
          <w:tcPr>
            <w:tcW w:w="1161" w:type="dxa"/>
            <w:shd w:val="clear" w:color="auto" w:fill="F2F2F2" w:themeFill="background1" w:themeFillShade="F2"/>
            <w:tcMar>
              <w:left w:w="43" w:type="dxa"/>
              <w:right w:w="14" w:type="dxa"/>
            </w:tcMar>
          </w:tcPr>
          <w:p w14:paraId="2584A6F1"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93" w:type="dxa"/>
            <w:gridSpan w:val="2"/>
            <w:shd w:val="clear" w:color="auto" w:fill="F2F2F2" w:themeFill="background1" w:themeFillShade="F2"/>
            <w:tcMar>
              <w:left w:w="43" w:type="dxa"/>
              <w:right w:w="14" w:type="dxa"/>
            </w:tcMar>
          </w:tcPr>
          <w:p w14:paraId="6D051F79"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2.00</w:t>
            </w:r>
          </w:p>
        </w:tc>
        <w:tc>
          <w:tcPr>
            <w:tcW w:w="1250" w:type="dxa"/>
            <w:shd w:val="clear" w:color="auto" w:fill="F2F2F2" w:themeFill="background1" w:themeFillShade="F2"/>
            <w:tcMar>
              <w:left w:w="43" w:type="dxa"/>
              <w:right w:w="14" w:type="dxa"/>
            </w:tcMar>
          </w:tcPr>
          <w:p w14:paraId="7895607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15A18FB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72133007"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6526607F" w14:textId="72667CC2"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0C50CDF8" w14:textId="60CD0BCC"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1B5D756" w14:textId="77777777">
        <w:trPr>
          <w:cantSplit/>
        </w:trPr>
        <w:tc>
          <w:tcPr>
            <w:tcW w:w="315" w:type="dxa"/>
            <w:shd w:val="clear" w:color="auto" w:fill="F2F2F2" w:themeFill="background1" w:themeFillShade="F2"/>
            <w:tcMar>
              <w:left w:w="72" w:type="dxa"/>
              <w:right w:w="14" w:type="dxa"/>
            </w:tcMar>
          </w:tcPr>
          <w:p w14:paraId="27FA9AA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13.</w:t>
            </w:r>
          </w:p>
        </w:tc>
        <w:tc>
          <w:tcPr>
            <w:tcW w:w="1072" w:type="dxa"/>
            <w:shd w:val="clear" w:color="auto" w:fill="F2F2F2" w:themeFill="background1" w:themeFillShade="F2"/>
            <w:tcMar>
              <w:left w:w="43" w:type="dxa"/>
              <w:right w:w="14" w:type="dxa"/>
            </w:tcMar>
          </w:tcPr>
          <w:p w14:paraId="540C75ED"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38055792</w:t>
            </w:r>
          </w:p>
        </w:tc>
        <w:tc>
          <w:tcPr>
            <w:tcW w:w="2411" w:type="dxa"/>
            <w:shd w:val="clear" w:color="auto" w:fill="F2F2F2" w:themeFill="background1" w:themeFillShade="F2"/>
            <w:tcMar>
              <w:left w:w="43" w:type="dxa"/>
              <w:right w:w="14" w:type="dxa"/>
            </w:tcMar>
          </w:tcPr>
          <w:p w14:paraId="7D14DCD6"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AEM:MS DEV/QA</w:t>
            </w:r>
          </w:p>
        </w:tc>
        <w:tc>
          <w:tcPr>
            <w:tcW w:w="1161" w:type="dxa"/>
            <w:shd w:val="clear" w:color="auto" w:fill="F2F2F2" w:themeFill="background1" w:themeFillShade="F2"/>
            <w:tcMar>
              <w:left w:w="43" w:type="dxa"/>
              <w:right w:w="14" w:type="dxa"/>
            </w:tcMar>
          </w:tcPr>
          <w:p w14:paraId="2468F27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Managed Services</w:t>
            </w:r>
          </w:p>
        </w:tc>
        <w:tc>
          <w:tcPr>
            <w:tcW w:w="893" w:type="dxa"/>
            <w:gridSpan w:val="2"/>
            <w:shd w:val="clear" w:color="auto" w:fill="F2F2F2" w:themeFill="background1" w:themeFillShade="F2"/>
            <w:tcMar>
              <w:left w:w="43" w:type="dxa"/>
              <w:right w:w="14" w:type="dxa"/>
            </w:tcMar>
          </w:tcPr>
          <w:p w14:paraId="692B328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18.00</w:t>
            </w:r>
          </w:p>
        </w:tc>
        <w:tc>
          <w:tcPr>
            <w:tcW w:w="1250" w:type="dxa"/>
            <w:shd w:val="clear" w:color="auto" w:fill="F2F2F2" w:themeFill="background1" w:themeFillShade="F2"/>
            <w:tcMar>
              <w:left w:w="43" w:type="dxa"/>
              <w:right w:w="14" w:type="dxa"/>
            </w:tcMar>
          </w:tcPr>
          <w:p w14:paraId="393E105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INSTANCE Per Year</w:t>
            </w:r>
          </w:p>
        </w:tc>
        <w:tc>
          <w:tcPr>
            <w:tcW w:w="893" w:type="dxa"/>
            <w:shd w:val="clear" w:color="auto" w:fill="F2F2F2" w:themeFill="background1" w:themeFillShade="F2"/>
            <w:tcMar>
              <w:left w:w="43" w:type="dxa"/>
              <w:right w:w="14" w:type="dxa"/>
            </w:tcMar>
          </w:tcPr>
          <w:p w14:paraId="1D06261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0FEFE83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01AC781A" w14:textId="354A6B8C"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5088230F" w14:textId="030CBCE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r w:rsidR="0066084E" w14:paraId="1B95E4C2" w14:textId="77777777">
        <w:trPr>
          <w:cantSplit/>
        </w:trPr>
        <w:tc>
          <w:tcPr>
            <w:tcW w:w="315" w:type="dxa"/>
            <w:shd w:val="clear" w:color="auto" w:fill="F2F2F2" w:themeFill="background1" w:themeFillShade="F2"/>
            <w:tcMar>
              <w:left w:w="72" w:type="dxa"/>
              <w:right w:w="14" w:type="dxa"/>
            </w:tcMar>
          </w:tcPr>
          <w:p w14:paraId="0812C36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14.</w:t>
            </w:r>
          </w:p>
        </w:tc>
        <w:tc>
          <w:tcPr>
            <w:tcW w:w="1072" w:type="dxa"/>
            <w:shd w:val="clear" w:color="auto" w:fill="F2F2F2" w:themeFill="background1" w:themeFillShade="F2"/>
            <w:tcMar>
              <w:left w:w="43" w:type="dxa"/>
              <w:right w:w="14" w:type="dxa"/>
            </w:tcMar>
          </w:tcPr>
          <w:p w14:paraId="52DF12FE"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38056873</w:t>
            </w:r>
          </w:p>
        </w:tc>
        <w:tc>
          <w:tcPr>
            <w:tcW w:w="2411" w:type="dxa"/>
            <w:shd w:val="clear" w:color="auto" w:fill="F2F2F2" w:themeFill="background1" w:themeFillShade="F2"/>
            <w:tcMar>
              <w:left w:w="43" w:type="dxa"/>
              <w:right w:w="14" w:type="dxa"/>
            </w:tcMar>
          </w:tcPr>
          <w:p w14:paraId="52E88C8A"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AEM:OPT DEV LICENSE FOR MS FULFILLMENT</w:t>
            </w:r>
          </w:p>
        </w:tc>
        <w:tc>
          <w:tcPr>
            <w:tcW w:w="1161" w:type="dxa"/>
            <w:shd w:val="clear" w:color="auto" w:fill="F2F2F2" w:themeFill="background1" w:themeFillShade="F2"/>
            <w:tcMar>
              <w:left w:w="43" w:type="dxa"/>
              <w:right w:w="14" w:type="dxa"/>
            </w:tcMar>
          </w:tcPr>
          <w:p w14:paraId="3E64640C"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OnPremise Term</w:t>
            </w:r>
          </w:p>
        </w:tc>
        <w:tc>
          <w:tcPr>
            <w:tcW w:w="893" w:type="dxa"/>
            <w:gridSpan w:val="2"/>
            <w:shd w:val="clear" w:color="auto" w:fill="F2F2F2" w:themeFill="background1" w:themeFillShade="F2"/>
            <w:tcMar>
              <w:left w:w="43" w:type="dxa"/>
              <w:right w:w="14" w:type="dxa"/>
            </w:tcMar>
          </w:tcPr>
          <w:p w14:paraId="2C5EF900"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1.00</w:t>
            </w:r>
          </w:p>
        </w:tc>
        <w:tc>
          <w:tcPr>
            <w:tcW w:w="1250" w:type="dxa"/>
            <w:shd w:val="clear" w:color="auto" w:fill="F2F2F2" w:themeFill="background1" w:themeFillShade="F2"/>
            <w:tcMar>
              <w:left w:w="43" w:type="dxa"/>
              <w:right w:w="14" w:type="dxa"/>
            </w:tcMar>
          </w:tcPr>
          <w:p w14:paraId="52834A4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Each  Per Year</w:t>
            </w:r>
          </w:p>
        </w:tc>
        <w:tc>
          <w:tcPr>
            <w:tcW w:w="893" w:type="dxa"/>
            <w:shd w:val="clear" w:color="auto" w:fill="F2F2F2" w:themeFill="background1" w:themeFillShade="F2"/>
            <w:tcMar>
              <w:left w:w="43" w:type="dxa"/>
              <w:right w:w="14" w:type="dxa"/>
            </w:tcMar>
          </w:tcPr>
          <w:p w14:paraId="11C507AB"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959" w:type="dxa"/>
            <w:shd w:val="clear" w:color="auto" w:fill="F2F2F2" w:themeFill="background1" w:themeFillShade="F2"/>
            <w:tcMar>
              <w:left w:w="43" w:type="dxa"/>
              <w:right w:w="14" w:type="dxa"/>
            </w:tcMar>
          </w:tcPr>
          <w:p w14:paraId="4EC3F35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917" w:type="dxa"/>
            <w:shd w:val="clear" w:color="auto" w:fill="F2F2F2" w:themeFill="background1" w:themeFillShade="F2"/>
            <w:tcMar>
              <w:left w:w="0" w:type="dxa"/>
              <w:right w:w="58" w:type="dxa"/>
            </w:tcMar>
          </w:tcPr>
          <w:p w14:paraId="4E5BA16E" w14:textId="1AB83BCB"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c>
          <w:tcPr>
            <w:tcW w:w="929" w:type="dxa"/>
            <w:shd w:val="clear" w:color="auto" w:fill="F2F2F2" w:themeFill="background1" w:themeFillShade="F2"/>
            <w:tcMar>
              <w:left w:w="0" w:type="dxa"/>
              <w:right w:w="58" w:type="dxa"/>
            </w:tcMar>
          </w:tcPr>
          <w:p w14:paraId="2C4CDBB8" w14:textId="28DAABF9" w:rsidR="0066084E" w:rsidRDefault="0066084E" w:rsidP="0066084E">
            <w:pPr>
              <w:keepLines/>
              <w:widowControl w:val="0"/>
              <w:spacing w:before="60" w:after="60"/>
              <w:jc w:val="right"/>
              <w:rPr>
                <w:rFonts w:ascii="Calibri" w:hAnsi="Calibri" w:cs="Calibri"/>
                <w:color w:val="000000" w:themeColor="text1"/>
                <w:sz w:val="16"/>
                <w:szCs w:val="16"/>
              </w:rPr>
            </w:pPr>
            <w:r w:rsidRPr="00D418AC">
              <w:rPr>
                <w:rFonts w:ascii="Calibri" w:hAnsi="Calibri" w:cs="Calibri"/>
                <w:color w:val="000000" w:themeColor="text1"/>
                <w:sz w:val="16"/>
                <w:szCs w:val="16"/>
              </w:rPr>
              <w:t>TBD</w:t>
            </w:r>
          </w:p>
        </w:tc>
      </w:tr>
    </w:tbl>
    <w:p w14:paraId="6075A1D1" w14:textId="77777777" w:rsidR="00B355DC" w:rsidRDefault="00B355DC">
      <w:pPr>
        <w:adjustRightInd/>
        <w:snapToGrid/>
        <w:rPr>
          <w:rFonts w:ascii="Calibri" w:hAnsi="Calibri" w:cs="Calibri"/>
          <w:sz w:val="14"/>
          <w:szCs w:val="14"/>
        </w:rPr>
      </w:pPr>
    </w:p>
    <w:p w14:paraId="1BCDC9BC" w14:textId="77777777" w:rsidR="00B355DC" w:rsidRDefault="00CE18EF">
      <w:pPr>
        <w:adjustRightInd/>
        <w:snapToGrid/>
        <w:rPr>
          <w:rFonts w:ascii="Calibri" w:hAnsi="Calibri" w:cs="Calibri"/>
          <w:szCs w:val="20"/>
        </w:rPr>
      </w:pPr>
      <w:commentRangeStart w:id="49"/>
      <w:commentRangeStart w:id="50"/>
      <w:r>
        <w:rPr>
          <w:rFonts w:ascii="Calibri" w:hAnsi="Calibri" w:cs="Calibri"/>
          <w:szCs w:val="20"/>
        </w:rPr>
        <w:t>If Customer’s use of the Products and Services exceeds its licensed quantities, Customer must license additional quantities sufficient to cover its excess usage.</w:t>
      </w:r>
      <w:commentRangeEnd w:id="49"/>
      <w:r w:rsidR="00E74A2C">
        <w:rPr>
          <w:rStyle w:val="CommentReference"/>
        </w:rPr>
        <w:commentReference w:id="49"/>
      </w:r>
      <w:commentRangeEnd w:id="50"/>
      <w:r w:rsidR="00C22B26">
        <w:rPr>
          <w:rStyle w:val="CommentReference"/>
        </w:rPr>
        <w:commentReference w:id="50"/>
      </w:r>
    </w:p>
    <w:p w14:paraId="40C0FFF9" w14:textId="77777777" w:rsidR="00B355DC" w:rsidRDefault="00B355DC">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5"/>
        <w:gridCol w:w="1030"/>
        <w:gridCol w:w="2183"/>
        <w:gridCol w:w="1090"/>
        <w:gridCol w:w="803"/>
        <w:gridCol w:w="1249"/>
        <w:gridCol w:w="1004"/>
        <w:gridCol w:w="1004"/>
        <w:gridCol w:w="1004"/>
        <w:gridCol w:w="1118"/>
      </w:tblGrid>
      <w:tr w:rsidR="00B355DC" w14:paraId="51141D12" w14:textId="77777777" w:rsidTr="0066084E">
        <w:trPr>
          <w:cantSplit/>
          <w:trHeight w:val="480"/>
        </w:trPr>
        <w:tc>
          <w:tcPr>
            <w:tcW w:w="5421" w:type="dxa"/>
            <w:gridSpan w:val="5"/>
            <w:tcBorders>
              <w:right w:val="single" w:sz="4" w:space="0" w:color="F2F2F2" w:themeColor="background1" w:themeShade="F2"/>
            </w:tcBorders>
            <w:shd w:val="clear" w:color="auto" w:fill="F2F2F2" w:themeFill="background1" w:themeFillShade="F2"/>
            <w:tcMar>
              <w:left w:w="72" w:type="dxa"/>
              <w:right w:w="0" w:type="dxa"/>
            </w:tcMar>
            <w:vAlign w:val="center"/>
          </w:tcPr>
          <w:p w14:paraId="4728C2A8" w14:textId="77777777" w:rsidR="00B355DC" w:rsidRDefault="00CE18EF">
            <w:pPr>
              <w:keepNext/>
              <w:widowControl w:val="0"/>
              <w:jc w:val="left"/>
              <w:rPr>
                <w:rFonts w:ascii="Calibri" w:hAnsi="Calibri" w:cs="Calibri"/>
                <w:b/>
                <w:bCs/>
                <w:color w:val="000000" w:themeColor="text1"/>
                <w:szCs w:val="20"/>
              </w:rPr>
            </w:pPr>
            <w:r>
              <w:rPr>
                <w:rFonts w:ascii="Calibri" w:hAnsi="Calibri" w:cs="Calibri"/>
                <w:b/>
                <w:bCs/>
                <w:szCs w:val="20"/>
              </w:rPr>
              <w:t>Adobe Target</w:t>
            </w:r>
          </w:p>
        </w:tc>
        <w:tc>
          <w:tcPr>
            <w:tcW w:w="5379" w:type="dxa"/>
            <w:gridSpan w:val="5"/>
            <w:tcBorders>
              <w:left w:val="single" w:sz="4" w:space="0" w:color="F2F2F2" w:themeColor="background1" w:themeShade="F2"/>
            </w:tcBorders>
            <w:shd w:val="clear" w:color="auto" w:fill="F2F2F2" w:themeFill="background1" w:themeFillShade="F2"/>
            <w:vAlign w:val="center"/>
          </w:tcPr>
          <w:p w14:paraId="01C080A6" w14:textId="77777777" w:rsidR="00B355DC" w:rsidRDefault="00CE18EF">
            <w:pPr>
              <w:keepNext/>
              <w:widowControl w:val="0"/>
              <w:spacing w:before="120" w:after="120"/>
              <w:jc w:val="right"/>
              <w:rPr>
                <w:rFonts w:ascii="Calibri" w:hAnsi="Calibri" w:cs="Calibri"/>
                <w:b/>
                <w:bCs/>
                <w:color w:val="000000" w:themeColor="text1"/>
                <w:szCs w:val="20"/>
              </w:rPr>
            </w:pPr>
            <w:r>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B355DC" w14:paraId="2F9CBAD3" w14:textId="77777777" w:rsidTr="0066084E">
        <w:trPr>
          <w:cantSplit/>
          <w:trHeight w:val="485"/>
        </w:trPr>
        <w:tc>
          <w:tcPr>
            <w:tcW w:w="315" w:type="dxa"/>
            <w:shd w:val="clear" w:color="auto" w:fill="F2F2F2" w:themeFill="background1" w:themeFillShade="F2"/>
            <w:tcMar>
              <w:left w:w="72" w:type="dxa"/>
              <w:right w:w="0" w:type="dxa"/>
            </w:tcMar>
          </w:tcPr>
          <w:p w14:paraId="0BAC214C" w14:textId="77777777" w:rsidR="00B355DC" w:rsidRDefault="00CE18EF">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30" w:type="dxa"/>
            <w:shd w:val="clear" w:color="auto" w:fill="F2F2F2" w:themeFill="background1" w:themeFillShade="F2"/>
            <w:tcMar>
              <w:left w:w="43" w:type="dxa"/>
              <w:right w:w="14" w:type="dxa"/>
            </w:tcMar>
          </w:tcPr>
          <w:p w14:paraId="65861E59"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SKU</w:t>
            </w:r>
          </w:p>
        </w:tc>
        <w:tc>
          <w:tcPr>
            <w:tcW w:w="2183" w:type="dxa"/>
            <w:shd w:val="clear" w:color="auto" w:fill="F2F2F2" w:themeFill="background1" w:themeFillShade="F2"/>
            <w:tcMar>
              <w:left w:w="43" w:type="dxa"/>
              <w:right w:w="14" w:type="dxa"/>
            </w:tcMar>
          </w:tcPr>
          <w:p w14:paraId="65472FF2"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Product Description</w:t>
            </w:r>
          </w:p>
        </w:tc>
        <w:tc>
          <w:tcPr>
            <w:tcW w:w="1090" w:type="dxa"/>
            <w:shd w:val="clear" w:color="auto" w:fill="F2F2F2" w:themeFill="background1" w:themeFillShade="F2"/>
            <w:tcMar>
              <w:left w:w="43" w:type="dxa"/>
              <w:right w:w="14" w:type="dxa"/>
            </w:tcMar>
          </w:tcPr>
          <w:p w14:paraId="77073B2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Deployment Method</w:t>
            </w:r>
          </w:p>
        </w:tc>
        <w:tc>
          <w:tcPr>
            <w:tcW w:w="803" w:type="dxa"/>
            <w:shd w:val="clear" w:color="auto" w:fill="F2F2F2" w:themeFill="background1" w:themeFillShade="F2"/>
            <w:tcMar>
              <w:left w:w="43" w:type="dxa"/>
              <w:right w:w="14" w:type="dxa"/>
            </w:tcMar>
          </w:tcPr>
          <w:p w14:paraId="6B75BBCE"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249" w:type="dxa"/>
            <w:shd w:val="clear" w:color="auto" w:fill="F2F2F2" w:themeFill="background1" w:themeFillShade="F2"/>
            <w:tcMar>
              <w:left w:w="43" w:type="dxa"/>
              <w:right w:w="14" w:type="dxa"/>
            </w:tcMar>
          </w:tcPr>
          <w:p w14:paraId="1EB2D04A"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License Metric / Unit of Measure</w:t>
            </w:r>
          </w:p>
        </w:tc>
        <w:tc>
          <w:tcPr>
            <w:tcW w:w="1004" w:type="dxa"/>
            <w:shd w:val="clear" w:color="auto" w:fill="F2F2F2" w:themeFill="background1" w:themeFillShade="F2"/>
            <w:tcMar>
              <w:left w:w="43" w:type="dxa"/>
              <w:right w:w="14" w:type="dxa"/>
            </w:tcMar>
          </w:tcPr>
          <w:p w14:paraId="4CED6380"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1004" w:type="dxa"/>
            <w:shd w:val="clear" w:color="auto" w:fill="F2F2F2" w:themeFill="background1" w:themeFillShade="F2"/>
            <w:tcMar>
              <w:left w:w="43" w:type="dxa"/>
              <w:right w:w="14" w:type="dxa"/>
            </w:tcMar>
          </w:tcPr>
          <w:p w14:paraId="4A0EFD51"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1004" w:type="dxa"/>
            <w:shd w:val="clear" w:color="auto" w:fill="F2F2F2" w:themeFill="background1" w:themeFillShade="F2"/>
            <w:tcMar>
              <w:left w:w="43" w:type="dxa"/>
              <w:right w:w="14" w:type="dxa"/>
            </w:tcMar>
          </w:tcPr>
          <w:p w14:paraId="3C18E1C5"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Unit Price</w:t>
            </w:r>
          </w:p>
        </w:tc>
        <w:tc>
          <w:tcPr>
            <w:tcW w:w="1118" w:type="dxa"/>
            <w:shd w:val="clear" w:color="auto" w:fill="F2F2F2" w:themeFill="background1" w:themeFillShade="F2"/>
            <w:tcMar>
              <w:left w:w="43" w:type="dxa"/>
              <w:right w:w="14" w:type="dxa"/>
            </w:tcMar>
          </w:tcPr>
          <w:p w14:paraId="219A1823" w14:textId="77777777" w:rsidR="00B355DC" w:rsidRDefault="00CE18EF">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Total Fees</w:t>
            </w:r>
          </w:p>
        </w:tc>
      </w:tr>
      <w:tr w:rsidR="0066084E" w14:paraId="31735DCA" w14:textId="77777777" w:rsidTr="0066084E">
        <w:trPr>
          <w:cantSplit/>
        </w:trPr>
        <w:tc>
          <w:tcPr>
            <w:tcW w:w="315" w:type="dxa"/>
            <w:shd w:val="clear" w:color="auto" w:fill="F2F2F2" w:themeFill="background1" w:themeFillShade="F2"/>
            <w:tcMar>
              <w:left w:w="72" w:type="dxa"/>
              <w:right w:w="0" w:type="dxa"/>
            </w:tcMar>
          </w:tcPr>
          <w:p w14:paraId="2AB80EC4"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15.</w:t>
            </w:r>
          </w:p>
        </w:tc>
        <w:tc>
          <w:tcPr>
            <w:tcW w:w="1030" w:type="dxa"/>
            <w:shd w:val="clear" w:color="auto" w:fill="F2F2F2" w:themeFill="background1" w:themeFillShade="F2"/>
            <w:tcMar>
              <w:left w:w="43" w:type="dxa"/>
              <w:right w:w="14" w:type="dxa"/>
            </w:tcMar>
          </w:tcPr>
          <w:p w14:paraId="721B2E12"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38049702</w:t>
            </w:r>
          </w:p>
        </w:tc>
        <w:tc>
          <w:tcPr>
            <w:tcW w:w="2183" w:type="dxa"/>
            <w:shd w:val="clear" w:color="auto" w:fill="F2F2F2" w:themeFill="background1" w:themeFillShade="F2"/>
            <w:tcMar>
              <w:left w:w="43" w:type="dxa"/>
              <w:right w:w="14" w:type="dxa"/>
            </w:tcMar>
          </w:tcPr>
          <w:p w14:paraId="17C36393" w14:textId="77777777" w:rsidR="0066084E" w:rsidRDefault="0066084E" w:rsidP="0066084E">
            <w:pPr>
              <w:keepLines/>
              <w:widowControl w:val="0"/>
              <w:spacing w:before="60" w:after="60"/>
              <w:jc w:val="left"/>
              <w:rPr>
                <w:rFonts w:ascii="Calibri" w:hAnsi="Calibri" w:cs="Calibri"/>
                <w:sz w:val="16"/>
                <w:szCs w:val="16"/>
              </w:rPr>
            </w:pPr>
            <w:r>
              <w:rPr>
                <w:rFonts w:ascii="Calibri" w:hAnsi="Calibri" w:cs="Calibri"/>
                <w:color w:val="000000" w:themeColor="text1"/>
                <w:sz w:val="16"/>
                <w:szCs w:val="16"/>
              </w:rPr>
              <w:t>ADOBE TARGET PREMIUM</w:t>
            </w:r>
          </w:p>
        </w:tc>
        <w:tc>
          <w:tcPr>
            <w:tcW w:w="1090" w:type="dxa"/>
            <w:shd w:val="clear" w:color="auto" w:fill="F2F2F2" w:themeFill="background1" w:themeFillShade="F2"/>
            <w:tcMar>
              <w:left w:w="43" w:type="dxa"/>
              <w:right w:w="14" w:type="dxa"/>
            </w:tcMar>
          </w:tcPr>
          <w:p w14:paraId="3DCFBBC5"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803" w:type="dxa"/>
            <w:shd w:val="clear" w:color="auto" w:fill="F2F2F2" w:themeFill="background1" w:themeFillShade="F2"/>
            <w:tcMar>
              <w:left w:w="43" w:type="dxa"/>
              <w:right w:w="14" w:type="dxa"/>
            </w:tcMar>
          </w:tcPr>
          <w:p w14:paraId="65634556"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3,990.00</w:t>
            </w:r>
          </w:p>
        </w:tc>
        <w:tc>
          <w:tcPr>
            <w:tcW w:w="1249" w:type="dxa"/>
            <w:shd w:val="clear" w:color="auto" w:fill="F2F2F2" w:themeFill="background1" w:themeFillShade="F2"/>
            <w:tcMar>
              <w:left w:w="43" w:type="dxa"/>
              <w:right w:w="14" w:type="dxa"/>
            </w:tcMar>
          </w:tcPr>
          <w:p w14:paraId="2C67ED1A"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PAGE VIEWS Per Year</w:t>
            </w:r>
          </w:p>
        </w:tc>
        <w:tc>
          <w:tcPr>
            <w:tcW w:w="1004" w:type="dxa"/>
            <w:shd w:val="clear" w:color="auto" w:fill="F2F2F2" w:themeFill="background1" w:themeFillShade="F2"/>
            <w:tcMar>
              <w:left w:w="43" w:type="dxa"/>
              <w:right w:w="14" w:type="dxa"/>
            </w:tcMar>
          </w:tcPr>
          <w:p w14:paraId="29FFD7C3"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01 Jun 2026</w:t>
            </w:r>
          </w:p>
        </w:tc>
        <w:tc>
          <w:tcPr>
            <w:tcW w:w="1004" w:type="dxa"/>
            <w:shd w:val="clear" w:color="auto" w:fill="F2F2F2" w:themeFill="background1" w:themeFillShade="F2"/>
            <w:tcMar>
              <w:left w:w="43" w:type="dxa"/>
              <w:right w:w="14" w:type="dxa"/>
            </w:tcMar>
          </w:tcPr>
          <w:p w14:paraId="57051B18" w14:textId="77777777" w:rsidR="0066084E" w:rsidRDefault="0066084E" w:rsidP="0066084E">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31 May 2027</w:t>
            </w:r>
          </w:p>
        </w:tc>
        <w:tc>
          <w:tcPr>
            <w:tcW w:w="1004" w:type="dxa"/>
            <w:shd w:val="clear" w:color="auto" w:fill="F2F2F2" w:themeFill="background1" w:themeFillShade="F2"/>
            <w:tcMar>
              <w:left w:w="0" w:type="dxa"/>
              <w:right w:w="58" w:type="dxa"/>
            </w:tcMar>
          </w:tcPr>
          <w:p w14:paraId="79ED5DF4" w14:textId="6804360A" w:rsidR="0066084E" w:rsidRDefault="0066084E" w:rsidP="0066084E">
            <w:pPr>
              <w:keepLines/>
              <w:widowControl w:val="0"/>
              <w:spacing w:before="60" w:after="60"/>
              <w:jc w:val="right"/>
              <w:rPr>
                <w:rFonts w:ascii="Calibri" w:hAnsi="Calibri" w:cs="Calibri"/>
                <w:color w:val="000000" w:themeColor="text1"/>
                <w:sz w:val="16"/>
                <w:szCs w:val="16"/>
              </w:rPr>
            </w:pPr>
            <w:r w:rsidRPr="009738B3">
              <w:rPr>
                <w:rFonts w:ascii="Calibri" w:hAnsi="Calibri" w:cs="Calibri"/>
                <w:color w:val="000000" w:themeColor="text1"/>
                <w:sz w:val="16"/>
                <w:szCs w:val="16"/>
              </w:rPr>
              <w:t>TBD</w:t>
            </w:r>
          </w:p>
        </w:tc>
        <w:tc>
          <w:tcPr>
            <w:tcW w:w="1118" w:type="dxa"/>
            <w:shd w:val="clear" w:color="auto" w:fill="F2F2F2" w:themeFill="background1" w:themeFillShade="F2"/>
            <w:tcMar>
              <w:left w:w="0" w:type="dxa"/>
              <w:right w:w="58" w:type="dxa"/>
            </w:tcMar>
          </w:tcPr>
          <w:p w14:paraId="223A4B9C" w14:textId="0499FB86" w:rsidR="0066084E" w:rsidRDefault="0066084E" w:rsidP="0066084E">
            <w:pPr>
              <w:keepLines/>
              <w:widowControl w:val="0"/>
              <w:spacing w:before="60" w:after="60"/>
              <w:jc w:val="right"/>
              <w:rPr>
                <w:rFonts w:ascii="Calibri" w:hAnsi="Calibri" w:cs="Calibri"/>
                <w:color w:val="000000" w:themeColor="text1"/>
                <w:sz w:val="16"/>
                <w:szCs w:val="16"/>
              </w:rPr>
            </w:pPr>
            <w:r w:rsidRPr="009738B3">
              <w:rPr>
                <w:rFonts w:ascii="Calibri" w:hAnsi="Calibri" w:cs="Calibri"/>
                <w:color w:val="000000" w:themeColor="text1"/>
                <w:sz w:val="16"/>
                <w:szCs w:val="16"/>
              </w:rPr>
              <w:t>TBD</w:t>
            </w:r>
          </w:p>
        </w:tc>
      </w:tr>
    </w:tbl>
    <w:p w14:paraId="31E1D81D" w14:textId="77777777" w:rsidR="00B355DC" w:rsidRDefault="00B355DC">
      <w:pPr>
        <w:keepLines/>
        <w:rPr>
          <w:rFonts w:ascii="Calibri" w:hAnsi="Calibri" w:cs="Calibri"/>
          <w:sz w:val="14"/>
          <w:szCs w:val="14"/>
        </w:rPr>
      </w:pPr>
    </w:p>
    <w:p w14:paraId="402CA02F" w14:textId="77777777" w:rsidR="00B355DC" w:rsidRDefault="00CE18EF">
      <w:pPr>
        <w:adjustRightInd/>
        <w:snapToGrid/>
        <w:rPr>
          <w:rFonts w:ascii="Calibri" w:hAnsi="Calibri" w:cs="Calibri"/>
          <w:szCs w:val="20"/>
        </w:rPr>
      </w:pPr>
      <w:commentRangeStart w:id="51"/>
      <w:commentRangeStart w:id="52"/>
      <w:commentRangeStart w:id="53"/>
      <w:r>
        <w:rPr>
          <w:rFonts w:ascii="Calibri" w:hAnsi="Calibri" w:cs="Calibri"/>
          <w:szCs w:val="20"/>
        </w:rPr>
        <w:t>Customer agrees to (i) provide Adobe with a measurement report generated by an analytics tool two months prior to the end of each 12-month period of the License Term, or (ii) upon Adobe's request, provide to Adobe a measurement report generated by an analytics tool for the previous 12-month period of the License Term in order to verify Customer's actual Annual Page View Traffic (“Actual Page View Traffic”).  If Customer's Actual Page View Traffic exceeds the licensed Annual Page View Traffic for the then-current 12-month period of the License Term, then Adobe reserves the right to revise and increase the Annual Page View Traffic for the immediate subsequent year(s) of the License Term to match the Actual Page View Traffic, and increase the annual flat fee for the remainder of the then-current 12-month period of the License Term in proportion to the revised licensed Annual Page View Traffic. Such revisions are limited to once per 12-month period. Customer will not receive any credit, reduction in flat fee, or revision of the initial licensed Annual Page View Traffic if the Actual Page View Traffic for any 12-month period is below the licensed Annual Page View Traffic for the previous year.</w:t>
      </w:r>
      <w:commentRangeEnd w:id="51"/>
      <w:r w:rsidR="00E74A2C">
        <w:rPr>
          <w:rStyle w:val="CommentReference"/>
        </w:rPr>
        <w:commentReference w:id="51"/>
      </w:r>
      <w:commentRangeEnd w:id="52"/>
      <w:r w:rsidR="003D2047">
        <w:rPr>
          <w:rStyle w:val="CommentReference"/>
        </w:rPr>
        <w:commentReference w:id="52"/>
      </w:r>
      <w:commentRangeEnd w:id="53"/>
      <w:r w:rsidR="0037192D">
        <w:rPr>
          <w:rStyle w:val="CommentReference"/>
        </w:rPr>
        <w:commentReference w:id="53"/>
      </w:r>
    </w:p>
    <w:p w14:paraId="0B0A0824" w14:textId="77777777" w:rsidR="00B355DC" w:rsidRDefault="00CE18EF">
      <w:pPr>
        <w:rPr>
          <w:rFonts w:ascii="Calibri" w:hAnsi="Calibri" w:cs="Calibri"/>
          <w:color w:val="FFFFFF" w:themeColor="background1"/>
          <w:sz w:val="14"/>
          <w:szCs w:val="14"/>
        </w:rPr>
      </w:pPr>
      <w:r>
        <w:rPr>
          <w:rFonts w:ascii="Calibri" w:hAnsi="Calibri" w:cs="Calibri"/>
          <w:color w:val="FFFFFF" w:themeColor="background1"/>
          <w:sz w:val="14"/>
          <w:szCs w:val="14"/>
        </w:rPr>
        <w:t>Formatting line needed here.</w:t>
      </w:r>
    </w:p>
    <w:p w14:paraId="1AE6F11F" w14:textId="77777777" w:rsidR="00B355DC" w:rsidRDefault="00B355DC">
      <w:pPr>
        <w:rPr>
          <w:rFonts w:ascii="Calibri" w:hAnsi="Calibri" w:cs="Calibri"/>
          <w:sz w:val="16"/>
          <w:szCs w:val="16"/>
        </w:rPr>
      </w:pPr>
    </w:p>
    <w:p w14:paraId="28BCF3E7" w14:textId="77777777" w:rsidR="00B355DC" w:rsidRDefault="00B355DC">
      <w:pPr>
        <w:adjustRightInd/>
        <w:snapToGrid/>
        <w:rPr>
          <w:rFonts w:ascii="Calibri" w:hAnsi="Calibri" w:cs="Calibri"/>
          <w:b/>
          <w:bCs/>
          <w:color w:val="000000" w:themeColor="text1"/>
          <w:sz w:val="28"/>
          <w:szCs w:val="28"/>
        </w:rPr>
        <w:sectPr w:rsidR="00B355DC">
          <w:headerReference w:type="even" r:id="rId20"/>
          <w:headerReference w:type="default" r:id="rId21"/>
          <w:headerReference w:type="first" r:id="rId22"/>
          <w:pgSz w:w="12240" w:h="15840" w:code="1"/>
          <w:pgMar w:top="1080" w:right="720" w:bottom="1080" w:left="720" w:header="720" w:footer="403" w:gutter="0"/>
          <w:cols w:space="720"/>
          <w:titlePg/>
          <w:docGrid w:linePitch="360"/>
        </w:sectPr>
      </w:pPr>
    </w:p>
    <w:p w14:paraId="73E59CE3" w14:textId="77777777" w:rsidR="00B355DC" w:rsidRDefault="00CE18EF">
      <w:pPr>
        <w:pStyle w:val="ListParagraph"/>
        <w:ind w:left="504"/>
        <w:rPr>
          <w:rFonts w:ascii="Calibri" w:hAnsi="Calibri" w:cs="Calibri"/>
          <w:sz w:val="16"/>
          <w:szCs w:val="20"/>
        </w:rPr>
      </w:pPr>
      <w:r>
        <w:rPr>
          <w:rFonts w:ascii="Calibri" w:hAnsi="Calibri" w:cs="Calibri"/>
          <w:noProof/>
        </w:rPr>
        <w:lastRenderedPageBreak/>
        <mc:AlternateContent>
          <mc:Choice Requires="wps">
            <w:drawing>
              <wp:anchor distT="0" distB="0" distL="114300" distR="114300" simplePos="0" relativeHeight="251658240" behindDoc="0" locked="0" layoutInCell="1" allowOverlap="1" wp14:anchorId="6F1F4AE7" wp14:editId="4EC94F23">
                <wp:simplePos x="0" y="0"/>
                <wp:positionH relativeFrom="column">
                  <wp:posOffset>-106680</wp:posOffset>
                </wp:positionH>
                <wp:positionV relativeFrom="paragraph">
                  <wp:posOffset>-565785</wp:posOffset>
                </wp:positionV>
                <wp:extent cx="4450080" cy="44196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441960"/>
                        </a:xfrm>
                        <a:prstGeom prst="rect">
                          <a:avLst/>
                        </a:prstGeom>
                        <a:noFill/>
                        <a:ln w="6350">
                          <a:noFill/>
                        </a:ln>
                      </wps:spPr>
                      <wps:txbx>
                        <w:txbxContent>
                          <w:p w14:paraId="35E1784F" w14:textId="77777777" w:rsidR="008246E9" w:rsidRDefault="008246E9">
                            <w:pPr>
                              <w:jc w:val="left"/>
                              <w:rPr>
                                <w:rFonts w:asciiTheme="minorHAnsi" w:hAnsiTheme="minorHAnsi" w:cstheme="minorHAnsi"/>
                                <w:b/>
                                <w:bCs/>
                                <w:color w:val="FFFFFF" w:themeColor="background1"/>
                                <w:sz w:val="40"/>
                                <w:szCs w:val="40"/>
                              </w:rPr>
                            </w:pPr>
                            <w:r>
                              <w:rPr>
                                <w:rFonts w:asciiTheme="minorHAnsi" w:hAnsiTheme="minorHAnsi" w:cstheme="minorHAnsi"/>
                                <w:b/>
                                <w:bCs/>
                                <w:color w:val="FFFFFF" w:themeColor="background1"/>
                                <w:sz w:val="40"/>
                                <w:szCs w:val="40"/>
                              </w:rPr>
                              <w:t>Sales Order Terms and Conditions</w:t>
                            </w:r>
                          </w:p>
                          <w:p w14:paraId="25D12E77" w14:textId="77777777" w:rsidR="008246E9" w:rsidRDefault="008246E9">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F1F4AE7" id="_x0000_t202" coordsize="21600,21600" o:spt="202" path="m,l,21600r21600,l21600,xe">
                <v:stroke joinstyle="miter"/>
                <v:path gradientshapeok="t" o:connecttype="rect"/>
              </v:shapetype>
              <v:shape id="Text Box 4" o:spid="_x0000_s1026" type="#_x0000_t202" style="position:absolute;left:0;text-align:left;margin-left:-8.4pt;margin-top:-44.55pt;width:350.4pt;height: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" filled="f" stroked="f" strokeweight=".5pt">
                <v:textbox>
                  <w:txbxContent>
                    <w:p w14:paraId="35E1784F" w14:textId="77777777" w:rsidR="008246E9" w:rsidRDefault="008246E9">
                      <w:pPr>
                        <w:jc w:val="left"/>
                        <w:rPr>
                          <w:rFonts w:asciiTheme="minorHAnsi" w:hAnsiTheme="minorHAnsi" w:cstheme="minorHAnsi"/>
                          <w:b/>
                          <w:bCs/>
                          <w:color w:val="FFFFFF" w:themeColor="background1"/>
                          <w:sz w:val="40"/>
                          <w:szCs w:val="40"/>
                        </w:rPr>
                      </w:pPr>
                      <w:r>
                        <w:rPr>
                          <w:rFonts w:asciiTheme="minorHAnsi" w:hAnsiTheme="minorHAnsi" w:cstheme="minorHAnsi"/>
                          <w:b/>
                          <w:bCs/>
                          <w:color w:val="FFFFFF" w:themeColor="background1"/>
                          <w:sz w:val="40"/>
                          <w:szCs w:val="40"/>
                        </w:rPr>
                        <w:t>Sales Order Terms and Conditions</w:t>
                      </w:r>
                    </w:p>
                    <w:p w14:paraId="25D12E77" w14:textId="77777777" w:rsidR="008246E9" w:rsidRDefault="008246E9">
                      <w:pPr>
                        <w:jc w:val="left"/>
                      </w:pPr>
                    </w:p>
                  </w:txbxContent>
                </v:textbox>
              </v:shape>
            </w:pict>
          </mc:Fallback>
        </mc:AlternateContent>
      </w:r>
      <w:r>
        <w:rPr>
          <w:rFonts w:ascii="Calibri" w:hAnsi="Calibri" w:cs="Calibri"/>
          <w:sz w:val="16"/>
          <w:szCs w:val="20"/>
        </w:rPr>
        <w:t xml:space="preserve"> </w:t>
      </w:r>
    </w:p>
    <w:p w14:paraId="2B647F3E" w14:textId="77777777" w:rsidR="00B355DC" w:rsidRDefault="00B355DC">
      <w:pPr>
        <w:pStyle w:val="ListParagraph"/>
        <w:adjustRightInd/>
        <w:snapToGrid/>
        <w:ind w:left="504"/>
        <w:rPr>
          <w:rFonts w:ascii="Calibri" w:hAnsi="Calibri" w:cs="Calibri"/>
          <w:szCs w:val="20"/>
        </w:rPr>
      </w:pPr>
    </w:p>
    <w:p w14:paraId="2D70E03B" w14:textId="7F88A9AD"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Customer and Adobe are Parties to Adobe Sales Order made effective on 11 January 2019 with Agreement Number DR2160961/00744053 and Adobe Sales Order made effective on 25 February 2022 with Agreement Number DR2860674/00879209 (collectively, the “</w:t>
      </w:r>
      <w:r>
        <w:rPr>
          <w:rFonts w:ascii="Calibri" w:hAnsi="Calibri" w:cs="Calibri"/>
          <w:b/>
          <w:bCs/>
          <w:szCs w:val="20"/>
        </w:rPr>
        <w:t>Existing Agreement</w:t>
      </w:r>
      <w:r>
        <w:rPr>
          <w:rFonts w:ascii="Calibri" w:hAnsi="Calibri" w:cs="Calibri"/>
          <w:szCs w:val="20"/>
        </w:rPr>
        <w:t xml:space="preserve">”). The Existing Agreement includes the applicable Sales Order and related master terms, including any and all exhibits, appendices, addenda and attachments thereto. </w:t>
      </w:r>
    </w:p>
    <w:p w14:paraId="2E99B8EF" w14:textId="77777777" w:rsidR="00B355DC" w:rsidRDefault="00B355DC">
      <w:pPr>
        <w:pStyle w:val="ListParagraph"/>
        <w:adjustRightInd/>
        <w:snapToGrid/>
        <w:ind w:left="504"/>
        <w:rPr>
          <w:rFonts w:ascii="Calibri" w:hAnsi="Calibri" w:cs="Calibri"/>
          <w:szCs w:val="20"/>
        </w:rPr>
      </w:pPr>
    </w:p>
    <w:p w14:paraId="302701EA" w14:textId="16EA1E51"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All Adobe Products and Services listed on this Sales Order are provided under the terms and conditions of: </w:t>
      </w:r>
    </w:p>
    <w:p w14:paraId="6C42C3DC" w14:textId="77777777" w:rsidR="00B355DC" w:rsidRDefault="00B355DC">
      <w:pPr>
        <w:pStyle w:val="ListParagraph"/>
        <w:rPr>
          <w:rFonts w:ascii="Calibri" w:hAnsi="Calibri" w:cs="Calibri"/>
          <w:szCs w:val="20"/>
        </w:rPr>
      </w:pPr>
    </w:p>
    <w:p w14:paraId="24152C77" w14:textId="2E66A945" w:rsidR="00B355DC" w:rsidRDefault="00CE18EF">
      <w:pPr>
        <w:pStyle w:val="ListParagraph"/>
        <w:numPr>
          <w:ilvl w:val="1"/>
          <w:numId w:val="23"/>
        </w:numPr>
        <w:adjustRightInd/>
        <w:snapToGrid/>
        <w:ind w:left="990" w:hanging="450"/>
        <w:rPr>
          <w:rFonts w:asciiTheme="minorHAnsi" w:hAnsiTheme="minorHAnsi" w:cstheme="minorHAnsi"/>
        </w:rPr>
      </w:pPr>
      <w:r>
        <w:rPr>
          <w:rFonts w:asciiTheme="minorHAnsi" w:hAnsiTheme="minorHAnsi" w:cstheme="minorHAnsi"/>
        </w:rPr>
        <w:t>the MLTA, Amendments to the MLTA under the Existing Agreement, both of which are incorporated here by reference, and</w:t>
      </w:r>
      <w:r>
        <w:rPr>
          <w:rFonts w:asciiTheme="minorHAnsi" w:hAnsiTheme="minorHAnsi" w:cstheme="minorHAnsi"/>
          <w:szCs w:val="20"/>
        </w:rPr>
        <w:t xml:space="preserve"> the amendments to the MLTA under </w:t>
      </w:r>
      <w:r>
        <w:rPr>
          <w:rFonts w:asciiTheme="minorHAnsi" w:hAnsiTheme="minorHAnsi" w:cstheme="minorHAnsi"/>
        </w:rPr>
        <w:t>Annexure 1 of</w:t>
      </w:r>
      <w:r>
        <w:rPr>
          <w:rFonts w:asciiTheme="minorHAnsi" w:hAnsiTheme="minorHAnsi" w:cstheme="minorHAnsi"/>
          <w:szCs w:val="20"/>
        </w:rPr>
        <w:t xml:space="preserve"> this Sales Order (collectively, the “</w:t>
      </w:r>
      <w:r>
        <w:rPr>
          <w:rFonts w:asciiTheme="minorHAnsi" w:hAnsiTheme="minorHAnsi" w:cstheme="minorHAnsi"/>
          <w:b/>
          <w:bCs/>
          <w:szCs w:val="20"/>
        </w:rPr>
        <w:t>Master Terms</w:t>
      </w:r>
      <w:r>
        <w:rPr>
          <w:rFonts w:asciiTheme="minorHAnsi" w:hAnsiTheme="minorHAnsi" w:cstheme="minorHAnsi"/>
          <w:szCs w:val="20"/>
        </w:rPr>
        <w:t>”)</w:t>
      </w:r>
      <w:r>
        <w:rPr>
          <w:rFonts w:asciiTheme="minorHAnsi" w:hAnsiTheme="minorHAnsi" w:cstheme="minorHAnsi"/>
        </w:rPr>
        <w:t>;</w:t>
      </w:r>
    </w:p>
    <w:p w14:paraId="4DE63735" w14:textId="77777777" w:rsidR="00B355DC" w:rsidRDefault="00CE18EF">
      <w:pPr>
        <w:pStyle w:val="ListParagraph"/>
        <w:numPr>
          <w:ilvl w:val="1"/>
          <w:numId w:val="23"/>
        </w:numPr>
        <w:adjustRightInd/>
        <w:snapToGrid/>
        <w:ind w:left="990" w:hanging="450"/>
        <w:rPr>
          <w:rFonts w:asciiTheme="minorHAnsi" w:hAnsiTheme="minorHAnsi" w:cstheme="minorHAnsi"/>
          <w:szCs w:val="20"/>
        </w:rPr>
      </w:pPr>
      <w:r>
        <w:rPr>
          <w:rFonts w:asciiTheme="minorHAnsi" w:hAnsiTheme="minorHAnsi" w:cstheme="minorHAnsi"/>
          <w:szCs w:val="20"/>
        </w:rPr>
        <w:t xml:space="preserve">the applicable Product Specific Licensing Terms effective as of the date of this Sales Order and available here: </w:t>
      </w:r>
      <w:commentRangeStart w:id="57"/>
      <w:commentRangeStart w:id="58"/>
      <w:commentRangeStart w:id="59"/>
      <w:r w:rsidR="00B355DC">
        <w:fldChar w:fldCharType="begin"/>
      </w:r>
      <w:r w:rsidR="00B355DC">
        <w:instrText>HYPERLINK "https://www.adobe.com/legal/terms/enterprise-licensing.html"</w:instrText>
      </w:r>
      <w:r w:rsidR="00B355DC">
        <w:fldChar w:fldCharType="separate"/>
      </w:r>
      <w:r w:rsidR="00B355DC">
        <w:rPr>
          <w:rStyle w:val="Hyperlink"/>
          <w:rFonts w:asciiTheme="minorHAnsi" w:hAnsiTheme="minorHAnsi" w:cstheme="minorHAnsi"/>
          <w:szCs w:val="20"/>
        </w:rPr>
        <w:t>https://www.adobe.com/legal/terms/enterprise-licensing.html</w:t>
      </w:r>
      <w:r w:rsidR="00B355DC">
        <w:fldChar w:fldCharType="end"/>
      </w:r>
      <w:r>
        <w:rPr>
          <w:rFonts w:asciiTheme="minorHAnsi" w:hAnsiTheme="minorHAnsi" w:cstheme="minorHAnsi"/>
          <w:szCs w:val="20"/>
        </w:rPr>
        <w:t xml:space="preserve"> (“</w:t>
      </w:r>
      <w:r>
        <w:rPr>
          <w:rFonts w:asciiTheme="minorHAnsi" w:hAnsiTheme="minorHAnsi" w:cstheme="minorHAnsi"/>
          <w:b/>
          <w:bCs/>
          <w:szCs w:val="20"/>
        </w:rPr>
        <w:t>PSLT</w:t>
      </w:r>
      <w:r>
        <w:rPr>
          <w:rFonts w:asciiTheme="minorHAnsi" w:hAnsiTheme="minorHAnsi" w:cstheme="minorHAnsi"/>
          <w:szCs w:val="20"/>
        </w:rPr>
        <w:t xml:space="preserve">”); </w:t>
      </w:r>
      <w:commentRangeEnd w:id="57"/>
      <w:r w:rsidR="00C35DEA">
        <w:rPr>
          <w:rStyle w:val="CommentReference"/>
        </w:rPr>
        <w:commentReference w:id="57"/>
      </w:r>
      <w:commentRangeEnd w:id="58"/>
      <w:r w:rsidR="003D2047">
        <w:rPr>
          <w:rStyle w:val="CommentReference"/>
        </w:rPr>
        <w:commentReference w:id="58"/>
      </w:r>
      <w:commentRangeEnd w:id="59"/>
      <w:r w:rsidR="003E1C3F">
        <w:rPr>
          <w:rStyle w:val="CommentReference"/>
        </w:rPr>
        <w:commentReference w:id="59"/>
      </w:r>
      <w:r>
        <w:rPr>
          <w:rFonts w:asciiTheme="minorHAnsi" w:hAnsiTheme="minorHAnsi" w:cstheme="minorHAnsi"/>
          <w:szCs w:val="20"/>
        </w:rPr>
        <w:t xml:space="preserve">and </w:t>
      </w:r>
    </w:p>
    <w:p w14:paraId="7FD864B6" w14:textId="334735C3" w:rsidR="00B355DC" w:rsidRDefault="00CE18EF">
      <w:pPr>
        <w:pStyle w:val="ListParagraph"/>
        <w:numPr>
          <w:ilvl w:val="1"/>
          <w:numId w:val="23"/>
        </w:numPr>
        <w:adjustRightInd/>
        <w:snapToGrid/>
        <w:ind w:left="990" w:hanging="450"/>
        <w:rPr>
          <w:rFonts w:asciiTheme="minorHAnsi" w:hAnsiTheme="minorHAnsi" w:cstheme="minorHAnsi"/>
          <w:szCs w:val="20"/>
        </w:rPr>
      </w:pPr>
      <w:r>
        <w:rPr>
          <w:rFonts w:asciiTheme="minorHAnsi" w:hAnsiTheme="minorHAnsi" w:cstheme="minorHAnsi"/>
          <w:szCs w:val="20"/>
        </w:rPr>
        <w:t xml:space="preserve">this Sales Order, </w:t>
      </w:r>
    </w:p>
    <w:p w14:paraId="7538A193" w14:textId="79775029" w:rsidR="00B355DC" w:rsidRDefault="00CE18EF">
      <w:pPr>
        <w:ind w:left="567"/>
        <w:rPr>
          <w:rFonts w:ascii="Calibri" w:hAnsi="Calibri" w:cs="Calibri"/>
          <w:lang w:val="en-GB"/>
        </w:rPr>
      </w:pPr>
      <w:r>
        <w:rPr>
          <w:rFonts w:asciiTheme="minorHAnsi" w:hAnsiTheme="minorHAnsi" w:cstheme="minorHAnsi"/>
          <w:szCs w:val="20"/>
        </w:rPr>
        <w:t>collectively, the “</w:t>
      </w:r>
      <w:r>
        <w:rPr>
          <w:rFonts w:asciiTheme="minorHAnsi" w:hAnsiTheme="minorHAnsi" w:cstheme="minorHAnsi"/>
          <w:b/>
          <w:bCs/>
          <w:szCs w:val="20"/>
        </w:rPr>
        <w:t>Agreement</w:t>
      </w:r>
      <w:r>
        <w:rPr>
          <w:rFonts w:asciiTheme="minorHAnsi" w:hAnsiTheme="minorHAnsi" w:cstheme="minorHAnsi"/>
          <w:szCs w:val="20"/>
        </w:rPr>
        <w:t>”. In the event of a conflict between the component parts of the Agreement, the part listed later will prevail to the extent of the inconsistency.</w:t>
      </w:r>
    </w:p>
    <w:p w14:paraId="308D8311" w14:textId="081D311D" w:rsidR="00B355DC" w:rsidRDefault="00CE18EF">
      <w:pPr>
        <w:pStyle w:val="ListParagraph"/>
        <w:numPr>
          <w:ilvl w:val="0"/>
          <w:numId w:val="10"/>
        </w:numPr>
        <w:adjustRightInd/>
        <w:snapToGrid/>
        <w:rPr>
          <w:rFonts w:ascii="Calibri" w:hAnsi="Calibri" w:cs="Calibri"/>
          <w:szCs w:val="20"/>
        </w:rPr>
      </w:pPr>
      <w:commentRangeStart w:id="60"/>
      <w:commentRangeStart w:id="61"/>
      <w:commentRangeStart w:id="62"/>
      <w:r>
        <w:rPr>
          <w:rFonts w:ascii="Calibri" w:hAnsi="Calibri" w:cs="Calibri"/>
          <w:szCs w:val="20"/>
        </w:rPr>
        <w:t>Support Services are described at:</w:t>
      </w:r>
      <w:commentRangeEnd w:id="60"/>
      <w:r w:rsidR="00C35DEA">
        <w:rPr>
          <w:rStyle w:val="CommentReference"/>
        </w:rPr>
        <w:commentReference w:id="60"/>
      </w:r>
      <w:commentRangeEnd w:id="61"/>
      <w:r w:rsidR="003D2047">
        <w:rPr>
          <w:rStyle w:val="CommentReference"/>
        </w:rPr>
        <w:commentReference w:id="61"/>
      </w:r>
      <w:commentRangeEnd w:id="62"/>
      <w:r w:rsidR="003E1C3F">
        <w:rPr>
          <w:rStyle w:val="CommentReference"/>
        </w:rPr>
        <w:commentReference w:id="62"/>
      </w:r>
      <w:r>
        <w:rPr>
          <w:rFonts w:ascii="Calibri" w:hAnsi="Calibri" w:cs="Calibri"/>
          <w:szCs w:val="20"/>
        </w:rPr>
        <w:br/>
      </w:r>
      <w:hyperlink r:id="rId23">
        <w:r w:rsidR="00B355DC">
          <w:rPr>
            <w:rStyle w:val="Hyperlink"/>
            <w:rFonts w:ascii="Calibri" w:hAnsi="Calibri" w:cs="Calibri"/>
            <w:color w:val="0563C1"/>
            <w:szCs w:val="20"/>
          </w:rPr>
          <w:t xml:space="preserve"> https://helpx.adobe.com/support/programs/support-policies-terms-conditions.html</w:t>
        </w:r>
      </w:hyperlink>
      <w:r>
        <w:rPr>
          <w:rFonts w:ascii="Calibri" w:hAnsi="Calibri" w:cs="Calibri"/>
          <w:szCs w:val="20"/>
        </w:rPr>
        <w:t xml:space="preserve">. </w:t>
      </w:r>
    </w:p>
    <w:p w14:paraId="5C0C00B2" w14:textId="77777777" w:rsidR="00B355DC" w:rsidRDefault="00B355DC">
      <w:pPr>
        <w:pStyle w:val="ListParagraph"/>
        <w:adjustRightInd/>
        <w:snapToGrid/>
        <w:ind w:left="504"/>
        <w:rPr>
          <w:rFonts w:ascii="Calibri" w:hAnsi="Calibri" w:cs="Calibri"/>
          <w:szCs w:val="20"/>
        </w:rPr>
      </w:pPr>
    </w:p>
    <w:p w14:paraId="6C140FFE" w14:textId="34D149E1"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The Products and Services listed in this Sales Order terminate on the applicable End Date unless otherwise agreed in writing by the Parties. </w:t>
      </w:r>
    </w:p>
    <w:p w14:paraId="2D80AA39" w14:textId="77777777" w:rsidR="00B355DC" w:rsidRDefault="00B355DC">
      <w:pPr>
        <w:pStyle w:val="ListParagraph"/>
        <w:adjustRightInd/>
        <w:snapToGrid/>
        <w:ind w:left="504"/>
        <w:rPr>
          <w:rFonts w:ascii="Calibri" w:hAnsi="Calibri" w:cs="Calibri"/>
          <w:szCs w:val="20"/>
        </w:rPr>
      </w:pPr>
    </w:p>
    <w:p w14:paraId="58B66641" w14:textId="331E53C6" w:rsidR="00B355DC" w:rsidRDefault="00CE18EF">
      <w:pPr>
        <w:pStyle w:val="ListParagraph"/>
        <w:numPr>
          <w:ilvl w:val="0"/>
          <w:numId w:val="10"/>
        </w:numPr>
        <w:adjustRightInd/>
        <w:snapToGrid/>
        <w:rPr>
          <w:rFonts w:ascii="Calibri" w:hAnsi="Calibri" w:cs="Calibri"/>
          <w:szCs w:val="20"/>
        </w:rPr>
      </w:pPr>
      <w:commentRangeStart w:id="63"/>
      <w:commentRangeStart w:id="64"/>
      <w:commentRangeStart w:id="65"/>
      <w:r>
        <w:rPr>
          <w:rFonts w:ascii="Calibri" w:hAnsi="Calibri" w:cs="Calibri"/>
          <w:szCs w:val="20"/>
          <w:u w:val="single"/>
        </w:rPr>
        <w:t>License Renewal Fees</w:t>
      </w:r>
      <w:commentRangeEnd w:id="63"/>
      <w:r w:rsidR="00C35DEA">
        <w:rPr>
          <w:rStyle w:val="CommentReference"/>
        </w:rPr>
        <w:commentReference w:id="63"/>
      </w:r>
      <w:commentRangeEnd w:id="64"/>
      <w:r w:rsidR="003D2047">
        <w:rPr>
          <w:rStyle w:val="CommentReference"/>
        </w:rPr>
        <w:commentReference w:id="64"/>
      </w:r>
      <w:commentRangeEnd w:id="65"/>
      <w:r w:rsidR="00E75F20">
        <w:rPr>
          <w:rStyle w:val="CommentReference"/>
        </w:rPr>
        <w:commentReference w:id="65"/>
      </w:r>
      <w:r>
        <w:rPr>
          <w:rFonts w:ascii="Calibri" w:hAnsi="Calibri" w:cs="Calibri"/>
          <w:szCs w:val="20"/>
        </w:rPr>
        <w:t>. If any Products and Services in this Sales Order are eligible for renewal, Adobe is entitled to increase the previously applicable fees for each renewal License Term in accordance with its then current fees in effect on the first day of the renewal License Term. Customer will be notified in writing of the actual fee increase amount and the reasons for the fee increase at least 90 days prior to the renewal. Should Adobe not receive Customer’s written notice of non-renewal at least 30 days prior to the expiration of any then-current License Term, Customer will be deemed to have provided consent to such increased fees. For clarity, any renewal License Term under this clause is contingent on that applicable Products or Services continuing to be offered as generally available (GA) solutions not designated for end-of-life or end-of-support.</w:t>
      </w:r>
    </w:p>
    <w:p w14:paraId="0B4AC060" w14:textId="77777777" w:rsidR="00B355DC" w:rsidRDefault="00B355DC">
      <w:pPr>
        <w:pStyle w:val="ListParagraph"/>
        <w:adjustRightInd/>
        <w:snapToGrid/>
        <w:ind w:left="504"/>
        <w:rPr>
          <w:rFonts w:ascii="Calibri" w:hAnsi="Calibri" w:cs="Calibri"/>
          <w:szCs w:val="20"/>
        </w:rPr>
      </w:pPr>
    </w:p>
    <w:p w14:paraId="687DA381" w14:textId="59BB8E30" w:rsidR="00B355DC" w:rsidRDefault="00CE18EF">
      <w:pPr>
        <w:pStyle w:val="ListParagraph"/>
        <w:numPr>
          <w:ilvl w:val="0"/>
          <w:numId w:val="10"/>
        </w:numPr>
        <w:adjustRightInd/>
        <w:snapToGrid/>
        <w:rPr>
          <w:rFonts w:ascii="Calibri" w:hAnsi="Calibri" w:cs="Calibri"/>
          <w:szCs w:val="20"/>
        </w:rPr>
      </w:pPr>
      <w:commentRangeStart w:id="66"/>
      <w:commentRangeStart w:id="67"/>
      <w:r>
        <w:rPr>
          <w:rFonts w:ascii="Calibri" w:hAnsi="Calibri" w:cs="Calibri"/>
          <w:szCs w:val="20"/>
        </w:rPr>
        <w:t>Except for (a) renewals, (b) purchases that are intended to be co-terminous with other purchases made by Customer (“Co-terminous Products”), and (c) as otherwise stated below, the dates in the Sales Order represent best estimates of the Start Date and End Date; such dates will be adjusted to: (i) begin on the date the Products and Services are made available to the Customer should such date follow the Start Date in this Sales Order, and (ii) end on the End Date as adjusted to reflect the later Start Date. For Co-terminous Products, the applicable date(s) in the Sales Order represent the best estimate of the Start Date; such date will be adjusted to the date the Products and Services are made available to the Customer should such date follow the Start Date in this Sales Order; the End Date shall remain as specified in the Product Table above. Analytics, Professional Services, and Support SKUS are excluded from the preceding terms. Adobe reserves the right to provide access to the Products and Services prior to the Start Date for implementation and testing purposes only.</w:t>
      </w:r>
    </w:p>
    <w:commentRangeEnd w:id="66"/>
    <w:p w14:paraId="6FB93B9E" w14:textId="77777777" w:rsidR="00B355DC" w:rsidRDefault="00C35DEA">
      <w:pPr>
        <w:pStyle w:val="ListParagraph"/>
        <w:rPr>
          <w:rFonts w:ascii="Calibri" w:hAnsi="Calibri" w:cs="Calibri"/>
          <w:szCs w:val="20"/>
        </w:rPr>
      </w:pPr>
      <w:r>
        <w:rPr>
          <w:rStyle w:val="CommentReference"/>
        </w:rPr>
        <w:commentReference w:id="66"/>
      </w:r>
      <w:commentRangeEnd w:id="67"/>
      <w:r w:rsidR="003D2047">
        <w:rPr>
          <w:rStyle w:val="CommentReference"/>
        </w:rPr>
        <w:commentReference w:id="67"/>
      </w:r>
    </w:p>
    <w:p w14:paraId="36F6682D" w14:textId="77777777" w:rsidR="00B355DC" w:rsidRDefault="00CE18EF">
      <w:pPr>
        <w:pStyle w:val="ListParagraph"/>
        <w:numPr>
          <w:ilvl w:val="0"/>
          <w:numId w:val="10"/>
        </w:numPr>
        <w:adjustRightInd/>
        <w:snapToGrid/>
        <w:rPr>
          <w:rFonts w:ascii="Calibri" w:hAnsi="Calibri" w:cs="Calibri"/>
          <w:szCs w:val="20"/>
        </w:rPr>
      </w:pPr>
      <w:commentRangeStart w:id="68"/>
      <w:commentRangeStart w:id="69"/>
      <w:r>
        <w:rPr>
          <w:rFonts w:ascii="Calibri" w:hAnsi="Calibri" w:cs="Calibri"/>
          <w:b/>
          <w:szCs w:val="20"/>
        </w:rPr>
        <w:t>Russia and Belarus:</w:t>
      </w:r>
      <w:r>
        <w:rPr>
          <w:rFonts w:ascii="Calibri" w:hAnsi="Calibri" w:cs="Calibri"/>
          <w:szCs w:val="20"/>
        </w:rPr>
        <w:t xml:space="preserve"> Notwithstanding anything to the contrary, use of the Products and Services in Russia and Belarus is prohibited.</w:t>
      </w:r>
      <w:commentRangeEnd w:id="68"/>
      <w:r w:rsidR="00C35DEA">
        <w:rPr>
          <w:rStyle w:val="CommentReference"/>
        </w:rPr>
        <w:commentReference w:id="68"/>
      </w:r>
      <w:commentRangeEnd w:id="69"/>
      <w:r w:rsidR="003D2047">
        <w:rPr>
          <w:rStyle w:val="CommentReference"/>
        </w:rPr>
        <w:commentReference w:id="69"/>
      </w:r>
    </w:p>
    <w:p w14:paraId="7E571066" w14:textId="77777777" w:rsidR="00B355DC" w:rsidRDefault="00B355DC">
      <w:pPr>
        <w:pStyle w:val="ListParagraph"/>
        <w:adjustRightInd/>
        <w:snapToGrid/>
        <w:ind w:left="504"/>
        <w:rPr>
          <w:rFonts w:ascii="Calibri" w:hAnsi="Calibri" w:cs="Calibri"/>
          <w:szCs w:val="20"/>
        </w:rPr>
      </w:pPr>
    </w:p>
    <w:p w14:paraId="260757CC" w14:textId="22610059"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 xml:space="preserve">Customer agrees to purchase the Products and Services set out in the Products and Services Pricing Detail section.  </w:t>
      </w:r>
      <w:commentRangeStart w:id="70"/>
      <w:commentRangeStart w:id="71"/>
      <w:commentRangeStart w:id="72"/>
      <w:r>
        <w:rPr>
          <w:rFonts w:ascii="Calibri" w:hAnsi="Calibri" w:cs="Calibri"/>
          <w:szCs w:val="20"/>
        </w:rPr>
        <w:t>The offer described in this Sales Order is contingent upon Customer's execution and return of this Sales Order no later than 31 May 2026 (unless countersigned by Adobe).</w:t>
      </w:r>
      <w:commentRangeEnd w:id="70"/>
      <w:r w:rsidR="00C35DEA">
        <w:rPr>
          <w:rStyle w:val="CommentReference"/>
        </w:rPr>
        <w:commentReference w:id="70"/>
      </w:r>
      <w:commentRangeEnd w:id="71"/>
      <w:r w:rsidR="003D2047">
        <w:rPr>
          <w:rStyle w:val="CommentReference"/>
        </w:rPr>
        <w:commentReference w:id="71"/>
      </w:r>
      <w:commentRangeEnd w:id="72"/>
      <w:r w:rsidR="00A14891">
        <w:rPr>
          <w:rStyle w:val="CommentReference"/>
        </w:rPr>
        <w:commentReference w:id="72"/>
      </w:r>
    </w:p>
    <w:p w14:paraId="73F31469" w14:textId="77777777" w:rsidR="00B355DC" w:rsidRDefault="00B355DC">
      <w:pPr>
        <w:pStyle w:val="ListParagraph"/>
        <w:adjustRightInd/>
        <w:snapToGrid/>
        <w:ind w:left="504"/>
        <w:rPr>
          <w:rFonts w:ascii="Calibri" w:hAnsi="Calibri" w:cs="Calibri"/>
          <w:szCs w:val="20"/>
        </w:rPr>
      </w:pPr>
    </w:p>
    <w:p w14:paraId="02BFF199" w14:textId="32056AF3" w:rsidR="00B355DC" w:rsidRDefault="00CE18EF">
      <w:pPr>
        <w:pStyle w:val="ListParagraph"/>
        <w:numPr>
          <w:ilvl w:val="0"/>
          <w:numId w:val="10"/>
        </w:numPr>
        <w:adjustRightInd/>
        <w:snapToGrid/>
        <w:rPr>
          <w:rFonts w:ascii="Calibri" w:hAnsi="Calibri" w:cs="Calibri"/>
          <w:szCs w:val="20"/>
        </w:rPr>
      </w:pPr>
      <w:commentRangeStart w:id="73"/>
      <w:commentRangeStart w:id="74"/>
      <w:r>
        <w:rPr>
          <w:rFonts w:ascii="Calibri" w:hAnsi="Calibri" w:cs="Calibri"/>
          <w:szCs w:val="20"/>
        </w:rPr>
        <w:t>All fees will be invoiced beginning on the applicable Start Date in accordance with the Billing Cycle, as noted in the Products and Services Pricing Detail section.  Payment terms are net 45 days and will be measured from the date of</w:t>
      </w:r>
      <w:ins w:id="75" w:author="Cherry Jawa (FIN,ISC)" w:date="2026-05-12T18:42:00Z">
        <w:r w:rsidR="0048745F">
          <w:rPr>
            <w:rFonts w:ascii="Calibri" w:hAnsi="Calibri" w:cs="Calibri"/>
            <w:szCs w:val="20"/>
          </w:rPr>
          <w:t xml:space="preserve"> receipt of</w:t>
        </w:r>
      </w:ins>
      <w:r>
        <w:rPr>
          <w:rFonts w:ascii="Calibri" w:hAnsi="Calibri" w:cs="Calibri"/>
          <w:szCs w:val="20"/>
        </w:rPr>
        <w:t xml:space="preserve"> invoice. Notwithstanding the foregoing, if any of the Products and Services above are intended to align with </w:t>
      </w:r>
      <w:r>
        <w:rPr>
          <w:rFonts w:ascii="Calibri" w:hAnsi="Calibri" w:cs="Calibri"/>
          <w:szCs w:val="20"/>
        </w:rPr>
        <w:lastRenderedPageBreak/>
        <w:t>an existing Billing Cycle (associated with Products and Services already licensed by Customer); then the Products and Services with a pro-rated License Term will be billed first.</w:t>
      </w:r>
      <w:commentRangeEnd w:id="73"/>
      <w:r w:rsidR="00C35DEA">
        <w:rPr>
          <w:rStyle w:val="CommentReference"/>
        </w:rPr>
        <w:commentReference w:id="73"/>
      </w:r>
      <w:commentRangeEnd w:id="74"/>
      <w:r w:rsidR="0048745F">
        <w:rPr>
          <w:rStyle w:val="CommentReference"/>
        </w:rPr>
        <w:commentReference w:id="74"/>
      </w:r>
    </w:p>
    <w:p w14:paraId="3AC30478" w14:textId="294E84F2" w:rsidR="00B355DC" w:rsidRDefault="00B355DC">
      <w:pPr>
        <w:pStyle w:val="ListParagraph"/>
        <w:adjustRightInd/>
        <w:snapToGrid/>
        <w:ind w:left="504"/>
        <w:rPr>
          <w:rFonts w:ascii="Calibri" w:hAnsi="Calibri" w:cs="Calibri"/>
          <w:szCs w:val="20"/>
        </w:rPr>
      </w:pPr>
    </w:p>
    <w:p w14:paraId="18A42ECF" w14:textId="6845044E" w:rsidR="00B355DC" w:rsidRDefault="00CE18EF">
      <w:pPr>
        <w:pStyle w:val="ListParagraph"/>
        <w:numPr>
          <w:ilvl w:val="0"/>
          <w:numId w:val="10"/>
        </w:numPr>
        <w:adjustRightInd/>
        <w:snapToGrid/>
        <w:rPr>
          <w:rFonts w:ascii="Calibri" w:hAnsi="Calibri" w:cs="Calibri"/>
          <w:szCs w:val="20"/>
        </w:rPr>
      </w:pPr>
      <w:r>
        <w:rPr>
          <w:rFonts w:ascii="Calibri" w:hAnsi="Calibri" w:cs="Calibri"/>
          <w:szCs w:val="20"/>
        </w:rPr>
        <w:t>Purchase Order (“PO”) required? Yes -&gt; tick:</w:t>
      </w:r>
      <w:r>
        <w:rPr>
          <w:rFonts w:ascii="Calibri" w:hAnsi="Calibri" w:cs="Calibri"/>
          <w:color w:val="FFFFFF"/>
          <w:szCs w:val="20"/>
        </w:rPr>
        <w:t>{{PO Required_es_:checkbox(unchecked)}}</w:t>
      </w:r>
      <w:r>
        <w:rPr>
          <w:rFonts w:ascii="Calibri" w:hAnsi="Calibri" w:cs="Calibri"/>
          <w:szCs w:val="20"/>
        </w:rPr>
        <w:t>If a PO is required by Customer, it must be delivered to Adobe on the Effective Date of the Sales Order, or promptly thereafter.  If the PO is not received by Adobe on the Effective Date of the Sales Order, or promptly thereafter, or is not required by Customer, then the Adobe Agreement Number, Adobe Contract Number, and/or the Deal Registration (DR) Number will be referenced on the Adobe invoice.  Payment due date(s) will not be extended by any delays in issuing a PO.</w:t>
      </w:r>
    </w:p>
    <w:p w14:paraId="6DA485D4" w14:textId="77777777" w:rsidR="00B355DC" w:rsidRDefault="00CE18EF">
      <w:pPr>
        <w:adjustRightInd/>
        <w:snapToGrid/>
        <w:rPr>
          <w:rFonts w:ascii="Calibri" w:hAnsi="Calibri" w:cs="Calibri"/>
          <w:sz w:val="16"/>
          <w:szCs w:val="16"/>
        </w:rPr>
      </w:pPr>
      <w:r>
        <w:rPr>
          <w:rFonts w:ascii="Calibri" w:hAnsi="Calibri" w:cs="Calibri"/>
          <w:sz w:val="16"/>
          <w:szCs w:val="16"/>
        </w:rPr>
        <w:br w:type="page"/>
      </w:r>
    </w:p>
    <w:p w14:paraId="5BAF038F" w14:textId="77777777" w:rsidR="00B355DC" w:rsidRDefault="00B355DC">
      <w:pPr>
        <w:adjustRightInd/>
        <w:snapToGrid/>
        <w:rPr>
          <w:rFonts w:ascii="Calibri" w:hAnsi="Calibri" w:cs="Calibri"/>
          <w:szCs w:val="20"/>
        </w:rPr>
      </w:pPr>
    </w:p>
    <w:p w14:paraId="6428745E" w14:textId="77777777" w:rsidR="00B355DC" w:rsidRDefault="00CE18EF">
      <w:pPr>
        <w:adjustRightInd/>
        <w:snapToGrid/>
        <w:rPr>
          <w:rFonts w:ascii="Calibri" w:hAnsi="Calibri" w:cs="Calibri"/>
          <w:szCs w:val="20"/>
        </w:rPr>
      </w:pPr>
      <w:r>
        <w:rPr>
          <w:rFonts w:ascii="Calibri" w:hAnsi="Calibri" w:cs="Calibri"/>
          <w:szCs w:val="20"/>
        </w:rPr>
        <w:t>By signing below, each Party acknowledges that it has carefully read, fully understands, and agrees to the terms of this Agreement. This Agreement becomes effective upon the date of last signature (the "Effective Date"). The individuals signing this Agreement represent that they have the authority to bind each of their respective Parties to its terms.</w:t>
      </w:r>
    </w:p>
    <w:p w14:paraId="7F0517CE" w14:textId="77777777" w:rsidR="00B355DC" w:rsidRDefault="00B355DC">
      <w:pPr>
        <w:adjustRightInd/>
        <w:snapToGrid/>
        <w:rPr>
          <w:rFonts w:ascii="Calibri" w:hAnsi="Calibri" w:cs="Calibri"/>
        </w:rPr>
      </w:pPr>
    </w:p>
    <w:tbl>
      <w:tblPr>
        <w:tblW w:w="10019" w:type="dxa"/>
        <w:tblCellMar>
          <w:left w:w="0" w:type="dxa"/>
          <w:right w:w="0" w:type="dxa"/>
        </w:tblCellMar>
        <w:tblLook w:val="04A0" w:firstRow="1" w:lastRow="0" w:firstColumn="1" w:lastColumn="0" w:noHBand="0" w:noVBand="1"/>
      </w:tblPr>
      <w:tblGrid>
        <w:gridCol w:w="4550"/>
        <w:gridCol w:w="898"/>
        <w:gridCol w:w="4571"/>
      </w:tblGrid>
      <w:tr w:rsidR="00B355DC" w14:paraId="38865363" w14:textId="77777777">
        <w:trPr>
          <w:trHeight w:val="765"/>
        </w:trPr>
        <w:tc>
          <w:tcPr>
            <w:tcW w:w="4550" w:type="dxa"/>
            <w:hideMark/>
          </w:tcPr>
          <w:p w14:paraId="016F3BFE"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b/>
                <w:bCs/>
                <w:color w:val="000000" w:themeColor="text1"/>
                <w:sz w:val="20"/>
                <w:szCs w:val="20"/>
              </w:rPr>
              <w:t>ADOBE SYSTEMS SOFTWARE IRELAND LTD.</w:t>
            </w:r>
            <w:r>
              <w:rPr>
                <w:rStyle w:val="eop"/>
                <w:rFonts w:ascii="Calibri" w:hAnsi="Calibri" w:cs="Calibri"/>
                <w:color w:val="000000" w:themeColor="text1"/>
                <w:sz w:val="20"/>
                <w:szCs w:val="20"/>
              </w:rPr>
              <w:t> </w:t>
            </w:r>
          </w:p>
          <w:p w14:paraId="235D2005"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4-6 RIVERWALK, CITYWEST BUSINESS CAMPUS</w:t>
            </w:r>
          </w:p>
          <w:p w14:paraId="46A221C1"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16"/>
                <w:szCs w:val="20"/>
              </w:rPr>
            </w:pPr>
            <w:r>
              <w:rPr>
                <w:rStyle w:val="normaltextrun"/>
                <w:rFonts w:ascii="Calibri" w:eastAsiaTheme="minorHAnsi" w:hAnsi="Calibri" w:cs="Calibri"/>
                <w:color w:val="000000" w:themeColor="text1"/>
                <w:sz w:val="20"/>
                <w:szCs w:val="20"/>
              </w:rPr>
              <w:t>SAGGART, DUBLIN, 24, IRELAND</w:t>
            </w:r>
          </w:p>
          <w:p w14:paraId="54F5C875"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p w14:paraId="741822D7"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16"/>
                <w:szCs w:val="20"/>
              </w:rPr>
            </w:pPr>
          </w:p>
          <w:p w14:paraId="5CFD9959"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16"/>
                <w:szCs w:val="20"/>
              </w:rPr>
            </w:pPr>
          </w:p>
          <w:p w14:paraId="07F0E64B"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20"/>
                <w:szCs w:val="20"/>
              </w:rPr>
            </w:pPr>
          </w:p>
        </w:tc>
        <w:tc>
          <w:tcPr>
            <w:tcW w:w="0" w:type="auto"/>
            <w:hideMark/>
          </w:tcPr>
          <w:p w14:paraId="3FBF817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hideMark/>
          </w:tcPr>
          <w:p w14:paraId="30D7AC18"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rPr>
            </w:pPr>
            <w:r>
              <w:rPr>
                <w:rStyle w:val="normaltextrun"/>
                <w:rFonts w:ascii="Calibri" w:eastAsiaTheme="minorHAnsi" w:hAnsi="Calibri" w:cs="Calibri"/>
                <w:b/>
                <w:bCs/>
                <w:color w:val="000000" w:themeColor="text1"/>
                <w:sz w:val="20"/>
              </w:rPr>
              <w:t>INTERGLOBE AVIATION LIMITED</w:t>
            </w:r>
            <w:r>
              <w:rPr>
                <w:rStyle w:val="normaltextrun"/>
                <w:rFonts w:ascii="Calibri" w:eastAsiaTheme="minorHAnsi" w:hAnsi="Calibri" w:cs="Calibri"/>
                <w:b/>
                <w:bCs/>
                <w:color w:val="000000" w:themeColor="text1"/>
              </w:rPr>
              <w:t> </w:t>
            </w:r>
          </w:p>
          <w:p w14:paraId="5CF1EF15"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GLOBAL BUSINESS PARK, 9TH FLOOR TOWER-A PHASE-III M G</w:t>
            </w:r>
          </w:p>
          <w:p w14:paraId="486DD4B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GURGAON, HARYANA, 122002, INDIA</w:t>
            </w:r>
          </w:p>
        </w:tc>
      </w:tr>
      <w:tr w:rsidR="00B355DC" w14:paraId="1323C54B" w14:textId="77777777">
        <w:trPr>
          <w:trHeight w:val="153"/>
        </w:trPr>
        <w:tc>
          <w:tcPr>
            <w:tcW w:w="4550" w:type="dxa"/>
          </w:tcPr>
          <w:p w14:paraId="1439CDD1"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szCs w:val="20"/>
              </w:rPr>
            </w:pPr>
            <w:r>
              <w:rPr>
                <w:rStyle w:val="eop"/>
                <w:rFonts w:ascii="Calibri" w:hAnsi="Calibri" w:cs="Calibri"/>
                <w:color w:val="000000" w:themeColor="text1"/>
                <w:sz w:val="20"/>
                <w:szCs w:val="20"/>
              </w:rPr>
              <w:t> </w:t>
            </w:r>
          </w:p>
        </w:tc>
        <w:tc>
          <w:tcPr>
            <w:tcW w:w="0" w:type="auto"/>
          </w:tcPr>
          <w:p w14:paraId="08997E08" w14:textId="77777777" w:rsidR="00B355DC" w:rsidRDefault="00CE18EF">
            <w:pPr>
              <w:pStyle w:val="paragraph"/>
              <w:spacing w:before="0" w:beforeAutospacing="0" w:after="0" w:afterAutospacing="0"/>
              <w:ind w:right="-30"/>
              <w:textAlignment w:val="baseline"/>
              <w:rPr>
                <w:rStyle w:val="eop"/>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Pr>
          <w:p w14:paraId="0384A7BE" w14:textId="77777777" w:rsidR="00B355DC" w:rsidRDefault="00CE18EF">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rPr>
            </w:pPr>
            <w:r>
              <w:rPr>
                <w:rStyle w:val="eop"/>
                <w:rFonts w:ascii="Calibri" w:hAnsi="Calibri" w:cs="Calibri"/>
                <w:color w:val="000000" w:themeColor="text1"/>
                <w:sz w:val="20"/>
                <w:szCs w:val="20"/>
              </w:rPr>
              <w:t> </w:t>
            </w:r>
          </w:p>
        </w:tc>
      </w:tr>
      <w:tr w:rsidR="00B355DC" w14:paraId="119F4F9C" w14:textId="77777777">
        <w:trPr>
          <w:trHeight w:val="317"/>
        </w:trPr>
        <w:tc>
          <w:tcPr>
            <w:tcW w:w="4550" w:type="dxa"/>
            <w:tcBorders>
              <w:bottom w:val="single" w:sz="12" w:space="0" w:color="auto"/>
            </w:tcBorders>
            <w:hideMark/>
          </w:tcPr>
          <w:p w14:paraId="5E549A99"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{{dynamic.signature.adobe[0].signature}}</w:t>
            </w:r>
          </w:p>
        </w:tc>
        <w:tc>
          <w:tcPr>
            <w:tcW w:w="0" w:type="auto"/>
            <w:hideMark/>
          </w:tcPr>
          <w:p w14:paraId="6EBBBCF1"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34C4FD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{{dynamic.signature.customer[0].signature}}</w:t>
            </w:r>
          </w:p>
        </w:tc>
      </w:tr>
      <w:tr w:rsidR="00B355DC" w14:paraId="075C026D" w14:textId="77777777">
        <w:tc>
          <w:tcPr>
            <w:tcW w:w="4550" w:type="dxa"/>
            <w:tcBorders>
              <w:top w:val="single" w:sz="12" w:space="0" w:color="auto"/>
            </w:tcBorders>
            <w:hideMark/>
          </w:tcPr>
          <w:p w14:paraId="27BDD41D"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Authorized Signature</w:t>
            </w:r>
          </w:p>
        </w:tc>
        <w:tc>
          <w:tcPr>
            <w:tcW w:w="0" w:type="auto"/>
            <w:hideMark/>
          </w:tcPr>
          <w:p w14:paraId="387F181B"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7ECC86CA"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Authorized Signature</w:t>
            </w:r>
          </w:p>
        </w:tc>
      </w:tr>
      <w:tr w:rsidR="00B355DC" w14:paraId="12DA6980" w14:textId="77777777">
        <w:tc>
          <w:tcPr>
            <w:tcW w:w="4550" w:type="dxa"/>
          </w:tcPr>
          <w:p w14:paraId="6FD5B9A1"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753F51DE"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9349F92"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2715C606" w14:textId="77777777">
        <w:trPr>
          <w:trHeight w:val="317"/>
        </w:trPr>
        <w:tc>
          <w:tcPr>
            <w:tcW w:w="4550" w:type="dxa"/>
            <w:tcBorders>
              <w:bottom w:val="single" w:sz="12" w:space="0" w:color="auto"/>
            </w:tcBorders>
            <w:hideMark/>
          </w:tcPr>
          <w:p w14:paraId="600E1596" w14:textId="77777777" w:rsidR="00B355DC" w:rsidRDefault="00CE18EF">
            <w:pPr>
              <w:pStyle w:val="paragraph"/>
              <w:spacing w:before="0" w:beforeAutospacing="0" w:after="0" w:afterAutospacing="0"/>
              <w:ind w:right="-30"/>
              <w:textAlignment w:val="baseline"/>
              <w:rPr>
                <w:rFonts w:ascii="Calibri" w:eastAsiaTheme="minorHAnsi" w:hAnsi="Calibri" w:cs="Calibri"/>
                <w:color w:val="000000" w:themeColor="text1"/>
                <w:sz w:val="20"/>
                <w:szCs w:val="20"/>
              </w:rPr>
            </w:pPr>
            <w:r>
              <w:rPr>
                <w:rStyle w:val="normaltextrun"/>
                <w:rFonts w:ascii="Calibri" w:eastAsiaTheme="minorHAnsi" w:hAnsi="Calibri" w:cs="Calibri"/>
                <w:color w:val="FFFFFF" w:themeColor="background1"/>
                <w:sz w:val="20"/>
                <w:szCs w:val="20"/>
              </w:rPr>
              <w:t>{{dynamic.signature.adobe[0].fullname}}</w:t>
            </w:r>
          </w:p>
        </w:tc>
        <w:tc>
          <w:tcPr>
            <w:tcW w:w="0" w:type="auto"/>
            <w:hideMark/>
          </w:tcPr>
          <w:p w14:paraId="175EFD4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22741D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signature.customer[0].fullname}}</w:t>
            </w:r>
          </w:p>
        </w:tc>
      </w:tr>
      <w:tr w:rsidR="00B355DC" w14:paraId="432E9DEB" w14:textId="77777777">
        <w:tc>
          <w:tcPr>
            <w:tcW w:w="4550" w:type="dxa"/>
            <w:tcBorders>
              <w:top w:val="single" w:sz="12" w:space="0" w:color="auto"/>
            </w:tcBorders>
            <w:hideMark/>
          </w:tcPr>
          <w:p w14:paraId="095AA3C2"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Print Name</w:t>
            </w:r>
          </w:p>
        </w:tc>
        <w:tc>
          <w:tcPr>
            <w:tcW w:w="0" w:type="auto"/>
            <w:hideMark/>
          </w:tcPr>
          <w:p w14:paraId="7548F93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0B8D34C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Print Name</w:t>
            </w:r>
          </w:p>
        </w:tc>
      </w:tr>
      <w:tr w:rsidR="00B355DC" w14:paraId="3E33544C" w14:textId="77777777">
        <w:tc>
          <w:tcPr>
            <w:tcW w:w="4550" w:type="dxa"/>
          </w:tcPr>
          <w:p w14:paraId="6E6D223A"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6BC6ED73"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99041A6"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038E5F09" w14:textId="77777777">
        <w:trPr>
          <w:trHeight w:val="317"/>
        </w:trPr>
        <w:tc>
          <w:tcPr>
            <w:tcW w:w="4550" w:type="dxa"/>
            <w:tcBorders>
              <w:bottom w:val="single" w:sz="12" w:space="0" w:color="auto"/>
            </w:tcBorders>
            <w:hideMark/>
          </w:tcPr>
          <w:p w14:paraId="5235BD07"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signature.adobe[0].</w:t>
            </w:r>
            <w:r>
              <w:rPr>
                <w:rStyle w:val="eop"/>
                <w:rFonts w:ascii="Calibri" w:hAnsi="Calibri" w:cs="Calibri"/>
                <w:color w:val="FFFFFF" w:themeColor="background1"/>
                <w:sz w:val="20"/>
                <w:szCs w:val="20"/>
              </w:rPr>
              <w:t>title}}</w:t>
            </w:r>
          </w:p>
        </w:tc>
        <w:tc>
          <w:tcPr>
            <w:tcW w:w="0" w:type="auto"/>
            <w:hideMark/>
          </w:tcPr>
          <w:p w14:paraId="72A1921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3B6DEF9E"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signature.customer[0].</w:t>
            </w:r>
            <w:r>
              <w:rPr>
                <w:rStyle w:val="eop"/>
                <w:rFonts w:ascii="Calibri" w:hAnsi="Calibri" w:cs="Calibri"/>
                <w:color w:val="FFFFFF" w:themeColor="background1"/>
                <w:sz w:val="20"/>
                <w:szCs w:val="20"/>
              </w:rPr>
              <w:t>title}}</w:t>
            </w:r>
          </w:p>
        </w:tc>
      </w:tr>
      <w:tr w:rsidR="00B355DC" w14:paraId="14305D1E" w14:textId="77777777">
        <w:tc>
          <w:tcPr>
            <w:tcW w:w="4550" w:type="dxa"/>
            <w:tcBorders>
              <w:top w:val="single" w:sz="12" w:space="0" w:color="auto"/>
            </w:tcBorders>
            <w:hideMark/>
          </w:tcPr>
          <w:p w14:paraId="07E09F8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Title</w:t>
            </w:r>
          </w:p>
        </w:tc>
        <w:tc>
          <w:tcPr>
            <w:tcW w:w="0" w:type="auto"/>
            <w:hideMark/>
          </w:tcPr>
          <w:p w14:paraId="4F55E8C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2DCFB3C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Title</w:t>
            </w:r>
          </w:p>
        </w:tc>
      </w:tr>
      <w:tr w:rsidR="00B355DC" w14:paraId="20236FDA" w14:textId="77777777">
        <w:tc>
          <w:tcPr>
            <w:tcW w:w="4550" w:type="dxa"/>
          </w:tcPr>
          <w:p w14:paraId="1E71057E"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70EC7216"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39E1A27D"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B355DC" w14:paraId="5C0B9CE6" w14:textId="77777777">
        <w:trPr>
          <w:trHeight w:val="317"/>
        </w:trPr>
        <w:tc>
          <w:tcPr>
            <w:tcW w:w="4550" w:type="dxa"/>
            <w:tcBorders>
              <w:bottom w:val="single" w:sz="12" w:space="0" w:color="auto"/>
            </w:tcBorders>
            <w:hideMark/>
          </w:tcPr>
          <w:p w14:paraId="0A86BAE4"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{{dynamic.</w:t>
            </w:r>
            <w:r>
              <w:rPr>
                <w:rStyle w:val="normaltextrun"/>
                <w:rFonts w:ascii="Calibri" w:eastAsiaTheme="minorHAnsi" w:hAnsi="Calibri" w:cs="Calibri"/>
                <w:color w:val="FFFFFF" w:themeColor="background1"/>
                <w:sz w:val="20"/>
                <w:szCs w:val="20"/>
              </w:rPr>
              <w:t>signature.adobe[0].</w:t>
            </w:r>
            <w:r>
              <w:rPr>
                <w:rStyle w:val="eop"/>
                <w:rFonts w:ascii="Calibri" w:hAnsi="Calibri" w:cs="Calibri"/>
                <w:color w:val="FFFFFF" w:themeColor="background1"/>
                <w:sz w:val="20"/>
                <w:szCs w:val="20"/>
              </w:rPr>
              <w:t>date}}</w:t>
            </w:r>
          </w:p>
        </w:tc>
        <w:tc>
          <w:tcPr>
            <w:tcW w:w="0" w:type="auto"/>
            <w:hideMark/>
          </w:tcPr>
          <w:p w14:paraId="6DBC753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bottom w:val="single" w:sz="12" w:space="0" w:color="auto"/>
            </w:tcBorders>
            <w:hideMark/>
          </w:tcPr>
          <w:p w14:paraId="71EAE978"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 xml:space="preserve"> {{dynamic.</w:t>
            </w:r>
            <w:r>
              <w:rPr>
                <w:rStyle w:val="normaltextrun"/>
                <w:rFonts w:ascii="Calibri" w:eastAsiaTheme="minorHAnsi" w:hAnsi="Calibri" w:cs="Calibri"/>
                <w:color w:val="FFFFFF" w:themeColor="background1"/>
                <w:sz w:val="20"/>
                <w:szCs w:val="20"/>
              </w:rPr>
              <w:t>signature.customer[0].</w:t>
            </w:r>
            <w:r>
              <w:rPr>
                <w:rStyle w:val="eop"/>
                <w:rFonts w:ascii="Calibri" w:hAnsi="Calibri" w:cs="Calibri"/>
                <w:color w:val="FFFFFF" w:themeColor="background1"/>
                <w:sz w:val="20"/>
                <w:szCs w:val="20"/>
              </w:rPr>
              <w:t>date}}</w:t>
            </w:r>
          </w:p>
        </w:tc>
      </w:tr>
      <w:tr w:rsidR="00B355DC" w14:paraId="06B8E21A" w14:textId="77777777">
        <w:tc>
          <w:tcPr>
            <w:tcW w:w="4550" w:type="dxa"/>
            <w:tcBorders>
              <w:top w:val="single" w:sz="12" w:space="0" w:color="auto"/>
            </w:tcBorders>
            <w:hideMark/>
          </w:tcPr>
          <w:p w14:paraId="448F0A95"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Date</w:t>
            </w:r>
          </w:p>
        </w:tc>
        <w:tc>
          <w:tcPr>
            <w:tcW w:w="0" w:type="auto"/>
            <w:hideMark/>
          </w:tcPr>
          <w:p w14:paraId="3E95C69A"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4571" w:type="dxa"/>
            <w:tcBorders>
              <w:top w:val="single" w:sz="12" w:space="0" w:color="auto"/>
            </w:tcBorders>
            <w:hideMark/>
          </w:tcPr>
          <w:p w14:paraId="12F0DEE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Date</w:t>
            </w:r>
          </w:p>
          <w:p w14:paraId="3DA53A43" w14:textId="77777777" w:rsidR="00B355DC" w:rsidRDefault="00B355DC">
            <w:pPr>
              <w:pStyle w:val="paragraph"/>
              <w:spacing w:before="0" w:beforeAutospacing="0" w:after="0" w:afterAutospacing="0"/>
              <w:ind w:right="-30"/>
              <w:textAlignment w:val="baseline"/>
              <w:rPr>
                <w:rFonts w:ascii="Calibri" w:hAnsi="Calibri" w:cs="Calibri"/>
                <w:color w:val="000000" w:themeColor="text1"/>
                <w:sz w:val="20"/>
                <w:szCs w:val="20"/>
              </w:rPr>
            </w:pPr>
          </w:p>
        </w:tc>
      </w:tr>
      <w:tr w:rsidR="00B355DC" w14:paraId="44C3353B" w14:textId="77777777">
        <w:tc>
          <w:tcPr>
            <w:tcW w:w="4550" w:type="dxa"/>
          </w:tcPr>
          <w:p w14:paraId="7DC6B70A" w14:textId="77777777" w:rsidR="00B355DC" w:rsidRDefault="00B355DC">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4B68F24B" w14:textId="77777777" w:rsidR="00B355DC" w:rsidRDefault="00B355DC">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424043C" w14:textId="77777777" w:rsidR="00B355DC" w:rsidRDefault="00B355DC">
            <w:pPr>
              <w:pStyle w:val="paragraph"/>
              <w:spacing w:before="0" w:after="0"/>
              <w:ind w:right="-30"/>
              <w:textAlignment w:val="baseline"/>
              <w:rPr>
                <w:rStyle w:val="normaltextrun"/>
                <w:rFonts w:ascii="Calibri" w:eastAsiaTheme="minorHAnsi" w:hAnsi="Calibri" w:cs="Calibri"/>
                <w:color w:val="000000" w:themeColor="text1"/>
                <w:sz w:val="20"/>
                <w:szCs w:val="20"/>
              </w:rPr>
            </w:pPr>
          </w:p>
        </w:tc>
      </w:tr>
      <w:tr w:rsidR="00B355DC" w14:paraId="2E0E89E2" w14:textId="77777777">
        <w:tc>
          <w:tcPr>
            <w:tcW w:w="4550" w:type="dxa"/>
            <w:hideMark/>
          </w:tcPr>
          <w:p w14:paraId="0FDE048F" w14:textId="77777777" w:rsidR="00B355DC" w:rsidRDefault="00CE18EF">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000000" w:themeColor="text1"/>
                <w:sz w:val="20"/>
                <w:szCs w:val="20"/>
              </w:rPr>
              <w:t> </w:t>
            </w:r>
          </w:p>
        </w:tc>
        <w:tc>
          <w:tcPr>
            <w:tcW w:w="0" w:type="auto"/>
            <w:hideMark/>
          </w:tcPr>
          <w:p w14:paraId="5361998C" w14:textId="77777777" w:rsidR="00B355DC" w:rsidRDefault="00CE18EF">
            <w:pPr>
              <w:pStyle w:val="paragraph"/>
              <w:spacing w:before="0" w:beforeAutospacing="0" w:after="0" w:afterAutospacing="0"/>
              <w:ind w:right="-30"/>
              <w:textAlignment w:val="baseline"/>
              <w:rPr>
                <w:rStyle w:val="eop"/>
                <w:color w:val="000000" w:themeColor="text1"/>
              </w:rPr>
            </w:pPr>
            <w:r>
              <w:rPr>
                <w:rStyle w:val="eop"/>
                <w:rFonts w:ascii="Calibri" w:hAnsi="Calibri" w:cs="Calibri"/>
                <w:color w:val="000000" w:themeColor="text1"/>
                <w:sz w:val="20"/>
                <w:szCs w:val="20"/>
              </w:rPr>
              <w:t> </w:t>
            </w:r>
          </w:p>
        </w:tc>
        <w:tc>
          <w:tcPr>
            <w:tcW w:w="4571" w:type="dxa"/>
            <w:hideMark/>
          </w:tcPr>
          <w:p w14:paraId="624C6128" w14:textId="77777777" w:rsidR="00B355DC" w:rsidRDefault="00CE18EF">
            <w:pPr>
              <w:adjustRightInd/>
              <w:snapToGrid/>
              <w:rPr>
                <w:rStyle w:val="eop"/>
                <w:rFonts w:ascii="Calibri" w:eastAsia="Times New Roman" w:hAnsi="Calibri" w:cs="Calibri"/>
                <w:color w:val="000000" w:themeColor="text1"/>
              </w:rPr>
            </w:pPr>
            <w:r>
              <w:rPr>
                <w:rStyle w:val="eop"/>
                <w:rFonts w:ascii="Calibri" w:eastAsia="Times New Roman" w:hAnsi="Calibri" w:cs="Calibri"/>
                <w:color w:val="000000" w:themeColor="text1"/>
              </w:rPr>
              <w:t xml:space="preserve">Purchase Order Number:  </w:t>
            </w:r>
          </w:p>
          <w:p w14:paraId="27381872" w14:textId="77777777" w:rsidR="00B355DC" w:rsidRDefault="00CE18EF">
            <w:pPr>
              <w:pStyle w:val="paragraph"/>
              <w:spacing w:before="0" w:beforeAutospacing="0" w:after="0" w:afterAutospacing="0"/>
              <w:ind w:right="-30"/>
              <w:textAlignment w:val="baseline"/>
              <w:rPr>
                <w:rStyle w:val="eop"/>
                <w:rFonts w:ascii="Calibri" w:hAnsi="Calibri" w:cs="Calibri"/>
                <w:color w:val="000000" w:themeColor="text1"/>
                <w:sz w:val="20"/>
                <w:szCs w:val="20"/>
              </w:rPr>
            </w:pPr>
            <w:r>
              <w:rPr>
                <w:rStyle w:val="eop"/>
                <w:rFonts w:ascii="Calibri" w:hAnsi="Calibri" w:cs="Calibri"/>
                <w:color w:val="000000" w:themeColor="text1"/>
                <w:sz w:val="20"/>
                <w:szCs w:val="20"/>
              </w:rPr>
              <w:t>ECC ID Number: 0001461661</w:t>
            </w:r>
          </w:p>
        </w:tc>
      </w:tr>
    </w:tbl>
    <w:p w14:paraId="7ECC6CFA" w14:textId="77777777" w:rsidR="00B355DC" w:rsidRDefault="00CE18EF">
      <w:pPr>
        <w:adjustRightInd/>
        <w:snapToGrid/>
        <w:rPr>
          <w:rFonts w:ascii="Calibri" w:hAnsi="Calibri" w:cs="Calibri"/>
          <w:sz w:val="16"/>
          <w:szCs w:val="16"/>
        </w:rPr>
      </w:pPr>
      <w:r>
        <w:rPr>
          <w:rFonts w:ascii="Calibri" w:hAnsi="Calibri" w:cs="Calibri"/>
          <w:sz w:val="16"/>
          <w:szCs w:val="16"/>
        </w:rPr>
        <w:br w:type="page"/>
      </w:r>
    </w:p>
    <w:p w14:paraId="037DB6C6" w14:textId="77777777" w:rsidR="00B355DC" w:rsidRDefault="00B355DC">
      <w:pPr>
        <w:adjustRightInd/>
        <w:snapToGrid/>
        <w:jc w:val="left"/>
        <w:rPr>
          <w:rFonts w:ascii="Calibri" w:hAnsi="Calibri" w:cs="Calibri"/>
          <w:b/>
          <w:bCs/>
          <w:sz w:val="16"/>
          <w:szCs w:val="20"/>
        </w:rPr>
      </w:pPr>
    </w:p>
    <w:p w14:paraId="08D97877" w14:textId="77777777" w:rsidR="00B355DC" w:rsidRDefault="00CE18EF">
      <w:pPr>
        <w:rPr>
          <w:rFonts w:ascii="Calibri" w:hAnsi="Calibri" w:cs="Calibri"/>
          <w:b/>
          <w:bCs/>
          <w:sz w:val="16"/>
          <w:szCs w:val="20"/>
        </w:rPr>
      </w:pPr>
      <w:r>
        <w:rPr>
          <w:rFonts w:ascii="Calibri" w:hAnsi="Calibri" w:cs="Calibri"/>
          <w:b/>
          <w:bCs/>
          <w:sz w:val="16"/>
          <w:szCs w:val="20"/>
        </w:rPr>
        <w:t>Customers outside USA, Canada &amp; Mexico</w:t>
      </w:r>
    </w:p>
    <w:tbl>
      <w:tblPr>
        <w:tblStyle w:val="TableGrid"/>
        <w:tblW w:w="1008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360"/>
        <w:gridCol w:w="3360"/>
        <w:gridCol w:w="3360"/>
      </w:tblGrid>
      <w:tr w:rsidR="00B355DC" w14:paraId="46E10240" w14:textId="77777777">
        <w:tc>
          <w:tcPr>
            <w:tcW w:w="3360" w:type="dxa"/>
          </w:tcPr>
          <w:p w14:paraId="19EF18FE" w14:textId="77777777" w:rsidR="00B355DC" w:rsidRDefault="00CE18EF">
            <w:pPr>
              <w:jc w:val="left"/>
              <w:rPr>
                <w:rFonts w:ascii="Calibri" w:hAnsi="Calibri" w:cs="Calibri"/>
                <w:b/>
                <w:bCs/>
                <w:sz w:val="16"/>
                <w:szCs w:val="20"/>
              </w:rPr>
            </w:pPr>
            <w:r>
              <w:rPr>
                <w:rFonts w:ascii="Calibri" w:hAnsi="Calibri" w:cs="Calibri"/>
                <w:b/>
                <w:bCs/>
                <w:sz w:val="16"/>
                <w:szCs w:val="20"/>
              </w:rPr>
              <w:t xml:space="preserve">End User:  </w:t>
            </w:r>
            <w:r>
              <w:rPr>
                <w:rFonts w:ascii="Calibri" w:hAnsi="Calibri" w:cs="Calibri"/>
                <w:sz w:val="16"/>
                <w:szCs w:val="20"/>
              </w:rPr>
              <w:t>1461661</w:t>
            </w:r>
          </w:p>
        </w:tc>
        <w:tc>
          <w:tcPr>
            <w:tcW w:w="3360" w:type="dxa"/>
          </w:tcPr>
          <w:p w14:paraId="049E7EC0" w14:textId="77777777" w:rsidR="00B355DC" w:rsidRDefault="00CE18EF">
            <w:pPr>
              <w:jc w:val="left"/>
              <w:rPr>
                <w:rFonts w:ascii="Calibri" w:hAnsi="Calibri" w:cs="Calibri"/>
                <w:b/>
                <w:sz w:val="16"/>
                <w:szCs w:val="16"/>
              </w:rPr>
            </w:pPr>
            <w:r>
              <w:rPr>
                <w:rFonts w:ascii="Calibri" w:hAnsi="Calibri" w:cs="Calibri"/>
                <w:b/>
                <w:sz w:val="16"/>
                <w:szCs w:val="16"/>
              </w:rPr>
              <w:t xml:space="preserve">Bill-To: </w:t>
            </w:r>
            <w:r>
              <w:rPr>
                <w:rFonts w:ascii="Calibri" w:hAnsi="Calibri" w:cs="Calibri"/>
                <w:sz w:val="16"/>
                <w:szCs w:val="20"/>
              </w:rPr>
              <w:t>0001461661</w:t>
            </w:r>
          </w:p>
        </w:tc>
        <w:tc>
          <w:tcPr>
            <w:tcW w:w="3360" w:type="dxa"/>
          </w:tcPr>
          <w:p w14:paraId="4F714140" w14:textId="77777777" w:rsidR="00B355DC" w:rsidRDefault="00CE18EF">
            <w:pPr>
              <w:jc w:val="left"/>
              <w:rPr>
                <w:rFonts w:ascii="Calibri" w:hAnsi="Calibri" w:cs="Calibri"/>
                <w:b/>
                <w:bCs/>
                <w:sz w:val="16"/>
                <w:szCs w:val="20"/>
              </w:rPr>
            </w:pPr>
            <w:r>
              <w:rPr>
                <w:rFonts w:ascii="Calibri" w:hAnsi="Calibri" w:cs="Calibri"/>
                <w:b/>
                <w:bCs/>
                <w:sz w:val="16"/>
                <w:szCs w:val="20"/>
              </w:rPr>
              <w:t xml:space="preserve">Ship-To: </w:t>
            </w:r>
            <w:r>
              <w:rPr>
                <w:rFonts w:ascii="Calibri" w:hAnsi="Calibri" w:cs="Calibri"/>
                <w:sz w:val="16"/>
                <w:szCs w:val="20"/>
              </w:rPr>
              <w:t>1461661</w:t>
            </w:r>
          </w:p>
        </w:tc>
      </w:tr>
      <w:tr w:rsidR="00B355DC" w14:paraId="2F954881" w14:textId="77777777">
        <w:tc>
          <w:tcPr>
            <w:tcW w:w="3360" w:type="dxa"/>
          </w:tcPr>
          <w:p w14:paraId="41202E76"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0AA33D36"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336FFA03" w14:textId="77777777" w:rsidR="00B355DC" w:rsidRDefault="00CE18EF">
            <w:pPr>
              <w:jc w:val="left"/>
              <w:rPr>
                <w:rFonts w:ascii="Calibri" w:hAnsi="Calibri" w:cs="Calibri"/>
                <w:sz w:val="16"/>
                <w:szCs w:val="20"/>
              </w:rPr>
            </w:pPr>
            <w:r>
              <w:rPr>
                <w:rFonts w:ascii="Calibri" w:hAnsi="Calibri" w:cs="Calibri"/>
                <w:sz w:val="16"/>
                <w:szCs w:val="20"/>
              </w:rPr>
              <w:t>GURGAON, HARYANA, 122002, INDIA</w:t>
            </w:r>
          </w:p>
        </w:tc>
        <w:tc>
          <w:tcPr>
            <w:tcW w:w="3360" w:type="dxa"/>
          </w:tcPr>
          <w:p w14:paraId="69D7242C"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7D939914"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22648017" w14:textId="77777777" w:rsidR="00B355DC" w:rsidRDefault="00CE18EF">
            <w:pPr>
              <w:adjustRightInd/>
              <w:snapToGrid/>
              <w:jc w:val="left"/>
              <w:rPr>
                <w:rFonts w:ascii="Calibri" w:hAnsi="Calibri" w:cs="Calibri"/>
                <w:b/>
                <w:bCs/>
                <w:sz w:val="16"/>
                <w:szCs w:val="20"/>
              </w:rPr>
            </w:pPr>
            <w:r>
              <w:rPr>
                <w:rFonts w:ascii="Calibri" w:hAnsi="Calibri" w:cs="Calibri"/>
                <w:sz w:val="16"/>
                <w:szCs w:val="20"/>
              </w:rPr>
              <w:t>GURGAON, HARYANA, 122002, INDIA</w:t>
            </w:r>
          </w:p>
        </w:tc>
        <w:tc>
          <w:tcPr>
            <w:tcW w:w="3360" w:type="dxa"/>
          </w:tcPr>
          <w:p w14:paraId="0492B485" w14:textId="77777777" w:rsidR="00B355DC" w:rsidRDefault="00CE18EF">
            <w:pPr>
              <w:jc w:val="left"/>
              <w:rPr>
                <w:rFonts w:ascii="Calibri" w:hAnsi="Calibri" w:cs="Calibri"/>
                <w:sz w:val="16"/>
                <w:szCs w:val="20"/>
              </w:rPr>
            </w:pPr>
            <w:r>
              <w:rPr>
                <w:rFonts w:ascii="Calibri" w:hAnsi="Calibri" w:cs="Calibri"/>
                <w:sz w:val="16"/>
                <w:szCs w:val="20"/>
              </w:rPr>
              <w:t>INTERGLOBE AVIATION LIMITED</w:t>
            </w:r>
          </w:p>
          <w:p w14:paraId="0B2414B5" w14:textId="77777777" w:rsidR="00B355DC" w:rsidRDefault="00CE18EF">
            <w:pPr>
              <w:jc w:val="left"/>
              <w:rPr>
                <w:rFonts w:ascii="Calibri" w:hAnsi="Calibri" w:cs="Calibri"/>
                <w:sz w:val="16"/>
                <w:szCs w:val="20"/>
              </w:rPr>
            </w:pPr>
            <w:r>
              <w:rPr>
                <w:rFonts w:ascii="Calibri" w:hAnsi="Calibri" w:cs="Calibri"/>
                <w:sz w:val="16"/>
                <w:szCs w:val="20"/>
              </w:rPr>
              <w:t>GLOBAL BUSINESS PARK, 9TH FLOOR TOWER-A PHASE-III M G</w:t>
            </w:r>
          </w:p>
          <w:p w14:paraId="023B14B0" w14:textId="77777777" w:rsidR="00B355DC" w:rsidRDefault="00CE18EF">
            <w:pPr>
              <w:adjustRightInd/>
              <w:snapToGrid/>
              <w:jc w:val="left"/>
              <w:rPr>
                <w:rFonts w:ascii="Calibri" w:hAnsi="Calibri" w:cs="Calibri"/>
                <w:b/>
                <w:bCs/>
                <w:sz w:val="16"/>
                <w:szCs w:val="20"/>
              </w:rPr>
            </w:pPr>
            <w:r>
              <w:rPr>
                <w:rFonts w:ascii="Calibri" w:hAnsi="Calibri" w:cs="Calibri"/>
                <w:sz w:val="16"/>
                <w:szCs w:val="20"/>
              </w:rPr>
              <w:t>GURGAON, HARYANA, 122002, INDIA</w:t>
            </w:r>
          </w:p>
        </w:tc>
      </w:tr>
      <w:tr w:rsidR="00B355DC" w14:paraId="50419924" w14:textId="77777777">
        <w:tc>
          <w:tcPr>
            <w:tcW w:w="3360" w:type="dxa"/>
          </w:tcPr>
          <w:p w14:paraId="0D0B48EC" w14:textId="77777777" w:rsidR="00B355DC" w:rsidRDefault="00B355DC">
            <w:pPr>
              <w:rPr>
                <w:rFonts w:ascii="Calibri" w:hAnsi="Calibri" w:cs="Calibri"/>
                <w:sz w:val="16"/>
                <w:szCs w:val="20"/>
              </w:rPr>
            </w:pPr>
          </w:p>
        </w:tc>
        <w:tc>
          <w:tcPr>
            <w:tcW w:w="3360" w:type="dxa"/>
          </w:tcPr>
          <w:p w14:paraId="04F937DE" w14:textId="77777777" w:rsidR="00B355DC" w:rsidRDefault="00CE18EF">
            <w:pPr>
              <w:jc w:val="left"/>
              <w:rPr>
                <w:rFonts w:ascii="Calibri" w:hAnsi="Calibri" w:cs="Calibri"/>
                <w:sz w:val="16"/>
                <w:szCs w:val="20"/>
              </w:rPr>
            </w:pPr>
            <w:r>
              <w:rPr>
                <w:rFonts w:ascii="Calibri" w:hAnsi="Calibri" w:cs="Calibri"/>
                <w:sz w:val="16"/>
                <w:szCs w:val="20"/>
              </w:rPr>
              <w:t xml:space="preserve">Invoicing Contact Name: </w:t>
            </w:r>
          </w:p>
          <w:p w14:paraId="67E0E09D" w14:textId="77777777" w:rsidR="00B355DC" w:rsidRDefault="00CE18EF">
            <w:pPr>
              <w:jc w:val="left"/>
              <w:rPr>
                <w:rFonts w:ascii="Calibri" w:hAnsi="Calibri" w:cs="Calibri"/>
                <w:sz w:val="16"/>
                <w:szCs w:val="20"/>
              </w:rPr>
            </w:pPr>
            <w:r>
              <w:rPr>
                <w:rFonts w:ascii="Calibri" w:hAnsi="Calibri" w:cs="Calibri"/>
                <w:sz w:val="16"/>
                <w:szCs w:val="20"/>
              </w:rPr>
              <w:t>Contact Email: kkochhar@adobe.com</w:t>
            </w:r>
          </w:p>
        </w:tc>
        <w:tc>
          <w:tcPr>
            <w:tcW w:w="3360" w:type="dxa"/>
          </w:tcPr>
          <w:p w14:paraId="3915E43E" w14:textId="77777777" w:rsidR="00B355DC" w:rsidRDefault="00CE18EF">
            <w:pPr>
              <w:jc w:val="left"/>
              <w:rPr>
                <w:rFonts w:ascii="Calibri" w:hAnsi="Calibri" w:cs="Calibri"/>
                <w:sz w:val="16"/>
                <w:szCs w:val="20"/>
              </w:rPr>
            </w:pPr>
            <w:r>
              <w:rPr>
                <w:rFonts w:ascii="Calibri" w:hAnsi="Calibri" w:cs="Calibri"/>
                <w:sz w:val="16"/>
                <w:szCs w:val="20"/>
              </w:rPr>
              <w:t>Customer Admin Name: Ishan Sud</w:t>
            </w:r>
          </w:p>
          <w:p w14:paraId="17E1E602" w14:textId="77777777" w:rsidR="00B355DC" w:rsidRDefault="00CE18EF">
            <w:pPr>
              <w:jc w:val="left"/>
              <w:rPr>
                <w:rFonts w:ascii="Calibri" w:hAnsi="Calibri" w:cs="Calibri"/>
                <w:sz w:val="16"/>
                <w:szCs w:val="20"/>
              </w:rPr>
            </w:pPr>
            <w:r>
              <w:rPr>
                <w:rFonts w:ascii="Calibri" w:hAnsi="Calibri" w:cs="Calibri"/>
                <w:sz w:val="16"/>
                <w:szCs w:val="20"/>
              </w:rPr>
              <w:t>Contact Email: ishan.sud@goindigo.in</w:t>
            </w:r>
          </w:p>
        </w:tc>
      </w:tr>
    </w:tbl>
    <w:p w14:paraId="7F9CDFAD" w14:textId="316CB799" w:rsidR="00B355DC" w:rsidRDefault="00B355DC">
      <w:pPr>
        <w:rPr>
          <w:rFonts w:ascii="Calibri" w:eastAsia="Adobe Clean" w:hAnsi="Calibri" w:cs="Calibri"/>
          <w:szCs w:val="20"/>
        </w:rPr>
      </w:pPr>
    </w:p>
    <w:p w14:paraId="32CC25E0" w14:textId="77777777" w:rsidR="00B355DC" w:rsidRDefault="00CE18EF">
      <w:pPr>
        <w:adjustRightInd/>
        <w:snapToGrid/>
        <w:rPr>
          <w:rFonts w:ascii="Calibri" w:eastAsia="Adobe Clean" w:hAnsi="Calibri" w:cs="Calibri"/>
          <w:szCs w:val="20"/>
        </w:rPr>
      </w:pPr>
      <w:r>
        <w:rPr>
          <w:rFonts w:ascii="Calibri" w:eastAsia="Adobe Clean" w:hAnsi="Calibri" w:cs="Calibri"/>
          <w:szCs w:val="20"/>
        </w:rPr>
        <w:br w:type="page"/>
      </w:r>
    </w:p>
    <w:p w14:paraId="1D21B6C0" w14:textId="0ACC1C5C" w:rsidR="00B355DC" w:rsidRDefault="00CE18EF">
      <w:pPr>
        <w:jc w:val="center"/>
        <w:rPr>
          <w:rFonts w:ascii="Calibri" w:eastAsia="Adobe Clean" w:hAnsi="Calibri" w:cs="Calibri"/>
          <w:b/>
          <w:bCs/>
          <w:szCs w:val="20"/>
        </w:rPr>
      </w:pPr>
      <w:r>
        <w:rPr>
          <w:rFonts w:ascii="Calibri" w:eastAsia="Adobe Clean" w:hAnsi="Calibri" w:cs="Calibri"/>
          <w:b/>
          <w:bCs/>
          <w:szCs w:val="20"/>
        </w:rPr>
        <w:lastRenderedPageBreak/>
        <w:t>Annexure 1</w:t>
      </w:r>
    </w:p>
    <w:p w14:paraId="53A50F70" w14:textId="05836734" w:rsidR="00B355DC" w:rsidRDefault="00CE18EF">
      <w:pPr>
        <w:jc w:val="center"/>
        <w:rPr>
          <w:rFonts w:ascii="Calibri" w:eastAsia="Adobe Clean" w:hAnsi="Calibri" w:cs="Calibri"/>
          <w:b/>
          <w:bCs/>
          <w:szCs w:val="20"/>
        </w:rPr>
      </w:pPr>
      <w:r>
        <w:rPr>
          <w:rFonts w:ascii="Calibri" w:eastAsia="Adobe Clean" w:hAnsi="Calibri" w:cs="Calibri"/>
          <w:b/>
          <w:bCs/>
          <w:szCs w:val="20"/>
        </w:rPr>
        <w:t>Amendments to the MLTA</w:t>
      </w:r>
    </w:p>
    <w:p w14:paraId="0AD23538" w14:textId="2076624F" w:rsidR="00B355DC" w:rsidRDefault="00CE18EF">
      <w:pPr>
        <w:pStyle w:val="ListParagraph"/>
        <w:numPr>
          <w:ilvl w:val="1"/>
          <w:numId w:val="10"/>
        </w:numPr>
        <w:tabs>
          <w:tab w:val="clear" w:pos="1008"/>
          <w:tab w:val="num" w:pos="709"/>
        </w:tabs>
        <w:ind w:left="426" w:hanging="284"/>
        <w:rPr>
          <w:rFonts w:ascii="Calibri" w:eastAsia="Adobe Clean" w:hAnsi="Calibri" w:cs="Calibri"/>
          <w:szCs w:val="20"/>
        </w:rPr>
      </w:pPr>
      <w:r>
        <w:rPr>
          <w:rFonts w:ascii="Calibri" w:eastAsia="Adobe Clean" w:hAnsi="Calibri" w:cs="Calibri"/>
          <w:szCs w:val="20"/>
        </w:rPr>
        <w:t xml:space="preserve">Notwithstanding anything to the contrary in the MLTA, the following provisions are modified or inserted (as relevant) into the MLTA. </w:t>
      </w:r>
    </w:p>
    <w:p w14:paraId="52BE4FF1" w14:textId="77777777" w:rsidR="00B355DC" w:rsidRDefault="00B355DC">
      <w:pPr>
        <w:pStyle w:val="ListParagraph"/>
        <w:ind w:left="1008"/>
        <w:jc w:val="left"/>
        <w:rPr>
          <w:rFonts w:ascii="Calibri" w:eastAsia="Adobe Clean" w:hAnsi="Calibri" w:cs="Calibri"/>
          <w:szCs w:val="20"/>
        </w:rPr>
      </w:pPr>
    </w:p>
    <w:p w14:paraId="7994821F" w14:textId="2A2C9DA9" w:rsidR="00B355DC" w:rsidRDefault="00CE18EF">
      <w:pPr>
        <w:pStyle w:val="ListParagraph"/>
        <w:numPr>
          <w:ilvl w:val="1"/>
          <w:numId w:val="27"/>
        </w:numPr>
        <w:ind w:left="993" w:hanging="489"/>
        <w:jc w:val="left"/>
        <w:rPr>
          <w:rFonts w:ascii="Calibri" w:eastAsia="Adobe Clean" w:hAnsi="Calibri" w:cs="Calibri"/>
          <w:szCs w:val="20"/>
        </w:rPr>
      </w:pPr>
      <w:r>
        <w:rPr>
          <w:rFonts w:ascii="Calibri" w:eastAsia="Adobe Clean" w:hAnsi="Calibri" w:cs="Calibri"/>
          <w:szCs w:val="20"/>
        </w:rPr>
        <w:t>Amendments to Annexure 1 of the MLTA (General Terms).</w:t>
      </w:r>
    </w:p>
    <w:p w14:paraId="3AE0E4A6" w14:textId="77777777" w:rsidR="00B355DC" w:rsidRDefault="00B355DC">
      <w:pPr>
        <w:pStyle w:val="ListParagraph"/>
        <w:adjustRightInd/>
        <w:snapToGrid/>
        <w:spacing w:before="100" w:beforeAutospacing="1" w:after="100" w:afterAutospacing="1"/>
        <w:ind w:left="1008"/>
        <w:rPr>
          <w:rFonts w:ascii="Calibri" w:hAnsi="Calibri" w:cs="Calibri"/>
          <w:szCs w:val="20"/>
        </w:rPr>
      </w:pPr>
    </w:p>
    <w:p w14:paraId="215FBFFE" w14:textId="500BE4C0"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definition of ‘</w:t>
      </w:r>
      <w:r>
        <w:rPr>
          <w:rFonts w:asciiTheme="minorHAnsi" w:eastAsia="Times New Roman" w:hAnsiTheme="minorHAnsi" w:cstheme="minorHAnsi"/>
          <w:b/>
          <w:bCs/>
          <w:color w:val="000000"/>
          <w:szCs w:val="20"/>
        </w:rPr>
        <w:t>Agreement</w:t>
      </w:r>
      <w:r>
        <w:rPr>
          <w:rFonts w:asciiTheme="minorHAnsi" w:eastAsia="Times New Roman" w:hAnsiTheme="minorHAnsi" w:cstheme="minorHAnsi"/>
          <w:color w:val="000000"/>
          <w:szCs w:val="20"/>
        </w:rPr>
        <w:t>’ in clause 1.1 of the General Terms also includes the Adobe GenAI Terms and Data Processing Addendum as clauses 1.1(A)(4) and 1.1(A)(5), respectively.</w:t>
      </w:r>
    </w:p>
    <w:p w14:paraId="64B6ACA8" w14:textId="471FC16E"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In clause 8.3 of the General Terms, the indemnity obligations of both Parties will also include either Party’s failure to comply with the Data Processing Addendum.</w:t>
      </w:r>
    </w:p>
    <w:p w14:paraId="05B2AD04" w14:textId="4E8BD323"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commentRangeStart w:id="76"/>
      <w:commentRangeStart w:id="77"/>
      <w:r>
        <w:rPr>
          <w:rFonts w:ascii="Calibri" w:hAnsi="Calibri" w:cs="Calibri"/>
          <w:szCs w:val="20"/>
        </w:rPr>
        <w:t xml:space="preserve">The following clause is inserted into the General Terms as a new clause 13A: “Any use of an Adobe Generative AI Feature (as defined in the Generative Artificial Intelligence Features Terms) in any Product or Service is also subject to Generative Artificial Intelligence Features Terms available at: </w:t>
      </w:r>
      <w:hyperlink r:id="rId24" w:history="1">
        <w:r w:rsidR="00B355DC">
          <w:rPr>
            <w:rStyle w:val="Hyperlink"/>
            <w:rFonts w:ascii="Calibri" w:hAnsi="Calibri" w:cs="Calibri"/>
            <w:szCs w:val="20"/>
          </w:rPr>
          <w:t>https://www.adobe.com/legal/terms/enterprise-licensing/genai-ww.html</w:t>
        </w:r>
      </w:hyperlink>
      <w:r>
        <w:rPr>
          <w:rFonts w:ascii="Calibri" w:hAnsi="Calibri" w:cs="Calibri"/>
          <w:szCs w:val="20"/>
        </w:rPr>
        <w:t xml:space="preserve"> (the “</w:t>
      </w:r>
      <w:r>
        <w:rPr>
          <w:rFonts w:ascii="Calibri" w:hAnsi="Calibri" w:cs="Calibri"/>
          <w:b/>
          <w:bCs/>
          <w:szCs w:val="20"/>
        </w:rPr>
        <w:t>Adobe GenAI Terms</w:t>
      </w:r>
      <w:r>
        <w:rPr>
          <w:rFonts w:ascii="Calibri" w:hAnsi="Calibri" w:cs="Calibri"/>
          <w:szCs w:val="20"/>
        </w:rPr>
        <w:t>”). Customer agrees not to (and will not allow any third party to) use the Generative AI Features or Output from the Generative AI Features to directly or indirectly build, train, test, or otherwise improve any machine learning models, artificial intelligence systems, or related technologies (including model architectures or weights). This provision forms part of the MLTA and applies to all Products and Services under license by Customer. In the event of a conflict between the General Terms and the Adobe GenAI Terms, the Adobe GenAI Terms will prevail.”</w:t>
      </w:r>
      <w:commentRangeEnd w:id="76"/>
      <w:r w:rsidR="00C35DEA">
        <w:rPr>
          <w:rStyle w:val="CommentReference"/>
        </w:rPr>
        <w:commentReference w:id="76"/>
      </w:r>
      <w:commentRangeEnd w:id="77"/>
      <w:r w:rsidR="008246E9">
        <w:rPr>
          <w:rStyle w:val="CommentReference"/>
        </w:rPr>
        <w:commentReference w:id="77"/>
      </w:r>
    </w:p>
    <w:p w14:paraId="3DDE5B68" w14:textId="21392048" w:rsidR="00B355DC" w:rsidRDefault="00CE18EF">
      <w:pPr>
        <w:pStyle w:val="ListParagraph"/>
        <w:numPr>
          <w:ilvl w:val="2"/>
          <w:numId w:val="10"/>
        </w:numPr>
        <w:adjustRightInd/>
        <w:snapToGrid/>
        <w:spacing w:before="100" w:beforeAutospacing="1" w:after="100" w:afterAutospacing="1"/>
        <w:rPr>
          <w:rFonts w:asciiTheme="minorHAnsi" w:eastAsia="Times New Roman" w:hAnsiTheme="minorHAnsi" w:cstheme="minorHAnsi"/>
          <w:color w:val="000000"/>
          <w:szCs w:val="20"/>
        </w:rPr>
      </w:pPr>
      <w:commentRangeStart w:id="78"/>
      <w:r>
        <w:rPr>
          <w:rFonts w:ascii="Calibri" w:hAnsi="Calibri" w:cs="Calibri"/>
          <w:szCs w:val="20"/>
        </w:rPr>
        <w:t>The following clause is inserted into the General Terms as a new clause 13B: “</w:t>
      </w:r>
      <w:r>
        <w:rPr>
          <w:rFonts w:asciiTheme="minorHAnsi" w:eastAsia="Times New Roman" w:hAnsiTheme="minorHAnsi" w:cstheme="minorHAnsi"/>
          <w:color w:val="000000"/>
          <w:szCs w:val="20"/>
        </w:rPr>
        <w:t xml:space="preserve">Unless use in a Restricted Country is specifically authorized in the Sales Order, or the Products and Services are part of the Limited Subset listed by Adobe at </w:t>
      </w:r>
      <w:hyperlink r:id="rId25" w:history="1">
        <w:r w:rsidR="00B355DC">
          <w:rPr>
            <w:rStyle w:val="Hyperlink"/>
          </w:rPr>
          <w:t>https://www.adobe.com/legal/terms/enterprise-licensing.html</w:t>
        </w:r>
      </w:hyperlink>
      <w:r>
        <w:rPr>
          <w:rFonts w:asciiTheme="minorHAnsi" w:eastAsia="Times New Roman" w:hAnsiTheme="minorHAnsi" w:cstheme="minorHAnsi"/>
          <w:color w:val="000000"/>
          <w:szCs w:val="20"/>
        </w:rPr>
        <w:t xml:space="preserve"> or other similar country-specific licensing terms document (incorporated herein by reference), Customer is not permitted to use or allow its Users to use the On-demand Services and Managed Services in any Restricted Country. “Restricted Country” means mainland China, Russia, Belarus, and any other country where access or usage is restricted by local laws. Any use of or accessing Products and Services in Russia and Belarus is prohibited.”</w:t>
      </w:r>
      <w:commentRangeEnd w:id="78"/>
      <w:r w:rsidR="00C35DEA">
        <w:rPr>
          <w:rStyle w:val="CommentReference"/>
        </w:rPr>
        <w:commentReference w:id="78"/>
      </w:r>
    </w:p>
    <w:p w14:paraId="3829DF01"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619A11C9" w14:textId="19085629" w:rsidR="00B355DC" w:rsidRDefault="00CE18EF">
      <w:pPr>
        <w:pStyle w:val="ListParagraph"/>
        <w:numPr>
          <w:ilvl w:val="1"/>
          <w:numId w:val="27"/>
        </w:numPr>
        <w:ind w:left="993" w:hanging="489"/>
        <w:jc w:val="left"/>
        <w:rPr>
          <w:rFonts w:asciiTheme="minorHAnsi" w:eastAsia="Times New Roman" w:hAnsiTheme="minorHAnsi" w:cstheme="minorHAnsi"/>
          <w:color w:val="000000"/>
          <w:szCs w:val="20"/>
        </w:rPr>
      </w:pPr>
      <w:r>
        <w:rPr>
          <w:rFonts w:ascii="Calibri" w:eastAsia="Adobe Clean" w:hAnsi="Calibri" w:cs="Calibri"/>
          <w:szCs w:val="20"/>
        </w:rPr>
        <w:t>Amendments to Schedule 1 of Annexure 1 of the MLTA (Definitions; “</w:t>
      </w:r>
      <w:r>
        <w:rPr>
          <w:rFonts w:ascii="Calibri" w:eastAsia="Adobe Clean" w:hAnsi="Calibri" w:cs="Calibri"/>
          <w:b/>
          <w:bCs/>
          <w:szCs w:val="20"/>
        </w:rPr>
        <w:t>Definitions Schedule</w:t>
      </w:r>
      <w:r>
        <w:rPr>
          <w:rFonts w:ascii="Calibri" w:eastAsia="Adobe Clean" w:hAnsi="Calibri" w:cs="Calibri"/>
          <w:szCs w:val="20"/>
        </w:rPr>
        <w:t>”)</w:t>
      </w:r>
      <w:r>
        <w:rPr>
          <w:rFonts w:asciiTheme="minorHAnsi" w:eastAsia="Times New Roman" w:hAnsiTheme="minorHAnsi" w:cstheme="minorHAnsi"/>
          <w:color w:val="000000"/>
          <w:szCs w:val="20"/>
        </w:rPr>
        <w:t>.</w:t>
      </w:r>
    </w:p>
    <w:p w14:paraId="7E141C0D" w14:textId="77777777" w:rsidR="00B355DC" w:rsidRDefault="00B355DC">
      <w:pPr>
        <w:pStyle w:val="ListParagraph"/>
        <w:adjustRightInd/>
        <w:snapToGrid/>
        <w:spacing w:before="100" w:beforeAutospacing="1" w:after="100" w:afterAutospacing="1"/>
        <w:ind w:left="1368"/>
        <w:rPr>
          <w:rFonts w:asciiTheme="minorHAnsi" w:eastAsia="Times New Roman" w:hAnsiTheme="minorHAnsi" w:cstheme="minorHAnsi"/>
          <w:color w:val="000000"/>
          <w:szCs w:val="20"/>
        </w:rPr>
      </w:pPr>
    </w:p>
    <w:p w14:paraId="47806360" w14:textId="59553547" w:rsidR="00B355DC" w:rsidRDefault="00CE18EF">
      <w:pPr>
        <w:pStyle w:val="ListParagraph"/>
        <w:numPr>
          <w:ilvl w:val="2"/>
          <w:numId w:val="28"/>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 xml:space="preserve">The </w:t>
      </w:r>
      <w:r>
        <w:rPr>
          <w:rFonts w:ascii="Calibri" w:hAnsi="Calibri" w:cs="Calibri"/>
          <w:szCs w:val="20"/>
        </w:rPr>
        <w:t>following</w:t>
      </w:r>
      <w:r>
        <w:rPr>
          <w:rFonts w:asciiTheme="minorHAnsi" w:eastAsia="Times New Roman" w:hAnsiTheme="minorHAnsi" w:cstheme="minorHAnsi"/>
          <w:color w:val="000000"/>
          <w:szCs w:val="20"/>
        </w:rPr>
        <w:t xml:space="preserve"> definition is inserted in </w:t>
      </w:r>
      <w:r>
        <w:rPr>
          <w:rFonts w:ascii="Calibri" w:eastAsia="Adobe Clean" w:hAnsi="Calibri" w:cs="Calibri"/>
          <w:szCs w:val="20"/>
        </w:rPr>
        <w:t>Definitions Schedule as clause 12A:</w:t>
      </w:r>
      <w:r>
        <w:rPr>
          <w:rFonts w:asciiTheme="minorHAnsi" w:eastAsia="Times New Roman" w:hAnsiTheme="minorHAnsi" w:cstheme="minorHAnsi"/>
          <w:color w:val="000000"/>
          <w:szCs w:val="20"/>
        </w:rPr>
        <w:t xml:space="preserve"> </w:t>
      </w:r>
    </w:p>
    <w:p w14:paraId="1ED2A6B5"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792A3B52" w14:textId="171D7EF1" w:rsidR="00B355DC" w:rsidRDefault="00CE18EF">
      <w:pPr>
        <w:pStyle w:val="ListParagraph"/>
        <w:numPr>
          <w:ilvl w:val="0"/>
          <w:numId w:val="30"/>
        </w:numPr>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79"/>
      <w:commentRangeStart w:id="80"/>
      <w:r>
        <w:rPr>
          <w:rFonts w:asciiTheme="minorHAnsi" w:eastAsia="Times New Roman" w:hAnsiTheme="minorHAnsi" w:cstheme="minorHAnsi"/>
          <w:b/>
          <w:bCs/>
          <w:color w:val="000000"/>
          <w:szCs w:val="20"/>
        </w:rPr>
        <w:t>Data Processing Addendum</w:t>
      </w:r>
      <w:r>
        <w:rPr>
          <w:rFonts w:asciiTheme="minorHAnsi" w:eastAsia="Times New Roman" w:hAnsiTheme="minorHAnsi" w:cstheme="minorHAnsi"/>
          <w:color w:val="000000"/>
          <w:szCs w:val="20"/>
        </w:rPr>
        <w:t xml:space="preserve">” means the Data Processing Addendum found at </w:t>
      </w:r>
      <w:hyperlink r:id="rId26" w:history="1">
        <w:r w:rsidR="00B355DC">
          <w:rPr>
            <w:rStyle w:val="Hyperlink"/>
            <w:rFonts w:asciiTheme="minorHAnsi" w:eastAsia="Times New Roman" w:hAnsiTheme="minorHAnsi" w:cstheme="minorHAnsi"/>
            <w:szCs w:val="20"/>
          </w:rPr>
          <w:t>https://www.adobe.com/legal/terms/enterprise-licensing/data-protection.html</w:t>
        </w:r>
      </w:hyperlink>
      <w:r>
        <w:rPr>
          <w:rFonts w:asciiTheme="minorHAnsi" w:eastAsia="Times New Roman" w:hAnsiTheme="minorHAnsi" w:cstheme="minorHAnsi"/>
          <w:color w:val="000000"/>
          <w:szCs w:val="20"/>
        </w:rPr>
        <w:t>, incorporated by reference, except where explicitly agreed otherwise between the Parties.</w:t>
      </w:r>
      <w:commentRangeEnd w:id="79"/>
      <w:r w:rsidR="00C35DEA">
        <w:rPr>
          <w:rStyle w:val="CommentReference"/>
        </w:rPr>
        <w:commentReference w:id="79"/>
      </w:r>
      <w:commentRangeEnd w:id="80"/>
      <w:r w:rsidR="0014752C">
        <w:rPr>
          <w:rStyle w:val="CommentReference"/>
        </w:rPr>
        <w:commentReference w:id="80"/>
      </w:r>
    </w:p>
    <w:p w14:paraId="66E00AC2" w14:textId="77777777" w:rsidR="00B355DC" w:rsidRDefault="00B355DC">
      <w:pPr>
        <w:pStyle w:val="ListParagraph"/>
        <w:adjustRightInd/>
        <w:snapToGrid/>
        <w:spacing w:before="100" w:beforeAutospacing="1" w:after="100" w:afterAutospacing="1"/>
        <w:ind w:left="1843"/>
        <w:rPr>
          <w:rFonts w:asciiTheme="minorHAnsi" w:eastAsia="Times New Roman" w:hAnsiTheme="minorHAnsi" w:cstheme="minorHAnsi"/>
          <w:color w:val="000000"/>
          <w:szCs w:val="20"/>
        </w:rPr>
      </w:pPr>
    </w:p>
    <w:p w14:paraId="5A98A449" w14:textId="511795BB" w:rsidR="00B355DC" w:rsidRDefault="00CE18EF">
      <w:pPr>
        <w:pStyle w:val="ListParagraph"/>
        <w:numPr>
          <w:ilvl w:val="2"/>
          <w:numId w:val="28"/>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definitions of ‘Customer Data’ and ‘Customer Site’ in the Definitions Schedule are deleted and replaced with the following definitions</w:t>
      </w:r>
      <w:r>
        <w:rPr>
          <w:rFonts w:ascii="Calibri" w:eastAsia="Adobe Clean" w:hAnsi="Calibri" w:cs="Calibri"/>
          <w:szCs w:val="20"/>
        </w:rPr>
        <w:t>:</w:t>
      </w:r>
    </w:p>
    <w:p w14:paraId="696B30D4"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453B7180" w14:textId="3EC742A7" w:rsidR="00B355DC" w:rsidRDefault="00CE18EF">
      <w:pPr>
        <w:pStyle w:val="ListParagraph"/>
        <w:numPr>
          <w:ilvl w:val="0"/>
          <w:numId w:val="32"/>
        </w:numPr>
        <w:tabs>
          <w:tab w:val="num" w:pos="1985"/>
        </w:tabs>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82"/>
      <w:commentRangeStart w:id="83"/>
      <w:r>
        <w:rPr>
          <w:rFonts w:asciiTheme="minorHAnsi" w:eastAsia="Times New Roman" w:hAnsiTheme="minorHAnsi" w:cstheme="minorHAnsi"/>
          <w:b/>
          <w:bCs/>
          <w:color w:val="000000"/>
          <w:szCs w:val="20"/>
        </w:rPr>
        <w:t>Customer Data</w:t>
      </w:r>
      <w:r>
        <w:rPr>
          <w:rFonts w:asciiTheme="minorHAnsi" w:eastAsia="Times New Roman" w:hAnsiTheme="minorHAnsi" w:cstheme="minorHAnsi"/>
          <w:color w:val="000000"/>
          <w:szCs w:val="20"/>
        </w:rPr>
        <w:t xml:space="preserve">” </w:t>
      </w:r>
      <w:commentRangeEnd w:id="82"/>
      <w:r w:rsidR="00C35DEA">
        <w:rPr>
          <w:rStyle w:val="CommentReference"/>
        </w:rPr>
        <w:commentReference w:id="82"/>
      </w:r>
      <w:commentRangeEnd w:id="83"/>
      <w:r w:rsidR="00D85CE5">
        <w:rPr>
          <w:rStyle w:val="CommentReference"/>
        </w:rPr>
        <w:commentReference w:id="83"/>
      </w:r>
      <w:r>
        <w:rPr>
          <w:rFonts w:asciiTheme="minorHAnsi" w:eastAsia="Times New Roman" w:hAnsiTheme="minorHAnsi" w:cstheme="minorHAnsi"/>
          <w:color w:val="000000"/>
          <w:szCs w:val="20"/>
          <w:lang w:val="en-GB"/>
        </w:rPr>
        <w:t xml:space="preserve">means any (1) information or (2) material, such as audio, video, text, or image that are imported into the </w:t>
      </w:r>
      <w:r>
        <w:rPr>
          <w:rFonts w:asciiTheme="minorHAnsi" w:eastAsia="Times New Roman" w:hAnsiTheme="minorHAnsi" w:cstheme="minorHAnsi"/>
          <w:color w:val="000000"/>
          <w:szCs w:val="20"/>
        </w:rPr>
        <w:t xml:space="preserve">On-demand Services or Managed Services </w:t>
      </w:r>
      <w:r>
        <w:rPr>
          <w:rFonts w:asciiTheme="minorHAnsi" w:eastAsia="Times New Roman" w:hAnsiTheme="minorHAnsi" w:cstheme="minorHAnsi"/>
          <w:color w:val="000000"/>
          <w:szCs w:val="20"/>
          <w:lang w:val="en-GB"/>
        </w:rPr>
        <w:t>("Cloud Services") by or on behalf of Customer from Customer’s internal data stores, third-party data providers, or is collected via the Distributed Code, and is used in connection with Customer’s use of the Products and Services. Customer Data includes “Customer Content” if referenced in the Agreement.</w:t>
      </w:r>
    </w:p>
    <w:p w14:paraId="09956B61" w14:textId="77777777" w:rsidR="00B355DC" w:rsidRDefault="00B355DC">
      <w:pPr>
        <w:pStyle w:val="ListParagraph"/>
        <w:rPr>
          <w:rFonts w:asciiTheme="minorHAnsi" w:eastAsia="Times New Roman" w:hAnsiTheme="minorHAnsi" w:cstheme="minorHAnsi"/>
          <w:color w:val="000000"/>
          <w:szCs w:val="20"/>
        </w:rPr>
      </w:pPr>
    </w:p>
    <w:p w14:paraId="72DDAD8C" w14:textId="21C0D464" w:rsidR="00B355DC" w:rsidRDefault="00CE18EF">
      <w:pPr>
        <w:pStyle w:val="ListParagraph"/>
        <w:numPr>
          <w:ilvl w:val="0"/>
          <w:numId w:val="32"/>
        </w:numPr>
        <w:tabs>
          <w:tab w:val="num" w:pos="1985"/>
        </w:tabs>
        <w:adjustRightInd/>
        <w:snapToGrid/>
        <w:spacing w:before="100" w:beforeAutospacing="1" w:after="100" w:afterAutospacing="1"/>
        <w:ind w:left="1843" w:hanging="14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commentRangeStart w:id="84"/>
      <w:r>
        <w:rPr>
          <w:rFonts w:asciiTheme="minorHAnsi" w:eastAsia="Times New Roman" w:hAnsiTheme="minorHAnsi" w:cstheme="minorHAnsi"/>
          <w:b/>
          <w:bCs/>
          <w:color w:val="000000"/>
          <w:szCs w:val="20"/>
        </w:rPr>
        <w:t>Customer Site</w:t>
      </w:r>
      <w:r>
        <w:rPr>
          <w:rFonts w:asciiTheme="minorHAnsi" w:eastAsia="Times New Roman" w:hAnsiTheme="minorHAnsi" w:cstheme="minorHAnsi"/>
          <w:color w:val="000000"/>
          <w:szCs w:val="20"/>
        </w:rPr>
        <w:t xml:space="preserve">” </w:t>
      </w:r>
      <w:commentRangeEnd w:id="84"/>
      <w:r w:rsidR="00C35DEA">
        <w:rPr>
          <w:rStyle w:val="CommentReference"/>
        </w:rPr>
        <w:commentReference w:id="84"/>
      </w:r>
      <w:r>
        <w:rPr>
          <w:rFonts w:asciiTheme="minorHAnsi" w:eastAsia="Times New Roman" w:hAnsiTheme="minorHAnsi" w:cstheme="minorHAnsi"/>
          <w:color w:val="000000"/>
          <w:szCs w:val="20"/>
          <w:lang w:val="en-GB"/>
        </w:rPr>
        <w:t>means any current or future website or application that is owned and operated by Customer or is hosted or operated by a third party or Adobe on Customer's behalf, and which contains a privacy policy or terms of use governing data collection practices that Customer controls.</w:t>
      </w:r>
    </w:p>
    <w:p w14:paraId="3D57C899" w14:textId="77777777" w:rsidR="00B355DC" w:rsidRDefault="00B355DC">
      <w:pPr>
        <w:pStyle w:val="ListParagraph"/>
        <w:rPr>
          <w:rFonts w:asciiTheme="minorHAnsi" w:eastAsia="Times New Roman" w:hAnsiTheme="minorHAnsi" w:cstheme="minorHAnsi"/>
          <w:color w:val="000000"/>
          <w:szCs w:val="20"/>
        </w:rPr>
      </w:pPr>
    </w:p>
    <w:p w14:paraId="7B268E2A" w14:textId="356C9A6D" w:rsidR="00B355DC" w:rsidRDefault="00CE18EF">
      <w:pPr>
        <w:pStyle w:val="ListParagraph"/>
        <w:numPr>
          <w:ilvl w:val="1"/>
          <w:numId w:val="27"/>
        </w:numPr>
        <w:ind w:left="993" w:hanging="489"/>
        <w:jc w:val="left"/>
        <w:rPr>
          <w:rFonts w:ascii="Calibri" w:eastAsia="Adobe Clean" w:hAnsi="Calibri" w:cs="Calibri"/>
          <w:szCs w:val="20"/>
        </w:rPr>
      </w:pPr>
      <w:r>
        <w:rPr>
          <w:rFonts w:ascii="Calibri" w:eastAsia="Adobe Clean" w:hAnsi="Calibri" w:cs="Calibri"/>
          <w:szCs w:val="20"/>
        </w:rPr>
        <w:t>Amendments to Annexure 2 of the MLTA (Exhibit for On-Demand Services and Managed Services; “</w:t>
      </w:r>
      <w:r>
        <w:rPr>
          <w:rFonts w:ascii="Calibri" w:eastAsia="Adobe Clean" w:hAnsi="Calibri" w:cs="Calibri"/>
          <w:b/>
          <w:bCs/>
          <w:szCs w:val="20"/>
        </w:rPr>
        <w:t>On-demand Services and Managed Services Exhibit</w:t>
      </w:r>
      <w:r>
        <w:rPr>
          <w:rFonts w:ascii="Calibri" w:eastAsia="Adobe Clean" w:hAnsi="Calibri" w:cs="Calibri"/>
          <w:szCs w:val="20"/>
        </w:rPr>
        <w:t>”).</w:t>
      </w:r>
    </w:p>
    <w:p w14:paraId="17845B4E" w14:textId="77777777" w:rsidR="00B355DC" w:rsidRDefault="00B355DC">
      <w:pPr>
        <w:pStyle w:val="ListParagraph"/>
        <w:ind w:left="993"/>
        <w:jc w:val="left"/>
        <w:rPr>
          <w:rFonts w:ascii="Calibri" w:eastAsia="Adobe Clean" w:hAnsi="Calibri" w:cs="Calibri"/>
          <w:szCs w:val="20"/>
        </w:rPr>
      </w:pPr>
    </w:p>
    <w:p w14:paraId="6E1FE09E" w14:textId="182B3007"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commentRangeStart w:id="85"/>
      <w:r>
        <w:rPr>
          <w:rFonts w:asciiTheme="minorHAnsi" w:eastAsia="Times New Roman" w:hAnsiTheme="minorHAnsi" w:cstheme="minorHAnsi"/>
          <w:color w:val="000000"/>
          <w:szCs w:val="20"/>
        </w:rPr>
        <w:lastRenderedPageBreak/>
        <w:t xml:space="preserve">The following sub-clauses (H) and (I) are inserted under clause 2.2 of the On-Demand and Managed Services Exhibit: “or </w:t>
      </w:r>
      <w:r>
        <w:rPr>
          <w:rFonts w:asciiTheme="minorHAnsi" w:eastAsia="Times New Roman" w:hAnsiTheme="minorHAnsi" w:cstheme="minorHAnsi"/>
          <w:i/>
          <w:iCs/>
          <w:color w:val="000000"/>
          <w:szCs w:val="20"/>
        </w:rPr>
        <w:t>(H) use any software components, modules, or other services that may be delivered with the Products and Services, but which are not licensed to Customer and identified in the Sales Order.; and “(I) Customer will also not (and will not allow any third party) to use the On-Demand or Managed Services ("Cloud Services") or output from the Cloud Services to directly or indirectly build, train, test, or otherwise improve any machine learning models, artificial intelligence systems, or related technologies (including model architectures or weights). These restrictions will not apply to the extent it limits any non-waivable right Customer may enjoy under applicable law.</w:t>
      </w:r>
      <w:r>
        <w:rPr>
          <w:rFonts w:asciiTheme="minorHAnsi" w:eastAsia="Times New Roman" w:hAnsiTheme="minorHAnsi" w:cstheme="minorHAnsi"/>
          <w:color w:val="000000"/>
          <w:szCs w:val="20"/>
        </w:rPr>
        <w:t>"</w:t>
      </w:r>
      <w:commentRangeEnd w:id="85"/>
      <w:r>
        <w:rPr>
          <w:rStyle w:val="CommentReference"/>
        </w:rPr>
        <w:commentReference w:id="85"/>
      </w:r>
    </w:p>
    <w:p w14:paraId="554C528E"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commentRangeStart w:id="86"/>
    </w:p>
    <w:p w14:paraId="0DE5769B" w14:textId="0DAA439B"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Clause 2.4(A) (License Grant from Customer) is deleted and replaced with the following: “</w:t>
      </w:r>
      <w:r>
        <w:rPr>
          <w:rFonts w:asciiTheme="minorHAnsi" w:hAnsiTheme="minorHAnsi" w:cstheme="minorHAnsi"/>
          <w:i/>
          <w:iCs/>
          <w:szCs w:val="20"/>
        </w:rPr>
        <w:t>During the Licence Term and solely to the extent that is necessary to</w:t>
      </w:r>
      <w:r>
        <w:rPr>
          <w:rFonts w:asciiTheme="minorHAnsi" w:eastAsia="Times New Roman" w:hAnsiTheme="minorHAnsi" w:cstheme="minorHAnsi"/>
          <w:i/>
          <w:iCs/>
          <w:color w:val="000000"/>
          <w:szCs w:val="20"/>
        </w:rPr>
        <w:t xml:space="preserve"> perform its obligations (including, but not limited to, developing, modifying, improving, supporting, customizing, and operating the Products and Services),</w:t>
      </w:r>
      <w:r>
        <w:rPr>
          <w:rFonts w:asciiTheme="minorHAnsi" w:hAnsiTheme="minorHAnsi" w:cstheme="minorHAnsi"/>
          <w:i/>
          <w:iCs/>
          <w:szCs w:val="20"/>
        </w:rPr>
        <w:t xml:space="preserve"> provide the Products and Services, the Customer grants Adobe and its Affiliates, a non-exclusive, world-wide, royalty-free license to use Customer Data and Customer Content, which will include the right to copy, transmit; sublicense, index, store, and display the Customer Content and Data, provided that Adobe will remain fully responsible and liable for the acts and or omissions of the Affiliates under this clause and for maintaining confidentiality of Customer Data and Customer Content in accordance with clause 5 (Confidentiality) of the General Terms.</w:t>
      </w:r>
      <w:r>
        <w:rPr>
          <w:rFonts w:asciiTheme="minorHAnsi" w:hAnsiTheme="minorHAnsi" w:cstheme="minorHAnsi"/>
          <w:szCs w:val="20"/>
        </w:rPr>
        <w:t>”</w:t>
      </w:r>
      <w:commentRangeEnd w:id="86"/>
      <w:r>
        <w:rPr>
          <w:rStyle w:val="CommentReference"/>
        </w:rPr>
        <w:commentReference w:id="86"/>
      </w:r>
    </w:p>
    <w:p w14:paraId="49732F73" w14:textId="77777777" w:rsidR="00B355DC" w:rsidRDefault="00B355DC">
      <w:pPr>
        <w:pStyle w:val="ListParagraph"/>
        <w:rPr>
          <w:rFonts w:asciiTheme="minorHAnsi" w:eastAsia="Times New Roman" w:hAnsiTheme="minorHAnsi" w:cstheme="minorHAnsi"/>
          <w:color w:val="000000"/>
          <w:szCs w:val="20"/>
        </w:rPr>
      </w:pPr>
    </w:p>
    <w:p w14:paraId="6FEE1E58" w14:textId="6D28989A"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The following sentences are appended to clause 6 of the On-Demand Services and Managed Services Exhibit: “</w:t>
      </w:r>
      <w:commentRangeStart w:id="87"/>
      <w:r>
        <w:rPr>
          <w:rFonts w:asciiTheme="minorHAnsi" w:eastAsia="Times New Roman" w:hAnsiTheme="minorHAnsi" w:cstheme="minorHAnsi"/>
          <w:i/>
          <w:iCs/>
          <w:color w:val="000000"/>
          <w:szCs w:val="20"/>
        </w:rPr>
        <w:t>Customer is responsible for complying with any applicable terms and conditions of any third-party data, products, services, and platforms used by Customer in conjunction with the Products and Services. Customer acknowledges that at Customer’s request, Adobe may send Customer Data to such third-party providers.</w:t>
      </w:r>
      <w:r>
        <w:rPr>
          <w:rFonts w:asciiTheme="minorHAnsi" w:eastAsia="Times New Roman" w:hAnsiTheme="minorHAnsi" w:cstheme="minorHAnsi"/>
          <w:color w:val="000000"/>
          <w:szCs w:val="20"/>
        </w:rPr>
        <w:t xml:space="preserve">” </w:t>
      </w:r>
      <w:commentRangeEnd w:id="87"/>
      <w:r>
        <w:rPr>
          <w:rStyle w:val="CommentReference"/>
        </w:rPr>
        <w:commentReference w:id="87"/>
      </w:r>
    </w:p>
    <w:p w14:paraId="3F2FF3CA" w14:textId="77777777" w:rsidR="00B355DC" w:rsidRDefault="00B355DC">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p>
    <w:p w14:paraId="1796808F" w14:textId="30430BAC" w:rsidR="00B355DC" w:rsidRDefault="00CE18EF">
      <w:pPr>
        <w:pStyle w:val="ListParagraph"/>
        <w:numPr>
          <w:ilvl w:val="2"/>
          <w:numId w:val="33"/>
        </w:numPr>
        <w:adjustRightInd/>
        <w:snapToGrid/>
        <w:spacing w:before="100" w:beforeAutospacing="1" w:after="100" w:afterAutospacing="1"/>
        <w:rPr>
          <w:rFonts w:asciiTheme="minorHAnsi" w:eastAsia="Times New Roman" w:hAnsiTheme="minorHAnsi" w:cstheme="minorHAnsi"/>
          <w:color w:val="000000"/>
          <w:szCs w:val="20"/>
        </w:rPr>
      </w:pPr>
      <w:commentRangeStart w:id="88"/>
      <w:commentRangeStart w:id="89"/>
      <w:r>
        <w:rPr>
          <w:rFonts w:asciiTheme="minorHAnsi" w:eastAsia="Times New Roman" w:hAnsiTheme="minorHAnsi" w:cstheme="minorHAnsi"/>
          <w:color w:val="000000"/>
          <w:szCs w:val="20"/>
        </w:rPr>
        <w:t xml:space="preserve">The following new clause is inserted as clause 6A of the </w:t>
      </w:r>
      <w:r>
        <w:rPr>
          <w:rFonts w:ascii="Calibri" w:eastAsia="Adobe Clean" w:hAnsi="Calibri" w:cs="Calibri"/>
          <w:szCs w:val="20"/>
        </w:rPr>
        <w:t>On-demand Services and Managed Services Exhibit:</w:t>
      </w:r>
    </w:p>
    <w:p w14:paraId="082CC384" w14:textId="71E631FE" w:rsidR="00B355DC" w:rsidRDefault="00CE18EF">
      <w:pPr>
        <w:pStyle w:val="ListParagraph"/>
        <w:adjustRightInd/>
        <w:snapToGrid/>
        <w:spacing w:before="100" w:beforeAutospacing="1" w:after="100" w:afterAutospacing="1"/>
        <w:ind w:left="1512"/>
        <w:rPr>
          <w:rFonts w:asciiTheme="minorHAnsi" w:eastAsia="Times New Roman" w:hAnsiTheme="minorHAnsi" w:cstheme="minorHAnsi"/>
          <w:color w:val="000000"/>
          <w:szCs w:val="20"/>
        </w:rPr>
      </w:pPr>
      <w:r>
        <w:rPr>
          <w:rFonts w:asciiTheme="minorHAnsi" w:eastAsia="Times New Roman" w:hAnsiTheme="minorHAnsi" w:cstheme="minorHAnsi"/>
          <w:color w:val="000000"/>
          <w:szCs w:val="20"/>
        </w:rPr>
        <w:t>“</w:t>
      </w:r>
      <w:r>
        <w:rPr>
          <w:rFonts w:asciiTheme="minorHAnsi" w:eastAsia="Times New Roman" w:hAnsiTheme="minorHAnsi" w:cstheme="minorHAnsi"/>
          <w:i/>
          <w:iCs/>
          <w:color w:val="000000"/>
          <w:szCs w:val="20"/>
        </w:rPr>
        <w:t>Adobe may use, copy, transmit, index, model, aggregate (including with other customers’ data) Customer Data and Customer Content for the purpose of (1) developing, improving or customizing the Products and Services, and (2) publishing, displaying and distributing any anonymous information (i.e., information where neither Customer nor its site visitors are capable of being identified) derived from Customer Data and Customer Content (such as, but not limited to, web browser, screen resolution, mobile device-type information, image resolution and number of pages in a document).</w:t>
      </w:r>
      <w:r>
        <w:rPr>
          <w:rFonts w:ascii="Calibri" w:hAnsi="Calibri" w:cs="Calibri"/>
          <w:szCs w:val="20"/>
        </w:rPr>
        <w:t>”</w:t>
      </w:r>
      <w:commentRangeEnd w:id="88"/>
      <w:r>
        <w:rPr>
          <w:rStyle w:val="CommentReference"/>
        </w:rPr>
        <w:commentReference w:id="88"/>
      </w:r>
      <w:commentRangeEnd w:id="89"/>
      <w:r w:rsidR="00D85CE5">
        <w:rPr>
          <w:rStyle w:val="CommentReference"/>
        </w:rPr>
        <w:commentReference w:id="89"/>
      </w:r>
    </w:p>
    <w:p w14:paraId="32CBE629" w14:textId="03EBF6FE" w:rsidR="00B355DC" w:rsidRDefault="00B355DC">
      <w:pPr>
        <w:pStyle w:val="ListParagraph"/>
        <w:rPr>
          <w:ins w:id="90" w:author="Prashant Mishra1 (Digital,ISC) (X-Deloitte)" w:date="2026-05-18T11:27:00Z"/>
          <w:rFonts w:asciiTheme="minorHAnsi" w:eastAsia="Times New Roman" w:hAnsiTheme="minorHAnsi" w:cstheme="minorHAnsi"/>
          <w:i/>
          <w:iCs/>
          <w:color w:val="000000"/>
          <w:szCs w:val="20"/>
        </w:rPr>
      </w:pPr>
    </w:p>
    <w:p w14:paraId="0E6F1EAE" w14:textId="57F8B9B9" w:rsidR="00D879B2" w:rsidRDefault="00D879B2">
      <w:pPr>
        <w:pStyle w:val="ListParagraph"/>
        <w:rPr>
          <w:ins w:id="91" w:author="Prashant Mishra1 (Digital,ISC) (X-Deloitte)" w:date="2026-05-18T11:27:00Z"/>
          <w:rFonts w:asciiTheme="minorHAnsi" w:eastAsia="Times New Roman" w:hAnsiTheme="minorHAnsi" w:cstheme="minorHAnsi"/>
          <w:i/>
          <w:iCs/>
          <w:color w:val="000000"/>
          <w:szCs w:val="20"/>
        </w:rPr>
      </w:pPr>
    </w:p>
    <w:p w14:paraId="7BF9D71A" w14:textId="3ABE0C0A" w:rsidR="00D879B2" w:rsidRDefault="00D879B2">
      <w:pPr>
        <w:pStyle w:val="ListParagraph"/>
        <w:rPr>
          <w:ins w:id="92" w:author="Prashant Mishra1 (Digital,ISC) (X-Deloitte)" w:date="2026-05-18T11:27:00Z"/>
          <w:rFonts w:asciiTheme="minorHAnsi" w:eastAsia="Times New Roman" w:hAnsiTheme="minorHAnsi" w:cstheme="minorHAnsi"/>
          <w:i/>
          <w:iCs/>
          <w:color w:val="000000"/>
          <w:szCs w:val="20"/>
        </w:rPr>
      </w:pPr>
    </w:p>
    <w:p w14:paraId="27E09E65" w14:textId="6F295C75" w:rsidR="00D879B2" w:rsidRDefault="00D879B2">
      <w:pPr>
        <w:pStyle w:val="ListParagraph"/>
        <w:rPr>
          <w:ins w:id="93" w:author="Prashant Mishra1 (Digital,ISC) (X-Deloitte)" w:date="2026-05-18T11:27:00Z"/>
          <w:rFonts w:asciiTheme="minorHAnsi" w:eastAsia="Times New Roman" w:hAnsiTheme="minorHAnsi" w:cstheme="minorHAnsi"/>
          <w:i/>
          <w:iCs/>
          <w:color w:val="000000"/>
          <w:szCs w:val="20"/>
        </w:rPr>
      </w:pPr>
    </w:p>
    <w:p w14:paraId="20CCF78E" w14:textId="57E93B92" w:rsidR="00D879B2" w:rsidRDefault="00D879B2" w:rsidP="00D879B2">
      <w:pPr>
        <w:pStyle w:val="ListParagraph"/>
        <w:jc w:val="center"/>
        <w:rPr>
          <w:ins w:id="94" w:author="Prashant Mishra1 (Digital,ISC) (X-Deloitte)" w:date="2026-05-18T11:27:00Z"/>
          <w:rFonts w:asciiTheme="minorHAnsi" w:eastAsia="Times New Roman" w:hAnsiTheme="minorHAnsi" w:cstheme="minorHAnsi"/>
          <w:i/>
          <w:iCs/>
          <w:color w:val="000000"/>
          <w:szCs w:val="20"/>
        </w:rPr>
      </w:pPr>
      <w:ins w:id="95" w:author="Prashant Mishra1 (Digital,ISC) (X-Deloitte)" w:date="2026-05-18T11:27:00Z">
        <w:r>
          <w:rPr>
            <w:rFonts w:asciiTheme="minorHAnsi" w:eastAsia="Times New Roman" w:hAnsiTheme="minorHAnsi" w:cstheme="minorHAnsi"/>
            <w:i/>
            <w:iCs/>
            <w:color w:val="000000"/>
            <w:szCs w:val="20"/>
          </w:rPr>
          <w:t>Annexure 2</w:t>
        </w:r>
      </w:ins>
    </w:p>
    <w:p w14:paraId="063E68D5" w14:textId="77777777" w:rsidR="00D879B2" w:rsidRPr="00DF5794" w:rsidRDefault="00D879B2" w:rsidP="00D879B2">
      <w:pPr>
        <w:jc w:val="center"/>
        <w:rPr>
          <w:ins w:id="96" w:author="Prashant Mishra1 (Digital,ISC) (X-Deloitte)" w:date="2026-05-18T11:28:00Z"/>
          <w:rFonts w:cstheme="minorHAnsi"/>
          <w:b/>
          <w:bCs/>
          <w:szCs w:val="20"/>
          <w:u w:val="single"/>
        </w:rPr>
      </w:pPr>
      <w:ins w:id="97" w:author="Prashant Mishra1 (Digital,ISC) (X-Deloitte)" w:date="2026-05-18T11:28:00Z">
        <w:r w:rsidRPr="00DF5794">
          <w:rPr>
            <w:rFonts w:cstheme="minorHAnsi"/>
            <w:b/>
            <w:bCs/>
            <w:szCs w:val="20"/>
            <w:u w:val="single"/>
          </w:rPr>
          <w:t>Technical and Organizational Measures Addendum</w:t>
        </w:r>
      </w:ins>
    </w:p>
    <w:p w14:paraId="2348583F" w14:textId="77777777" w:rsidR="00D879B2" w:rsidRPr="00DF5794" w:rsidRDefault="00D879B2" w:rsidP="00D879B2">
      <w:pPr>
        <w:rPr>
          <w:ins w:id="98" w:author="Prashant Mishra1 (Digital,ISC) (X-Deloitte)" w:date="2026-05-18T11:28:00Z"/>
          <w:rFonts w:cstheme="minorHAnsi"/>
          <w:b/>
          <w:bCs/>
          <w:szCs w:val="20"/>
          <w:u w:val="single"/>
        </w:rPr>
      </w:pPr>
      <w:ins w:id="99" w:author="Prashant Mishra1 (Digital,ISC) (X-Deloitte)" w:date="2026-05-18T11:28:00Z">
        <w:r w:rsidRPr="00DF5794">
          <w:rPr>
            <w:rFonts w:cstheme="minorHAnsi"/>
            <w:spacing w:val="2"/>
            <w:szCs w:val="20"/>
          </w:rPr>
          <w:t>T</w:t>
        </w:r>
        <w:r w:rsidRPr="00DF5794">
          <w:rPr>
            <w:rFonts w:cstheme="minorHAnsi"/>
            <w:spacing w:val="-3"/>
            <w:szCs w:val="20"/>
          </w:rPr>
          <w:t>h</w:t>
        </w:r>
        <w:r w:rsidRPr="00DF5794">
          <w:rPr>
            <w:rFonts w:cstheme="minorHAnsi"/>
            <w:spacing w:val="1"/>
            <w:szCs w:val="20"/>
          </w:rPr>
          <w:t>i</w:t>
        </w:r>
        <w:r w:rsidRPr="00DF5794">
          <w:rPr>
            <w:rFonts w:cstheme="minorHAnsi"/>
            <w:szCs w:val="20"/>
          </w:rPr>
          <w:t>s</w:t>
        </w:r>
        <w:r w:rsidRPr="00DF5794">
          <w:rPr>
            <w:rFonts w:cstheme="minorHAnsi"/>
            <w:spacing w:val="-2"/>
            <w:szCs w:val="20"/>
          </w:rPr>
          <w:t xml:space="preserve"> </w:t>
        </w:r>
        <w:r w:rsidRPr="00DF5794">
          <w:rPr>
            <w:rFonts w:cstheme="minorHAnsi"/>
            <w:spacing w:val="-3"/>
            <w:szCs w:val="20"/>
          </w:rPr>
          <w:t>Technical and Organizational Measures Addendum</w:t>
        </w:r>
        <w:r w:rsidRPr="00DF5794">
          <w:rPr>
            <w:rFonts w:cstheme="minorHAnsi"/>
            <w:szCs w:val="20"/>
          </w:rPr>
          <w:t xml:space="preserve"> (</w:t>
        </w:r>
        <w:r w:rsidRPr="00DF5794">
          <w:rPr>
            <w:rFonts w:cstheme="minorHAnsi"/>
            <w:bCs/>
            <w:spacing w:val="-1"/>
            <w:szCs w:val="20"/>
          </w:rPr>
          <w:t>"</w:t>
        </w:r>
        <w:r w:rsidRPr="00DF5794">
          <w:rPr>
            <w:rFonts w:cstheme="minorHAnsi"/>
            <w:b/>
            <w:bCs/>
            <w:spacing w:val="-4"/>
            <w:szCs w:val="20"/>
          </w:rPr>
          <w:t>TOM</w:t>
        </w:r>
        <w:r w:rsidRPr="00DF5794">
          <w:rPr>
            <w:rFonts w:cstheme="minorHAnsi"/>
            <w:bCs/>
            <w:spacing w:val="-1"/>
            <w:szCs w:val="20"/>
          </w:rPr>
          <w:t>"</w:t>
        </w:r>
        <w:r w:rsidRPr="00DF5794">
          <w:rPr>
            <w:rFonts w:cstheme="minorHAnsi"/>
            <w:bCs/>
            <w:szCs w:val="20"/>
          </w:rPr>
          <w:t>)</w:t>
        </w:r>
        <w:r w:rsidRPr="00DF5794">
          <w:rPr>
            <w:rFonts w:cstheme="minorHAnsi"/>
            <w:bCs/>
            <w:spacing w:val="-2"/>
            <w:szCs w:val="20"/>
          </w:rPr>
          <w:t xml:space="preserve"> </w:t>
        </w:r>
        <w:r w:rsidRPr="00DF5794">
          <w:rPr>
            <w:rFonts w:cstheme="minorHAnsi"/>
            <w:spacing w:val="-2"/>
            <w:szCs w:val="20"/>
          </w:rPr>
          <w:t>i</w:t>
        </w:r>
        <w:r w:rsidRPr="00DF5794">
          <w:rPr>
            <w:rFonts w:cstheme="minorHAnsi"/>
            <w:szCs w:val="20"/>
          </w:rPr>
          <w:t xml:space="preserve">s </w:t>
        </w:r>
        <w:r w:rsidRPr="00DF5794">
          <w:rPr>
            <w:rFonts w:cstheme="minorHAnsi"/>
            <w:spacing w:val="-9"/>
            <w:szCs w:val="20"/>
          </w:rPr>
          <w:t xml:space="preserve">entered </w:t>
        </w:r>
        <w:r w:rsidRPr="00DF5794">
          <w:rPr>
            <w:rFonts w:cstheme="minorHAnsi"/>
            <w:szCs w:val="20"/>
          </w:rPr>
          <w:t>be</w:t>
        </w:r>
        <w:r w:rsidRPr="00DF5794">
          <w:rPr>
            <w:rFonts w:cstheme="minorHAnsi"/>
            <w:spacing w:val="1"/>
            <w:szCs w:val="20"/>
          </w:rPr>
          <w:t>t</w:t>
        </w:r>
        <w:r w:rsidRPr="00DF5794">
          <w:rPr>
            <w:rFonts w:cstheme="minorHAnsi"/>
            <w:spacing w:val="-2"/>
            <w:szCs w:val="20"/>
          </w:rPr>
          <w:t>wee</w:t>
        </w:r>
        <w:r w:rsidRPr="00DF5794">
          <w:rPr>
            <w:rFonts w:cstheme="minorHAnsi"/>
            <w:szCs w:val="20"/>
          </w:rPr>
          <w:t>n</w:t>
        </w:r>
      </w:ins>
    </w:p>
    <w:p w14:paraId="296E2A73" w14:textId="77777777" w:rsidR="00D879B2" w:rsidRPr="00DF5794" w:rsidRDefault="00D879B2" w:rsidP="00D879B2">
      <w:pPr>
        <w:rPr>
          <w:ins w:id="100" w:author="Prashant Mishra1 (Digital,ISC) (X-Deloitte)" w:date="2026-05-18T11:28:00Z"/>
          <w:rFonts w:eastAsia="Arial Unicode MS" w:cstheme="minorHAnsi"/>
          <w:b/>
          <w:bCs/>
          <w:color w:val="000000"/>
          <w:szCs w:val="20"/>
          <w:lang w:val="en-GB"/>
        </w:rPr>
      </w:pPr>
      <w:ins w:id="101" w:author="Prashant Mishra1 (Digital,ISC) (X-Deloitte)" w:date="2026-05-18T11:28:00Z">
        <w:r w:rsidRPr="00DF5794">
          <w:rPr>
            <w:rFonts w:cstheme="minorHAnsi"/>
            <w:b/>
            <w:bCs/>
            <w:color w:val="000000"/>
            <w:szCs w:val="20"/>
          </w:rPr>
          <w:t>PARTY DETAILS</w:t>
        </w:r>
      </w:ins>
    </w:p>
    <w:tbl>
      <w:tblPr>
        <w:tblStyle w:val="TableGrid"/>
        <w:tblW w:w="0" w:type="auto"/>
        <w:tblLook w:val="04A0" w:firstRow="1" w:lastRow="0" w:firstColumn="1" w:lastColumn="0" w:noHBand="0" w:noVBand="1"/>
      </w:tblPr>
      <w:tblGrid>
        <w:gridCol w:w="2251"/>
        <w:gridCol w:w="7819"/>
      </w:tblGrid>
      <w:tr w:rsidR="00D879B2" w:rsidRPr="00DF5794" w14:paraId="542E578A" w14:textId="77777777" w:rsidTr="00B22014">
        <w:trPr>
          <w:ins w:id="102" w:author="Prashant Mishra1 (Digital,ISC) (X-Deloitte)" w:date="2026-05-18T11:28:00Z"/>
        </w:trPr>
        <w:tc>
          <w:tcPr>
            <w:tcW w:w="2268" w:type="dxa"/>
          </w:tcPr>
          <w:p w14:paraId="025F5526" w14:textId="77777777" w:rsidR="00D879B2" w:rsidRPr="00DF5794" w:rsidRDefault="00D879B2" w:rsidP="00B22014">
            <w:pPr>
              <w:spacing w:after="120"/>
              <w:rPr>
                <w:ins w:id="103" w:author="Prashant Mishra1 (Digital,ISC) (X-Deloitte)" w:date="2026-05-18T11:28:00Z"/>
                <w:rFonts w:asciiTheme="minorHAnsi" w:eastAsia="Arial Unicode MS" w:hAnsiTheme="minorHAnsi" w:cstheme="minorHAnsi"/>
                <w:b/>
                <w:bCs/>
                <w:color w:val="000000"/>
              </w:rPr>
            </w:pPr>
            <w:ins w:id="104" w:author="Prashant Mishra1 (Digital,ISC) (X-Deloitte)" w:date="2026-05-18T11:28:00Z">
              <w:r w:rsidRPr="00DF5794">
                <w:rPr>
                  <w:rFonts w:asciiTheme="minorHAnsi" w:eastAsia="Arial Unicode MS" w:hAnsiTheme="minorHAnsi" w:cstheme="minorHAnsi"/>
                  <w:b/>
                  <w:bCs/>
                  <w:color w:val="000000"/>
                </w:rPr>
                <w:t>Name</w:t>
              </w:r>
            </w:ins>
          </w:p>
        </w:tc>
        <w:tc>
          <w:tcPr>
            <w:tcW w:w="7938" w:type="dxa"/>
          </w:tcPr>
          <w:p w14:paraId="1E523E57" w14:textId="77777777" w:rsidR="00D879B2" w:rsidRPr="00DF5794" w:rsidRDefault="00D879B2" w:rsidP="00B22014">
            <w:pPr>
              <w:spacing w:after="120"/>
              <w:rPr>
                <w:ins w:id="105" w:author="Prashant Mishra1 (Digital,ISC) (X-Deloitte)" w:date="2026-05-18T11:28:00Z"/>
                <w:rFonts w:asciiTheme="minorHAnsi" w:eastAsia="Arial Unicode MS" w:hAnsiTheme="minorHAnsi" w:cstheme="minorHAnsi"/>
                <w:color w:val="000000"/>
              </w:rPr>
            </w:pPr>
            <w:ins w:id="106" w:author="Prashant Mishra1 (Digital,ISC) (X-Deloitte)" w:date="2026-05-18T11:28:00Z">
              <w:r w:rsidRPr="00DF5794">
                <w:rPr>
                  <w:rFonts w:asciiTheme="minorHAnsi" w:eastAsia="Arial Unicode MS" w:hAnsiTheme="minorHAnsi" w:cstheme="minorHAnsi"/>
                  <w:color w:val="000000"/>
                </w:rPr>
                <w:t>[</w:t>
              </w:r>
              <w:proofErr w:type="spellStart"/>
              <w:r w:rsidRPr="00DF5794">
                <w:rPr>
                  <w:rFonts w:asciiTheme="minorHAnsi" w:eastAsia="Arial Unicode MS" w:hAnsiTheme="minorHAnsi" w:cstheme="minorHAnsi"/>
                  <w:color w:val="000000"/>
                </w:rPr>
                <w:t>InterGlobe</w:t>
              </w:r>
              <w:proofErr w:type="spellEnd"/>
              <w:r w:rsidRPr="00DF5794">
                <w:rPr>
                  <w:rFonts w:asciiTheme="minorHAnsi" w:eastAsia="Arial Unicode MS" w:hAnsiTheme="minorHAnsi" w:cstheme="minorHAnsi"/>
                  <w:color w:val="000000"/>
                </w:rPr>
                <w:t xml:space="preserve"> Aviation </w:t>
              </w:r>
              <w:proofErr w:type="gramStart"/>
              <w:r w:rsidRPr="00DF5794">
                <w:rPr>
                  <w:rFonts w:asciiTheme="minorHAnsi" w:eastAsia="Arial Unicode MS" w:hAnsiTheme="minorHAnsi" w:cstheme="minorHAnsi"/>
                  <w:color w:val="000000"/>
                </w:rPr>
                <w:t>Limited ]</w:t>
              </w:r>
              <w:proofErr w:type="gramEnd"/>
              <w:r w:rsidRPr="00DF5794">
                <w:rPr>
                  <w:rFonts w:asciiTheme="minorHAnsi" w:eastAsia="Arial Unicode MS" w:hAnsiTheme="minorHAnsi" w:cstheme="minorHAnsi"/>
                  <w:color w:val="000000"/>
                </w:rPr>
                <w:t xml:space="preserve"> (“</w:t>
              </w:r>
              <w:r w:rsidRPr="00DF5794">
                <w:rPr>
                  <w:rFonts w:asciiTheme="minorHAnsi" w:eastAsia="Arial Unicode MS" w:hAnsiTheme="minorHAnsi" w:cstheme="minorHAnsi"/>
                  <w:b/>
                  <w:bCs/>
                  <w:color w:val="000000"/>
                </w:rPr>
                <w:t>IndiGo</w:t>
              </w:r>
              <w:r w:rsidRPr="00DF5794">
                <w:rPr>
                  <w:rFonts w:asciiTheme="minorHAnsi" w:eastAsia="Arial Unicode MS" w:hAnsiTheme="minorHAnsi" w:cstheme="minorHAnsi"/>
                  <w:bCs/>
                  <w:color w:val="000000"/>
                </w:rPr>
                <w:t xml:space="preserve">” </w:t>
              </w:r>
              <w:r w:rsidRPr="00DF5794">
                <w:rPr>
                  <w:rFonts w:asciiTheme="minorHAnsi" w:eastAsia="Arial Unicode MS" w:hAnsiTheme="minorHAnsi" w:cstheme="minorHAnsi"/>
                  <w:color w:val="000000"/>
                </w:rPr>
                <w:t>)</w:t>
              </w:r>
            </w:ins>
          </w:p>
        </w:tc>
      </w:tr>
      <w:tr w:rsidR="00D879B2" w:rsidRPr="00DF5794" w14:paraId="289E76CD" w14:textId="77777777" w:rsidTr="00B22014">
        <w:trPr>
          <w:ins w:id="107" w:author="Prashant Mishra1 (Digital,ISC) (X-Deloitte)" w:date="2026-05-18T11:28:00Z"/>
        </w:trPr>
        <w:tc>
          <w:tcPr>
            <w:tcW w:w="2268" w:type="dxa"/>
          </w:tcPr>
          <w:p w14:paraId="10E12200" w14:textId="77777777" w:rsidR="00D879B2" w:rsidRPr="00DF5794" w:rsidRDefault="00D879B2" w:rsidP="00B22014">
            <w:pPr>
              <w:spacing w:after="120"/>
              <w:rPr>
                <w:ins w:id="108" w:author="Prashant Mishra1 (Digital,ISC) (X-Deloitte)" w:date="2026-05-18T11:28:00Z"/>
                <w:rFonts w:asciiTheme="minorHAnsi" w:eastAsia="Arial Unicode MS" w:hAnsiTheme="minorHAnsi" w:cstheme="minorHAnsi"/>
                <w:b/>
                <w:bCs/>
                <w:color w:val="000000"/>
              </w:rPr>
            </w:pPr>
            <w:ins w:id="109" w:author="Prashant Mishra1 (Digital,ISC) (X-Deloitte)" w:date="2026-05-18T11:28:00Z">
              <w:r w:rsidRPr="00DF5794">
                <w:rPr>
                  <w:rFonts w:asciiTheme="minorHAnsi" w:eastAsia="Arial Unicode MS" w:hAnsiTheme="minorHAnsi" w:cstheme="minorHAnsi"/>
                  <w:b/>
                  <w:bCs/>
                  <w:color w:val="000000"/>
                </w:rPr>
                <w:t>Place of incorporation</w:t>
              </w:r>
            </w:ins>
          </w:p>
        </w:tc>
        <w:tc>
          <w:tcPr>
            <w:tcW w:w="7938" w:type="dxa"/>
          </w:tcPr>
          <w:p w14:paraId="27E21DD0" w14:textId="77777777" w:rsidR="00D879B2" w:rsidRPr="00DF5794" w:rsidRDefault="00D879B2" w:rsidP="00B22014">
            <w:pPr>
              <w:spacing w:after="120"/>
              <w:rPr>
                <w:ins w:id="110" w:author="Prashant Mishra1 (Digital,ISC) (X-Deloitte)" w:date="2026-05-18T11:28:00Z"/>
                <w:rFonts w:asciiTheme="minorHAnsi" w:hAnsiTheme="minorHAnsi" w:cstheme="minorHAnsi"/>
                <w:color w:val="000000"/>
                <w:lang w:eastAsia="zh-TW"/>
              </w:rPr>
            </w:pPr>
            <w:ins w:id="111" w:author="Prashant Mishra1 (Digital,ISC) (X-Deloitte)" w:date="2026-05-18T11:28:00Z">
              <w:r w:rsidRPr="00DF5794">
                <w:rPr>
                  <w:rFonts w:asciiTheme="minorHAnsi" w:hAnsiTheme="minorHAnsi" w:cstheme="minorHAnsi"/>
                  <w:color w:val="000000"/>
                  <w:highlight w:val="yellow"/>
                  <w:lang w:eastAsia="zh-TW"/>
                </w:rPr>
                <w:t>[India]</w:t>
              </w:r>
            </w:ins>
          </w:p>
        </w:tc>
      </w:tr>
      <w:tr w:rsidR="00D879B2" w:rsidRPr="00DF5794" w14:paraId="2484CBBE" w14:textId="77777777" w:rsidTr="00B22014">
        <w:trPr>
          <w:ins w:id="112" w:author="Prashant Mishra1 (Digital,ISC) (X-Deloitte)" w:date="2026-05-18T11:28:00Z"/>
        </w:trPr>
        <w:tc>
          <w:tcPr>
            <w:tcW w:w="2268" w:type="dxa"/>
          </w:tcPr>
          <w:p w14:paraId="62405FD3" w14:textId="77777777" w:rsidR="00D879B2" w:rsidRPr="00DF5794" w:rsidRDefault="00D879B2" w:rsidP="00B22014">
            <w:pPr>
              <w:spacing w:after="120"/>
              <w:rPr>
                <w:ins w:id="113" w:author="Prashant Mishra1 (Digital,ISC) (X-Deloitte)" w:date="2026-05-18T11:28:00Z"/>
                <w:rFonts w:asciiTheme="minorHAnsi" w:eastAsia="Arial Unicode MS" w:hAnsiTheme="minorHAnsi" w:cstheme="minorHAnsi"/>
                <w:b/>
                <w:bCs/>
                <w:color w:val="000000"/>
              </w:rPr>
            </w:pPr>
            <w:ins w:id="114" w:author="Prashant Mishra1 (Digital,ISC) (X-Deloitte)" w:date="2026-05-18T11:28:00Z">
              <w:r w:rsidRPr="00DF5794">
                <w:rPr>
                  <w:rFonts w:asciiTheme="minorHAnsi" w:eastAsia="Arial Unicode MS" w:hAnsiTheme="minorHAnsi" w:cstheme="minorHAnsi"/>
                  <w:b/>
                  <w:bCs/>
                  <w:color w:val="000000"/>
                </w:rPr>
                <w:t xml:space="preserve">Address </w:t>
              </w:r>
            </w:ins>
          </w:p>
        </w:tc>
        <w:tc>
          <w:tcPr>
            <w:tcW w:w="7938" w:type="dxa"/>
          </w:tcPr>
          <w:p w14:paraId="5AA91B2F" w14:textId="77777777" w:rsidR="00D879B2" w:rsidRPr="00DF5794" w:rsidRDefault="00D879B2" w:rsidP="00B22014">
            <w:pPr>
              <w:spacing w:after="120"/>
              <w:rPr>
                <w:ins w:id="115" w:author="Prashant Mishra1 (Digital,ISC) (X-Deloitte)" w:date="2026-05-18T11:28:00Z"/>
                <w:rFonts w:asciiTheme="minorHAnsi" w:eastAsia="Arial Unicode MS" w:hAnsiTheme="minorHAnsi" w:cstheme="minorHAnsi"/>
                <w:color w:val="000000"/>
              </w:rPr>
            </w:pPr>
            <w:ins w:id="116" w:author="Prashant Mishra1 (Digital,ISC) (X-Deloitte)" w:date="2026-05-18T11:28:00Z">
              <w:r w:rsidRPr="00DF5794">
                <w:rPr>
                  <w:rFonts w:asciiTheme="minorHAnsi" w:hAnsiTheme="minorHAnsi" w:cstheme="minorHAnsi"/>
                  <w:color w:val="000000"/>
                  <w:highlight w:val="yellow"/>
                </w:rPr>
                <w:t>[</w:t>
              </w:r>
              <w:r w:rsidRPr="00DF5794">
                <w:rPr>
                  <w:rFonts w:asciiTheme="minorHAnsi" w:eastAsia="Arial Unicode MS" w:hAnsiTheme="minorHAnsi" w:cstheme="minorHAnsi"/>
                  <w:color w:val="000000"/>
                </w:rPr>
                <w:t xml:space="preserve">Upper Ground Floor, Thapar House, Gate No. 2, Western Wing, 124 </w:t>
              </w:r>
              <w:proofErr w:type="spellStart"/>
              <w:r w:rsidRPr="00DF5794">
                <w:rPr>
                  <w:rFonts w:asciiTheme="minorHAnsi" w:eastAsia="Arial Unicode MS" w:hAnsiTheme="minorHAnsi" w:cstheme="minorHAnsi"/>
                  <w:color w:val="000000"/>
                </w:rPr>
                <w:t>Janpath</w:t>
              </w:r>
              <w:proofErr w:type="spellEnd"/>
              <w:r w:rsidRPr="00DF5794">
                <w:rPr>
                  <w:rFonts w:asciiTheme="minorHAnsi" w:eastAsia="Arial Unicode MS" w:hAnsiTheme="minorHAnsi" w:cstheme="minorHAnsi"/>
                  <w:color w:val="000000"/>
                </w:rPr>
                <w:t xml:space="preserve">, New Delhi </w:t>
              </w:r>
              <w:proofErr w:type="gramStart"/>
              <w:r w:rsidRPr="00DF5794">
                <w:rPr>
                  <w:rFonts w:asciiTheme="minorHAnsi" w:eastAsia="Arial Unicode MS" w:hAnsiTheme="minorHAnsi" w:cstheme="minorHAnsi"/>
                  <w:color w:val="000000"/>
                </w:rPr>
                <w:t>110001,India</w:t>
              </w:r>
              <w:proofErr w:type="gramEnd"/>
              <w:r w:rsidRPr="00DF5794">
                <w:rPr>
                  <w:rFonts w:asciiTheme="minorHAnsi" w:hAnsiTheme="minorHAnsi" w:cstheme="minorHAnsi"/>
                  <w:color w:val="000000"/>
                  <w:highlight w:val="yellow"/>
                </w:rPr>
                <w:t>]</w:t>
              </w:r>
            </w:ins>
          </w:p>
        </w:tc>
      </w:tr>
    </w:tbl>
    <w:p w14:paraId="1589008F" w14:textId="77777777" w:rsidR="00D879B2" w:rsidRPr="00DF5794" w:rsidRDefault="00D879B2" w:rsidP="00D879B2">
      <w:pPr>
        <w:rPr>
          <w:ins w:id="117" w:author="Prashant Mishra1 (Digital,ISC) (X-Deloitte)" w:date="2026-05-18T11:28:00Z"/>
          <w:rFonts w:cstheme="minorHAnsi"/>
          <w:color w:val="000000"/>
          <w:szCs w:val="20"/>
        </w:rPr>
      </w:pPr>
    </w:p>
    <w:tbl>
      <w:tblPr>
        <w:tblStyle w:val="TableGrid"/>
        <w:tblW w:w="0" w:type="auto"/>
        <w:tblLook w:val="04A0" w:firstRow="1" w:lastRow="0" w:firstColumn="1" w:lastColumn="0" w:noHBand="0" w:noVBand="1"/>
      </w:tblPr>
      <w:tblGrid>
        <w:gridCol w:w="2252"/>
        <w:gridCol w:w="7818"/>
      </w:tblGrid>
      <w:tr w:rsidR="00D879B2" w:rsidRPr="00DF5794" w14:paraId="7319DE13" w14:textId="77777777" w:rsidTr="00B22014">
        <w:trPr>
          <w:ins w:id="118" w:author="Prashant Mishra1 (Digital,ISC) (X-Deloitte)" w:date="2026-05-18T11:28:00Z"/>
        </w:trPr>
        <w:tc>
          <w:tcPr>
            <w:tcW w:w="2268" w:type="dxa"/>
          </w:tcPr>
          <w:p w14:paraId="43E71AD5" w14:textId="77777777" w:rsidR="00D879B2" w:rsidRPr="00DF5794" w:rsidRDefault="00D879B2" w:rsidP="00B22014">
            <w:pPr>
              <w:spacing w:after="120"/>
              <w:rPr>
                <w:ins w:id="119" w:author="Prashant Mishra1 (Digital,ISC) (X-Deloitte)" w:date="2026-05-18T11:28:00Z"/>
                <w:rFonts w:asciiTheme="minorHAnsi" w:eastAsia="Arial Unicode MS" w:hAnsiTheme="minorHAnsi" w:cstheme="minorHAnsi"/>
                <w:b/>
                <w:bCs/>
                <w:color w:val="000000"/>
              </w:rPr>
            </w:pPr>
            <w:ins w:id="120" w:author="Prashant Mishra1 (Digital,ISC) (X-Deloitte)" w:date="2026-05-18T11:28:00Z">
              <w:r w:rsidRPr="00DF5794">
                <w:rPr>
                  <w:rFonts w:asciiTheme="minorHAnsi" w:eastAsia="Arial Unicode MS" w:hAnsiTheme="minorHAnsi" w:cstheme="minorHAnsi"/>
                  <w:b/>
                  <w:bCs/>
                  <w:color w:val="000000"/>
                </w:rPr>
                <w:t>Name</w:t>
              </w:r>
            </w:ins>
          </w:p>
        </w:tc>
        <w:tc>
          <w:tcPr>
            <w:tcW w:w="7938" w:type="dxa"/>
          </w:tcPr>
          <w:p w14:paraId="13FD2FA7" w14:textId="77777777" w:rsidR="00D879B2" w:rsidRPr="00DF5794" w:rsidRDefault="00D879B2" w:rsidP="00B22014">
            <w:pPr>
              <w:spacing w:after="120"/>
              <w:rPr>
                <w:ins w:id="121" w:author="Prashant Mishra1 (Digital,ISC) (X-Deloitte)" w:date="2026-05-18T11:28:00Z"/>
                <w:rFonts w:asciiTheme="minorHAnsi" w:eastAsia="Arial Unicode MS" w:hAnsiTheme="minorHAnsi" w:cstheme="minorHAnsi"/>
                <w:color w:val="000000"/>
              </w:rPr>
            </w:pPr>
            <w:ins w:id="122" w:author="Prashant Mishra1 (Digital,ISC) (X-Deloitte)" w:date="2026-05-18T11:28:00Z">
              <w:r w:rsidRPr="00DF5794">
                <w:rPr>
                  <w:rFonts w:asciiTheme="minorHAnsi" w:eastAsia="Arial Unicode MS" w:hAnsiTheme="minorHAnsi" w:cstheme="minorHAnsi"/>
                  <w:color w:val="000000"/>
                </w:rPr>
                <w:t>[</w:t>
              </w:r>
              <w:r w:rsidRPr="00DF5794">
                <w:rPr>
                  <w:rFonts w:asciiTheme="minorHAnsi" w:eastAsia="Arial Unicode MS" w:hAnsiTheme="minorHAnsi" w:cstheme="minorHAnsi"/>
                  <w:color w:val="000000"/>
                  <w:highlight w:val="yellow"/>
                </w:rPr>
                <w:t>insert full [</w:t>
              </w:r>
              <w:r w:rsidRPr="00DF5794">
                <w:rPr>
                  <w:rFonts w:asciiTheme="minorHAnsi" w:eastAsia="Arial Unicode MS" w:hAnsiTheme="minorHAnsi" w:cstheme="minorHAnsi"/>
                  <w:b/>
                  <w:color w:val="000000"/>
                  <w:highlight w:val="yellow"/>
                </w:rPr>
                <w:t>X</w:t>
              </w:r>
              <w:r w:rsidRPr="00DF5794">
                <w:rPr>
                  <w:rFonts w:asciiTheme="minorHAnsi" w:eastAsia="Arial Unicode MS" w:hAnsiTheme="minorHAnsi" w:cstheme="minorHAnsi"/>
                  <w:color w:val="000000"/>
                  <w:highlight w:val="yellow"/>
                </w:rPr>
                <w:t>] name</w:t>
              </w:r>
              <w:r w:rsidRPr="00DF5794">
                <w:rPr>
                  <w:rFonts w:asciiTheme="minorHAnsi" w:eastAsia="Arial Unicode MS" w:hAnsiTheme="minorHAnsi" w:cstheme="minorHAnsi"/>
                  <w:color w:val="000000"/>
                </w:rPr>
                <w:t>] (“</w:t>
              </w:r>
              <w:r>
                <w:rPr>
                  <w:rFonts w:asciiTheme="minorHAnsi" w:eastAsia="Arial Unicode MS" w:hAnsiTheme="minorHAnsi" w:cstheme="minorHAnsi"/>
                  <w:b/>
                  <w:bCs/>
                  <w:color w:val="000000"/>
                </w:rPr>
                <w:t>Third-Party</w:t>
              </w:r>
              <w:r w:rsidRPr="00DF5794">
                <w:rPr>
                  <w:rFonts w:asciiTheme="minorHAnsi" w:eastAsia="Arial Unicode MS" w:hAnsiTheme="minorHAnsi" w:cstheme="minorHAnsi"/>
                  <w:bCs/>
                  <w:color w:val="000000"/>
                </w:rPr>
                <w:t>”</w:t>
              </w:r>
              <w:r w:rsidRPr="00DF5794">
                <w:rPr>
                  <w:rFonts w:asciiTheme="minorHAnsi" w:eastAsia="Arial Unicode MS" w:hAnsiTheme="minorHAnsi" w:cstheme="minorHAnsi"/>
                  <w:color w:val="000000"/>
                </w:rPr>
                <w:t>)</w:t>
              </w:r>
            </w:ins>
          </w:p>
        </w:tc>
      </w:tr>
      <w:tr w:rsidR="00D879B2" w:rsidRPr="00DF5794" w14:paraId="78D0F325" w14:textId="77777777" w:rsidTr="00B22014">
        <w:trPr>
          <w:ins w:id="123" w:author="Prashant Mishra1 (Digital,ISC) (X-Deloitte)" w:date="2026-05-18T11:28:00Z"/>
        </w:trPr>
        <w:tc>
          <w:tcPr>
            <w:tcW w:w="2268" w:type="dxa"/>
          </w:tcPr>
          <w:p w14:paraId="426978E3" w14:textId="77777777" w:rsidR="00D879B2" w:rsidRPr="00DF5794" w:rsidRDefault="00D879B2" w:rsidP="00B22014">
            <w:pPr>
              <w:spacing w:after="120"/>
              <w:rPr>
                <w:ins w:id="124" w:author="Prashant Mishra1 (Digital,ISC) (X-Deloitte)" w:date="2026-05-18T11:28:00Z"/>
                <w:rFonts w:asciiTheme="minorHAnsi" w:eastAsia="Arial Unicode MS" w:hAnsiTheme="minorHAnsi" w:cstheme="minorHAnsi"/>
                <w:b/>
                <w:bCs/>
                <w:color w:val="000000"/>
              </w:rPr>
            </w:pPr>
            <w:ins w:id="125" w:author="Prashant Mishra1 (Digital,ISC) (X-Deloitte)" w:date="2026-05-18T11:28:00Z">
              <w:r w:rsidRPr="00DF5794">
                <w:rPr>
                  <w:rFonts w:asciiTheme="minorHAnsi" w:eastAsia="Arial Unicode MS" w:hAnsiTheme="minorHAnsi" w:cstheme="minorHAnsi"/>
                  <w:b/>
                  <w:bCs/>
                  <w:color w:val="000000"/>
                </w:rPr>
                <w:t>Place of incorporation</w:t>
              </w:r>
            </w:ins>
          </w:p>
        </w:tc>
        <w:tc>
          <w:tcPr>
            <w:tcW w:w="7938" w:type="dxa"/>
          </w:tcPr>
          <w:p w14:paraId="634F6B36" w14:textId="77777777" w:rsidR="00D879B2" w:rsidRPr="00DF5794" w:rsidRDefault="00D879B2" w:rsidP="00B22014">
            <w:pPr>
              <w:spacing w:after="120"/>
              <w:rPr>
                <w:ins w:id="126" w:author="Prashant Mishra1 (Digital,ISC) (X-Deloitte)" w:date="2026-05-18T11:28:00Z"/>
                <w:rFonts w:asciiTheme="minorHAnsi" w:eastAsia="Arial Unicode MS" w:hAnsiTheme="minorHAnsi" w:cstheme="minorHAnsi"/>
                <w:color w:val="000000"/>
              </w:rPr>
            </w:pPr>
            <w:ins w:id="127" w:author="Prashant Mishra1 (Digital,ISC) (X-Deloitte)" w:date="2026-05-18T11:28:00Z">
              <w:r w:rsidRPr="00DF5794">
                <w:rPr>
                  <w:rFonts w:asciiTheme="minorHAnsi" w:eastAsia="Arial Unicode MS" w:hAnsiTheme="minorHAnsi" w:cstheme="minorHAnsi"/>
                  <w:color w:val="000000"/>
                </w:rPr>
                <w:t>[</w:t>
              </w:r>
              <w:r w:rsidRPr="00DF5794">
                <w:rPr>
                  <w:rFonts w:asciiTheme="minorHAnsi" w:eastAsia="Arial Unicode MS" w:hAnsiTheme="minorHAnsi" w:cstheme="minorHAnsi"/>
                  <w:color w:val="000000"/>
                  <w:highlight w:val="yellow"/>
                </w:rPr>
                <w:t>insert</w:t>
              </w:r>
              <w:r w:rsidRPr="00DF5794">
                <w:rPr>
                  <w:rFonts w:asciiTheme="minorHAnsi" w:eastAsia="Arial Unicode MS" w:hAnsiTheme="minorHAnsi" w:cstheme="minorHAnsi"/>
                  <w:color w:val="000000"/>
                </w:rPr>
                <w:t>]</w:t>
              </w:r>
            </w:ins>
          </w:p>
        </w:tc>
      </w:tr>
      <w:tr w:rsidR="00D879B2" w:rsidRPr="00DF5794" w14:paraId="1893A3A4" w14:textId="77777777" w:rsidTr="00B22014">
        <w:trPr>
          <w:ins w:id="128" w:author="Prashant Mishra1 (Digital,ISC) (X-Deloitte)" w:date="2026-05-18T11:28:00Z"/>
        </w:trPr>
        <w:tc>
          <w:tcPr>
            <w:tcW w:w="2268" w:type="dxa"/>
          </w:tcPr>
          <w:p w14:paraId="030CCE4D" w14:textId="77777777" w:rsidR="00D879B2" w:rsidRPr="00DF5794" w:rsidRDefault="00D879B2" w:rsidP="00B22014">
            <w:pPr>
              <w:spacing w:after="120"/>
              <w:rPr>
                <w:ins w:id="129" w:author="Prashant Mishra1 (Digital,ISC) (X-Deloitte)" w:date="2026-05-18T11:28:00Z"/>
                <w:rFonts w:asciiTheme="minorHAnsi" w:eastAsia="Arial Unicode MS" w:hAnsiTheme="minorHAnsi" w:cstheme="minorHAnsi"/>
                <w:b/>
                <w:bCs/>
                <w:color w:val="000000"/>
              </w:rPr>
            </w:pPr>
            <w:ins w:id="130" w:author="Prashant Mishra1 (Digital,ISC) (X-Deloitte)" w:date="2026-05-18T11:28:00Z">
              <w:r w:rsidRPr="00DF5794">
                <w:rPr>
                  <w:rFonts w:asciiTheme="minorHAnsi" w:eastAsia="Arial Unicode MS" w:hAnsiTheme="minorHAnsi" w:cstheme="minorHAnsi"/>
                  <w:b/>
                  <w:bCs/>
                  <w:color w:val="000000"/>
                </w:rPr>
                <w:t xml:space="preserve">Address </w:t>
              </w:r>
            </w:ins>
          </w:p>
        </w:tc>
        <w:tc>
          <w:tcPr>
            <w:tcW w:w="7938" w:type="dxa"/>
          </w:tcPr>
          <w:p w14:paraId="1D531D31" w14:textId="77777777" w:rsidR="00D879B2" w:rsidRPr="00DF5794" w:rsidRDefault="00D879B2" w:rsidP="00B22014">
            <w:pPr>
              <w:spacing w:after="120"/>
              <w:rPr>
                <w:ins w:id="131" w:author="Prashant Mishra1 (Digital,ISC) (X-Deloitte)" w:date="2026-05-18T11:28:00Z"/>
                <w:rFonts w:asciiTheme="minorHAnsi" w:eastAsia="Arial Unicode MS" w:hAnsiTheme="minorHAnsi" w:cstheme="minorHAnsi"/>
                <w:color w:val="000000"/>
              </w:rPr>
            </w:pPr>
            <w:ins w:id="132" w:author="Prashant Mishra1 (Digital,ISC) (X-Deloitte)" w:date="2026-05-18T11:28:00Z">
              <w:r w:rsidRPr="00DF5794">
                <w:rPr>
                  <w:rFonts w:asciiTheme="minorHAnsi" w:eastAsia="Arial Unicode MS" w:hAnsiTheme="minorHAnsi" w:cstheme="minorHAnsi"/>
                  <w:color w:val="000000"/>
                </w:rPr>
                <w:t>[</w:t>
              </w:r>
              <w:r w:rsidRPr="00DF5794">
                <w:rPr>
                  <w:rFonts w:asciiTheme="minorHAnsi" w:eastAsia="Arial Unicode MS" w:hAnsiTheme="minorHAnsi" w:cstheme="minorHAnsi"/>
                  <w:color w:val="000000"/>
                  <w:highlight w:val="yellow"/>
                </w:rPr>
                <w:t>insert</w:t>
              </w:r>
              <w:r w:rsidRPr="00DF5794">
                <w:rPr>
                  <w:rFonts w:asciiTheme="minorHAnsi" w:eastAsia="Arial Unicode MS" w:hAnsiTheme="minorHAnsi" w:cstheme="minorHAnsi"/>
                  <w:color w:val="000000"/>
                </w:rPr>
                <w:t>]</w:t>
              </w:r>
            </w:ins>
          </w:p>
        </w:tc>
      </w:tr>
    </w:tbl>
    <w:p w14:paraId="72F995F4" w14:textId="77777777" w:rsidR="00D879B2" w:rsidRPr="00DF5794" w:rsidRDefault="00D879B2" w:rsidP="00D879B2">
      <w:pPr>
        <w:rPr>
          <w:ins w:id="133" w:author="Prashant Mishra1 (Digital,ISC) (X-Deloitte)" w:date="2026-05-18T11:28:00Z"/>
          <w:rFonts w:cstheme="minorHAnsi"/>
          <w:szCs w:val="20"/>
        </w:rPr>
      </w:pPr>
    </w:p>
    <w:p w14:paraId="6BFAA780" w14:textId="77777777" w:rsidR="00D879B2" w:rsidRDefault="00D879B2" w:rsidP="00D879B2">
      <w:pPr>
        <w:rPr>
          <w:ins w:id="134" w:author="Prashant Mishra1 (Digital,ISC) (X-Deloitte)" w:date="2026-05-18T11:28:00Z"/>
          <w:rFonts w:cstheme="minorHAnsi"/>
          <w:szCs w:val="20"/>
        </w:rPr>
      </w:pPr>
      <w:ins w:id="135" w:author="Prashant Mishra1 (Digital,ISC) (X-Deloitte)" w:date="2026-05-18T11:28:00Z">
        <w:r w:rsidRPr="00DF5794">
          <w:rPr>
            <w:rFonts w:cstheme="minorHAnsi"/>
            <w:b/>
            <w:szCs w:val="20"/>
          </w:rPr>
          <w:lastRenderedPageBreak/>
          <w:t>WHEREAS</w:t>
        </w:r>
        <w:r w:rsidRPr="00DF5794">
          <w:rPr>
            <w:rFonts w:cstheme="minorHAnsi"/>
            <w:bCs/>
            <w:szCs w:val="20"/>
          </w:rPr>
          <w:t>,</w:t>
        </w:r>
        <w:r w:rsidRPr="00DF5794">
          <w:rPr>
            <w:rFonts w:cstheme="minorHAnsi"/>
            <w:szCs w:val="20"/>
          </w:rPr>
          <w:t xml:space="preserve"> </w:t>
        </w:r>
        <w:r w:rsidRPr="00DF5794">
          <w:rPr>
            <w:rFonts w:eastAsia="Arial Unicode MS" w:cstheme="minorHAnsi"/>
            <w:color w:val="000000"/>
            <w:szCs w:val="20"/>
          </w:rPr>
          <w:t>IndiGo</w:t>
        </w:r>
        <w:r w:rsidRPr="00DF5794">
          <w:rPr>
            <w:rFonts w:cstheme="minorHAnsi"/>
            <w:szCs w:val="20"/>
          </w:rPr>
          <w:t xml:space="preserve"> and </w:t>
        </w:r>
        <w:r>
          <w:rPr>
            <w:rFonts w:cstheme="minorHAnsi"/>
            <w:szCs w:val="20"/>
          </w:rPr>
          <w:t>Third-Party</w:t>
        </w:r>
        <w:r w:rsidRPr="00DF5794">
          <w:rPr>
            <w:rFonts w:cstheme="minorHAnsi"/>
            <w:szCs w:val="20"/>
          </w:rPr>
          <w:t xml:space="preserve">, collectively referred to as “Parties”, entered into </w:t>
        </w:r>
        <w:r w:rsidRPr="00DF5794">
          <w:rPr>
            <w:rFonts w:cstheme="minorHAnsi"/>
            <w:szCs w:val="20"/>
            <w:highlight w:val="yellow"/>
          </w:rPr>
          <w:t>[name of the main agreement]</w:t>
        </w:r>
        <w:r w:rsidRPr="00DF5794">
          <w:rPr>
            <w:rFonts w:cstheme="minorHAnsi"/>
            <w:szCs w:val="20"/>
          </w:rPr>
          <w:t xml:space="preserve"> dated </w:t>
        </w:r>
        <w:r w:rsidRPr="00DF5794">
          <w:rPr>
            <w:rFonts w:cstheme="minorHAnsi"/>
            <w:szCs w:val="20"/>
            <w:highlight w:val="yellow"/>
          </w:rPr>
          <w:t>[date]</w:t>
        </w:r>
        <w:r w:rsidRPr="00DF5794">
          <w:rPr>
            <w:rFonts w:cstheme="minorHAnsi"/>
            <w:szCs w:val="20"/>
          </w:rPr>
          <w:t xml:space="preserve"> (the </w:t>
        </w:r>
        <w:r w:rsidRPr="00DF5794">
          <w:rPr>
            <w:rFonts w:cstheme="minorHAnsi"/>
            <w:b/>
            <w:szCs w:val="20"/>
          </w:rPr>
          <w:t>Agreement</w:t>
        </w:r>
        <w:r w:rsidRPr="00DF5794">
          <w:rPr>
            <w:rFonts w:cstheme="minorHAnsi"/>
            <w:szCs w:val="20"/>
          </w:rPr>
          <w:t>);</w:t>
        </w:r>
      </w:ins>
    </w:p>
    <w:p w14:paraId="09F8CF11" w14:textId="77777777" w:rsidR="00D879B2" w:rsidRDefault="00D879B2" w:rsidP="00D879B2">
      <w:pPr>
        <w:rPr>
          <w:ins w:id="136" w:author="Prashant Mishra1 (Digital,ISC) (X-Deloitte)" w:date="2026-05-18T11:28:00Z"/>
          <w:rFonts w:cstheme="minorHAnsi"/>
          <w:szCs w:val="20"/>
        </w:rPr>
      </w:pPr>
      <w:ins w:id="137" w:author="Prashant Mishra1 (Digital,ISC) (X-Deloitte)" w:date="2026-05-18T11:28:00Z">
        <w:r>
          <w:rPr>
            <w:rFonts w:cstheme="minorHAnsi"/>
            <w:szCs w:val="20"/>
          </w:rPr>
          <w:t>Definitions:</w:t>
        </w:r>
      </w:ins>
    </w:p>
    <w:p w14:paraId="292C7281" w14:textId="77777777" w:rsidR="00D879B2" w:rsidRDefault="00D879B2" w:rsidP="00D879B2">
      <w:pPr>
        <w:pStyle w:val="ListParagraph"/>
        <w:numPr>
          <w:ilvl w:val="0"/>
          <w:numId w:val="47"/>
        </w:numPr>
        <w:adjustRightInd/>
        <w:snapToGrid/>
        <w:spacing w:before="0" w:line="259" w:lineRule="auto"/>
        <w:rPr>
          <w:ins w:id="138" w:author="Prashant Mishra1 (Digital,ISC) (X-Deloitte)" w:date="2026-05-18T11:28:00Z"/>
          <w:rFonts w:cstheme="minorHAnsi"/>
          <w:szCs w:val="20"/>
        </w:rPr>
      </w:pPr>
      <w:ins w:id="139" w:author="Prashant Mishra1 (Digital,ISC) (X-Deloitte)" w:date="2026-05-18T11:28:00Z">
        <w:r w:rsidRPr="006E5AAD">
          <w:rPr>
            <w:rFonts w:cstheme="minorHAnsi"/>
            <w:b/>
            <w:bCs/>
            <w:szCs w:val="20"/>
          </w:rPr>
          <w:t>Main Agreement</w:t>
        </w:r>
        <w:r w:rsidRPr="006E5AAD">
          <w:rPr>
            <w:rFonts w:cstheme="minorHAnsi"/>
            <w:szCs w:val="20"/>
          </w:rPr>
          <w:t xml:space="preserve"> The principal contract or agreement between the parties (IndiGo &amp; </w:t>
        </w:r>
        <w:r>
          <w:rPr>
            <w:rFonts w:cstheme="minorHAnsi"/>
            <w:szCs w:val="20"/>
          </w:rPr>
          <w:t>Third-Party</w:t>
        </w:r>
        <w:r w:rsidRPr="006E5AAD">
          <w:rPr>
            <w:rFonts w:cstheme="minorHAnsi"/>
            <w:szCs w:val="20"/>
          </w:rPr>
          <w:t xml:space="preserve">) that governs the overall terms, obligations, and conditions under which the </w:t>
        </w:r>
        <w:r>
          <w:rPr>
            <w:rFonts w:cstheme="minorHAnsi"/>
            <w:szCs w:val="20"/>
          </w:rPr>
          <w:t>third-party</w:t>
        </w:r>
        <w:r w:rsidRPr="006E5AAD">
          <w:rPr>
            <w:rFonts w:cstheme="minorHAnsi"/>
            <w:szCs w:val="20"/>
          </w:rPr>
          <w:t xml:space="preserve"> provides goods, services, or performs any contractual obligations.</w:t>
        </w:r>
      </w:ins>
    </w:p>
    <w:p w14:paraId="2931829A" w14:textId="77777777" w:rsidR="00D879B2" w:rsidRPr="005A6FB9" w:rsidRDefault="00D879B2" w:rsidP="00D879B2">
      <w:pPr>
        <w:pStyle w:val="ListParagraph"/>
        <w:numPr>
          <w:ilvl w:val="0"/>
          <w:numId w:val="47"/>
        </w:numPr>
        <w:adjustRightInd/>
        <w:snapToGrid/>
        <w:spacing w:before="0" w:line="259" w:lineRule="auto"/>
        <w:rPr>
          <w:ins w:id="140" w:author="Prashant Mishra1 (Digital,ISC) (X-Deloitte)" w:date="2026-05-18T11:28:00Z"/>
          <w:rFonts w:cstheme="minorHAnsi"/>
          <w:sz w:val="18"/>
          <w:szCs w:val="18"/>
        </w:rPr>
      </w:pPr>
      <w:ins w:id="141" w:author="Prashant Mishra1 (Digital,ISC) (X-Deloitte)" w:date="2026-05-18T11:28:00Z">
        <w:r w:rsidRPr="005A6FB9">
          <w:rPr>
            <w:rFonts w:cstheme="minorHAnsi"/>
            <w:szCs w:val="20"/>
          </w:rPr>
          <w:t xml:space="preserve">Data Processing Agreement (DPA) An agreement between the parties (IndiGo &amp; </w:t>
        </w:r>
        <w:r>
          <w:rPr>
            <w:rFonts w:cstheme="minorHAnsi"/>
            <w:szCs w:val="20"/>
          </w:rPr>
          <w:t>Third-Party</w:t>
        </w:r>
        <w:r w:rsidRPr="005A6FB9">
          <w:rPr>
            <w:rFonts w:cstheme="minorHAnsi"/>
            <w:szCs w:val="20"/>
          </w:rPr>
          <w:t>) that outlines the terms and conditions for the processing of personal data.</w:t>
        </w:r>
      </w:ins>
    </w:p>
    <w:p w14:paraId="6B6C0936" w14:textId="77777777" w:rsidR="00D879B2" w:rsidRPr="00DF5794" w:rsidRDefault="00D879B2" w:rsidP="00D879B2">
      <w:pPr>
        <w:rPr>
          <w:ins w:id="142" w:author="Prashant Mishra1 (Digital,ISC) (X-Deloitte)" w:date="2026-05-18T11:28:00Z"/>
          <w:rFonts w:cstheme="minorHAnsi"/>
          <w:szCs w:val="20"/>
        </w:rPr>
      </w:pPr>
      <w:ins w:id="143" w:author="Prashant Mishra1 (Digital,ISC) (X-Deloitte)" w:date="2026-05-18T11:28:00Z">
        <w:r>
          <w:rPr>
            <w:rFonts w:cstheme="minorHAnsi"/>
            <w:szCs w:val="20"/>
          </w:rPr>
          <w:t>Third-Party</w:t>
        </w:r>
        <w:r w:rsidRPr="00DF5794">
          <w:rPr>
            <w:rFonts w:cstheme="minorHAnsi"/>
            <w:szCs w:val="20"/>
          </w:rPr>
          <w:t xml:space="preserve"> shall implement the following:</w:t>
        </w:r>
      </w:ins>
    </w:p>
    <w:p w14:paraId="2AAA5075" w14:textId="77777777" w:rsidR="00D879B2" w:rsidRPr="00DF5794" w:rsidRDefault="00D879B2" w:rsidP="00D879B2">
      <w:pPr>
        <w:pStyle w:val="ListParagraph"/>
        <w:numPr>
          <w:ilvl w:val="0"/>
          <w:numId w:val="46"/>
        </w:numPr>
        <w:adjustRightInd/>
        <w:snapToGrid/>
        <w:spacing w:before="0" w:after="160" w:line="259" w:lineRule="auto"/>
        <w:rPr>
          <w:ins w:id="144" w:author="Prashant Mishra1 (Digital,ISC) (X-Deloitte)" w:date="2026-05-18T11:28:00Z"/>
          <w:rFonts w:cstheme="minorHAnsi"/>
          <w:b/>
          <w:szCs w:val="20"/>
          <w:u w:val="single"/>
        </w:rPr>
      </w:pPr>
      <w:ins w:id="145" w:author="Prashant Mishra1 (Digital,ISC) (X-Deloitte)" w:date="2026-05-18T11:28:00Z">
        <w:r w:rsidRPr="00DF5794">
          <w:rPr>
            <w:rFonts w:cstheme="minorHAnsi"/>
            <w:b/>
            <w:szCs w:val="20"/>
            <w:u w:val="single"/>
          </w:rPr>
          <w:t>PHYSICAL SECURITY MEASURES:</w:t>
        </w:r>
      </w:ins>
    </w:p>
    <w:p w14:paraId="62DD6B73" w14:textId="77777777" w:rsidR="00D879B2" w:rsidRPr="00DF5794" w:rsidRDefault="00D879B2" w:rsidP="00D879B2">
      <w:pPr>
        <w:pStyle w:val="ListParagraph"/>
        <w:numPr>
          <w:ilvl w:val="0"/>
          <w:numId w:val="34"/>
        </w:numPr>
        <w:adjustRightInd/>
        <w:snapToGrid/>
        <w:spacing w:before="0" w:after="160" w:line="259" w:lineRule="auto"/>
        <w:rPr>
          <w:ins w:id="146" w:author="Prashant Mishra1 (Digital,ISC) (X-Deloitte)" w:date="2026-05-18T11:28:00Z"/>
          <w:rFonts w:cstheme="minorHAnsi"/>
          <w:szCs w:val="20"/>
        </w:rPr>
      </w:pPr>
      <w:ins w:id="147" w:author="Prashant Mishra1 (Digital,ISC) (X-Deloitte)" w:date="2026-05-18T11:28:00Z">
        <w:r w:rsidRPr="00DF5794">
          <w:rPr>
            <w:rFonts w:cstheme="minorHAnsi"/>
            <w:b/>
            <w:szCs w:val="20"/>
          </w:rPr>
          <w:t>Physical Access-</w:t>
        </w:r>
        <w:r w:rsidRPr="00DF5794">
          <w:rPr>
            <w:rFonts w:cstheme="minorHAnsi"/>
            <w:szCs w:val="20"/>
          </w:rPr>
          <w:t xml:space="preserve"> </w:t>
        </w:r>
      </w:ins>
    </w:p>
    <w:p w14:paraId="636FF789" w14:textId="77777777" w:rsidR="00D879B2" w:rsidRPr="00DF5794" w:rsidRDefault="00D879B2" w:rsidP="00D879B2">
      <w:pPr>
        <w:pStyle w:val="ListParagraph"/>
        <w:numPr>
          <w:ilvl w:val="1"/>
          <w:numId w:val="34"/>
        </w:numPr>
        <w:adjustRightInd/>
        <w:snapToGrid/>
        <w:spacing w:before="0" w:after="160" w:line="259" w:lineRule="auto"/>
        <w:rPr>
          <w:ins w:id="148" w:author="Prashant Mishra1 (Digital,ISC) (X-Deloitte)" w:date="2026-05-18T11:28:00Z"/>
          <w:rFonts w:cstheme="minorHAnsi"/>
          <w:szCs w:val="20"/>
        </w:rPr>
      </w:pPr>
      <w:ins w:id="149" w:author="Prashant Mishra1 (Digital,ISC) (X-Deloitte)" w:date="2026-05-18T11:28:00Z">
        <w:r w:rsidRPr="00DF5794">
          <w:rPr>
            <w:rFonts w:cstheme="minorHAnsi"/>
            <w:szCs w:val="20"/>
          </w:rPr>
          <w:t>Access to restricted areas shall be controlled through a security system utilizing biometric or RFID card authentication.</w:t>
        </w:r>
      </w:ins>
    </w:p>
    <w:p w14:paraId="59783E06" w14:textId="77777777" w:rsidR="00D879B2" w:rsidRPr="00DF5794" w:rsidRDefault="00D879B2" w:rsidP="00D879B2">
      <w:pPr>
        <w:pStyle w:val="ListParagraph"/>
        <w:numPr>
          <w:ilvl w:val="1"/>
          <w:numId w:val="34"/>
        </w:numPr>
        <w:adjustRightInd/>
        <w:snapToGrid/>
        <w:spacing w:before="0" w:after="160" w:line="259" w:lineRule="auto"/>
        <w:rPr>
          <w:ins w:id="150" w:author="Prashant Mishra1 (Digital,ISC) (X-Deloitte)" w:date="2026-05-18T11:28:00Z"/>
          <w:rFonts w:cstheme="minorHAnsi"/>
          <w:szCs w:val="20"/>
        </w:rPr>
      </w:pPr>
      <w:ins w:id="151" w:author="Prashant Mishra1 (Digital,ISC) (X-Deloitte)" w:date="2026-05-18T11:28:00Z">
        <w:r w:rsidRPr="00DF5794">
          <w:rPr>
            <w:rFonts w:cstheme="minorHAnsi"/>
            <w:szCs w:val="20"/>
          </w:rPr>
          <w:t>There shall be comprehensive logging mechanism for all access attempts.</w:t>
        </w:r>
      </w:ins>
    </w:p>
    <w:p w14:paraId="74F064A9" w14:textId="77777777" w:rsidR="00D879B2" w:rsidRPr="00DF5794" w:rsidRDefault="00D879B2" w:rsidP="00D879B2">
      <w:pPr>
        <w:pStyle w:val="ListParagraph"/>
        <w:numPr>
          <w:ilvl w:val="1"/>
          <w:numId w:val="34"/>
        </w:numPr>
        <w:adjustRightInd/>
        <w:snapToGrid/>
        <w:spacing w:before="0" w:after="160" w:line="259" w:lineRule="auto"/>
        <w:rPr>
          <w:ins w:id="152" w:author="Prashant Mishra1 (Digital,ISC) (X-Deloitte)" w:date="2026-05-18T11:28:00Z"/>
          <w:rFonts w:cstheme="minorHAnsi"/>
          <w:szCs w:val="20"/>
        </w:rPr>
      </w:pPr>
      <w:ins w:id="153" w:author="Prashant Mishra1 (Digital,ISC) (X-Deloitte)" w:date="2026-05-18T11:28:00Z">
        <w:r w:rsidRPr="00DF5794">
          <w:rPr>
            <w:rFonts w:cstheme="minorHAnsi"/>
            <w:szCs w:val="20"/>
          </w:rPr>
          <w:t>Anti-tailgating mechanisms shall be deployed at all critical access points preventing unauthorized individuals.</w:t>
        </w:r>
      </w:ins>
    </w:p>
    <w:p w14:paraId="4552AA98" w14:textId="77777777" w:rsidR="00D879B2" w:rsidRPr="00DF5794" w:rsidRDefault="00D879B2" w:rsidP="00D879B2">
      <w:pPr>
        <w:pStyle w:val="ListParagraph"/>
        <w:numPr>
          <w:ilvl w:val="0"/>
          <w:numId w:val="34"/>
        </w:numPr>
        <w:adjustRightInd/>
        <w:snapToGrid/>
        <w:spacing w:before="0" w:after="160" w:line="259" w:lineRule="auto"/>
        <w:rPr>
          <w:ins w:id="154" w:author="Prashant Mishra1 (Digital,ISC) (X-Deloitte)" w:date="2026-05-18T11:28:00Z"/>
          <w:rFonts w:cstheme="minorHAnsi"/>
          <w:szCs w:val="20"/>
        </w:rPr>
      </w:pPr>
      <w:ins w:id="155" w:author="Prashant Mishra1 (Digital,ISC) (X-Deloitte)" w:date="2026-05-18T11:28:00Z">
        <w:r w:rsidRPr="00DF5794">
          <w:rPr>
            <w:rFonts w:cstheme="minorHAnsi"/>
            <w:b/>
            <w:szCs w:val="20"/>
          </w:rPr>
          <w:t>Visitor Management-</w:t>
        </w:r>
        <w:r w:rsidRPr="00DF5794">
          <w:rPr>
            <w:rFonts w:cstheme="minorHAnsi"/>
            <w:szCs w:val="20"/>
          </w:rPr>
          <w:t xml:space="preserve"> </w:t>
        </w:r>
      </w:ins>
    </w:p>
    <w:p w14:paraId="0F676529" w14:textId="77777777" w:rsidR="00D879B2" w:rsidRPr="00DF5794" w:rsidRDefault="00D879B2" w:rsidP="00D879B2">
      <w:pPr>
        <w:pStyle w:val="ListParagraph"/>
        <w:numPr>
          <w:ilvl w:val="1"/>
          <w:numId w:val="34"/>
        </w:numPr>
        <w:adjustRightInd/>
        <w:snapToGrid/>
        <w:spacing w:before="0" w:after="160" w:line="259" w:lineRule="auto"/>
        <w:rPr>
          <w:ins w:id="156" w:author="Prashant Mishra1 (Digital,ISC) (X-Deloitte)" w:date="2026-05-18T11:28:00Z"/>
          <w:rFonts w:cstheme="minorHAnsi"/>
          <w:szCs w:val="20"/>
        </w:rPr>
      </w:pPr>
      <w:ins w:id="157" w:author="Prashant Mishra1 (Digital,ISC) (X-Deloitte)" w:date="2026-05-18T11:28:00Z">
        <w:r w:rsidRPr="00DF5794">
          <w:rPr>
            <w:rFonts w:cstheme="minorHAnsi"/>
            <w:szCs w:val="20"/>
          </w:rPr>
          <w:t>Visitor access to the premises shall be managed through a visitor management system.</w:t>
        </w:r>
      </w:ins>
    </w:p>
    <w:p w14:paraId="0CA08481" w14:textId="77777777" w:rsidR="00D879B2" w:rsidRPr="00DF5794" w:rsidRDefault="00D879B2" w:rsidP="00D879B2">
      <w:pPr>
        <w:pStyle w:val="ListParagraph"/>
        <w:numPr>
          <w:ilvl w:val="1"/>
          <w:numId w:val="34"/>
        </w:numPr>
        <w:adjustRightInd/>
        <w:snapToGrid/>
        <w:spacing w:before="0" w:after="160" w:line="259" w:lineRule="auto"/>
        <w:rPr>
          <w:ins w:id="158" w:author="Prashant Mishra1 (Digital,ISC) (X-Deloitte)" w:date="2026-05-18T11:28:00Z"/>
          <w:rFonts w:cstheme="minorHAnsi"/>
          <w:szCs w:val="20"/>
        </w:rPr>
      </w:pPr>
      <w:ins w:id="159" w:author="Prashant Mishra1 (Digital,ISC) (X-Deloitte)" w:date="2026-05-18T11:28:00Z">
        <w:r w:rsidRPr="00DF5794">
          <w:rPr>
            <w:rFonts w:cstheme="minorHAnsi"/>
            <w:szCs w:val="20"/>
          </w:rPr>
          <w:t>The system shall include, not limited to identity verification, badge issuance, and log tracking of entry and exit times.</w:t>
        </w:r>
      </w:ins>
    </w:p>
    <w:p w14:paraId="0507FB98" w14:textId="77777777" w:rsidR="00D879B2" w:rsidRPr="00DF5794" w:rsidRDefault="00D879B2" w:rsidP="00D879B2">
      <w:pPr>
        <w:pStyle w:val="ListParagraph"/>
        <w:numPr>
          <w:ilvl w:val="1"/>
          <w:numId w:val="34"/>
        </w:numPr>
        <w:adjustRightInd/>
        <w:snapToGrid/>
        <w:spacing w:before="0" w:after="160" w:line="259" w:lineRule="auto"/>
        <w:rPr>
          <w:ins w:id="160" w:author="Prashant Mishra1 (Digital,ISC) (X-Deloitte)" w:date="2026-05-18T11:28:00Z"/>
          <w:rFonts w:cstheme="minorHAnsi"/>
          <w:szCs w:val="20"/>
        </w:rPr>
      </w:pPr>
      <w:ins w:id="161" w:author="Prashant Mishra1 (Digital,ISC) (X-Deloitte)" w:date="2026-05-18T11:28:00Z">
        <w:r w:rsidRPr="00DF5794">
          <w:rPr>
            <w:rFonts w:cstheme="minorHAnsi"/>
            <w:szCs w:val="20"/>
          </w:rPr>
          <w:t>Any unauthorized access attempts or deviations from pre-approved visit details shall be investigated.</w:t>
        </w:r>
      </w:ins>
    </w:p>
    <w:p w14:paraId="1E4BA893" w14:textId="77777777" w:rsidR="00D879B2" w:rsidRPr="00DF5794" w:rsidRDefault="00D879B2" w:rsidP="00D879B2">
      <w:pPr>
        <w:pStyle w:val="ListParagraph"/>
        <w:numPr>
          <w:ilvl w:val="0"/>
          <w:numId w:val="34"/>
        </w:numPr>
        <w:adjustRightInd/>
        <w:snapToGrid/>
        <w:spacing w:before="0" w:after="160" w:line="259" w:lineRule="auto"/>
        <w:rPr>
          <w:ins w:id="162" w:author="Prashant Mishra1 (Digital,ISC) (X-Deloitte)" w:date="2026-05-18T11:28:00Z"/>
          <w:rFonts w:cstheme="minorHAnsi"/>
          <w:szCs w:val="20"/>
        </w:rPr>
      </w:pPr>
      <w:ins w:id="163" w:author="Prashant Mishra1 (Digital,ISC) (X-Deloitte)" w:date="2026-05-18T11:28:00Z">
        <w:r w:rsidRPr="00DF5794">
          <w:rPr>
            <w:rFonts w:cstheme="minorHAnsi"/>
            <w:b/>
            <w:szCs w:val="20"/>
          </w:rPr>
          <w:t>Access Logs-</w:t>
        </w:r>
        <w:r w:rsidRPr="00DF5794">
          <w:rPr>
            <w:rFonts w:cstheme="minorHAnsi"/>
            <w:szCs w:val="20"/>
          </w:rPr>
          <w:t xml:space="preserve"> </w:t>
        </w:r>
      </w:ins>
    </w:p>
    <w:p w14:paraId="578EC546" w14:textId="77777777" w:rsidR="00D879B2" w:rsidRPr="00DF5794" w:rsidRDefault="00D879B2" w:rsidP="00D879B2">
      <w:pPr>
        <w:pStyle w:val="ListParagraph"/>
        <w:numPr>
          <w:ilvl w:val="1"/>
          <w:numId w:val="34"/>
        </w:numPr>
        <w:adjustRightInd/>
        <w:snapToGrid/>
        <w:spacing w:before="0" w:after="160" w:line="259" w:lineRule="auto"/>
        <w:rPr>
          <w:ins w:id="164" w:author="Prashant Mishra1 (Digital,ISC) (X-Deloitte)" w:date="2026-05-18T11:28:00Z"/>
          <w:rFonts w:cstheme="minorHAnsi"/>
          <w:szCs w:val="20"/>
        </w:rPr>
      </w:pPr>
      <w:ins w:id="165" w:author="Prashant Mishra1 (Digital,ISC) (X-Deloitte)" w:date="2026-05-18T11:28:00Z">
        <w:r w:rsidRPr="00DF5794">
          <w:rPr>
            <w:rFonts w:cstheme="minorHAnsi"/>
            <w:szCs w:val="20"/>
          </w:rPr>
          <w:t>Access logs shall be maintained and securely stored.</w:t>
        </w:r>
      </w:ins>
    </w:p>
    <w:p w14:paraId="1B32FF46" w14:textId="77777777" w:rsidR="00D879B2" w:rsidRPr="00DF5794" w:rsidRDefault="00D879B2" w:rsidP="00D879B2">
      <w:pPr>
        <w:pStyle w:val="ListParagraph"/>
        <w:numPr>
          <w:ilvl w:val="1"/>
          <w:numId w:val="34"/>
        </w:numPr>
        <w:adjustRightInd/>
        <w:snapToGrid/>
        <w:spacing w:before="0" w:after="160" w:line="259" w:lineRule="auto"/>
        <w:rPr>
          <w:ins w:id="166" w:author="Prashant Mishra1 (Digital,ISC) (X-Deloitte)" w:date="2026-05-18T11:28:00Z"/>
          <w:rFonts w:cstheme="minorHAnsi"/>
          <w:szCs w:val="20"/>
        </w:rPr>
      </w:pPr>
      <w:ins w:id="167" w:author="Prashant Mishra1 (Digital,ISC) (X-Deloitte)" w:date="2026-05-18T11:28:00Z">
        <w:r w:rsidRPr="00DF5794">
          <w:rPr>
            <w:rFonts w:cstheme="minorHAnsi"/>
            <w:szCs w:val="20"/>
          </w:rPr>
          <w:t>Regularly reviewed, and analyzed to identify any anomalies or unauthorized access.</w:t>
        </w:r>
      </w:ins>
    </w:p>
    <w:p w14:paraId="0E77E90A" w14:textId="77777777" w:rsidR="00D879B2" w:rsidRPr="00DF5794" w:rsidRDefault="00D879B2" w:rsidP="00D879B2">
      <w:pPr>
        <w:pStyle w:val="ListParagraph"/>
        <w:numPr>
          <w:ilvl w:val="0"/>
          <w:numId w:val="34"/>
        </w:numPr>
        <w:adjustRightInd/>
        <w:snapToGrid/>
        <w:spacing w:before="0" w:after="160" w:line="259" w:lineRule="auto"/>
        <w:rPr>
          <w:ins w:id="168" w:author="Prashant Mishra1 (Digital,ISC) (X-Deloitte)" w:date="2026-05-18T11:28:00Z"/>
          <w:rFonts w:cstheme="minorHAnsi"/>
          <w:szCs w:val="20"/>
        </w:rPr>
      </w:pPr>
      <w:ins w:id="169" w:author="Prashant Mishra1 (Digital,ISC) (X-Deloitte)" w:date="2026-05-18T11:28:00Z">
        <w:r w:rsidRPr="00DF5794">
          <w:rPr>
            <w:rFonts w:cstheme="minorHAnsi"/>
            <w:b/>
            <w:szCs w:val="20"/>
          </w:rPr>
          <w:t>CCTV-</w:t>
        </w:r>
        <w:r w:rsidRPr="00DF5794">
          <w:rPr>
            <w:rFonts w:cstheme="minorHAnsi"/>
            <w:szCs w:val="20"/>
          </w:rPr>
          <w:t xml:space="preserve"> </w:t>
        </w:r>
      </w:ins>
    </w:p>
    <w:p w14:paraId="2933D87C" w14:textId="77777777" w:rsidR="00D879B2" w:rsidRPr="00DF5794" w:rsidRDefault="00D879B2" w:rsidP="00D879B2">
      <w:pPr>
        <w:pStyle w:val="ListParagraph"/>
        <w:numPr>
          <w:ilvl w:val="1"/>
          <w:numId w:val="34"/>
        </w:numPr>
        <w:adjustRightInd/>
        <w:snapToGrid/>
        <w:spacing w:before="0" w:after="160" w:line="259" w:lineRule="auto"/>
        <w:rPr>
          <w:ins w:id="170" w:author="Prashant Mishra1 (Digital,ISC) (X-Deloitte)" w:date="2026-05-18T11:28:00Z"/>
          <w:rFonts w:cstheme="minorHAnsi"/>
          <w:szCs w:val="20"/>
        </w:rPr>
      </w:pPr>
      <w:ins w:id="171" w:author="Prashant Mishra1 (Digital,ISC) (X-Deloitte)" w:date="2026-05-18T11:28:00Z">
        <w:r w:rsidRPr="00DF5794">
          <w:rPr>
            <w:rFonts w:cstheme="minorHAnsi"/>
            <w:szCs w:val="20"/>
          </w:rPr>
          <w:t>CCTV surveillance systems shall be deployed across all critical areas, entry-exit points providing continuous monitoring and recording of activities.</w:t>
        </w:r>
      </w:ins>
    </w:p>
    <w:p w14:paraId="4504DB32" w14:textId="77777777" w:rsidR="00D879B2" w:rsidRPr="00DF5794" w:rsidRDefault="00D879B2" w:rsidP="00D879B2">
      <w:pPr>
        <w:pStyle w:val="ListParagraph"/>
        <w:numPr>
          <w:ilvl w:val="1"/>
          <w:numId w:val="34"/>
        </w:numPr>
        <w:adjustRightInd/>
        <w:snapToGrid/>
        <w:spacing w:before="0" w:after="160" w:line="259" w:lineRule="auto"/>
        <w:rPr>
          <w:ins w:id="172" w:author="Prashant Mishra1 (Digital,ISC) (X-Deloitte)" w:date="2026-05-18T11:28:00Z"/>
          <w:rFonts w:cstheme="minorHAnsi"/>
          <w:szCs w:val="20"/>
        </w:rPr>
      </w:pPr>
      <w:ins w:id="173" w:author="Prashant Mishra1 (Digital,ISC) (X-Deloitte)" w:date="2026-05-18T11:28:00Z">
        <w:r w:rsidRPr="00DF5794">
          <w:rPr>
            <w:rFonts w:cstheme="minorHAnsi"/>
            <w:szCs w:val="20"/>
          </w:rPr>
          <w:t>CCTV recordings shall be securely retained for 45 days or in compliance with applicable laws, whichever is higher.</w:t>
        </w:r>
      </w:ins>
    </w:p>
    <w:p w14:paraId="6659F84F" w14:textId="77777777" w:rsidR="00D879B2" w:rsidRPr="00DF5794" w:rsidRDefault="00D879B2" w:rsidP="00D879B2">
      <w:pPr>
        <w:pStyle w:val="ListParagraph"/>
        <w:numPr>
          <w:ilvl w:val="0"/>
          <w:numId w:val="34"/>
        </w:numPr>
        <w:adjustRightInd/>
        <w:snapToGrid/>
        <w:spacing w:before="0" w:after="160" w:line="259" w:lineRule="auto"/>
        <w:rPr>
          <w:ins w:id="174" w:author="Prashant Mishra1 (Digital,ISC) (X-Deloitte)" w:date="2026-05-18T11:28:00Z"/>
          <w:rFonts w:cstheme="minorHAnsi"/>
          <w:b/>
          <w:szCs w:val="20"/>
        </w:rPr>
      </w:pPr>
      <w:ins w:id="175" w:author="Prashant Mishra1 (Digital,ISC) (X-Deloitte)" w:date="2026-05-18T11:28:00Z">
        <w:r w:rsidRPr="00DF5794">
          <w:rPr>
            <w:rFonts w:cstheme="minorHAnsi"/>
            <w:b/>
            <w:szCs w:val="20"/>
          </w:rPr>
          <w:t xml:space="preserve">Uninterruptible Power Supply (UPS)- </w:t>
        </w:r>
      </w:ins>
    </w:p>
    <w:p w14:paraId="2497E52A" w14:textId="77777777" w:rsidR="00D879B2" w:rsidRPr="00DF5794" w:rsidRDefault="00D879B2" w:rsidP="00D879B2">
      <w:pPr>
        <w:pStyle w:val="ListParagraph"/>
        <w:numPr>
          <w:ilvl w:val="1"/>
          <w:numId w:val="34"/>
        </w:numPr>
        <w:adjustRightInd/>
        <w:snapToGrid/>
        <w:spacing w:before="0" w:after="160" w:line="259" w:lineRule="auto"/>
        <w:rPr>
          <w:ins w:id="176" w:author="Prashant Mishra1 (Digital,ISC) (X-Deloitte)" w:date="2026-05-18T11:28:00Z"/>
          <w:rFonts w:cstheme="minorHAnsi"/>
          <w:b/>
          <w:szCs w:val="20"/>
        </w:rPr>
      </w:pPr>
      <w:ins w:id="177" w:author="Prashant Mishra1 (Digital,ISC) (X-Deloitte)" w:date="2026-05-18T11:28:00Z">
        <w:r w:rsidRPr="00DF5794">
          <w:rPr>
            <w:rFonts w:cstheme="minorHAnsi"/>
            <w:szCs w:val="20"/>
          </w:rPr>
          <w:t xml:space="preserve">UPS systems shall be installed across critical infrastructure to provide continuous power during electrical disruptions. </w:t>
        </w:r>
      </w:ins>
    </w:p>
    <w:p w14:paraId="723F3666" w14:textId="77777777" w:rsidR="00D879B2" w:rsidRPr="00DF5794" w:rsidRDefault="00D879B2" w:rsidP="00D879B2">
      <w:pPr>
        <w:pStyle w:val="ListParagraph"/>
        <w:numPr>
          <w:ilvl w:val="1"/>
          <w:numId w:val="34"/>
        </w:numPr>
        <w:adjustRightInd/>
        <w:snapToGrid/>
        <w:spacing w:before="0" w:after="160" w:line="259" w:lineRule="auto"/>
        <w:rPr>
          <w:ins w:id="178" w:author="Prashant Mishra1 (Digital,ISC) (X-Deloitte)" w:date="2026-05-18T11:28:00Z"/>
          <w:rFonts w:cstheme="minorHAnsi"/>
          <w:b/>
          <w:szCs w:val="20"/>
        </w:rPr>
      </w:pPr>
      <w:ins w:id="179" w:author="Prashant Mishra1 (Digital,ISC) (X-Deloitte)" w:date="2026-05-18T11:28:00Z">
        <w:r w:rsidRPr="00DF5794">
          <w:rPr>
            <w:rFonts w:cstheme="minorHAnsi"/>
            <w:szCs w:val="20"/>
          </w:rPr>
          <w:t>These systems shall be regularly tested, monitored, and maintained.</w:t>
        </w:r>
      </w:ins>
    </w:p>
    <w:p w14:paraId="7E16E575" w14:textId="77777777" w:rsidR="00D879B2" w:rsidRPr="00DF5794" w:rsidRDefault="00D879B2" w:rsidP="00D879B2">
      <w:pPr>
        <w:pStyle w:val="ListParagraph"/>
        <w:numPr>
          <w:ilvl w:val="0"/>
          <w:numId w:val="34"/>
        </w:numPr>
        <w:adjustRightInd/>
        <w:snapToGrid/>
        <w:spacing w:before="0" w:after="160" w:line="259" w:lineRule="auto"/>
        <w:rPr>
          <w:ins w:id="180" w:author="Prashant Mishra1 (Digital,ISC) (X-Deloitte)" w:date="2026-05-18T11:28:00Z"/>
          <w:rFonts w:cstheme="minorHAnsi"/>
          <w:b/>
          <w:szCs w:val="20"/>
        </w:rPr>
      </w:pPr>
      <w:ins w:id="181" w:author="Prashant Mishra1 (Digital,ISC) (X-Deloitte)" w:date="2026-05-18T11:28:00Z">
        <w:r w:rsidRPr="00DF5794">
          <w:rPr>
            <w:rFonts w:cstheme="minorHAnsi"/>
            <w:b/>
            <w:szCs w:val="20"/>
          </w:rPr>
          <w:t xml:space="preserve">Emergency Alarms &amp; Evacuation Plans- </w:t>
        </w:r>
      </w:ins>
    </w:p>
    <w:p w14:paraId="4F6DA3D4" w14:textId="77777777" w:rsidR="00D879B2" w:rsidRPr="00DF5794" w:rsidRDefault="00D879B2" w:rsidP="00D879B2">
      <w:pPr>
        <w:pStyle w:val="ListParagraph"/>
        <w:numPr>
          <w:ilvl w:val="1"/>
          <w:numId w:val="34"/>
        </w:numPr>
        <w:adjustRightInd/>
        <w:snapToGrid/>
        <w:spacing w:before="0" w:after="160" w:line="259" w:lineRule="auto"/>
        <w:rPr>
          <w:ins w:id="182" w:author="Prashant Mishra1 (Digital,ISC) (X-Deloitte)" w:date="2026-05-18T11:28:00Z"/>
          <w:rFonts w:cstheme="minorHAnsi"/>
          <w:b/>
          <w:szCs w:val="20"/>
        </w:rPr>
      </w:pPr>
      <w:ins w:id="183" w:author="Prashant Mishra1 (Digital,ISC) (X-Deloitte)" w:date="2026-05-18T11:28:00Z">
        <w:r w:rsidRPr="00DF5794">
          <w:rPr>
            <w:rFonts w:cstheme="minorHAnsi"/>
            <w:szCs w:val="20"/>
          </w:rPr>
          <w:t xml:space="preserve">Emergency alarm systems and evacuation procedures shall be integrated into the facility's security infrastructure and shall be tested and updated on a regular basis. </w:t>
        </w:r>
      </w:ins>
    </w:p>
    <w:p w14:paraId="3C32CC44" w14:textId="77777777" w:rsidR="00D879B2" w:rsidRPr="00DF5794" w:rsidRDefault="00D879B2" w:rsidP="00D879B2">
      <w:pPr>
        <w:pStyle w:val="ListParagraph"/>
        <w:numPr>
          <w:ilvl w:val="1"/>
          <w:numId w:val="34"/>
        </w:numPr>
        <w:adjustRightInd/>
        <w:snapToGrid/>
        <w:spacing w:before="0" w:after="160" w:line="259" w:lineRule="auto"/>
        <w:rPr>
          <w:ins w:id="184" w:author="Prashant Mishra1 (Digital,ISC) (X-Deloitte)" w:date="2026-05-18T11:28:00Z"/>
          <w:rFonts w:cstheme="minorHAnsi"/>
          <w:b/>
          <w:szCs w:val="20"/>
        </w:rPr>
      </w:pPr>
      <w:ins w:id="185" w:author="Prashant Mishra1 (Digital,ISC) (X-Deloitte)" w:date="2026-05-18T11:28:00Z">
        <w:r w:rsidRPr="00DF5794">
          <w:rPr>
            <w:rFonts w:cstheme="minorHAnsi"/>
            <w:szCs w:val="20"/>
          </w:rPr>
          <w:t>Fire and evacuation drills shall be performed at least annually.</w:t>
        </w:r>
      </w:ins>
    </w:p>
    <w:p w14:paraId="03D314CA" w14:textId="77777777" w:rsidR="00D879B2" w:rsidRPr="00DF5794" w:rsidRDefault="00D879B2" w:rsidP="00D879B2">
      <w:pPr>
        <w:pStyle w:val="ListParagraph"/>
        <w:numPr>
          <w:ilvl w:val="0"/>
          <w:numId w:val="46"/>
        </w:numPr>
        <w:adjustRightInd/>
        <w:snapToGrid/>
        <w:spacing w:before="0" w:after="160" w:line="259" w:lineRule="auto"/>
        <w:rPr>
          <w:ins w:id="186" w:author="Prashant Mishra1 (Digital,ISC) (X-Deloitte)" w:date="2026-05-18T11:28:00Z"/>
          <w:rFonts w:cstheme="minorHAnsi"/>
          <w:b/>
          <w:szCs w:val="20"/>
          <w:u w:val="single"/>
        </w:rPr>
      </w:pPr>
      <w:ins w:id="187" w:author="Prashant Mishra1 (Digital,ISC) (X-Deloitte)" w:date="2026-05-18T11:28:00Z">
        <w:r w:rsidRPr="00DF5794">
          <w:rPr>
            <w:rFonts w:cstheme="minorHAnsi"/>
            <w:b/>
            <w:szCs w:val="20"/>
            <w:u w:val="single"/>
          </w:rPr>
          <w:t>HUMAN RESOURCES MEASURES:</w:t>
        </w:r>
      </w:ins>
    </w:p>
    <w:p w14:paraId="53D132D1" w14:textId="77777777" w:rsidR="00D879B2" w:rsidRPr="00DF5794" w:rsidRDefault="00D879B2" w:rsidP="00D879B2">
      <w:pPr>
        <w:pStyle w:val="ListParagraph"/>
        <w:numPr>
          <w:ilvl w:val="0"/>
          <w:numId w:val="35"/>
        </w:numPr>
        <w:adjustRightInd/>
        <w:snapToGrid/>
        <w:spacing w:before="0" w:after="160" w:line="259" w:lineRule="auto"/>
        <w:rPr>
          <w:ins w:id="188" w:author="Prashant Mishra1 (Digital,ISC) (X-Deloitte)" w:date="2026-05-18T11:28:00Z"/>
          <w:rFonts w:cstheme="minorHAnsi"/>
          <w:b/>
          <w:szCs w:val="20"/>
        </w:rPr>
      </w:pPr>
      <w:ins w:id="189" w:author="Prashant Mishra1 (Digital,ISC) (X-Deloitte)" w:date="2026-05-18T11:28:00Z">
        <w:r w:rsidRPr="00DF5794">
          <w:rPr>
            <w:rFonts w:cstheme="minorHAnsi"/>
            <w:b/>
            <w:szCs w:val="20"/>
          </w:rPr>
          <w:t xml:space="preserve">Background Verification (BGV)- </w:t>
        </w:r>
      </w:ins>
    </w:p>
    <w:p w14:paraId="1B9766ED" w14:textId="77777777" w:rsidR="00D879B2" w:rsidRPr="00DF5794" w:rsidRDefault="00D879B2" w:rsidP="00D879B2">
      <w:pPr>
        <w:pStyle w:val="ListParagraph"/>
        <w:numPr>
          <w:ilvl w:val="1"/>
          <w:numId w:val="35"/>
        </w:numPr>
        <w:adjustRightInd/>
        <w:snapToGrid/>
        <w:spacing w:before="0" w:after="160" w:line="259" w:lineRule="auto"/>
        <w:rPr>
          <w:ins w:id="190" w:author="Prashant Mishra1 (Digital,ISC) (X-Deloitte)" w:date="2026-05-18T11:28:00Z"/>
          <w:rFonts w:cstheme="minorHAnsi"/>
          <w:b/>
          <w:szCs w:val="20"/>
        </w:rPr>
      </w:pPr>
      <w:ins w:id="191" w:author="Prashant Mishra1 (Digital,ISC) (X-Deloitte)" w:date="2026-05-18T11:28:00Z">
        <w:r w:rsidRPr="00DF5794">
          <w:rPr>
            <w:rFonts w:cstheme="minorHAnsi"/>
            <w:szCs w:val="20"/>
          </w:rPr>
          <w:t>Stringent BGV procedure shall be in place for all employees, contractors, and vendors before provisioning access to the systems.</w:t>
        </w:r>
      </w:ins>
    </w:p>
    <w:p w14:paraId="1A545443" w14:textId="77777777" w:rsidR="00D879B2" w:rsidRPr="00DF5794" w:rsidRDefault="00D879B2" w:rsidP="00D879B2">
      <w:pPr>
        <w:pStyle w:val="ListParagraph"/>
        <w:numPr>
          <w:ilvl w:val="1"/>
          <w:numId w:val="35"/>
        </w:numPr>
        <w:adjustRightInd/>
        <w:snapToGrid/>
        <w:spacing w:before="0" w:after="160" w:line="259" w:lineRule="auto"/>
        <w:rPr>
          <w:ins w:id="192" w:author="Prashant Mishra1 (Digital,ISC) (X-Deloitte)" w:date="2026-05-18T11:28:00Z"/>
          <w:rFonts w:cstheme="minorHAnsi"/>
          <w:b/>
          <w:szCs w:val="20"/>
        </w:rPr>
      </w:pPr>
      <w:ins w:id="193" w:author="Prashant Mishra1 (Digital,ISC) (X-Deloitte)" w:date="2026-05-18T11:28:00Z">
        <w:r w:rsidRPr="00DF5794">
          <w:rPr>
            <w:rFonts w:cstheme="minorHAnsi"/>
            <w:szCs w:val="20"/>
          </w:rPr>
          <w:t>BGV shall have previous employment, address, education and criminal checks performed.</w:t>
        </w:r>
      </w:ins>
    </w:p>
    <w:p w14:paraId="303150BA" w14:textId="77777777" w:rsidR="00D879B2" w:rsidRPr="00DF5794" w:rsidRDefault="00D879B2" w:rsidP="00D879B2">
      <w:pPr>
        <w:pStyle w:val="ListParagraph"/>
        <w:numPr>
          <w:ilvl w:val="0"/>
          <w:numId w:val="35"/>
        </w:numPr>
        <w:adjustRightInd/>
        <w:snapToGrid/>
        <w:spacing w:before="0" w:after="160" w:line="259" w:lineRule="auto"/>
        <w:rPr>
          <w:ins w:id="194" w:author="Prashant Mishra1 (Digital,ISC) (X-Deloitte)" w:date="2026-05-18T11:28:00Z"/>
          <w:rFonts w:cstheme="minorHAnsi"/>
          <w:b/>
          <w:szCs w:val="20"/>
        </w:rPr>
      </w:pPr>
      <w:ins w:id="195" w:author="Prashant Mishra1 (Digital,ISC) (X-Deloitte)" w:date="2026-05-18T11:28:00Z">
        <w:r w:rsidRPr="00DF5794">
          <w:rPr>
            <w:rFonts w:cstheme="minorHAnsi"/>
            <w:b/>
            <w:szCs w:val="20"/>
          </w:rPr>
          <w:t>Employee Access Control-</w:t>
        </w:r>
        <w:r w:rsidRPr="00DF5794">
          <w:rPr>
            <w:rFonts w:cstheme="minorHAnsi"/>
            <w:szCs w:val="20"/>
          </w:rPr>
          <w:t xml:space="preserve"> </w:t>
        </w:r>
      </w:ins>
    </w:p>
    <w:p w14:paraId="6EF2C6DC" w14:textId="77777777" w:rsidR="00D879B2" w:rsidRPr="00DF5794" w:rsidRDefault="00D879B2" w:rsidP="00D879B2">
      <w:pPr>
        <w:pStyle w:val="ListParagraph"/>
        <w:numPr>
          <w:ilvl w:val="1"/>
          <w:numId w:val="35"/>
        </w:numPr>
        <w:adjustRightInd/>
        <w:snapToGrid/>
        <w:spacing w:before="0" w:after="160" w:line="259" w:lineRule="auto"/>
        <w:rPr>
          <w:ins w:id="196" w:author="Prashant Mishra1 (Digital,ISC) (X-Deloitte)" w:date="2026-05-18T11:28:00Z"/>
          <w:rFonts w:cstheme="minorHAnsi"/>
          <w:b/>
          <w:szCs w:val="20"/>
        </w:rPr>
      </w:pPr>
      <w:ins w:id="197" w:author="Prashant Mishra1 (Digital,ISC) (X-Deloitte)" w:date="2026-05-18T11:28:00Z">
        <w:r w:rsidRPr="00DF5794">
          <w:rPr>
            <w:rFonts w:cstheme="minorHAnsi"/>
            <w:szCs w:val="20"/>
          </w:rPr>
          <w:t>Access to confidential and personal data shall be granted solely to active employees.</w:t>
        </w:r>
      </w:ins>
    </w:p>
    <w:p w14:paraId="72C3D736" w14:textId="77777777" w:rsidR="00D879B2" w:rsidRPr="00DF5794" w:rsidRDefault="00D879B2" w:rsidP="00D879B2">
      <w:pPr>
        <w:pStyle w:val="ListParagraph"/>
        <w:numPr>
          <w:ilvl w:val="0"/>
          <w:numId w:val="35"/>
        </w:numPr>
        <w:adjustRightInd/>
        <w:snapToGrid/>
        <w:spacing w:before="0" w:after="160" w:line="259" w:lineRule="auto"/>
        <w:rPr>
          <w:ins w:id="198" w:author="Prashant Mishra1 (Digital,ISC) (X-Deloitte)" w:date="2026-05-18T11:28:00Z"/>
          <w:rFonts w:cstheme="minorHAnsi"/>
          <w:b/>
          <w:szCs w:val="20"/>
        </w:rPr>
      </w:pPr>
      <w:ins w:id="199" w:author="Prashant Mishra1 (Digital,ISC) (X-Deloitte)" w:date="2026-05-18T11:28:00Z">
        <w:r w:rsidRPr="00DF5794">
          <w:rPr>
            <w:rFonts w:cstheme="minorHAnsi"/>
            <w:b/>
            <w:szCs w:val="20"/>
          </w:rPr>
          <w:t xml:space="preserve">Security &amp; Privacy Trainings- </w:t>
        </w:r>
      </w:ins>
    </w:p>
    <w:p w14:paraId="5E242508" w14:textId="77777777" w:rsidR="00D879B2" w:rsidRPr="00DF5794" w:rsidRDefault="00D879B2" w:rsidP="00D879B2">
      <w:pPr>
        <w:pStyle w:val="ListParagraph"/>
        <w:numPr>
          <w:ilvl w:val="1"/>
          <w:numId w:val="35"/>
        </w:numPr>
        <w:adjustRightInd/>
        <w:snapToGrid/>
        <w:spacing w:before="0" w:after="160" w:line="259" w:lineRule="auto"/>
        <w:rPr>
          <w:ins w:id="200" w:author="Prashant Mishra1 (Digital,ISC) (X-Deloitte)" w:date="2026-05-18T11:28:00Z"/>
          <w:rFonts w:cstheme="minorHAnsi"/>
          <w:b/>
          <w:szCs w:val="20"/>
        </w:rPr>
      </w:pPr>
      <w:ins w:id="201" w:author="Prashant Mishra1 (Digital,ISC) (X-Deloitte)" w:date="2026-05-18T11:28:00Z">
        <w:r w:rsidRPr="00DF5794">
          <w:rPr>
            <w:rFonts w:cstheme="minorHAnsi"/>
            <w:szCs w:val="20"/>
          </w:rPr>
          <w:t xml:space="preserve">Employees shall receive comprehensive security and privacy training at least annually and certificate shall be provided upon successful completion of a subsequent assessment, ensuring consistent awareness of evolving industry practices. </w:t>
        </w:r>
      </w:ins>
    </w:p>
    <w:p w14:paraId="2BAD8BD5" w14:textId="77777777" w:rsidR="00D879B2" w:rsidRPr="00DF5794" w:rsidRDefault="00D879B2" w:rsidP="00D879B2">
      <w:pPr>
        <w:pStyle w:val="ListParagraph"/>
        <w:rPr>
          <w:ins w:id="202" w:author="Prashant Mishra1 (Digital,ISC) (X-Deloitte)" w:date="2026-05-18T11:28:00Z"/>
          <w:rFonts w:cstheme="minorHAnsi"/>
          <w:b/>
          <w:szCs w:val="20"/>
        </w:rPr>
      </w:pPr>
    </w:p>
    <w:p w14:paraId="3BDA41BF" w14:textId="77777777" w:rsidR="00D879B2" w:rsidRPr="00DF5794" w:rsidRDefault="00D879B2" w:rsidP="00D879B2">
      <w:pPr>
        <w:pStyle w:val="ListParagraph"/>
        <w:numPr>
          <w:ilvl w:val="0"/>
          <w:numId w:val="46"/>
        </w:numPr>
        <w:adjustRightInd/>
        <w:snapToGrid/>
        <w:spacing w:before="0" w:after="160" w:line="259" w:lineRule="auto"/>
        <w:rPr>
          <w:ins w:id="203" w:author="Prashant Mishra1 (Digital,ISC) (X-Deloitte)" w:date="2026-05-18T11:28:00Z"/>
          <w:rFonts w:cstheme="minorHAnsi"/>
          <w:b/>
          <w:szCs w:val="20"/>
          <w:u w:val="single"/>
        </w:rPr>
      </w:pPr>
      <w:ins w:id="204" w:author="Prashant Mishra1 (Digital,ISC) (X-Deloitte)" w:date="2026-05-18T11:28:00Z">
        <w:r w:rsidRPr="00DF5794">
          <w:rPr>
            <w:rFonts w:cstheme="minorHAnsi"/>
            <w:b/>
            <w:szCs w:val="20"/>
            <w:u w:val="single"/>
          </w:rPr>
          <w:t>TECHNICAL MEASURES (THIRD-PARTY SYSTEMS):</w:t>
        </w:r>
      </w:ins>
    </w:p>
    <w:p w14:paraId="3F190E49" w14:textId="77777777" w:rsidR="00D879B2" w:rsidRPr="00DF5794" w:rsidRDefault="00D879B2" w:rsidP="00D879B2">
      <w:pPr>
        <w:pStyle w:val="ListParagraph"/>
        <w:numPr>
          <w:ilvl w:val="0"/>
          <w:numId w:val="36"/>
        </w:numPr>
        <w:adjustRightInd/>
        <w:snapToGrid/>
        <w:spacing w:before="0" w:after="160" w:line="259" w:lineRule="auto"/>
        <w:rPr>
          <w:ins w:id="205" w:author="Prashant Mishra1 (Digital,ISC) (X-Deloitte)" w:date="2026-05-18T11:28:00Z"/>
          <w:rFonts w:cstheme="minorHAnsi"/>
          <w:b/>
          <w:szCs w:val="20"/>
        </w:rPr>
      </w:pPr>
      <w:ins w:id="206" w:author="Prashant Mishra1 (Digital,ISC) (X-Deloitte)" w:date="2026-05-18T11:28:00Z">
        <w:r w:rsidRPr="00DF5794">
          <w:rPr>
            <w:rFonts w:cstheme="minorHAnsi"/>
            <w:b/>
            <w:szCs w:val="20"/>
          </w:rPr>
          <w:lastRenderedPageBreak/>
          <w:t>Access Control Management-</w:t>
        </w:r>
        <w:r w:rsidRPr="00DF5794">
          <w:rPr>
            <w:rFonts w:cstheme="minorHAnsi"/>
            <w:szCs w:val="20"/>
          </w:rPr>
          <w:t xml:space="preserve"> The </w:t>
        </w:r>
        <w:r>
          <w:rPr>
            <w:rFonts w:cstheme="minorHAnsi"/>
            <w:szCs w:val="20"/>
          </w:rPr>
          <w:t>third-party</w:t>
        </w:r>
        <w:r w:rsidRPr="00DF5794">
          <w:rPr>
            <w:rFonts w:cstheme="minorHAnsi"/>
            <w:szCs w:val="20"/>
          </w:rPr>
          <w:t xml:space="preserve"> shall implement and maintain robust identity and access management system to ensure secure, authorized, and accountable access to systems and confidential data.</w:t>
        </w:r>
      </w:ins>
    </w:p>
    <w:p w14:paraId="3F45CE73" w14:textId="77777777" w:rsidR="00D879B2" w:rsidRPr="00DF5794" w:rsidRDefault="00D879B2" w:rsidP="00D879B2">
      <w:pPr>
        <w:pStyle w:val="ListParagraph"/>
        <w:numPr>
          <w:ilvl w:val="0"/>
          <w:numId w:val="37"/>
        </w:numPr>
        <w:adjustRightInd/>
        <w:snapToGrid/>
        <w:spacing w:before="0" w:after="160" w:line="259" w:lineRule="auto"/>
        <w:rPr>
          <w:ins w:id="207" w:author="Prashant Mishra1 (Digital,ISC) (X-Deloitte)" w:date="2026-05-18T11:28:00Z"/>
          <w:rFonts w:cstheme="minorHAnsi"/>
          <w:szCs w:val="20"/>
        </w:rPr>
      </w:pPr>
      <w:ins w:id="208" w:author="Prashant Mishra1 (Digital,ISC) (X-Deloitte)" w:date="2026-05-18T11:28:00Z">
        <w:r w:rsidRPr="00DF5794">
          <w:rPr>
            <w:rFonts w:cstheme="minorHAnsi"/>
            <w:b/>
            <w:szCs w:val="20"/>
          </w:rPr>
          <w:t xml:space="preserve">Unique ID- </w:t>
        </w:r>
        <w:r w:rsidRPr="00DF5794">
          <w:rPr>
            <w:rFonts w:cstheme="minorHAnsi"/>
            <w:szCs w:val="20"/>
          </w:rPr>
          <w:t xml:space="preserve">The </w:t>
        </w:r>
        <w:r>
          <w:rPr>
            <w:rFonts w:cstheme="minorHAnsi"/>
            <w:szCs w:val="20"/>
          </w:rPr>
          <w:t>third-party</w:t>
        </w:r>
        <w:r w:rsidRPr="00DF5794">
          <w:rPr>
            <w:rFonts w:cstheme="minorHAnsi"/>
            <w:szCs w:val="20"/>
          </w:rPr>
          <w:t xml:space="preserve"> shall assign and maintain a unique identifier for each user to ensure traceability and accountability in all access control processes.</w:t>
        </w:r>
      </w:ins>
    </w:p>
    <w:p w14:paraId="740DFA00" w14:textId="77777777" w:rsidR="00D879B2" w:rsidRPr="00DF5794" w:rsidRDefault="00D879B2" w:rsidP="00D879B2">
      <w:pPr>
        <w:pStyle w:val="ListParagraph"/>
        <w:numPr>
          <w:ilvl w:val="0"/>
          <w:numId w:val="37"/>
        </w:numPr>
        <w:adjustRightInd/>
        <w:snapToGrid/>
        <w:spacing w:before="0" w:after="160" w:line="259" w:lineRule="auto"/>
        <w:rPr>
          <w:ins w:id="209" w:author="Prashant Mishra1 (Digital,ISC) (X-Deloitte)" w:date="2026-05-18T11:28:00Z"/>
          <w:rFonts w:cstheme="minorHAnsi"/>
          <w:szCs w:val="20"/>
        </w:rPr>
      </w:pPr>
      <w:ins w:id="210" w:author="Prashant Mishra1 (Digital,ISC) (X-Deloitte)" w:date="2026-05-18T11:28:00Z">
        <w:r w:rsidRPr="00DF5794">
          <w:rPr>
            <w:rFonts w:cstheme="minorHAnsi"/>
            <w:b/>
            <w:szCs w:val="20"/>
          </w:rPr>
          <w:t xml:space="preserve">Role-Based Access Control (RBAC)- </w:t>
        </w:r>
        <w:r w:rsidRPr="00DF5794">
          <w:rPr>
            <w:rFonts w:cstheme="minorHAnsi"/>
            <w:szCs w:val="20"/>
          </w:rPr>
          <w:t xml:space="preserve">The </w:t>
        </w:r>
        <w:r>
          <w:rPr>
            <w:rFonts w:cstheme="minorHAnsi"/>
            <w:szCs w:val="20"/>
          </w:rPr>
          <w:t>third-party</w:t>
        </w:r>
        <w:r w:rsidRPr="00DF5794">
          <w:rPr>
            <w:rFonts w:cstheme="minorHAnsi"/>
            <w:szCs w:val="20"/>
          </w:rPr>
          <w:t xml:space="preserve"> shall implement Role-Based Access Control (RBAC) to enforce the principle of least privilege, ensuring that users can only access information necessary for their assigned roles.</w:t>
        </w:r>
      </w:ins>
    </w:p>
    <w:p w14:paraId="573CC53D" w14:textId="77777777" w:rsidR="00D879B2" w:rsidRPr="00DF5794" w:rsidRDefault="00D879B2" w:rsidP="00D879B2">
      <w:pPr>
        <w:pStyle w:val="ListParagraph"/>
        <w:numPr>
          <w:ilvl w:val="0"/>
          <w:numId w:val="37"/>
        </w:numPr>
        <w:adjustRightInd/>
        <w:snapToGrid/>
        <w:spacing w:before="0" w:after="160" w:line="259" w:lineRule="auto"/>
        <w:rPr>
          <w:ins w:id="211" w:author="Prashant Mishra1 (Digital,ISC) (X-Deloitte)" w:date="2026-05-18T11:28:00Z"/>
          <w:rFonts w:cstheme="minorHAnsi"/>
          <w:b/>
          <w:szCs w:val="20"/>
        </w:rPr>
      </w:pPr>
      <w:ins w:id="212" w:author="Prashant Mishra1 (Digital,ISC) (X-Deloitte)" w:date="2026-05-18T11:28:00Z">
        <w:r w:rsidRPr="00DF5794">
          <w:rPr>
            <w:rFonts w:cstheme="minorHAnsi"/>
            <w:b/>
            <w:szCs w:val="20"/>
          </w:rPr>
          <w:t xml:space="preserve">Reconciliation- </w:t>
        </w:r>
        <w:r w:rsidRPr="00DF5794">
          <w:rPr>
            <w:rFonts w:cstheme="minorHAnsi"/>
            <w:szCs w:val="20"/>
          </w:rPr>
          <w:t xml:space="preserve">The </w:t>
        </w:r>
        <w:r>
          <w:rPr>
            <w:rFonts w:cstheme="minorHAnsi"/>
            <w:szCs w:val="20"/>
          </w:rPr>
          <w:t>third-party</w:t>
        </w:r>
        <w:r w:rsidRPr="00DF5794">
          <w:rPr>
            <w:rFonts w:cstheme="minorHAnsi"/>
            <w:szCs w:val="20"/>
          </w:rPr>
          <w:t xml:space="preserve"> shall perform monthly access reconciliation of user access rights to ensure alignment with approved roles and responsibilities, promptly addressing any discrepancies identified.</w:t>
        </w:r>
      </w:ins>
    </w:p>
    <w:p w14:paraId="51679D16" w14:textId="77777777" w:rsidR="00D879B2" w:rsidRPr="00DF5794" w:rsidRDefault="00D879B2" w:rsidP="00D879B2">
      <w:pPr>
        <w:pStyle w:val="ListParagraph"/>
        <w:numPr>
          <w:ilvl w:val="0"/>
          <w:numId w:val="37"/>
        </w:numPr>
        <w:adjustRightInd/>
        <w:snapToGrid/>
        <w:spacing w:before="0" w:after="160" w:line="259" w:lineRule="auto"/>
        <w:rPr>
          <w:ins w:id="213" w:author="Prashant Mishra1 (Digital,ISC) (X-Deloitte)" w:date="2026-05-18T11:28:00Z"/>
          <w:rFonts w:cstheme="minorHAnsi"/>
          <w:szCs w:val="20"/>
        </w:rPr>
      </w:pPr>
      <w:ins w:id="214" w:author="Prashant Mishra1 (Digital,ISC) (X-Deloitte)" w:date="2026-05-18T11:28:00Z">
        <w:r w:rsidRPr="00DF5794">
          <w:rPr>
            <w:rFonts w:cstheme="minorHAnsi"/>
            <w:b/>
            <w:szCs w:val="20"/>
          </w:rPr>
          <w:t xml:space="preserve">Private Accounts- </w:t>
        </w:r>
        <w:r w:rsidRPr="00DF5794">
          <w:rPr>
            <w:rFonts w:cstheme="minorHAnsi"/>
            <w:szCs w:val="20"/>
          </w:rPr>
          <w:t xml:space="preserve">The </w:t>
        </w:r>
        <w:r>
          <w:rPr>
            <w:rFonts w:cstheme="minorHAnsi"/>
            <w:szCs w:val="20"/>
          </w:rPr>
          <w:t>third-party</w:t>
        </w:r>
        <w:r w:rsidRPr="00DF5794">
          <w:rPr>
            <w:rFonts w:cstheme="minorHAnsi"/>
            <w:szCs w:val="20"/>
          </w:rPr>
          <w:t xml:space="preserve"> shall prohibit the creation and usage of shared or generic accounts for system access, ensuring all user accounts are individually assigned and monitored.</w:t>
        </w:r>
      </w:ins>
    </w:p>
    <w:p w14:paraId="0F022C5D" w14:textId="77777777" w:rsidR="00D879B2" w:rsidRPr="00DF5794" w:rsidRDefault="00D879B2" w:rsidP="00D879B2">
      <w:pPr>
        <w:pStyle w:val="ListParagraph"/>
        <w:numPr>
          <w:ilvl w:val="0"/>
          <w:numId w:val="37"/>
        </w:numPr>
        <w:adjustRightInd/>
        <w:snapToGrid/>
        <w:spacing w:before="0" w:after="160" w:line="259" w:lineRule="auto"/>
        <w:rPr>
          <w:ins w:id="215" w:author="Prashant Mishra1 (Digital,ISC) (X-Deloitte)" w:date="2026-05-18T11:28:00Z"/>
          <w:rFonts w:cstheme="minorHAnsi"/>
          <w:szCs w:val="20"/>
        </w:rPr>
      </w:pPr>
      <w:ins w:id="216" w:author="Prashant Mishra1 (Digital,ISC) (X-Deloitte)" w:date="2026-05-18T11:28:00Z">
        <w:r w:rsidRPr="00DF5794">
          <w:rPr>
            <w:rFonts w:cstheme="minorHAnsi"/>
            <w:b/>
            <w:szCs w:val="20"/>
          </w:rPr>
          <w:t xml:space="preserve">Multi-Factor Authentication (MFA)- </w:t>
        </w:r>
        <w:r w:rsidRPr="00DF5794">
          <w:rPr>
            <w:rFonts w:cstheme="minorHAnsi"/>
            <w:szCs w:val="20"/>
          </w:rPr>
          <w:t xml:space="preserve">The </w:t>
        </w:r>
        <w:r>
          <w:rPr>
            <w:rFonts w:cstheme="minorHAnsi"/>
            <w:szCs w:val="20"/>
          </w:rPr>
          <w:t>third-party</w:t>
        </w:r>
        <w:r w:rsidRPr="00DF5794">
          <w:rPr>
            <w:rFonts w:cstheme="minorHAnsi"/>
            <w:szCs w:val="20"/>
          </w:rPr>
          <w:t xml:space="preserve"> shall enforce Multi-Factor Authentication (MFA) for all critical systems and applications, requiring multiple forms of verification before granting access.</w:t>
        </w:r>
      </w:ins>
    </w:p>
    <w:p w14:paraId="616C9751" w14:textId="77777777" w:rsidR="00D879B2" w:rsidRPr="00DF5794" w:rsidRDefault="00D879B2" w:rsidP="00D879B2">
      <w:pPr>
        <w:pStyle w:val="ListParagraph"/>
        <w:numPr>
          <w:ilvl w:val="0"/>
          <w:numId w:val="37"/>
        </w:numPr>
        <w:adjustRightInd/>
        <w:snapToGrid/>
        <w:spacing w:before="0" w:after="160" w:line="259" w:lineRule="auto"/>
        <w:rPr>
          <w:ins w:id="217" w:author="Prashant Mishra1 (Digital,ISC) (X-Deloitte)" w:date="2026-05-18T11:28:00Z"/>
          <w:rFonts w:cstheme="minorHAnsi"/>
          <w:b/>
          <w:szCs w:val="20"/>
        </w:rPr>
      </w:pPr>
      <w:ins w:id="218" w:author="Prashant Mishra1 (Digital,ISC) (X-Deloitte)" w:date="2026-05-18T11:28:00Z">
        <w:r w:rsidRPr="00DF5794">
          <w:rPr>
            <w:rFonts w:cstheme="minorHAnsi"/>
            <w:b/>
            <w:szCs w:val="20"/>
          </w:rPr>
          <w:t xml:space="preserve">Access De-provisioning- </w:t>
        </w:r>
        <w:r w:rsidRPr="00DF5794">
          <w:rPr>
            <w:rFonts w:cstheme="minorHAnsi"/>
            <w:szCs w:val="20"/>
          </w:rPr>
          <w:t xml:space="preserve">The </w:t>
        </w:r>
        <w:r>
          <w:rPr>
            <w:rFonts w:cstheme="minorHAnsi"/>
            <w:szCs w:val="20"/>
          </w:rPr>
          <w:t>third-party</w:t>
        </w:r>
        <w:r w:rsidRPr="00DF5794">
          <w:rPr>
            <w:rFonts w:cstheme="minorHAnsi"/>
            <w:szCs w:val="20"/>
          </w:rPr>
          <w:t xml:space="preserve"> shall revoke access within 24 hours of employees, contractors, and vendors personnel exit or immediately in case of termination. </w:t>
        </w:r>
      </w:ins>
    </w:p>
    <w:p w14:paraId="1DF5ECB9" w14:textId="77777777" w:rsidR="00D879B2" w:rsidRPr="00DF5794" w:rsidRDefault="00D879B2" w:rsidP="00D879B2">
      <w:pPr>
        <w:pStyle w:val="ListParagraph"/>
        <w:numPr>
          <w:ilvl w:val="0"/>
          <w:numId w:val="37"/>
        </w:numPr>
        <w:adjustRightInd/>
        <w:snapToGrid/>
        <w:spacing w:before="0" w:after="160" w:line="259" w:lineRule="auto"/>
        <w:rPr>
          <w:ins w:id="219" w:author="Prashant Mishra1 (Digital,ISC) (X-Deloitte)" w:date="2026-05-18T11:28:00Z"/>
          <w:rFonts w:cstheme="minorHAnsi"/>
          <w:b/>
          <w:szCs w:val="20"/>
        </w:rPr>
      </w:pPr>
      <w:ins w:id="220" w:author="Prashant Mishra1 (Digital,ISC) (X-Deloitte)" w:date="2026-05-18T11:28:00Z">
        <w:r w:rsidRPr="00DF5794">
          <w:rPr>
            <w:rFonts w:cstheme="minorHAnsi"/>
            <w:b/>
            <w:szCs w:val="20"/>
          </w:rPr>
          <w:t xml:space="preserve">Privilege Accounts- </w:t>
        </w:r>
        <w:r w:rsidRPr="00DF5794">
          <w:rPr>
            <w:rFonts w:cstheme="minorHAnsi"/>
            <w:bCs/>
            <w:szCs w:val="20"/>
          </w:rPr>
          <w:t xml:space="preserve">The </w:t>
        </w:r>
        <w:r>
          <w:rPr>
            <w:rFonts w:cstheme="minorHAnsi"/>
            <w:bCs/>
            <w:szCs w:val="20"/>
          </w:rPr>
          <w:t>third-party</w:t>
        </w:r>
        <w:r w:rsidRPr="00DF5794">
          <w:rPr>
            <w:rFonts w:cstheme="minorHAnsi"/>
            <w:bCs/>
            <w:szCs w:val="20"/>
          </w:rPr>
          <w:t xml:space="preserve"> shall implement a privilege management solution, </w:t>
        </w:r>
        <w:r w:rsidRPr="00DF5794">
          <w:rPr>
            <w:szCs w:val="20"/>
          </w:rPr>
          <w:t xml:space="preserve">enforcing stringent controls on Privileged Accounts and ensuring access is restricted to authorized personnel based on the principle of least privilege. </w:t>
        </w:r>
        <w:r w:rsidRPr="00DF5794">
          <w:rPr>
            <w:rFonts w:cstheme="minorHAnsi"/>
            <w:szCs w:val="20"/>
          </w:rPr>
          <w:t>These Accounts shall:</w:t>
        </w:r>
      </w:ins>
    </w:p>
    <w:p w14:paraId="7E873711" w14:textId="77777777" w:rsidR="00D879B2" w:rsidRPr="00DF5794" w:rsidRDefault="00D879B2" w:rsidP="00D879B2">
      <w:pPr>
        <w:pStyle w:val="ListParagraph"/>
        <w:numPr>
          <w:ilvl w:val="0"/>
          <w:numId w:val="45"/>
        </w:numPr>
        <w:adjustRightInd/>
        <w:snapToGrid/>
        <w:spacing w:before="0" w:after="160" w:line="259" w:lineRule="auto"/>
        <w:rPr>
          <w:ins w:id="221" w:author="Prashant Mishra1 (Digital,ISC) (X-Deloitte)" w:date="2026-05-18T11:28:00Z"/>
          <w:rFonts w:cstheme="minorHAnsi"/>
          <w:szCs w:val="20"/>
        </w:rPr>
      </w:pPr>
      <w:ins w:id="222" w:author="Prashant Mishra1 (Digital,ISC) (X-Deloitte)" w:date="2026-05-18T11:28:00Z">
        <w:r w:rsidRPr="00DF5794">
          <w:rPr>
            <w:szCs w:val="20"/>
          </w:rPr>
          <w:t>be segregated from their business ID</w:t>
        </w:r>
      </w:ins>
    </w:p>
    <w:p w14:paraId="24587A6B" w14:textId="77777777" w:rsidR="00D879B2" w:rsidRPr="00DF5794" w:rsidRDefault="00D879B2" w:rsidP="00D879B2">
      <w:pPr>
        <w:pStyle w:val="ListParagraph"/>
        <w:numPr>
          <w:ilvl w:val="0"/>
          <w:numId w:val="45"/>
        </w:numPr>
        <w:adjustRightInd/>
        <w:snapToGrid/>
        <w:spacing w:before="0" w:after="160" w:line="259" w:lineRule="auto"/>
        <w:rPr>
          <w:ins w:id="223" w:author="Prashant Mishra1 (Digital,ISC) (X-Deloitte)" w:date="2026-05-18T11:28:00Z"/>
          <w:rFonts w:cstheme="minorHAnsi"/>
          <w:szCs w:val="20"/>
        </w:rPr>
      </w:pPr>
      <w:ins w:id="224" w:author="Prashant Mishra1 (Digital,ISC) (X-Deloitte)" w:date="2026-05-18T11:28:00Z">
        <w:r w:rsidRPr="00DF5794">
          <w:rPr>
            <w:rFonts w:cstheme="minorHAnsi"/>
            <w:szCs w:val="20"/>
          </w:rPr>
          <w:t>be protected with MFA</w:t>
        </w:r>
      </w:ins>
    </w:p>
    <w:p w14:paraId="715D1C6E" w14:textId="77777777" w:rsidR="00D879B2" w:rsidRPr="00DF5794" w:rsidRDefault="00D879B2" w:rsidP="00D879B2">
      <w:pPr>
        <w:pStyle w:val="ListParagraph"/>
        <w:numPr>
          <w:ilvl w:val="0"/>
          <w:numId w:val="45"/>
        </w:numPr>
        <w:adjustRightInd/>
        <w:snapToGrid/>
        <w:spacing w:before="0" w:after="160" w:line="259" w:lineRule="auto"/>
        <w:rPr>
          <w:ins w:id="225" w:author="Prashant Mishra1 (Digital,ISC) (X-Deloitte)" w:date="2026-05-18T11:28:00Z"/>
          <w:rFonts w:cstheme="minorHAnsi"/>
          <w:szCs w:val="20"/>
        </w:rPr>
      </w:pPr>
      <w:ins w:id="226" w:author="Prashant Mishra1 (Digital,ISC) (X-Deloitte)" w:date="2026-05-18T11:28:00Z">
        <w:r w:rsidRPr="00DF5794">
          <w:rPr>
            <w:rFonts w:cstheme="minorHAnsi"/>
            <w:szCs w:val="20"/>
          </w:rPr>
          <w:t xml:space="preserve">have </w:t>
        </w:r>
        <w:r w:rsidRPr="00DF5794">
          <w:rPr>
            <w:szCs w:val="20"/>
          </w:rPr>
          <w:t>just in time access with session recording and log retention</w:t>
        </w:r>
      </w:ins>
    </w:p>
    <w:p w14:paraId="1C18A5B1" w14:textId="77777777" w:rsidR="00D879B2" w:rsidRPr="00DF5794" w:rsidRDefault="00D879B2" w:rsidP="00D879B2">
      <w:pPr>
        <w:pStyle w:val="ListParagraph"/>
        <w:numPr>
          <w:ilvl w:val="0"/>
          <w:numId w:val="45"/>
        </w:numPr>
        <w:adjustRightInd/>
        <w:snapToGrid/>
        <w:spacing w:before="0" w:after="160" w:line="259" w:lineRule="auto"/>
        <w:rPr>
          <w:ins w:id="227" w:author="Prashant Mishra1 (Digital,ISC) (X-Deloitte)" w:date="2026-05-18T11:28:00Z"/>
          <w:rFonts w:cstheme="minorHAnsi"/>
          <w:szCs w:val="20"/>
        </w:rPr>
      </w:pPr>
      <w:ins w:id="228" w:author="Prashant Mishra1 (Digital,ISC) (X-Deloitte)" w:date="2026-05-18T11:28:00Z">
        <w:r w:rsidRPr="00DF5794">
          <w:rPr>
            <w:rFonts w:cstheme="minorHAnsi"/>
            <w:szCs w:val="20"/>
          </w:rPr>
          <w:t>be continuously monitored</w:t>
        </w:r>
      </w:ins>
    </w:p>
    <w:p w14:paraId="78994958" w14:textId="77777777" w:rsidR="00D879B2" w:rsidRPr="00DF5794" w:rsidRDefault="00D879B2" w:rsidP="00D879B2">
      <w:pPr>
        <w:pStyle w:val="ListParagraph"/>
        <w:numPr>
          <w:ilvl w:val="0"/>
          <w:numId w:val="36"/>
        </w:numPr>
        <w:adjustRightInd/>
        <w:snapToGrid/>
        <w:spacing w:before="0" w:after="160" w:line="259" w:lineRule="auto"/>
        <w:rPr>
          <w:ins w:id="229" w:author="Prashant Mishra1 (Digital,ISC) (X-Deloitte)" w:date="2026-05-18T11:28:00Z"/>
          <w:rFonts w:cstheme="minorHAnsi"/>
          <w:b/>
          <w:szCs w:val="20"/>
        </w:rPr>
      </w:pPr>
      <w:ins w:id="230" w:author="Prashant Mishra1 (Digital,ISC) (X-Deloitte)" w:date="2026-05-18T11:28:00Z">
        <w:r w:rsidRPr="00DF5794">
          <w:rPr>
            <w:rFonts w:cstheme="minorHAnsi"/>
            <w:b/>
            <w:szCs w:val="20"/>
          </w:rPr>
          <w:t>Hardening-</w:t>
        </w:r>
        <w:r w:rsidRPr="00DF5794">
          <w:rPr>
            <w:rFonts w:cstheme="minorHAnsi"/>
            <w:szCs w:val="20"/>
          </w:rPr>
          <w:t xml:space="preserve"> The </w:t>
        </w:r>
        <w:r>
          <w:rPr>
            <w:rFonts w:cstheme="minorHAnsi"/>
            <w:szCs w:val="20"/>
          </w:rPr>
          <w:t>third-party</w:t>
        </w:r>
        <w:r w:rsidRPr="00DF5794">
          <w:rPr>
            <w:rFonts w:cstheme="minorHAnsi"/>
            <w:szCs w:val="20"/>
          </w:rPr>
          <w:t xml:space="preserve"> shall implement and maintain rigorous hardening protocols across all infrastructure components, ensuring the minimization of vulnerabilities and the fortification of defenses against potential exploitation.</w:t>
        </w:r>
      </w:ins>
    </w:p>
    <w:p w14:paraId="2B9FB134" w14:textId="77777777" w:rsidR="00D879B2" w:rsidRPr="00DF5794" w:rsidRDefault="00D879B2" w:rsidP="00D879B2">
      <w:pPr>
        <w:pStyle w:val="ListParagraph"/>
        <w:numPr>
          <w:ilvl w:val="0"/>
          <w:numId w:val="38"/>
        </w:numPr>
        <w:adjustRightInd/>
        <w:snapToGrid/>
        <w:spacing w:before="0" w:after="160" w:line="259" w:lineRule="auto"/>
        <w:rPr>
          <w:ins w:id="231" w:author="Prashant Mishra1 (Digital,ISC) (X-Deloitte)" w:date="2026-05-18T11:28:00Z"/>
          <w:rFonts w:cstheme="minorHAnsi"/>
          <w:szCs w:val="20"/>
        </w:rPr>
      </w:pPr>
      <w:ins w:id="232" w:author="Prashant Mishra1 (Digital,ISC) (X-Deloitte)" w:date="2026-05-18T11:28:00Z">
        <w:r w:rsidRPr="00DF5794">
          <w:rPr>
            <w:rFonts w:cstheme="minorHAnsi"/>
            <w:b/>
            <w:szCs w:val="20"/>
          </w:rPr>
          <w:t xml:space="preserve">Network- </w:t>
        </w:r>
        <w:r w:rsidRPr="00DF5794">
          <w:rPr>
            <w:rFonts w:cstheme="minorHAnsi"/>
            <w:szCs w:val="20"/>
          </w:rPr>
          <w:t xml:space="preserve">The </w:t>
        </w:r>
        <w:r>
          <w:rPr>
            <w:rFonts w:cstheme="minorHAnsi"/>
            <w:szCs w:val="20"/>
          </w:rPr>
          <w:t>third-party</w:t>
        </w:r>
        <w:r w:rsidRPr="00DF5794">
          <w:rPr>
            <w:rFonts w:cstheme="minorHAnsi"/>
            <w:szCs w:val="20"/>
          </w:rPr>
          <w:t xml:space="preserve"> shall deploy hardened network equipment based on latest CIS benchmarks or equivalent hardening standards.</w:t>
        </w:r>
      </w:ins>
    </w:p>
    <w:p w14:paraId="285DD1AA" w14:textId="77777777" w:rsidR="00D879B2" w:rsidRPr="00DF5794" w:rsidRDefault="00D879B2" w:rsidP="00D879B2">
      <w:pPr>
        <w:pStyle w:val="ListParagraph"/>
        <w:numPr>
          <w:ilvl w:val="0"/>
          <w:numId w:val="38"/>
        </w:numPr>
        <w:adjustRightInd/>
        <w:snapToGrid/>
        <w:spacing w:before="0" w:after="160" w:line="259" w:lineRule="auto"/>
        <w:rPr>
          <w:ins w:id="233" w:author="Prashant Mishra1 (Digital,ISC) (X-Deloitte)" w:date="2026-05-18T11:28:00Z"/>
          <w:rFonts w:cstheme="minorHAnsi"/>
          <w:szCs w:val="20"/>
        </w:rPr>
      </w:pPr>
      <w:ins w:id="234" w:author="Prashant Mishra1 (Digital,ISC) (X-Deloitte)" w:date="2026-05-18T11:28:00Z">
        <w:r w:rsidRPr="00DF5794">
          <w:rPr>
            <w:rFonts w:cstheme="minorHAnsi"/>
            <w:b/>
            <w:szCs w:val="20"/>
          </w:rPr>
          <w:t xml:space="preserve">Compute- </w:t>
        </w:r>
        <w:r w:rsidRPr="00DF5794">
          <w:rPr>
            <w:rFonts w:cstheme="minorHAnsi"/>
            <w:szCs w:val="20"/>
          </w:rPr>
          <w:t xml:space="preserve">The </w:t>
        </w:r>
        <w:r>
          <w:rPr>
            <w:rFonts w:cstheme="minorHAnsi"/>
            <w:szCs w:val="20"/>
          </w:rPr>
          <w:t>third-party</w:t>
        </w:r>
        <w:r w:rsidRPr="00DF5794">
          <w:rPr>
            <w:rFonts w:cstheme="minorHAnsi"/>
            <w:szCs w:val="20"/>
          </w:rPr>
          <w:t xml:space="preserve"> shall deploy hardened server, workstation equipment based on latest CIS benchmarks or equivalent hardening standards.</w:t>
        </w:r>
      </w:ins>
    </w:p>
    <w:p w14:paraId="32411BF5" w14:textId="77777777" w:rsidR="00D879B2" w:rsidRPr="00DF5794" w:rsidRDefault="00D879B2" w:rsidP="00D879B2">
      <w:pPr>
        <w:pStyle w:val="ListParagraph"/>
        <w:numPr>
          <w:ilvl w:val="0"/>
          <w:numId w:val="36"/>
        </w:numPr>
        <w:adjustRightInd/>
        <w:snapToGrid/>
        <w:spacing w:before="100" w:beforeAutospacing="1" w:after="100" w:afterAutospacing="1"/>
        <w:rPr>
          <w:ins w:id="235" w:author="Prashant Mishra1 (Digital,ISC) (X-Deloitte)" w:date="2026-05-18T11:28:00Z"/>
          <w:rFonts w:eastAsia="Times New Roman" w:cstheme="minorHAnsi"/>
          <w:szCs w:val="20"/>
        </w:rPr>
      </w:pPr>
      <w:ins w:id="236" w:author="Prashant Mishra1 (Digital,ISC) (X-Deloitte)" w:date="2026-05-18T11:28:00Z">
        <w:r w:rsidRPr="00DF5794">
          <w:rPr>
            <w:rFonts w:eastAsia="Times New Roman" w:cstheme="minorHAnsi"/>
            <w:b/>
            <w:szCs w:val="20"/>
          </w:rPr>
          <w:t>Virtual Private Network-</w:t>
        </w:r>
        <w:r w:rsidRPr="00DF5794">
          <w:rPr>
            <w:rFonts w:eastAsia="Times New Roman" w:cstheme="minorHAnsi"/>
            <w:szCs w:val="20"/>
          </w:rPr>
          <w:t xml:space="preserve"> The </w:t>
        </w:r>
        <w:r>
          <w:rPr>
            <w:rFonts w:eastAsia="Times New Roman" w:cstheme="minorHAnsi"/>
            <w:szCs w:val="20"/>
          </w:rPr>
          <w:t>third-party</w:t>
        </w:r>
        <w:r w:rsidRPr="00DF5794">
          <w:rPr>
            <w:rFonts w:eastAsia="Times New Roman" w:cstheme="minorHAnsi"/>
            <w:szCs w:val="20"/>
          </w:rPr>
          <w:t xml:space="preserve"> shall implement and maintain secure Virtual Private Network (VPN) access controls.</w:t>
        </w:r>
      </w:ins>
    </w:p>
    <w:p w14:paraId="06DA5E7F" w14:textId="77777777" w:rsidR="00D879B2" w:rsidRPr="00DF5794" w:rsidRDefault="00D879B2" w:rsidP="00D879B2">
      <w:pPr>
        <w:pStyle w:val="ListParagraph"/>
        <w:numPr>
          <w:ilvl w:val="1"/>
          <w:numId w:val="36"/>
        </w:numPr>
        <w:adjustRightInd/>
        <w:snapToGrid/>
        <w:spacing w:before="100" w:beforeAutospacing="1" w:after="100" w:afterAutospacing="1"/>
        <w:rPr>
          <w:ins w:id="237" w:author="Prashant Mishra1 (Digital,ISC) (X-Deloitte)" w:date="2026-05-18T11:28:00Z"/>
          <w:rFonts w:eastAsia="Times New Roman" w:cstheme="minorHAnsi"/>
          <w:szCs w:val="20"/>
        </w:rPr>
      </w:pPr>
      <w:ins w:id="238" w:author="Prashant Mishra1 (Digital,ISC) (X-Deloitte)" w:date="2026-05-18T11:28:00Z">
        <w:r w:rsidRPr="00DF5794">
          <w:rPr>
            <w:rFonts w:eastAsia="Times New Roman" w:cstheme="minorHAnsi"/>
            <w:b/>
            <w:bCs/>
            <w:szCs w:val="20"/>
          </w:rPr>
          <w:t>Encryption</w:t>
        </w:r>
        <w:r w:rsidRPr="00DF5794">
          <w:rPr>
            <w:rFonts w:eastAsia="Times New Roman" w:cstheme="minorHAnsi"/>
            <w:szCs w:val="20"/>
          </w:rPr>
          <w:t xml:space="preserve"> – Algorithm AES 256-Bit or higher with RSA shall be used.</w:t>
        </w:r>
      </w:ins>
    </w:p>
    <w:p w14:paraId="0267F579" w14:textId="77777777" w:rsidR="00D879B2" w:rsidRPr="00DF5794" w:rsidRDefault="00D879B2" w:rsidP="00D879B2">
      <w:pPr>
        <w:pStyle w:val="ListParagraph"/>
        <w:numPr>
          <w:ilvl w:val="1"/>
          <w:numId w:val="36"/>
        </w:numPr>
        <w:adjustRightInd/>
        <w:snapToGrid/>
        <w:spacing w:before="100" w:beforeAutospacing="1" w:after="100" w:afterAutospacing="1"/>
        <w:rPr>
          <w:ins w:id="239" w:author="Prashant Mishra1 (Digital,ISC) (X-Deloitte)" w:date="2026-05-18T11:28:00Z"/>
          <w:rFonts w:eastAsia="Times New Roman" w:cstheme="minorHAnsi"/>
          <w:szCs w:val="20"/>
        </w:rPr>
      </w:pPr>
      <w:ins w:id="240" w:author="Prashant Mishra1 (Digital,ISC) (X-Deloitte)" w:date="2026-05-18T11:28:00Z">
        <w:r w:rsidRPr="00DF5794">
          <w:rPr>
            <w:rFonts w:eastAsia="Times New Roman" w:cstheme="minorHAnsi"/>
            <w:b/>
            <w:bCs/>
            <w:szCs w:val="20"/>
          </w:rPr>
          <w:t xml:space="preserve">Device Posture- </w:t>
        </w:r>
        <w:r w:rsidRPr="00DF5794">
          <w:rPr>
            <w:rFonts w:eastAsia="Times New Roman" w:cstheme="minorHAnsi"/>
            <w:szCs w:val="20"/>
          </w:rPr>
          <w:t xml:space="preserve">The </w:t>
        </w:r>
        <w:r>
          <w:rPr>
            <w:rFonts w:eastAsia="Times New Roman" w:cstheme="minorHAnsi"/>
            <w:szCs w:val="20"/>
          </w:rPr>
          <w:t>third-party</w:t>
        </w:r>
        <w:r w:rsidRPr="00DF5794">
          <w:rPr>
            <w:rFonts w:eastAsia="Times New Roman" w:cstheme="minorHAnsi"/>
            <w:szCs w:val="20"/>
          </w:rPr>
          <w:t xml:space="preserve"> shall enforce stringent device posture validation prior to establishing VPN connection including, but not limited to, domain join system, anti-malware solution, latest patches.</w:t>
        </w:r>
      </w:ins>
    </w:p>
    <w:p w14:paraId="6940D36F" w14:textId="77777777" w:rsidR="00D879B2" w:rsidRPr="00DF5794" w:rsidRDefault="00D879B2" w:rsidP="00D879B2">
      <w:pPr>
        <w:pStyle w:val="ListParagraph"/>
        <w:numPr>
          <w:ilvl w:val="1"/>
          <w:numId w:val="36"/>
        </w:numPr>
        <w:adjustRightInd/>
        <w:snapToGrid/>
        <w:spacing w:before="100" w:beforeAutospacing="1" w:after="100" w:afterAutospacing="1"/>
        <w:rPr>
          <w:ins w:id="241" w:author="Prashant Mishra1 (Digital,ISC) (X-Deloitte)" w:date="2026-05-18T11:28:00Z"/>
          <w:rFonts w:eastAsia="Times New Roman" w:cstheme="minorHAnsi"/>
          <w:szCs w:val="20"/>
        </w:rPr>
      </w:pPr>
      <w:ins w:id="242" w:author="Prashant Mishra1 (Digital,ISC) (X-Deloitte)" w:date="2026-05-18T11:28:00Z">
        <w:r w:rsidRPr="00DF5794">
          <w:rPr>
            <w:rFonts w:eastAsia="Times New Roman" w:cstheme="minorHAnsi"/>
            <w:b/>
            <w:bCs/>
            <w:szCs w:val="20"/>
          </w:rPr>
          <w:t xml:space="preserve">Multi-Factor Authentication (MFA)- </w:t>
        </w:r>
        <w:r w:rsidRPr="00DF5794">
          <w:rPr>
            <w:rFonts w:eastAsia="Times New Roman" w:cstheme="minorHAnsi"/>
            <w:szCs w:val="20"/>
          </w:rPr>
          <w:t xml:space="preserve">The </w:t>
        </w:r>
        <w:r>
          <w:rPr>
            <w:rFonts w:eastAsia="Times New Roman" w:cstheme="minorHAnsi"/>
            <w:szCs w:val="20"/>
          </w:rPr>
          <w:t>third-party</w:t>
        </w:r>
        <w:r w:rsidRPr="00DF5794">
          <w:rPr>
            <w:rFonts w:eastAsia="Times New Roman" w:cstheme="minorHAnsi"/>
            <w:szCs w:val="20"/>
          </w:rPr>
          <w:t xml:space="preserve"> shall mandate the use of Multi-Factor Authentication (MFA) for all VPN access attempts.</w:t>
        </w:r>
      </w:ins>
    </w:p>
    <w:p w14:paraId="76FC372B" w14:textId="77777777" w:rsidR="00D879B2" w:rsidRPr="00DF5794" w:rsidRDefault="00D879B2" w:rsidP="00D879B2">
      <w:pPr>
        <w:pStyle w:val="ListParagraph"/>
        <w:numPr>
          <w:ilvl w:val="0"/>
          <w:numId w:val="36"/>
        </w:numPr>
        <w:adjustRightInd/>
        <w:snapToGrid/>
        <w:spacing w:before="0" w:after="160" w:line="259" w:lineRule="auto"/>
        <w:rPr>
          <w:ins w:id="243" w:author="Prashant Mishra1 (Digital,ISC) (X-Deloitte)" w:date="2026-05-18T11:28:00Z"/>
          <w:rFonts w:cstheme="minorHAnsi"/>
          <w:szCs w:val="20"/>
        </w:rPr>
      </w:pPr>
      <w:ins w:id="244" w:author="Prashant Mishra1 (Digital,ISC) (X-Deloitte)" w:date="2026-05-18T11:28:00Z">
        <w:r w:rsidRPr="00DF5794">
          <w:rPr>
            <w:rFonts w:cstheme="minorHAnsi"/>
            <w:b/>
            <w:szCs w:val="20"/>
          </w:rPr>
          <w:t>Anti-virus and anti-malware-</w:t>
        </w:r>
        <w:r w:rsidRPr="00DF5794">
          <w:rPr>
            <w:rFonts w:cstheme="minorHAnsi"/>
            <w:szCs w:val="20"/>
          </w:rPr>
          <w:t xml:space="preserve"> The </w:t>
        </w:r>
        <w:r>
          <w:rPr>
            <w:rFonts w:cstheme="minorHAnsi"/>
            <w:szCs w:val="20"/>
          </w:rPr>
          <w:t>third-party</w:t>
        </w:r>
        <w:r w:rsidRPr="00DF5794">
          <w:rPr>
            <w:rFonts w:cstheme="minorHAnsi"/>
            <w:szCs w:val="20"/>
          </w:rPr>
          <w:t xml:space="preserve"> shall implement and maintain comprehensive anti-virus and anti-malware solutions across all systems, ensuring continuous updates and real-time scanning to proactively identify, block, and neutralize emerging threats.</w:t>
        </w:r>
      </w:ins>
    </w:p>
    <w:p w14:paraId="44DD6867" w14:textId="77777777" w:rsidR="00D879B2" w:rsidRPr="00DF5794" w:rsidRDefault="00D879B2" w:rsidP="00D879B2">
      <w:pPr>
        <w:pStyle w:val="ListParagraph"/>
        <w:numPr>
          <w:ilvl w:val="0"/>
          <w:numId w:val="36"/>
        </w:numPr>
        <w:adjustRightInd/>
        <w:snapToGrid/>
        <w:spacing w:before="0" w:after="160" w:line="259" w:lineRule="auto"/>
        <w:rPr>
          <w:ins w:id="245" w:author="Prashant Mishra1 (Digital,ISC) (X-Deloitte)" w:date="2026-05-18T11:28:00Z"/>
          <w:rFonts w:cstheme="minorHAnsi"/>
          <w:szCs w:val="20"/>
        </w:rPr>
      </w:pPr>
      <w:ins w:id="246" w:author="Prashant Mishra1 (Digital,ISC) (X-Deloitte)" w:date="2026-05-18T11:28:00Z">
        <w:r w:rsidRPr="00DF5794">
          <w:rPr>
            <w:rStyle w:val="Strong"/>
            <w:rFonts w:cstheme="minorHAnsi"/>
            <w:szCs w:val="20"/>
          </w:rPr>
          <w:t xml:space="preserve">Network- </w:t>
        </w:r>
        <w:r w:rsidRPr="00DF5794">
          <w:rPr>
            <w:rFonts w:cstheme="minorHAnsi"/>
            <w:szCs w:val="20"/>
          </w:rPr>
          <w:t xml:space="preserve">The </w:t>
        </w:r>
        <w:r>
          <w:rPr>
            <w:rFonts w:cstheme="minorHAnsi"/>
            <w:szCs w:val="20"/>
          </w:rPr>
          <w:t>third-party</w:t>
        </w:r>
        <w:r w:rsidRPr="00DF5794">
          <w:rPr>
            <w:rFonts w:cstheme="minorHAnsi"/>
            <w:szCs w:val="20"/>
          </w:rPr>
          <w:t xml:space="preserve"> shall implement a robust network security architecture, ensuring effective isolation and segmentation from its other customers, while deploying firewalls, NACLs, and secure management VLANs to control access, monitor traffic, and mitigate potential vulnerabilities.</w:t>
        </w:r>
      </w:ins>
    </w:p>
    <w:p w14:paraId="7CFB13F3" w14:textId="77777777" w:rsidR="00D879B2" w:rsidRPr="00DF5794" w:rsidRDefault="00D879B2" w:rsidP="00D879B2">
      <w:pPr>
        <w:pStyle w:val="ListParagraph"/>
        <w:numPr>
          <w:ilvl w:val="0"/>
          <w:numId w:val="39"/>
        </w:numPr>
        <w:adjustRightInd/>
        <w:snapToGrid/>
        <w:spacing w:before="0" w:after="160" w:line="259" w:lineRule="auto"/>
        <w:rPr>
          <w:ins w:id="247" w:author="Prashant Mishra1 (Digital,ISC) (X-Deloitte)" w:date="2026-05-18T11:28:00Z"/>
          <w:rFonts w:cstheme="minorHAnsi"/>
          <w:szCs w:val="20"/>
        </w:rPr>
      </w:pPr>
      <w:ins w:id="248" w:author="Prashant Mishra1 (Digital,ISC) (X-Deloitte)" w:date="2026-05-18T11:28:00Z">
        <w:r w:rsidRPr="00DF5794">
          <w:rPr>
            <w:rStyle w:val="Strong"/>
            <w:rFonts w:cstheme="minorHAnsi"/>
            <w:szCs w:val="20"/>
          </w:rPr>
          <w:t xml:space="preserve">Isolated &amp; Segregated Networks- </w:t>
        </w:r>
        <w:r w:rsidRPr="00DF5794">
          <w:rPr>
            <w:rFonts w:cstheme="minorHAnsi"/>
            <w:szCs w:val="20"/>
          </w:rPr>
          <w:t xml:space="preserve">The </w:t>
        </w:r>
        <w:r>
          <w:rPr>
            <w:rFonts w:cstheme="minorHAnsi"/>
            <w:szCs w:val="20"/>
          </w:rPr>
          <w:t>third-party</w:t>
        </w:r>
        <w:r w:rsidRPr="00DF5794">
          <w:rPr>
            <w:rFonts w:cstheme="minorHAnsi"/>
            <w:szCs w:val="20"/>
          </w:rPr>
          <w:t xml:space="preserve"> shall ensure that critical systems and sensitive data are isolated within segregated network segments, utilizing VLANs and subnets to enforce strict boundaries between different zones and minimize the risk of lateral movement within the network for IndiGo.</w:t>
        </w:r>
      </w:ins>
    </w:p>
    <w:p w14:paraId="47395DFE" w14:textId="77777777" w:rsidR="00D879B2" w:rsidRPr="00DF5794" w:rsidRDefault="00D879B2" w:rsidP="00D879B2">
      <w:pPr>
        <w:pStyle w:val="ListParagraph"/>
        <w:numPr>
          <w:ilvl w:val="0"/>
          <w:numId w:val="39"/>
        </w:numPr>
        <w:adjustRightInd/>
        <w:snapToGrid/>
        <w:spacing w:before="0" w:after="160" w:line="259" w:lineRule="auto"/>
        <w:rPr>
          <w:ins w:id="249" w:author="Prashant Mishra1 (Digital,ISC) (X-Deloitte)" w:date="2026-05-18T11:28:00Z"/>
          <w:rFonts w:cstheme="minorHAnsi"/>
          <w:szCs w:val="20"/>
        </w:rPr>
      </w:pPr>
      <w:ins w:id="250" w:author="Prashant Mishra1 (Digital,ISC) (X-Deloitte)" w:date="2026-05-18T11:28:00Z">
        <w:r w:rsidRPr="00DF5794">
          <w:rPr>
            <w:rStyle w:val="Strong"/>
            <w:rFonts w:cstheme="minorHAnsi"/>
            <w:szCs w:val="20"/>
          </w:rPr>
          <w:t>Firewalls-</w:t>
        </w:r>
        <w:r w:rsidRPr="00DF5794">
          <w:rPr>
            <w:rFonts w:cstheme="minorHAnsi"/>
            <w:szCs w:val="20"/>
          </w:rPr>
          <w:t xml:space="preserve"> The </w:t>
        </w:r>
        <w:r>
          <w:rPr>
            <w:rFonts w:cstheme="minorHAnsi"/>
            <w:szCs w:val="20"/>
          </w:rPr>
          <w:t>third-party</w:t>
        </w:r>
        <w:r w:rsidRPr="00DF5794">
          <w:rPr>
            <w:rFonts w:cstheme="minorHAnsi"/>
            <w:szCs w:val="20"/>
          </w:rPr>
          <w:t xml:space="preserve"> shall deploy firewalls at critical network entry and exit points, ensuring that all traffic is filtered according to predefined security policies, and only authorized communication is allowed between internal and external networks.</w:t>
        </w:r>
      </w:ins>
    </w:p>
    <w:p w14:paraId="7ED7B7E8" w14:textId="77777777" w:rsidR="00D879B2" w:rsidRPr="00DF5794" w:rsidRDefault="00D879B2" w:rsidP="00D879B2">
      <w:pPr>
        <w:pStyle w:val="ListParagraph"/>
        <w:numPr>
          <w:ilvl w:val="0"/>
          <w:numId w:val="39"/>
        </w:numPr>
        <w:adjustRightInd/>
        <w:snapToGrid/>
        <w:spacing w:before="0" w:after="160" w:line="259" w:lineRule="auto"/>
        <w:rPr>
          <w:ins w:id="251" w:author="Prashant Mishra1 (Digital,ISC) (X-Deloitte)" w:date="2026-05-18T11:28:00Z"/>
          <w:rFonts w:cstheme="minorHAnsi"/>
          <w:szCs w:val="20"/>
        </w:rPr>
      </w:pPr>
      <w:ins w:id="252" w:author="Prashant Mishra1 (Digital,ISC) (X-Deloitte)" w:date="2026-05-18T11:28:00Z">
        <w:r w:rsidRPr="00DF5794">
          <w:rPr>
            <w:rStyle w:val="Strong"/>
            <w:rFonts w:cstheme="minorHAnsi"/>
            <w:szCs w:val="20"/>
          </w:rPr>
          <w:t>Network Access Control Lists (NACL)-</w:t>
        </w:r>
        <w:r w:rsidRPr="00DF5794">
          <w:rPr>
            <w:rFonts w:cstheme="minorHAnsi"/>
            <w:szCs w:val="20"/>
          </w:rPr>
          <w:t xml:space="preserve"> The </w:t>
        </w:r>
        <w:r>
          <w:rPr>
            <w:rFonts w:cstheme="minorHAnsi"/>
            <w:szCs w:val="20"/>
          </w:rPr>
          <w:t>third-party</w:t>
        </w:r>
        <w:r w:rsidRPr="00DF5794">
          <w:rPr>
            <w:rFonts w:cstheme="minorHAnsi"/>
            <w:szCs w:val="20"/>
          </w:rPr>
          <w:t xml:space="preserve"> shall configure and enforce NACLs on cloud and on-prem networks to regulate traffic flow, ensuring that only permitted traffic is allowed between network segments and preventing unauthorized access at the subnet level.</w:t>
        </w:r>
      </w:ins>
    </w:p>
    <w:p w14:paraId="34B728EE" w14:textId="77777777" w:rsidR="00D879B2" w:rsidRPr="00DF5794" w:rsidRDefault="00D879B2" w:rsidP="00D879B2">
      <w:pPr>
        <w:pStyle w:val="ListParagraph"/>
        <w:numPr>
          <w:ilvl w:val="0"/>
          <w:numId w:val="39"/>
        </w:numPr>
        <w:adjustRightInd/>
        <w:snapToGrid/>
        <w:spacing w:before="0" w:after="160" w:line="259" w:lineRule="auto"/>
        <w:rPr>
          <w:ins w:id="253" w:author="Prashant Mishra1 (Digital,ISC) (X-Deloitte)" w:date="2026-05-18T11:28:00Z"/>
          <w:rFonts w:cstheme="minorHAnsi"/>
          <w:szCs w:val="20"/>
        </w:rPr>
      </w:pPr>
      <w:ins w:id="254" w:author="Prashant Mishra1 (Digital,ISC) (X-Deloitte)" w:date="2026-05-18T11:28:00Z">
        <w:r w:rsidRPr="00DF5794">
          <w:rPr>
            <w:rStyle w:val="Strong"/>
            <w:rFonts w:cstheme="minorHAnsi"/>
            <w:szCs w:val="20"/>
          </w:rPr>
          <w:lastRenderedPageBreak/>
          <w:t>Review-</w:t>
        </w:r>
        <w:r w:rsidRPr="00DF5794">
          <w:rPr>
            <w:rFonts w:cstheme="minorHAnsi"/>
            <w:szCs w:val="20"/>
          </w:rPr>
          <w:t xml:space="preserve"> The </w:t>
        </w:r>
        <w:r>
          <w:rPr>
            <w:rFonts w:cstheme="minorHAnsi"/>
            <w:szCs w:val="20"/>
          </w:rPr>
          <w:t>third-party</w:t>
        </w:r>
        <w:r w:rsidRPr="00DF5794">
          <w:rPr>
            <w:rFonts w:cstheme="minorHAnsi"/>
            <w:szCs w:val="20"/>
          </w:rPr>
          <w:t xml:space="preserve"> shall conduct annual reviews of firewall and NACL rules to ensure that they are up to date, appropriately restrictive, and aligned with security best practices.</w:t>
        </w:r>
      </w:ins>
    </w:p>
    <w:p w14:paraId="71AA10CB" w14:textId="77777777" w:rsidR="00D879B2" w:rsidRPr="00DF5794" w:rsidRDefault="00D879B2" w:rsidP="00D879B2">
      <w:pPr>
        <w:pStyle w:val="ListParagraph"/>
        <w:numPr>
          <w:ilvl w:val="0"/>
          <w:numId w:val="39"/>
        </w:numPr>
        <w:adjustRightInd/>
        <w:snapToGrid/>
        <w:spacing w:before="0" w:after="160" w:line="259" w:lineRule="auto"/>
        <w:rPr>
          <w:ins w:id="255" w:author="Prashant Mishra1 (Digital,ISC) (X-Deloitte)" w:date="2026-05-18T11:28:00Z"/>
          <w:rFonts w:cstheme="minorHAnsi"/>
          <w:szCs w:val="20"/>
        </w:rPr>
      </w:pPr>
      <w:ins w:id="256" w:author="Prashant Mishra1 (Digital,ISC) (X-Deloitte)" w:date="2026-05-18T11:28:00Z">
        <w:r w:rsidRPr="00DF5794">
          <w:rPr>
            <w:rStyle w:val="Strong"/>
            <w:rFonts w:cstheme="minorHAnsi"/>
            <w:szCs w:val="20"/>
          </w:rPr>
          <w:t xml:space="preserve">Management VLAN- </w:t>
        </w:r>
        <w:r w:rsidRPr="00DF5794">
          <w:rPr>
            <w:rFonts w:cstheme="minorHAnsi"/>
            <w:szCs w:val="20"/>
          </w:rPr>
          <w:t xml:space="preserve">The </w:t>
        </w:r>
        <w:r>
          <w:rPr>
            <w:rFonts w:cstheme="minorHAnsi"/>
            <w:szCs w:val="20"/>
          </w:rPr>
          <w:t>third-party</w:t>
        </w:r>
        <w:r w:rsidRPr="00DF5794">
          <w:rPr>
            <w:rFonts w:cstheme="minorHAnsi"/>
            <w:szCs w:val="20"/>
          </w:rPr>
          <w:t xml:space="preserve"> shall implement a dedicated management VLAN to securely separate administrative access from regular network traffic.</w:t>
        </w:r>
      </w:ins>
    </w:p>
    <w:p w14:paraId="24532FE3" w14:textId="77777777" w:rsidR="00D879B2" w:rsidRPr="00DF5794" w:rsidRDefault="00D879B2" w:rsidP="00D879B2">
      <w:pPr>
        <w:pStyle w:val="ListParagraph"/>
        <w:numPr>
          <w:ilvl w:val="0"/>
          <w:numId w:val="36"/>
        </w:numPr>
        <w:adjustRightInd/>
        <w:snapToGrid/>
        <w:spacing w:before="0" w:after="160" w:line="259" w:lineRule="auto"/>
        <w:rPr>
          <w:ins w:id="257" w:author="Prashant Mishra1 (Digital,ISC) (X-Deloitte)" w:date="2026-05-18T11:28:00Z"/>
          <w:rFonts w:cstheme="minorHAnsi"/>
          <w:b/>
          <w:szCs w:val="20"/>
        </w:rPr>
      </w:pPr>
      <w:ins w:id="258" w:author="Prashant Mishra1 (Digital,ISC) (X-Deloitte)" w:date="2026-05-18T11:28:00Z">
        <w:r w:rsidRPr="00DF5794">
          <w:rPr>
            <w:rFonts w:cstheme="minorHAnsi"/>
            <w:b/>
            <w:szCs w:val="20"/>
          </w:rPr>
          <w:t xml:space="preserve">Passwords- </w:t>
        </w:r>
        <w:r w:rsidRPr="00DF5794">
          <w:rPr>
            <w:rFonts w:cstheme="minorHAnsi"/>
            <w:szCs w:val="20"/>
          </w:rPr>
          <w:t xml:space="preserve">The </w:t>
        </w:r>
        <w:r>
          <w:rPr>
            <w:rFonts w:cstheme="minorHAnsi"/>
            <w:szCs w:val="20"/>
          </w:rPr>
          <w:t>third-party</w:t>
        </w:r>
        <w:r w:rsidRPr="00DF5794">
          <w:rPr>
            <w:rFonts w:cstheme="minorHAnsi"/>
            <w:szCs w:val="20"/>
          </w:rPr>
          <w:t xml:space="preserve"> shall enforce stringent password complexity requirements, ensuring that all passwords are sufficiently robust by incorporating the following:</w:t>
        </w:r>
      </w:ins>
    </w:p>
    <w:p w14:paraId="2660DFEC" w14:textId="77777777" w:rsidR="00D879B2" w:rsidRPr="00DF5794" w:rsidRDefault="00D879B2" w:rsidP="00D879B2">
      <w:pPr>
        <w:pStyle w:val="para"/>
        <w:numPr>
          <w:ilvl w:val="0"/>
          <w:numId w:val="40"/>
        </w:numPr>
        <w:rPr>
          <w:ins w:id="259" w:author="Prashant Mishra1 (Digital,ISC) (X-Deloitte)" w:date="2026-05-18T11:28:00Z"/>
          <w:rFonts w:cstheme="minorHAnsi"/>
        </w:rPr>
      </w:pPr>
      <w:ins w:id="260" w:author="Prashant Mishra1 (Digital,ISC) (X-Deloitte)" w:date="2026-05-18T11:28:00Z">
        <w:r w:rsidRPr="00DF5794">
          <w:rPr>
            <w:rFonts w:cstheme="minorHAnsi"/>
          </w:rPr>
          <w:t>Password shall have at least 8 characters long, 1 numeric, 1 special character.</w:t>
        </w:r>
      </w:ins>
    </w:p>
    <w:p w14:paraId="6D7B2D02" w14:textId="77777777" w:rsidR="00D879B2" w:rsidRPr="00DF5794" w:rsidRDefault="00D879B2" w:rsidP="00D879B2">
      <w:pPr>
        <w:pStyle w:val="para"/>
        <w:numPr>
          <w:ilvl w:val="0"/>
          <w:numId w:val="40"/>
        </w:numPr>
        <w:rPr>
          <w:ins w:id="261" w:author="Prashant Mishra1 (Digital,ISC) (X-Deloitte)" w:date="2026-05-18T11:28:00Z"/>
          <w:rFonts w:cstheme="minorHAnsi"/>
        </w:rPr>
      </w:pPr>
      <w:ins w:id="262" w:author="Prashant Mishra1 (Digital,ISC) (X-Deloitte)" w:date="2026-05-18T11:28:00Z">
        <w:r w:rsidRPr="00DF5794">
          <w:rPr>
            <w:rFonts w:cstheme="minorHAnsi"/>
          </w:rPr>
          <w:t xml:space="preserve">User shall be prompted to change the password on first login attempt. </w:t>
        </w:r>
      </w:ins>
    </w:p>
    <w:p w14:paraId="297AA27C" w14:textId="77777777" w:rsidR="00D879B2" w:rsidRPr="00DF5794" w:rsidRDefault="00D879B2" w:rsidP="00D879B2">
      <w:pPr>
        <w:pStyle w:val="para"/>
        <w:numPr>
          <w:ilvl w:val="0"/>
          <w:numId w:val="40"/>
        </w:numPr>
        <w:rPr>
          <w:ins w:id="263" w:author="Prashant Mishra1 (Digital,ISC) (X-Deloitte)" w:date="2026-05-18T11:28:00Z"/>
          <w:rFonts w:cstheme="minorHAnsi"/>
        </w:rPr>
      </w:pPr>
      <w:ins w:id="264" w:author="Prashant Mishra1 (Digital,ISC) (X-Deloitte)" w:date="2026-05-18T11:28:00Z">
        <w:r w:rsidRPr="00DF5794">
          <w:rPr>
            <w:rFonts w:cstheme="minorHAnsi"/>
          </w:rPr>
          <w:t>User IDs shall be disabled after five consecutive failed login attempts.</w:t>
        </w:r>
      </w:ins>
    </w:p>
    <w:p w14:paraId="60B83328" w14:textId="77777777" w:rsidR="00D879B2" w:rsidRPr="00DF5794" w:rsidRDefault="00D879B2" w:rsidP="00D879B2">
      <w:pPr>
        <w:pStyle w:val="para"/>
        <w:numPr>
          <w:ilvl w:val="0"/>
          <w:numId w:val="40"/>
        </w:numPr>
        <w:rPr>
          <w:ins w:id="265" w:author="Prashant Mishra1 (Digital,ISC) (X-Deloitte)" w:date="2026-05-18T11:28:00Z"/>
          <w:rFonts w:cstheme="minorHAnsi"/>
        </w:rPr>
      </w:pPr>
      <w:ins w:id="266" w:author="Prashant Mishra1 (Digital,ISC) (X-Deloitte)" w:date="2026-05-18T11:28:00Z">
        <w:r w:rsidRPr="00DF5794">
          <w:rPr>
            <w:rFonts w:cstheme="minorHAnsi"/>
          </w:rPr>
          <w:t>User IDs that have been inactive for thirty (30) days shall be disabled.</w:t>
        </w:r>
      </w:ins>
    </w:p>
    <w:p w14:paraId="158F63A5" w14:textId="77777777" w:rsidR="00D879B2" w:rsidRPr="00DF5794" w:rsidRDefault="00D879B2" w:rsidP="00D879B2">
      <w:pPr>
        <w:pStyle w:val="para"/>
        <w:numPr>
          <w:ilvl w:val="0"/>
          <w:numId w:val="40"/>
        </w:numPr>
        <w:rPr>
          <w:ins w:id="267" w:author="Prashant Mishra1 (Digital,ISC) (X-Deloitte)" w:date="2026-05-18T11:28:00Z"/>
          <w:rFonts w:cstheme="minorHAnsi"/>
        </w:rPr>
      </w:pPr>
      <w:ins w:id="268" w:author="Prashant Mishra1 (Digital,ISC) (X-Deloitte)" w:date="2026-05-18T11:28:00Z">
        <w:r w:rsidRPr="00DF5794">
          <w:rPr>
            <w:rFonts w:cstheme="minorHAnsi"/>
          </w:rPr>
          <w:t xml:space="preserve">User IDs that remain inactive for sixty (60) days shall be deleted. </w:t>
        </w:r>
      </w:ins>
    </w:p>
    <w:p w14:paraId="38EE69D0" w14:textId="77777777" w:rsidR="00D879B2" w:rsidRPr="00DF5794" w:rsidRDefault="00D879B2" w:rsidP="00D879B2">
      <w:pPr>
        <w:pStyle w:val="para"/>
        <w:ind w:left="1980"/>
        <w:rPr>
          <w:ins w:id="269" w:author="Prashant Mishra1 (Digital,ISC) (X-Deloitte)" w:date="2026-05-18T11:28:00Z"/>
          <w:rFonts w:cstheme="minorHAnsi"/>
        </w:rPr>
      </w:pPr>
    </w:p>
    <w:p w14:paraId="2D5E253C" w14:textId="77777777" w:rsidR="00D879B2" w:rsidRPr="00DF5794" w:rsidRDefault="00D879B2" w:rsidP="00D879B2">
      <w:pPr>
        <w:pStyle w:val="para"/>
        <w:numPr>
          <w:ilvl w:val="0"/>
          <w:numId w:val="36"/>
        </w:numPr>
        <w:rPr>
          <w:ins w:id="270" w:author="Prashant Mishra1 (Digital,ISC) (X-Deloitte)" w:date="2026-05-18T11:28:00Z"/>
          <w:rFonts w:cstheme="minorHAnsi"/>
        </w:rPr>
      </w:pPr>
      <w:ins w:id="271" w:author="Prashant Mishra1 (Digital,ISC) (X-Deloitte)" w:date="2026-05-18T11:28:00Z">
        <w:r w:rsidRPr="00DF5794">
          <w:rPr>
            <w:rStyle w:val="Strong"/>
            <w:rFonts w:cstheme="minorHAnsi"/>
          </w:rPr>
          <w:t xml:space="preserve">Secrets &amp; Key Management- </w:t>
        </w:r>
        <w:r w:rsidRPr="00DF5794">
          <w:rPr>
            <w:rFonts w:cstheme="minorHAnsi"/>
          </w:rPr>
          <w:t xml:space="preserve">The </w:t>
        </w:r>
        <w:r>
          <w:rPr>
            <w:rFonts w:cstheme="minorHAnsi"/>
          </w:rPr>
          <w:t>third-party</w:t>
        </w:r>
        <w:r w:rsidRPr="00DF5794">
          <w:rPr>
            <w:rFonts w:cstheme="minorHAnsi"/>
          </w:rPr>
          <w:t xml:space="preserve"> shall implement a robust secrets and key management framework to protect sensitive cryptographic materials, ensuring secure storage, regular rotation, and proper deletion to mitigate the risk of unauthorized access or data breaches.</w:t>
        </w:r>
      </w:ins>
    </w:p>
    <w:p w14:paraId="0FC72C04" w14:textId="77777777" w:rsidR="00D879B2" w:rsidRPr="00DF5794" w:rsidRDefault="00D879B2" w:rsidP="00D879B2">
      <w:pPr>
        <w:pStyle w:val="para"/>
        <w:numPr>
          <w:ilvl w:val="0"/>
          <w:numId w:val="41"/>
        </w:numPr>
        <w:rPr>
          <w:ins w:id="272" w:author="Prashant Mishra1 (Digital,ISC) (X-Deloitte)" w:date="2026-05-18T11:28:00Z"/>
          <w:rFonts w:cstheme="minorHAnsi"/>
        </w:rPr>
      </w:pPr>
      <w:ins w:id="273" w:author="Prashant Mishra1 (Digital,ISC) (X-Deloitte)" w:date="2026-05-18T11:28:00Z">
        <w:r w:rsidRPr="00DF5794">
          <w:rPr>
            <w:rStyle w:val="Strong"/>
            <w:rFonts w:cstheme="minorHAnsi"/>
          </w:rPr>
          <w:t xml:space="preserve">Vault- </w:t>
        </w:r>
        <w:r w:rsidRPr="00DF5794">
          <w:rPr>
            <w:rFonts w:cstheme="minorHAnsi"/>
          </w:rPr>
          <w:t xml:space="preserve">The </w:t>
        </w:r>
        <w:r>
          <w:rPr>
            <w:rFonts w:cstheme="minorHAnsi"/>
          </w:rPr>
          <w:t>third-party</w:t>
        </w:r>
        <w:r w:rsidRPr="00DF5794">
          <w:rPr>
            <w:rFonts w:cstheme="minorHAnsi"/>
          </w:rPr>
          <w:t xml:space="preserve"> shall utilize a secure vault solution for the storage of sensitive secrets and encryption keys, ensuring that access to these resources is tightly controlled and monitored to prevent unauthorized retrieval or exposure.</w:t>
        </w:r>
      </w:ins>
    </w:p>
    <w:p w14:paraId="66F0584A" w14:textId="77777777" w:rsidR="00D879B2" w:rsidRPr="00DF5794" w:rsidRDefault="00D879B2" w:rsidP="00D879B2">
      <w:pPr>
        <w:pStyle w:val="para"/>
        <w:numPr>
          <w:ilvl w:val="0"/>
          <w:numId w:val="41"/>
        </w:numPr>
        <w:rPr>
          <w:ins w:id="274" w:author="Prashant Mishra1 (Digital,ISC) (X-Deloitte)" w:date="2026-05-18T11:28:00Z"/>
          <w:rFonts w:cstheme="minorHAnsi"/>
        </w:rPr>
      </w:pPr>
      <w:ins w:id="275" w:author="Prashant Mishra1 (Digital,ISC) (X-Deloitte)" w:date="2026-05-18T11:28:00Z">
        <w:r w:rsidRPr="00DF5794">
          <w:rPr>
            <w:rStyle w:val="Strong"/>
            <w:rFonts w:cstheme="minorHAnsi"/>
          </w:rPr>
          <w:t>Rotation-</w:t>
        </w:r>
        <w:r w:rsidRPr="00DF5794">
          <w:rPr>
            <w:rFonts w:cstheme="minorHAnsi"/>
          </w:rPr>
          <w:t xml:space="preserve"> The </w:t>
        </w:r>
        <w:r>
          <w:rPr>
            <w:rFonts w:cstheme="minorHAnsi"/>
          </w:rPr>
          <w:t>third-party</w:t>
        </w:r>
        <w:r w:rsidRPr="00DF5794">
          <w:rPr>
            <w:rFonts w:cstheme="minorHAnsi"/>
          </w:rPr>
          <w:t xml:space="preserve"> shall enforce a regular key and secrets rotation policy, ensuring that cryptographic keys, passwords, and other sensitive data are periodically updated or rotated to limit the potential impact of a compromised secret.</w:t>
        </w:r>
      </w:ins>
    </w:p>
    <w:p w14:paraId="2D77E99F" w14:textId="77777777" w:rsidR="00D879B2" w:rsidRPr="00DF5794" w:rsidRDefault="00D879B2" w:rsidP="00D879B2">
      <w:pPr>
        <w:pStyle w:val="para"/>
        <w:numPr>
          <w:ilvl w:val="0"/>
          <w:numId w:val="41"/>
        </w:numPr>
        <w:rPr>
          <w:ins w:id="276" w:author="Prashant Mishra1 (Digital,ISC) (X-Deloitte)" w:date="2026-05-18T11:28:00Z"/>
          <w:rFonts w:cstheme="minorHAnsi"/>
        </w:rPr>
      </w:pPr>
      <w:ins w:id="277" w:author="Prashant Mishra1 (Digital,ISC) (X-Deloitte)" w:date="2026-05-18T11:28:00Z">
        <w:r w:rsidRPr="00DF5794">
          <w:rPr>
            <w:rStyle w:val="Strong"/>
            <w:rFonts w:cstheme="minorHAnsi"/>
          </w:rPr>
          <w:t>Deletion-</w:t>
        </w:r>
        <w:r w:rsidRPr="00DF5794">
          <w:rPr>
            <w:rFonts w:cstheme="minorHAnsi"/>
          </w:rPr>
          <w:t xml:space="preserve"> The </w:t>
        </w:r>
        <w:r>
          <w:rPr>
            <w:rFonts w:cstheme="minorHAnsi"/>
          </w:rPr>
          <w:t>third-party</w:t>
        </w:r>
        <w:r w:rsidRPr="00DF5794">
          <w:rPr>
            <w:rFonts w:cstheme="minorHAnsi"/>
          </w:rPr>
          <w:t xml:space="preserve"> shall ensure that obsolete or expired secrets and encryption keys are securely deleted in accordance with industry best practices, using methods that ensure keys are unrecoverable and cannot be exploited after decommissioning.</w:t>
        </w:r>
      </w:ins>
    </w:p>
    <w:p w14:paraId="6C4A5153" w14:textId="77777777" w:rsidR="00D879B2" w:rsidRPr="00DF5794" w:rsidRDefault="00D879B2" w:rsidP="00D879B2">
      <w:pPr>
        <w:pStyle w:val="para"/>
        <w:numPr>
          <w:ilvl w:val="0"/>
          <w:numId w:val="36"/>
        </w:numPr>
        <w:rPr>
          <w:ins w:id="278" w:author="Prashant Mishra1 (Digital,ISC) (X-Deloitte)" w:date="2026-05-18T11:28:00Z"/>
          <w:rFonts w:cstheme="minorHAnsi"/>
        </w:rPr>
      </w:pPr>
      <w:ins w:id="279" w:author="Prashant Mishra1 (Digital,ISC) (X-Deloitte)" w:date="2026-05-18T11:28:00Z">
        <w:r w:rsidRPr="00DF5794">
          <w:rPr>
            <w:rStyle w:val="Strong"/>
            <w:rFonts w:cstheme="minorHAnsi"/>
          </w:rPr>
          <w:t>Encryption-</w:t>
        </w:r>
        <w:r w:rsidRPr="00DF5794">
          <w:rPr>
            <w:rFonts w:cstheme="minorHAnsi"/>
          </w:rPr>
          <w:t xml:space="preserve"> </w:t>
        </w:r>
        <w:r>
          <w:rPr>
            <w:rFonts w:cstheme="minorHAnsi"/>
          </w:rPr>
          <w:t>Third-party</w:t>
        </w:r>
        <w:r w:rsidRPr="00DF5794">
          <w:rPr>
            <w:rFonts w:cstheme="minorHAnsi"/>
          </w:rPr>
          <w:t xml:space="preserve"> shall use the following encryption protocols in respect of all storage devices and systems:</w:t>
        </w:r>
      </w:ins>
    </w:p>
    <w:p w14:paraId="7A1ED1D0" w14:textId="77777777" w:rsidR="00D879B2" w:rsidRPr="00DF5794" w:rsidRDefault="00D879B2" w:rsidP="00D879B2">
      <w:pPr>
        <w:pStyle w:val="para"/>
        <w:numPr>
          <w:ilvl w:val="0"/>
          <w:numId w:val="42"/>
        </w:numPr>
        <w:rPr>
          <w:ins w:id="280" w:author="Prashant Mishra1 (Digital,ISC) (X-Deloitte)" w:date="2026-05-18T11:28:00Z"/>
          <w:rFonts w:cstheme="minorHAnsi"/>
        </w:rPr>
      </w:pPr>
      <w:ins w:id="281" w:author="Prashant Mishra1 (Digital,ISC) (X-Deloitte)" w:date="2026-05-18T11:28:00Z">
        <w:r w:rsidRPr="00DF5794">
          <w:rPr>
            <w:rFonts w:cstheme="minorHAnsi"/>
          </w:rPr>
          <w:t>for data at rest: using AES-256 (at a minimum).</w:t>
        </w:r>
      </w:ins>
    </w:p>
    <w:p w14:paraId="0B6411BA" w14:textId="77777777" w:rsidR="00D879B2" w:rsidRPr="00DF5794" w:rsidRDefault="00D879B2" w:rsidP="00D879B2">
      <w:pPr>
        <w:pStyle w:val="para"/>
        <w:numPr>
          <w:ilvl w:val="0"/>
          <w:numId w:val="42"/>
        </w:numPr>
        <w:rPr>
          <w:ins w:id="282" w:author="Prashant Mishra1 (Digital,ISC) (X-Deloitte)" w:date="2026-05-18T11:28:00Z"/>
          <w:rFonts w:cstheme="minorHAnsi"/>
        </w:rPr>
      </w:pPr>
      <w:ins w:id="283" w:author="Prashant Mishra1 (Digital,ISC) (X-Deloitte)" w:date="2026-05-18T11:28:00Z">
        <w:r w:rsidRPr="00DF5794">
          <w:rPr>
            <w:rFonts w:cstheme="minorHAnsi"/>
          </w:rPr>
          <w:t>for data in transit: using file level encryption with AES-256 (at minimum) for transmission via email and using TLS 1.2 (at a minimum) for transmission via public network connections.</w:t>
        </w:r>
      </w:ins>
    </w:p>
    <w:p w14:paraId="1908B51C" w14:textId="77777777" w:rsidR="00D879B2" w:rsidRPr="00DF5794" w:rsidRDefault="00D879B2" w:rsidP="00D879B2">
      <w:pPr>
        <w:pStyle w:val="para"/>
        <w:numPr>
          <w:ilvl w:val="0"/>
          <w:numId w:val="36"/>
        </w:numPr>
        <w:rPr>
          <w:ins w:id="284" w:author="Prashant Mishra1 (Digital,ISC) (X-Deloitte)" w:date="2026-05-18T11:28:00Z"/>
          <w:rFonts w:cstheme="minorHAnsi"/>
        </w:rPr>
      </w:pPr>
      <w:ins w:id="285" w:author="Prashant Mishra1 (Digital,ISC) (X-Deloitte)" w:date="2026-05-18T11:28:00Z">
        <w:r w:rsidRPr="00DF5794">
          <w:rPr>
            <w:rFonts w:cstheme="minorHAnsi"/>
            <w:b/>
          </w:rPr>
          <w:t xml:space="preserve">Right to Audit- </w:t>
        </w:r>
        <w:r w:rsidRPr="00DF5794">
          <w:rPr>
            <w:rFonts w:cstheme="minorHAnsi"/>
          </w:rPr>
          <w:t xml:space="preserve">The </w:t>
        </w:r>
        <w:r>
          <w:rPr>
            <w:rFonts w:cstheme="minorHAnsi"/>
          </w:rPr>
          <w:t>third-party</w:t>
        </w:r>
        <w:r w:rsidRPr="00DF5794">
          <w:rPr>
            <w:rFonts w:cstheme="minorHAnsi"/>
          </w:rPr>
          <w:t xml:space="preserve"> shall permit IndiGo (or its appointed auditors) to audit its compliance with these measures, providing access to necessary information, systems, and personnel. Audits may be conducted on-site with 30 days prior notice, during business hours, and with minimal disruption to operations. IndiGo may exercise audit rights no more than once per twelve (12) month period, except when obligated by a regulatory authority or following an incident affecting the </w:t>
        </w:r>
        <w:r>
          <w:rPr>
            <w:rFonts w:cstheme="minorHAnsi"/>
          </w:rPr>
          <w:t>third-party</w:t>
        </w:r>
        <w:r w:rsidRPr="00DF5794">
          <w:rPr>
            <w:rFonts w:cstheme="minorHAnsi"/>
          </w:rPr>
          <w:t xml:space="preserve">. The </w:t>
        </w:r>
        <w:r>
          <w:rPr>
            <w:rFonts w:cstheme="minorHAnsi"/>
          </w:rPr>
          <w:t>third-party</w:t>
        </w:r>
        <w:r w:rsidRPr="00DF5794">
          <w:rPr>
            <w:rFonts w:cstheme="minorHAnsi"/>
          </w:rPr>
          <w:t xml:space="preserve"> shall also respond promptly to any written audit-related inquiries from IndiGo.</w:t>
        </w:r>
      </w:ins>
    </w:p>
    <w:p w14:paraId="7E18B0E9" w14:textId="77777777" w:rsidR="00D879B2" w:rsidRPr="00DF5794" w:rsidRDefault="00D879B2" w:rsidP="00D879B2">
      <w:pPr>
        <w:pStyle w:val="para"/>
        <w:numPr>
          <w:ilvl w:val="0"/>
          <w:numId w:val="36"/>
        </w:numPr>
        <w:rPr>
          <w:ins w:id="286" w:author="Prashant Mishra1 (Digital,ISC) (X-Deloitte)" w:date="2026-05-18T11:28:00Z"/>
          <w:rFonts w:cstheme="minorHAnsi"/>
        </w:rPr>
      </w:pPr>
      <w:ins w:id="287" w:author="Prashant Mishra1 (Digital,ISC) (X-Deloitte)" w:date="2026-05-18T11:28:00Z">
        <w:r w:rsidRPr="00DF5794">
          <w:rPr>
            <w:rFonts w:cstheme="minorHAnsi"/>
            <w:b/>
          </w:rPr>
          <w:t>Data Destruction-</w:t>
        </w:r>
        <w:r w:rsidRPr="00DF5794">
          <w:rPr>
            <w:rFonts w:cstheme="minorHAnsi"/>
          </w:rPr>
          <w:t xml:space="preserve"> The </w:t>
        </w:r>
        <w:r>
          <w:rPr>
            <w:rFonts w:cstheme="minorHAnsi"/>
          </w:rPr>
          <w:t>third-party</w:t>
        </w:r>
        <w:r w:rsidRPr="00DF5794">
          <w:rPr>
            <w:rFonts w:cstheme="minorHAnsi"/>
          </w:rPr>
          <w:t xml:space="preserve"> shall implement and adhere to strict data destruction protocols to ensure that all data is securely destroyed at the end of its retention period or termination of agreement, whichever is later and in accordance with legal and regulatory requirements, rendering it irrecoverable.</w:t>
        </w:r>
      </w:ins>
    </w:p>
    <w:p w14:paraId="1447CE43" w14:textId="77777777" w:rsidR="00D879B2" w:rsidRPr="00DF5794" w:rsidRDefault="00D879B2" w:rsidP="00D879B2">
      <w:pPr>
        <w:pStyle w:val="para"/>
        <w:numPr>
          <w:ilvl w:val="1"/>
          <w:numId w:val="43"/>
        </w:numPr>
        <w:rPr>
          <w:ins w:id="288" w:author="Prashant Mishra1 (Digital,ISC) (X-Deloitte)" w:date="2026-05-18T11:28:00Z"/>
          <w:rFonts w:cstheme="minorHAnsi"/>
          <w:b/>
        </w:rPr>
      </w:pPr>
      <w:ins w:id="289" w:author="Prashant Mishra1 (Digital,ISC) (X-Deloitte)" w:date="2026-05-18T11:28:00Z">
        <w:r w:rsidRPr="00DF5794">
          <w:rPr>
            <w:rFonts w:cstheme="minorHAnsi"/>
            <w:b/>
          </w:rPr>
          <w:t xml:space="preserve">Retention Period- </w:t>
        </w:r>
        <w:r w:rsidRPr="00DF5794">
          <w:rPr>
            <w:rFonts w:cstheme="minorHAnsi"/>
          </w:rPr>
          <w:t xml:space="preserve">The </w:t>
        </w:r>
        <w:r>
          <w:rPr>
            <w:rFonts w:cstheme="minorHAnsi"/>
          </w:rPr>
          <w:t>third-party</w:t>
        </w:r>
        <w:r w:rsidRPr="00DF5794">
          <w:rPr>
            <w:rFonts w:cstheme="minorHAnsi"/>
          </w:rPr>
          <w:t xml:space="preserve"> shall retain data only for the duration defined in the DPA or Main Agreement</w:t>
        </w:r>
      </w:ins>
    </w:p>
    <w:p w14:paraId="21C09E4F" w14:textId="77777777" w:rsidR="00D879B2" w:rsidRPr="00DF5794" w:rsidRDefault="00D879B2" w:rsidP="00D879B2">
      <w:pPr>
        <w:pStyle w:val="para"/>
        <w:numPr>
          <w:ilvl w:val="1"/>
          <w:numId w:val="43"/>
        </w:numPr>
        <w:rPr>
          <w:ins w:id="290" w:author="Prashant Mishra1 (Digital,ISC) (X-Deloitte)" w:date="2026-05-18T11:28:00Z"/>
          <w:rFonts w:cstheme="minorHAnsi"/>
          <w:b/>
        </w:rPr>
      </w:pPr>
      <w:ins w:id="291" w:author="Prashant Mishra1 (Digital,ISC) (X-Deloitte)" w:date="2026-05-18T11:28:00Z">
        <w:r w:rsidRPr="00DF5794">
          <w:rPr>
            <w:rFonts w:cstheme="minorHAnsi"/>
            <w:b/>
          </w:rPr>
          <w:t xml:space="preserve">Return of Data - </w:t>
        </w:r>
        <w:r w:rsidRPr="00DF5794">
          <w:rPr>
            <w:rFonts w:cstheme="minorHAnsi"/>
          </w:rPr>
          <w:t xml:space="preserve">The </w:t>
        </w:r>
        <w:r>
          <w:rPr>
            <w:rFonts w:cstheme="minorHAnsi"/>
          </w:rPr>
          <w:t>third-party</w:t>
        </w:r>
        <w:r w:rsidRPr="00DF5794">
          <w:rPr>
            <w:rFonts w:cstheme="minorHAnsi"/>
          </w:rPr>
          <w:t xml:space="preserve"> shall ensure that all data is securely returned within thirty (30) days upon termination of the agreement or securely destroy upon reaching the expiration of data retention period or termination of the agreement whichever is later. Destruction processes make the data irrecoverable by employing industry-standard methods, preventing any potential recovery or unauthorized access.</w:t>
        </w:r>
      </w:ins>
    </w:p>
    <w:p w14:paraId="7585F87D" w14:textId="77777777" w:rsidR="00D879B2" w:rsidRPr="00DF5794" w:rsidRDefault="00D879B2" w:rsidP="00D879B2">
      <w:pPr>
        <w:pStyle w:val="para"/>
        <w:numPr>
          <w:ilvl w:val="1"/>
          <w:numId w:val="43"/>
        </w:numPr>
        <w:rPr>
          <w:ins w:id="292" w:author="Prashant Mishra1 (Digital,ISC) (X-Deloitte)" w:date="2026-05-18T11:28:00Z"/>
          <w:rFonts w:cstheme="minorHAnsi"/>
          <w:b/>
        </w:rPr>
      </w:pPr>
      <w:ins w:id="293" w:author="Prashant Mishra1 (Digital,ISC) (X-Deloitte)" w:date="2026-05-18T11:28:00Z">
        <w:r w:rsidRPr="00DF5794">
          <w:rPr>
            <w:rFonts w:cstheme="minorHAnsi"/>
            <w:b/>
          </w:rPr>
          <w:t>Cease Processing-</w:t>
        </w:r>
        <w:r w:rsidRPr="00DF5794">
          <w:rPr>
            <w:rFonts w:cstheme="minorHAnsi"/>
          </w:rPr>
          <w:t xml:space="preserve"> Upon reaching the expiration of the data retention period or termination of the agreement whichever is earlier, the </w:t>
        </w:r>
        <w:r>
          <w:rPr>
            <w:rFonts w:cstheme="minorHAnsi"/>
          </w:rPr>
          <w:t>third-party</w:t>
        </w:r>
        <w:r w:rsidRPr="00DF5794">
          <w:rPr>
            <w:rFonts w:cstheme="minorHAnsi"/>
          </w:rPr>
          <w:t xml:space="preserve"> shall ensure that all data ceases from any active processing within ten (10) days, ensuring it is no longer accessible or usable for any purpose.</w:t>
        </w:r>
      </w:ins>
    </w:p>
    <w:p w14:paraId="2F9AD1AA" w14:textId="77777777" w:rsidR="00D879B2" w:rsidRPr="00DF5794" w:rsidRDefault="00D879B2" w:rsidP="00D879B2">
      <w:pPr>
        <w:pStyle w:val="para"/>
        <w:numPr>
          <w:ilvl w:val="1"/>
          <w:numId w:val="43"/>
        </w:numPr>
        <w:rPr>
          <w:ins w:id="294" w:author="Prashant Mishra1 (Digital,ISC) (X-Deloitte)" w:date="2026-05-18T11:28:00Z"/>
          <w:rFonts w:cstheme="minorHAnsi"/>
          <w:b/>
        </w:rPr>
      </w:pPr>
      <w:ins w:id="295" w:author="Prashant Mishra1 (Digital,ISC) (X-Deloitte)" w:date="2026-05-18T11:28:00Z">
        <w:r w:rsidRPr="00DF5794">
          <w:rPr>
            <w:rFonts w:cstheme="minorHAnsi"/>
            <w:b/>
          </w:rPr>
          <w:t>Certificate-</w:t>
        </w:r>
        <w:r w:rsidRPr="00DF5794">
          <w:rPr>
            <w:rFonts w:cstheme="minorHAnsi"/>
          </w:rPr>
          <w:t xml:space="preserve"> The </w:t>
        </w:r>
        <w:r>
          <w:rPr>
            <w:rFonts w:cstheme="minorHAnsi"/>
          </w:rPr>
          <w:t>third-party</w:t>
        </w:r>
        <w:r w:rsidRPr="00DF5794">
          <w:rPr>
            <w:rFonts w:cstheme="minorHAnsi"/>
          </w:rPr>
          <w:t xml:space="preserve"> shall provide a certificate of data destruction or cease processing as defined under clause 10 (c) and 10 (b).</w:t>
        </w:r>
      </w:ins>
    </w:p>
    <w:p w14:paraId="616A4325" w14:textId="77777777" w:rsidR="00D879B2" w:rsidRPr="00DF5794" w:rsidRDefault="00D879B2" w:rsidP="00D879B2">
      <w:pPr>
        <w:pStyle w:val="Heading3"/>
        <w:numPr>
          <w:ilvl w:val="0"/>
          <w:numId w:val="36"/>
        </w:numPr>
        <w:spacing w:before="100" w:beforeAutospacing="1" w:after="100" w:afterAutospacing="1"/>
        <w:contextualSpacing w:val="0"/>
        <w:rPr>
          <w:ins w:id="296" w:author="Prashant Mishra1 (Digital,ISC) (X-Deloitte)" w:date="2026-05-18T11:28:00Z"/>
          <w:rFonts w:asciiTheme="minorHAnsi" w:hAnsiTheme="minorHAnsi" w:cstheme="minorHAnsi"/>
          <w:b/>
          <w:szCs w:val="20"/>
        </w:rPr>
      </w:pPr>
      <w:ins w:id="297" w:author="Prashant Mishra1 (Digital,ISC) (X-Deloitte)" w:date="2026-05-18T11:28:00Z">
        <w:r w:rsidRPr="00DF5794">
          <w:rPr>
            <w:rStyle w:val="Strong"/>
            <w:rFonts w:asciiTheme="minorHAnsi" w:hAnsiTheme="minorHAnsi" w:cstheme="minorHAnsi"/>
            <w:szCs w:val="20"/>
          </w:rPr>
          <w:lastRenderedPageBreak/>
          <w:t xml:space="preserve">Policies &amp; Frameworks- </w:t>
        </w:r>
        <w:r w:rsidRPr="00DF5794">
          <w:rPr>
            <w:rFonts w:asciiTheme="minorHAnsi" w:hAnsiTheme="minorHAnsi" w:cstheme="minorHAnsi"/>
            <w:szCs w:val="20"/>
          </w:rPr>
          <w:t xml:space="preserve">The </w:t>
        </w:r>
        <w:r>
          <w:rPr>
            <w:rFonts w:asciiTheme="minorHAnsi" w:hAnsiTheme="minorHAnsi" w:cstheme="minorHAnsi"/>
            <w:szCs w:val="20"/>
          </w:rPr>
          <w:t>third-party</w:t>
        </w:r>
        <w:r w:rsidRPr="00DF5794">
          <w:rPr>
            <w:rFonts w:asciiTheme="minorHAnsi" w:hAnsiTheme="minorHAnsi" w:cstheme="minorHAnsi"/>
            <w:szCs w:val="20"/>
          </w:rPr>
          <w:t xml:space="preserve"> shall establish, implement, and maintain policies frameworks that are aligned with industry standards, including but not limited to the following:</w:t>
        </w:r>
      </w:ins>
    </w:p>
    <w:p w14:paraId="449EBADB" w14:textId="77777777" w:rsidR="00D879B2" w:rsidRPr="00DF5794" w:rsidRDefault="00D879B2" w:rsidP="00D879B2">
      <w:pPr>
        <w:pStyle w:val="Heading3"/>
        <w:numPr>
          <w:ilvl w:val="1"/>
          <w:numId w:val="36"/>
        </w:numPr>
        <w:spacing w:before="100" w:beforeAutospacing="1" w:after="100" w:afterAutospacing="1"/>
        <w:contextualSpacing w:val="0"/>
        <w:rPr>
          <w:ins w:id="298" w:author="Prashant Mishra1 (Digital,ISC) (X-Deloitte)" w:date="2026-05-18T11:28:00Z"/>
          <w:rFonts w:asciiTheme="minorHAnsi" w:hAnsiTheme="minorHAnsi" w:cstheme="minorHAnsi"/>
          <w:szCs w:val="20"/>
        </w:rPr>
      </w:pPr>
      <w:ins w:id="299" w:author="Prashant Mishra1 (Digital,ISC) (X-Deloitte)" w:date="2026-05-18T11:28:00Z">
        <w:r w:rsidRPr="00DF5794">
          <w:rPr>
            <w:rStyle w:val="Strong"/>
            <w:rFonts w:asciiTheme="minorHAnsi" w:hAnsiTheme="minorHAnsi" w:cstheme="minorHAnsi"/>
            <w:szCs w:val="20"/>
          </w:rPr>
          <w:t xml:space="preserve">Information Security Policy- </w:t>
        </w:r>
        <w:r w:rsidRPr="00DF5794">
          <w:rPr>
            <w:rFonts w:asciiTheme="minorHAnsi" w:hAnsiTheme="minorHAnsi" w:cstheme="minorHAnsi"/>
            <w:szCs w:val="20"/>
          </w:rPr>
          <w:t xml:space="preserve">The </w:t>
        </w:r>
        <w:r>
          <w:rPr>
            <w:rFonts w:asciiTheme="minorHAnsi" w:hAnsiTheme="minorHAnsi" w:cstheme="minorHAnsi"/>
            <w:szCs w:val="20"/>
          </w:rPr>
          <w:t>third-party</w:t>
        </w:r>
        <w:r w:rsidRPr="00DF5794">
          <w:rPr>
            <w:rFonts w:asciiTheme="minorHAnsi" w:hAnsiTheme="minorHAnsi" w:cstheme="minorHAnsi"/>
            <w:szCs w:val="20"/>
          </w:rPr>
          <w:t xml:space="preserve"> shall ensure that its security policies are fully aligned with ISO 27001.</w:t>
        </w:r>
      </w:ins>
    </w:p>
    <w:p w14:paraId="18734A4A" w14:textId="77777777" w:rsidR="00D879B2" w:rsidRPr="00DF5794" w:rsidRDefault="00D879B2" w:rsidP="00D879B2">
      <w:pPr>
        <w:pStyle w:val="Heading3"/>
        <w:numPr>
          <w:ilvl w:val="1"/>
          <w:numId w:val="36"/>
        </w:numPr>
        <w:spacing w:before="100" w:beforeAutospacing="1" w:after="100" w:afterAutospacing="1"/>
        <w:contextualSpacing w:val="0"/>
        <w:rPr>
          <w:ins w:id="300" w:author="Prashant Mishra1 (Digital,ISC) (X-Deloitte)" w:date="2026-05-18T11:28:00Z"/>
          <w:rFonts w:asciiTheme="minorHAnsi" w:hAnsiTheme="minorHAnsi" w:cstheme="minorHAnsi"/>
          <w:szCs w:val="20"/>
        </w:rPr>
      </w:pPr>
      <w:ins w:id="301" w:author="Prashant Mishra1 (Digital,ISC) (X-Deloitte)" w:date="2026-05-18T11:28:00Z">
        <w:r w:rsidRPr="00DF5794">
          <w:rPr>
            <w:rStyle w:val="Strong"/>
            <w:rFonts w:asciiTheme="minorHAnsi" w:hAnsiTheme="minorHAnsi" w:cstheme="minorHAnsi"/>
            <w:szCs w:val="20"/>
          </w:rPr>
          <w:t>Cloud Security Framework-</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adopt and implement a robust Cloud Security Framework, aligned with latest version of Cloud Control Matrix, to ensure the protection of data, applications, and infrastructure.</w:t>
        </w:r>
      </w:ins>
    </w:p>
    <w:p w14:paraId="19F5AD7C" w14:textId="77777777" w:rsidR="00D879B2" w:rsidRPr="00DF5794" w:rsidRDefault="00D879B2" w:rsidP="00D879B2">
      <w:pPr>
        <w:pStyle w:val="Heading3"/>
        <w:numPr>
          <w:ilvl w:val="0"/>
          <w:numId w:val="36"/>
        </w:numPr>
        <w:spacing w:before="100" w:beforeAutospacing="1" w:after="100" w:afterAutospacing="1"/>
        <w:contextualSpacing w:val="0"/>
        <w:rPr>
          <w:ins w:id="302" w:author="Prashant Mishra1 (Digital,ISC) (X-Deloitte)" w:date="2026-05-18T11:28:00Z"/>
          <w:rFonts w:asciiTheme="minorHAnsi" w:hAnsiTheme="minorHAnsi" w:cstheme="minorHAnsi"/>
          <w:b/>
          <w:szCs w:val="20"/>
        </w:rPr>
      </w:pPr>
      <w:ins w:id="303" w:author="Prashant Mishra1 (Digital,ISC) (X-Deloitte)" w:date="2026-05-18T11:28:00Z">
        <w:r w:rsidRPr="00DF5794">
          <w:rPr>
            <w:rStyle w:val="Strong"/>
            <w:rFonts w:asciiTheme="minorHAnsi" w:hAnsiTheme="minorHAnsi" w:cstheme="minorHAnsi"/>
            <w:szCs w:val="20"/>
          </w:rPr>
          <w:t>Certifications</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maintain up-to-date certifications to demonstrate compliance with industry standards, ensuring robust data protection and security</w:t>
        </w:r>
      </w:ins>
    </w:p>
    <w:p w14:paraId="010D3528" w14:textId="77777777" w:rsidR="00D879B2" w:rsidRPr="00DF5794" w:rsidRDefault="00D879B2" w:rsidP="00D879B2">
      <w:pPr>
        <w:pStyle w:val="Heading3"/>
        <w:numPr>
          <w:ilvl w:val="1"/>
          <w:numId w:val="36"/>
        </w:numPr>
        <w:spacing w:before="100" w:beforeAutospacing="1" w:after="100" w:afterAutospacing="1"/>
        <w:contextualSpacing w:val="0"/>
        <w:rPr>
          <w:ins w:id="304" w:author="Prashant Mishra1 (Digital,ISC) (X-Deloitte)" w:date="2026-05-18T11:28:00Z"/>
          <w:rFonts w:asciiTheme="minorHAnsi" w:hAnsiTheme="minorHAnsi" w:cstheme="minorHAnsi"/>
          <w:b/>
          <w:szCs w:val="20"/>
        </w:rPr>
      </w:pPr>
      <w:ins w:id="305" w:author="Prashant Mishra1 (Digital,ISC) (X-Deloitte)" w:date="2026-05-18T11:28:00Z">
        <w:r w:rsidRPr="00DF5794">
          <w:rPr>
            <w:rFonts w:asciiTheme="minorHAnsi" w:hAnsiTheme="minorHAnsi" w:cstheme="minorHAnsi"/>
            <w:szCs w:val="20"/>
          </w:rPr>
          <w:t xml:space="preserve">SOC 2 Type II report (including all principles) and </w:t>
        </w:r>
        <w:r>
          <w:rPr>
            <w:rFonts w:asciiTheme="minorHAnsi" w:hAnsiTheme="minorHAnsi" w:cstheme="minorHAnsi"/>
            <w:szCs w:val="20"/>
          </w:rPr>
          <w:t xml:space="preserve">latest version of </w:t>
        </w:r>
        <w:r w:rsidRPr="00DF5794">
          <w:rPr>
            <w:rFonts w:asciiTheme="minorHAnsi" w:hAnsiTheme="minorHAnsi" w:cstheme="minorHAnsi"/>
            <w:szCs w:val="20"/>
          </w:rPr>
          <w:t>ISO 27001.</w:t>
        </w:r>
      </w:ins>
    </w:p>
    <w:p w14:paraId="72BD0177" w14:textId="77777777" w:rsidR="00D879B2" w:rsidRPr="006E46C1" w:rsidRDefault="00D879B2" w:rsidP="00D879B2">
      <w:pPr>
        <w:pStyle w:val="Heading3"/>
        <w:numPr>
          <w:ilvl w:val="1"/>
          <w:numId w:val="36"/>
        </w:numPr>
        <w:spacing w:before="100" w:beforeAutospacing="1" w:after="100" w:afterAutospacing="1"/>
        <w:contextualSpacing w:val="0"/>
        <w:rPr>
          <w:ins w:id="306" w:author="Prashant Mishra1 (Digital,ISC) (X-Deloitte)" w:date="2026-05-18T11:28:00Z"/>
          <w:rFonts w:asciiTheme="minorHAnsi" w:hAnsiTheme="minorHAnsi" w:cstheme="minorHAnsi"/>
          <w:b/>
          <w:szCs w:val="20"/>
        </w:rPr>
      </w:pPr>
      <w:ins w:id="307" w:author="Prashant Mishra1 (Digital,ISC) (X-Deloitte)" w:date="2026-05-18T11:28:00Z">
        <w:r w:rsidRPr="006E46C1">
          <w:rPr>
            <w:rFonts w:asciiTheme="minorHAnsi" w:hAnsiTheme="minorHAnsi" w:cstheme="minorHAnsi"/>
            <w:szCs w:val="20"/>
          </w:rPr>
          <w:t xml:space="preserve">Certifications for PCI </w:t>
        </w:r>
        <w:proofErr w:type="gramStart"/>
        <w:r w:rsidRPr="006E46C1">
          <w:rPr>
            <w:rFonts w:asciiTheme="minorHAnsi" w:hAnsiTheme="minorHAnsi" w:cstheme="minorHAnsi"/>
            <w:szCs w:val="20"/>
          </w:rPr>
          <w:t>DSS,ISO</w:t>
        </w:r>
        <w:proofErr w:type="gramEnd"/>
        <w:r w:rsidRPr="006E46C1">
          <w:rPr>
            <w:rFonts w:asciiTheme="minorHAnsi" w:hAnsiTheme="minorHAnsi" w:cstheme="minorHAnsi"/>
            <w:szCs w:val="20"/>
          </w:rPr>
          <w:t xml:space="preserve"> 22301, ISO 27701 or an equivalent privacy management certification and HITRUST basis applicability. </w:t>
        </w:r>
      </w:ins>
    </w:p>
    <w:p w14:paraId="57EE2C70" w14:textId="77777777" w:rsidR="00D879B2" w:rsidRPr="00DF5794" w:rsidRDefault="00D879B2" w:rsidP="00D879B2">
      <w:pPr>
        <w:pStyle w:val="Heading3"/>
        <w:numPr>
          <w:ilvl w:val="1"/>
          <w:numId w:val="36"/>
        </w:numPr>
        <w:spacing w:before="100" w:beforeAutospacing="1" w:after="100" w:afterAutospacing="1"/>
        <w:contextualSpacing w:val="0"/>
        <w:rPr>
          <w:ins w:id="308" w:author="Prashant Mishra1 (Digital,ISC) (X-Deloitte)" w:date="2026-05-18T11:28:00Z"/>
          <w:rFonts w:asciiTheme="minorHAnsi" w:hAnsiTheme="minorHAnsi" w:cstheme="minorHAnsi"/>
          <w:b/>
          <w:szCs w:val="20"/>
        </w:rPr>
      </w:pPr>
      <w:ins w:id="309" w:author="Prashant Mishra1 (Digital,ISC) (X-Deloitte)" w:date="2026-05-18T11:28:00Z">
        <w:r w:rsidRPr="00DF5794">
          <w:rPr>
            <w:rFonts w:asciiTheme="minorHAnsi" w:hAnsiTheme="minorHAnsi" w:cstheme="minorHAnsi"/>
            <w:szCs w:val="20"/>
          </w:rPr>
          <w:t>All Certificates as per 12 (a) and applicable certificates as per 12 (b) shall be provided to IndiGo on an annual basis.</w:t>
        </w:r>
      </w:ins>
    </w:p>
    <w:p w14:paraId="672BB3F4" w14:textId="77777777" w:rsidR="00D879B2" w:rsidRPr="00DF5794" w:rsidRDefault="00D879B2" w:rsidP="00D879B2">
      <w:pPr>
        <w:pStyle w:val="Heading3"/>
        <w:numPr>
          <w:ilvl w:val="0"/>
          <w:numId w:val="36"/>
        </w:numPr>
        <w:spacing w:before="100" w:beforeAutospacing="1" w:after="100" w:afterAutospacing="1"/>
        <w:contextualSpacing w:val="0"/>
        <w:rPr>
          <w:ins w:id="310" w:author="Prashant Mishra1 (Digital,ISC) (X-Deloitte)" w:date="2026-05-18T11:28:00Z"/>
          <w:rFonts w:asciiTheme="minorHAnsi" w:hAnsiTheme="minorHAnsi" w:cstheme="minorHAnsi"/>
          <w:b/>
          <w:szCs w:val="20"/>
        </w:rPr>
      </w:pPr>
      <w:ins w:id="311" w:author="Prashant Mishra1 (Digital,ISC) (X-Deloitte)" w:date="2026-05-18T11:28:00Z">
        <w:r w:rsidRPr="005B4286">
          <w:rPr>
            <w:rFonts w:asciiTheme="minorHAnsi" w:hAnsiTheme="minorHAnsi" w:cstheme="minorHAnsi"/>
            <w:szCs w:val="20"/>
          </w:rPr>
          <w:t xml:space="preserve">Data </w:t>
        </w:r>
        <w:r w:rsidRPr="00DF5794">
          <w:rPr>
            <w:rFonts w:asciiTheme="minorHAnsi" w:hAnsiTheme="minorHAnsi" w:cstheme="minorHAnsi"/>
            <w:szCs w:val="20"/>
          </w:rPr>
          <w:t>Backup</w:t>
        </w:r>
        <w:r w:rsidRPr="005B4286">
          <w:t>-</w:t>
        </w:r>
        <w:r w:rsidRPr="00DF5794">
          <w:rPr>
            <w:rFonts w:asciiTheme="minorHAnsi" w:hAnsiTheme="minorHAnsi" w:cstheme="minorHAnsi"/>
            <w:szCs w:val="20"/>
          </w:rPr>
          <w:t xml:space="preserve"> </w:t>
        </w:r>
        <w:r w:rsidRPr="005B4286">
          <w:rPr>
            <w:rFonts w:asciiTheme="minorHAnsi" w:hAnsiTheme="minorHAnsi" w:cstheme="minorHAnsi"/>
            <w:szCs w:val="20"/>
          </w:rPr>
          <w:t>The</w:t>
        </w:r>
        <w:r w:rsidRPr="00DF5794">
          <w:rPr>
            <w:rFonts w:asciiTheme="minorHAnsi" w:hAnsiTheme="minorHAnsi" w:cstheme="minorHAnsi"/>
            <w:szCs w:val="20"/>
          </w:rPr>
          <w:t xml:space="preserve"> </w:t>
        </w:r>
        <w:r>
          <w:rPr>
            <w:rFonts w:asciiTheme="minorHAnsi" w:hAnsiTheme="minorHAnsi" w:cstheme="minorHAnsi"/>
            <w:szCs w:val="20"/>
          </w:rPr>
          <w:t>third-party</w:t>
        </w:r>
        <w:r w:rsidRPr="00DF5794">
          <w:rPr>
            <w:rFonts w:asciiTheme="minorHAnsi" w:hAnsiTheme="minorHAnsi" w:cstheme="minorHAnsi"/>
            <w:szCs w:val="20"/>
          </w:rPr>
          <w:t xml:space="preserve"> shall implement a robust data backup strategy, performing incremental backups daily and full pull backups weekly.</w:t>
        </w:r>
      </w:ins>
    </w:p>
    <w:p w14:paraId="12A38DBB" w14:textId="77777777" w:rsidR="00D879B2" w:rsidRPr="00DF5794" w:rsidRDefault="00D879B2" w:rsidP="00D879B2">
      <w:pPr>
        <w:pStyle w:val="Heading3"/>
        <w:numPr>
          <w:ilvl w:val="0"/>
          <w:numId w:val="36"/>
        </w:numPr>
        <w:spacing w:before="100" w:beforeAutospacing="1" w:after="100" w:afterAutospacing="1"/>
        <w:contextualSpacing w:val="0"/>
        <w:rPr>
          <w:ins w:id="312" w:author="Prashant Mishra1 (Digital,ISC) (X-Deloitte)" w:date="2026-05-18T11:28:00Z"/>
          <w:rFonts w:asciiTheme="minorHAnsi" w:hAnsiTheme="minorHAnsi" w:cstheme="minorHAnsi"/>
          <w:b/>
          <w:szCs w:val="20"/>
        </w:rPr>
      </w:pPr>
      <w:ins w:id="313" w:author="Prashant Mishra1 (Digital,ISC) (X-Deloitte)" w:date="2026-05-18T11:28:00Z">
        <w:r w:rsidRPr="00DF5794">
          <w:rPr>
            <w:rFonts w:asciiTheme="minorHAnsi" w:hAnsiTheme="minorHAnsi" w:cstheme="minorHAnsi"/>
            <w:szCs w:val="20"/>
          </w:rPr>
          <w:t xml:space="preserve">Internal Audit &amp; Risk Assessment Program- The </w:t>
        </w:r>
        <w:r>
          <w:rPr>
            <w:rFonts w:asciiTheme="minorHAnsi" w:hAnsiTheme="minorHAnsi" w:cstheme="minorHAnsi"/>
            <w:szCs w:val="20"/>
          </w:rPr>
          <w:t>third-party</w:t>
        </w:r>
        <w:r w:rsidRPr="00DF5794">
          <w:rPr>
            <w:rFonts w:asciiTheme="minorHAnsi" w:hAnsiTheme="minorHAnsi" w:cstheme="minorHAnsi"/>
            <w:szCs w:val="20"/>
          </w:rPr>
          <w:t xml:space="preserve"> shall conduct regular internal audits and risk assessments to ensure ongoing compliance with security and operational standards. The </w:t>
        </w:r>
        <w:r>
          <w:rPr>
            <w:rFonts w:asciiTheme="minorHAnsi" w:hAnsiTheme="minorHAnsi" w:cstheme="minorHAnsi"/>
            <w:szCs w:val="20"/>
          </w:rPr>
          <w:t>third-party</w:t>
        </w:r>
        <w:r w:rsidRPr="00DF5794">
          <w:rPr>
            <w:rFonts w:asciiTheme="minorHAnsi" w:hAnsiTheme="minorHAnsi" w:cstheme="minorHAnsi"/>
            <w:szCs w:val="20"/>
          </w:rPr>
          <w:t xml:space="preserve"> shall also implement a vendor risk management program for its subcontractors, ensuring that they adhere to the same security, risk management, and compliance requirements as outlined in the TOMs.</w:t>
        </w:r>
      </w:ins>
    </w:p>
    <w:p w14:paraId="2780FC9A" w14:textId="77777777" w:rsidR="00D879B2" w:rsidRPr="00DF5794" w:rsidRDefault="00D879B2" w:rsidP="00D879B2">
      <w:pPr>
        <w:pStyle w:val="Heading3"/>
        <w:numPr>
          <w:ilvl w:val="0"/>
          <w:numId w:val="36"/>
        </w:numPr>
        <w:spacing w:before="100" w:beforeAutospacing="1" w:after="100" w:afterAutospacing="1"/>
        <w:contextualSpacing w:val="0"/>
        <w:rPr>
          <w:ins w:id="314" w:author="Prashant Mishra1 (Digital,ISC) (X-Deloitte)" w:date="2026-05-18T11:28:00Z"/>
          <w:rFonts w:asciiTheme="minorHAnsi" w:hAnsiTheme="minorHAnsi" w:cstheme="minorHAnsi"/>
          <w:b/>
          <w:szCs w:val="20"/>
        </w:rPr>
      </w:pPr>
      <w:ins w:id="315" w:author="Prashant Mishra1 (Digital,ISC) (X-Deloitte)" w:date="2026-05-18T11:28:00Z">
        <w:r w:rsidRPr="00DF5794">
          <w:rPr>
            <w:rFonts w:asciiTheme="minorHAnsi" w:hAnsiTheme="minorHAnsi" w:cstheme="minorHAnsi"/>
            <w:szCs w:val="20"/>
          </w:rPr>
          <w:t xml:space="preserve">Security Incidents- The </w:t>
        </w:r>
        <w:r>
          <w:rPr>
            <w:rFonts w:asciiTheme="minorHAnsi" w:hAnsiTheme="minorHAnsi" w:cstheme="minorHAnsi"/>
            <w:szCs w:val="20"/>
          </w:rPr>
          <w:t>third-party</w:t>
        </w:r>
        <w:r w:rsidRPr="00DF5794">
          <w:rPr>
            <w:rFonts w:asciiTheme="minorHAnsi" w:hAnsiTheme="minorHAnsi" w:cstheme="minorHAnsi"/>
            <w:szCs w:val="20"/>
          </w:rPr>
          <w:t xml:space="preserve"> shall implement a comprehensive security incident management process to ensure prompt detection, response, and resolution of any security incidents, while maintaining transparent communication with relevant stakeholders.</w:t>
        </w:r>
      </w:ins>
    </w:p>
    <w:p w14:paraId="1A67663B" w14:textId="77777777" w:rsidR="00D879B2" w:rsidRPr="00DF5794" w:rsidRDefault="00D879B2" w:rsidP="00D879B2">
      <w:pPr>
        <w:pStyle w:val="Heading3"/>
        <w:numPr>
          <w:ilvl w:val="1"/>
          <w:numId w:val="36"/>
        </w:numPr>
        <w:spacing w:before="100" w:beforeAutospacing="1" w:after="100" w:afterAutospacing="1"/>
        <w:contextualSpacing w:val="0"/>
        <w:rPr>
          <w:ins w:id="316" w:author="Prashant Mishra1 (Digital,ISC) (X-Deloitte)" w:date="2026-05-18T11:28:00Z"/>
          <w:rFonts w:asciiTheme="minorHAnsi" w:hAnsiTheme="minorHAnsi" w:cstheme="minorHAnsi"/>
          <w:b/>
          <w:szCs w:val="20"/>
        </w:rPr>
      </w:pPr>
      <w:ins w:id="317" w:author="Prashant Mishra1 (Digital,ISC) (X-Deloitte)" w:date="2026-05-18T11:28:00Z">
        <w:r w:rsidRPr="00DF5794">
          <w:rPr>
            <w:rStyle w:val="Strong"/>
            <w:rFonts w:asciiTheme="minorHAnsi" w:hAnsiTheme="minorHAnsi" w:cstheme="minorHAnsi"/>
            <w:szCs w:val="20"/>
          </w:rPr>
          <w:t xml:space="preserve">Notifications- </w:t>
        </w:r>
        <w:r w:rsidRPr="00DF5794">
          <w:rPr>
            <w:rFonts w:asciiTheme="minorHAnsi" w:hAnsiTheme="minorHAnsi" w:cstheme="minorHAnsi"/>
            <w:szCs w:val="20"/>
          </w:rPr>
          <w:t xml:space="preserve">The </w:t>
        </w:r>
        <w:r>
          <w:rPr>
            <w:rFonts w:asciiTheme="minorHAnsi" w:hAnsiTheme="minorHAnsi" w:cstheme="minorHAnsi"/>
            <w:szCs w:val="20"/>
          </w:rPr>
          <w:t>third-party</w:t>
        </w:r>
        <w:r w:rsidRPr="00DF5794">
          <w:rPr>
            <w:rFonts w:asciiTheme="minorHAnsi" w:hAnsiTheme="minorHAnsi" w:cstheme="minorHAnsi"/>
            <w:szCs w:val="20"/>
          </w:rPr>
          <w:t xml:space="preserve"> shall notify IndiGo without undue delay and latest within 8 hours upon of detection of a security incident</w:t>
        </w:r>
        <w:r>
          <w:rPr>
            <w:rFonts w:asciiTheme="minorHAnsi" w:hAnsiTheme="minorHAnsi" w:cstheme="minorHAnsi"/>
            <w:szCs w:val="20"/>
          </w:rPr>
          <w:t xml:space="preserve"> to </w:t>
        </w:r>
        <w:r w:rsidRPr="00B87B1B">
          <w:rPr>
            <w:rFonts w:asciiTheme="minorHAnsi" w:hAnsiTheme="minorHAnsi" w:cstheme="minorHAnsi"/>
            <w:szCs w:val="20"/>
            <w:u w:val="single"/>
          </w:rPr>
          <w:t>soc@goindigo.in</w:t>
        </w:r>
        <w:r w:rsidRPr="00DF5794">
          <w:rPr>
            <w:rFonts w:asciiTheme="minorHAnsi" w:hAnsiTheme="minorHAnsi" w:cstheme="minorHAnsi"/>
            <w:szCs w:val="20"/>
          </w:rPr>
          <w:t>, providing all relevant details to facilitate a timely and effective response.</w:t>
        </w:r>
      </w:ins>
    </w:p>
    <w:p w14:paraId="0BC9A773" w14:textId="77777777" w:rsidR="00D879B2" w:rsidRPr="00DF5794" w:rsidRDefault="00D879B2" w:rsidP="00D879B2">
      <w:pPr>
        <w:pStyle w:val="Heading3"/>
        <w:numPr>
          <w:ilvl w:val="1"/>
          <w:numId w:val="36"/>
        </w:numPr>
        <w:spacing w:before="100" w:beforeAutospacing="1" w:after="100" w:afterAutospacing="1"/>
        <w:contextualSpacing w:val="0"/>
        <w:rPr>
          <w:ins w:id="318" w:author="Prashant Mishra1 (Digital,ISC) (X-Deloitte)" w:date="2026-05-18T11:28:00Z"/>
          <w:rFonts w:asciiTheme="minorHAnsi" w:hAnsiTheme="minorHAnsi" w:cstheme="minorHAnsi"/>
          <w:b/>
          <w:szCs w:val="20"/>
        </w:rPr>
      </w:pPr>
      <w:ins w:id="319" w:author="Prashant Mishra1 (Digital,ISC) (X-Deloitte)" w:date="2026-05-18T11:28:00Z">
        <w:r w:rsidRPr="00DF5794">
          <w:rPr>
            <w:rStyle w:val="Strong"/>
            <w:rFonts w:asciiTheme="minorHAnsi" w:hAnsiTheme="minorHAnsi" w:cstheme="minorHAnsi"/>
            <w:szCs w:val="20"/>
          </w:rPr>
          <w:t>Regular Updates-</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provide regular updates to IndiGo throughout the incident resolution process, detailing the actions taken, impact assessment, and any emerging risks.</w:t>
        </w:r>
      </w:ins>
    </w:p>
    <w:p w14:paraId="52299B3A" w14:textId="77777777" w:rsidR="00D879B2" w:rsidRPr="00DF5794" w:rsidRDefault="00D879B2" w:rsidP="00D879B2">
      <w:pPr>
        <w:pStyle w:val="Heading3"/>
        <w:numPr>
          <w:ilvl w:val="1"/>
          <w:numId w:val="36"/>
        </w:numPr>
        <w:spacing w:before="100" w:beforeAutospacing="1" w:after="100" w:afterAutospacing="1"/>
        <w:contextualSpacing w:val="0"/>
        <w:rPr>
          <w:ins w:id="320" w:author="Prashant Mishra1 (Digital,ISC) (X-Deloitte)" w:date="2026-05-18T11:28:00Z"/>
          <w:rFonts w:asciiTheme="minorHAnsi" w:hAnsiTheme="minorHAnsi" w:cstheme="minorHAnsi"/>
          <w:b/>
          <w:szCs w:val="20"/>
        </w:rPr>
      </w:pPr>
      <w:ins w:id="321" w:author="Prashant Mishra1 (Digital,ISC) (X-Deloitte)" w:date="2026-05-18T11:28:00Z">
        <w:r w:rsidRPr="00DF5794">
          <w:rPr>
            <w:rStyle w:val="Strong"/>
            <w:rFonts w:asciiTheme="minorHAnsi" w:hAnsiTheme="minorHAnsi" w:cstheme="minorHAnsi"/>
            <w:szCs w:val="20"/>
          </w:rPr>
          <w:t>Remediation Actions-</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take immediate and appropriate remediation actions to contain, mitigate, and resolve any security incidents, ensuring that corrective measures are implemented to prevent recurrence.</w:t>
        </w:r>
      </w:ins>
    </w:p>
    <w:p w14:paraId="2134DF9B" w14:textId="77777777" w:rsidR="00D879B2" w:rsidRPr="00DF5794" w:rsidRDefault="00D879B2" w:rsidP="00D879B2">
      <w:pPr>
        <w:pStyle w:val="Heading3"/>
        <w:numPr>
          <w:ilvl w:val="1"/>
          <w:numId w:val="36"/>
        </w:numPr>
        <w:spacing w:before="100" w:beforeAutospacing="1" w:after="100" w:afterAutospacing="1"/>
        <w:contextualSpacing w:val="0"/>
        <w:rPr>
          <w:ins w:id="322" w:author="Prashant Mishra1 (Digital,ISC) (X-Deloitte)" w:date="2026-05-18T11:28:00Z"/>
          <w:rFonts w:asciiTheme="minorHAnsi" w:hAnsiTheme="minorHAnsi" w:cstheme="minorHAnsi"/>
          <w:b/>
          <w:szCs w:val="20"/>
        </w:rPr>
      </w:pPr>
      <w:ins w:id="323" w:author="Prashant Mishra1 (Digital,ISC) (X-Deloitte)" w:date="2026-05-18T11:28:00Z">
        <w:r w:rsidRPr="00DF5794">
          <w:rPr>
            <w:rStyle w:val="Strong"/>
            <w:rFonts w:asciiTheme="minorHAnsi" w:hAnsiTheme="minorHAnsi" w:cstheme="minorHAnsi"/>
            <w:szCs w:val="20"/>
          </w:rPr>
          <w:t>Regulator Notifications &amp; Assistance-</w:t>
        </w:r>
        <w:r w:rsidRPr="00DF5794">
          <w:rPr>
            <w:rFonts w:asciiTheme="minorHAnsi" w:hAnsiTheme="minorHAnsi" w:cstheme="minorHAnsi"/>
            <w:szCs w:val="20"/>
          </w:rPr>
          <w:t xml:space="preserve"> In the event of a security incident, the </w:t>
        </w:r>
        <w:r>
          <w:rPr>
            <w:rFonts w:asciiTheme="minorHAnsi" w:hAnsiTheme="minorHAnsi" w:cstheme="minorHAnsi"/>
            <w:szCs w:val="20"/>
          </w:rPr>
          <w:t>third-party</w:t>
        </w:r>
        <w:r w:rsidRPr="00DF5794">
          <w:rPr>
            <w:rFonts w:asciiTheme="minorHAnsi" w:hAnsiTheme="minorHAnsi" w:cstheme="minorHAnsi"/>
            <w:szCs w:val="20"/>
          </w:rPr>
          <w:t xml:space="preserve"> shall not notify any regulatory authorities without written prior consent from IndiGo and assist IndiGo in fulfilling its obligations for reporting and addressing the incident with regulators.</w:t>
        </w:r>
      </w:ins>
    </w:p>
    <w:p w14:paraId="0473077E" w14:textId="77777777" w:rsidR="00D879B2" w:rsidRPr="00DF5794" w:rsidRDefault="00D879B2" w:rsidP="00D879B2">
      <w:pPr>
        <w:pStyle w:val="Heading3"/>
        <w:numPr>
          <w:ilvl w:val="0"/>
          <w:numId w:val="36"/>
        </w:numPr>
        <w:spacing w:before="100" w:beforeAutospacing="1" w:after="100" w:afterAutospacing="1"/>
        <w:contextualSpacing w:val="0"/>
        <w:rPr>
          <w:ins w:id="324" w:author="Prashant Mishra1 (Digital,ISC) (X-Deloitte)" w:date="2026-05-18T11:28:00Z"/>
          <w:rFonts w:asciiTheme="minorHAnsi" w:hAnsiTheme="minorHAnsi" w:cstheme="minorHAnsi"/>
          <w:b/>
          <w:szCs w:val="20"/>
        </w:rPr>
      </w:pPr>
      <w:ins w:id="325" w:author="Prashant Mishra1 (Digital,ISC) (X-Deloitte)" w:date="2026-05-18T11:28:00Z">
        <w:r w:rsidRPr="00DF5794">
          <w:rPr>
            <w:rStyle w:val="Strong"/>
            <w:rFonts w:asciiTheme="minorHAnsi" w:hAnsiTheme="minorHAnsi" w:cstheme="minorHAnsi"/>
            <w:szCs w:val="20"/>
          </w:rPr>
          <w:t>Logging &amp; Monitoring-</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implement continuous logging and monitoring of security events, ensuring that security logs are actively monitored 24/7 and securely retained for a minimum of 365 days to support incident detection, investigation, and compliance requirements.</w:t>
        </w:r>
      </w:ins>
    </w:p>
    <w:p w14:paraId="4BF31981" w14:textId="77777777" w:rsidR="00D879B2" w:rsidRPr="00DF5794" w:rsidRDefault="00D879B2" w:rsidP="00D879B2">
      <w:pPr>
        <w:pStyle w:val="Heading3"/>
        <w:numPr>
          <w:ilvl w:val="0"/>
          <w:numId w:val="36"/>
        </w:numPr>
        <w:spacing w:before="100" w:beforeAutospacing="1" w:after="100" w:afterAutospacing="1"/>
        <w:contextualSpacing w:val="0"/>
        <w:rPr>
          <w:ins w:id="326" w:author="Prashant Mishra1 (Digital,ISC) (X-Deloitte)" w:date="2026-05-18T11:28:00Z"/>
          <w:rFonts w:asciiTheme="minorHAnsi" w:hAnsiTheme="minorHAnsi" w:cstheme="minorHAnsi"/>
          <w:b/>
          <w:szCs w:val="20"/>
        </w:rPr>
      </w:pPr>
      <w:ins w:id="327" w:author="Prashant Mishra1 (Digital,ISC) (X-Deloitte)" w:date="2026-05-18T11:28:00Z">
        <w:r w:rsidRPr="00DF5794">
          <w:rPr>
            <w:rStyle w:val="Strong"/>
            <w:rFonts w:asciiTheme="minorHAnsi" w:hAnsiTheme="minorHAnsi" w:cstheme="minorHAnsi"/>
            <w:szCs w:val="20"/>
          </w:rPr>
          <w:t xml:space="preserve">Business Continuity and Disaster Recovery- </w:t>
        </w:r>
        <w:r w:rsidRPr="00DF5794">
          <w:rPr>
            <w:rFonts w:asciiTheme="minorHAnsi" w:hAnsiTheme="minorHAnsi" w:cstheme="minorHAnsi"/>
            <w:szCs w:val="20"/>
          </w:rPr>
          <w:t xml:space="preserve">The </w:t>
        </w:r>
        <w:r>
          <w:rPr>
            <w:rFonts w:asciiTheme="minorHAnsi" w:hAnsiTheme="minorHAnsi" w:cstheme="minorHAnsi"/>
            <w:szCs w:val="20"/>
          </w:rPr>
          <w:t>third-party</w:t>
        </w:r>
        <w:r w:rsidRPr="00DF5794">
          <w:rPr>
            <w:rFonts w:asciiTheme="minorHAnsi" w:hAnsiTheme="minorHAnsi" w:cstheme="minorHAnsi"/>
            <w:szCs w:val="20"/>
          </w:rPr>
          <w:t xml:space="preserve"> shall establish and maintain comprehensive Business Continuity and Disaster Recovery (BCDR) plans that outline procedures for maintaining essential operations and services in the event of disruptions, ensuring minimal downtime.</w:t>
        </w:r>
      </w:ins>
    </w:p>
    <w:p w14:paraId="48265490" w14:textId="77777777" w:rsidR="00D879B2" w:rsidRPr="00DF5794" w:rsidRDefault="00D879B2" w:rsidP="00D879B2">
      <w:pPr>
        <w:pStyle w:val="Heading3"/>
        <w:numPr>
          <w:ilvl w:val="0"/>
          <w:numId w:val="44"/>
        </w:numPr>
        <w:spacing w:before="100" w:beforeAutospacing="1" w:after="100" w:afterAutospacing="1"/>
        <w:contextualSpacing w:val="0"/>
        <w:rPr>
          <w:ins w:id="328" w:author="Prashant Mishra1 (Digital,ISC) (X-Deloitte)" w:date="2026-05-18T11:28:00Z"/>
          <w:rFonts w:asciiTheme="minorHAnsi" w:hAnsiTheme="minorHAnsi" w:cstheme="minorHAnsi"/>
          <w:b/>
          <w:szCs w:val="20"/>
        </w:rPr>
      </w:pPr>
      <w:ins w:id="329" w:author="Prashant Mishra1 (Digital,ISC) (X-Deloitte)" w:date="2026-05-18T11:28:00Z">
        <w:r w:rsidRPr="00DF5794">
          <w:rPr>
            <w:rStyle w:val="Strong"/>
            <w:rFonts w:asciiTheme="minorHAnsi" w:hAnsiTheme="minorHAnsi" w:cstheme="minorHAnsi"/>
            <w:szCs w:val="20"/>
          </w:rPr>
          <w:t xml:space="preserve">Recovery Time Objective- </w:t>
        </w:r>
        <w:r w:rsidRPr="00DF5794">
          <w:rPr>
            <w:rFonts w:asciiTheme="minorHAnsi" w:hAnsiTheme="minorHAnsi" w:cstheme="minorHAnsi"/>
            <w:szCs w:val="20"/>
          </w:rPr>
          <w:t xml:space="preserve">The </w:t>
        </w:r>
        <w:r>
          <w:rPr>
            <w:rFonts w:asciiTheme="minorHAnsi" w:hAnsiTheme="minorHAnsi" w:cstheme="minorHAnsi"/>
            <w:szCs w:val="20"/>
          </w:rPr>
          <w:t>third-party</w:t>
        </w:r>
        <w:r w:rsidRPr="00DF5794">
          <w:rPr>
            <w:rFonts w:asciiTheme="minorHAnsi" w:hAnsiTheme="minorHAnsi" w:cstheme="minorHAnsi"/>
            <w:szCs w:val="20"/>
          </w:rPr>
          <w:t xml:space="preserve"> shall define and regularly review the Recovery Time Objective (RTO) for critical systems, ensuring that recovery efforts are aligned with acceptable downtime limits to meet business needs.</w:t>
        </w:r>
      </w:ins>
    </w:p>
    <w:p w14:paraId="0186E4F8" w14:textId="77777777" w:rsidR="00D879B2" w:rsidRPr="00DF5794" w:rsidRDefault="00D879B2" w:rsidP="00D879B2">
      <w:pPr>
        <w:pStyle w:val="Heading3"/>
        <w:numPr>
          <w:ilvl w:val="0"/>
          <w:numId w:val="44"/>
        </w:numPr>
        <w:spacing w:before="100" w:beforeAutospacing="1" w:after="100" w:afterAutospacing="1"/>
        <w:contextualSpacing w:val="0"/>
        <w:rPr>
          <w:ins w:id="330" w:author="Prashant Mishra1 (Digital,ISC) (X-Deloitte)" w:date="2026-05-18T11:28:00Z"/>
          <w:rFonts w:asciiTheme="minorHAnsi" w:hAnsiTheme="minorHAnsi" w:cstheme="minorHAnsi"/>
          <w:b/>
          <w:szCs w:val="20"/>
        </w:rPr>
      </w:pPr>
      <w:ins w:id="331" w:author="Prashant Mishra1 (Digital,ISC) (X-Deloitte)" w:date="2026-05-18T11:28:00Z">
        <w:r w:rsidRPr="00DF5794">
          <w:rPr>
            <w:rStyle w:val="Strong"/>
            <w:rFonts w:asciiTheme="minorHAnsi" w:hAnsiTheme="minorHAnsi" w:cstheme="minorHAnsi"/>
            <w:szCs w:val="20"/>
          </w:rPr>
          <w:t>Recovery Point Objective-</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define and regularly review the Recovery Point Objective (RPO) for critical data, ensuring that recovery processes are designed to minimize data loss by meeting established time-based thresholds.</w:t>
        </w:r>
      </w:ins>
    </w:p>
    <w:p w14:paraId="2F0AAA9A" w14:textId="77777777" w:rsidR="00D879B2" w:rsidRPr="00DF5794" w:rsidRDefault="00D879B2" w:rsidP="00D879B2">
      <w:pPr>
        <w:pStyle w:val="Heading3"/>
        <w:numPr>
          <w:ilvl w:val="0"/>
          <w:numId w:val="44"/>
        </w:numPr>
        <w:spacing w:before="100" w:beforeAutospacing="1" w:after="100" w:afterAutospacing="1"/>
        <w:contextualSpacing w:val="0"/>
        <w:rPr>
          <w:ins w:id="332" w:author="Prashant Mishra1 (Digital,ISC) (X-Deloitte)" w:date="2026-05-18T11:28:00Z"/>
          <w:rFonts w:asciiTheme="minorHAnsi" w:hAnsiTheme="minorHAnsi" w:cstheme="minorHAnsi"/>
          <w:b/>
          <w:szCs w:val="20"/>
        </w:rPr>
      </w:pPr>
      <w:ins w:id="333" w:author="Prashant Mishra1 (Digital,ISC) (X-Deloitte)" w:date="2026-05-18T11:28:00Z">
        <w:r w:rsidRPr="00DF5794">
          <w:rPr>
            <w:rStyle w:val="Strong"/>
            <w:rFonts w:asciiTheme="minorHAnsi" w:hAnsiTheme="minorHAnsi" w:cstheme="minorHAnsi"/>
            <w:szCs w:val="20"/>
          </w:rPr>
          <w:t>BCDR Testing –</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test the BCDR plan, at least annually.</w:t>
        </w:r>
      </w:ins>
    </w:p>
    <w:p w14:paraId="473FABBD" w14:textId="77777777" w:rsidR="00D879B2" w:rsidRPr="00DF5794" w:rsidRDefault="00D879B2" w:rsidP="00D879B2">
      <w:pPr>
        <w:pStyle w:val="Heading3"/>
        <w:numPr>
          <w:ilvl w:val="0"/>
          <w:numId w:val="36"/>
        </w:numPr>
        <w:spacing w:before="100" w:beforeAutospacing="1" w:after="100" w:afterAutospacing="1"/>
        <w:contextualSpacing w:val="0"/>
        <w:rPr>
          <w:ins w:id="334" w:author="Prashant Mishra1 (Digital,ISC) (X-Deloitte)" w:date="2026-05-18T11:28:00Z"/>
          <w:rFonts w:asciiTheme="minorHAnsi" w:hAnsiTheme="minorHAnsi" w:cstheme="minorHAnsi"/>
          <w:szCs w:val="20"/>
        </w:rPr>
      </w:pPr>
      <w:ins w:id="335" w:author="Prashant Mishra1 (Digital,ISC) (X-Deloitte)" w:date="2026-05-18T11:28:00Z">
        <w:r w:rsidRPr="00DF5794">
          <w:rPr>
            <w:rFonts w:asciiTheme="minorHAnsi" w:hAnsiTheme="minorHAnsi" w:cstheme="minorHAnsi"/>
            <w:szCs w:val="20"/>
          </w:rPr>
          <w:t xml:space="preserve">Security Testing- The </w:t>
        </w:r>
        <w:r>
          <w:rPr>
            <w:rFonts w:asciiTheme="minorHAnsi" w:hAnsiTheme="minorHAnsi" w:cstheme="minorHAnsi"/>
            <w:szCs w:val="20"/>
          </w:rPr>
          <w:t>third-party</w:t>
        </w:r>
        <w:r w:rsidRPr="00DF5794">
          <w:rPr>
            <w:rFonts w:asciiTheme="minorHAnsi" w:hAnsiTheme="minorHAnsi" w:cstheme="minorHAnsi"/>
            <w:szCs w:val="20"/>
          </w:rPr>
          <w:t xml:space="preserve"> shall implement a thorough security testing program to identify, assess, and remediate vulnerabilities across its applications and systems. </w:t>
        </w:r>
      </w:ins>
    </w:p>
    <w:p w14:paraId="70AC562C" w14:textId="77777777" w:rsidR="00D879B2" w:rsidRPr="00DF5794" w:rsidRDefault="00D879B2" w:rsidP="00D879B2">
      <w:pPr>
        <w:pStyle w:val="Heading3"/>
        <w:numPr>
          <w:ilvl w:val="1"/>
          <w:numId w:val="36"/>
        </w:numPr>
        <w:spacing w:before="100" w:beforeAutospacing="1" w:after="100" w:afterAutospacing="1"/>
        <w:contextualSpacing w:val="0"/>
        <w:rPr>
          <w:ins w:id="336" w:author="Prashant Mishra1 (Digital,ISC) (X-Deloitte)" w:date="2026-05-18T11:28:00Z"/>
          <w:rFonts w:asciiTheme="minorHAnsi" w:hAnsiTheme="minorHAnsi" w:cstheme="minorHAnsi"/>
          <w:b/>
          <w:szCs w:val="20"/>
        </w:rPr>
      </w:pPr>
      <w:ins w:id="337" w:author="Prashant Mishra1 (Digital,ISC) (X-Deloitte)" w:date="2026-05-18T11:28:00Z">
        <w:r w:rsidRPr="00DF5794">
          <w:rPr>
            <w:rFonts w:asciiTheme="minorHAnsi" w:hAnsiTheme="minorHAnsi" w:cstheme="minorHAnsi"/>
            <w:szCs w:val="20"/>
          </w:rPr>
          <w:t xml:space="preserve">SAST &amp; DAST for Applications- The </w:t>
        </w:r>
        <w:r>
          <w:rPr>
            <w:rFonts w:asciiTheme="minorHAnsi" w:hAnsiTheme="minorHAnsi" w:cstheme="minorHAnsi"/>
            <w:szCs w:val="20"/>
          </w:rPr>
          <w:t>third-party</w:t>
        </w:r>
        <w:r w:rsidRPr="00DF5794">
          <w:rPr>
            <w:rFonts w:asciiTheme="minorHAnsi" w:hAnsiTheme="minorHAnsi" w:cstheme="minorHAnsi"/>
            <w:szCs w:val="20"/>
          </w:rPr>
          <w:t xml:space="preserve"> shall conduct regular Static Application Security Testing (SAST) and Dynamic Application Security Testing (DAST) to identify vulnerabilities within its applications during both the development phase and prior to deployment. </w:t>
        </w:r>
      </w:ins>
    </w:p>
    <w:p w14:paraId="1E72DCB5" w14:textId="77777777" w:rsidR="00D879B2" w:rsidRPr="00DF5794" w:rsidRDefault="00D879B2" w:rsidP="00D879B2">
      <w:pPr>
        <w:pStyle w:val="Heading3"/>
        <w:numPr>
          <w:ilvl w:val="1"/>
          <w:numId w:val="36"/>
        </w:numPr>
        <w:spacing w:before="100" w:beforeAutospacing="1" w:after="100" w:afterAutospacing="1"/>
        <w:contextualSpacing w:val="0"/>
        <w:rPr>
          <w:ins w:id="338" w:author="Prashant Mishra1 (Digital,ISC) (X-Deloitte)" w:date="2026-05-18T11:28:00Z"/>
          <w:rFonts w:asciiTheme="minorHAnsi" w:hAnsiTheme="minorHAnsi" w:cstheme="minorHAnsi"/>
          <w:b/>
          <w:szCs w:val="20"/>
        </w:rPr>
      </w:pPr>
      <w:ins w:id="339" w:author="Prashant Mishra1 (Digital,ISC) (X-Deloitte)" w:date="2026-05-18T11:28:00Z">
        <w:r w:rsidRPr="00DF5794">
          <w:rPr>
            <w:rFonts w:asciiTheme="minorHAnsi" w:hAnsiTheme="minorHAnsi" w:cstheme="minorHAnsi"/>
            <w:szCs w:val="20"/>
          </w:rPr>
          <w:lastRenderedPageBreak/>
          <w:t xml:space="preserve">Vulnerability Assessments- The </w:t>
        </w:r>
        <w:r>
          <w:rPr>
            <w:rFonts w:asciiTheme="minorHAnsi" w:hAnsiTheme="minorHAnsi" w:cstheme="minorHAnsi"/>
            <w:szCs w:val="20"/>
          </w:rPr>
          <w:t>third-party</w:t>
        </w:r>
        <w:r w:rsidRPr="00DF5794">
          <w:rPr>
            <w:rFonts w:asciiTheme="minorHAnsi" w:hAnsiTheme="minorHAnsi" w:cstheme="minorHAnsi"/>
            <w:szCs w:val="20"/>
          </w:rPr>
          <w:t xml:space="preserve"> shall perform monthly Vulnerability Assessments to identify potential security weaknesses within its systems and networks. These assessments will focus on both internal and external vulnerabilities and will be performed using automated tools and manual testing to ensure thoroughness.</w:t>
        </w:r>
      </w:ins>
    </w:p>
    <w:p w14:paraId="3789D602" w14:textId="77777777" w:rsidR="00D879B2" w:rsidRPr="00DF5794" w:rsidRDefault="00D879B2" w:rsidP="00D879B2">
      <w:pPr>
        <w:pStyle w:val="Heading3"/>
        <w:numPr>
          <w:ilvl w:val="1"/>
          <w:numId w:val="36"/>
        </w:numPr>
        <w:spacing w:before="100" w:beforeAutospacing="1" w:after="100" w:afterAutospacing="1"/>
        <w:contextualSpacing w:val="0"/>
        <w:rPr>
          <w:ins w:id="340" w:author="Prashant Mishra1 (Digital,ISC) (X-Deloitte)" w:date="2026-05-18T11:28:00Z"/>
          <w:rFonts w:asciiTheme="minorHAnsi" w:hAnsiTheme="minorHAnsi" w:cstheme="minorHAnsi"/>
          <w:b/>
          <w:szCs w:val="20"/>
        </w:rPr>
      </w:pPr>
      <w:ins w:id="341" w:author="Prashant Mishra1 (Digital,ISC) (X-Deloitte)" w:date="2026-05-18T11:28:00Z">
        <w:r w:rsidRPr="00DF5794">
          <w:rPr>
            <w:rFonts w:asciiTheme="minorHAnsi" w:hAnsiTheme="minorHAnsi" w:cstheme="minorHAnsi"/>
            <w:szCs w:val="20"/>
          </w:rPr>
          <w:t xml:space="preserve">External Penetration Testing- The </w:t>
        </w:r>
        <w:r>
          <w:rPr>
            <w:rFonts w:asciiTheme="minorHAnsi" w:hAnsiTheme="minorHAnsi" w:cstheme="minorHAnsi"/>
            <w:szCs w:val="20"/>
          </w:rPr>
          <w:t>third-party</w:t>
        </w:r>
        <w:r w:rsidRPr="00DF5794">
          <w:rPr>
            <w:rFonts w:asciiTheme="minorHAnsi" w:hAnsiTheme="minorHAnsi" w:cstheme="minorHAnsi"/>
            <w:szCs w:val="20"/>
          </w:rPr>
          <w:t xml:space="preserve"> shall conduct external penetration testing at least annually or after all significant system changes. These tests will simulate real-world attacks to assess the security posture of externally facing applications and networks, identifying any potential vulnerabilities that could be exploited by attackers.</w:t>
        </w:r>
      </w:ins>
    </w:p>
    <w:p w14:paraId="3DE3E4CA" w14:textId="77777777" w:rsidR="00D879B2" w:rsidRPr="00DF5794" w:rsidRDefault="00D879B2" w:rsidP="00D879B2">
      <w:pPr>
        <w:pStyle w:val="Heading3"/>
        <w:numPr>
          <w:ilvl w:val="1"/>
          <w:numId w:val="36"/>
        </w:numPr>
        <w:spacing w:before="100" w:beforeAutospacing="1" w:after="100" w:afterAutospacing="1"/>
        <w:contextualSpacing w:val="0"/>
        <w:rPr>
          <w:ins w:id="342" w:author="Prashant Mishra1 (Digital,ISC) (X-Deloitte)" w:date="2026-05-18T11:28:00Z"/>
          <w:rFonts w:asciiTheme="minorHAnsi" w:hAnsiTheme="minorHAnsi" w:cstheme="minorHAnsi"/>
          <w:b/>
          <w:szCs w:val="20"/>
        </w:rPr>
      </w:pPr>
      <w:ins w:id="343" w:author="Prashant Mishra1 (Digital,ISC) (X-Deloitte)" w:date="2026-05-18T11:28:00Z">
        <w:r w:rsidRPr="00DF5794">
          <w:rPr>
            <w:rFonts w:asciiTheme="minorHAnsi" w:hAnsiTheme="minorHAnsi" w:cstheme="minorHAnsi"/>
            <w:szCs w:val="20"/>
          </w:rPr>
          <w:t xml:space="preserve">Report Sharing- The </w:t>
        </w:r>
        <w:r>
          <w:rPr>
            <w:rFonts w:asciiTheme="minorHAnsi" w:hAnsiTheme="minorHAnsi" w:cstheme="minorHAnsi"/>
            <w:szCs w:val="20"/>
          </w:rPr>
          <w:t>third-party</w:t>
        </w:r>
        <w:r w:rsidRPr="00DF5794">
          <w:rPr>
            <w:rFonts w:asciiTheme="minorHAnsi" w:hAnsiTheme="minorHAnsi" w:cstheme="minorHAnsi"/>
            <w:szCs w:val="20"/>
          </w:rPr>
          <w:t xml:space="preserve"> shall share comprehensive reports with IndiGo detailing the findings of 18 (c). These reports shall provide clear descriptions of identified vulnerabilities, their potential impact, and an assessment of the overall security posture.</w:t>
        </w:r>
      </w:ins>
    </w:p>
    <w:p w14:paraId="6ACCFFF5" w14:textId="77777777" w:rsidR="00D879B2" w:rsidRPr="00DF5794" w:rsidRDefault="00D879B2" w:rsidP="00D879B2">
      <w:pPr>
        <w:pStyle w:val="Heading3"/>
        <w:numPr>
          <w:ilvl w:val="1"/>
          <w:numId w:val="36"/>
        </w:numPr>
        <w:spacing w:before="100" w:beforeAutospacing="1" w:after="100" w:afterAutospacing="1"/>
        <w:contextualSpacing w:val="0"/>
        <w:rPr>
          <w:ins w:id="344" w:author="Prashant Mishra1 (Digital,ISC) (X-Deloitte)" w:date="2026-05-18T11:28:00Z"/>
          <w:rFonts w:asciiTheme="minorHAnsi" w:hAnsiTheme="minorHAnsi" w:cstheme="minorHAnsi"/>
          <w:b/>
          <w:szCs w:val="20"/>
        </w:rPr>
      </w:pPr>
      <w:ins w:id="345" w:author="Prashant Mishra1 (Digital,ISC) (X-Deloitte)" w:date="2026-05-18T11:28:00Z">
        <w:r w:rsidRPr="00DF5794">
          <w:rPr>
            <w:rFonts w:asciiTheme="minorHAnsi" w:hAnsiTheme="minorHAnsi" w:cstheme="minorHAnsi"/>
            <w:szCs w:val="20"/>
          </w:rPr>
          <w:t xml:space="preserve">Remediation Timelines for Critical Vulnerabilities-The </w:t>
        </w:r>
        <w:r>
          <w:rPr>
            <w:rFonts w:asciiTheme="minorHAnsi" w:hAnsiTheme="minorHAnsi" w:cstheme="minorHAnsi"/>
            <w:szCs w:val="20"/>
          </w:rPr>
          <w:t>third-party</w:t>
        </w:r>
        <w:r w:rsidRPr="00DF5794">
          <w:rPr>
            <w:rFonts w:asciiTheme="minorHAnsi" w:hAnsiTheme="minorHAnsi" w:cstheme="minorHAnsi"/>
            <w:szCs w:val="20"/>
          </w:rPr>
          <w:t xml:space="preserve"> shall establish and adhere to remediation timelines for critical vulnerabilities identified through security testing. Critical vulnerabilities must be addressed within thirty (30) days to minimize the risk of exploitation, with clear steps and actions taken to resolve these issues promptly.</w:t>
        </w:r>
      </w:ins>
    </w:p>
    <w:p w14:paraId="55844D64" w14:textId="77777777" w:rsidR="00D879B2" w:rsidRPr="00DF5794" w:rsidRDefault="00D879B2" w:rsidP="00D879B2">
      <w:pPr>
        <w:pStyle w:val="Heading3"/>
        <w:numPr>
          <w:ilvl w:val="0"/>
          <w:numId w:val="36"/>
        </w:numPr>
        <w:spacing w:before="100" w:beforeAutospacing="1" w:after="100" w:afterAutospacing="1"/>
        <w:contextualSpacing w:val="0"/>
        <w:rPr>
          <w:ins w:id="346" w:author="Prashant Mishra1 (Digital,ISC) (X-Deloitte)" w:date="2026-05-18T11:28:00Z"/>
          <w:rFonts w:asciiTheme="minorHAnsi" w:hAnsiTheme="minorHAnsi" w:cstheme="minorHAnsi"/>
          <w:szCs w:val="20"/>
        </w:rPr>
      </w:pPr>
      <w:ins w:id="347" w:author="Prashant Mishra1 (Digital,ISC) (X-Deloitte)" w:date="2026-05-18T11:28:00Z">
        <w:r w:rsidRPr="00DF5794">
          <w:rPr>
            <w:rStyle w:val="Strong"/>
            <w:rFonts w:asciiTheme="minorHAnsi" w:hAnsiTheme="minorHAnsi" w:cstheme="minorHAnsi"/>
            <w:szCs w:val="20"/>
          </w:rPr>
          <w:t xml:space="preserve">Web Filtering &amp; DLP- </w:t>
        </w:r>
        <w:r w:rsidRPr="00DF5794">
          <w:rPr>
            <w:rFonts w:asciiTheme="minorHAnsi" w:hAnsiTheme="minorHAnsi" w:cstheme="minorHAnsi"/>
            <w:szCs w:val="20"/>
          </w:rPr>
          <w:t xml:space="preserve">The </w:t>
        </w:r>
        <w:r>
          <w:rPr>
            <w:rFonts w:asciiTheme="minorHAnsi" w:hAnsiTheme="minorHAnsi" w:cstheme="minorHAnsi"/>
            <w:szCs w:val="20"/>
          </w:rPr>
          <w:t>third-party</w:t>
        </w:r>
        <w:r w:rsidRPr="00DF5794">
          <w:rPr>
            <w:rFonts w:asciiTheme="minorHAnsi" w:hAnsiTheme="minorHAnsi" w:cstheme="minorHAnsi"/>
            <w:szCs w:val="20"/>
          </w:rPr>
          <w:t xml:space="preserve"> shall implement a comprehensive Web Filtering and Data </w:t>
        </w:r>
        <w:r>
          <w:rPr>
            <w:rFonts w:asciiTheme="minorHAnsi" w:hAnsiTheme="minorHAnsi" w:cstheme="minorHAnsi"/>
            <w:szCs w:val="20"/>
          </w:rPr>
          <w:t>Leakage</w:t>
        </w:r>
        <w:r w:rsidRPr="00DF5794">
          <w:rPr>
            <w:rFonts w:asciiTheme="minorHAnsi" w:hAnsiTheme="minorHAnsi" w:cstheme="minorHAnsi"/>
            <w:szCs w:val="20"/>
          </w:rPr>
          <w:t xml:space="preserve"> Prevention (DLP) strategy.</w:t>
        </w:r>
      </w:ins>
    </w:p>
    <w:p w14:paraId="4F99EB0A" w14:textId="77777777" w:rsidR="00D879B2" w:rsidRPr="00DF5794" w:rsidRDefault="00D879B2" w:rsidP="00D879B2">
      <w:pPr>
        <w:pStyle w:val="Heading3"/>
        <w:numPr>
          <w:ilvl w:val="1"/>
          <w:numId w:val="36"/>
        </w:numPr>
        <w:spacing w:before="100" w:beforeAutospacing="1" w:after="100" w:afterAutospacing="1"/>
        <w:contextualSpacing w:val="0"/>
        <w:rPr>
          <w:ins w:id="348" w:author="Prashant Mishra1 (Digital,ISC) (X-Deloitte)" w:date="2026-05-18T11:28:00Z"/>
          <w:rFonts w:asciiTheme="minorHAnsi" w:hAnsiTheme="minorHAnsi" w:cstheme="minorHAnsi"/>
          <w:b/>
          <w:szCs w:val="20"/>
        </w:rPr>
      </w:pPr>
      <w:ins w:id="349" w:author="Prashant Mishra1 (Digital,ISC) (X-Deloitte)" w:date="2026-05-18T11:28:00Z">
        <w:r w:rsidRPr="00DF5794">
          <w:rPr>
            <w:rStyle w:val="Strong"/>
            <w:rFonts w:asciiTheme="minorHAnsi" w:hAnsiTheme="minorHAnsi" w:cstheme="minorHAnsi"/>
            <w:szCs w:val="20"/>
          </w:rPr>
          <w:t>Web Filtering-</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deploy web filtering solutions to monitor and control access to websites and online content. This includes blocking access to known malicious websites, filtering inappropriate content, and preventing users from accessing sites that pose security risks.</w:t>
        </w:r>
      </w:ins>
    </w:p>
    <w:p w14:paraId="5EDAC62F" w14:textId="77777777" w:rsidR="00D879B2" w:rsidRPr="00DF5794" w:rsidRDefault="00D879B2" w:rsidP="00D879B2">
      <w:pPr>
        <w:pStyle w:val="Heading3"/>
        <w:numPr>
          <w:ilvl w:val="1"/>
          <w:numId w:val="36"/>
        </w:numPr>
        <w:spacing w:before="100" w:beforeAutospacing="1" w:after="100" w:afterAutospacing="1"/>
        <w:contextualSpacing w:val="0"/>
        <w:rPr>
          <w:ins w:id="350" w:author="Prashant Mishra1 (Digital,ISC) (X-Deloitte)" w:date="2026-05-18T11:28:00Z"/>
          <w:rFonts w:asciiTheme="minorHAnsi" w:hAnsiTheme="minorHAnsi" w:cstheme="minorHAnsi"/>
          <w:b/>
          <w:szCs w:val="20"/>
        </w:rPr>
      </w:pPr>
      <w:ins w:id="351" w:author="Prashant Mishra1 (Digital,ISC) (X-Deloitte)" w:date="2026-05-18T11:28:00Z">
        <w:r w:rsidRPr="00DF5794">
          <w:rPr>
            <w:rStyle w:val="Strong"/>
            <w:rFonts w:asciiTheme="minorHAnsi" w:hAnsiTheme="minorHAnsi" w:cstheme="minorHAnsi"/>
            <w:szCs w:val="20"/>
          </w:rPr>
          <w:t>DLP (Data L</w:t>
        </w:r>
        <w:r>
          <w:rPr>
            <w:rStyle w:val="Strong"/>
            <w:rFonts w:asciiTheme="minorHAnsi" w:hAnsiTheme="minorHAnsi" w:cstheme="minorHAnsi"/>
            <w:szCs w:val="20"/>
          </w:rPr>
          <w:t>eakage</w:t>
        </w:r>
        <w:r w:rsidRPr="00DF5794">
          <w:rPr>
            <w:rStyle w:val="Strong"/>
            <w:rFonts w:asciiTheme="minorHAnsi" w:hAnsiTheme="minorHAnsi" w:cstheme="minorHAnsi"/>
            <w:szCs w:val="20"/>
          </w:rPr>
          <w:t xml:space="preserve"> Prevention)-</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implement DLP technologies to monitor, detect, and prevent the unauthorized transfer or leakage of sensitive information, whether intentional or accidental. This includes protecting data at rest, in transit, and in use, ensuring that any sensitive or confidential data is not exposed, shared, or transmitted outside of approved channels.</w:t>
        </w:r>
      </w:ins>
    </w:p>
    <w:p w14:paraId="09F1D3F7" w14:textId="77777777" w:rsidR="00D879B2" w:rsidRPr="00DF5794" w:rsidRDefault="00D879B2" w:rsidP="00D879B2">
      <w:pPr>
        <w:pStyle w:val="Heading3"/>
        <w:numPr>
          <w:ilvl w:val="0"/>
          <w:numId w:val="36"/>
        </w:numPr>
        <w:spacing w:before="100" w:beforeAutospacing="1" w:after="100" w:afterAutospacing="1"/>
        <w:contextualSpacing w:val="0"/>
        <w:rPr>
          <w:ins w:id="352" w:author="Prashant Mishra1 (Digital,ISC) (X-Deloitte)" w:date="2026-05-18T11:28:00Z"/>
          <w:rFonts w:asciiTheme="minorHAnsi" w:hAnsiTheme="minorHAnsi" w:cstheme="minorHAnsi"/>
          <w:szCs w:val="20"/>
        </w:rPr>
      </w:pPr>
      <w:ins w:id="353" w:author="Prashant Mishra1 (Digital,ISC) (X-Deloitte)" w:date="2026-05-18T11:28:00Z">
        <w:r w:rsidRPr="00DF5794">
          <w:rPr>
            <w:rStyle w:val="Strong"/>
            <w:rFonts w:asciiTheme="minorHAnsi" w:hAnsiTheme="minorHAnsi" w:cstheme="minorHAnsi"/>
            <w:szCs w:val="20"/>
          </w:rPr>
          <w:t xml:space="preserve">Application Security- </w:t>
        </w:r>
        <w:r w:rsidRPr="00DF5794">
          <w:rPr>
            <w:rFonts w:asciiTheme="minorHAnsi" w:hAnsiTheme="minorHAnsi" w:cstheme="minorHAnsi"/>
            <w:szCs w:val="20"/>
          </w:rPr>
          <w:t xml:space="preserve">The </w:t>
        </w:r>
        <w:r>
          <w:rPr>
            <w:rFonts w:asciiTheme="minorHAnsi" w:hAnsiTheme="minorHAnsi" w:cstheme="minorHAnsi"/>
            <w:szCs w:val="20"/>
          </w:rPr>
          <w:t>third-party</w:t>
        </w:r>
        <w:r w:rsidRPr="00DF5794">
          <w:rPr>
            <w:rFonts w:asciiTheme="minorHAnsi" w:hAnsiTheme="minorHAnsi" w:cstheme="minorHAnsi"/>
            <w:szCs w:val="20"/>
          </w:rPr>
          <w:t xml:space="preserve"> shall implement a comprehensive application security program.</w:t>
        </w:r>
      </w:ins>
    </w:p>
    <w:p w14:paraId="1D5D6ADF" w14:textId="77777777" w:rsidR="00D879B2" w:rsidRPr="00DF5794" w:rsidRDefault="00D879B2" w:rsidP="00D879B2">
      <w:pPr>
        <w:pStyle w:val="Heading3"/>
        <w:numPr>
          <w:ilvl w:val="1"/>
          <w:numId w:val="36"/>
        </w:numPr>
        <w:spacing w:before="100" w:beforeAutospacing="1" w:after="100" w:afterAutospacing="1"/>
        <w:contextualSpacing w:val="0"/>
        <w:rPr>
          <w:ins w:id="354" w:author="Prashant Mishra1 (Digital,ISC) (X-Deloitte)" w:date="2026-05-18T11:28:00Z"/>
          <w:rFonts w:asciiTheme="minorHAnsi" w:hAnsiTheme="minorHAnsi" w:cstheme="minorHAnsi"/>
          <w:b/>
          <w:szCs w:val="20"/>
        </w:rPr>
      </w:pPr>
      <w:ins w:id="355" w:author="Prashant Mishra1 (Digital,ISC) (X-Deloitte)" w:date="2026-05-18T11:28:00Z">
        <w:r w:rsidRPr="00DF5794">
          <w:rPr>
            <w:rStyle w:val="Strong"/>
            <w:rFonts w:asciiTheme="minorHAnsi" w:hAnsiTheme="minorHAnsi" w:cstheme="minorHAnsi"/>
            <w:szCs w:val="20"/>
          </w:rPr>
          <w:t>Secure Software Development Lifecycle (SDLC)-</w:t>
        </w:r>
        <w:r w:rsidRPr="00DF5794">
          <w:rPr>
            <w:rFonts w:asciiTheme="minorHAnsi" w:hAnsiTheme="minorHAnsi" w:cstheme="minorHAnsi"/>
            <w:szCs w:val="20"/>
          </w:rPr>
          <w:t xml:space="preserve"> The </w:t>
        </w:r>
        <w:r>
          <w:rPr>
            <w:rFonts w:asciiTheme="minorHAnsi" w:hAnsiTheme="minorHAnsi" w:cstheme="minorHAnsi"/>
            <w:szCs w:val="20"/>
          </w:rPr>
          <w:t>third-party</w:t>
        </w:r>
        <w:r w:rsidRPr="00DF5794">
          <w:rPr>
            <w:rFonts w:asciiTheme="minorHAnsi" w:hAnsiTheme="minorHAnsi" w:cstheme="minorHAnsi"/>
            <w:szCs w:val="20"/>
          </w:rPr>
          <w:t xml:space="preserve"> shall define and implement secure SDLC phase including but not limited to requirements gathering, design, development, testing, deployment, and maintenance.</w:t>
        </w:r>
      </w:ins>
    </w:p>
    <w:p w14:paraId="23D9B312" w14:textId="77777777" w:rsidR="00D879B2" w:rsidRPr="00DF5794" w:rsidRDefault="00D879B2" w:rsidP="00D879B2">
      <w:pPr>
        <w:pStyle w:val="Heading3"/>
        <w:numPr>
          <w:ilvl w:val="1"/>
          <w:numId w:val="36"/>
        </w:numPr>
        <w:spacing w:before="100" w:beforeAutospacing="1" w:after="100" w:afterAutospacing="1"/>
        <w:contextualSpacing w:val="0"/>
        <w:rPr>
          <w:ins w:id="356" w:author="Prashant Mishra1 (Digital,ISC) (X-Deloitte)" w:date="2026-05-18T11:28:00Z"/>
          <w:rFonts w:asciiTheme="minorHAnsi" w:hAnsiTheme="minorHAnsi" w:cstheme="minorHAnsi"/>
          <w:b/>
          <w:szCs w:val="20"/>
        </w:rPr>
      </w:pPr>
      <w:ins w:id="357" w:author="Prashant Mishra1 (Digital,ISC) (X-Deloitte)" w:date="2026-05-18T11:28:00Z">
        <w:r w:rsidRPr="00DF5794">
          <w:rPr>
            <w:rFonts w:asciiTheme="minorHAnsi" w:hAnsiTheme="minorHAnsi" w:cstheme="minorHAnsi"/>
            <w:szCs w:val="20"/>
          </w:rPr>
          <w:t>Secure Coding Standards- All development activities shall follow secure coding practices and guidelines in accordance with industry standards such as the OWASP Top Ten, secure coding guidelines, and any relevant regulatory or compliance frameworks.</w:t>
        </w:r>
      </w:ins>
    </w:p>
    <w:p w14:paraId="71B78D02" w14:textId="77777777" w:rsidR="00D879B2" w:rsidRPr="00DF5794" w:rsidRDefault="00D879B2" w:rsidP="00D879B2">
      <w:pPr>
        <w:pStyle w:val="Heading3"/>
        <w:numPr>
          <w:ilvl w:val="1"/>
          <w:numId w:val="36"/>
        </w:numPr>
        <w:spacing w:before="100" w:beforeAutospacing="1" w:after="100" w:afterAutospacing="1"/>
        <w:contextualSpacing w:val="0"/>
        <w:rPr>
          <w:ins w:id="358" w:author="Prashant Mishra1 (Digital,ISC) (X-Deloitte)" w:date="2026-05-18T11:28:00Z"/>
          <w:rFonts w:asciiTheme="minorHAnsi" w:hAnsiTheme="minorHAnsi" w:cstheme="minorHAnsi"/>
          <w:b/>
          <w:szCs w:val="20"/>
        </w:rPr>
      </w:pPr>
      <w:ins w:id="359" w:author="Prashant Mishra1 (Digital,ISC) (X-Deloitte)" w:date="2026-05-18T11:28:00Z">
        <w:r w:rsidRPr="00DF5794">
          <w:rPr>
            <w:rFonts w:asciiTheme="minorHAnsi" w:hAnsiTheme="minorHAnsi" w:cstheme="minorHAnsi"/>
            <w:szCs w:val="20"/>
          </w:rPr>
          <w:t xml:space="preserve">API Security- The </w:t>
        </w:r>
        <w:r>
          <w:rPr>
            <w:rFonts w:asciiTheme="minorHAnsi" w:hAnsiTheme="minorHAnsi" w:cstheme="minorHAnsi"/>
            <w:szCs w:val="20"/>
          </w:rPr>
          <w:t>third-party</w:t>
        </w:r>
        <w:r w:rsidRPr="00DF5794">
          <w:rPr>
            <w:rFonts w:asciiTheme="minorHAnsi" w:hAnsiTheme="minorHAnsi" w:cstheme="minorHAnsi"/>
            <w:szCs w:val="20"/>
          </w:rPr>
          <w:t xml:space="preserve"> shall implement robust security measures for all APIs, including secure authentication (using, OAuth 2.0, OpenID Connect), encryption of data in transit and at rest (using., TLS 1.2 or higher, AES-256 encryption or higher), input validation to prevent injection attacks, and rate limiting (using industry-standard frameworks such as OWASP API Security Top 10) to prevent unauthorized access and abuse.</w:t>
        </w:r>
      </w:ins>
    </w:p>
    <w:p w14:paraId="29A96CE8" w14:textId="77777777" w:rsidR="00D879B2" w:rsidRDefault="00D879B2" w:rsidP="00D879B2">
      <w:pPr>
        <w:pStyle w:val="Heading3"/>
        <w:numPr>
          <w:ilvl w:val="1"/>
          <w:numId w:val="36"/>
        </w:numPr>
        <w:spacing w:before="100" w:beforeAutospacing="1" w:after="100" w:afterAutospacing="1"/>
        <w:contextualSpacing w:val="0"/>
        <w:rPr>
          <w:ins w:id="360" w:author="Prashant Mishra1 (Digital,ISC) (X-Deloitte)" w:date="2026-05-18T11:28:00Z"/>
          <w:rFonts w:asciiTheme="minorHAnsi" w:hAnsiTheme="minorHAnsi" w:cstheme="minorHAnsi"/>
          <w:b/>
          <w:szCs w:val="20"/>
        </w:rPr>
      </w:pPr>
      <w:ins w:id="361" w:author="Prashant Mishra1 (Digital,ISC) (X-Deloitte)" w:date="2026-05-18T11:28:00Z">
        <w:r w:rsidRPr="00DF5794">
          <w:rPr>
            <w:rFonts w:asciiTheme="minorHAnsi" w:hAnsiTheme="minorHAnsi" w:cstheme="minorHAnsi"/>
            <w:szCs w:val="20"/>
          </w:rPr>
          <w:t>Container Security- The third</w:t>
        </w:r>
        <w:r>
          <w:rPr>
            <w:rFonts w:asciiTheme="minorHAnsi" w:hAnsiTheme="minorHAnsi" w:cstheme="minorHAnsi"/>
            <w:szCs w:val="20"/>
          </w:rPr>
          <w:t>-party</w:t>
        </w:r>
        <w:r w:rsidRPr="00DF5794">
          <w:rPr>
            <w:rFonts w:asciiTheme="minorHAnsi" w:hAnsiTheme="minorHAnsi" w:cstheme="minorHAnsi"/>
            <w:szCs w:val="20"/>
          </w:rPr>
          <w:t xml:space="preserve"> shall implement robust security measures for containerized applications, including the use of trusted and scanned container images, runtime protection with minimal privileges, and secure configurations following industry standards such as CIS Docker and Kubernetes Benchmarks. Containers shall be monitored and logged (using tools like Prometheus or EFK Stack), and network segmentation and access controls shall be enforced.</w:t>
        </w:r>
      </w:ins>
    </w:p>
    <w:p w14:paraId="63C3B867" w14:textId="77777777" w:rsidR="00D879B2" w:rsidRPr="0038588F" w:rsidRDefault="00D879B2" w:rsidP="00D879B2">
      <w:pPr>
        <w:pStyle w:val="ListParagraph"/>
        <w:numPr>
          <w:ilvl w:val="0"/>
          <w:numId w:val="36"/>
        </w:numPr>
        <w:adjustRightInd/>
        <w:snapToGrid/>
        <w:spacing w:before="0" w:after="160" w:line="259" w:lineRule="auto"/>
        <w:jc w:val="left"/>
        <w:rPr>
          <w:ins w:id="362" w:author="Prashant Mishra1 (Digital,ISC) (X-Deloitte)" w:date="2026-05-18T11:28:00Z"/>
          <w:rFonts w:cstheme="minorHAnsi"/>
          <w:szCs w:val="20"/>
        </w:rPr>
      </w:pPr>
      <w:ins w:id="363" w:author="Prashant Mishra1 (Digital,ISC) (X-Deloitte)" w:date="2026-05-18T11:28:00Z">
        <w:r w:rsidRPr="0038588F">
          <w:rPr>
            <w:rFonts w:cstheme="minorHAnsi"/>
            <w:b/>
            <w:szCs w:val="20"/>
          </w:rPr>
          <w:t xml:space="preserve">AI Security </w:t>
        </w:r>
      </w:ins>
    </w:p>
    <w:p w14:paraId="66862321" w14:textId="77777777" w:rsidR="00D879B2" w:rsidRPr="008B71ED" w:rsidRDefault="00D879B2" w:rsidP="00D879B2">
      <w:pPr>
        <w:pStyle w:val="ListParagraph"/>
        <w:numPr>
          <w:ilvl w:val="0"/>
          <w:numId w:val="48"/>
        </w:numPr>
        <w:adjustRightInd/>
        <w:snapToGrid/>
        <w:spacing w:before="0" w:after="160" w:line="259" w:lineRule="auto"/>
        <w:rPr>
          <w:ins w:id="364" w:author="Prashant Mishra1 (Digital,ISC) (X-Deloitte)" w:date="2026-05-18T11:28:00Z"/>
          <w:rFonts w:cstheme="minorHAnsi"/>
          <w:szCs w:val="20"/>
        </w:rPr>
      </w:pPr>
      <w:ins w:id="365" w:author="Prashant Mishra1 (Digital,ISC) (X-Deloitte)" w:date="2026-05-18T11:28:00Z">
        <w:r w:rsidRPr="009862B7">
          <w:rPr>
            <w:rFonts w:cstheme="minorHAnsi"/>
            <w:b/>
            <w:szCs w:val="20"/>
          </w:rPr>
          <w:t>Agent Identity Hardening</w:t>
        </w:r>
        <w:r w:rsidRPr="009862B7">
          <w:rPr>
            <w:rFonts w:cstheme="minorHAnsi"/>
            <w:szCs w:val="20"/>
          </w:rPr>
          <w:t>: Each AI agent shall have a unique, cryptographically attested identity (P</w:t>
        </w:r>
        <w:r w:rsidRPr="008B71ED">
          <w:rPr>
            <w:rFonts w:cstheme="minorHAnsi"/>
            <w:szCs w:val="20"/>
          </w:rPr>
          <w:t>KI/</w:t>
        </w:r>
        <w:proofErr w:type="spellStart"/>
        <w:r w:rsidRPr="008B71ED">
          <w:rPr>
            <w:rFonts w:cstheme="minorHAnsi"/>
            <w:szCs w:val="20"/>
          </w:rPr>
          <w:t>mTLS</w:t>
        </w:r>
        <w:proofErr w:type="spellEnd"/>
        <w:r w:rsidRPr="008B71ED">
          <w:rPr>
            <w:rFonts w:cstheme="minorHAnsi"/>
            <w:szCs w:val="20"/>
          </w:rPr>
          <w:t>) with scoped, short</w:t>
        </w:r>
        <w:r w:rsidRPr="008B71ED">
          <w:rPr>
            <w:rFonts w:ascii="Cambria Math" w:hAnsi="Cambria Math" w:cs="Cambria Math"/>
            <w:szCs w:val="20"/>
          </w:rPr>
          <w:t>‑</w:t>
        </w:r>
        <w:r w:rsidRPr="008B71ED">
          <w:rPr>
            <w:rFonts w:cstheme="minorHAnsi"/>
            <w:szCs w:val="20"/>
          </w:rPr>
          <w:t>lived credentials; prohibit privilege inheritance without fresh intent validation.</w:t>
        </w:r>
      </w:ins>
    </w:p>
    <w:p w14:paraId="42FE8F6A" w14:textId="77777777" w:rsidR="00D879B2" w:rsidRDefault="00D879B2" w:rsidP="00D879B2">
      <w:pPr>
        <w:pStyle w:val="ListParagraph"/>
        <w:numPr>
          <w:ilvl w:val="0"/>
          <w:numId w:val="48"/>
        </w:numPr>
        <w:adjustRightInd/>
        <w:snapToGrid/>
        <w:spacing w:before="0" w:after="160" w:line="259" w:lineRule="auto"/>
        <w:rPr>
          <w:ins w:id="366" w:author="Prashant Mishra1 (Digital,ISC) (X-Deloitte)" w:date="2026-05-18T11:28:00Z"/>
          <w:rFonts w:cstheme="minorHAnsi"/>
          <w:szCs w:val="20"/>
        </w:rPr>
      </w:pPr>
      <w:ins w:id="367" w:author="Prashant Mishra1 (Digital,ISC) (X-Deloitte)" w:date="2026-05-18T11:28:00Z">
        <w:r w:rsidRPr="008B71ED">
          <w:rPr>
            <w:rFonts w:cstheme="minorHAnsi"/>
            <w:b/>
            <w:szCs w:val="20"/>
          </w:rPr>
          <w:t>Inter</w:t>
        </w:r>
        <w:r w:rsidRPr="008B71ED">
          <w:rPr>
            <w:rFonts w:ascii="Cambria Math" w:hAnsi="Cambria Math" w:cs="Cambria Math"/>
            <w:b/>
            <w:szCs w:val="20"/>
          </w:rPr>
          <w:t>‑</w:t>
        </w:r>
        <w:r w:rsidRPr="008B71ED">
          <w:rPr>
            <w:rFonts w:cstheme="minorHAnsi"/>
            <w:b/>
            <w:szCs w:val="20"/>
          </w:rPr>
          <w:t>Agent Secure Channels:</w:t>
        </w:r>
        <w:r w:rsidRPr="008B71ED">
          <w:rPr>
            <w:rFonts w:cstheme="minorHAnsi"/>
            <w:szCs w:val="20"/>
          </w:rPr>
          <w:t xml:space="preserve"> All agent communications must use </w:t>
        </w:r>
        <w:r>
          <w:rPr>
            <w:rFonts w:cstheme="minorHAnsi"/>
            <w:szCs w:val="20"/>
          </w:rPr>
          <w:t xml:space="preserve">session keys, </w:t>
        </w:r>
        <w:proofErr w:type="spellStart"/>
        <w:r w:rsidRPr="008B71ED">
          <w:rPr>
            <w:rFonts w:cstheme="minorHAnsi"/>
            <w:szCs w:val="20"/>
          </w:rPr>
          <w:t>mTLS</w:t>
        </w:r>
        <w:proofErr w:type="spellEnd"/>
        <w:r w:rsidRPr="008B71ED">
          <w:rPr>
            <w:rFonts w:cstheme="minorHAnsi"/>
            <w:szCs w:val="20"/>
          </w:rPr>
          <w:t xml:space="preserve"> (TLS1.3) with per</w:t>
        </w:r>
        <w:r w:rsidRPr="008B71ED">
          <w:rPr>
            <w:rFonts w:ascii="Cambria Math" w:hAnsi="Cambria Math" w:cs="Cambria Math"/>
            <w:szCs w:val="20"/>
          </w:rPr>
          <w:t>‑</w:t>
        </w:r>
        <w:r w:rsidRPr="008B71ED">
          <w:rPr>
            <w:rFonts w:cstheme="minorHAnsi"/>
            <w:szCs w:val="20"/>
          </w:rPr>
          <w:t>agent certificates</w:t>
        </w:r>
        <w:r>
          <w:rPr>
            <w:rFonts w:cstheme="minorHAnsi"/>
            <w:szCs w:val="20"/>
          </w:rPr>
          <w:t>,</w:t>
        </w:r>
        <w:r w:rsidRPr="008B71ED">
          <w:rPr>
            <w:rFonts w:cstheme="minorHAnsi"/>
            <w:szCs w:val="20"/>
          </w:rPr>
          <w:t xml:space="preserve"> digital signatures (RSA-4096), anti</w:t>
        </w:r>
        <w:r w:rsidRPr="008B71ED">
          <w:rPr>
            <w:rFonts w:ascii="Cambria Math" w:hAnsi="Cambria Math" w:cs="Cambria Math"/>
            <w:szCs w:val="20"/>
          </w:rPr>
          <w:t>‑</w:t>
        </w:r>
        <w:r w:rsidRPr="008B71ED">
          <w:rPr>
            <w:rFonts w:cstheme="minorHAnsi"/>
            <w:szCs w:val="20"/>
          </w:rPr>
          <w:t>replay protections (</w:t>
        </w:r>
        <w:proofErr w:type="spellStart"/>
        <w:r w:rsidRPr="008B71ED">
          <w:rPr>
            <w:rFonts w:cstheme="minorHAnsi"/>
            <w:szCs w:val="20"/>
          </w:rPr>
          <w:t>nonces</w:t>
        </w:r>
        <w:proofErr w:type="spellEnd"/>
        <w:r w:rsidRPr="008B71ED">
          <w:rPr>
            <w:rFonts w:cstheme="minorHAnsi"/>
            <w:szCs w:val="20"/>
          </w:rPr>
          <w:t xml:space="preserve">/timestamps). </w:t>
        </w:r>
      </w:ins>
    </w:p>
    <w:p w14:paraId="3AD0BAF6" w14:textId="77777777" w:rsidR="00D879B2" w:rsidRPr="008B71ED" w:rsidRDefault="00D879B2" w:rsidP="00D879B2">
      <w:pPr>
        <w:pStyle w:val="ListParagraph"/>
        <w:numPr>
          <w:ilvl w:val="0"/>
          <w:numId w:val="48"/>
        </w:numPr>
        <w:adjustRightInd/>
        <w:snapToGrid/>
        <w:spacing w:before="0" w:after="160" w:line="259" w:lineRule="auto"/>
        <w:rPr>
          <w:ins w:id="368" w:author="Prashant Mishra1 (Digital,ISC) (X-Deloitte)" w:date="2026-05-18T11:28:00Z"/>
          <w:rFonts w:cstheme="minorHAnsi"/>
          <w:szCs w:val="20"/>
        </w:rPr>
      </w:pPr>
      <w:ins w:id="369" w:author="Prashant Mishra1 (Digital,ISC) (X-Deloitte)" w:date="2026-05-18T11:28:00Z">
        <w:r w:rsidRPr="008B71ED">
          <w:rPr>
            <w:rFonts w:cstheme="minorHAnsi"/>
            <w:b/>
            <w:szCs w:val="20"/>
          </w:rPr>
          <w:t>Session &amp; Context Management</w:t>
        </w:r>
        <w:r w:rsidRPr="00A358C1">
          <w:rPr>
            <w:rFonts w:cstheme="minorHAnsi"/>
            <w:szCs w:val="20"/>
          </w:rPr>
          <w:t>: Limit session duration to 20–30 minutes idle timeout, persist only essential state while avoiding raw prompts or sensitive context, and apply strict validation during context rehydration when resuming sessions.</w:t>
        </w:r>
      </w:ins>
    </w:p>
    <w:p w14:paraId="74A146F5" w14:textId="77777777" w:rsidR="00D879B2" w:rsidRDefault="00D879B2" w:rsidP="00D879B2">
      <w:pPr>
        <w:pStyle w:val="ListParagraph"/>
        <w:numPr>
          <w:ilvl w:val="0"/>
          <w:numId w:val="48"/>
        </w:numPr>
        <w:adjustRightInd/>
        <w:snapToGrid/>
        <w:spacing w:before="0" w:after="0"/>
        <w:rPr>
          <w:ins w:id="370" w:author="Prashant Mishra1 (Digital,ISC) (X-Deloitte)" w:date="2026-05-18T11:28:00Z"/>
          <w:rFonts w:cstheme="minorHAnsi"/>
          <w:szCs w:val="20"/>
        </w:rPr>
      </w:pPr>
      <w:ins w:id="371" w:author="Prashant Mishra1 (Digital,ISC) (X-Deloitte)" w:date="2026-05-18T11:28:00Z">
        <w:r w:rsidRPr="008B71ED">
          <w:rPr>
            <w:rFonts w:cstheme="minorHAnsi"/>
            <w:b/>
            <w:szCs w:val="20"/>
          </w:rPr>
          <w:t>Cascading Failure Resilience</w:t>
        </w:r>
        <w:r>
          <w:rPr>
            <w:rFonts w:cstheme="minorHAnsi"/>
            <w:b/>
            <w:szCs w:val="20"/>
          </w:rPr>
          <w:t xml:space="preserve"> and </w:t>
        </w:r>
        <w:r w:rsidRPr="008B71ED">
          <w:rPr>
            <w:rFonts w:cstheme="minorHAnsi"/>
            <w:b/>
            <w:szCs w:val="20"/>
          </w:rPr>
          <w:t>Containment:</w:t>
        </w:r>
        <w:r w:rsidRPr="008B71ED">
          <w:rPr>
            <w:rFonts w:cstheme="minorHAnsi"/>
            <w:szCs w:val="20"/>
          </w:rPr>
          <w:t xml:space="preserve"> Implement quotas, rate limits, circuit breakers, and independent policy enforcement between planning and execution components to prevent and contain multi</w:t>
        </w:r>
        <w:r w:rsidRPr="008B71ED">
          <w:rPr>
            <w:rFonts w:ascii="Cambria Math" w:hAnsi="Cambria Math" w:cs="Cambria Math"/>
            <w:szCs w:val="20"/>
          </w:rPr>
          <w:t>‑</w:t>
        </w:r>
        <w:r w:rsidRPr="008B71ED">
          <w:rPr>
            <w:rFonts w:cstheme="minorHAnsi"/>
            <w:szCs w:val="20"/>
          </w:rPr>
          <w:t>agent cascading failures; test blast</w:t>
        </w:r>
        <w:r w:rsidRPr="008B71ED">
          <w:rPr>
            <w:rFonts w:ascii="Cambria Math" w:hAnsi="Cambria Math" w:cs="Cambria Math"/>
            <w:szCs w:val="20"/>
          </w:rPr>
          <w:t>‑</w:t>
        </w:r>
        <w:r w:rsidRPr="008B71ED">
          <w:rPr>
            <w:rFonts w:cstheme="minorHAnsi"/>
            <w:szCs w:val="20"/>
          </w:rPr>
          <w:t>radius guardrails annually.</w:t>
        </w:r>
      </w:ins>
    </w:p>
    <w:p w14:paraId="6A2C0BCE" w14:textId="77777777" w:rsidR="00D879B2" w:rsidRPr="00DE7F2E" w:rsidRDefault="00D879B2" w:rsidP="00D879B2">
      <w:pPr>
        <w:pStyle w:val="ListParagraph"/>
        <w:numPr>
          <w:ilvl w:val="0"/>
          <w:numId w:val="48"/>
        </w:numPr>
        <w:adjustRightInd/>
        <w:snapToGrid/>
        <w:spacing w:before="0" w:after="0"/>
        <w:rPr>
          <w:ins w:id="372" w:author="Prashant Mishra1 (Digital,ISC) (X-Deloitte)" w:date="2026-05-18T11:28:00Z"/>
          <w:rFonts w:cstheme="minorHAnsi"/>
          <w:szCs w:val="20"/>
        </w:rPr>
      </w:pPr>
      <w:ins w:id="373" w:author="Prashant Mishra1 (Digital,ISC) (X-Deloitte)" w:date="2026-05-18T11:28:00Z">
        <w:r>
          <w:rPr>
            <w:rFonts w:cstheme="minorHAnsi"/>
            <w:b/>
            <w:szCs w:val="20"/>
          </w:rPr>
          <w:lastRenderedPageBreak/>
          <w:t xml:space="preserve">AI security and Integrity control: </w:t>
        </w:r>
        <w:r w:rsidRPr="006E3E36">
          <w:rPr>
            <w:rFonts w:cstheme="minorHAnsi"/>
            <w:szCs w:val="20"/>
          </w:rPr>
          <w:t xml:space="preserve">The Service Provider shall implement AI security measures aligned with the OWASP Top 10 for LLMs/Agentic AI and </w:t>
        </w:r>
        <w:proofErr w:type="spellStart"/>
        <w:r w:rsidRPr="006E3E36">
          <w:rPr>
            <w:rFonts w:cstheme="minorHAnsi"/>
            <w:szCs w:val="20"/>
          </w:rPr>
          <w:t>GenAI</w:t>
        </w:r>
        <w:proofErr w:type="spellEnd"/>
        <w:r w:rsidRPr="006E3E36">
          <w:rPr>
            <w:rFonts w:cstheme="minorHAnsi"/>
            <w:szCs w:val="20"/>
          </w:rPr>
          <w:t xml:space="preserve"> systems, and shall conduct periodic red</w:t>
        </w:r>
        <w:r w:rsidRPr="006E3E36">
          <w:rPr>
            <w:rFonts w:ascii="Cambria Math" w:hAnsi="Cambria Math" w:cs="Cambria Math"/>
            <w:szCs w:val="20"/>
          </w:rPr>
          <w:t>‑</w:t>
        </w:r>
        <w:r w:rsidRPr="006E3E36">
          <w:rPr>
            <w:rFonts w:cstheme="minorHAnsi"/>
            <w:szCs w:val="20"/>
          </w:rPr>
          <w:t>teaming exercises to identify and mitigate vulnerabilities.</w:t>
        </w:r>
      </w:ins>
    </w:p>
    <w:p w14:paraId="36CDBFC5" w14:textId="77777777" w:rsidR="00D879B2" w:rsidRPr="008B71ED" w:rsidRDefault="00D879B2" w:rsidP="00D879B2">
      <w:pPr>
        <w:pStyle w:val="ListParagraph"/>
        <w:numPr>
          <w:ilvl w:val="0"/>
          <w:numId w:val="48"/>
        </w:numPr>
        <w:adjustRightInd/>
        <w:snapToGrid/>
        <w:spacing w:before="0" w:after="0"/>
        <w:rPr>
          <w:ins w:id="374" w:author="Prashant Mishra1 (Digital,ISC) (X-Deloitte)" w:date="2026-05-18T11:28:00Z"/>
          <w:rFonts w:cstheme="minorHAnsi"/>
          <w:szCs w:val="20"/>
        </w:rPr>
      </w:pPr>
      <w:ins w:id="375" w:author="Prashant Mishra1 (Digital,ISC) (X-Deloitte)" w:date="2026-05-18T11:28:00Z">
        <w:r w:rsidRPr="008B71ED">
          <w:rPr>
            <w:rFonts w:cstheme="minorHAnsi"/>
            <w:b/>
            <w:szCs w:val="20"/>
          </w:rPr>
          <w:t>Runtime Supply</w:t>
        </w:r>
        <w:r w:rsidRPr="008B71ED">
          <w:rPr>
            <w:rFonts w:ascii="Cambria Math" w:hAnsi="Cambria Math" w:cs="Cambria Math"/>
            <w:b/>
            <w:szCs w:val="20"/>
          </w:rPr>
          <w:t>‑</w:t>
        </w:r>
        <w:r w:rsidRPr="008B71ED">
          <w:rPr>
            <w:rFonts w:cstheme="minorHAnsi"/>
            <w:b/>
            <w:szCs w:val="20"/>
          </w:rPr>
          <w:t>Chain Assurance:</w:t>
        </w:r>
        <w:r w:rsidRPr="008B71ED">
          <w:rPr>
            <w:rFonts w:cstheme="minorHAnsi"/>
            <w:szCs w:val="20"/>
          </w:rPr>
          <w:t xml:space="preserve"> Vendor shall verify MCP (</w:t>
        </w:r>
        <w:r w:rsidRPr="008B71ED">
          <w:rPr>
            <w:rFonts w:eastAsia="Times New Roman" w:cstheme="minorHAnsi"/>
            <w:szCs w:val="20"/>
          </w:rPr>
          <w:t>Model Context Protocol</w:t>
        </w:r>
        <w:r w:rsidRPr="008B71ED">
          <w:rPr>
            <w:rFonts w:cstheme="minorHAnsi"/>
            <w:szCs w:val="20"/>
          </w:rPr>
          <w:t>) tools, plugins, agent</w:t>
        </w:r>
        <w:r w:rsidRPr="008B71ED">
          <w:rPr>
            <w:rFonts w:ascii="Cambria Math" w:hAnsi="Cambria Math" w:cs="Cambria Math"/>
            <w:szCs w:val="20"/>
          </w:rPr>
          <w:t>‑</w:t>
        </w:r>
        <w:r w:rsidRPr="008B71ED">
          <w:rPr>
            <w:rFonts w:cstheme="minorHAnsi"/>
            <w:szCs w:val="20"/>
          </w:rPr>
          <w:t xml:space="preserve">cards, and prompt templates; maintain SBOM/AIBOM; perform </w:t>
        </w:r>
        <w:proofErr w:type="spellStart"/>
        <w:r w:rsidRPr="008B71ED">
          <w:rPr>
            <w:rFonts w:cstheme="minorHAnsi"/>
            <w:szCs w:val="20"/>
          </w:rPr>
          <w:t>typosquat</w:t>
        </w:r>
        <w:proofErr w:type="spellEnd"/>
        <w:r w:rsidRPr="008B71ED">
          <w:rPr>
            <w:rFonts w:cstheme="minorHAnsi"/>
            <w:szCs w:val="20"/>
          </w:rPr>
          <w:t xml:space="preserve"> checks; and provide an emergency kill</w:t>
        </w:r>
        <w:r w:rsidRPr="008B71ED">
          <w:rPr>
            <w:rFonts w:ascii="Cambria Math" w:hAnsi="Cambria Math" w:cs="Cambria Math"/>
            <w:szCs w:val="20"/>
          </w:rPr>
          <w:t>‑</w:t>
        </w:r>
        <w:r w:rsidRPr="008B71ED">
          <w:rPr>
            <w:rFonts w:cstheme="minorHAnsi"/>
            <w:szCs w:val="20"/>
          </w:rPr>
          <w:t xml:space="preserve">switch to revoke compromised components at runtime. </w:t>
        </w:r>
      </w:ins>
    </w:p>
    <w:p w14:paraId="0E42AB8E" w14:textId="77777777" w:rsidR="00D879B2" w:rsidRPr="00DE7F2E" w:rsidRDefault="00D879B2" w:rsidP="00D879B2">
      <w:pPr>
        <w:pStyle w:val="ListParagraph"/>
        <w:numPr>
          <w:ilvl w:val="0"/>
          <w:numId w:val="48"/>
        </w:numPr>
        <w:adjustRightInd/>
        <w:snapToGrid/>
        <w:spacing w:before="0" w:after="0"/>
        <w:rPr>
          <w:ins w:id="376" w:author="Prashant Mishra1 (Digital,ISC) (X-Deloitte)" w:date="2026-05-18T11:28:00Z"/>
          <w:rFonts w:cstheme="minorHAnsi"/>
          <w:szCs w:val="20"/>
        </w:rPr>
      </w:pPr>
      <w:ins w:id="377" w:author="Prashant Mishra1 (Digital,ISC) (X-Deloitte)" w:date="2026-05-18T11:28:00Z">
        <w:r w:rsidRPr="008B71ED">
          <w:rPr>
            <w:rFonts w:cstheme="minorHAnsi"/>
            <w:b/>
            <w:szCs w:val="20"/>
          </w:rPr>
          <w:t>Secure Execution (No eval):</w:t>
        </w:r>
        <w:r w:rsidRPr="008B71ED">
          <w:rPr>
            <w:rFonts w:cstheme="minorHAnsi"/>
            <w:szCs w:val="20"/>
          </w:rPr>
          <w:t xml:space="preserve"> Vendor shall prohibit unsafe </w:t>
        </w:r>
        <w:proofErr w:type="gramStart"/>
        <w:r w:rsidRPr="008B71ED">
          <w:rPr>
            <w:rFonts w:cstheme="minorHAnsi"/>
            <w:szCs w:val="20"/>
          </w:rPr>
          <w:t>eval(</w:t>
        </w:r>
        <w:proofErr w:type="gramEnd"/>
        <w:r w:rsidRPr="008B71ED">
          <w:rPr>
            <w:rFonts w:cstheme="minorHAnsi"/>
            <w:szCs w:val="20"/>
          </w:rPr>
          <w:t>), dynamic code loading of untrusted content, and unsafe deserialization; any model</w:t>
        </w:r>
        <w:r w:rsidRPr="008B71ED">
          <w:rPr>
            <w:rFonts w:ascii="Cambria Math" w:hAnsi="Cambria Math" w:cs="Cambria Math"/>
            <w:szCs w:val="20"/>
          </w:rPr>
          <w:t>‑</w:t>
        </w:r>
        <w:r w:rsidRPr="008B71ED">
          <w:rPr>
            <w:rFonts w:cstheme="minorHAnsi"/>
            <w:szCs w:val="20"/>
          </w:rPr>
          <w:t>generated code must execute only in non</w:t>
        </w:r>
        <w:r w:rsidRPr="008B71ED">
          <w:rPr>
            <w:rFonts w:ascii="Cambria Math" w:hAnsi="Cambria Math" w:cs="Cambria Math"/>
            <w:szCs w:val="20"/>
          </w:rPr>
          <w:t>‑</w:t>
        </w:r>
        <w:r w:rsidRPr="008B71ED">
          <w:rPr>
            <w:rFonts w:cstheme="minorHAnsi"/>
            <w:szCs w:val="20"/>
          </w:rPr>
          <w:t>root, isolated sandboxes with strict filesystem and outbound</w:t>
        </w:r>
        <w:r w:rsidRPr="008B71ED">
          <w:rPr>
            <w:rFonts w:ascii="Cambria Math" w:hAnsi="Cambria Math" w:cs="Cambria Math"/>
            <w:szCs w:val="20"/>
          </w:rPr>
          <w:t>‑</w:t>
        </w:r>
        <w:r w:rsidRPr="008B71ED">
          <w:rPr>
            <w:rFonts w:cstheme="minorHAnsi"/>
            <w:szCs w:val="20"/>
          </w:rPr>
          <w:t>network restrictions.</w:t>
        </w:r>
      </w:ins>
    </w:p>
    <w:p w14:paraId="299F45FB" w14:textId="77777777" w:rsidR="00D879B2" w:rsidRDefault="00D879B2" w:rsidP="00D879B2">
      <w:pPr>
        <w:pStyle w:val="ListParagraph"/>
        <w:jc w:val="center"/>
        <w:rPr>
          <w:rFonts w:asciiTheme="minorHAnsi" w:eastAsia="Times New Roman" w:hAnsiTheme="minorHAnsi" w:cstheme="minorHAnsi"/>
          <w:i/>
          <w:iCs/>
          <w:color w:val="000000"/>
          <w:szCs w:val="20"/>
        </w:rPr>
      </w:pPr>
    </w:p>
    <w:p w14:paraId="1916CEC8" w14:textId="77777777" w:rsidR="00B355DC" w:rsidRDefault="00B355DC">
      <w:pPr>
        <w:adjustRightInd/>
        <w:snapToGrid/>
        <w:spacing w:before="100" w:beforeAutospacing="1" w:after="100" w:afterAutospacing="1"/>
        <w:rPr>
          <w:rFonts w:asciiTheme="minorHAnsi" w:eastAsia="Times New Roman" w:hAnsiTheme="minorHAnsi" w:cstheme="minorHAnsi"/>
          <w:color w:val="000000"/>
          <w:szCs w:val="20"/>
        </w:rPr>
      </w:pPr>
    </w:p>
    <w:p w14:paraId="77F7254B" w14:textId="77777777" w:rsidR="00B355DC" w:rsidRDefault="00B355DC">
      <w:pPr>
        <w:jc w:val="left"/>
        <w:rPr>
          <w:rFonts w:ascii="Calibri" w:eastAsia="Adobe Clean" w:hAnsi="Calibri" w:cs="Calibri"/>
          <w:b/>
          <w:bCs/>
          <w:szCs w:val="20"/>
        </w:rPr>
      </w:pPr>
    </w:p>
    <w:p w14:paraId="5CE31E6B" w14:textId="77777777" w:rsidR="00B355DC" w:rsidRDefault="00B355DC">
      <w:pPr>
        <w:jc w:val="left"/>
        <w:rPr>
          <w:rFonts w:ascii="Calibri" w:eastAsia="Adobe Clean" w:hAnsi="Calibri" w:cs="Calibri"/>
          <w:b/>
          <w:bCs/>
          <w:szCs w:val="20"/>
        </w:rPr>
      </w:pPr>
    </w:p>
    <w:sectPr w:rsidR="00B355DC">
      <w:headerReference w:type="even" r:id="rId27"/>
      <w:headerReference w:type="default" r:id="rId28"/>
      <w:footerReference w:type="default" r:id="rId29"/>
      <w:headerReference w:type="first" r:id="rId30"/>
      <w:pgSz w:w="12240" w:h="15840"/>
      <w:pgMar w:top="1080" w:right="1080" w:bottom="1080" w:left="1080" w:header="720" w:footer="403"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ndiGo Legal" w:date="2026-05-08T17:31:00Z" w:initials="IL">
    <w:p w14:paraId="384D2A27" w14:textId="43CFAF5C" w:rsidR="008246E9" w:rsidRDefault="008246E9">
      <w:pPr>
        <w:pStyle w:val="CommentText"/>
      </w:pPr>
      <w:r>
        <w:rPr>
          <w:rStyle w:val="CommentReference"/>
        </w:rPr>
        <w:annotationRef/>
      </w:r>
      <w:r w:rsidRPr="00CE18EF">
        <w:rPr>
          <w:highlight w:val="yellow"/>
        </w:rPr>
        <w:t>Tax Team to check if anything needs to be added or amended under this Agreement.</w:t>
      </w:r>
    </w:p>
  </w:comment>
  <w:comment w:id="30" w:author="IndiGo Legal" w:date="2026-05-08T17:11:00Z" w:initials="IL">
    <w:p w14:paraId="2103A3E6" w14:textId="77777777" w:rsidR="008246E9" w:rsidRPr="00E74A2C" w:rsidRDefault="008246E9">
      <w:pPr>
        <w:pStyle w:val="CommentText"/>
        <w:rPr>
          <w:highlight w:val="yellow"/>
        </w:rPr>
      </w:pPr>
      <w:r>
        <w:rPr>
          <w:rStyle w:val="CommentReference"/>
        </w:rPr>
        <w:annotationRef/>
      </w:r>
      <w:r w:rsidRPr="00E74A2C">
        <w:rPr>
          <w:highlight w:val="yellow"/>
        </w:rPr>
        <w:t>User Team to check the products and licenses to be renewed under this Section.</w:t>
      </w:r>
    </w:p>
    <w:p w14:paraId="7B65AED6" w14:textId="77777777" w:rsidR="008246E9" w:rsidRPr="00E74A2C" w:rsidRDefault="008246E9">
      <w:pPr>
        <w:pStyle w:val="CommentText"/>
        <w:rPr>
          <w:highlight w:val="yellow"/>
        </w:rPr>
      </w:pPr>
    </w:p>
    <w:p w14:paraId="74909DC4" w14:textId="02ADB200" w:rsidR="008246E9" w:rsidRDefault="008246E9">
      <w:pPr>
        <w:pStyle w:val="CommentText"/>
      </w:pPr>
      <w:r w:rsidRPr="00E74A2C">
        <w:rPr>
          <w:highlight w:val="yellow"/>
        </w:rPr>
        <w:t>Procurement to add the finalized commercials under the Agreement.</w:t>
      </w:r>
    </w:p>
  </w:comment>
  <w:comment w:id="31" w:author="Rinika Gautam (Digital,ISC)" w:date="2026-05-11T14:58:00Z" w:initials="RG">
    <w:p w14:paraId="56DCBFD7" w14:textId="77777777" w:rsidR="008246E9" w:rsidRDefault="008246E9" w:rsidP="003D2047">
      <w:pPr>
        <w:pStyle w:val="CommentText"/>
        <w:jc w:val="left"/>
      </w:pPr>
      <w:r>
        <w:rPr>
          <w:rStyle w:val="CommentReference"/>
        </w:rPr>
        <w:annotationRef/>
      </w:r>
      <w:r>
        <w:t>Product and License details checked and confirmed by user team</w:t>
      </w:r>
    </w:p>
  </w:comment>
  <w:comment w:id="32" w:author="IndiGo Legal" w:date="2026-05-08T17:12:00Z" w:initials="IL">
    <w:p w14:paraId="0BDAE22D" w14:textId="57CA81FB" w:rsidR="008246E9" w:rsidRDefault="008246E9">
      <w:pPr>
        <w:pStyle w:val="CommentText"/>
      </w:pPr>
      <w:r>
        <w:rPr>
          <w:rStyle w:val="CommentReference"/>
        </w:rPr>
        <w:annotationRef/>
      </w:r>
      <w:r w:rsidRPr="00E74A2C">
        <w:rPr>
          <w:highlight w:val="yellow"/>
        </w:rPr>
        <w:t>Procurement to confirm if we can agree to this?</w:t>
      </w:r>
    </w:p>
  </w:comment>
  <w:comment w:id="33" w:author="Gaurav Yadav (FIN,ISC)" w:date="2026-05-12T10:06:00Z" w:initials="GY">
    <w:p w14:paraId="4A811D73" w14:textId="77777777" w:rsidR="008246E9" w:rsidRDefault="008246E9" w:rsidP="0037192D">
      <w:pPr>
        <w:pStyle w:val="CommentText"/>
        <w:jc w:val="left"/>
      </w:pPr>
      <w:r>
        <w:rPr>
          <w:rStyle w:val="CommentReference"/>
        </w:rPr>
        <w:annotationRef/>
      </w:r>
      <w:r>
        <w:rPr>
          <w:lang w:val="en-IN"/>
        </w:rPr>
        <w:t>Yes this will be applicable.</w:t>
      </w:r>
    </w:p>
  </w:comment>
  <w:comment w:id="34" w:author="IndiGo Legal" w:date="2026-05-08T17:13:00Z" w:initials="IL">
    <w:p w14:paraId="45AB7C27" w14:textId="0F97C31F" w:rsidR="008246E9" w:rsidRDefault="008246E9">
      <w:pPr>
        <w:pStyle w:val="CommentText"/>
      </w:pPr>
      <w:r>
        <w:rPr>
          <w:rStyle w:val="CommentReference"/>
        </w:rPr>
        <w:annotationRef/>
      </w:r>
      <w:r w:rsidRPr="00E74A2C">
        <w:rPr>
          <w:highlight w:val="yellow"/>
        </w:rPr>
        <w:t>Procurement to check and confirm this clause.</w:t>
      </w:r>
    </w:p>
  </w:comment>
  <w:comment w:id="35" w:author="Gaurav Yadav (FIN,ISC)" w:date="2026-05-12T10:08:00Z" w:initials="GY">
    <w:p w14:paraId="43356ABF" w14:textId="77777777" w:rsidR="008246E9" w:rsidRDefault="008246E9" w:rsidP="0037192D">
      <w:pPr>
        <w:pStyle w:val="CommentText"/>
        <w:jc w:val="left"/>
      </w:pPr>
      <w:r>
        <w:rPr>
          <w:rStyle w:val="CommentReference"/>
        </w:rPr>
        <w:annotationRef/>
      </w:r>
      <w:r>
        <w:rPr>
          <w:lang w:val="en-IN"/>
        </w:rPr>
        <w:t>This is fine.</w:t>
      </w:r>
    </w:p>
  </w:comment>
  <w:comment w:id="36" w:author="IndiGo Legal" w:date="2026-05-08T17:14:00Z" w:initials="IL">
    <w:p w14:paraId="58827FBC" w14:textId="3674445F" w:rsidR="008246E9" w:rsidRDefault="008246E9">
      <w:pPr>
        <w:pStyle w:val="CommentText"/>
      </w:pPr>
      <w:r>
        <w:rPr>
          <w:rStyle w:val="CommentReference"/>
        </w:rPr>
        <w:annotationRef/>
      </w:r>
      <w:r w:rsidRPr="00E74A2C">
        <w:rPr>
          <w:highlight w:val="yellow"/>
        </w:rPr>
        <w:t>User Team to check and confirm the underlying products and license.</w:t>
      </w:r>
    </w:p>
  </w:comment>
  <w:comment w:id="37" w:author="Rinika Gautam (Digital,ISC)" w:date="2026-05-11T14:58:00Z" w:initials="RG">
    <w:p w14:paraId="3B598A46" w14:textId="77777777" w:rsidR="008246E9" w:rsidRDefault="008246E9" w:rsidP="003D2047">
      <w:pPr>
        <w:pStyle w:val="CommentText"/>
        <w:jc w:val="left"/>
      </w:pPr>
      <w:r>
        <w:rPr>
          <w:rStyle w:val="CommentReference"/>
        </w:rPr>
        <w:annotationRef/>
      </w:r>
      <w:r>
        <w:t>Product and License details checked and confirmed by user team</w:t>
      </w:r>
    </w:p>
  </w:comment>
  <w:comment w:id="38" w:author="IndiGo Legal" w:date="2026-05-08T17:14:00Z" w:initials="IL">
    <w:p w14:paraId="67436D3E" w14:textId="23FDB4D6" w:rsidR="008246E9" w:rsidRDefault="008246E9">
      <w:pPr>
        <w:pStyle w:val="CommentText"/>
      </w:pPr>
      <w:r>
        <w:rPr>
          <w:rStyle w:val="CommentReference"/>
        </w:rPr>
        <w:annotationRef/>
      </w:r>
      <w:r w:rsidRPr="00E74A2C">
        <w:rPr>
          <w:highlight w:val="yellow"/>
        </w:rPr>
        <w:t>Finance and Procurement to confirm the payment terms.</w:t>
      </w:r>
    </w:p>
  </w:comment>
  <w:comment w:id="39" w:author="Gaurav Yadav (FIN,ISC)" w:date="2026-05-12T10:09:00Z" w:initials="GY">
    <w:p w14:paraId="124E6FF9" w14:textId="77777777" w:rsidR="008246E9" w:rsidRDefault="008246E9" w:rsidP="0037192D">
      <w:pPr>
        <w:pStyle w:val="CommentText"/>
        <w:jc w:val="left"/>
      </w:pPr>
      <w:r>
        <w:rPr>
          <w:rStyle w:val="CommentReference"/>
        </w:rPr>
        <w:annotationRef/>
      </w:r>
      <w:r>
        <w:rPr>
          <w:lang w:val="en-IN"/>
        </w:rPr>
        <w:t>To be confirmed post commercial discussion closure with Adobe.</w:t>
      </w:r>
    </w:p>
  </w:comment>
  <w:comment w:id="40" w:author="Cherry Jawa (FIN,ISC)" w:date="2026-05-12T18:38:00Z" w:initials="CJ">
    <w:p w14:paraId="013B2F7E" w14:textId="77777777" w:rsidR="008246E9" w:rsidRDefault="008246E9" w:rsidP="0048745F">
      <w:pPr>
        <w:pStyle w:val="CommentText"/>
        <w:jc w:val="left"/>
      </w:pPr>
      <w:r>
        <w:rPr>
          <w:rStyle w:val="CommentReference"/>
        </w:rPr>
        <w:annotationRef/>
      </w:r>
      <w:r>
        <w:t>To be confirmed by procurement</w:t>
      </w:r>
    </w:p>
  </w:comment>
  <w:comment w:id="41" w:author="IndiGo Legal" w:date="2026-05-08T17:15:00Z" w:initials="IL">
    <w:p w14:paraId="2D0B4719" w14:textId="1744DB7F" w:rsidR="008246E9" w:rsidRDefault="008246E9">
      <w:pPr>
        <w:pStyle w:val="CommentText"/>
      </w:pPr>
      <w:r>
        <w:rPr>
          <w:rStyle w:val="CommentReference"/>
        </w:rPr>
        <w:annotationRef/>
      </w:r>
      <w:r w:rsidRPr="00E74A2C">
        <w:rPr>
          <w:highlight w:val="yellow"/>
        </w:rPr>
        <w:t>User Team to confirm.</w:t>
      </w:r>
    </w:p>
  </w:comment>
  <w:comment w:id="42" w:author="Rinika Gautam (Digital,ISC)" w:date="2026-05-11T14:58:00Z" w:initials="RG">
    <w:p w14:paraId="4AD03858" w14:textId="77777777" w:rsidR="008246E9" w:rsidRDefault="008246E9" w:rsidP="003D2047">
      <w:pPr>
        <w:pStyle w:val="CommentText"/>
        <w:jc w:val="left"/>
      </w:pPr>
      <w:r>
        <w:rPr>
          <w:rStyle w:val="CommentReference"/>
        </w:rPr>
        <w:annotationRef/>
      </w:r>
      <w:r>
        <w:t>Acknowledged and confirmed</w:t>
      </w:r>
    </w:p>
  </w:comment>
  <w:comment w:id="43" w:author="IndiGo Legal" w:date="2026-05-08T17:15:00Z" w:initials="IL">
    <w:p w14:paraId="4D8D3B29" w14:textId="21128C0D" w:rsidR="008246E9" w:rsidRDefault="008246E9">
      <w:pPr>
        <w:pStyle w:val="CommentText"/>
      </w:pPr>
      <w:r>
        <w:rPr>
          <w:rStyle w:val="CommentReference"/>
        </w:rPr>
        <w:annotationRef/>
      </w:r>
      <w:r w:rsidRPr="00E74A2C">
        <w:rPr>
          <w:highlight w:val="yellow"/>
        </w:rPr>
        <w:t>Procurement to check and confirm.</w:t>
      </w:r>
    </w:p>
  </w:comment>
  <w:comment w:id="44" w:author="Gaurav Yadav (FIN,ISC)" w:date="2026-05-12T10:10:00Z" w:initials="GY">
    <w:p w14:paraId="55F43AE5" w14:textId="77777777" w:rsidR="008246E9" w:rsidRDefault="008246E9" w:rsidP="0037192D">
      <w:pPr>
        <w:pStyle w:val="CommentText"/>
        <w:jc w:val="left"/>
      </w:pPr>
      <w:r>
        <w:rPr>
          <w:rStyle w:val="CommentReference"/>
        </w:rPr>
        <w:annotationRef/>
      </w:r>
      <w:r>
        <w:rPr>
          <w:lang w:val="en-IN"/>
        </w:rPr>
        <w:t>TBD with Adobe team. Price revision is not acceptable in current term.</w:t>
      </w:r>
    </w:p>
  </w:comment>
  <w:comment w:id="45" w:author="IndiGo Legal" w:date="2026-05-08T17:15:00Z" w:initials="IL">
    <w:p w14:paraId="69C855C1" w14:textId="4468DEE1" w:rsidR="008246E9" w:rsidRDefault="008246E9">
      <w:pPr>
        <w:pStyle w:val="CommentText"/>
      </w:pPr>
      <w:r>
        <w:rPr>
          <w:rStyle w:val="CommentReference"/>
        </w:rPr>
        <w:annotationRef/>
      </w:r>
      <w:r w:rsidRPr="00E74A2C">
        <w:rPr>
          <w:highlight w:val="yellow"/>
        </w:rPr>
        <w:t>Finance to confirm.</w:t>
      </w:r>
    </w:p>
  </w:comment>
  <w:comment w:id="46" w:author="Cherry Jawa (FIN,ISC)" w:date="2026-05-12T18:38:00Z" w:initials="CJ">
    <w:p w14:paraId="54997B88" w14:textId="77777777" w:rsidR="008246E9" w:rsidRDefault="008246E9" w:rsidP="0048745F">
      <w:pPr>
        <w:pStyle w:val="CommentText"/>
        <w:jc w:val="left"/>
      </w:pPr>
      <w:r>
        <w:rPr>
          <w:rStyle w:val="CommentReference"/>
        </w:rPr>
        <w:annotationRef/>
      </w:r>
      <w:r>
        <w:t>To be confirmed b procurement/user team</w:t>
      </w:r>
    </w:p>
  </w:comment>
  <w:comment w:id="47" w:author="IndiGo Legal" w:date="2026-05-08T17:15:00Z" w:initials="IL">
    <w:p w14:paraId="2742636E" w14:textId="5DBD0DAA" w:rsidR="008246E9" w:rsidRDefault="008246E9">
      <w:pPr>
        <w:pStyle w:val="CommentText"/>
      </w:pPr>
      <w:r>
        <w:rPr>
          <w:rStyle w:val="CommentReference"/>
        </w:rPr>
        <w:annotationRef/>
      </w:r>
      <w:r w:rsidRPr="00E74A2C">
        <w:rPr>
          <w:highlight w:val="yellow"/>
        </w:rPr>
        <w:t>User Team to check and confirm.</w:t>
      </w:r>
    </w:p>
  </w:comment>
  <w:comment w:id="48" w:author="Rinika Gautam (Digital,ISC)" w:date="2026-05-11T14:59:00Z" w:initials="RG">
    <w:p w14:paraId="46500959" w14:textId="77777777" w:rsidR="008246E9" w:rsidRDefault="008246E9" w:rsidP="003D2047">
      <w:pPr>
        <w:pStyle w:val="CommentText"/>
        <w:jc w:val="left"/>
      </w:pPr>
      <w:r>
        <w:rPr>
          <w:rStyle w:val="CommentReference"/>
        </w:rPr>
        <w:annotationRef/>
      </w:r>
      <w:r>
        <w:t>Acknowledged and confirmed</w:t>
      </w:r>
    </w:p>
  </w:comment>
  <w:comment w:id="49" w:author="IndiGo Legal" w:date="2026-05-08T17:16:00Z" w:initials="IL">
    <w:p w14:paraId="59E61271" w14:textId="213B566C" w:rsidR="008246E9" w:rsidRDefault="008246E9">
      <w:pPr>
        <w:pStyle w:val="CommentText"/>
      </w:pPr>
      <w:r>
        <w:rPr>
          <w:rStyle w:val="CommentReference"/>
        </w:rPr>
        <w:annotationRef/>
      </w:r>
      <w:r w:rsidRPr="00E74A2C">
        <w:rPr>
          <w:highlight w:val="yellow"/>
        </w:rPr>
        <w:t>User Team to note.</w:t>
      </w:r>
    </w:p>
  </w:comment>
  <w:comment w:id="50" w:author="Rinika Gautam (Digital,ISC)" w:date="2026-05-11T15:09:00Z" w:initials="RG">
    <w:p w14:paraId="4C538E55" w14:textId="77777777" w:rsidR="008246E9" w:rsidRDefault="008246E9" w:rsidP="00C22B26">
      <w:pPr>
        <w:pStyle w:val="CommentText"/>
        <w:jc w:val="left"/>
      </w:pPr>
      <w:r>
        <w:rPr>
          <w:rStyle w:val="CommentReference"/>
        </w:rPr>
        <w:annotationRef/>
      </w:r>
      <w:r>
        <w:t>Noted</w:t>
      </w:r>
    </w:p>
  </w:comment>
  <w:comment w:id="51" w:author="IndiGo Legal" w:date="2026-05-08T17:16:00Z" w:initials="IL">
    <w:p w14:paraId="34762839" w14:textId="72F51DFD" w:rsidR="008246E9" w:rsidRDefault="008246E9">
      <w:pPr>
        <w:pStyle w:val="CommentText"/>
      </w:pPr>
      <w:r>
        <w:rPr>
          <w:rStyle w:val="CommentReference"/>
        </w:rPr>
        <w:annotationRef/>
      </w:r>
      <w:r w:rsidRPr="00E74A2C">
        <w:rPr>
          <w:highlight w:val="yellow"/>
        </w:rPr>
        <w:t>User Team and Procurement to review and provide inputs.</w:t>
      </w:r>
    </w:p>
  </w:comment>
  <w:comment w:id="52" w:author="Rinika Gautam (Digital,ISC)" w:date="2026-05-11T14:59:00Z" w:initials="RG">
    <w:p w14:paraId="6E0E2026" w14:textId="77777777" w:rsidR="008246E9" w:rsidRDefault="008246E9" w:rsidP="003D2047">
      <w:pPr>
        <w:pStyle w:val="CommentText"/>
        <w:jc w:val="left"/>
      </w:pPr>
      <w:r>
        <w:rPr>
          <w:rStyle w:val="CommentReference"/>
        </w:rPr>
        <w:annotationRef/>
      </w:r>
      <w:r>
        <w:t>Acknowledged and confirmed by user team</w:t>
      </w:r>
    </w:p>
  </w:comment>
  <w:comment w:id="53" w:author="Gaurav Yadav (FIN,ISC)" w:date="2026-05-12T10:13:00Z" w:initials="GY">
    <w:p w14:paraId="7369D111" w14:textId="77777777" w:rsidR="008246E9" w:rsidRDefault="008246E9" w:rsidP="0037192D">
      <w:pPr>
        <w:pStyle w:val="CommentText"/>
        <w:jc w:val="left"/>
      </w:pPr>
      <w:r>
        <w:rPr>
          <w:rStyle w:val="CommentReference"/>
        </w:rPr>
        <w:annotationRef/>
      </w:r>
      <w:r>
        <w:rPr>
          <w:lang w:val="en-IN"/>
        </w:rPr>
        <w:t>TBD with Adobe. Price revision is not acceptable during current term.</w:t>
      </w:r>
    </w:p>
  </w:comment>
  <w:comment w:id="57" w:author="IndiGo Legal" w:date="2026-05-08T17:17:00Z" w:initials="IL">
    <w:p w14:paraId="19801523" w14:textId="7218976C" w:rsidR="008246E9" w:rsidRDefault="008246E9">
      <w:pPr>
        <w:pStyle w:val="CommentText"/>
      </w:pPr>
      <w:r>
        <w:rPr>
          <w:rStyle w:val="CommentReference"/>
        </w:rPr>
        <w:annotationRef/>
      </w:r>
      <w:r w:rsidRPr="00C35DEA">
        <w:rPr>
          <w:highlight w:val="yellow"/>
        </w:rPr>
        <w:t>User Team to review. Also this needs to be incorporated within this Order Form.</w:t>
      </w:r>
    </w:p>
  </w:comment>
  <w:comment w:id="58" w:author="Rinika Gautam (Digital,ISC)" w:date="2026-05-11T15:00:00Z" w:initials="RG">
    <w:p w14:paraId="483AE781" w14:textId="77777777" w:rsidR="008246E9" w:rsidRDefault="008246E9" w:rsidP="007223B0">
      <w:pPr>
        <w:pStyle w:val="CommentText"/>
        <w:jc w:val="left"/>
      </w:pPr>
      <w:r>
        <w:rPr>
          <w:rStyle w:val="CommentReference"/>
        </w:rPr>
        <w:annotationRef/>
      </w:r>
      <w:r>
        <w:rPr>
          <w:highlight w:val="yellow"/>
        </w:rPr>
        <w:t>Requesting Procurement team to get this updated</w:t>
      </w:r>
    </w:p>
  </w:comment>
  <w:comment w:id="59" w:author="Gaurav Yadav (FIN,ISC)" w:date="2026-05-12T10:16:00Z" w:initials="GY">
    <w:p w14:paraId="604B9ED0" w14:textId="77777777" w:rsidR="008246E9" w:rsidRDefault="008246E9" w:rsidP="003E1C3F">
      <w:pPr>
        <w:pStyle w:val="CommentText"/>
        <w:jc w:val="left"/>
      </w:pPr>
      <w:r>
        <w:rPr>
          <w:rStyle w:val="CommentReference"/>
        </w:rPr>
        <w:annotationRef/>
      </w:r>
      <w:r>
        <w:rPr>
          <w:lang w:val="en-IN"/>
        </w:rPr>
        <w:t>Needs to be taken up with vendor directly.</w:t>
      </w:r>
    </w:p>
  </w:comment>
  <w:comment w:id="60" w:author="IndiGo Legal" w:date="2026-05-08T17:18:00Z" w:initials="IL">
    <w:p w14:paraId="641101B1" w14:textId="6A0969C0" w:rsidR="008246E9" w:rsidRDefault="008246E9">
      <w:pPr>
        <w:pStyle w:val="CommentText"/>
      </w:pPr>
      <w:r>
        <w:rPr>
          <w:rStyle w:val="CommentReference"/>
        </w:rPr>
        <w:annotationRef/>
      </w:r>
      <w:r w:rsidRPr="00C35DEA">
        <w:rPr>
          <w:highlight w:val="yellow"/>
        </w:rPr>
        <w:t>User Team to review. Also this needs to be incorporated within this Order Form.</w:t>
      </w:r>
    </w:p>
  </w:comment>
  <w:comment w:id="61" w:author="Rinika Gautam (Digital,ISC)" w:date="2026-05-11T15:00:00Z" w:initials="RG">
    <w:p w14:paraId="7B6262E9" w14:textId="77777777" w:rsidR="008246E9" w:rsidRDefault="008246E9" w:rsidP="007223B0">
      <w:pPr>
        <w:pStyle w:val="CommentText"/>
        <w:jc w:val="left"/>
      </w:pPr>
      <w:r>
        <w:rPr>
          <w:rStyle w:val="CommentReference"/>
        </w:rPr>
        <w:annotationRef/>
      </w:r>
      <w:r>
        <w:rPr>
          <w:highlight w:val="yellow"/>
        </w:rPr>
        <w:t>Requesting Procurement team to get this updated</w:t>
      </w:r>
    </w:p>
  </w:comment>
  <w:comment w:id="62" w:author="Gaurav Yadav (FIN,ISC)" w:date="2026-05-12T10:16:00Z" w:initials="GY">
    <w:p w14:paraId="1EE733CE" w14:textId="77777777" w:rsidR="008246E9" w:rsidRDefault="008246E9" w:rsidP="003E1C3F">
      <w:pPr>
        <w:pStyle w:val="CommentText"/>
        <w:jc w:val="left"/>
      </w:pPr>
      <w:r>
        <w:rPr>
          <w:rStyle w:val="CommentReference"/>
        </w:rPr>
        <w:annotationRef/>
      </w:r>
      <w:r>
        <w:rPr>
          <w:lang w:val="en-IN"/>
        </w:rPr>
        <w:t>Needs to be taken up with vendor directly.</w:t>
      </w:r>
    </w:p>
  </w:comment>
  <w:comment w:id="63" w:author="IndiGo Legal" w:date="2026-05-08T17:18:00Z" w:initials="IL">
    <w:p w14:paraId="2D3258A3" w14:textId="5653F739" w:rsidR="008246E9" w:rsidRDefault="008246E9">
      <w:pPr>
        <w:pStyle w:val="CommentText"/>
      </w:pPr>
      <w:r>
        <w:rPr>
          <w:rStyle w:val="CommentReference"/>
        </w:rPr>
        <w:annotationRef/>
      </w:r>
      <w:r w:rsidRPr="00C35DEA">
        <w:rPr>
          <w:highlight w:val="yellow"/>
        </w:rPr>
        <w:t>User Team and Procurement to make a note.</w:t>
      </w:r>
    </w:p>
  </w:comment>
  <w:comment w:id="64" w:author="Rinika Gautam (Digital,ISC)" w:date="2026-05-11T15:00:00Z" w:initials="RG">
    <w:p w14:paraId="3C0F6E29" w14:textId="77777777" w:rsidR="008246E9" w:rsidRDefault="008246E9" w:rsidP="007223B0">
      <w:pPr>
        <w:pStyle w:val="CommentText"/>
        <w:jc w:val="left"/>
      </w:pPr>
      <w:r>
        <w:rPr>
          <w:rStyle w:val="CommentReference"/>
        </w:rPr>
        <w:annotationRef/>
      </w:r>
      <w:r>
        <w:rPr>
          <w:highlight w:val="yellow"/>
        </w:rPr>
        <w:t>To be confirmed by Procurement team</w:t>
      </w:r>
    </w:p>
  </w:comment>
  <w:comment w:id="65" w:author="Gaurav Yadav (FIN,ISC)" w:date="2026-05-12T10:19:00Z" w:initials="GY">
    <w:p w14:paraId="225E339E" w14:textId="77777777" w:rsidR="008246E9" w:rsidRDefault="008246E9" w:rsidP="00E75F20">
      <w:pPr>
        <w:pStyle w:val="CommentText"/>
        <w:jc w:val="left"/>
      </w:pPr>
      <w:r>
        <w:rPr>
          <w:rStyle w:val="CommentReference"/>
        </w:rPr>
        <w:annotationRef/>
      </w:r>
      <w:r>
        <w:rPr>
          <w:lang w:val="en-IN"/>
        </w:rPr>
        <w:t>User team to take note of this clause. Given that the renewal term is for 12 months only, 30 days advance notice for termination to vendor or 90 days advance notice to procurement team in case of renewal would be deemed necessary. In case user team misses to notify as per the timelines mentioned, any price escalation enforced by Adobe would require exception approval from user department.</w:t>
      </w:r>
    </w:p>
  </w:comment>
  <w:comment w:id="66" w:author="IndiGo Legal" w:date="2026-05-08T17:19:00Z" w:initials="IL">
    <w:p w14:paraId="16E6FC99" w14:textId="7B6D99DF" w:rsidR="008246E9" w:rsidRDefault="008246E9">
      <w:pPr>
        <w:pStyle w:val="CommentText"/>
      </w:pPr>
      <w:r>
        <w:rPr>
          <w:rStyle w:val="CommentReference"/>
        </w:rPr>
        <w:annotationRef/>
      </w:r>
      <w:r w:rsidRPr="00C35DEA">
        <w:rPr>
          <w:highlight w:val="yellow"/>
        </w:rPr>
        <w:t>User Team to note.</w:t>
      </w:r>
    </w:p>
  </w:comment>
  <w:comment w:id="67" w:author="Rinika Gautam (Digital,ISC)" w:date="2026-05-11T15:01:00Z" w:initials="RG">
    <w:p w14:paraId="7DCEFEA1" w14:textId="77777777" w:rsidR="008246E9" w:rsidRDefault="008246E9" w:rsidP="003D2047">
      <w:pPr>
        <w:pStyle w:val="CommentText"/>
        <w:jc w:val="left"/>
      </w:pPr>
      <w:r>
        <w:rPr>
          <w:rStyle w:val="CommentReference"/>
        </w:rPr>
        <w:annotationRef/>
      </w:r>
      <w:r>
        <w:t>Acknowledged by user team</w:t>
      </w:r>
    </w:p>
  </w:comment>
  <w:comment w:id="68" w:author="IndiGo Legal" w:date="2026-05-08T17:19:00Z" w:initials="IL">
    <w:p w14:paraId="375D8133" w14:textId="2225FDCD" w:rsidR="008246E9" w:rsidRDefault="008246E9">
      <w:pPr>
        <w:pStyle w:val="CommentText"/>
      </w:pPr>
      <w:r>
        <w:rPr>
          <w:rStyle w:val="CommentReference"/>
        </w:rPr>
        <w:annotationRef/>
      </w:r>
      <w:r w:rsidRPr="00C35DEA">
        <w:rPr>
          <w:highlight w:val="yellow"/>
        </w:rPr>
        <w:t>User Team to confirm if we can accept this.</w:t>
      </w:r>
    </w:p>
  </w:comment>
  <w:comment w:id="69" w:author="Rinika Gautam (Digital,ISC)" w:date="2026-05-11T15:02:00Z" w:initials="RG">
    <w:p w14:paraId="7A707992" w14:textId="77777777" w:rsidR="008246E9" w:rsidRDefault="008246E9" w:rsidP="003D2047">
      <w:pPr>
        <w:pStyle w:val="CommentText"/>
        <w:jc w:val="left"/>
      </w:pPr>
      <w:r>
        <w:rPr>
          <w:rStyle w:val="CommentReference"/>
        </w:rPr>
        <w:annotationRef/>
      </w:r>
      <w:r>
        <w:t>Acknowledged and Confirmed</w:t>
      </w:r>
    </w:p>
  </w:comment>
  <w:comment w:id="70" w:author="IndiGo Legal" w:date="2026-05-08T17:19:00Z" w:initials="IL">
    <w:p w14:paraId="341AD856" w14:textId="3D1EAB55" w:rsidR="008246E9" w:rsidRDefault="008246E9">
      <w:pPr>
        <w:pStyle w:val="CommentText"/>
      </w:pPr>
      <w:r>
        <w:rPr>
          <w:rStyle w:val="CommentReference"/>
        </w:rPr>
        <w:annotationRef/>
      </w:r>
      <w:r w:rsidRPr="00C35DEA">
        <w:rPr>
          <w:highlight w:val="yellow"/>
        </w:rPr>
        <w:t>Procurement and User Team to get this updated when the commercials are finalized.</w:t>
      </w:r>
    </w:p>
  </w:comment>
  <w:comment w:id="71" w:author="Rinika Gautam (Digital,ISC)" w:date="2026-05-11T15:02:00Z" w:initials="RG">
    <w:p w14:paraId="7953F6D6" w14:textId="77777777" w:rsidR="008246E9" w:rsidRDefault="008246E9" w:rsidP="007223B0">
      <w:pPr>
        <w:pStyle w:val="CommentText"/>
        <w:jc w:val="left"/>
      </w:pPr>
      <w:r>
        <w:rPr>
          <w:rStyle w:val="CommentReference"/>
        </w:rPr>
        <w:annotationRef/>
      </w:r>
      <w:r>
        <w:rPr>
          <w:highlight w:val="yellow"/>
        </w:rPr>
        <w:t>To be confirmed by Procurement team</w:t>
      </w:r>
    </w:p>
  </w:comment>
  <w:comment w:id="72" w:author="Gaurav Yadav (FIN,ISC)" w:date="2026-05-12T10:20:00Z" w:initials="GY">
    <w:p w14:paraId="1393276A" w14:textId="77777777" w:rsidR="008246E9" w:rsidRDefault="008246E9" w:rsidP="00A14891">
      <w:pPr>
        <w:pStyle w:val="CommentText"/>
        <w:jc w:val="left"/>
      </w:pPr>
      <w:r>
        <w:rPr>
          <w:rStyle w:val="CommentReference"/>
        </w:rPr>
        <w:annotationRef/>
      </w:r>
      <w:r>
        <w:rPr>
          <w:lang w:val="en-IN"/>
        </w:rPr>
        <w:t>Ok from procurement.</w:t>
      </w:r>
    </w:p>
  </w:comment>
  <w:comment w:id="73" w:author="IndiGo Legal" w:date="2026-05-08T17:20:00Z" w:initials="IL">
    <w:p w14:paraId="185E8003" w14:textId="78BC74CB" w:rsidR="008246E9" w:rsidRDefault="008246E9">
      <w:pPr>
        <w:pStyle w:val="CommentText"/>
      </w:pPr>
      <w:r>
        <w:rPr>
          <w:rStyle w:val="CommentReference"/>
        </w:rPr>
        <w:annotationRef/>
      </w:r>
      <w:r w:rsidRPr="00C35DEA">
        <w:rPr>
          <w:highlight w:val="yellow"/>
        </w:rPr>
        <w:t>Finance to review and provide inputs.</w:t>
      </w:r>
    </w:p>
  </w:comment>
  <w:comment w:id="74" w:author="Cherry Jawa (FIN,ISC)" w:date="2026-05-12T18:42:00Z" w:initials="CJ">
    <w:p w14:paraId="450C365D" w14:textId="77777777" w:rsidR="008246E9" w:rsidRDefault="008246E9" w:rsidP="0048745F">
      <w:pPr>
        <w:pStyle w:val="CommentText"/>
        <w:jc w:val="left"/>
      </w:pPr>
      <w:r>
        <w:rPr>
          <w:rStyle w:val="CommentReference"/>
        </w:rPr>
        <w:annotationRef/>
      </w:r>
      <w:r>
        <w:t>Procurement/User team to confirm billing cycle</w:t>
      </w:r>
    </w:p>
  </w:comment>
  <w:comment w:id="76" w:author="IndiGo Legal" w:date="2026-05-08T17:20:00Z" w:initials="IL">
    <w:p w14:paraId="53384364" w14:textId="28704889" w:rsidR="008246E9" w:rsidRDefault="008246E9">
      <w:pPr>
        <w:pStyle w:val="CommentText"/>
      </w:pPr>
      <w:r>
        <w:rPr>
          <w:rStyle w:val="CommentReference"/>
        </w:rPr>
        <w:annotationRef/>
      </w:r>
      <w:r w:rsidRPr="00C35DEA">
        <w:rPr>
          <w:highlight w:val="yellow"/>
        </w:rPr>
        <w:t>User Team and Infosec to review this.</w:t>
      </w:r>
    </w:p>
  </w:comment>
  <w:comment w:id="77" w:author="Prashant Mishra1 (Digital,ISC) (X-Deloitte)" w:date="2026-05-18T10:58:00Z" w:initials="PM((">
    <w:p w14:paraId="4D2D8C5A" w14:textId="1D38E4EA" w:rsidR="008246E9" w:rsidRDefault="008246E9">
      <w:pPr>
        <w:pStyle w:val="CommentText"/>
      </w:pPr>
      <w:r>
        <w:rPr>
          <w:rStyle w:val="CommentReference"/>
        </w:rPr>
        <w:annotationRef/>
      </w:r>
      <w:r>
        <w:t>Aligned.</w:t>
      </w:r>
    </w:p>
  </w:comment>
  <w:comment w:id="78" w:author="IndiGo Legal" w:date="2026-05-08T17:24:00Z" w:initials="IL">
    <w:p w14:paraId="6D47DA78" w14:textId="57D42337" w:rsidR="008246E9" w:rsidRDefault="008246E9">
      <w:pPr>
        <w:pStyle w:val="CommentText"/>
      </w:pPr>
      <w:r>
        <w:rPr>
          <w:rStyle w:val="CommentReference"/>
        </w:rPr>
        <w:annotationRef/>
      </w:r>
      <w:r w:rsidRPr="00C35DEA">
        <w:rPr>
          <w:highlight w:val="yellow"/>
        </w:rPr>
        <w:t>User Team to check this.</w:t>
      </w:r>
    </w:p>
  </w:comment>
  <w:comment w:id="79" w:author="IndiGo Legal" w:date="2026-05-08T17:25:00Z" w:initials="IL">
    <w:p w14:paraId="163B5DA9" w14:textId="27B7CA75" w:rsidR="008246E9" w:rsidRDefault="008246E9">
      <w:pPr>
        <w:pStyle w:val="CommentText"/>
      </w:pPr>
      <w:r>
        <w:rPr>
          <w:rStyle w:val="CommentReference"/>
        </w:rPr>
        <w:annotationRef/>
      </w:r>
      <w:r w:rsidRPr="00C35DEA">
        <w:rPr>
          <w:highlight w:val="yellow"/>
        </w:rPr>
        <w:t>User Team and Infosec to review this. Also please share the word copy with the DPO (Anshu for her review).</w:t>
      </w:r>
    </w:p>
  </w:comment>
  <w:comment w:id="80" w:author="Prashant Mishra1 (Digital,ISC) (X-Deloitte)" w:date="2026-05-18T11:06:00Z" w:initials="PM((">
    <w:p w14:paraId="65FA0F4E" w14:textId="00494970" w:rsidR="0014752C" w:rsidRDefault="0014752C">
      <w:pPr>
        <w:pStyle w:val="CommentText"/>
      </w:pPr>
      <w:r>
        <w:rPr>
          <w:rStyle w:val="CommentReference"/>
        </w:rPr>
        <w:annotationRef/>
      </w:r>
      <w:r>
        <w:t xml:space="preserve">I see the TOMs are missing in this purchase order. </w:t>
      </w:r>
      <w:r w:rsidRPr="0014752C">
        <w:t>From an InfoSec standpoint,</w:t>
      </w:r>
      <w:r>
        <w:t xml:space="preserve"> </w:t>
      </w:r>
      <w:r w:rsidRPr="0014752C">
        <w:t>they must be legally binding through the main contract (MLTA/</w:t>
      </w:r>
      <w:r w:rsidR="00E9170A">
        <w:t>MSA</w:t>
      </w:r>
      <w:r w:rsidRPr="0014752C">
        <w:t xml:space="preserve">). </w:t>
      </w:r>
      <w:r w:rsidRPr="0014752C">
        <w:t>In the current agreement, TOMs are only referenced via an external DPA link without explicit contractual binding, which creates an enforceability risk</w:t>
      </w:r>
      <w:r w:rsidR="00BA7CB3">
        <w:t xml:space="preserve">, hence appended the TOMs below as Annexure 2. </w:t>
      </w:r>
      <w:r w:rsidR="00E9170A">
        <w:t xml:space="preserve"> </w:t>
      </w:r>
      <w:bookmarkStart w:id="81" w:name="_GoBack"/>
      <w:bookmarkEnd w:id="81"/>
    </w:p>
  </w:comment>
  <w:comment w:id="82" w:author="IndiGo Legal" w:date="2026-05-08T17:25:00Z" w:initials="IL">
    <w:p w14:paraId="105EE62B" w14:textId="5800B3CD" w:rsidR="008246E9" w:rsidRDefault="008246E9">
      <w:pPr>
        <w:pStyle w:val="CommentText"/>
      </w:pPr>
      <w:r>
        <w:rPr>
          <w:rStyle w:val="CommentReference"/>
        </w:rPr>
        <w:annotationRef/>
      </w:r>
      <w:r w:rsidRPr="00C35DEA">
        <w:rPr>
          <w:highlight w:val="yellow"/>
        </w:rPr>
        <w:t>User Team and Infosec to check and review.</w:t>
      </w:r>
    </w:p>
  </w:comment>
  <w:comment w:id="83" w:author="Prashant Mishra1 (Digital,ISC) (X-Deloitte)" w:date="2026-05-18T11:14:00Z" w:initials="PM((">
    <w:p w14:paraId="0DBF9CBC" w14:textId="4EB583C3" w:rsidR="00D85CE5" w:rsidRDefault="00D85CE5">
      <w:pPr>
        <w:pStyle w:val="CommentText"/>
      </w:pPr>
      <w:r>
        <w:rPr>
          <w:rStyle w:val="CommentReference"/>
        </w:rPr>
        <w:annotationRef/>
      </w:r>
      <w:r>
        <w:t>Ok</w:t>
      </w:r>
    </w:p>
  </w:comment>
  <w:comment w:id="84" w:author="IndiGo Legal" w:date="2026-05-08T17:26:00Z" w:initials="IL">
    <w:p w14:paraId="775ACDD9" w14:textId="3136C1B5" w:rsidR="008246E9" w:rsidRDefault="008246E9">
      <w:pPr>
        <w:pStyle w:val="CommentText"/>
      </w:pPr>
      <w:r>
        <w:rPr>
          <w:rStyle w:val="CommentReference"/>
        </w:rPr>
        <w:annotationRef/>
      </w:r>
      <w:r w:rsidRPr="00C35DEA">
        <w:rPr>
          <w:highlight w:val="yellow"/>
        </w:rPr>
        <w:t>User Team to review.</w:t>
      </w:r>
    </w:p>
  </w:comment>
  <w:comment w:id="85" w:author="IndiGo Legal" w:date="2026-05-08T17:28:00Z" w:initials="IL">
    <w:p w14:paraId="2D6827B4" w14:textId="1911E05C" w:rsidR="008246E9" w:rsidRDefault="008246E9">
      <w:pPr>
        <w:pStyle w:val="CommentText"/>
      </w:pPr>
      <w:r>
        <w:rPr>
          <w:rStyle w:val="CommentReference"/>
        </w:rPr>
        <w:annotationRef/>
      </w:r>
      <w:r w:rsidRPr="00CE18EF">
        <w:rPr>
          <w:highlight w:val="yellow"/>
        </w:rPr>
        <w:t>User Team to check and review.</w:t>
      </w:r>
    </w:p>
  </w:comment>
  <w:comment w:id="86" w:author="IndiGo Legal" w:date="2026-05-08T17:30:00Z" w:initials="IL">
    <w:p w14:paraId="1B5579A0" w14:textId="563FB7D7" w:rsidR="008246E9" w:rsidRDefault="008246E9">
      <w:pPr>
        <w:pStyle w:val="CommentText"/>
      </w:pPr>
      <w:r>
        <w:rPr>
          <w:rStyle w:val="CommentReference"/>
        </w:rPr>
        <w:annotationRef/>
      </w:r>
      <w:r w:rsidRPr="00CE18EF">
        <w:rPr>
          <w:highlight w:val="yellow"/>
        </w:rPr>
        <w:t>User Team to review.</w:t>
      </w:r>
    </w:p>
  </w:comment>
  <w:comment w:id="87" w:author="IndiGo Legal" w:date="2026-05-08T17:30:00Z" w:initials="IL">
    <w:p w14:paraId="61D52B9F" w14:textId="2A4DE367" w:rsidR="008246E9" w:rsidRDefault="008246E9">
      <w:pPr>
        <w:pStyle w:val="CommentText"/>
      </w:pPr>
      <w:r>
        <w:rPr>
          <w:rStyle w:val="CommentReference"/>
        </w:rPr>
        <w:annotationRef/>
      </w:r>
      <w:r w:rsidRPr="00CE18EF">
        <w:rPr>
          <w:highlight w:val="yellow"/>
        </w:rPr>
        <w:t>Comment for User Team: What third party products and services are being referred to here?</w:t>
      </w:r>
    </w:p>
  </w:comment>
  <w:comment w:id="88" w:author="IndiGo Legal" w:date="2026-05-08T17:31:00Z" w:initials="IL">
    <w:p w14:paraId="5EE1CBE8" w14:textId="7B197DA6" w:rsidR="008246E9" w:rsidRDefault="008246E9">
      <w:pPr>
        <w:pStyle w:val="CommentText"/>
      </w:pPr>
      <w:r>
        <w:rPr>
          <w:rStyle w:val="CommentReference"/>
        </w:rPr>
        <w:annotationRef/>
      </w:r>
      <w:r w:rsidRPr="00CE18EF">
        <w:rPr>
          <w:highlight w:val="yellow"/>
        </w:rPr>
        <w:t>User Team and Infosec to check this.</w:t>
      </w:r>
    </w:p>
  </w:comment>
  <w:comment w:id="89" w:author="Prashant Mishra1 (Digital,ISC) (X-Deloitte)" w:date="2026-05-18T11:20:00Z" w:initials="PM((">
    <w:p w14:paraId="5BE9D4B4" w14:textId="64EBE8EB" w:rsidR="00D85CE5" w:rsidRDefault="00D85CE5">
      <w:pPr>
        <w:pStyle w:val="CommentText"/>
      </w:pPr>
      <w:r>
        <w:rPr>
          <w:rStyle w:val="CommentReference"/>
        </w:rPr>
        <w:annotationRef/>
      </w:r>
      <w:r w:rsidR="000A422F" w:rsidRPr="000A422F">
        <w:t xml:space="preserve">Not aligned. Usage of IndiGo data must be strictly limited to the provision of contracted services and must not be used for product improvement, analytics </w:t>
      </w:r>
      <w:r w:rsidR="0051465E" w:rsidRPr="0051465E">
        <w:rPr>
          <w:b/>
        </w:rPr>
        <w:t>ACROSS</w:t>
      </w:r>
      <w:r w:rsidR="000A422F" w:rsidRPr="000A422F">
        <w:t xml:space="preserve"> customers, or any secondary purpose. Under no circumstances should IndiGo data be combined with data from other customers</w:t>
      </w:r>
      <w:r w:rsidR="000A422F">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84D2A27" w15:done="0"/>
  <w15:commentEx w15:paraId="74909DC4" w15:done="0"/>
  <w15:commentEx w15:paraId="56DCBFD7" w15:paraIdParent="74909DC4" w15:done="0"/>
  <w15:commentEx w15:paraId="0BDAE22D" w15:done="0"/>
  <w15:commentEx w15:paraId="4A811D73" w15:paraIdParent="0BDAE22D" w15:done="0"/>
  <w15:commentEx w15:paraId="45AB7C27" w15:done="0"/>
  <w15:commentEx w15:paraId="43356ABF" w15:paraIdParent="45AB7C27" w15:done="0"/>
  <w15:commentEx w15:paraId="58827FBC" w15:done="0"/>
  <w15:commentEx w15:paraId="3B598A46" w15:paraIdParent="58827FBC" w15:done="0"/>
  <w15:commentEx w15:paraId="67436D3E" w15:done="0"/>
  <w15:commentEx w15:paraId="124E6FF9" w15:paraIdParent="67436D3E" w15:done="0"/>
  <w15:commentEx w15:paraId="013B2F7E" w15:paraIdParent="67436D3E" w15:done="0"/>
  <w15:commentEx w15:paraId="2D0B4719" w15:done="0"/>
  <w15:commentEx w15:paraId="4AD03858" w15:paraIdParent="2D0B4719" w15:done="0"/>
  <w15:commentEx w15:paraId="4D8D3B29" w15:done="0"/>
  <w15:commentEx w15:paraId="55F43AE5" w15:paraIdParent="4D8D3B29" w15:done="0"/>
  <w15:commentEx w15:paraId="69C855C1" w15:done="0"/>
  <w15:commentEx w15:paraId="54997B88" w15:paraIdParent="69C855C1" w15:done="0"/>
  <w15:commentEx w15:paraId="2742636E" w15:done="0"/>
  <w15:commentEx w15:paraId="46500959" w15:paraIdParent="2742636E" w15:done="0"/>
  <w15:commentEx w15:paraId="59E61271" w15:done="0"/>
  <w15:commentEx w15:paraId="4C538E55" w15:paraIdParent="59E61271" w15:done="0"/>
  <w15:commentEx w15:paraId="34762839" w15:done="0"/>
  <w15:commentEx w15:paraId="6E0E2026" w15:paraIdParent="34762839" w15:done="0"/>
  <w15:commentEx w15:paraId="7369D111" w15:paraIdParent="34762839" w15:done="0"/>
  <w15:commentEx w15:paraId="19801523" w15:done="0"/>
  <w15:commentEx w15:paraId="483AE781" w15:paraIdParent="19801523" w15:done="0"/>
  <w15:commentEx w15:paraId="604B9ED0" w15:paraIdParent="19801523" w15:done="0"/>
  <w15:commentEx w15:paraId="641101B1" w15:done="0"/>
  <w15:commentEx w15:paraId="7B6262E9" w15:paraIdParent="641101B1" w15:done="0"/>
  <w15:commentEx w15:paraId="1EE733CE" w15:paraIdParent="641101B1" w15:done="0"/>
  <w15:commentEx w15:paraId="2D3258A3" w15:done="0"/>
  <w15:commentEx w15:paraId="3C0F6E29" w15:paraIdParent="2D3258A3" w15:done="0"/>
  <w15:commentEx w15:paraId="225E339E" w15:paraIdParent="2D3258A3" w15:done="0"/>
  <w15:commentEx w15:paraId="16E6FC99" w15:done="0"/>
  <w15:commentEx w15:paraId="7DCEFEA1" w15:paraIdParent="16E6FC99" w15:done="0"/>
  <w15:commentEx w15:paraId="375D8133" w15:done="0"/>
  <w15:commentEx w15:paraId="7A707992" w15:paraIdParent="375D8133" w15:done="0"/>
  <w15:commentEx w15:paraId="341AD856" w15:done="0"/>
  <w15:commentEx w15:paraId="7953F6D6" w15:paraIdParent="341AD856" w15:done="0"/>
  <w15:commentEx w15:paraId="1393276A" w15:paraIdParent="341AD856" w15:done="0"/>
  <w15:commentEx w15:paraId="185E8003" w15:done="0"/>
  <w15:commentEx w15:paraId="450C365D" w15:paraIdParent="185E8003" w15:done="0"/>
  <w15:commentEx w15:paraId="53384364" w15:done="0"/>
  <w15:commentEx w15:paraId="4D2D8C5A" w15:paraIdParent="53384364" w15:done="0"/>
  <w15:commentEx w15:paraId="6D47DA78" w15:done="0"/>
  <w15:commentEx w15:paraId="163B5DA9" w15:done="0"/>
  <w15:commentEx w15:paraId="65FA0F4E" w15:paraIdParent="163B5DA9" w15:done="0"/>
  <w15:commentEx w15:paraId="105EE62B" w15:done="0"/>
  <w15:commentEx w15:paraId="0DBF9CBC" w15:paraIdParent="105EE62B" w15:done="0"/>
  <w15:commentEx w15:paraId="775ACDD9" w15:done="0"/>
  <w15:commentEx w15:paraId="2D6827B4" w15:done="0"/>
  <w15:commentEx w15:paraId="1B5579A0" w15:done="0"/>
  <w15:commentEx w15:paraId="61D52B9F" w15:done="0"/>
  <w15:commentEx w15:paraId="5EE1CBE8" w15:done="0"/>
  <w15:commentEx w15:paraId="5BE9D4B4" w15:paraIdParent="5EE1CB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269E8" w16cex:dateUtc="2026-05-08T12:01:00Z"/>
  <w16cex:commentExtensible w16cex:durableId="413659FE" w16cex:dateUtc="2026-05-08T11:41:00Z"/>
  <w16cex:commentExtensible w16cex:durableId="0F1B0B7B" w16cex:dateUtc="2026-05-11T09:28:00Z"/>
  <w16cex:commentExtensible w16cex:durableId="3CFEFAFD" w16cex:dateUtc="2026-05-08T11:42:00Z"/>
  <w16cex:commentExtensible w16cex:durableId="6D519F7F" w16cex:dateUtc="2026-05-12T04:36:00Z"/>
  <w16cex:commentExtensible w16cex:durableId="280404A2" w16cex:dateUtc="2026-05-08T11:43:00Z"/>
  <w16cex:commentExtensible w16cex:durableId="29C01B67" w16cex:dateUtc="2026-05-12T04:38:00Z"/>
  <w16cex:commentExtensible w16cex:durableId="6747EFAD" w16cex:dateUtc="2026-05-08T11:44:00Z"/>
  <w16cex:commentExtensible w16cex:durableId="6BD1564B" w16cex:dateUtc="2026-05-11T09:28:00Z"/>
  <w16cex:commentExtensible w16cex:durableId="0955D433" w16cex:dateUtc="2026-05-08T11:44:00Z"/>
  <w16cex:commentExtensible w16cex:durableId="293B41ED" w16cex:dateUtc="2026-05-12T04:39:00Z"/>
  <w16cex:commentExtensible w16cex:durableId="744AEC0E" w16cex:dateUtc="2026-05-12T13:08:00Z"/>
  <w16cex:commentExtensible w16cex:durableId="03935000" w16cex:dateUtc="2026-05-08T11:45:00Z"/>
  <w16cex:commentExtensible w16cex:durableId="5B2D3D2E" w16cex:dateUtc="2026-05-11T09:28:00Z"/>
  <w16cex:commentExtensible w16cex:durableId="2F27BA0F" w16cex:dateUtc="2026-05-08T11:45:00Z"/>
  <w16cex:commentExtensible w16cex:durableId="14143279" w16cex:dateUtc="2026-05-12T04:40:00Z"/>
  <w16cex:commentExtensible w16cex:durableId="05563291" w16cex:dateUtc="2026-05-08T11:45:00Z"/>
  <w16cex:commentExtensible w16cex:durableId="0CD53D7F" w16cex:dateUtc="2026-05-12T13:08:00Z"/>
  <w16cex:commentExtensible w16cex:durableId="2DD6E91F" w16cex:dateUtc="2026-05-08T11:45:00Z"/>
  <w16cex:commentExtensible w16cex:durableId="4CB67D18" w16cex:dateUtc="2026-05-11T09:29:00Z"/>
  <w16cex:commentExtensible w16cex:durableId="351F92DA" w16cex:dateUtc="2026-05-08T11:46:00Z"/>
  <w16cex:commentExtensible w16cex:durableId="7CBD6744" w16cex:dateUtc="2026-05-11T09:39:00Z"/>
  <w16cex:commentExtensible w16cex:durableId="170EB830" w16cex:dateUtc="2026-05-08T11:46:00Z"/>
  <w16cex:commentExtensible w16cex:durableId="2B58EAB8" w16cex:dateUtc="2026-05-11T09:29:00Z"/>
  <w16cex:commentExtensible w16cex:durableId="655B97B1" w16cex:dateUtc="2026-05-12T04:43:00Z"/>
  <w16cex:commentExtensible w16cex:durableId="5549BEF2" w16cex:dateUtc="2026-05-08T11:47:00Z"/>
  <w16cex:commentExtensible w16cex:durableId="4B038A68" w16cex:dateUtc="2026-05-11T09:30:00Z"/>
  <w16cex:commentExtensible w16cex:durableId="180C2EDE" w16cex:dateUtc="2026-05-12T04:46:00Z"/>
  <w16cex:commentExtensible w16cex:durableId="54F19340" w16cex:dateUtc="2026-05-08T11:48:00Z"/>
  <w16cex:commentExtensible w16cex:durableId="12C00BAE" w16cex:dateUtc="2026-05-11T09:30:00Z"/>
  <w16cex:commentExtensible w16cex:durableId="20AFEE8A" w16cex:dateUtc="2026-05-12T04:46:00Z"/>
  <w16cex:commentExtensible w16cex:durableId="20FA3B5C" w16cex:dateUtc="2026-05-08T11:48:00Z"/>
  <w16cex:commentExtensible w16cex:durableId="5B69D0D7" w16cex:dateUtc="2026-05-11T09:30:00Z"/>
  <w16cex:commentExtensible w16cex:durableId="159AB3F3" w16cex:dateUtc="2026-05-12T04:49:00Z"/>
  <w16cex:commentExtensible w16cex:durableId="0EF4E97B" w16cex:dateUtc="2026-05-08T11:49:00Z"/>
  <w16cex:commentExtensible w16cex:durableId="7BA8BBBF" w16cex:dateUtc="2026-05-11T09:31:00Z"/>
  <w16cex:commentExtensible w16cex:durableId="6E9359D7" w16cex:dateUtc="2026-05-08T11:49:00Z"/>
  <w16cex:commentExtensible w16cex:durableId="5923B523" w16cex:dateUtc="2026-05-11T09:32:00Z"/>
  <w16cex:commentExtensible w16cex:durableId="25679CFE" w16cex:dateUtc="2026-05-08T11:49:00Z"/>
  <w16cex:commentExtensible w16cex:durableId="6B6995EE" w16cex:dateUtc="2026-05-11T09:32:00Z"/>
  <w16cex:commentExtensible w16cex:durableId="35A4C274" w16cex:dateUtc="2026-05-12T04:50:00Z"/>
  <w16cex:commentExtensible w16cex:durableId="500AC1E6" w16cex:dateUtc="2026-05-08T11:50:00Z"/>
  <w16cex:commentExtensible w16cex:durableId="4480BBCC" w16cex:dateUtc="2026-05-12T13:12:00Z"/>
  <w16cex:commentExtensible w16cex:durableId="7D133106" w16cex:dateUtc="2026-05-08T11:50:00Z"/>
  <w16cex:commentExtensible w16cex:durableId="14D34757" w16cex:dateUtc="2026-05-08T11:54:00Z"/>
  <w16cex:commentExtensible w16cex:durableId="24A06E57" w16cex:dateUtc="2026-05-08T11:55:00Z"/>
  <w16cex:commentExtensible w16cex:durableId="35746795" w16cex:dateUtc="2026-05-08T11:55:00Z"/>
  <w16cex:commentExtensible w16cex:durableId="22E095A5" w16cex:dateUtc="2026-05-08T11:56:00Z"/>
  <w16cex:commentExtensible w16cex:durableId="0937BB3E" w16cex:dateUtc="2026-05-08T11:58:00Z"/>
  <w16cex:commentExtensible w16cex:durableId="60F020F2" w16cex:dateUtc="2026-05-08T12:00:00Z"/>
  <w16cex:commentExtensible w16cex:durableId="2EFF7593" w16cex:dateUtc="2026-05-08T12:00:00Z"/>
  <w16cex:commentExtensible w16cex:durableId="07227CFC" w16cex:dateUtc="2026-05-08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84D2A27" w16cid:durableId="577269E8"/>
  <w16cid:commentId w16cid:paraId="74909DC4" w16cid:durableId="413659FE"/>
  <w16cid:commentId w16cid:paraId="56DCBFD7" w16cid:durableId="0F1B0B7B"/>
  <w16cid:commentId w16cid:paraId="0BDAE22D" w16cid:durableId="3CFEFAFD"/>
  <w16cid:commentId w16cid:paraId="4A811D73" w16cid:durableId="6D519F7F"/>
  <w16cid:commentId w16cid:paraId="45AB7C27" w16cid:durableId="280404A2"/>
  <w16cid:commentId w16cid:paraId="43356ABF" w16cid:durableId="29C01B67"/>
  <w16cid:commentId w16cid:paraId="58827FBC" w16cid:durableId="6747EFAD"/>
  <w16cid:commentId w16cid:paraId="3B598A46" w16cid:durableId="6BD1564B"/>
  <w16cid:commentId w16cid:paraId="67436D3E" w16cid:durableId="0955D433"/>
  <w16cid:commentId w16cid:paraId="124E6FF9" w16cid:durableId="293B41ED"/>
  <w16cid:commentId w16cid:paraId="013B2F7E" w16cid:durableId="744AEC0E"/>
  <w16cid:commentId w16cid:paraId="2D0B4719" w16cid:durableId="03935000"/>
  <w16cid:commentId w16cid:paraId="4AD03858" w16cid:durableId="5B2D3D2E"/>
  <w16cid:commentId w16cid:paraId="4D8D3B29" w16cid:durableId="2F27BA0F"/>
  <w16cid:commentId w16cid:paraId="55F43AE5" w16cid:durableId="14143279"/>
  <w16cid:commentId w16cid:paraId="69C855C1" w16cid:durableId="05563291"/>
  <w16cid:commentId w16cid:paraId="54997B88" w16cid:durableId="0CD53D7F"/>
  <w16cid:commentId w16cid:paraId="2742636E" w16cid:durableId="2DD6E91F"/>
  <w16cid:commentId w16cid:paraId="46500959" w16cid:durableId="4CB67D18"/>
  <w16cid:commentId w16cid:paraId="59E61271" w16cid:durableId="351F92DA"/>
  <w16cid:commentId w16cid:paraId="4C538E55" w16cid:durableId="7CBD6744"/>
  <w16cid:commentId w16cid:paraId="34762839" w16cid:durableId="170EB830"/>
  <w16cid:commentId w16cid:paraId="6E0E2026" w16cid:durableId="2B58EAB8"/>
  <w16cid:commentId w16cid:paraId="7369D111" w16cid:durableId="655B97B1"/>
  <w16cid:commentId w16cid:paraId="19801523" w16cid:durableId="5549BEF2"/>
  <w16cid:commentId w16cid:paraId="483AE781" w16cid:durableId="4B038A68"/>
  <w16cid:commentId w16cid:paraId="604B9ED0" w16cid:durableId="180C2EDE"/>
  <w16cid:commentId w16cid:paraId="641101B1" w16cid:durableId="54F19340"/>
  <w16cid:commentId w16cid:paraId="7B6262E9" w16cid:durableId="12C00BAE"/>
  <w16cid:commentId w16cid:paraId="1EE733CE" w16cid:durableId="20AFEE8A"/>
  <w16cid:commentId w16cid:paraId="2D3258A3" w16cid:durableId="20FA3B5C"/>
  <w16cid:commentId w16cid:paraId="3C0F6E29" w16cid:durableId="5B69D0D7"/>
  <w16cid:commentId w16cid:paraId="225E339E" w16cid:durableId="159AB3F3"/>
  <w16cid:commentId w16cid:paraId="16E6FC99" w16cid:durableId="0EF4E97B"/>
  <w16cid:commentId w16cid:paraId="7DCEFEA1" w16cid:durableId="7BA8BBBF"/>
  <w16cid:commentId w16cid:paraId="375D8133" w16cid:durableId="6E9359D7"/>
  <w16cid:commentId w16cid:paraId="7A707992" w16cid:durableId="5923B523"/>
  <w16cid:commentId w16cid:paraId="341AD856" w16cid:durableId="25679CFE"/>
  <w16cid:commentId w16cid:paraId="7953F6D6" w16cid:durableId="6B6995EE"/>
  <w16cid:commentId w16cid:paraId="1393276A" w16cid:durableId="35A4C274"/>
  <w16cid:commentId w16cid:paraId="185E8003" w16cid:durableId="500AC1E6"/>
  <w16cid:commentId w16cid:paraId="450C365D" w16cid:durableId="4480BBCC"/>
  <w16cid:commentId w16cid:paraId="53384364" w16cid:durableId="7D133106"/>
  <w16cid:commentId w16cid:paraId="4D2D8C5A" w16cid:durableId="2DB56F55"/>
  <w16cid:commentId w16cid:paraId="6D47DA78" w16cid:durableId="14D34757"/>
  <w16cid:commentId w16cid:paraId="163B5DA9" w16cid:durableId="24A06E57"/>
  <w16cid:commentId w16cid:paraId="65FA0F4E" w16cid:durableId="2DB5712D"/>
  <w16cid:commentId w16cid:paraId="105EE62B" w16cid:durableId="35746795"/>
  <w16cid:commentId w16cid:paraId="0DBF9CBC" w16cid:durableId="2DB5732E"/>
  <w16cid:commentId w16cid:paraId="775ACDD9" w16cid:durableId="22E095A5"/>
  <w16cid:commentId w16cid:paraId="2D6827B4" w16cid:durableId="0937BB3E"/>
  <w16cid:commentId w16cid:paraId="1B5579A0" w16cid:durableId="60F020F2"/>
  <w16cid:commentId w16cid:paraId="61D52B9F" w16cid:durableId="2EFF7593"/>
  <w16cid:commentId w16cid:paraId="5EE1CBE8" w16cid:durableId="07227CFC"/>
  <w16cid:commentId w16cid:paraId="5BE9D4B4" w16cid:durableId="2DB574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0F2A83" w14:textId="77777777" w:rsidR="000C1AE5" w:rsidRDefault="000C1AE5">
      <w:pPr>
        <w:spacing w:before="0" w:after="0"/>
      </w:pPr>
      <w:r>
        <w:separator/>
      </w:r>
    </w:p>
  </w:endnote>
  <w:endnote w:type="continuationSeparator" w:id="0">
    <w:p w14:paraId="6416D02E" w14:textId="77777777" w:rsidR="000C1AE5" w:rsidRDefault="000C1AE5">
      <w:pPr>
        <w:spacing w:before="0" w:after="0"/>
      </w:pPr>
      <w:r>
        <w:continuationSeparator/>
      </w:r>
    </w:p>
  </w:endnote>
  <w:endnote w:type="continuationNotice" w:id="1">
    <w:p w14:paraId="01877486" w14:textId="77777777" w:rsidR="000C1AE5" w:rsidRDefault="000C1AE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dobe Clean">
    <w:altName w:val="Calibri"/>
    <w:panose1 w:val="00000000000000000000"/>
    <w:charset w:val="00"/>
    <w:family w:val="swiss"/>
    <w:notTrueType/>
    <w:pitch w:val="variable"/>
    <w:sig w:usb0="20000287" w:usb1="00000001" w:usb2="00000000" w:usb3="00000000" w:csb0="0000019F" w:csb1="00000000"/>
  </w:font>
  <w:font w:name="Times New Roman (Body CS)">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856FE" w14:textId="77777777" w:rsidR="008246E9" w:rsidRDefault="008246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13A0C" w14:textId="7DADF41B" w:rsidR="008246E9" w:rsidRDefault="008246E9">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2" w:author="Prashant Mishra1 (Digital,ISC) (X-Deloitte)" w:date="2026-05-18T10:51:00Z">
      <w:r>
        <w:rPr>
          <w:rFonts w:asciiTheme="minorHAnsi" w:hAnsiTheme="minorHAnsi" w:cstheme="minorHAnsi"/>
          <w:noProof/>
          <w:sz w:val="16"/>
          <w:szCs w:val="16"/>
        </w:rPr>
        <w:t>5/18/26 10:51:19 AM</w:t>
      </w:r>
    </w:ins>
    <w:ins w:id="3" w:author="Cherry Jawa (FIN,ISC)" w:date="2026-05-12T17:02:00Z">
      <w:del w:id="4" w:author="Prashant Mishra1 (Digital,ISC) (X-Deloitte)" w:date="2026-05-18T10:51:00Z">
        <w:r w:rsidDel="008246E9">
          <w:rPr>
            <w:rFonts w:asciiTheme="minorHAnsi" w:hAnsiTheme="minorHAnsi" w:cstheme="minorHAnsi"/>
            <w:noProof/>
            <w:sz w:val="16"/>
            <w:szCs w:val="16"/>
          </w:rPr>
          <w:delText>5/12/26 5:02:19 PM</w:delText>
        </w:r>
      </w:del>
    </w:ins>
    <w:ins w:id="5" w:author="Gaurav Yadav (FIN,ISC)" w:date="2026-05-12T10:05:00Z">
      <w:del w:id="6" w:author="Prashant Mishra1 (Digital,ISC) (X-Deloitte)" w:date="2026-05-18T10:51:00Z">
        <w:r w:rsidDel="008246E9">
          <w:rPr>
            <w:rFonts w:asciiTheme="minorHAnsi" w:hAnsiTheme="minorHAnsi" w:cstheme="minorHAnsi"/>
            <w:noProof/>
            <w:sz w:val="16"/>
            <w:szCs w:val="16"/>
          </w:rPr>
          <w:delText>5/12/26 10:05:01 AM</w:delText>
        </w:r>
      </w:del>
    </w:ins>
    <w:ins w:id="7" w:author="Rinika Gautam (Digital,ISC)" w:date="2026-05-11T15:06:00Z">
      <w:del w:id="8" w:author="Prashant Mishra1 (Digital,ISC) (X-Deloitte)" w:date="2026-05-18T10:51:00Z">
        <w:r w:rsidDel="008246E9">
          <w:rPr>
            <w:rFonts w:asciiTheme="minorHAnsi" w:hAnsiTheme="minorHAnsi" w:cstheme="minorHAnsi"/>
            <w:noProof/>
            <w:sz w:val="16"/>
            <w:szCs w:val="16"/>
          </w:rPr>
          <w:delText>5/11/26 3:06:11 PM</w:delText>
        </w:r>
      </w:del>
    </w:ins>
    <w:ins w:id="9" w:author="Sushila Saini (Digital,ISC)" w:date="2026-05-11T11:12:00Z">
      <w:del w:id="10" w:author="Prashant Mishra1 (Digital,ISC) (X-Deloitte)" w:date="2026-05-18T10:51:00Z">
        <w:r w:rsidDel="008246E9">
          <w:rPr>
            <w:rFonts w:asciiTheme="minorHAnsi" w:hAnsiTheme="minorHAnsi" w:cstheme="minorHAnsi"/>
            <w:noProof/>
            <w:sz w:val="16"/>
            <w:szCs w:val="16"/>
          </w:rPr>
          <w:delText>5/11/26 11:12:35 AM</w:delText>
        </w:r>
      </w:del>
    </w:ins>
    <w:ins w:id="11" w:author="IndiGo Legal" w:date="2026-05-08T17:07:00Z">
      <w:del w:id="12" w:author="Prashant Mishra1 (Digital,ISC) (X-Deloitte)" w:date="2026-05-18T10:51:00Z">
        <w:r w:rsidDel="008246E9">
          <w:rPr>
            <w:rFonts w:asciiTheme="minorHAnsi" w:hAnsiTheme="minorHAnsi" w:cstheme="minorHAnsi"/>
            <w:noProof/>
            <w:sz w:val="16"/>
            <w:szCs w:val="16"/>
          </w:rPr>
          <w:delText>5/8/26 5:07:18 PM</w:delText>
        </w:r>
      </w:del>
    </w:ins>
    <w:ins w:id="13" w:author="Rahul .kumar" w:date="2026-04-22T11:23:00Z">
      <w:del w:id="14" w:author="Prashant Mishra1 (Digital,ISC) (X-Deloitte)" w:date="2026-05-18T10:51:00Z">
        <w:r w:rsidDel="008246E9">
          <w:rPr>
            <w:rFonts w:asciiTheme="minorHAnsi" w:hAnsiTheme="minorHAnsi" w:cstheme="minorHAnsi"/>
            <w:noProof/>
            <w:sz w:val="16"/>
            <w:szCs w:val="16"/>
          </w:rPr>
          <w:delText>4/22/26 11:23:29 AM</w:delText>
        </w:r>
      </w:del>
    </w:ins>
    <w:del w:id="15" w:author="Prashant Mishra1 (Digital,ISC) (X-Deloitte)" w:date="2026-05-18T10:51:00Z">
      <w:r w:rsidDel="008246E9">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1</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2</w:t>
    </w:r>
    <w:r>
      <w:rPr>
        <w:rFonts w:asciiTheme="minorHAnsi" w:hAnsiTheme="minorHAnsi" w:cstheme="minorHAnsi"/>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4074A" w14:textId="74D8656F" w:rsidR="008246E9" w:rsidRDefault="008246E9">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16" w:author="Prashant Mishra1 (Digital,ISC) (X-Deloitte)" w:date="2026-05-18T10:51:00Z">
      <w:r>
        <w:rPr>
          <w:rFonts w:asciiTheme="minorHAnsi" w:hAnsiTheme="minorHAnsi" w:cstheme="minorHAnsi"/>
          <w:noProof/>
          <w:sz w:val="16"/>
          <w:szCs w:val="16"/>
        </w:rPr>
        <w:t>5/18/26 10:51:19 AM</w:t>
      </w:r>
    </w:ins>
    <w:ins w:id="17" w:author="Cherry Jawa (FIN,ISC)" w:date="2026-05-12T17:02:00Z">
      <w:del w:id="18" w:author="Prashant Mishra1 (Digital,ISC) (X-Deloitte)" w:date="2026-05-18T10:51:00Z">
        <w:r w:rsidDel="008246E9">
          <w:rPr>
            <w:rFonts w:asciiTheme="minorHAnsi" w:hAnsiTheme="minorHAnsi" w:cstheme="minorHAnsi"/>
            <w:noProof/>
            <w:sz w:val="16"/>
            <w:szCs w:val="16"/>
          </w:rPr>
          <w:delText>5/12/26 5:02:19 PM</w:delText>
        </w:r>
      </w:del>
    </w:ins>
    <w:ins w:id="19" w:author="Gaurav Yadav (FIN,ISC)" w:date="2026-05-12T10:05:00Z">
      <w:del w:id="20" w:author="Prashant Mishra1 (Digital,ISC) (X-Deloitte)" w:date="2026-05-18T10:51:00Z">
        <w:r w:rsidDel="008246E9">
          <w:rPr>
            <w:rFonts w:asciiTheme="minorHAnsi" w:hAnsiTheme="minorHAnsi" w:cstheme="minorHAnsi"/>
            <w:noProof/>
            <w:sz w:val="16"/>
            <w:szCs w:val="16"/>
          </w:rPr>
          <w:delText>5/12/26 10:05:01 AM</w:delText>
        </w:r>
      </w:del>
    </w:ins>
    <w:ins w:id="21" w:author="Rinika Gautam (Digital,ISC)" w:date="2026-05-11T15:06:00Z">
      <w:del w:id="22" w:author="Prashant Mishra1 (Digital,ISC) (X-Deloitte)" w:date="2026-05-18T10:51:00Z">
        <w:r w:rsidDel="008246E9">
          <w:rPr>
            <w:rFonts w:asciiTheme="minorHAnsi" w:hAnsiTheme="minorHAnsi" w:cstheme="minorHAnsi"/>
            <w:noProof/>
            <w:sz w:val="16"/>
            <w:szCs w:val="16"/>
          </w:rPr>
          <w:delText>5/11/26 3:06:11 PM</w:delText>
        </w:r>
      </w:del>
    </w:ins>
    <w:ins w:id="23" w:author="Sushila Saini (Digital,ISC)" w:date="2026-05-11T11:12:00Z">
      <w:del w:id="24" w:author="Prashant Mishra1 (Digital,ISC) (X-Deloitte)" w:date="2026-05-18T10:51:00Z">
        <w:r w:rsidDel="008246E9">
          <w:rPr>
            <w:rFonts w:asciiTheme="minorHAnsi" w:hAnsiTheme="minorHAnsi" w:cstheme="minorHAnsi"/>
            <w:noProof/>
            <w:sz w:val="16"/>
            <w:szCs w:val="16"/>
          </w:rPr>
          <w:delText>5/11/26 11:12:35 AM</w:delText>
        </w:r>
      </w:del>
    </w:ins>
    <w:ins w:id="25" w:author="IndiGo Legal" w:date="2026-05-08T17:07:00Z">
      <w:del w:id="26" w:author="Prashant Mishra1 (Digital,ISC) (X-Deloitte)" w:date="2026-05-18T10:51:00Z">
        <w:r w:rsidDel="008246E9">
          <w:rPr>
            <w:rFonts w:asciiTheme="minorHAnsi" w:hAnsiTheme="minorHAnsi" w:cstheme="minorHAnsi"/>
            <w:noProof/>
            <w:sz w:val="16"/>
            <w:szCs w:val="16"/>
          </w:rPr>
          <w:delText>5/8/26 5:07:18 PM</w:delText>
        </w:r>
      </w:del>
    </w:ins>
    <w:ins w:id="27" w:author="Rahul .kumar" w:date="2026-04-22T11:23:00Z">
      <w:del w:id="28" w:author="Prashant Mishra1 (Digital,ISC) (X-Deloitte)" w:date="2026-05-18T10:51:00Z">
        <w:r w:rsidDel="008246E9">
          <w:rPr>
            <w:rFonts w:asciiTheme="minorHAnsi" w:hAnsiTheme="minorHAnsi" w:cstheme="minorHAnsi"/>
            <w:noProof/>
            <w:sz w:val="16"/>
            <w:szCs w:val="16"/>
          </w:rPr>
          <w:delText>4/22/26 11:23:29 AM</w:delText>
        </w:r>
      </w:del>
    </w:ins>
    <w:del w:id="29" w:author="Prashant Mishra1 (Digital,ISC) (X-Deloitte)" w:date="2026-05-18T10:51:00Z">
      <w:r w:rsidDel="008246E9">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sz w:val="16"/>
        <w:szCs w:val="16"/>
      </w:rPr>
      <w:t>2</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sz w:val="16"/>
        <w:szCs w:val="16"/>
      </w:rPr>
      <w:t>11</w:t>
    </w:r>
    <w:r>
      <w:rPr>
        <w:rFonts w:asciiTheme="minorHAnsi" w:hAnsiTheme="minorHAnsi" w:cstheme="minorHAnsi"/>
        <w:b/>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CE87F" w14:textId="7E4670A6" w:rsidR="008246E9" w:rsidRDefault="008246E9">
    <w:pPr>
      <w:pStyle w:val="Footer"/>
      <w:ind w:left="-63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378" w:author="Prashant Mishra1 (Digital,ISC) (X-Deloitte)" w:date="2026-05-18T10:51:00Z">
      <w:r>
        <w:rPr>
          <w:rFonts w:asciiTheme="minorHAnsi" w:hAnsiTheme="minorHAnsi" w:cstheme="minorHAnsi"/>
          <w:noProof/>
          <w:sz w:val="16"/>
          <w:szCs w:val="16"/>
        </w:rPr>
        <w:t>5/18/26 10:51:19 AM</w:t>
      </w:r>
    </w:ins>
    <w:ins w:id="379" w:author="Cherry Jawa (FIN,ISC)" w:date="2026-05-12T17:02:00Z">
      <w:del w:id="380" w:author="Prashant Mishra1 (Digital,ISC) (X-Deloitte)" w:date="2026-05-18T10:51:00Z">
        <w:r w:rsidDel="008246E9">
          <w:rPr>
            <w:rFonts w:asciiTheme="minorHAnsi" w:hAnsiTheme="minorHAnsi" w:cstheme="minorHAnsi"/>
            <w:noProof/>
            <w:sz w:val="16"/>
            <w:szCs w:val="16"/>
          </w:rPr>
          <w:delText>5/12/26 5:02:19 PM</w:delText>
        </w:r>
      </w:del>
    </w:ins>
    <w:ins w:id="381" w:author="Gaurav Yadav (FIN,ISC)" w:date="2026-05-12T10:05:00Z">
      <w:del w:id="382" w:author="Prashant Mishra1 (Digital,ISC) (X-Deloitte)" w:date="2026-05-18T10:51:00Z">
        <w:r w:rsidDel="008246E9">
          <w:rPr>
            <w:rFonts w:asciiTheme="minorHAnsi" w:hAnsiTheme="minorHAnsi" w:cstheme="minorHAnsi"/>
            <w:noProof/>
            <w:sz w:val="16"/>
            <w:szCs w:val="16"/>
          </w:rPr>
          <w:delText>5/12/26 10:05:01 AM</w:delText>
        </w:r>
      </w:del>
    </w:ins>
    <w:ins w:id="383" w:author="Rinika Gautam (Digital,ISC)" w:date="2026-05-11T15:06:00Z">
      <w:del w:id="384" w:author="Prashant Mishra1 (Digital,ISC) (X-Deloitte)" w:date="2026-05-18T10:51:00Z">
        <w:r w:rsidDel="008246E9">
          <w:rPr>
            <w:rFonts w:asciiTheme="minorHAnsi" w:hAnsiTheme="minorHAnsi" w:cstheme="minorHAnsi"/>
            <w:noProof/>
            <w:sz w:val="16"/>
            <w:szCs w:val="16"/>
          </w:rPr>
          <w:delText>5/11/26 3:06:11 PM</w:delText>
        </w:r>
      </w:del>
    </w:ins>
    <w:ins w:id="385" w:author="Sushila Saini (Digital,ISC)" w:date="2026-05-11T11:12:00Z">
      <w:del w:id="386" w:author="Prashant Mishra1 (Digital,ISC) (X-Deloitte)" w:date="2026-05-18T10:51:00Z">
        <w:r w:rsidDel="008246E9">
          <w:rPr>
            <w:rFonts w:asciiTheme="minorHAnsi" w:hAnsiTheme="minorHAnsi" w:cstheme="minorHAnsi"/>
            <w:noProof/>
            <w:sz w:val="16"/>
            <w:szCs w:val="16"/>
          </w:rPr>
          <w:delText>5/11/26 11:12:35 AM</w:delText>
        </w:r>
      </w:del>
    </w:ins>
    <w:ins w:id="387" w:author="IndiGo Legal" w:date="2026-05-08T17:07:00Z">
      <w:del w:id="388" w:author="Prashant Mishra1 (Digital,ISC) (X-Deloitte)" w:date="2026-05-18T10:51:00Z">
        <w:r w:rsidDel="008246E9">
          <w:rPr>
            <w:rFonts w:asciiTheme="minorHAnsi" w:hAnsiTheme="minorHAnsi" w:cstheme="minorHAnsi"/>
            <w:noProof/>
            <w:sz w:val="16"/>
            <w:szCs w:val="16"/>
          </w:rPr>
          <w:delText>5/8/26 5:07:18 PM</w:delText>
        </w:r>
      </w:del>
    </w:ins>
    <w:ins w:id="389" w:author="Rahul .kumar" w:date="2026-04-22T11:23:00Z">
      <w:del w:id="390" w:author="Prashant Mishra1 (Digital,ISC) (X-Deloitte)" w:date="2026-05-18T10:51:00Z">
        <w:r w:rsidDel="008246E9">
          <w:rPr>
            <w:rFonts w:asciiTheme="minorHAnsi" w:hAnsiTheme="minorHAnsi" w:cstheme="minorHAnsi"/>
            <w:noProof/>
            <w:sz w:val="16"/>
            <w:szCs w:val="16"/>
          </w:rPr>
          <w:delText>4/22/26 11:23:29 AM</w:delText>
        </w:r>
      </w:del>
    </w:ins>
    <w:del w:id="391" w:author="Prashant Mishra1 (Digital,ISC) (X-Deloitte)" w:date="2026-05-18T10:51:00Z">
      <w:r w:rsidDel="008246E9">
        <w:rPr>
          <w:rFonts w:asciiTheme="minorHAnsi" w:hAnsiTheme="minorHAnsi" w:cstheme="minorHAnsi"/>
          <w:noProof/>
          <w:sz w:val="16"/>
          <w:szCs w:val="16"/>
        </w:rPr>
        <w:delText>4/22/26 11:03:40 AM</w:delText>
      </w:r>
    </w:del>
    <w:r>
      <w:rPr>
        <w:rFonts w:asciiTheme="minorHAnsi" w:hAnsiTheme="minorHAnsi" w:cstheme="minorHAnsi"/>
        <w:sz w:val="16"/>
        <w:szCs w:val="16"/>
      </w:rPr>
      <w:fldChar w:fldCharType="end"/>
    </w:r>
    <w:r>
      <w:rPr>
        <w:rFonts w:asciiTheme="minorHAnsi" w:hAnsiTheme="minorHAnsi" w:cstheme="minorHAnsi"/>
        <w:sz w:val="16"/>
        <w:szCs w:val="16"/>
      </w:rPr>
      <w:tab/>
      <w:t>ADOBE CONFIDENTIAL</w:t>
    </w:r>
    <w:r>
      <w:rPr>
        <w:rFonts w:asciiTheme="minorHAnsi" w:hAnsiTheme="minorHAnsi" w:cstheme="minorHAnsi"/>
        <w:sz w:val="16"/>
        <w:szCs w:val="16"/>
      </w:rPr>
      <w:tab/>
      <w:t xml:space="preserve">Page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PAGE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1</w:t>
    </w:r>
    <w:r>
      <w:rPr>
        <w:rFonts w:asciiTheme="minorHAnsi" w:hAnsiTheme="minorHAnsi" w:cstheme="minorHAnsi"/>
        <w:b/>
        <w:bCs/>
        <w:sz w:val="16"/>
        <w:szCs w:val="16"/>
      </w:rPr>
      <w:fldChar w:fldCharType="end"/>
    </w:r>
    <w:r>
      <w:rPr>
        <w:rFonts w:asciiTheme="minorHAnsi" w:hAnsiTheme="minorHAnsi" w:cstheme="minorHAnsi"/>
        <w:sz w:val="16"/>
        <w:szCs w:val="16"/>
      </w:rPr>
      <w:t xml:space="preserve"> of </w:t>
    </w:r>
    <w:r>
      <w:rPr>
        <w:rFonts w:asciiTheme="minorHAnsi" w:hAnsiTheme="minorHAnsi" w:cstheme="minorHAnsi"/>
        <w:b/>
        <w:bCs/>
        <w:sz w:val="16"/>
        <w:szCs w:val="16"/>
      </w:rPr>
      <w:fldChar w:fldCharType="begin"/>
    </w:r>
    <w:r>
      <w:rPr>
        <w:rFonts w:asciiTheme="minorHAnsi" w:hAnsiTheme="minorHAnsi" w:cstheme="minorHAnsi"/>
        <w:b/>
        <w:bCs/>
        <w:sz w:val="16"/>
        <w:szCs w:val="16"/>
      </w:rPr>
      <w:instrText xml:space="preserve"> NUMPAGES  \* Arabic  \* MERGEFORMAT </w:instrText>
    </w:r>
    <w:r>
      <w:rPr>
        <w:rFonts w:asciiTheme="minorHAnsi" w:hAnsiTheme="minorHAnsi" w:cstheme="minorHAnsi"/>
        <w:b/>
        <w:bCs/>
        <w:sz w:val="16"/>
        <w:szCs w:val="16"/>
      </w:rPr>
      <w:fldChar w:fldCharType="separate"/>
    </w:r>
    <w:r>
      <w:rPr>
        <w:rFonts w:asciiTheme="minorHAnsi" w:hAnsiTheme="minorHAnsi" w:cstheme="minorHAnsi"/>
        <w:b/>
        <w:bCs/>
        <w:noProof/>
        <w:sz w:val="16"/>
        <w:szCs w:val="16"/>
      </w:rPr>
      <w:t>2</w:t>
    </w:r>
    <w:r>
      <w:rPr>
        <w:rFonts w:asciiTheme="minorHAnsi" w:hAnsiTheme="minorHAnsi" w:cstheme="minorHAnsi"/>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6C58A3" w14:textId="77777777" w:rsidR="000C1AE5" w:rsidRDefault="000C1AE5">
      <w:pPr>
        <w:spacing w:before="0" w:after="0"/>
      </w:pPr>
      <w:r>
        <w:separator/>
      </w:r>
    </w:p>
  </w:footnote>
  <w:footnote w:type="continuationSeparator" w:id="0">
    <w:p w14:paraId="383D3395" w14:textId="77777777" w:rsidR="000C1AE5" w:rsidRDefault="000C1AE5">
      <w:pPr>
        <w:spacing w:before="0" w:after="0"/>
      </w:pPr>
      <w:r>
        <w:continuationSeparator/>
      </w:r>
    </w:p>
  </w:footnote>
  <w:footnote w:type="continuationNotice" w:id="1">
    <w:p w14:paraId="12CE861B" w14:textId="77777777" w:rsidR="000C1AE5" w:rsidRDefault="000C1AE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BB6B2" w14:textId="77777777" w:rsidR="008246E9" w:rsidRDefault="008246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36367" w14:textId="77777777" w:rsidR="008246E9" w:rsidRDefault="008246E9">
    <w:pPr>
      <w:pStyle w:val="Header"/>
      <w:rPr>
        <w:rFonts w:ascii="Calibri" w:hAnsi="Calibri" w:cs="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265FE" w14:textId="32A05A21" w:rsidR="008246E9" w:rsidRDefault="008246E9">
    <w:pPr>
      <w:rPr>
        <w:b/>
        <w:bCs/>
        <w:color w:val="FFFFFF" w:themeColor="background1"/>
        <w:sz w:val="40"/>
        <w:szCs w:val="34"/>
      </w:rPr>
    </w:pPr>
    <w:r>
      <w:rPr>
        <w:noProof/>
      </w:rPr>
      <mc:AlternateContent>
        <mc:Choice Requires="wps">
          <w:drawing>
            <wp:anchor distT="0" distB="0" distL="114300" distR="114300" simplePos="0" relativeHeight="251656704" behindDoc="1" locked="0" layoutInCell="1" allowOverlap="1" wp14:anchorId="1EFC0EB1" wp14:editId="30A3854E">
              <wp:simplePos x="0" y="0"/>
              <wp:positionH relativeFrom="column">
                <wp:posOffset>-678815</wp:posOffset>
              </wp:positionH>
              <wp:positionV relativeFrom="page">
                <wp:posOffset>-17145</wp:posOffset>
              </wp:positionV>
              <wp:extent cx="7772400" cy="2350008"/>
              <wp:effectExtent l="0" t="0" r="0" b="0"/>
              <wp:wrapNone/>
              <wp:docPr id="5" name="Rectangle 5"/>
              <wp:cNvGraphicFramePr/>
              <a:graphic xmlns:a="http://schemas.openxmlformats.org/drawingml/2006/main">
                <a:graphicData uri="http://schemas.microsoft.com/office/word/2010/wordprocessingShape">
                  <wps:wsp>
                    <wps:cNvSpPr/>
                    <wps:spPr>
                      <a:xfrm>
                        <a:off x="0" y="0"/>
                        <a:ext cx="7772400" cy="2350008"/>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Rectangle 5" style="position:absolute;margin-left:-53.45pt;margin-top:-1.35pt;width:612pt;height:185.0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6" fillcolor="red"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" w14:anchorId="426B875E">
              <v:textbox inset="0,0,0"/>
              <w10:wrap anchory="page"/>
            </v:rect>
          </w:pict>
        </mc:Fallback>
      </mc:AlternateContent>
    </w:r>
    <w:r>
      <w:rPr>
        <w:noProof/>
      </w:rPr>
      <w:drawing>
        <wp:anchor distT="0" distB="0" distL="114300" distR="114300" simplePos="0" relativeHeight="251658752" behindDoc="0" locked="0" layoutInCell="1" allowOverlap="1" wp14:anchorId="35025E1C" wp14:editId="2C21B5C7">
          <wp:simplePos x="0" y="0"/>
          <wp:positionH relativeFrom="page">
            <wp:posOffset>6282055</wp:posOffset>
          </wp:positionH>
          <wp:positionV relativeFrom="page">
            <wp:posOffset>228600</wp:posOffset>
          </wp:positionV>
          <wp:extent cx="1261872" cy="2286000"/>
          <wp:effectExtent l="0" t="0" r="0" b="0"/>
          <wp:wrapNone/>
          <wp:docPr id="1878651197" name="Picture 187865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872"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noProof/>
        <w:color w:val="FFFFFF" w:themeColor="background1"/>
        <w:sz w:val="32"/>
        <w:szCs w:val="32"/>
      </w:rPr>
      <w:drawing>
        <wp:anchor distT="0" distB="0" distL="114300" distR="114300" simplePos="0" relativeHeight="251657728" behindDoc="0" locked="0" layoutInCell="1" allowOverlap="1" wp14:anchorId="7C7EC461" wp14:editId="37B0CA42">
          <wp:simplePos x="0" y="0"/>
          <wp:positionH relativeFrom="column">
            <wp:posOffset>8890</wp:posOffset>
          </wp:positionH>
          <wp:positionV relativeFrom="paragraph">
            <wp:posOffset>-183210</wp:posOffset>
          </wp:positionV>
          <wp:extent cx="630936" cy="877824"/>
          <wp:effectExtent l="0" t="0" r="0" b="0"/>
          <wp:wrapNone/>
          <wp:docPr id="1768464965" name="Picture 17684649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cstate="print">
                    <a:extLst>
                      <a:ext uri="{28A0092B-C50C-407E-A947-70E740481C1C}">
                        <a14:useLocalDpi xmlns:a14="http://schemas.microsoft.com/office/drawing/2010/main" val="0"/>
                      </a:ext>
                    </a:extLst>
                  </a:blip>
                  <a:stretch>
                    <a:fillRect/>
                  </a:stretch>
                </pic:blipFill>
                <pic:spPr>
                  <a:xfrm>
                    <a:off x="0" y="0"/>
                    <a:ext cx="630936" cy="877824"/>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C1D970" w14:textId="77777777" w:rsidR="008246E9" w:rsidRDefault="008246E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ustomXmlInsRangeStart w:id="54" w:author="Rahul .kumar" w:date="2026-04-22T11:24:00Z"/>
  <w:sdt>
    <w:sdtPr>
      <w:id w:val="-183751150"/>
      <w:docPartObj>
        <w:docPartGallery w:val="Watermarks"/>
        <w:docPartUnique/>
      </w:docPartObj>
    </w:sdtPr>
    <w:sdtContent>
      <w:customXmlInsRangeEnd w:id="54"/>
      <w:p w14:paraId="00BEBCBE" w14:textId="0005D344" w:rsidR="008246E9" w:rsidRDefault="008246E9">
        <w:pPr>
          <w:pStyle w:val="Header"/>
        </w:pPr>
        <w:ins w:id="55" w:author="Rahul .kumar" w:date="2026-04-22T11:24:00Z">
          <w:r>
            <w:rPr>
              <w:noProof/>
            </w:rPr>
            <w:pict w14:anchorId="40B0DE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1" type="#_x0000_t136" style="position:absolute;left:0;text-align:left;margin-left:0;margin-top:0;width:412.4pt;height:247.45pt;rotation:315;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56" w:author="Rahul .kumar" w:date="2026-04-22T11:24:00Z"/>
    </w:sdtContent>
  </w:sdt>
  <w:customXmlInsRangeEnd w:id="5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8961B" w14:textId="3C77138E" w:rsidR="008246E9" w:rsidRDefault="008246E9">
    <w:pPr>
      <w:rPr>
        <w:rFonts w:ascii="Calibri" w:hAnsi="Calibri" w:cs="Calibri"/>
        <w:b/>
        <w:bCs/>
        <w:color w:val="FFFFFF" w:themeColor="background1"/>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8D588" w14:textId="77777777" w:rsidR="008246E9" w:rsidRDefault="008246E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1FE14" w14:textId="77777777" w:rsidR="008246E9" w:rsidRDefault="008246E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1828E" w14:textId="77777777" w:rsidR="008246E9" w:rsidRDefault="008246E9">
    <w:pPr>
      <w:rPr>
        <w:b/>
        <w:bCs/>
        <w:color w:val="FFFFFF" w:themeColor="background1"/>
        <w:sz w:val="28"/>
        <w:szCs w:val="28"/>
      </w:rPr>
    </w:pPr>
    <w:r>
      <w:rPr>
        <w:noProof/>
      </w:rPr>
      <mc:AlternateContent>
        <mc:Choice Requires="wps">
          <w:drawing>
            <wp:anchor distT="0" distB="0" distL="114300" distR="114300" simplePos="0" relativeHeight="251655680" behindDoc="1" locked="0" layoutInCell="1" allowOverlap="1" wp14:anchorId="0EE767E1" wp14:editId="677CD95D">
              <wp:simplePos x="0" y="0"/>
              <wp:positionH relativeFrom="page">
                <wp:posOffset>0</wp:posOffset>
              </wp:positionH>
              <wp:positionV relativeFrom="page">
                <wp:posOffset>-16510</wp:posOffset>
              </wp:positionV>
              <wp:extent cx="7772400" cy="804672"/>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04672"/>
                      </a:xfrm>
                      <a:prstGeom prst="rect">
                        <a:avLst/>
                      </a:prstGeom>
                      <a:solidFill>
                        <a:srgbClr val="EB1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id="Rectangle 12" style="position:absolute;margin-left:0;margin-top:-1.3pt;width:612pt;height:63.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eb1000"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" w14:anchorId="1E22134E">
              <v:textbox inset="0,0,0,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736F8"/>
    <w:multiLevelType w:val="hybridMultilevel"/>
    <w:tmpl w:val="229AF1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906EF"/>
    <w:multiLevelType w:val="multilevel"/>
    <w:tmpl w:val="5F2EEF1E"/>
    <w:styleLink w:val="CurrentList8"/>
    <w:lvl w:ilvl="0">
      <w:start w:val="1"/>
      <w:numFmt w:val="decimal"/>
      <w:lvlText w:val="%1."/>
      <w:lvlJc w:val="left"/>
      <w:pPr>
        <w:ind w:left="720" w:hanging="360"/>
      </w:pPr>
      <w:rPr>
        <w:rFonts w:asciiTheme="minorHAnsi" w:eastAsiaTheme="minorEastAsia" w:hAnsiTheme="minorHAnsi" w:cstheme="minorBidi"/>
        <w:b/>
        <w:bCs/>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72767A"/>
    <w:multiLevelType w:val="multilevel"/>
    <w:tmpl w:val="5D4A42AA"/>
    <w:styleLink w:val="CurrentList6"/>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bCs w:val="0"/>
        <w:sz w:val="20"/>
      </w:rPr>
    </w:lvl>
    <w:lvl w:ilvl="2">
      <w:start w:val="1"/>
      <w:numFmt w:val="upperLetter"/>
      <w:lvlText w:val="(%3)"/>
      <w:lvlJc w:val="left"/>
      <w:pPr>
        <w:tabs>
          <w:tab w:val="num" w:pos="1440"/>
        </w:tabs>
        <w:ind w:left="1440" w:hanging="360"/>
      </w:pPr>
      <w:rPr>
        <w:rFonts w:ascii="Calibri" w:hAnsi="Calibri" w:cs="Times New Roman" w:hint="default"/>
        <w:b w:val="0"/>
        <w:bCs/>
        <w:i w:val="0"/>
        <w:iCs/>
        <w:color w:val="auto"/>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3" w15:restartNumberingAfterBreak="0">
    <w:nsid w:val="13280FFD"/>
    <w:multiLevelType w:val="multilevel"/>
    <w:tmpl w:val="E1482A16"/>
    <w:styleLink w:val="CurrentList13"/>
    <w:lvl w:ilvl="0">
      <w:start w:val="1"/>
      <w:numFmt w:val="decimal"/>
      <w:lvlText w:val="%1."/>
      <w:lvlJc w:val="left"/>
      <w:pPr>
        <w:ind w:left="360" w:hanging="360"/>
      </w:pPr>
      <w:rPr>
        <w:b/>
        <w:bCs/>
      </w:rPr>
    </w:lvl>
    <w:lvl w:ilvl="1">
      <w:start w:val="1"/>
      <w:numFmt w:val="decimal"/>
      <w:lvlText w:val="15.%2."/>
      <w:lvlJc w:val="left"/>
      <w:pPr>
        <w:ind w:left="1080" w:hanging="360"/>
      </w:pPr>
      <w:rPr>
        <w:rFonts w:hint="default"/>
        <w:b/>
        <w:bCs/>
      </w:rPr>
    </w:lvl>
    <w:lvl w:ilvl="2">
      <w:start w:val="1"/>
      <w:numFmt w:val="lowerRoman"/>
      <w:lvlText w:val="%3."/>
      <w:lvlJc w:val="right"/>
      <w:pPr>
        <w:ind w:left="1440" w:hanging="18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right"/>
      <w:pPr>
        <w:ind w:left="2520" w:hanging="180"/>
      </w:pPr>
    </w:lvl>
    <w:lvl w:ilvl="6">
      <w:start w:val="1"/>
      <w:numFmt w:val="decimal"/>
      <w:lvlText w:val="%7."/>
      <w:lvlJc w:val="left"/>
      <w:pPr>
        <w:ind w:left="2520" w:hanging="360"/>
      </w:pPr>
    </w:lvl>
    <w:lvl w:ilvl="7">
      <w:start w:val="1"/>
      <w:numFmt w:val="lowerLetter"/>
      <w:lvlText w:val="%8."/>
      <w:lvlJc w:val="left"/>
      <w:pPr>
        <w:ind w:left="2520" w:hanging="360"/>
      </w:pPr>
    </w:lvl>
    <w:lvl w:ilvl="8">
      <w:start w:val="1"/>
      <w:numFmt w:val="lowerRoman"/>
      <w:lvlText w:val="%9."/>
      <w:lvlJc w:val="right"/>
      <w:pPr>
        <w:ind w:left="2520" w:hanging="180"/>
      </w:pPr>
    </w:lvl>
  </w:abstractNum>
  <w:abstractNum w:abstractNumId="4" w15:restartNumberingAfterBreak="0">
    <w:nsid w:val="141E7BC1"/>
    <w:multiLevelType w:val="hybridMultilevel"/>
    <w:tmpl w:val="D42057F6"/>
    <w:lvl w:ilvl="0" w:tplc="ECDA146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30AF8"/>
    <w:multiLevelType w:val="multilevel"/>
    <w:tmpl w:val="7262AFE0"/>
    <w:lvl w:ilvl="0">
      <w:start w:val="1"/>
      <w:numFmt w:val="decimal"/>
      <w:pStyle w:val="AdobeNum"/>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6" w15:restartNumberingAfterBreak="0">
    <w:nsid w:val="19D953AA"/>
    <w:multiLevelType w:val="multilevel"/>
    <w:tmpl w:val="A8DEE7FA"/>
    <w:styleLink w:val="AdobeLegal-Main"/>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sz w:val="20"/>
      </w:rPr>
    </w:lvl>
    <w:lvl w:ilvl="2">
      <w:start w:val="1"/>
      <w:numFmt w:val="upperLetter"/>
      <w:lvlText w:val="(%3)"/>
      <w:lvlJc w:val="left"/>
      <w:pPr>
        <w:tabs>
          <w:tab w:val="num" w:pos="1440"/>
        </w:tabs>
        <w:ind w:left="1440" w:hanging="360"/>
      </w:pPr>
      <w:rPr>
        <w:rFonts w:ascii="Calibri" w:hAnsi="Calibri" w:cs="Times New Roman" w:hint="default"/>
        <w:b w:val="0"/>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7" w15:restartNumberingAfterBreak="0">
    <w:nsid w:val="1A6C4F58"/>
    <w:multiLevelType w:val="multilevel"/>
    <w:tmpl w:val="C2769B6A"/>
    <w:lvl w:ilvl="0">
      <w:start w:val="2"/>
      <w:numFmt w:val="decimal"/>
      <w:lvlText w:val="%1"/>
      <w:lvlJc w:val="left"/>
      <w:pPr>
        <w:ind w:left="864" w:hanging="864"/>
      </w:pPr>
      <w:rPr>
        <w:rFonts w:ascii="Adobe Clean" w:hAnsi="Adobe Clean" w:cs="Times New Roman (Body CS)" w:hint="default"/>
      </w:rPr>
    </w:lvl>
    <w:lvl w:ilvl="1">
      <w:start w:val="1"/>
      <w:numFmt w:val="decimal"/>
      <w:lvlText w:val="%1.%2"/>
      <w:lvlJc w:val="left"/>
      <w:pPr>
        <w:ind w:left="1368" w:hanging="864"/>
      </w:pPr>
      <w:rPr>
        <w:rFonts w:asciiTheme="minorHAnsi" w:hAnsiTheme="minorHAnsi" w:cstheme="minorHAnsi" w:hint="default"/>
      </w:rPr>
    </w:lvl>
    <w:lvl w:ilvl="2">
      <w:start w:val="1"/>
      <w:numFmt w:val="decimal"/>
      <w:lvlText w:val="%1.%2.%3"/>
      <w:lvlJc w:val="left"/>
      <w:pPr>
        <w:ind w:left="2232" w:hanging="1224"/>
      </w:pPr>
      <w:rPr>
        <w:rFonts w:ascii="Adobe Clean" w:hAnsi="Adobe Clean" w:cs="Times New Roman (Body CS)" w:hint="default"/>
      </w:rPr>
    </w:lvl>
    <w:lvl w:ilvl="3">
      <w:start w:val="1"/>
      <w:numFmt w:val="decimal"/>
      <w:lvlText w:val="%1.%2.%3.%4"/>
      <w:lvlJc w:val="left"/>
      <w:pPr>
        <w:ind w:left="2736" w:hanging="1224"/>
      </w:pPr>
      <w:rPr>
        <w:rFonts w:ascii="Adobe Clean" w:hAnsi="Adobe Clean" w:cs="Times New Roman (Body CS)" w:hint="default"/>
      </w:rPr>
    </w:lvl>
    <w:lvl w:ilvl="4">
      <w:start w:val="1"/>
      <w:numFmt w:val="decimal"/>
      <w:lvlText w:val="%1.%2.%3.%4.%5"/>
      <w:lvlJc w:val="left"/>
      <w:pPr>
        <w:ind w:left="3240" w:hanging="1224"/>
      </w:pPr>
      <w:rPr>
        <w:rFonts w:ascii="Adobe Clean" w:hAnsi="Adobe Clean" w:cs="Times New Roman (Body CS)" w:hint="default"/>
      </w:rPr>
    </w:lvl>
    <w:lvl w:ilvl="5">
      <w:start w:val="1"/>
      <w:numFmt w:val="decimal"/>
      <w:lvlText w:val="%1.%2.%3.%4.%5.%6"/>
      <w:lvlJc w:val="left"/>
      <w:pPr>
        <w:ind w:left="4104" w:hanging="1584"/>
      </w:pPr>
      <w:rPr>
        <w:rFonts w:ascii="Adobe Clean" w:hAnsi="Adobe Clean" w:cs="Times New Roman (Body CS)" w:hint="default"/>
      </w:rPr>
    </w:lvl>
    <w:lvl w:ilvl="6">
      <w:start w:val="1"/>
      <w:numFmt w:val="decimal"/>
      <w:lvlText w:val="%1.%2.%3.%4.%5.%6.%7"/>
      <w:lvlJc w:val="left"/>
      <w:pPr>
        <w:ind w:left="4608" w:hanging="1584"/>
      </w:pPr>
      <w:rPr>
        <w:rFonts w:ascii="Adobe Clean" w:hAnsi="Adobe Clean" w:cs="Times New Roman (Body CS)" w:hint="default"/>
      </w:rPr>
    </w:lvl>
    <w:lvl w:ilvl="7">
      <w:start w:val="1"/>
      <w:numFmt w:val="decimal"/>
      <w:lvlText w:val="%1.%2.%3.%4.%5.%6.%7.%8"/>
      <w:lvlJc w:val="left"/>
      <w:pPr>
        <w:ind w:left="5112" w:hanging="1584"/>
      </w:pPr>
      <w:rPr>
        <w:rFonts w:ascii="Adobe Clean" w:hAnsi="Adobe Clean" w:cs="Times New Roman (Body CS)" w:hint="default"/>
      </w:rPr>
    </w:lvl>
    <w:lvl w:ilvl="8">
      <w:start w:val="1"/>
      <w:numFmt w:val="decimal"/>
      <w:lvlText w:val="%1.%2.%3.%4.%5.%6.%7.%8.%9"/>
      <w:lvlJc w:val="left"/>
      <w:pPr>
        <w:ind w:left="5976" w:hanging="1944"/>
      </w:pPr>
      <w:rPr>
        <w:rFonts w:ascii="Adobe Clean" w:hAnsi="Adobe Clean" w:cs="Times New Roman (Body CS)" w:hint="default"/>
      </w:rPr>
    </w:lvl>
  </w:abstractNum>
  <w:abstractNum w:abstractNumId="8" w15:restartNumberingAfterBreak="0">
    <w:nsid w:val="1DF86EC5"/>
    <w:multiLevelType w:val="hybridMultilevel"/>
    <w:tmpl w:val="B120C26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9" w15:restartNumberingAfterBreak="0">
    <w:nsid w:val="1E834747"/>
    <w:multiLevelType w:val="hybridMultilevel"/>
    <w:tmpl w:val="7C82152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0" w15:restartNumberingAfterBreak="0">
    <w:nsid w:val="2069244B"/>
    <w:multiLevelType w:val="multilevel"/>
    <w:tmpl w:val="7262AFE0"/>
    <w:styleLink w:val="CurrentList2"/>
    <w:lvl w:ilvl="0">
      <w:start w:val="1"/>
      <w:numFmt w:val="decimal"/>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1" w15:restartNumberingAfterBreak="0">
    <w:nsid w:val="24494635"/>
    <w:multiLevelType w:val="multilevel"/>
    <w:tmpl w:val="6BF28E12"/>
    <w:styleLink w:val="CurrentList4"/>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12" w15:restartNumberingAfterBreak="0">
    <w:nsid w:val="264862EC"/>
    <w:multiLevelType w:val="hybridMultilevel"/>
    <w:tmpl w:val="F65CB238"/>
    <w:lvl w:ilvl="0" w:tplc="896EDA7C">
      <w:start w:val="1"/>
      <w:numFmt w:val="lowerLetter"/>
      <w:lvlText w:val="%1."/>
      <w:lvlJc w:val="left"/>
      <w:pPr>
        <w:ind w:left="1620" w:hanging="360"/>
      </w:pPr>
      <w:rPr>
        <w:rFonts w:asciiTheme="minorHAnsi" w:eastAsiaTheme="minorHAnsi" w:hAnsiTheme="minorHAnsi" w:cstheme="minorBidi"/>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279947D9"/>
    <w:multiLevelType w:val="multilevel"/>
    <w:tmpl w:val="DF4ACB34"/>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1308B4"/>
    <w:multiLevelType w:val="multilevel"/>
    <w:tmpl w:val="5B4CC9AA"/>
    <w:styleLink w:val="CurrentList7"/>
    <w:lvl w:ilvl="0">
      <w:start w:val="1"/>
      <w:numFmt w:val="decimal"/>
      <w:lvlText w:val="%1."/>
      <w:lvlJc w:val="left"/>
      <w:pPr>
        <w:ind w:left="450" w:hanging="360"/>
      </w:pPr>
      <w:rPr>
        <w:rFonts w:hint="default"/>
        <w:b/>
        <w:i w:val="0"/>
        <w:sz w:val="20"/>
        <w:szCs w:val="20"/>
      </w:rPr>
    </w:lvl>
    <w:lvl w:ilvl="1">
      <w:start w:val="1"/>
      <w:numFmt w:val="decimal"/>
      <w:isLgl/>
      <w:lvlText w:val="%1.%2"/>
      <w:lvlJc w:val="left"/>
      <w:pPr>
        <w:ind w:left="720" w:hanging="360"/>
      </w:pPr>
      <w:rPr>
        <w:rFonts w:asciiTheme="minorHAnsi" w:hAnsiTheme="minorHAnsi" w:hint="default"/>
        <w:b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2853311A"/>
    <w:multiLevelType w:val="hybridMultilevel"/>
    <w:tmpl w:val="B120C268"/>
    <w:lvl w:ilvl="0" w:tplc="FFFFFFFF">
      <w:start w:val="1"/>
      <w:numFmt w:val="lowerRoman"/>
      <w:lvlText w:val="%1."/>
      <w:lvlJc w:val="right"/>
      <w:pPr>
        <w:ind w:left="2232" w:hanging="360"/>
      </w:p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16" w15:restartNumberingAfterBreak="0">
    <w:nsid w:val="2DD3359C"/>
    <w:multiLevelType w:val="multilevel"/>
    <w:tmpl w:val="4F225652"/>
    <w:styleLink w:val="CurrentList5"/>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17" w15:restartNumberingAfterBreak="0">
    <w:nsid w:val="2E2E45F5"/>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8" w15:restartNumberingAfterBreak="0">
    <w:nsid w:val="300322BF"/>
    <w:multiLevelType w:val="hybridMultilevel"/>
    <w:tmpl w:val="EB164F9E"/>
    <w:lvl w:ilvl="0" w:tplc="DB7001F8">
      <w:start w:val="1"/>
      <w:numFmt w:val="decimal"/>
      <w:lvlText w:val="%1)"/>
      <w:lvlJc w:val="left"/>
      <w:pPr>
        <w:ind w:left="720" w:hanging="360"/>
      </w:pPr>
      <w:rPr>
        <w:rFonts w:hint="default"/>
        <w:b w:val="0"/>
        <w:sz w:val="22"/>
      </w:rPr>
    </w:lvl>
    <w:lvl w:ilvl="1" w:tplc="E0DCDD64">
      <w:start w:val="1"/>
      <w:numFmt w:val="lowerLetter"/>
      <w:lvlText w:val="%2."/>
      <w:lvlJc w:val="left"/>
      <w:pPr>
        <w:ind w:left="171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7A31CF"/>
    <w:multiLevelType w:val="multilevel"/>
    <w:tmpl w:val="0F045D30"/>
    <w:styleLink w:val="AdobeLegal-Main1"/>
    <w:lvl w:ilvl="0">
      <w:start w:val="1"/>
      <w:numFmt w:val="decimal"/>
      <w:pStyle w:val="Listpar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3494529D"/>
    <w:multiLevelType w:val="multilevel"/>
    <w:tmpl w:val="025CE90C"/>
    <w:styleLink w:val="CurrentList12"/>
    <w:lvl w:ilvl="0">
      <w:start w:val="1"/>
      <w:numFmt w:val="decimal"/>
      <w:lvlText w:val="(%1)"/>
      <w:lvlJc w:val="left"/>
      <w:pPr>
        <w:ind w:left="20356" w:hanging="360"/>
      </w:pPr>
      <w:rPr>
        <w:rFonts w:ascii="Calibri" w:eastAsia="Calibri" w:hAnsi="Calibri" w:cs="Times New Roman"/>
        <w:b w:val="0"/>
      </w:rPr>
    </w:lvl>
    <w:lvl w:ilvl="1">
      <w:start w:val="1"/>
      <w:numFmt w:val="lowerLetter"/>
      <w:lvlText w:val="%2."/>
      <w:lvlJc w:val="left"/>
      <w:pPr>
        <w:ind w:left="21076" w:hanging="360"/>
      </w:pPr>
    </w:lvl>
    <w:lvl w:ilvl="2">
      <w:start w:val="1"/>
      <w:numFmt w:val="lowerRoman"/>
      <w:lvlText w:val="%3."/>
      <w:lvlJc w:val="right"/>
      <w:pPr>
        <w:ind w:left="21796" w:hanging="180"/>
      </w:pPr>
    </w:lvl>
    <w:lvl w:ilvl="3">
      <w:start w:val="1"/>
      <w:numFmt w:val="lowerLetter"/>
      <w:lvlText w:val="(%4)"/>
      <w:lvlJc w:val="left"/>
      <w:pPr>
        <w:ind w:left="22516" w:hanging="360"/>
      </w:pPr>
      <w:rPr>
        <w:rFonts w:ascii="Calibri" w:eastAsia="Calibri" w:hAnsi="Calibri" w:cs="Times New Roman"/>
        <w:b w:val="0"/>
      </w:rPr>
    </w:lvl>
    <w:lvl w:ilvl="4">
      <w:start w:val="1"/>
      <w:numFmt w:val="lowerLetter"/>
      <w:lvlText w:val="%5."/>
      <w:lvlJc w:val="left"/>
      <w:pPr>
        <w:ind w:left="23236" w:hanging="360"/>
      </w:pPr>
    </w:lvl>
    <w:lvl w:ilvl="5">
      <w:start w:val="1"/>
      <w:numFmt w:val="lowerRoman"/>
      <w:lvlText w:val="%6."/>
      <w:lvlJc w:val="right"/>
      <w:pPr>
        <w:ind w:left="23956" w:hanging="180"/>
      </w:pPr>
    </w:lvl>
    <w:lvl w:ilvl="6">
      <w:start w:val="1"/>
      <w:numFmt w:val="decimal"/>
      <w:lvlText w:val="%7."/>
      <w:lvlJc w:val="left"/>
      <w:pPr>
        <w:ind w:left="24676" w:hanging="360"/>
      </w:pPr>
    </w:lvl>
    <w:lvl w:ilvl="7">
      <w:start w:val="1"/>
      <w:numFmt w:val="lowerLetter"/>
      <w:lvlText w:val="%8."/>
      <w:lvlJc w:val="left"/>
      <w:pPr>
        <w:ind w:left="25396" w:hanging="360"/>
      </w:pPr>
    </w:lvl>
    <w:lvl w:ilvl="8">
      <w:start w:val="1"/>
      <w:numFmt w:val="lowerRoman"/>
      <w:lvlText w:val="%9."/>
      <w:lvlJc w:val="right"/>
      <w:pPr>
        <w:ind w:left="26116" w:hanging="180"/>
      </w:pPr>
    </w:lvl>
  </w:abstractNum>
  <w:abstractNum w:abstractNumId="21" w15:restartNumberingAfterBreak="0">
    <w:nsid w:val="34D474EE"/>
    <w:multiLevelType w:val="hybridMultilevel"/>
    <w:tmpl w:val="5EE043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9273ED1"/>
    <w:multiLevelType w:val="multilevel"/>
    <w:tmpl w:val="E9AAE4A4"/>
    <w:styleLink w:val="AdobeMain"/>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upperLetter"/>
      <w:lvlText w:val="(%3)"/>
      <w:lvlJc w:val="left"/>
      <w:pPr>
        <w:tabs>
          <w:tab w:val="num" w:pos="1440"/>
        </w:tabs>
        <w:ind w:left="1440" w:hanging="360"/>
      </w:pPr>
      <w:rPr>
        <w:rFonts w:hint="default"/>
      </w:rPr>
    </w:lvl>
    <w:lvl w:ilvl="3">
      <w:start w:val="1"/>
      <w:numFmt w:val="lowerRoman"/>
      <w:lvlText w:val="(%4)"/>
      <w:lvlJc w:val="left"/>
      <w:pPr>
        <w:tabs>
          <w:tab w:val="num" w:pos="1800"/>
        </w:tabs>
        <w:ind w:left="1800" w:hanging="360"/>
      </w:pPr>
      <w:rPr>
        <w:rFonts w:hint="default"/>
      </w:rPr>
    </w:lvl>
    <w:lvl w:ilvl="4">
      <w:start w:val="1"/>
      <w:numFmt w:val="upperLetter"/>
      <w:lvlText w:val="(%5)"/>
      <w:lvlJc w:val="left"/>
      <w:pPr>
        <w:tabs>
          <w:tab w:val="num" w:pos="2160"/>
        </w:tabs>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C0B283F"/>
    <w:multiLevelType w:val="multilevel"/>
    <w:tmpl w:val="0522617A"/>
    <w:styleLink w:val="CurrentList1"/>
    <w:lvl w:ilvl="0">
      <w:start w:val="1"/>
      <w:numFmt w:val="decimal"/>
      <w:lvlText w:val="%1."/>
      <w:lvlJc w:val="left"/>
      <w:pPr>
        <w:tabs>
          <w:tab w:val="num" w:pos="432"/>
        </w:tabs>
      </w:pPr>
      <w:rPr>
        <w:rFonts w:ascii="Calibri" w:eastAsia="Times New Roman" w:hAnsi="Calibri" w:cs="Calibri"/>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4" w15:restartNumberingAfterBreak="0">
    <w:nsid w:val="3FD6272C"/>
    <w:multiLevelType w:val="hybridMultilevel"/>
    <w:tmpl w:val="77E88F90"/>
    <w:lvl w:ilvl="0" w:tplc="FB78E16A">
      <w:start w:val="1"/>
      <w:numFmt w:val="lowerLetter"/>
      <w:lvlText w:val="%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4041358E"/>
    <w:multiLevelType w:val="multilevel"/>
    <w:tmpl w:val="602044A6"/>
    <w:styleLink w:val="CurrentList10"/>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26" w15:restartNumberingAfterBreak="0">
    <w:nsid w:val="404734A0"/>
    <w:multiLevelType w:val="multilevel"/>
    <w:tmpl w:val="6FA0AD5E"/>
    <w:styleLink w:val="AdobeLegal-Main5"/>
    <w:lvl w:ilvl="0">
      <w:start w:val="1"/>
      <w:numFmt w:val="decimal"/>
      <w:lvlText w:val="%1."/>
      <w:lvlJc w:val="left"/>
      <w:pPr>
        <w:tabs>
          <w:tab w:val="num" w:pos="360"/>
        </w:tabs>
        <w:ind w:left="360" w:hanging="360"/>
      </w:pPr>
      <w:rPr>
        <w:rFonts w:asciiTheme="minorHAnsi" w:hAnsiTheme="minorHAnsi" w:hint="default"/>
        <w:b/>
        <w:i w:val="0"/>
        <w:caps w:val="0"/>
        <w:strike w:val="0"/>
        <w:dstrike w:val="0"/>
        <w:vanish w:val="0"/>
        <w:sz w:val="20"/>
        <w:vertAlign w:val="baseline"/>
      </w:rPr>
    </w:lvl>
    <w:lvl w:ilvl="1">
      <w:start w:val="1"/>
      <w:numFmt w:val="decimal"/>
      <w:lvlText w:val="%1.%2"/>
      <w:lvlJc w:val="left"/>
      <w:pPr>
        <w:ind w:left="1080" w:hanging="720"/>
      </w:pPr>
      <w:rPr>
        <w:rFonts w:asciiTheme="minorHAnsi" w:hAnsiTheme="minorHAnsi" w:hint="default"/>
        <w:b w:val="0"/>
        <w:i w:val="0"/>
        <w:caps w:val="0"/>
        <w:strike w:val="0"/>
        <w:dstrike w:val="0"/>
        <w:vanish w:val="0"/>
        <w:sz w:val="20"/>
        <w:u w:val="none"/>
        <w:vertAlign w:val="baseline"/>
      </w:rPr>
    </w:lvl>
    <w:lvl w:ilvl="2">
      <w:start w:val="1"/>
      <w:numFmt w:val="upperLetter"/>
      <w:lvlText w:val="%3)"/>
      <w:lvlJc w:val="left"/>
      <w:pPr>
        <w:tabs>
          <w:tab w:val="num" w:pos="1800"/>
        </w:tabs>
        <w:ind w:left="1800" w:hanging="720"/>
      </w:pPr>
      <w:rPr>
        <w:rFonts w:asciiTheme="minorHAnsi" w:hAnsiTheme="minorHAnsi" w:hint="default"/>
        <w:b w:val="0"/>
        <w:i w:val="0"/>
        <w:caps w:val="0"/>
        <w:strike w:val="0"/>
        <w:dstrike w:val="0"/>
        <w:vanish w:val="0"/>
        <w:sz w:val="20"/>
        <w:u w:val="none"/>
        <w:vertAlign w:val="baseline"/>
      </w:rPr>
    </w:lvl>
    <w:lvl w:ilvl="3">
      <w:start w:val="1"/>
      <w:numFmt w:val="decimal"/>
      <w:pStyle w:val="AdobeTemplates"/>
      <w:lvlText w:val="%4)"/>
      <w:lvlJc w:val="left"/>
      <w:pPr>
        <w:tabs>
          <w:tab w:val="num" w:pos="2520"/>
        </w:tabs>
        <w:ind w:left="2520" w:hanging="720"/>
      </w:pPr>
      <w:rPr>
        <w:rFonts w:asciiTheme="minorHAnsi" w:hAnsiTheme="minorHAnsi" w:hint="default"/>
        <w:b w:val="0"/>
        <w:i w:val="0"/>
        <w:caps w:val="0"/>
        <w:strike w:val="0"/>
        <w:dstrike w:val="0"/>
        <w:vanish w:val="0"/>
        <w:sz w:val="20"/>
        <w:u w:val="none"/>
        <w:vertAlign w:val="baseline"/>
      </w:rPr>
    </w:lvl>
    <w:lvl w:ilvl="4">
      <w:start w:val="1"/>
      <w:numFmt w:val="lowerLetter"/>
      <w:lvlText w:val="(%5)"/>
      <w:lvlJc w:val="left"/>
      <w:pPr>
        <w:ind w:left="72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27" w15:restartNumberingAfterBreak="0">
    <w:nsid w:val="45592077"/>
    <w:multiLevelType w:val="multilevel"/>
    <w:tmpl w:val="623AD724"/>
    <w:lvl w:ilvl="0">
      <w:start w:val="3"/>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4752"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128" w:hanging="108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504" w:hanging="1440"/>
      </w:pPr>
      <w:rPr>
        <w:rFonts w:hint="default"/>
      </w:rPr>
    </w:lvl>
  </w:abstractNum>
  <w:abstractNum w:abstractNumId="28" w15:restartNumberingAfterBreak="0">
    <w:nsid w:val="45EB7B07"/>
    <w:multiLevelType w:val="multilevel"/>
    <w:tmpl w:val="9042D1EC"/>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decimal"/>
      <w:lvlText w:val="(%6)"/>
      <w:lvlJc w:val="left"/>
      <w:pPr>
        <w:tabs>
          <w:tab w:val="num" w:pos="2952"/>
        </w:tabs>
        <w:ind w:left="2952" w:hanging="504"/>
      </w:pPr>
      <w:rPr>
        <w:rFonts w:hint="default"/>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9" w15:restartNumberingAfterBreak="0">
    <w:nsid w:val="4A804B13"/>
    <w:multiLevelType w:val="hybridMultilevel"/>
    <w:tmpl w:val="01904FB0"/>
    <w:lvl w:ilvl="0" w:tplc="8C78448E">
      <w:start w:val="1"/>
      <w:numFmt w:val="lowerLetter"/>
      <w:lvlText w:val="%1."/>
      <w:lvlJc w:val="left"/>
      <w:pPr>
        <w:ind w:left="1620" w:hanging="360"/>
      </w:pPr>
      <w:rPr>
        <w:rFonts w:hint="default"/>
        <w:b w:val="0"/>
        <w:sz w:val="22"/>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C0E6AE4"/>
    <w:multiLevelType w:val="hybridMultilevel"/>
    <w:tmpl w:val="F72C1E90"/>
    <w:lvl w:ilvl="0" w:tplc="F1AAD0AC">
      <w:start w:val="1"/>
      <w:numFmt w:val="lowerLetter"/>
      <w:lvlText w:val="%1."/>
      <w:lvlJc w:val="left"/>
      <w:pPr>
        <w:ind w:left="1620" w:hanging="360"/>
      </w:pPr>
      <w:rPr>
        <w:rFonts w:cstheme="minorBidi"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 w15:restartNumberingAfterBreak="0">
    <w:nsid w:val="4C5D6071"/>
    <w:multiLevelType w:val="multilevel"/>
    <w:tmpl w:val="0F045D30"/>
    <w:numStyleLink w:val="AdobeLegal-Main1"/>
  </w:abstractNum>
  <w:abstractNum w:abstractNumId="32" w15:restartNumberingAfterBreak="0">
    <w:nsid w:val="4EBB203E"/>
    <w:multiLevelType w:val="hybridMultilevel"/>
    <w:tmpl w:val="BC5817C8"/>
    <w:lvl w:ilvl="0" w:tplc="299239FA">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529B5681"/>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34" w15:restartNumberingAfterBreak="0">
    <w:nsid w:val="54A75114"/>
    <w:multiLevelType w:val="multilevel"/>
    <w:tmpl w:val="6284CCBC"/>
    <w:lvl w:ilvl="0">
      <w:start w:val="4"/>
      <w:numFmt w:val="decimal"/>
      <w:lvlText w:val="%1."/>
      <w:lvlJc w:val="left"/>
      <w:pPr>
        <w:tabs>
          <w:tab w:val="num" w:pos="360"/>
        </w:tabs>
        <w:ind w:left="360" w:hanging="360"/>
      </w:pPr>
      <w:rPr>
        <w:rFonts w:ascii="Calibri" w:hAnsi="Calibri" w:hint="default"/>
        <w:b/>
        <w:sz w:val="20"/>
      </w:rPr>
    </w:lvl>
    <w:lvl w:ilvl="1">
      <w:start w:val="1"/>
      <w:numFmt w:val="decimal"/>
      <w:lvlText w:val="%1.%2"/>
      <w:lvlJc w:val="left"/>
      <w:pPr>
        <w:tabs>
          <w:tab w:val="num" w:pos="1080"/>
        </w:tabs>
        <w:ind w:left="1080" w:hanging="720"/>
      </w:pPr>
      <w:rPr>
        <w:rFonts w:ascii="Calibri" w:hAnsi="Calibri" w:hint="default"/>
        <w:b w:val="0"/>
        <w:sz w:val="20"/>
      </w:rPr>
    </w:lvl>
    <w:lvl w:ilvl="2">
      <w:start w:val="1"/>
      <w:numFmt w:val="upperLetter"/>
      <w:lvlText w:val="(%3)"/>
      <w:lvlJc w:val="left"/>
      <w:pPr>
        <w:tabs>
          <w:tab w:val="num" w:pos="1440"/>
        </w:tabs>
        <w:ind w:left="1440" w:hanging="360"/>
      </w:pPr>
      <w:rPr>
        <w:rFonts w:ascii="Calibri" w:hAnsi="Calibri" w:hint="default"/>
        <w:b w:val="0"/>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4EB7517"/>
    <w:multiLevelType w:val="hybridMultilevel"/>
    <w:tmpl w:val="3D8EDEEC"/>
    <w:lvl w:ilvl="0" w:tplc="34923360">
      <w:start w:val="9"/>
      <w:numFmt w:val="lowerLetter"/>
      <w:lvlText w:val="(%1)"/>
      <w:lvlJc w:val="left"/>
      <w:pPr>
        <w:ind w:left="1872" w:hanging="360"/>
      </w:pPr>
      <w:rPr>
        <w:rFonts w:hint="default"/>
      </w:rPr>
    </w:lvl>
    <w:lvl w:ilvl="1" w:tplc="40090019">
      <w:start w:val="1"/>
      <w:numFmt w:val="lowerLetter"/>
      <w:lvlText w:val="%2."/>
      <w:lvlJc w:val="left"/>
      <w:pPr>
        <w:ind w:left="2592" w:hanging="360"/>
      </w:pPr>
    </w:lvl>
    <w:lvl w:ilvl="2" w:tplc="4009001B">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36" w15:restartNumberingAfterBreak="0">
    <w:nsid w:val="565015A9"/>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37" w15:restartNumberingAfterBreak="0">
    <w:nsid w:val="56C62E58"/>
    <w:multiLevelType w:val="hybridMultilevel"/>
    <w:tmpl w:val="2482FF5A"/>
    <w:lvl w:ilvl="0" w:tplc="B58A17AE">
      <w:start w:val="1"/>
      <w:numFmt w:val="lowerLetter"/>
      <w:lvlText w:val="%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8" w15:restartNumberingAfterBreak="0">
    <w:nsid w:val="590B437F"/>
    <w:multiLevelType w:val="multilevel"/>
    <w:tmpl w:val="320C844C"/>
    <w:lvl w:ilvl="0">
      <w:start w:val="4"/>
      <w:numFmt w:val="decimal"/>
      <w:lvlText w:val="%1"/>
      <w:lvlJc w:val="left"/>
      <w:pPr>
        <w:ind w:left="360" w:hanging="360"/>
      </w:pPr>
      <w:rPr>
        <w:rFonts w:hint="default"/>
      </w:rPr>
    </w:lvl>
    <w:lvl w:ilvl="1">
      <w:start w:val="1"/>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6768" w:hanging="72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152" w:hanging="108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536" w:hanging="1440"/>
      </w:pPr>
      <w:rPr>
        <w:rFonts w:hint="default"/>
      </w:rPr>
    </w:lvl>
  </w:abstractNum>
  <w:abstractNum w:abstractNumId="39" w15:restartNumberingAfterBreak="0">
    <w:nsid w:val="5EE40D9F"/>
    <w:multiLevelType w:val="hybridMultilevel"/>
    <w:tmpl w:val="77E88F90"/>
    <w:lvl w:ilvl="0" w:tplc="FB78E16A">
      <w:start w:val="1"/>
      <w:numFmt w:val="lowerLetter"/>
      <w:lvlText w:val="%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0" w15:restartNumberingAfterBreak="0">
    <w:nsid w:val="60637629"/>
    <w:multiLevelType w:val="hybridMultilevel"/>
    <w:tmpl w:val="87E60188"/>
    <w:lvl w:ilvl="0" w:tplc="04090019">
      <w:start w:val="1"/>
      <w:numFmt w:val="lowerLetter"/>
      <w:lvlText w:val="%1."/>
      <w:lvlJc w:val="left"/>
      <w:pPr>
        <w:ind w:left="1800" w:hanging="360"/>
      </w:pPr>
    </w:lvl>
    <w:lvl w:ilvl="1" w:tplc="6926651E">
      <w:start w:val="1"/>
      <w:numFmt w:val="lowerLetter"/>
      <w:lvlText w:val="%2."/>
      <w:lvlJc w:val="left"/>
      <w:pPr>
        <w:ind w:left="1800" w:hanging="360"/>
      </w:pPr>
      <w:rPr>
        <w:b w:val="0"/>
      </w:rPr>
    </w:lvl>
    <w:lvl w:ilvl="2" w:tplc="3456512A">
      <w:start w:val="1"/>
      <w:numFmt w:val="lowerLetter"/>
      <w:lvlText w:val="%3)"/>
      <w:lvlJc w:val="left"/>
      <w:pPr>
        <w:ind w:left="1800" w:hanging="360"/>
      </w:pPr>
      <w:rPr>
        <w:rFonts w:hint="default"/>
        <w:b/>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88F7433"/>
    <w:multiLevelType w:val="hybridMultilevel"/>
    <w:tmpl w:val="C58C34F0"/>
    <w:lvl w:ilvl="0" w:tplc="50948E0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233B98"/>
    <w:multiLevelType w:val="multilevel"/>
    <w:tmpl w:val="940E74B2"/>
    <w:lvl w:ilvl="0">
      <w:start w:val="1"/>
      <w:numFmt w:val="decimal"/>
      <w:pStyle w:val="StyleMaDBlack"/>
      <w:lvlText w:val="%1."/>
      <w:lvlJc w:val="left"/>
      <w:pPr>
        <w:tabs>
          <w:tab w:val="num" w:pos="432"/>
        </w:tabs>
      </w:pPr>
      <w:rPr>
        <w:rFonts w:cs="Times New Roman" w:hint="default"/>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3" w15:restartNumberingAfterBreak="0">
    <w:nsid w:val="6D2034DC"/>
    <w:multiLevelType w:val="multilevel"/>
    <w:tmpl w:val="0EEE18B2"/>
    <w:lvl w:ilvl="0">
      <w:start w:val="1"/>
      <w:numFmt w:val="decimal"/>
      <w:lvlText w:val="%1"/>
      <w:lvlJc w:val="left"/>
      <w:pPr>
        <w:ind w:left="360" w:hanging="360"/>
      </w:pPr>
      <w:rPr>
        <w:rFonts w:hint="default"/>
      </w:rPr>
    </w:lvl>
    <w:lvl w:ilvl="1">
      <w:start w:val="1"/>
      <w:numFmt w:val="decimal"/>
      <w:lvlText w:val="%1.%2"/>
      <w:lvlJc w:val="left"/>
      <w:pPr>
        <w:ind w:left="864" w:hanging="36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2736" w:hanging="72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104" w:hanging="108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472" w:hanging="1440"/>
      </w:pPr>
      <w:rPr>
        <w:rFonts w:hint="default"/>
      </w:rPr>
    </w:lvl>
  </w:abstractNum>
  <w:abstractNum w:abstractNumId="44" w15:restartNumberingAfterBreak="0">
    <w:nsid w:val="6D965B0F"/>
    <w:multiLevelType w:val="multilevel"/>
    <w:tmpl w:val="602044A6"/>
    <w:styleLink w:val="CurrentList11"/>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45" w15:restartNumberingAfterBreak="0">
    <w:nsid w:val="6E602CCB"/>
    <w:multiLevelType w:val="multilevel"/>
    <w:tmpl w:val="11DA3A2A"/>
    <w:lvl w:ilvl="0">
      <w:start w:val="1"/>
      <w:numFmt w:val="decimal"/>
      <w:lvlText w:val="%1."/>
      <w:lvlJc w:val="left"/>
      <w:pPr>
        <w:tabs>
          <w:tab w:val="num" w:pos="504"/>
        </w:tabs>
        <w:ind w:left="504" w:hanging="504"/>
      </w:pPr>
      <w:rPr>
        <w:rFonts w:ascii="Calibri" w:hAnsi="Calibri" w:hint="default"/>
        <w:b/>
        <w:bCs/>
        <w:sz w:val="20"/>
        <w:szCs w:val="20"/>
      </w:rPr>
    </w:lvl>
    <w:lvl w:ilvl="1">
      <w:start w:val="1"/>
      <w:numFmt w:val="decimal"/>
      <w:pStyle w:val="Heading2"/>
      <w:lvlText w:val="%1.%2."/>
      <w:lvlJc w:val="left"/>
      <w:pPr>
        <w:tabs>
          <w:tab w:val="num" w:pos="1008"/>
        </w:tabs>
        <w:ind w:left="1008" w:hanging="648"/>
      </w:pPr>
      <w:rPr>
        <w:rFonts w:ascii="Calibri" w:hAnsi="Calibri" w:hint="default"/>
        <w:b w:val="0"/>
        <w:bCs w:val="0"/>
        <w:sz w:val="20"/>
        <w:szCs w:val="20"/>
      </w:rPr>
    </w:lvl>
    <w:lvl w:ilvl="2">
      <w:start w:val="1"/>
      <w:numFmt w:val="decimal"/>
      <w:pStyle w:val="Heading3"/>
      <w:lvlText w:val="%1.%2.%3."/>
      <w:lvlJc w:val="left"/>
      <w:pPr>
        <w:tabs>
          <w:tab w:val="num" w:pos="1296"/>
        </w:tabs>
        <w:ind w:left="1296" w:hanging="576"/>
      </w:pPr>
      <w:rPr>
        <w:rFonts w:ascii="Calibri" w:hAnsi="Calibri" w:hint="default"/>
        <w:b w:val="0"/>
        <w:i w:val="0"/>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ECF4AA2"/>
    <w:multiLevelType w:val="hybridMultilevel"/>
    <w:tmpl w:val="B8B48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3F226D"/>
    <w:multiLevelType w:val="multilevel"/>
    <w:tmpl w:val="2744A756"/>
    <w:styleLink w:val="CurrentList9"/>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6"/>
  </w:num>
  <w:num w:numId="2">
    <w:abstractNumId w:val="19"/>
  </w:num>
  <w:num w:numId="3">
    <w:abstractNumId w:val="6"/>
  </w:num>
  <w:num w:numId="4">
    <w:abstractNumId w:val="42"/>
  </w:num>
  <w:num w:numId="5">
    <w:abstractNumId w:val="45"/>
  </w:num>
  <w:num w:numId="6">
    <w:abstractNumId w:val="5"/>
  </w:num>
  <w:num w:numId="7">
    <w:abstractNumId w:val="23"/>
  </w:num>
  <w:num w:numId="8">
    <w:abstractNumId w:val="10"/>
  </w:num>
  <w:num w:numId="9">
    <w:abstractNumId w:val="13"/>
  </w:num>
  <w:num w:numId="10">
    <w:abstractNumId w:val="17"/>
  </w:num>
  <w:num w:numId="11">
    <w:abstractNumId w:val="22"/>
  </w:num>
  <w:num w:numId="12">
    <w:abstractNumId w:val="11"/>
  </w:num>
  <w:num w:numId="13">
    <w:abstractNumId w:val="16"/>
  </w:num>
  <w:num w:numId="14">
    <w:abstractNumId w:val="2"/>
  </w:num>
  <w:num w:numId="15">
    <w:abstractNumId w:val="31"/>
  </w:num>
  <w:num w:numId="16">
    <w:abstractNumId w:val="14"/>
  </w:num>
  <w:num w:numId="17">
    <w:abstractNumId w:val="1"/>
  </w:num>
  <w:num w:numId="18">
    <w:abstractNumId w:val="47"/>
  </w:num>
  <w:num w:numId="19">
    <w:abstractNumId w:val="25"/>
  </w:num>
  <w:num w:numId="20">
    <w:abstractNumId w:val="44"/>
  </w:num>
  <w:num w:numId="21">
    <w:abstractNumId w:val="20"/>
  </w:num>
  <w:num w:numId="22">
    <w:abstractNumId w:val="3"/>
  </w:num>
  <w:num w:numId="23">
    <w:abstractNumId w:val="7"/>
  </w:num>
  <w:num w:numId="24">
    <w:abstractNumId w:val="38"/>
  </w:num>
  <w:num w:numId="25">
    <w:abstractNumId w:val="27"/>
  </w:num>
  <w:num w:numId="26">
    <w:abstractNumId w:val="28"/>
  </w:num>
  <w:num w:numId="27">
    <w:abstractNumId w:val="43"/>
  </w:num>
  <w:num w:numId="28">
    <w:abstractNumId w:val="33"/>
  </w:num>
  <w:num w:numId="29">
    <w:abstractNumId w:val="35"/>
  </w:num>
  <w:num w:numId="30">
    <w:abstractNumId w:val="8"/>
  </w:num>
  <w:num w:numId="31">
    <w:abstractNumId w:val="34"/>
  </w:num>
  <w:num w:numId="32">
    <w:abstractNumId w:val="15"/>
  </w:num>
  <w:num w:numId="33">
    <w:abstractNumId w:val="36"/>
  </w:num>
  <w:num w:numId="34">
    <w:abstractNumId w:val="41"/>
  </w:num>
  <w:num w:numId="35">
    <w:abstractNumId w:val="4"/>
  </w:num>
  <w:num w:numId="36">
    <w:abstractNumId w:val="18"/>
  </w:num>
  <w:num w:numId="37">
    <w:abstractNumId w:val="12"/>
  </w:num>
  <w:num w:numId="38">
    <w:abstractNumId w:val="37"/>
  </w:num>
  <w:num w:numId="39">
    <w:abstractNumId w:val="39"/>
  </w:num>
  <w:num w:numId="40">
    <w:abstractNumId w:val="29"/>
  </w:num>
  <w:num w:numId="41">
    <w:abstractNumId w:val="30"/>
  </w:num>
  <w:num w:numId="42">
    <w:abstractNumId w:val="32"/>
  </w:num>
  <w:num w:numId="43">
    <w:abstractNumId w:val="40"/>
  </w:num>
  <w:num w:numId="44">
    <w:abstractNumId w:val="21"/>
  </w:num>
  <w:num w:numId="45">
    <w:abstractNumId w:val="9"/>
  </w:num>
  <w:num w:numId="46">
    <w:abstractNumId w:val="0"/>
  </w:num>
  <w:num w:numId="47">
    <w:abstractNumId w:val="46"/>
  </w:num>
  <w:num w:numId="48">
    <w:abstractNumId w:val="2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ndiGo Legal">
    <w15:presenceInfo w15:providerId="None" w15:userId="IndiGo Legal"/>
  </w15:person>
  <w15:person w15:author="Prashant Mishra1 (Digital,ISC) (X-Deloitte)">
    <w15:presenceInfo w15:providerId="AD" w15:userId="S-1-12-1-3574537410-1221202984-3727253122-971234076"/>
  </w15:person>
  <w15:person w15:author="Cherry Jawa (FIN,ISC)">
    <w15:presenceInfo w15:providerId="AD" w15:userId="S::CHERRY.JAWA@goIndiGo.in::fcd1ab1e-e506-4c60-81e3-ef92f55ab99b"/>
  </w15:person>
  <w15:person w15:author="Gaurav Yadav (FIN,ISC)">
    <w15:presenceInfo w15:providerId="AD" w15:userId="S::Gaurav.Yadav3@goIndiGo.in::6a0222f3-6318-4601-99fa-154efe5f6934"/>
  </w15:person>
  <w15:person w15:author="Rinika Gautam (Digital,ISC)">
    <w15:presenceInfo w15:providerId="AD" w15:userId="S::Rinika.Gautam@goIndiGo.in::a973e993-0e4f-4654-ae2b-04d0afbd3bc7"/>
  </w15:person>
  <w15:person w15:author="Sushila Saini (Digital,ISC)">
    <w15:presenceInfo w15:providerId="AD" w15:userId="S::Sushila.Saini@goIndiGo.in::2a8f9113-c7d5-42f0-9c64-59e806dd4613"/>
  </w15:person>
  <w15:person w15:author="Rahul .kumar">
    <w15:presenceInfo w15:providerId="AD" w15:userId="S::rahkum@adobe.com::3b5eb6d5-27e8-4595-9cd9-89b14ed481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trackRevisions/>
  <w:doNotTrackFormatting/>
  <w:documentProtection w:edit="trackedChanges" w:enforcement="1" w:cryptProviderType="rsaAES" w:cryptAlgorithmClass="hash" w:cryptAlgorithmType="typeAny" w:cryptAlgorithmSid="14" w:cryptSpinCount="100000" w:hash="rNIKNEa/V9z9Q4wRfVavdNsOyu0Cns8k+GJnlf0JYrR3WAvGepclFqfc1WQVETPPh8gAisJo59T5JdE81roUMA==" w:salt="M6R7uVrHznhH/6IdR1xunQ=="/>
  <w:defaultTabStop w:val="288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3srS0tDAzMDS3MDVV0lEKTi0uzszPAykwrgUA86L/mSwAAAA="/>
  </w:docVars>
  <w:rsids>
    <w:rsidRoot w:val="003A62C5"/>
    <w:rsid w:val="000003E2"/>
    <w:rsid w:val="0000329E"/>
    <w:rsid w:val="00003395"/>
    <w:rsid w:val="000035A2"/>
    <w:rsid w:val="00004AAA"/>
    <w:rsid w:val="00005BC3"/>
    <w:rsid w:val="00006B75"/>
    <w:rsid w:val="00006D6A"/>
    <w:rsid w:val="00011EE7"/>
    <w:rsid w:val="00012C4A"/>
    <w:rsid w:val="000132DC"/>
    <w:rsid w:val="00013FE9"/>
    <w:rsid w:val="00015800"/>
    <w:rsid w:val="000160DD"/>
    <w:rsid w:val="00016699"/>
    <w:rsid w:val="00017B52"/>
    <w:rsid w:val="0002177E"/>
    <w:rsid w:val="00021D22"/>
    <w:rsid w:val="00022DAA"/>
    <w:rsid w:val="00023387"/>
    <w:rsid w:val="0002547B"/>
    <w:rsid w:val="0002591D"/>
    <w:rsid w:val="00027B24"/>
    <w:rsid w:val="0003020C"/>
    <w:rsid w:val="0003476F"/>
    <w:rsid w:val="00035831"/>
    <w:rsid w:val="00036D70"/>
    <w:rsid w:val="0003793F"/>
    <w:rsid w:val="00040075"/>
    <w:rsid w:val="000403D2"/>
    <w:rsid w:val="00041228"/>
    <w:rsid w:val="00041B20"/>
    <w:rsid w:val="000446B4"/>
    <w:rsid w:val="000458A6"/>
    <w:rsid w:val="00045B97"/>
    <w:rsid w:val="000478AB"/>
    <w:rsid w:val="000478EF"/>
    <w:rsid w:val="000479FE"/>
    <w:rsid w:val="00047A4E"/>
    <w:rsid w:val="0005061B"/>
    <w:rsid w:val="00051B24"/>
    <w:rsid w:val="00053CE0"/>
    <w:rsid w:val="00055A15"/>
    <w:rsid w:val="00056CF9"/>
    <w:rsid w:val="000610E9"/>
    <w:rsid w:val="000615EA"/>
    <w:rsid w:val="00061B40"/>
    <w:rsid w:val="0006214B"/>
    <w:rsid w:val="00062203"/>
    <w:rsid w:val="000677D6"/>
    <w:rsid w:val="00070232"/>
    <w:rsid w:val="000714D4"/>
    <w:rsid w:val="00072987"/>
    <w:rsid w:val="0007325D"/>
    <w:rsid w:val="0007466B"/>
    <w:rsid w:val="00074C63"/>
    <w:rsid w:val="00076AB8"/>
    <w:rsid w:val="0007788B"/>
    <w:rsid w:val="00081F3C"/>
    <w:rsid w:val="0008593F"/>
    <w:rsid w:val="00085B6F"/>
    <w:rsid w:val="00086261"/>
    <w:rsid w:val="000867F7"/>
    <w:rsid w:val="00087384"/>
    <w:rsid w:val="0008766D"/>
    <w:rsid w:val="00087DBA"/>
    <w:rsid w:val="0009035D"/>
    <w:rsid w:val="00091978"/>
    <w:rsid w:val="00091DB8"/>
    <w:rsid w:val="00092C8C"/>
    <w:rsid w:val="00093972"/>
    <w:rsid w:val="00093D9A"/>
    <w:rsid w:val="0009448E"/>
    <w:rsid w:val="00094F65"/>
    <w:rsid w:val="00095BBD"/>
    <w:rsid w:val="00096F4A"/>
    <w:rsid w:val="000A03FE"/>
    <w:rsid w:val="000A1628"/>
    <w:rsid w:val="000A264C"/>
    <w:rsid w:val="000A422F"/>
    <w:rsid w:val="000A480C"/>
    <w:rsid w:val="000A4ED9"/>
    <w:rsid w:val="000A4F42"/>
    <w:rsid w:val="000A4FBE"/>
    <w:rsid w:val="000A5371"/>
    <w:rsid w:val="000A5A78"/>
    <w:rsid w:val="000B0998"/>
    <w:rsid w:val="000B09B7"/>
    <w:rsid w:val="000B0F6A"/>
    <w:rsid w:val="000B11B5"/>
    <w:rsid w:val="000C0223"/>
    <w:rsid w:val="000C100B"/>
    <w:rsid w:val="000C1997"/>
    <w:rsid w:val="000C1AE5"/>
    <w:rsid w:val="000C1FA6"/>
    <w:rsid w:val="000C2247"/>
    <w:rsid w:val="000C2F16"/>
    <w:rsid w:val="000C3AE6"/>
    <w:rsid w:val="000C4D9F"/>
    <w:rsid w:val="000C5E15"/>
    <w:rsid w:val="000C608A"/>
    <w:rsid w:val="000C746F"/>
    <w:rsid w:val="000C75EB"/>
    <w:rsid w:val="000C7A92"/>
    <w:rsid w:val="000C7DFE"/>
    <w:rsid w:val="000D232D"/>
    <w:rsid w:val="000D2417"/>
    <w:rsid w:val="000D31FA"/>
    <w:rsid w:val="000D487F"/>
    <w:rsid w:val="000D6999"/>
    <w:rsid w:val="000D6B82"/>
    <w:rsid w:val="000D74CD"/>
    <w:rsid w:val="000D77F0"/>
    <w:rsid w:val="000E06C3"/>
    <w:rsid w:val="000E082A"/>
    <w:rsid w:val="000E1210"/>
    <w:rsid w:val="000E41E4"/>
    <w:rsid w:val="000E5569"/>
    <w:rsid w:val="000E7440"/>
    <w:rsid w:val="000E7C43"/>
    <w:rsid w:val="000F04CB"/>
    <w:rsid w:val="000F0E31"/>
    <w:rsid w:val="000F1103"/>
    <w:rsid w:val="000F1CE0"/>
    <w:rsid w:val="000F25BD"/>
    <w:rsid w:val="000F33BD"/>
    <w:rsid w:val="000F636A"/>
    <w:rsid w:val="000F6C98"/>
    <w:rsid w:val="00104A58"/>
    <w:rsid w:val="00106E78"/>
    <w:rsid w:val="00106F4D"/>
    <w:rsid w:val="00107247"/>
    <w:rsid w:val="001118C3"/>
    <w:rsid w:val="00111AD2"/>
    <w:rsid w:val="0011340B"/>
    <w:rsid w:val="00113962"/>
    <w:rsid w:val="001156BA"/>
    <w:rsid w:val="00116528"/>
    <w:rsid w:val="00116C5D"/>
    <w:rsid w:val="00121AA3"/>
    <w:rsid w:val="001227AD"/>
    <w:rsid w:val="00122DD1"/>
    <w:rsid w:val="00123BD9"/>
    <w:rsid w:val="00123BF8"/>
    <w:rsid w:val="00124EF8"/>
    <w:rsid w:val="00125DA9"/>
    <w:rsid w:val="00126C1A"/>
    <w:rsid w:val="00127410"/>
    <w:rsid w:val="001306E9"/>
    <w:rsid w:val="0013195E"/>
    <w:rsid w:val="00132321"/>
    <w:rsid w:val="001324E8"/>
    <w:rsid w:val="00134C4B"/>
    <w:rsid w:val="0013504C"/>
    <w:rsid w:val="00135526"/>
    <w:rsid w:val="00136985"/>
    <w:rsid w:val="001376B3"/>
    <w:rsid w:val="001404F0"/>
    <w:rsid w:val="00140A41"/>
    <w:rsid w:val="001414D2"/>
    <w:rsid w:val="001418C9"/>
    <w:rsid w:val="00143BA4"/>
    <w:rsid w:val="00144153"/>
    <w:rsid w:val="0014517A"/>
    <w:rsid w:val="00145C39"/>
    <w:rsid w:val="0014696D"/>
    <w:rsid w:val="0014752C"/>
    <w:rsid w:val="00150789"/>
    <w:rsid w:val="00153D4A"/>
    <w:rsid w:val="00155987"/>
    <w:rsid w:val="00156C0E"/>
    <w:rsid w:val="00156CAF"/>
    <w:rsid w:val="00157084"/>
    <w:rsid w:val="0015798F"/>
    <w:rsid w:val="001604AD"/>
    <w:rsid w:val="001624F8"/>
    <w:rsid w:val="00163D95"/>
    <w:rsid w:val="001640B5"/>
    <w:rsid w:val="00164B03"/>
    <w:rsid w:val="00165A01"/>
    <w:rsid w:val="00166451"/>
    <w:rsid w:val="001669A1"/>
    <w:rsid w:val="00166AD4"/>
    <w:rsid w:val="00166B8C"/>
    <w:rsid w:val="00166D03"/>
    <w:rsid w:val="00167546"/>
    <w:rsid w:val="00167EB8"/>
    <w:rsid w:val="001728D9"/>
    <w:rsid w:val="00173A3D"/>
    <w:rsid w:val="00173BEA"/>
    <w:rsid w:val="0017434B"/>
    <w:rsid w:val="0017452E"/>
    <w:rsid w:val="00174A3A"/>
    <w:rsid w:val="00174CBD"/>
    <w:rsid w:val="00174E90"/>
    <w:rsid w:val="00184050"/>
    <w:rsid w:val="00185399"/>
    <w:rsid w:val="00186F65"/>
    <w:rsid w:val="00190A08"/>
    <w:rsid w:val="00192120"/>
    <w:rsid w:val="001927AC"/>
    <w:rsid w:val="0019373B"/>
    <w:rsid w:val="001958A9"/>
    <w:rsid w:val="00195E2D"/>
    <w:rsid w:val="00195EFA"/>
    <w:rsid w:val="0019775A"/>
    <w:rsid w:val="00197A2C"/>
    <w:rsid w:val="001A1BE3"/>
    <w:rsid w:val="001A1ECF"/>
    <w:rsid w:val="001A2BBA"/>
    <w:rsid w:val="001A5820"/>
    <w:rsid w:val="001A5910"/>
    <w:rsid w:val="001B12BA"/>
    <w:rsid w:val="001B1456"/>
    <w:rsid w:val="001B14CD"/>
    <w:rsid w:val="001B1581"/>
    <w:rsid w:val="001B244B"/>
    <w:rsid w:val="001B269C"/>
    <w:rsid w:val="001C03F6"/>
    <w:rsid w:val="001C0F7A"/>
    <w:rsid w:val="001C2649"/>
    <w:rsid w:val="001C2855"/>
    <w:rsid w:val="001C2901"/>
    <w:rsid w:val="001C327A"/>
    <w:rsid w:val="001C3324"/>
    <w:rsid w:val="001C396E"/>
    <w:rsid w:val="001C454B"/>
    <w:rsid w:val="001C504F"/>
    <w:rsid w:val="001C65A6"/>
    <w:rsid w:val="001D0F53"/>
    <w:rsid w:val="001D216E"/>
    <w:rsid w:val="001D3078"/>
    <w:rsid w:val="001D4996"/>
    <w:rsid w:val="001D5C31"/>
    <w:rsid w:val="001D6AC4"/>
    <w:rsid w:val="001D6F15"/>
    <w:rsid w:val="001D71EB"/>
    <w:rsid w:val="001E079B"/>
    <w:rsid w:val="001E0D5C"/>
    <w:rsid w:val="001E0DBC"/>
    <w:rsid w:val="001E1075"/>
    <w:rsid w:val="001E359D"/>
    <w:rsid w:val="001E38A3"/>
    <w:rsid w:val="001E52E3"/>
    <w:rsid w:val="001E5B0B"/>
    <w:rsid w:val="001F01E7"/>
    <w:rsid w:val="001F0FEA"/>
    <w:rsid w:val="001F2046"/>
    <w:rsid w:val="001F2251"/>
    <w:rsid w:val="001F2C6C"/>
    <w:rsid w:val="001F2E93"/>
    <w:rsid w:val="001F4387"/>
    <w:rsid w:val="001F43A1"/>
    <w:rsid w:val="0020017D"/>
    <w:rsid w:val="00200FC4"/>
    <w:rsid w:val="002039B3"/>
    <w:rsid w:val="00203B72"/>
    <w:rsid w:val="0020438A"/>
    <w:rsid w:val="00204A6A"/>
    <w:rsid w:val="002068E0"/>
    <w:rsid w:val="002068FC"/>
    <w:rsid w:val="00207396"/>
    <w:rsid w:val="00207894"/>
    <w:rsid w:val="00210046"/>
    <w:rsid w:val="002105A6"/>
    <w:rsid w:val="00210915"/>
    <w:rsid w:val="00210F62"/>
    <w:rsid w:val="00211FB2"/>
    <w:rsid w:val="00216463"/>
    <w:rsid w:val="002164EB"/>
    <w:rsid w:val="00216723"/>
    <w:rsid w:val="00220523"/>
    <w:rsid w:val="00223274"/>
    <w:rsid w:val="00223310"/>
    <w:rsid w:val="00223B6F"/>
    <w:rsid w:val="00224411"/>
    <w:rsid w:val="00226263"/>
    <w:rsid w:val="002264F7"/>
    <w:rsid w:val="00231BF9"/>
    <w:rsid w:val="002322A2"/>
    <w:rsid w:val="00232947"/>
    <w:rsid w:val="00232DA8"/>
    <w:rsid w:val="00235384"/>
    <w:rsid w:val="00235DE5"/>
    <w:rsid w:val="00236C4B"/>
    <w:rsid w:val="002402C4"/>
    <w:rsid w:val="002405DC"/>
    <w:rsid w:val="00240A32"/>
    <w:rsid w:val="002431E9"/>
    <w:rsid w:val="00243D19"/>
    <w:rsid w:val="00245763"/>
    <w:rsid w:val="0025179F"/>
    <w:rsid w:val="00252131"/>
    <w:rsid w:val="00252A6A"/>
    <w:rsid w:val="0025353E"/>
    <w:rsid w:val="00254B43"/>
    <w:rsid w:val="00254C68"/>
    <w:rsid w:val="002563B2"/>
    <w:rsid w:val="002574AA"/>
    <w:rsid w:val="0026097E"/>
    <w:rsid w:val="0026301B"/>
    <w:rsid w:val="0026306B"/>
    <w:rsid w:val="0026378C"/>
    <w:rsid w:val="0027014E"/>
    <w:rsid w:val="00271E20"/>
    <w:rsid w:val="00271F82"/>
    <w:rsid w:val="00271FF6"/>
    <w:rsid w:val="002724DD"/>
    <w:rsid w:val="00272EA0"/>
    <w:rsid w:val="00274B13"/>
    <w:rsid w:val="002762FE"/>
    <w:rsid w:val="00276BBD"/>
    <w:rsid w:val="00277E31"/>
    <w:rsid w:val="00277F0E"/>
    <w:rsid w:val="00280443"/>
    <w:rsid w:val="002811DA"/>
    <w:rsid w:val="00284478"/>
    <w:rsid w:val="002858C8"/>
    <w:rsid w:val="002877CF"/>
    <w:rsid w:val="002878F1"/>
    <w:rsid w:val="00290EF7"/>
    <w:rsid w:val="00291979"/>
    <w:rsid w:val="00292665"/>
    <w:rsid w:val="00292A4A"/>
    <w:rsid w:val="00292AA5"/>
    <w:rsid w:val="00293320"/>
    <w:rsid w:val="00293719"/>
    <w:rsid w:val="002943DD"/>
    <w:rsid w:val="00294402"/>
    <w:rsid w:val="00295822"/>
    <w:rsid w:val="0029693A"/>
    <w:rsid w:val="00296E52"/>
    <w:rsid w:val="002A05B7"/>
    <w:rsid w:val="002A1762"/>
    <w:rsid w:val="002A18A6"/>
    <w:rsid w:val="002A2880"/>
    <w:rsid w:val="002A2C05"/>
    <w:rsid w:val="002A2C73"/>
    <w:rsid w:val="002A2E92"/>
    <w:rsid w:val="002A3208"/>
    <w:rsid w:val="002A34E3"/>
    <w:rsid w:val="002A455F"/>
    <w:rsid w:val="002A52B6"/>
    <w:rsid w:val="002A544D"/>
    <w:rsid w:val="002A7981"/>
    <w:rsid w:val="002B04D3"/>
    <w:rsid w:val="002B1513"/>
    <w:rsid w:val="002B24CD"/>
    <w:rsid w:val="002B3789"/>
    <w:rsid w:val="002B57FD"/>
    <w:rsid w:val="002B5BFD"/>
    <w:rsid w:val="002B7577"/>
    <w:rsid w:val="002C0D66"/>
    <w:rsid w:val="002C39FC"/>
    <w:rsid w:val="002C44BF"/>
    <w:rsid w:val="002C5E33"/>
    <w:rsid w:val="002C6061"/>
    <w:rsid w:val="002C6AAE"/>
    <w:rsid w:val="002C6FDE"/>
    <w:rsid w:val="002C729F"/>
    <w:rsid w:val="002D0B8C"/>
    <w:rsid w:val="002D3B53"/>
    <w:rsid w:val="002D4ACA"/>
    <w:rsid w:val="002D6106"/>
    <w:rsid w:val="002D71F3"/>
    <w:rsid w:val="002E2357"/>
    <w:rsid w:val="002E4AFF"/>
    <w:rsid w:val="002E545C"/>
    <w:rsid w:val="002E6AD4"/>
    <w:rsid w:val="002E7075"/>
    <w:rsid w:val="002F011E"/>
    <w:rsid w:val="002F0194"/>
    <w:rsid w:val="002F028F"/>
    <w:rsid w:val="002F046D"/>
    <w:rsid w:val="002F120D"/>
    <w:rsid w:val="002F2F64"/>
    <w:rsid w:val="002F31C6"/>
    <w:rsid w:val="002F3913"/>
    <w:rsid w:val="002F53FA"/>
    <w:rsid w:val="002F54B9"/>
    <w:rsid w:val="002F58DF"/>
    <w:rsid w:val="002F734F"/>
    <w:rsid w:val="00300388"/>
    <w:rsid w:val="00300AA1"/>
    <w:rsid w:val="00301B25"/>
    <w:rsid w:val="00301E80"/>
    <w:rsid w:val="00302FD5"/>
    <w:rsid w:val="00303CE4"/>
    <w:rsid w:val="003040C3"/>
    <w:rsid w:val="00306665"/>
    <w:rsid w:val="00310CF4"/>
    <w:rsid w:val="003113A6"/>
    <w:rsid w:val="00312201"/>
    <w:rsid w:val="00312369"/>
    <w:rsid w:val="00314316"/>
    <w:rsid w:val="00314519"/>
    <w:rsid w:val="00314903"/>
    <w:rsid w:val="00314CAA"/>
    <w:rsid w:val="00314FCD"/>
    <w:rsid w:val="003163AD"/>
    <w:rsid w:val="0031673D"/>
    <w:rsid w:val="00317EEE"/>
    <w:rsid w:val="00322CD3"/>
    <w:rsid w:val="00323334"/>
    <w:rsid w:val="00325AE9"/>
    <w:rsid w:val="003326D9"/>
    <w:rsid w:val="00332827"/>
    <w:rsid w:val="00332890"/>
    <w:rsid w:val="00333DC5"/>
    <w:rsid w:val="003364C0"/>
    <w:rsid w:val="00337F89"/>
    <w:rsid w:val="00343337"/>
    <w:rsid w:val="00345121"/>
    <w:rsid w:val="00345397"/>
    <w:rsid w:val="00345EF4"/>
    <w:rsid w:val="0034663F"/>
    <w:rsid w:val="00355BA1"/>
    <w:rsid w:val="00355BC0"/>
    <w:rsid w:val="00356641"/>
    <w:rsid w:val="00356B4B"/>
    <w:rsid w:val="00357888"/>
    <w:rsid w:val="003579A8"/>
    <w:rsid w:val="00357D3F"/>
    <w:rsid w:val="00357FBB"/>
    <w:rsid w:val="00361547"/>
    <w:rsid w:val="0036240F"/>
    <w:rsid w:val="00362603"/>
    <w:rsid w:val="003634AB"/>
    <w:rsid w:val="00364085"/>
    <w:rsid w:val="0036571B"/>
    <w:rsid w:val="00367BCB"/>
    <w:rsid w:val="00370AC3"/>
    <w:rsid w:val="0037115B"/>
    <w:rsid w:val="0037192D"/>
    <w:rsid w:val="00376951"/>
    <w:rsid w:val="00377FBD"/>
    <w:rsid w:val="00380B10"/>
    <w:rsid w:val="0038215A"/>
    <w:rsid w:val="0038353A"/>
    <w:rsid w:val="003857A9"/>
    <w:rsid w:val="00386699"/>
    <w:rsid w:val="00386B31"/>
    <w:rsid w:val="003874E4"/>
    <w:rsid w:val="00390473"/>
    <w:rsid w:val="00390629"/>
    <w:rsid w:val="00394540"/>
    <w:rsid w:val="00394A73"/>
    <w:rsid w:val="00395491"/>
    <w:rsid w:val="0039619A"/>
    <w:rsid w:val="00396DBE"/>
    <w:rsid w:val="00397542"/>
    <w:rsid w:val="003A05FA"/>
    <w:rsid w:val="003A289B"/>
    <w:rsid w:val="003A3636"/>
    <w:rsid w:val="003A50AC"/>
    <w:rsid w:val="003A5F19"/>
    <w:rsid w:val="003A6021"/>
    <w:rsid w:val="003A62C5"/>
    <w:rsid w:val="003B1030"/>
    <w:rsid w:val="003B105B"/>
    <w:rsid w:val="003B12F1"/>
    <w:rsid w:val="003B37D8"/>
    <w:rsid w:val="003B3877"/>
    <w:rsid w:val="003B3C46"/>
    <w:rsid w:val="003B4185"/>
    <w:rsid w:val="003B4DF4"/>
    <w:rsid w:val="003B5AB7"/>
    <w:rsid w:val="003B7077"/>
    <w:rsid w:val="003B7096"/>
    <w:rsid w:val="003B75FD"/>
    <w:rsid w:val="003B7A2B"/>
    <w:rsid w:val="003B7C34"/>
    <w:rsid w:val="003B7EA9"/>
    <w:rsid w:val="003C0BC2"/>
    <w:rsid w:val="003C0BF7"/>
    <w:rsid w:val="003C3A42"/>
    <w:rsid w:val="003D00EB"/>
    <w:rsid w:val="003D1EAC"/>
    <w:rsid w:val="003D2047"/>
    <w:rsid w:val="003D2F1B"/>
    <w:rsid w:val="003D5F29"/>
    <w:rsid w:val="003D7EDE"/>
    <w:rsid w:val="003E0EFA"/>
    <w:rsid w:val="003E1C3F"/>
    <w:rsid w:val="003E24DD"/>
    <w:rsid w:val="003E2F60"/>
    <w:rsid w:val="003E3DDF"/>
    <w:rsid w:val="003E422C"/>
    <w:rsid w:val="003E6B02"/>
    <w:rsid w:val="003E704F"/>
    <w:rsid w:val="003E7ECD"/>
    <w:rsid w:val="003F056D"/>
    <w:rsid w:val="003F1EB4"/>
    <w:rsid w:val="003F2C6E"/>
    <w:rsid w:val="003F43BD"/>
    <w:rsid w:val="003F5FCF"/>
    <w:rsid w:val="003F67D0"/>
    <w:rsid w:val="00401AE6"/>
    <w:rsid w:val="00402C86"/>
    <w:rsid w:val="00405850"/>
    <w:rsid w:val="004070A1"/>
    <w:rsid w:val="00411753"/>
    <w:rsid w:val="00413F6D"/>
    <w:rsid w:val="00417414"/>
    <w:rsid w:val="004178A3"/>
    <w:rsid w:val="004202F7"/>
    <w:rsid w:val="0042079E"/>
    <w:rsid w:val="00420EF3"/>
    <w:rsid w:val="00421CB7"/>
    <w:rsid w:val="00421D90"/>
    <w:rsid w:val="00422585"/>
    <w:rsid w:val="00424190"/>
    <w:rsid w:val="00424C7F"/>
    <w:rsid w:val="00427154"/>
    <w:rsid w:val="004277CF"/>
    <w:rsid w:val="00430AC1"/>
    <w:rsid w:val="00431A04"/>
    <w:rsid w:val="00432412"/>
    <w:rsid w:val="00433CC4"/>
    <w:rsid w:val="00437083"/>
    <w:rsid w:val="0044281F"/>
    <w:rsid w:val="00442AEF"/>
    <w:rsid w:val="00443D0E"/>
    <w:rsid w:val="00444EBB"/>
    <w:rsid w:val="00446232"/>
    <w:rsid w:val="004465B6"/>
    <w:rsid w:val="004476DF"/>
    <w:rsid w:val="004517AC"/>
    <w:rsid w:val="004521A1"/>
    <w:rsid w:val="004524D0"/>
    <w:rsid w:val="00452BFA"/>
    <w:rsid w:val="00453258"/>
    <w:rsid w:val="00453480"/>
    <w:rsid w:val="004537F1"/>
    <w:rsid w:val="004570C5"/>
    <w:rsid w:val="004576B0"/>
    <w:rsid w:val="00460E63"/>
    <w:rsid w:val="004610B2"/>
    <w:rsid w:val="00461584"/>
    <w:rsid w:val="00465240"/>
    <w:rsid w:val="00470A4F"/>
    <w:rsid w:val="0047134D"/>
    <w:rsid w:val="004724AB"/>
    <w:rsid w:val="00472D47"/>
    <w:rsid w:val="00472F78"/>
    <w:rsid w:val="00474D78"/>
    <w:rsid w:val="0047572D"/>
    <w:rsid w:val="00477249"/>
    <w:rsid w:val="00477C0C"/>
    <w:rsid w:val="00480E2F"/>
    <w:rsid w:val="004833E9"/>
    <w:rsid w:val="00484AAF"/>
    <w:rsid w:val="00485123"/>
    <w:rsid w:val="00485FD5"/>
    <w:rsid w:val="0048745F"/>
    <w:rsid w:val="00492DB2"/>
    <w:rsid w:val="00493B8A"/>
    <w:rsid w:val="00494971"/>
    <w:rsid w:val="00494E04"/>
    <w:rsid w:val="0049529F"/>
    <w:rsid w:val="00495E33"/>
    <w:rsid w:val="004963F0"/>
    <w:rsid w:val="004964C4"/>
    <w:rsid w:val="004A025F"/>
    <w:rsid w:val="004A0447"/>
    <w:rsid w:val="004A2706"/>
    <w:rsid w:val="004A281B"/>
    <w:rsid w:val="004A3769"/>
    <w:rsid w:val="004A5FB1"/>
    <w:rsid w:val="004B246F"/>
    <w:rsid w:val="004B4396"/>
    <w:rsid w:val="004B44C9"/>
    <w:rsid w:val="004B4BC7"/>
    <w:rsid w:val="004B64E6"/>
    <w:rsid w:val="004B65B3"/>
    <w:rsid w:val="004B6761"/>
    <w:rsid w:val="004C0EC4"/>
    <w:rsid w:val="004C2F53"/>
    <w:rsid w:val="004C3316"/>
    <w:rsid w:val="004C449B"/>
    <w:rsid w:val="004C44E7"/>
    <w:rsid w:val="004C4936"/>
    <w:rsid w:val="004C4FD6"/>
    <w:rsid w:val="004C54D4"/>
    <w:rsid w:val="004C6A85"/>
    <w:rsid w:val="004D028B"/>
    <w:rsid w:val="004D0F4F"/>
    <w:rsid w:val="004D1DF9"/>
    <w:rsid w:val="004D2180"/>
    <w:rsid w:val="004D3076"/>
    <w:rsid w:val="004D3A8C"/>
    <w:rsid w:val="004D3BEC"/>
    <w:rsid w:val="004D4DA9"/>
    <w:rsid w:val="004D543F"/>
    <w:rsid w:val="004E0889"/>
    <w:rsid w:val="004E26E5"/>
    <w:rsid w:val="004E2B83"/>
    <w:rsid w:val="004E39A2"/>
    <w:rsid w:val="004E3A0E"/>
    <w:rsid w:val="004E4335"/>
    <w:rsid w:val="004E48D8"/>
    <w:rsid w:val="004E5361"/>
    <w:rsid w:val="004E5EE2"/>
    <w:rsid w:val="004F0052"/>
    <w:rsid w:val="004F0D17"/>
    <w:rsid w:val="004F2C8A"/>
    <w:rsid w:val="004F4B26"/>
    <w:rsid w:val="004F4FDF"/>
    <w:rsid w:val="004F504B"/>
    <w:rsid w:val="004F5CFA"/>
    <w:rsid w:val="004F6D42"/>
    <w:rsid w:val="004F7573"/>
    <w:rsid w:val="004F7AA6"/>
    <w:rsid w:val="004F7C90"/>
    <w:rsid w:val="004F7CA2"/>
    <w:rsid w:val="005018F3"/>
    <w:rsid w:val="00502B40"/>
    <w:rsid w:val="0050482B"/>
    <w:rsid w:val="00505580"/>
    <w:rsid w:val="00506C17"/>
    <w:rsid w:val="00507AAB"/>
    <w:rsid w:val="00507C58"/>
    <w:rsid w:val="00511508"/>
    <w:rsid w:val="00512DD8"/>
    <w:rsid w:val="0051465E"/>
    <w:rsid w:val="00514DD3"/>
    <w:rsid w:val="005151B8"/>
    <w:rsid w:val="0051536A"/>
    <w:rsid w:val="00515990"/>
    <w:rsid w:val="00515DA6"/>
    <w:rsid w:val="00516511"/>
    <w:rsid w:val="00516974"/>
    <w:rsid w:val="00516E3F"/>
    <w:rsid w:val="0051758C"/>
    <w:rsid w:val="0052006A"/>
    <w:rsid w:val="00520F75"/>
    <w:rsid w:val="005230FA"/>
    <w:rsid w:val="005231E6"/>
    <w:rsid w:val="00523747"/>
    <w:rsid w:val="00524B1B"/>
    <w:rsid w:val="00527656"/>
    <w:rsid w:val="005276BF"/>
    <w:rsid w:val="00530A0D"/>
    <w:rsid w:val="00532C2C"/>
    <w:rsid w:val="00533F01"/>
    <w:rsid w:val="00534EF7"/>
    <w:rsid w:val="0053541D"/>
    <w:rsid w:val="005358FF"/>
    <w:rsid w:val="00536879"/>
    <w:rsid w:val="00540E14"/>
    <w:rsid w:val="00540F88"/>
    <w:rsid w:val="005412B8"/>
    <w:rsid w:val="005419D4"/>
    <w:rsid w:val="00542AEA"/>
    <w:rsid w:val="005438BB"/>
    <w:rsid w:val="00543EE0"/>
    <w:rsid w:val="005441C7"/>
    <w:rsid w:val="005442F8"/>
    <w:rsid w:val="00545808"/>
    <w:rsid w:val="00546581"/>
    <w:rsid w:val="00546E2C"/>
    <w:rsid w:val="00552E4F"/>
    <w:rsid w:val="00554510"/>
    <w:rsid w:val="00555D01"/>
    <w:rsid w:val="00557002"/>
    <w:rsid w:val="00557293"/>
    <w:rsid w:val="00557788"/>
    <w:rsid w:val="00557FB9"/>
    <w:rsid w:val="00560A75"/>
    <w:rsid w:val="005617C6"/>
    <w:rsid w:val="0056200B"/>
    <w:rsid w:val="00563150"/>
    <w:rsid w:val="0056380F"/>
    <w:rsid w:val="00563EE9"/>
    <w:rsid w:val="00565B05"/>
    <w:rsid w:val="00566D8F"/>
    <w:rsid w:val="00567013"/>
    <w:rsid w:val="00567A59"/>
    <w:rsid w:val="00570988"/>
    <w:rsid w:val="00570D9A"/>
    <w:rsid w:val="00571988"/>
    <w:rsid w:val="00573BED"/>
    <w:rsid w:val="00574D67"/>
    <w:rsid w:val="0057544D"/>
    <w:rsid w:val="00577B40"/>
    <w:rsid w:val="00581A39"/>
    <w:rsid w:val="00582D4D"/>
    <w:rsid w:val="00583102"/>
    <w:rsid w:val="00583D7C"/>
    <w:rsid w:val="00584A09"/>
    <w:rsid w:val="00585D4E"/>
    <w:rsid w:val="00586F7B"/>
    <w:rsid w:val="00587057"/>
    <w:rsid w:val="005915A3"/>
    <w:rsid w:val="00594CB3"/>
    <w:rsid w:val="00595B03"/>
    <w:rsid w:val="00595BFB"/>
    <w:rsid w:val="00595D5A"/>
    <w:rsid w:val="00595E71"/>
    <w:rsid w:val="005A01F3"/>
    <w:rsid w:val="005A08C1"/>
    <w:rsid w:val="005A0C43"/>
    <w:rsid w:val="005A1109"/>
    <w:rsid w:val="005A110D"/>
    <w:rsid w:val="005A28E5"/>
    <w:rsid w:val="005A3C86"/>
    <w:rsid w:val="005A7922"/>
    <w:rsid w:val="005B047C"/>
    <w:rsid w:val="005B04EF"/>
    <w:rsid w:val="005B0A03"/>
    <w:rsid w:val="005B1299"/>
    <w:rsid w:val="005B145E"/>
    <w:rsid w:val="005B17D7"/>
    <w:rsid w:val="005B1AC3"/>
    <w:rsid w:val="005B2690"/>
    <w:rsid w:val="005B2BFD"/>
    <w:rsid w:val="005B33AB"/>
    <w:rsid w:val="005B47F3"/>
    <w:rsid w:val="005B4A32"/>
    <w:rsid w:val="005C1139"/>
    <w:rsid w:val="005C4098"/>
    <w:rsid w:val="005C46C4"/>
    <w:rsid w:val="005C55C3"/>
    <w:rsid w:val="005C59D0"/>
    <w:rsid w:val="005C61F2"/>
    <w:rsid w:val="005C695D"/>
    <w:rsid w:val="005D08E5"/>
    <w:rsid w:val="005D2895"/>
    <w:rsid w:val="005D2ACA"/>
    <w:rsid w:val="005D2DE8"/>
    <w:rsid w:val="005D2F4E"/>
    <w:rsid w:val="005D3477"/>
    <w:rsid w:val="005D3C70"/>
    <w:rsid w:val="005D3DA8"/>
    <w:rsid w:val="005D51B1"/>
    <w:rsid w:val="005D598C"/>
    <w:rsid w:val="005D6C25"/>
    <w:rsid w:val="005D780C"/>
    <w:rsid w:val="005E1BF0"/>
    <w:rsid w:val="005E2342"/>
    <w:rsid w:val="005E2E5D"/>
    <w:rsid w:val="005E6287"/>
    <w:rsid w:val="005E6CA6"/>
    <w:rsid w:val="005E7B0C"/>
    <w:rsid w:val="005F0EDF"/>
    <w:rsid w:val="005F1AA5"/>
    <w:rsid w:val="005F1DB1"/>
    <w:rsid w:val="005F231E"/>
    <w:rsid w:val="005F2AB4"/>
    <w:rsid w:val="005F3096"/>
    <w:rsid w:val="005F4C78"/>
    <w:rsid w:val="005F56F7"/>
    <w:rsid w:val="005F6A1C"/>
    <w:rsid w:val="005F6A2B"/>
    <w:rsid w:val="0060191D"/>
    <w:rsid w:val="006034F7"/>
    <w:rsid w:val="006038A4"/>
    <w:rsid w:val="00604354"/>
    <w:rsid w:val="00604EAC"/>
    <w:rsid w:val="00605275"/>
    <w:rsid w:val="00607635"/>
    <w:rsid w:val="00607E60"/>
    <w:rsid w:val="00610279"/>
    <w:rsid w:val="00611CF4"/>
    <w:rsid w:val="006125E6"/>
    <w:rsid w:val="00613A21"/>
    <w:rsid w:val="00614084"/>
    <w:rsid w:val="00614401"/>
    <w:rsid w:val="006144F7"/>
    <w:rsid w:val="00616C60"/>
    <w:rsid w:val="00620A20"/>
    <w:rsid w:val="006214D6"/>
    <w:rsid w:val="00621A38"/>
    <w:rsid w:val="00623B1F"/>
    <w:rsid w:val="0062487E"/>
    <w:rsid w:val="00625E21"/>
    <w:rsid w:val="00625F1D"/>
    <w:rsid w:val="00625FCE"/>
    <w:rsid w:val="00626C1E"/>
    <w:rsid w:val="00626C8C"/>
    <w:rsid w:val="0062740F"/>
    <w:rsid w:val="00627489"/>
    <w:rsid w:val="00631BB5"/>
    <w:rsid w:val="00632B4D"/>
    <w:rsid w:val="00633DC8"/>
    <w:rsid w:val="00635CE8"/>
    <w:rsid w:val="00636484"/>
    <w:rsid w:val="006367F2"/>
    <w:rsid w:val="0063763E"/>
    <w:rsid w:val="00641E23"/>
    <w:rsid w:val="0064279D"/>
    <w:rsid w:val="00643788"/>
    <w:rsid w:val="00643915"/>
    <w:rsid w:val="0064501C"/>
    <w:rsid w:val="006450F8"/>
    <w:rsid w:val="00645AD1"/>
    <w:rsid w:val="0064741E"/>
    <w:rsid w:val="006506DF"/>
    <w:rsid w:val="00654C8A"/>
    <w:rsid w:val="00655F5A"/>
    <w:rsid w:val="006566BD"/>
    <w:rsid w:val="006569B3"/>
    <w:rsid w:val="006575BE"/>
    <w:rsid w:val="00657EC6"/>
    <w:rsid w:val="0066068A"/>
    <w:rsid w:val="0066084E"/>
    <w:rsid w:val="00660BE0"/>
    <w:rsid w:val="006620F3"/>
    <w:rsid w:val="00662F8D"/>
    <w:rsid w:val="006638A3"/>
    <w:rsid w:val="00665B43"/>
    <w:rsid w:val="00666CAF"/>
    <w:rsid w:val="00667078"/>
    <w:rsid w:val="00667399"/>
    <w:rsid w:val="00671F08"/>
    <w:rsid w:val="0067764C"/>
    <w:rsid w:val="00681B89"/>
    <w:rsid w:val="0068380E"/>
    <w:rsid w:val="00684DE4"/>
    <w:rsid w:val="0068500C"/>
    <w:rsid w:val="00685169"/>
    <w:rsid w:val="00685CB5"/>
    <w:rsid w:val="00685F4B"/>
    <w:rsid w:val="006901B4"/>
    <w:rsid w:val="006910CF"/>
    <w:rsid w:val="006912BE"/>
    <w:rsid w:val="00691609"/>
    <w:rsid w:val="00691D53"/>
    <w:rsid w:val="0069277E"/>
    <w:rsid w:val="00695FBB"/>
    <w:rsid w:val="00696B18"/>
    <w:rsid w:val="006A0351"/>
    <w:rsid w:val="006A0DE7"/>
    <w:rsid w:val="006A15F0"/>
    <w:rsid w:val="006A1F53"/>
    <w:rsid w:val="006A24B4"/>
    <w:rsid w:val="006A2E74"/>
    <w:rsid w:val="006A38BA"/>
    <w:rsid w:val="006A4B0C"/>
    <w:rsid w:val="006A700B"/>
    <w:rsid w:val="006A70B6"/>
    <w:rsid w:val="006B3902"/>
    <w:rsid w:val="006B3D64"/>
    <w:rsid w:val="006B3EB5"/>
    <w:rsid w:val="006B4AFE"/>
    <w:rsid w:val="006B597E"/>
    <w:rsid w:val="006B68D2"/>
    <w:rsid w:val="006B7244"/>
    <w:rsid w:val="006B799A"/>
    <w:rsid w:val="006C0556"/>
    <w:rsid w:val="006C0846"/>
    <w:rsid w:val="006C4E36"/>
    <w:rsid w:val="006D05F7"/>
    <w:rsid w:val="006D0A97"/>
    <w:rsid w:val="006D0D62"/>
    <w:rsid w:val="006D106A"/>
    <w:rsid w:val="006D422E"/>
    <w:rsid w:val="006D4382"/>
    <w:rsid w:val="006D4A14"/>
    <w:rsid w:val="006D5A34"/>
    <w:rsid w:val="006D78E4"/>
    <w:rsid w:val="006E002B"/>
    <w:rsid w:val="006E00E8"/>
    <w:rsid w:val="006E02D4"/>
    <w:rsid w:val="006E03C2"/>
    <w:rsid w:val="006E116C"/>
    <w:rsid w:val="006E123C"/>
    <w:rsid w:val="006E1ACE"/>
    <w:rsid w:val="006E21FA"/>
    <w:rsid w:val="006E3D6F"/>
    <w:rsid w:val="006E552D"/>
    <w:rsid w:val="006E632C"/>
    <w:rsid w:val="006E70B6"/>
    <w:rsid w:val="006F00B1"/>
    <w:rsid w:val="006F1977"/>
    <w:rsid w:val="006F3086"/>
    <w:rsid w:val="006F5405"/>
    <w:rsid w:val="006F5EBC"/>
    <w:rsid w:val="006F6B72"/>
    <w:rsid w:val="006F708E"/>
    <w:rsid w:val="00700ADB"/>
    <w:rsid w:val="00700ED9"/>
    <w:rsid w:val="00702452"/>
    <w:rsid w:val="0070409C"/>
    <w:rsid w:val="007056AC"/>
    <w:rsid w:val="00706143"/>
    <w:rsid w:val="007078FA"/>
    <w:rsid w:val="007109F6"/>
    <w:rsid w:val="007125AE"/>
    <w:rsid w:val="007127BD"/>
    <w:rsid w:val="00716830"/>
    <w:rsid w:val="0071689E"/>
    <w:rsid w:val="00717A62"/>
    <w:rsid w:val="007214BD"/>
    <w:rsid w:val="007223B0"/>
    <w:rsid w:val="00722C48"/>
    <w:rsid w:val="00722EA3"/>
    <w:rsid w:val="007230A7"/>
    <w:rsid w:val="00723D2C"/>
    <w:rsid w:val="007308D9"/>
    <w:rsid w:val="00730982"/>
    <w:rsid w:val="00730A2B"/>
    <w:rsid w:val="00731B80"/>
    <w:rsid w:val="0073222F"/>
    <w:rsid w:val="00733536"/>
    <w:rsid w:val="00734D1F"/>
    <w:rsid w:val="0073529A"/>
    <w:rsid w:val="007356D0"/>
    <w:rsid w:val="007363CF"/>
    <w:rsid w:val="0074084E"/>
    <w:rsid w:val="00741A55"/>
    <w:rsid w:val="00741F04"/>
    <w:rsid w:val="00741FD4"/>
    <w:rsid w:val="00742A5D"/>
    <w:rsid w:val="00743468"/>
    <w:rsid w:val="00743A21"/>
    <w:rsid w:val="00743B7F"/>
    <w:rsid w:val="0074452D"/>
    <w:rsid w:val="00745A9C"/>
    <w:rsid w:val="00750F26"/>
    <w:rsid w:val="00751025"/>
    <w:rsid w:val="0075184E"/>
    <w:rsid w:val="00752016"/>
    <w:rsid w:val="007525E9"/>
    <w:rsid w:val="00752715"/>
    <w:rsid w:val="00753A01"/>
    <w:rsid w:val="00753EA9"/>
    <w:rsid w:val="0075506A"/>
    <w:rsid w:val="00761E4E"/>
    <w:rsid w:val="00762789"/>
    <w:rsid w:val="0076420D"/>
    <w:rsid w:val="00765BB3"/>
    <w:rsid w:val="00766687"/>
    <w:rsid w:val="00767877"/>
    <w:rsid w:val="007705F3"/>
    <w:rsid w:val="007712F4"/>
    <w:rsid w:val="0077372F"/>
    <w:rsid w:val="00773AA0"/>
    <w:rsid w:val="00774203"/>
    <w:rsid w:val="00774A9A"/>
    <w:rsid w:val="00775275"/>
    <w:rsid w:val="007752A6"/>
    <w:rsid w:val="00775BA4"/>
    <w:rsid w:val="0077628B"/>
    <w:rsid w:val="00776985"/>
    <w:rsid w:val="00777844"/>
    <w:rsid w:val="00780E20"/>
    <w:rsid w:val="00780FDF"/>
    <w:rsid w:val="00781C09"/>
    <w:rsid w:val="00782FC5"/>
    <w:rsid w:val="00783194"/>
    <w:rsid w:val="00785C55"/>
    <w:rsid w:val="00786910"/>
    <w:rsid w:val="00786CA1"/>
    <w:rsid w:val="00786CBD"/>
    <w:rsid w:val="007870E4"/>
    <w:rsid w:val="00787CD1"/>
    <w:rsid w:val="0079082E"/>
    <w:rsid w:val="0079179B"/>
    <w:rsid w:val="00791E52"/>
    <w:rsid w:val="0079266D"/>
    <w:rsid w:val="00792759"/>
    <w:rsid w:val="0079341F"/>
    <w:rsid w:val="0079387D"/>
    <w:rsid w:val="00794084"/>
    <w:rsid w:val="00794486"/>
    <w:rsid w:val="00795DC8"/>
    <w:rsid w:val="007A0E82"/>
    <w:rsid w:val="007A1E0D"/>
    <w:rsid w:val="007A2F6C"/>
    <w:rsid w:val="007A36F6"/>
    <w:rsid w:val="007A4E8A"/>
    <w:rsid w:val="007A6D67"/>
    <w:rsid w:val="007A6EC6"/>
    <w:rsid w:val="007A7C56"/>
    <w:rsid w:val="007B046A"/>
    <w:rsid w:val="007B2293"/>
    <w:rsid w:val="007B2414"/>
    <w:rsid w:val="007B3122"/>
    <w:rsid w:val="007B36E2"/>
    <w:rsid w:val="007B3805"/>
    <w:rsid w:val="007B68BE"/>
    <w:rsid w:val="007B792D"/>
    <w:rsid w:val="007C17EB"/>
    <w:rsid w:val="007C2A60"/>
    <w:rsid w:val="007C3ADC"/>
    <w:rsid w:val="007C4B4C"/>
    <w:rsid w:val="007C5661"/>
    <w:rsid w:val="007C61C6"/>
    <w:rsid w:val="007C66BF"/>
    <w:rsid w:val="007C6B37"/>
    <w:rsid w:val="007C6FDE"/>
    <w:rsid w:val="007D1594"/>
    <w:rsid w:val="007D39F0"/>
    <w:rsid w:val="007D4EF7"/>
    <w:rsid w:val="007D553E"/>
    <w:rsid w:val="007D604A"/>
    <w:rsid w:val="007D7CED"/>
    <w:rsid w:val="007E06B2"/>
    <w:rsid w:val="007E06C6"/>
    <w:rsid w:val="007E120F"/>
    <w:rsid w:val="007E2C3E"/>
    <w:rsid w:val="007E3EEA"/>
    <w:rsid w:val="007E41D5"/>
    <w:rsid w:val="007E4862"/>
    <w:rsid w:val="007E587B"/>
    <w:rsid w:val="007E67E1"/>
    <w:rsid w:val="007E6B51"/>
    <w:rsid w:val="007E6CA5"/>
    <w:rsid w:val="007E6F77"/>
    <w:rsid w:val="007F0254"/>
    <w:rsid w:val="007F0D51"/>
    <w:rsid w:val="007F1A32"/>
    <w:rsid w:val="007F31BC"/>
    <w:rsid w:val="007F3420"/>
    <w:rsid w:val="007F3A01"/>
    <w:rsid w:val="007F47BF"/>
    <w:rsid w:val="007F4825"/>
    <w:rsid w:val="007F57F8"/>
    <w:rsid w:val="007F613D"/>
    <w:rsid w:val="007F6967"/>
    <w:rsid w:val="007F79B6"/>
    <w:rsid w:val="00800898"/>
    <w:rsid w:val="00800FC8"/>
    <w:rsid w:val="00801F6A"/>
    <w:rsid w:val="008067D4"/>
    <w:rsid w:val="008069F6"/>
    <w:rsid w:val="00807038"/>
    <w:rsid w:val="008100EF"/>
    <w:rsid w:val="00813EF4"/>
    <w:rsid w:val="00813EF7"/>
    <w:rsid w:val="00814309"/>
    <w:rsid w:val="00814867"/>
    <w:rsid w:val="0081612C"/>
    <w:rsid w:val="0081695C"/>
    <w:rsid w:val="00816C75"/>
    <w:rsid w:val="00821B89"/>
    <w:rsid w:val="00824629"/>
    <w:rsid w:val="008246E9"/>
    <w:rsid w:val="00832AF7"/>
    <w:rsid w:val="0083360F"/>
    <w:rsid w:val="0083773A"/>
    <w:rsid w:val="00841D74"/>
    <w:rsid w:val="0084552F"/>
    <w:rsid w:val="00846B5C"/>
    <w:rsid w:val="00846E14"/>
    <w:rsid w:val="00852FCB"/>
    <w:rsid w:val="008534A4"/>
    <w:rsid w:val="008534E2"/>
    <w:rsid w:val="00853DBF"/>
    <w:rsid w:val="00854ABA"/>
    <w:rsid w:val="00854F07"/>
    <w:rsid w:val="00855193"/>
    <w:rsid w:val="008578A9"/>
    <w:rsid w:val="00860119"/>
    <w:rsid w:val="0086095A"/>
    <w:rsid w:val="00860C1C"/>
    <w:rsid w:val="0086123B"/>
    <w:rsid w:val="00862924"/>
    <w:rsid w:val="008634AC"/>
    <w:rsid w:val="008634D2"/>
    <w:rsid w:val="008667F7"/>
    <w:rsid w:val="00866B67"/>
    <w:rsid w:val="008704F8"/>
    <w:rsid w:val="00873247"/>
    <w:rsid w:val="008732E6"/>
    <w:rsid w:val="0087398F"/>
    <w:rsid w:val="008742F3"/>
    <w:rsid w:val="008747DD"/>
    <w:rsid w:val="008750E0"/>
    <w:rsid w:val="00875E06"/>
    <w:rsid w:val="008770AE"/>
    <w:rsid w:val="00877A34"/>
    <w:rsid w:val="00877C02"/>
    <w:rsid w:val="00881AE7"/>
    <w:rsid w:val="00881E51"/>
    <w:rsid w:val="00882ED2"/>
    <w:rsid w:val="00885665"/>
    <w:rsid w:val="00885682"/>
    <w:rsid w:val="00886419"/>
    <w:rsid w:val="00886EAF"/>
    <w:rsid w:val="008877B1"/>
    <w:rsid w:val="008909BA"/>
    <w:rsid w:val="00890D17"/>
    <w:rsid w:val="00891605"/>
    <w:rsid w:val="00891F5D"/>
    <w:rsid w:val="008921EB"/>
    <w:rsid w:val="0089224B"/>
    <w:rsid w:val="0089416D"/>
    <w:rsid w:val="0089455B"/>
    <w:rsid w:val="00894671"/>
    <w:rsid w:val="00894907"/>
    <w:rsid w:val="0089522D"/>
    <w:rsid w:val="008954ED"/>
    <w:rsid w:val="00895FAE"/>
    <w:rsid w:val="008960DC"/>
    <w:rsid w:val="008961BE"/>
    <w:rsid w:val="008965EE"/>
    <w:rsid w:val="008966EB"/>
    <w:rsid w:val="008969A0"/>
    <w:rsid w:val="008A201B"/>
    <w:rsid w:val="008A396E"/>
    <w:rsid w:val="008A39C9"/>
    <w:rsid w:val="008A4C32"/>
    <w:rsid w:val="008A5021"/>
    <w:rsid w:val="008B06F6"/>
    <w:rsid w:val="008B17E6"/>
    <w:rsid w:val="008B1E15"/>
    <w:rsid w:val="008B2466"/>
    <w:rsid w:val="008B328D"/>
    <w:rsid w:val="008B3559"/>
    <w:rsid w:val="008B3FDB"/>
    <w:rsid w:val="008B47B9"/>
    <w:rsid w:val="008B550D"/>
    <w:rsid w:val="008B5F8C"/>
    <w:rsid w:val="008B69CC"/>
    <w:rsid w:val="008B7163"/>
    <w:rsid w:val="008B7BF6"/>
    <w:rsid w:val="008C12C5"/>
    <w:rsid w:val="008C2FAF"/>
    <w:rsid w:val="008C3CA7"/>
    <w:rsid w:val="008C49D0"/>
    <w:rsid w:val="008C526D"/>
    <w:rsid w:val="008C5A44"/>
    <w:rsid w:val="008C6AAD"/>
    <w:rsid w:val="008C78CA"/>
    <w:rsid w:val="008D07EC"/>
    <w:rsid w:val="008D0D46"/>
    <w:rsid w:val="008D138F"/>
    <w:rsid w:val="008D1695"/>
    <w:rsid w:val="008D3E6A"/>
    <w:rsid w:val="008D4014"/>
    <w:rsid w:val="008D40BF"/>
    <w:rsid w:val="008D4AC8"/>
    <w:rsid w:val="008D4BCF"/>
    <w:rsid w:val="008D518A"/>
    <w:rsid w:val="008D539A"/>
    <w:rsid w:val="008D549C"/>
    <w:rsid w:val="008D59B9"/>
    <w:rsid w:val="008D6636"/>
    <w:rsid w:val="008D7367"/>
    <w:rsid w:val="008D78A8"/>
    <w:rsid w:val="008E0020"/>
    <w:rsid w:val="008E115B"/>
    <w:rsid w:val="008E212C"/>
    <w:rsid w:val="008E2E02"/>
    <w:rsid w:val="008E320F"/>
    <w:rsid w:val="008E3A89"/>
    <w:rsid w:val="008E4487"/>
    <w:rsid w:val="008E5816"/>
    <w:rsid w:val="008E58FF"/>
    <w:rsid w:val="008E6134"/>
    <w:rsid w:val="008F11E6"/>
    <w:rsid w:val="008F1217"/>
    <w:rsid w:val="008F3E6D"/>
    <w:rsid w:val="008F470E"/>
    <w:rsid w:val="008F616D"/>
    <w:rsid w:val="008F6C80"/>
    <w:rsid w:val="00900A69"/>
    <w:rsid w:val="00901382"/>
    <w:rsid w:val="009029E7"/>
    <w:rsid w:val="00902F1D"/>
    <w:rsid w:val="00903219"/>
    <w:rsid w:val="00905A54"/>
    <w:rsid w:val="009066AB"/>
    <w:rsid w:val="009066D7"/>
    <w:rsid w:val="00911108"/>
    <w:rsid w:val="00912571"/>
    <w:rsid w:val="0091276A"/>
    <w:rsid w:val="00914CB3"/>
    <w:rsid w:val="0091579B"/>
    <w:rsid w:val="009157DC"/>
    <w:rsid w:val="00915D65"/>
    <w:rsid w:val="009168FE"/>
    <w:rsid w:val="0091704B"/>
    <w:rsid w:val="00917286"/>
    <w:rsid w:val="00917CEC"/>
    <w:rsid w:val="009213FE"/>
    <w:rsid w:val="00921F2F"/>
    <w:rsid w:val="00923717"/>
    <w:rsid w:val="00924A33"/>
    <w:rsid w:val="009254E1"/>
    <w:rsid w:val="00925BB2"/>
    <w:rsid w:val="00926442"/>
    <w:rsid w:val="0093101B"/>
    <w:rsid w:val="00931B52"/>
    <w:rsid w:val="00932296"/>
    <w:rsid w:val="00933A4C"/>
    <w:rsid w:val="00933AC8"/>
    <w:rsid w:val="009341F8"/>
    <w:rsid w:val="0093505A"/>
    <w:rsid w:val="009355D7"/>
    <w:rsid w:val="00937B93"/>
    <w:rsid w:val="00940EFC"/>
    <w:rsid w:val="0094158D"/>
    <w:rsid w:val="00941955"/>
    <w:rsid w:val="00941D29"/>
    <w:rsid w:val="00942C7D"/>
    <w:rsid w:val="00943074"/>
    <w:rsid w:val="00943330"/>
    <w:rsid w:val="00945BBC"/>
    <w:rsid w:val="009462C0"/>
    <w:rsid w:val="00947115"/>
    <w:rsid w:val="0094766D"/>
    <w:rsid w:val="00947BDB"/>
    <w:rsid w:val="00951A81"/>
    <w:rsid w:val="00952D3C"/>
    <w:rsid w:val="00954EFE"/>
    <w:rsid w:val="00955E9A"/>
    <w:rsid w:val="009568C3"/>
    <w:rsid w:val="00956E33"/>
    <w:rsid w:val="00956E3C"/>
    <w:rsid w:val="00960C8D"/>
    <w:rsid w:val="00961612"/>
    <w:rsid w:val="00961F00"/>
    <w:rsid w:val="00962E72"/>
    <w:rsid w:val="009674D1"/>
    <w:rsid w:val="00967787"/>
    <w:rsid w:val="00967AFF"/>
    <w:rsid w:val="009707A5"/>
    <w:rsid w:val="00970A1B"/>
    <w:rsid w:val="009720D4"/>
    <w:rsid w:val="009729CA"/>
    <w:rsid w:val="00974999"/>
    <w:rsid w:val="00980693"/>
    <w:rsid w:val="00981121"/>
    <w:rsid w:val="00981B8D"/>
    <w:rsid w:val="009850E6"/>
    <w:rsid w:val="00985783"/>
    <w:rsid w:val="00986E54"/>
    <w:rsid w:val="00990096"/>
    <w:rsid w:val="009928A7"/>
    <w:rsid w:val="00995DB7"/>
    <w:rsid w:val="009960AC"/>
    <w:rsid w:val="009A17F7"/>
    <w:rsid w:val="009A2049"/>
    <w:rsid w:val="009A2720"/>
    <w:rsid w:val="009A482D"/>
    <w:rsid w:val="009A4D89"/>
    <w:rsid w:val="009A5D5D"/>
    <w:rsid w:val="009B023D"/>
    <w:rsid w:val="009B0B79"/>
    <w:rsid w:val="009B0CEA"/>
    <w:rsid w:val="009B1BA2"/>
    <w:rsid w:val="009B2901"/>
    <w:rsid w:val="009B3164"/>
    <w:rsid w:val="009B3202"/>
    <w:rsid w:val="009B373B"/>
    <w:rsid w:val="009B3775"/>
    <w:rsid w:val="009B4573"/>
    <w:rsid w:val="009B4693"/>
    <w:rsid w:val="009B510C"/>
    <w:rsid w:val="009B6FDB"/>
    <w:rsid w:val="009C040C"/>
    <w:rsid w:val="009C04FF"/>
    <w:rsid w:val="009C0533"/>
    <w:rsid w:val="009C0AA9"/>
    <w:rsid w:val="009C1451"/>
    <w:rsid w:val="009C36B9"/>
    <w:rsid w:val="009C59C5"/>
    <w:rsid w:val="009C71C5"/>
    <w:rsid w:val="009D2D69"/>
    <w:rsid w:val="009D4218"/>
    <w:rsid w:val="009D4804"/>
    <w:rsid w:val="009D4C72"/>
    <w:rsid w:val="009D5D08"/>
    <w:rsid w:val="009D7205"/>
    <w:rsid w:val="009D7E8F"/>
    <w:rsid w:val="009E17DC"/>
    <w:rsid w:val="009E1E10"/>
    <w:rsid w:val="009E30AC"/>
    <w:rsid w:val="009E3D49"/>
    <w:rsid w:val="009E4155"/>
    <w:rsid w:val="009E4E5B"/>
    <w:rsid w:val="009E6CF5"/>
    <w:rsid w:val="009E750E"/>
    <w:rsid w:val="009F05A1"/>
    <w:rsid w:val="009F22F3"/>
    <w:rsid w:val="009F2458"/>
    <w:rsid w:val="009F47A3"/>
    <w:rsid w:val="009F57E5"/>
    <w:rsid w:val="009F5BC9"/>
    <w:rsid w:val="009F6DB1"/>
    <w:rsid w:val="009F71B6"/>
    <w:rsid w:val="00A00A91"/>
    <w:rsid w:val="00A03B5D"/>
    <w:rsid w:val="00A04429"/>
    <w:rsid w:val="00A05149"/>
    <w:rsid w:val="00A05774"/>
    <w:rsid w:val="00A05AF4"/>
    <w:rsid w:val="00A0618F"/>
    <w:rsid w:val="00A06944"/>
    <w:rsid w:val="00A1202D"/>
    <w:rsid w:val="00A12C44"/>
    <w:rsid w:val="00A13470"/>
    <w:rsid w:val="00A13DCA"/>
    <w:rsid w:val="00A14891"/>
    <w:rsid w:val="00A16859"/>
    <w:rsid w:val="00A16E02"/>
    <w:rsid w:val="00A20255"/>
    <w:rsid w:val="00A21583"/>
    <w:rsid w:val="00A217CE"/>
    <w:rsid w:val="00A21BB6"/>
    <w:rsid w:val="00A225C7"/>
    <w:rsid w:val="00A22636"/>
    <w:rsid w:val="00A229E9"/>
    <w:rsid w:val="00A23B47"/>
    <w:rsid w:val="00A25051"/>
    <w:rsid w:val="00A26BA7"/>
    <w:rsid w:val="00A35D71"/>
    <w:rsid w:val="00A37644"/>
    <w:rsid w:val="00A439BA"/>
    <w:rsid w:val="00A43ED3"/>
    <w:rsid w:val="00A444BF"/>
    <w:rsid w:val="00A44CC1"/>
    <w:rsid w:val="00A50180"/>
    <w:rsid w:val="00A50269"/>
    <w:rsid w:val="00A50D2B"/>
    <w:rsid w:val="00A5194A"/>
    <w:rsid w:val="00A52B6C"/>
    <w:rsid w:val="00A53E95"/>
    <w:rsid w:val="00A547B0"/>
    <w:rsid w:val="00A54FB9"/>
    <w:rsid w:val="00A554B3"/>
    <w:rsid w:val="00A571BE"/>
    <w:rsid w:val="00A5725D"/>
    <w:rsid w:val="00A5779F"/>
    <w:rsid w:val="00A57ABE"/>
    <w:rsid w:val="00A601E1"/>
    <w:rsid w:val="00A618BF"/>
    <w:rsid w:val="00A61E02"/>
    <w:rsid w:val="00A62731"/>
    <w:rsid w:val="00A629C1"/>
    <w:rsid w:val="00A62FB0"/>
    <w:rsid w:val="00A63C69"/>
    <w:rsid w:val="00A663C2"/>
    <w:rsid w:val="00A67DC9"/>
    <w:rsid w:val="00A67F74"/>
    <w:rsid w:val="00A71A39"/>
    <w:rsid w:val="00A72C0B"/>
    <w:rsid w:val="00A72F2C"/>
    <w:rsid w:val="00A73B51"/>
    <w:rsid w:val="00A757AC"/>
    <w:rsid w:val="00A76873"/>
    <w:rsid w:val="00A77F4F"/>
    <w:rsid w:val="00A80AD2"/>
    <w:rsid w:val="00A8106E"/>
    <w:rsid w:val="00A81ED7"/>
    <w:rsid w:val="00A82317"/>
    <w:rsid w:val="00A82C5E"/>
    <w:rsid w:val="00A85F72"/>
    <w:rsid w:val="00A86288"/>
    <w:rsid w:val="00A87DC6"/>
    <w:rsid w:val="00A910A2"/>
    <w:rsid w:val="00A9147F"/>
    <w:rsid w:val="00A92156"/>
    <w:rsid w:val="00A9433D"/>
    <w:rsid w:val="00A94A22"/>
    <w:rsid w:val="00A97653"/>
    <w:rsid w:val="00A97EBB"/>
    <w:rsid w:val="00AA2582"/>
    <w:rsid w:val="00AA3216"/>
    <w:rsid w:val="00AA47AC"/>
    <w:rsid w:val="00AA5C33"/>
    <w:rsid w:val="00AA6821"/>
    <w:rsid w:val="00AA6CCD"/>
    <w:rsid w:val="00AA6F62"/>
    <w:rsid w:val="00AA78D9"/>
    <w:rsid w:val="00AA7991"/>
    <w:rsid w:val="00AB0D44"/>
    <w:rsid w:val="00AB1CFE"/>
    <w:rsid w:val="00AB2D38"/>
    <w:rsid w:val="00AB381B"/>
    <w:rsid w:val="00AB4517"/>
    <w:rsid w:val="00AB623D"/>
    <w:rsid w:val="00AB695E"/>
    <w:rsid w:val="00AB787B"/>
    <w:rsid w:val="00AC0DD5"/>
    <w:rsid w:val="00AC69B4"/>
    <w:rsid w:val="00AD0083"/>
    <w:rsid w:val="00AD0705"/>
    <w:rsid w:val="00AD0FC2"/>
    <w:rsid w:val="00AD2FC6"/>
    <w:rsid w:val="00AD3E13"/>
    <w:rsid w:val="00AD4EB4"/>
    <w:rsid w:val="00AD65EB"/>
    <w:rsid w:val="00AE104D"/>
    <w:rsid w:val="00AE1146"/>
    <w:rsid w:val="00AE4723"/>
    <w:rsid w:val="00AE48B6"/>
    <w:rsid w:val="00AE5B2B"/>
    <w:rsid w:val="00AE5ECD"/>
    <w:rsid w:val="00AE72F8"/>
    <w:rsid w:val="00AF0536"/>
    <w:rsid w:val="00AF4CD8"/>
    <w:rsid w:val="00AF59EB"/>
    <w:rsid w:val="00AF642E"/>
    <w:rsid w:val="00AF6807"/>
    <w:rsid w:val="00AF6B42"/>
    <w:rsid w:val="00AF753B"/>
    <w:rsid w:val="00AF79D3"/>
    <w:rsid w:val="00B00225"/>
    <w:rsid w:val="00B0025F"/>
    <w:rsid w:val="00B00F29"/>
    <w:rsid w:val="00B025C2"/>
    <w:rsid w:val="00B02A69"/>
    <w:rsid w:val="00B02B24"/>
    <w:rsid w:val="00B03845"/>
    <w:rsid w:val="00B0558E"/>
    <w:rsid w:val="00B05889"/>
    <w:rsid w:val="00B066A3"/>
    <w:rsid w:val="00B1044F"/>
    <w:rsid w:val="00B10EB8"/>
    <w:rsid w:val="00B11493"/>
    <w:rsid w:val="00B13EB9"/>
    <w:rsid w:val="00B13F2B"/>
    <w:rsid w:val="00B13F70"/>
    <w:rsid w:val="00B142EE"/>
    <w:rsid w:val="00B1537B"/>
    <w:rsid w:val="00B169A6"/>
    <w:rsid w:val="00B17DA8"/>
    <w:rsid w:val="00B21989"/>
    <w:rsid w:val="00B227BE"/>
    <w:rsid w:val="00B23FE5"/>
    <w:rsid w:val="00B2438F"/>
    <w:rsid w:val="00B249AF"/>
    <w:rsid w:val="00B259BE"/>
    <w:rsid w:val="00B25A78"/>
    <w:rsid w:val="00B25C83"/>
    <w:rsid w:val="00B27595"/>
    <w:rsid w:val="00B31C15"/>
    <w:rsid w:val="00B330B9"/>
    <w:rsid w:val="00B334CD"/>
    <w:rsid w:val="00B342B8"/>
    <w:rsid w:val="00B355DC"/>
    <w:rsid w:val="00B36BAD"/>
    <w:rsid w:val="00B36E78"/>
    <w:rsid w:val="00B43F85"/>
    <w:rsid w:val="00B46667"/>
    <w:rsid w:val="00B46FCB"/>
    <w:rsid w:val="00B474AB"/>
    <w:rsid w:val="00B4795C"/>
    <w:rsid w:val="00B52203"/>
    <w:rsid w:val="00B52ECE"/>
    <w:rsid w:val="00B56D40"/>
    <w:rsid w:val="00B60A16"/>
    <w:rsid w:val="00B634C6"/>
    <w:rsid w:val="00B64E32"/>
    <w:rsid w:val="00B663C5"/>
    <w:rsid w:val="00B6756D"/>
    <w:rsid w:val="00B67F41"/>
    <w:rsid w:val="00B70EF0"/>
    <w:rsid w:val="00B7148C"/>
    <w:rsid w:val="00B72417"/>
    <w:rsid w:val="00B72F62"/>
    <w:rsid w:val="00B73788"/>
    <w:rsid w:val="00B75B61"/>
    <w:rsid w:val="00B762B1"/>
    <w:rsid w:val="00B7663F"/>
    <w:rsid w:val="00B80064"/>
    <w:rsid w:val="00B80358"/>
    <w:rsid w:val="00B813C0"/>
    <w:rsid w:val="00B816B4"/>
    <w:rsid w:val="00B819F0"/>
    <w:rsid w:val="00B81C64"/>
    <w:rsid w:val="00B824FC"/>
    <w:rsid w:val="00B82A86"/>
    <w:rsid w:val="00B85690"/>
    <w:rsid w:val="00B86B84"/>
    <w:rsid w:val="00B86C5F"/>
    <w:rsid w:val="00B86C96"/>
    <w:rsid w:val="00B91801"/>
    <w:rsid w:val="00B931C6"/>
    <w:rsid w:val="00B934E3"/>
    <w:rsid w:val="00B93BC0"/>
    <w:rsid w:val="00B94A7F"/>
    <w:rsid w:val="00B94B60"/>
    <w:rsid w:val="00B95A9F"/>
    <w:rsid w:val="00BA18B1"/>
    <w:rsid w:val="00BA2027"/>
    <w:rsid w:val="00BA2F44"/>
    <w:rsid w:val="00BA3C97"/>
    <w:rsid w:val="00BA3DF7"/>
    <w:rsid w:val="00BA58F0"/>
    <w:rsid w:val="00BA63D1"/>
    <w:rsid w:val="00BA7724"/>
    <w:rsid w:val="00BA7AB1"/>
    <w:rsid w:val="00BA7CB3"/>
    <w:rsid w:val="00BA7DCC"/>
    <w:rsid w:val="00BB0141"/>
    <w:rsid w:val="00BB0C44"/>
    <w:rsid w:val="00BB125F"/>
    <w:rsid w:val="00BB1804"/>
    <w:rsid w:val="00BB2247"/>
    <w:rsid w:val="00BB4130"/>
    <w:rsid w:val="00BB461D"/>
    <w:rsid w:val="00BB62F2"/>
    <w:rsid w:val="00BB6925"/>
    <w:rsid w:val="00BB6F36"/>
    <w:rsid w:val="00BC0038"/>
    <w:rsid w:val="00BC08E7"/>
    <w:rsid w:val="00BC1225"/>
    <w:rsid w:val="00BC3124"/>
    <w:rsid w:val="00BC3633"/>
    <w:rsid w:val="00BC3742"/>
    <w:rsid w:val="00BC5A91"/>
    <w:rsid w:val="00BC6CF6"/>
    <w:rsid w:val="00BD1B54"/>
    <w:rsid w:val="00BD1CF4"/>
    <w:rsid w:val="00BD1D50"/>
    <w:rsid w:val="00BD22E1"/>
    <w:rsid w:val="00BD33C5"/>
    <w:rsid w:val="00BD45B0"/>
    <w:rsid w:val="00BD47BF"/>
    <w:rsid w:val="00BD5A19"/>
    <w:rsid w:val="00BD5B60"/>
    <w:rsid w:val="00BD5D52"/>
    <w:rsid w:val="00BD6506"/>
    <w:rsid w:val="00BD6C98"/>
    <w:rsid w:val="00BD71A6"/>
    <w:rsid w:val="00BD7322"/>
    <w:rsid w:val="00BD79C5"/>
    <w:rsid w:val="00BE01BF"/>
    <w:rsid w:val="00BE0EA5"/>
    <w:rsid w:val="00BE32F5"/>
    <w:rsid w:val="00BE34C8"/>
    <w:rsid w:val="00BE4C69"/>
    <w:rsid w:val="00BE50FA"/>
    <w:rsid w:val="00BE64D3"/>
    <w:rsid w:val="00BE7EF1"/>
    <w:rsid w:val="00BF04DD"/>
    <w:rsid w:val="00BF0D6A"/>
    <w:rsid w:val="00BF0F09"/>
    <w:rsid w:val="00BF2440"/>
    <w:rsid w:val="00BF2DB6"/>
    <w:rsid w:val="00BF3453"/>
    <w:rsid w:val="00BF385B"/>
    <w:rsid w:val="00BF38C7"/>
    <w:rsid w:val="00BF4A41"/>
    <w:rsid w:val="00BF588F"/>
    <w:rsid w:val="00BF5A2C"/>
    <w:rsid w:val="00BF617F"/>
    <w:rsid w:val="00BF74E7"/>
    <w:rsid w:val="00C0023B"/>
    <w:rsid w:val="00C00DB6"/>
    <w:rsid w:val="00C02AD3"/>
    <w:rsid w:val="00C0376E"/>
    <w:rsid w:val="00C03DC8"/>
    <w:rsid w:val="00C03EA0"/>
    <w:rsid w:val="00C05AD2"/>
    <w:rsid w:val="00C05BDF"/>
    <w:rsid w:val="00C07C1D"/>
    <w:rsid w:val="00C1000A"/>
    <w:rsid w:val="00C11DBC"/>
    <w:rsid w:val="00C12374"/>
    <w:rsid w:val="00C14613"/>
    <w:rsid w:val="00C15227"/>
    <w:rsid w:val="00C15D81"/>
    <w:rsid w:val="00C15F1F"/>
    <w:rsid w:val="00C1673D"/>
    <w:rsid w:val="00C16A24"/>
    <w:rsid w:val="00C1799E"/>
    <w:rsid w:val="00C20072"/>
    <w:rsid w:val="00C2035E"/>
    <w:rsid w:val="00C2100A"/>
    <w:rsid w:val="00C22B26"/>
    <w:rsid w:val="00C26CD5"/>
    <w:rsid w:val="00C3160F"/>
    <w:rsid w:val="00C316F9"/>
    <w:rsid w:val="00C31AE3"/>
    <w:rsid w:val="00C31FB1"/>
    <w:rsid w:val="00C32C67"/>
    <w:rsid w:val="00C32F4D"/>
    <w:rsid w:val="00C33949"/>
    <w:rsid w:val="00C35B82"/>
    <w:rsid w:val="00C35DEA"/>
    <w:rsid w:val="00C401E6"/>
    <w:rsid w:val="00C41FCC"/>
    <w:rsid w:val="00C424A9"/>
    <w:rsid w:val="00C4350B"/>
    <w:rsid w:val="00C43826"/>
    <w:rsid w:val="00C43970"/>
    <w:rsid w:val="00C445FE"/>
    <w:rsid w:val="00C447BB"/>
    <w:rsid w:val="00C45571"/>
    <w:rsid w:val="00C465E2"/>
    <w:rsid w:val="00C4727C"/>
    <w:rsid w:val="00C47C16"/>
    <w:rsid w:val="00C503DF"/>
    <w:rsid w:val="00C51967"/>
    <w:rsid w:val="00C526FC"/>
    <w:rsid w:val="00C52CC7"/>
    <w:rsid w:val="00C538FB"/>
    <w:rsid w:val="00C54CDB"/>
    <w:rsid w:val="00C54FEA"/>
    <w:rsid w:val="00C55E7F"/>
    <w:rsid w:val="00C6074B"/>
    <w:rsid w:val="00C614E1"/>
    <w:rsid w:val="00C62376"/>
    <w:rsid w:val="00C63658"/>
    <w:rsid w:val="00C63BE9"/>
    <w:rsid w:val="00C64C6A"/>
    <w:rsid w:val="00C64F7F"/>
    <w:rsid w:val="00C65145"/>
    <w:rsid w:val="00C66DA8"/>
    <w:rsid w:val="00C70104"/>
    <w:rsid w:val="00C71480"/>
    <w:rsid w:val="00C72151"/>
    <w:rsid w:val="00C750E4"/>
    <w:rsid w:val="00C75681"/>
    <w:rsid w:val="00C75C80"/>
    <w:rsid w:val="00C767EE"/>
    <w:rsid w:val="00C810E2"/>
    <w:rsid w:val="00C822B3"/>
    <w:rsid w:val="00C84749"/>
    <w:rsid w:val="00C84F5D"/>
    <w:rsid w:val="00C85C1F"/>
    <w:rsid w:val="00C86A85"/>
    <w:rsid w:val="00C86ED6"/>
    <w:rsid w:val="00C9098B"/>
    <w:rsid w:val="00C910E5"/>
    <w:rsid w:val="00C911E8"/>
    <w:rsid w:val="00C92A1E"/>
    <w:rsid w:val="00C92B1B"/>
    <w:rsid w:val="00C92D04"/>
    <w:rsid w:val="00C94FA8"/>
    <w:rsid w:val="00C95D7D"/>
    <w:rsid w:val="00C97B84"/>
    <w:rsid w:val="00CA0306"/>
    <w:rsid w:val="00CA0DBF"/>
    <w:rsid w:val="00CA33A8"/>
    <w:rsid w:val="00CA3E2F"/>
    <w:rsid w:val="00CA5067"/>
    <w:rsid w:val="00CA5531"/>
    <w:rsid w:val="00CA67E8"/>
    <w:rsid w:val="00CA6E0C"/>
    <w:rsid w:val="00CA6F06"/>
    <w:rsid w:val="00CB092C"/>
    <w:rsid w:val="00CB100B"/>
    <w:rsid w:val="00CB2B81"/>
    <w:rsid w:val="00CB2D1B"/>
    <w:rsid w:val="00CB3413"/>
    <w:rsid w:val="00CB601A"/>
    <w:rsid w:val="00CB6E17"/>
    <w:rsid w:val="00CB7BFC"/>
    <w:rsid w:val="00CB7C9B"/>
    <w:rsid w:val="00CC1E7F"/>
    <w:rsid w:val="00CC284B"/>
    <w:rsid w:val="00CC285E"/>
    <w:rsid w:val="00CC3E84"/>
    <w:rsid w:val="00CC51CB"/>
    <w:rsid w:val="00CC5505"/>
    <w:rsid w:val="00CC6107"/>
    <w:rsid w:val="00CD0474"/>
    <w:rsid w:val="00CD11D6"/>
    <w:rsid w:val="00CD2531"/>
    <w:rsid w:val="00CD2664"/>
    <w:rsid w:val="00CD48E3"/>
    <w:rsid w:val="00CD4EE9"/>
    <w:rsid w:val="00CD5610"/>
    <w:rsid w:val="00CD5782"/>
    <w:rsid w:val="00CD6262"/>
    <w:rsid w:val="00CD6D12"/>
    <w:rsid w:val="00CE18EF"/>
    <w:rsid w:val="00CE23B8"/>
    <w:rsid w:val="00CE5189"/>
    <w:rsid w:val="00CE5CB2"/>
    <w:rsid w:val="00CE60B0"/>
    <w:rsid w:val="00CE6795"/>
    <w:rsid w:val="00CE6ABF"/>
    <w:rsid w:val="00CE7C29"/>
    <w:rsid w:val="00CF0058"/>
    <w:rsid w:val="00CF0A3C"/>
    <w:rsid w:val="00CF0A3E"/>
    <w:rsid w:val="00CF0CAD"/>
    <w:rsid w:val="00CF1351"/>
    <w:rsid w:val="00CF1882"/>
    <w:rsid w:val="00CF19CE"/>
    <w:rsid w:val="00CF3217"/>
    <w:rsid w:val="00CF441E"/>
    <w:rsid w:val="00CF6FBA"/>
    <w:rsid w:val="00CF746B"/>
    <w:rsid w:val="00D000A8"/>
    <w:rsid w:val="00D008C0"/>
    <w:rsid w:val="00D00CA7"/>
    <w:rsid w:val="00D03C11"/>
    <w:rsid w:val="00D03E6C"/>
    <w:rsid w:val="00D0695D"/>
    <w:rsid w:val="00D075A3"/>
    <w:rsid w:val="00D078F8"/>
    <w:rsid w:val="00D07993"/>
    <w:rsid w:val="00D07D41"/>
    <w:rsid w:val="00D111B9"/>
    <w:rsid w:val="00D11433"/>
    <w:rsid w:val="00D1298F"/>
    <w:rsid w:val="00D13EA9"/>
    <w:rsid w:val="00D14787"/>
    <w:rsid w:val="00D14C2F"/>
    <w:rsid w:val="00D14CE4"/>
    <w:rsid w:val="00D1533E"/>
    <w:rsid w:val="00D17CA9"/>
    <w:rsid w:val="00D20F75"/>
    <w:rsid w:val="00D21B86"/>
    <w:rsid w:val="00D24774"/>
    <w:rsid w:val="00D24930"/>
    <w:rsid w:val="00D24D93"/>
    <w:rsid w:val="00D2661D"/>
    <w:rsid w:val="00D26F8E"/>
    <w:rsid w:val="00D27918"/>
    <w:rsid w:val="00D27B92"/>
    <w:rsid w:val="00D30151"/>
    <w:rsid w:val="00D30AF4"/>
    <w:rsid w:val="00D30EA3"/>
    <w:rsid w:val="00D31118"/>
    <w:rsid w:val="00D3236B"/>
    <w:rsid w:val="00D33BB1"/>
    <w:rsid w:val="00D341A6"/>
    <w:rsid w:val="00D34EC7"/>
    <w:rsid w:val="00D35188"/>
    <w:rsid w:val="00D3581F"/>
    <w:rsid w:val="00D36727"/>
    <w:rsid w:val="00D36B71"/>
    <w:rsid w:val="00D379BA"/>
    <w:rsid w:val="00D37BB7"/>
    <w:rsid w:val="00D37C1A"/>
    <w:rsid w:val="00D40299"/>
    <w:rsid w:val="00D40F98"/>
    <w:rsid w:val="00D40FF3"/>
    <w:rsid w:val="00D433FF"/>
    <w:rsid w:val="00D44C99"/>
    <w:rsid w:val="00D4545D"/>
    <w:rsid w:val="00D4599E"/>
    <w:rsid w:val="00D46DDA"/>
    <w:rsid w:val="00D53E24"/>
    <w:rsid w:val="00D54E61"/>
    <w:rsid w:val="00D5516C"/>
    <w:rsid w:val="00D551D6"/>
    <w:rsid w:val="00D557F2"/>
    <w:rsid w:val="00D558C4"/>
    <w:rsid w:val="00D56B53"/>
    <w:rsid w:val="00D604B2"/>
    <w:rsid w:val="00D60ED1"/>
    <w:rsid w:val="00D60F28"/>
    <w:rsid w:val="00D6118D"/>
    <w:rsid w:val="00D62840"/>
    <w:rsid w:val="00D62958"/>
    <w:rsid w:val="00D631CA"/>
    <w:rsid w:val="00D63302"/>
    <w:rsid w:val="00D6367E"/>
    <w:rsid w:val="00D63B36"/>
    <w:rsid w:val="00D640FD"/>
    <w:rsid w:val="00D65381"/>
    <w:rsid w:val="00D654F2"/>
    <w:rsid w:val="00D65C31"/>
    <w:rsid w:val="00D70841"/>
    <w:rsid w:val="00D70882"/>
    <w:rsid w:val="00D72DD3"/>
    <w:rsid w:val="00D735FC"/>
    <w:rsid w:val="00D75475"/>
    <w:rsid w:val="00D754A9"/>
    <w:rsid w:val="00D77251"/>
    <w:rsid w:val="00D80341"/>
    <w:rsid w:val="00D810EA"/>
    <w:rsid w:val="00D837F3"/>
    <w:rsid w:val="00D84B86"/>
    <w:rsid w:val="00D85CE5"/>
    <w:rsid w:val="00D85FC6"/>
    <w:rsid w:val="00D876D0"/>
    <w:rsid w:val="00D879B2"/>
    <w:rsid w:val="00D91F59"/>
    <w:rsid w:val="00D91F79"/>
    <w:rsid w:val="00D9294E"/>
    <w:rsid w:val="00D93447"/>
    <w:rsid w:val="00D934F1"/>
    <w:rsid w:val="00D94429"/>
    <w:rsid w:val="00D94A2B"/>
    <w:rsid w:val="00D95832"/>
    <w:rsid w:val="00D96361"/>
    <w:rsid w:val="00D9742D"/>
    <w:rsid w:val="00DA0A41"/>
    <w:rsid w:val="00DA1173"/>
    <w:rsid w:val="00DA1B79"/>
    <w:rsid w:val="00DA1CB7"/>
    <w:rsid w:val="00DA2817"/>
    <w:rsid w:val="00DA3D46"/>
    <w:rsid w:val="00DA43C1"/>
    <w:rsid w:val="00DA6655"/>
    <w:rsid w:val="00DA764C"/>
    <w:rsid w:val="00DA7813"/>
    <w:rsid w:val="00DB339C"/>
    <w:rsid w:val="00DB3A61"/>
    <w:rsid w:val="00DB48EA"/>
    <w:rsid w:val="00DB4B5D"/>
    <w:rsid w:val="00DB685B"/>
    <w:rsid w:val="00DB6950"/>
    <w:rsid w:val="00DB69A4"/>
    <w:rsid w:val="00DB79AB"/>
    <w:rsid w:val="00DC157F"/>
    <w:rsid w:val="00DC30C9"/>
    <w:rsid w:val="00DC3D58"/>
    <w:rsid w:val="00DC4D2F"/>
    <w:rsid w:val="00DC4D36"/>
    <w:rsid w:val="00DD004B"/>
    <w:rsid w:val="00DD2274"/>
    <w:rsid w:val="00DD3C88"/>
    <w:rsid w:val="00DD5F75"/>
    <w:rsid w:val="00DD68B1"/>
    <w:rsid w:val="00DD7951"/>
    <w:rsid w:val="00DE1292"/>
    <w:rsid w:val="00DE16BB"/>
    <w:rsid w:val="00DE1892"/>
    <w:rsid w:val="00DE1B6A"/>
    <w:rsid w:val="00DE40E0"/>
    <w:rsid w:val="00DE44BA"/>
    <w:rsid w:val="00DE5B37"/>
    <w:rsid w:val="00DE7355"/>
    <w:rsid w:val="00DE7E9C"/>
    <w:rsid w:val="00DE7F8B"/>
    <w:rsid w:val="00DF4635"/>
    <w:rsid w:val="00DF46C7"/>
    <w:rsid w:val="00DF4A08"/>
    <w:rsid w:val="00DF4E77"/>
    <w:rsid w:val="00DF4FF0"/>
    <w:rsid w:val="00DF5EFE"/>
    <w:rsid w:val="00DF6952"/>
    <w:rsid w:val="00DF7654"/>
    <w:rsid w:val="00DF7B41"/>
    <w:rsid w:val="00DF7D9F"/>
    <w:rsid w:val="00DF7FB7"/>
    <w:rsid w:val="00E00959"/>
    <w:rsid w:val="00E011E0"/>
    <w:rsid w:val="00E01BC6"/>
    <w:rsid w:val="00E0203B"/>
    <w:rsid w:val="00E02AA1"/>
    <w:rsid w:val="00E03C74"/>
    <w:rsid w:val="00E05908"/>
    <w:rsid w:val="00E05D3A"/>
    <w:rsid w:val="00E07A39"/>
    <w:rsid w:val="00E1111F"/>
    <w:rsid w:val="00E11784"/>
    <w:rsid w:val="00E11C67"/>
    <w:rsid w:val="00E13FE8"/>
    <w:rsid w:val="00E141BB"/>
    <w:rsid w:val="00E15503"/>
    <w:rsid w:val="00E20956"/>
    <w:rsid w:val="00E21FFF"/>
    <w:rsid w:val="00E23330"/>
    <w:rsid w:val="00E23753"/>
    <w:rsid w:val="00E23D47"/>
    <w:rsid w:val="00E2467E"/>
    <w:rsid w:val="00E24770"/>
    <w:rsid w:val="00E26236"/>
    <w:rsid w:val="00E266F7"/>
    <w:rsid w:val="00E26A0C"/>
    <w:rsid w:val="00E26AA9"/>
    <w:rsid w:val="00E27D36"/>
    <w:rsid w:val="00E27D58"/>
    <w:rsid w:val="00E27E11"/>
    <w:rsid w:val="00E30430"/>
    <w:rsid w:val="00E3109D"/>
    <w:rsid w:val="00E316B5"/>
    <w:rsid w:val="00E325ED"/>
    <w:rsid w:val="00E335A4"/>
    <w:rsid w:val="00E34966"/>
    <w:rsid w:val="00E34EBE"/>
    <w:rsid w:val="00E34FB7"/>
    <w:rsid w:val="00E35E48"/>
    <w:rsid w:val="00E36DF4"/>
    <w:rsid w:val="00E4205F"/>
    <w:rsid w:val="00E42F3D"/>
    <w:rsid w:val="00E5079A"/>
    <w:rsid w:val="00E518B6"/>
    <w:rsid w:val="00E53492"/>
    <w:rsid w:val="00E55754"/>
    <w:rsid w:val="00E55D7E"/>
    <w:rsid w:val="00E56C4A"/>
    <w:rsid w:val="00E5737A"/>
    <w:rsid w:val="00E61643"/>
    <w:rsid w:val="00E62EF5"/>
    <w:rsid w:val="00E6586C"/>
    <w:rsid w:val="00E6598D"/>
    <w:rsid w:val="00E66581"/>
    <w:rsid w:val="00E7009D"/>
    <w:rsid w:val="00E7045B"/>
    <w:rsid w:val="00E71518"/>
    <w:rsid w:val="00E71804"/>
    <w:rsid w:val="00E71B73"/>
    <w:rsid w:val="00E7316E"/>
    <w:rsid w:val="00E739C0"/>
    <w:rsid w:val="00E73D8B"/>
    <w:rsid w:val="00E74719"/>
    <w:rsid w:val="00E749A5"/>
    <w:rsid w:val="00E74A2C"/>
    <w:rsid w:val="00E7599F"/>
    <w:rsid w:val="00E75F20"/>
    <w:rsid w:val="00E8208E"/>
    <w:rsid w:val="00E82256"/>
    <w:rsid w:val="00E82298"/>
    <w:rsid w:val="00E835C0"/>
    <w:rsid w:val="00E84212"/>
    <w:rsid w:val="00E85179"/>
    <w:rsid w:val="00E8721D"/>
    <w:rsid w:val="00E902CB"/>
    <w:rsid w:val="00E9170A"/>
    <w:rsid w:val="00E91C8A"/>
    <w:rsid w:val="00E922B5"/>
    <w:rsid w:val="00E924E2"/>
    <w:rsid w:val="00E96238"/>
    <w:rsid w:val="00E96859"/>
    <w:rsid w:val="00EA0204"/>
    <w:rsid w:val="00EA0D5C"/>
    <w:rsid w:val="00EA0F81"/>
    <w:rsid w:val="00EA10C8"/>
    <w:rsid w:val="00EA18ED"/>
    <w:rsid w:val="00EA30DF"/>
    <w:rsid w:val="00EA3280"/>
    <w:rsid w:val="00EA3F95"/>
    <w:rsid w:val="00EA72E6"/>
    <w:rsid w:val="00EA7F88"/>
    <w:rsid w:val="00EB0ACA"/>
    <w:rsid w:val="00EB33E2"/>
    <w:rsid w:val="00EB382B"/>
    <w:rsid w:val="00EB4557"/>
    <w:rsid w:val="00EB52C4"/>
    <w:rsid w:val="00EB70F2"/>
    <w:rsid w:val="00EB7279"/>
    <w:rsid w:val="00EB7356"/>
    <w:rsid w:val="00EC007D"/>
    <w:rsid w:val="00EC0DDB"/>
    <w:rsid w:val="00EC150B"/>
    <w:rsid w:val="00EC4967"/>
    <w:rsid w:val="00EC5882"/>
    <w:rsid w:val="00EC5C54"/>
    <w:rsid w:val="00EC7887"/>
    <w:rsid w:val="00ED1776"/>
    <w:rsid w:val="00ED32D8"/>
    <w:rsid w:val="00ED4C4A"/>
    <w:rsid w:val="00ED6107"/>
    <w:rsid w:val="00EE02CC"/>
    <w:rsid w:val="00EE05E1"/>
    <w:rsid w:val="00EE06AC"/>
    <w:rsid w:val="00EE3E02"/>
    <w:rsid w:val="00EE5619"/>
    <w:rsid w:val="00EE5E1C"/>
    <w:rsid w:val="00EE638A"/>
    <w:rsid w:val="00EE7F47"/>
    <w:rsid w:val="00EF076D"/>
    <w:rsid w:val="00EF0B99"/>
    <w:rsid w:val="00EF0E3C"/>
    <w:rsid w:val="00EF13D8"/>
    <w:rsid w:val="00EF1F65"/>
    <w:rsid w:val="00EF2056"/>
    <w:rsid w:val="00EF3578"/>
    <w:rsid w:val="00EF3955"/>
    <w:rsid w:val="00EF3B3C"/>
    <w:rsid w:val="00EF4226"/>
    <w:rsid w:val="00EF49D0"/>
    <w:rsid w:val="00EF5505"/>
    <w:rsid w:val="00F01906"/>
    <w:rsid w:val="00F03A05"/>
    <w:rsid w:val="00F03AED"/>
    <w:rsid w:val="00F04233"/>
    <w:rsid w:val="00F05389"/>
    <w:rsid w:val="00F05A5B"/>
    <w:rsid w:val="00F06D27"/>
    <w:rsid w:val="00F1058C"/>
    <w:rsid w:val="00F10D32"/>
    <w:rsid w:val="00F10E24"/>
    <w:rsid w:val="00F11420"/>
    <w:rsid w:val="00F129DC"/>
    <w:rsid w:val="00F13003"/>
    <w:rsid w:val="00F1474A"/>
    <w:rsid w:val="00F1536A"/>
    <w:rsid w:val="00F2018F"/>
    <w:rsid w:val="00F2030E"/>
    <w:rsid w:val="00F21099"/>
    <w:rsid w:val="00F22A45"/>
    <w:rsid w:val="00F24611"/>
    <w:rsid w:val="00F25206"/>
    <w:rsid w:val="00F26831"/>
    <w:rsid w:val="00F27C17"/>
    <w:rsid w:val="00F3021E"/>
    <w:rsid w:val="00F30430"/>
    <w:rsid w:val="00F306EA"/>
    <w:rsid w:val="00F31145"/>
    <w:rsid w:val="00F326A5"/>
    <w:rsid w:val="00F32DEC"/>
    <w:rsid w:val="00F33B01"/>
    <w:rsid w:val="00F33E66"/>
    <w:rsid w:val="00F34608"/>
    <w:rsid w:val="00F3520F"/>
    <w:rsid w:val="00F359C3"/>
    <w:rsid w:val="00F37B5E"/>
    <w:rsid w:val="00F37B65"/>
    <w:rsid w:val="00F4201A"/>
    <w:rsid w:val="00F42566"/>
    <w:rsid w:val="00F45F95"/>
    <w:rsid w:val="00F47086"/>
    <w:rsid w:val="00F51147"/>
    <w:rsid w:val="00F514BB"/>
    <w:rsid w:val="00F51858"/>
    <w:rsid w:val="00F54B67"/>
    <w:rsid w:val="00F54B8E"/>
    <w:rsid w:val="00F5564E"/>
    <w:rsid w:val="00F601E7"/>
    <w:rsid w:val="00F60932"/>
    <w:rsid w:val="00F6098C"/>
    <w:rsid w:val="00F61C23"/>
    <w:rsid w:val="00F61EC2"/>
    <w:rsid w:val="00F622B2"/>
    <w:rsid w:val="00F6313C"/>
    <w:rsid w:val="00F6414B"/>
    <w:rsid w:val="00F6466A"/>
    <w:rsid w:val="00F6494A"/>
    <w:rsid w:val="00F65B18"/>
    <w:rsid w:val="00F66AC9"/>
    <w:rsid w:val="00F66FB7"/>
    <w:rsid w:val="00F675E6"/>
    <w:rsid w:val="00F707AA"/>
    <w:rsid w:val="00F71861"/>
    <w:rsid w:val="00F71A29"/>
    <w:rsid w:val="00F71C3D"/>
    <w:rsid w:val="00F71D61"/>
    <w:rsid w:val="00F72932"/>
    <w:rsid w:val="00F7338B"/>
    <w:rsid w:val="00F73B47"/>
    <w:rsid w:val="00F752CC"/>
    <w:rsid w:val="00F758A5"/>
    <w:rsid w:val="00F75FE6"/>
    <w:rsid w:val="00F76DA4"/>
    <w:rsid w:val="00F81667"/>
    <w:rsid w:val="00F824BF"/>
    <w:rsid w:val="00F84BD8"/>
    <w:rsid w:val="00F84FA0"/>
    <w:rsid w:val="00F85F70"/>
    <w:rsid w:val="00F866CD"/>
    <w:rsid w:val="00F86C2D"/>
    <w:rsid w:val="00F92612"/>
    <w:rsid w:val="00F93409"/>
    <w:rsid w:val="00F93C32"/>
    <w:rsid w:val="00F9467B"/>
    <w:rsid w:val="00F946F5"/>
    <w:rsid w:val="00F94A2B"/>
    <w:rsid w:val="00F94E87"/>
    <w:rsid w:val="00F95A31"/>
    <w:rsid w:val="00F961F0"/>
    <w:rsid w:val="00F969DC"/>
    <w:rsid w:val="00F97421"/>
    <w:rsid w:val="00FA15D2"/>
    <w:rsid w:val="00FA18EA"/>
    <w:rsid w:val="00FA215D"/>
    <w:rsid w:val="00FA227C"/>
    <w:rsid w:val="00FA28E1"/>
    <w:rsid w:val="00FA3CCF"/>
    <w:rsid w:val="00FA513D"/>
    <w:rsid w:val="00FA58B5"/>
    <w:rsid w:val="00FA5CCA"/>
    <w:rsid w:val="00FA5D33"/>
    <w:rsid w:val="00FA60E1"/>
    <w:rsid w:val="00FA6BAC"/>
    <w:rsid w:val="00FA77A6"/>
    <w:rsid w:val="00FB0466"/>
    <w:rsid w:val="00FB1416"/>
    <w:rsid w:val="00FB46A9"/>
    <w:rsid w:val="00FC11A9"/>
    <w:rsid w:val="00FC1532"/>
    <w:rsid w:val="00FC2967"/>
    <w:rsid w:val="00FC3728"/>
    <w:rsid w:val="00FC489B"/>
    <w:rsid w:val="00FC666E"/>
    <w:rsid w:val="00FD0A22"/>
    <w:rsid w:val="00FD110D"/>
    <w:rsid w:val="00FD2173"/>
    <w:rsid w:val="00FD68BB"/>
    <w:rsid w:val="00FD6F9F"/>
    <w:rsid w:val="00FE138B"/>
    <w:rsid w:val="00FE141A"/>
    <w:rsid w:val="00FE1D92"/>
    <w:rsid w:val="00FE2253"/>
    <w:rsid w:val="00FE285C"/>
    <w:rsid w:val="00FE3EA5"/>
    <w:rsid w:val="00FE4125"/>
    <w:rsid w:val="00FE561D"/>
    <w:rsid w:val="00FE6E48"/>
    <w:rsid w:val="00FE7486"/>
    <w:rsid w:val="00FF043F"/>
    <w:rsid w:val="00FF1134"/>
    <w:rsid w:val="00FF164A"/>
    <w:rsid w:val="00FF20AB"/>
    <w:rsid w:val="00FF3DD6"/>
    <w:rsid w:val="00FF447A"/>
    <w:rsid w:val="00FF47F5"/>
    <w:rsid w:val="00FF5E78"/>
    <w:rsid w:val="00FF6CAE"/>
    <w:rsid w:val="00FF737E"/>
    <w:rsid w:val="32389A13"/>
    <w:rsid w:val="39FCAA99"/>
    <w:rsid w:val="5E293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81F2538"/>
  <w15:docId w15:val="{C142B422-3CB6-489D-A1B6-F8049D61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Cs w:val="24"/>
        <w:lang w:val="en-US" w:eastAsia="en-US" w:bidi="ar-SA"/>
      </w:rPr>
    </w:rPrDefault>
    <w:pPrDefault>
      <w:pPr>
        <w:spacing w:before="120" w:after="120"/>
        <w:jc w:val="both"/>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E9A"/>
    <w:pPr>
      <w:adjustRightInd w:val="0"/>
      <w:snapToGrid w:val="0"/>
    </w:pPr>
    <w:rPr>
      <w:rFonts w:ascii="Adobe Clean" w:hAnsi="Adobe Clean"/>
    </w:rPr>
  </w:style>
  <w:style w:type="paragraph" w:styleId="Heading1">
    <w:name w:val="heading 1"/>
    <w:basedOn w:val="Heading2"/>
    <w:next w:val="Normal"/>
    <w:link w:val="Heading1Char"/>
    <w:autoRedefine/>
    <w:uiPriority w:val="1"/>
    <w:qFormat/>
    <w:rsid w:val="00132321"/>
    <w:pPr>
      <w:widowControl w:val="0"/>
      <w:tabs>
        <w:tab w:val="clear" w:pos="1008"/>
        <w:tab w:val="left" w:pos="426"/>
      </w:tabs>
      <w:spacing w:after="120"/>
      <w:ind w:left="1179" w:hanging="720"/>
      <w:contextualSpacing w:val="0"/>
      <w:outlineLvl w:val="0"/>
    </w:pPr>
    <w:rPr>
      <w:szCs w:val="20"/>
    </w:rPr>
  </w:style>
  <w:style w:type="paragraph" w:styleId="Heading2">
    <w:name w:val="heading 2"/>
    <w:basedOn w:val="Normal"/>
    <w:next w:val="Normal"/>
    <w:link w:val="Heading2Char"/>
    <w:uiPriority w:val="99"/>
    <w:unhideWhenUsed/>
    <w:qFormat/>
    <w:rsid w:val="00132321"/>
    <w:pPr>
      <w:numPr>
        <w:ilvl w:val="1"/>
        <w:numId w:val="5"/>
      </w:numPr>
      <w:adjustRightInd/>
      <w:snapToGrid/>
      <w:spacing w:before="0" w:after="0"/>
      <w:contextualSpacing/>
      <w:outlineLvl w:val="1"/>
    </w:pPr>
    <w:rPr>
      <w:rFonts w:ascii="Calibri" w:eastAsia="Times New Roman" w:hAnsi="Calibri" w:cs="Calibri"/>
      <w:b/>
    </w:rPr>
  </w:style>
  <w:style w:type="paragraph" w:styleId="Heading3">
    <w:name w:val="heading 3"/>
    <w:basedOn w:val="Heading2"/>
    <w:next w:val="Normal"/>
    <w:link w:val="Heading3Char"/>
    <w:uiPriority w:val="99"/>
    <w:unhideWhenUsed/>
    <w:qFormat/>
    <w:rsid w:val="00132321"/>
    <w:pPr>
      <w:numPr>
        <w:ilvl w:val="2"/>
      </w:numPr>
      <w:outlineLvl w:val="2"/>
    </w:pPr>
    <w:rPr>
      <w:b w:val="0"/>
    </w:rPr>
  </w:style>
  <w:style w:type="paragraph" w:styleId="Heading4">
    <w:name w:val="heading 4"/>
    <w:basedOn w:val="Normal"/>
    <w:next w:val="Normal"/>
    <w:link w:val="Heading4Char"/>
    <w:uiPriority w:val="9"/>
    <w:semiHidden/>
    <w:unhideWhenUsed/>
    <w:qFormat/>
    <w:rsid w:val="00132321"/>
    <w:pPr>
      <w:keepNext/>
      <w:keepLines/>
      <w:spacing w:before="40" w:after="0"/>
      <w:outlineLvl w:val="3"/>
    </w:pPr>
    <w:rPr>
      <w:rFonts w:ascii="Cambria" w:eastAsia="SimSun" w:hAnsi="Cambria" w:cs="Times New Roman"/>
      <w:b/>
      <w:bCs/>
      <w:i/>
      <w:iCs/>
      <w:color w:val="4F81BD"/>
      <w:sz w:val="22"/>
      <w:szCs w:val="22"/>
    </w:rPr>
  </w:style>
  <w:style w:type="paragraph" w:styleId="Heading5">
    <w:name w:val="heading 5"/>
    <w:basedOn w:val="Normal"/>
    <w:next w:val="Normal"/>
    <w:link w:val="Heading5Char"/>
    <w:uiPriority w:val="9"/>
    <w:semiHidden/>
    <w:unhideWhenUsed/>
    <w:qFormat/>
    <w:rsid w:val="00132321"/>
    <w:pPr>
      <w:keepNext/>
      <w:keepLines/>
      <w:spacing w:before="40" w:after="0"/>
      <w:outlineLvl w:val="4"/>
    </w:pPr>
    <w:rPr>
      <w:rFonts w:ascii="Cambria" w:eastAsia="SimSun" w:hAnsi="Cambria" w:cs="Times New Roman"/>
      <w:color w:val="243F6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obeTemplates">
    <w:name w:val="Adobe Templates"/>
    <w:basedOn w:val="ListParagraph"/>
    <w:qFormat/>
    <w:rsid w:val="00BB6F36"/>
    <w:pPr>
      <w:numPr>
        <w:ilvl w:val="3"/>
        <w:numId w:val="1"/>
      </w:numPr>
    </w:p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BB6F36"/>
    <w:pPr>
      <w:ind w:left="720"/>
      <w:contextualSpacing/>
    </w:pPr>
  </w:style>
  <w:style w:type="paragraph" w:customStyle="1" w:styleId="Listpara1">
    <w:name w:val="Listpara1"/>
    <w:basedOn w:val="ListParagraph"/>
    <w:link w:val="Listpara1Char"/>
    <w:qFormat/>
    <w:rsid w:val="00CC6107"/>
    <w:pPr>
      <w:numPr>
        <w:numId w:val="15"/>
      </w:numPr>
      <w:contextualSpacing w:val="0"/>
    </w:pPr>
    <w:rPr>
      <w:rFonts w:ascii="Calibri" w:hAnsi="Calibri"/>
    </w:rPr>
  </w:style>
  <w:style w:type="character" w:customStyle="1" w:styleId="Listpara1Char">
    <w:name w:val="Listpara1 Char"/>
    <w:basedOn w:val="DefaultParagraphFont"/>
    <w:link w:val="Listpara1"/>
    <w:rsid w:val="00CC6107"/>
    <w:rPr>
      <w:rFonts w:ascii="Calibri" w:hAnsi="Calibri"/>
    </w:rPr>
  </w:style>
  <w:style w:type="table" w:styleId="TableGrid">
    <w:name w:val="Table Grid"/>
    <w:basedOn w:val="TableNormal"/>
    <w:uiPriority w:val="39"/>
    <w:rsid w:val="003A62C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7C34"/>
    <w:rPr>
      <w:color w:val="0563C1" w:themeColor="hyperlink"/>
      <w:u w:val="single"/>
    </w:rPr>
  </w:style>
  <w:style w:type="character" w:styleId="UnresolvedMention">
    <w:name w:val="Unresolved Mention"/>
    <w:basedOn w:val="DefaultParagraphFont"/>
    <w:uiPriority w:val="99"/>
    <w:unhideWhenUsed/>
    <w:rsid w:val="003B7C34"/>
    <w:rPr>
      <w:color w:val="605E5C"/>
      <w:shd w:val="clear" w:color="auto" w:fill="E1DFDD"/>
    </w:rPr>
  </w:style>
  <w:style w:type="paragraph" w:styleId="Header">
    <w:name w:val="header"/>
    <w:basedOn w:val="Normal"/>
    <w:link w:val="HeaderChar"/>
    <w:uiPriority w:val="99"/>
    <w:unhideWhenUsed/>
    <w:rsid w:val="001B1456"/>
    <w:pPr>
      <w:tabs>
        <w:tab w:val="center" w:pos="4680"/>
        <w:tab w:val="right" w:pos="9360"/>
      </w:tabs>
      <w:spacing w:before="0" w:after="0"/>
    </w:pPr>
  </w:style>
  <w:style w:type="character" w:customStyle="1" w:styleId="HeaderChar">
    <w:name w:val="Header Char"/>
    <w:basedOn w:val="DefaultParagraphFont"/>
    <w:link w:val="Header"/>
    <w:uiPriority w:val="99"/>
    <w:rsid w:val="001B1456"/>
    <w:rPr>
      <w:rFonts w:ascii="Adobe Clean" w:hAnsi="Adobe Clean"/>
    </w:rPr>
  </w:style>
  <w:style w:type="paragraph" w:styleId="Footer">
    <w:name w:val="footer"/>
    <w:basedOn w:val="Normal"/>
    <w:link w:val="FooterChar"/>
    <w:uiPriority w:val="99"/>
    <w:unhideWhenUsed/>
    <w:rsid w:val="001B1456"/>
    <w:pPr>
      <w:tabs>
        <w:tab w:val="center" w:pos="4680"/>
        <w:tab w:val="right" w:pos="9360"/>
      </w:tabs>
      <w:spacing w:before="0" w:after="0"/>
    </w:pPr>
  </w:style>
  <w:style w:type="character" w:customStyle="1" w:styleId="FooterChar">
    <w:name w:val="Footer Char"/>
    <w:basedOn w:val="DefaultParagraphFont"/>
    <w:link w:val="Footer"/>
    <w:uiPriority w:val="99"/>
    <w:rsid w:val="001B1456"/>
    <w:rPr>
      <w:rFonts w:ascii="Adobe Clean" w:hAnsi="Adobe Clean"/>
    </w:rPr>
  </w:style>
  <w:style w:type="character" w:styleId="PageNumber">
    <w:name w:val="page number"/>
    <w:basedOn w:val="DefaultParagraphFont"/>
    <w:uiPriority w:val="99"/>
    <w:semiHidden/>
    <w:unhideWhenUsed/>
    <w:rsid w:val="001B1456"/>
  </w:style>
  <w:style w:type="character" w:styleId="CommentReference">
    <w:name w:val="annotation reference"/>
    <w:basedOn w:val="DefaultParagraphFont"/>
    <w:uiPriority w:val="99"/>
    <w:unhideWhenUsed/>
    <w:rsid w:val="008C2FAF"/>
    <w:rPr>
      <w:sz w:val="16"/>
      <w:szCs w:val="16"/>
    </w:rPr>
  </w:style>
  <w:style w:type="paragraph" w:styleId="CommentText">
    <w:name w:val="annotation text"/>
    <w:basedOn w:val="Normal"/>
    <w:link w:val="CommentTextChar"/>
    <w:uiPriority w:val="99"/>
    <w:unhideWhenUsed/>
    <w:rsid w:val="008C2FAF"/>
    <w:rPr>
      <w:szCs w:val="20"/>
    </w:rPr>
  </w:style>
  <w:style w:type="character" w:customStyle="1" w:styleId="CommentTextChar">
    <w:name w:val="Comment Text Char"/>
    <w:basedOn w:val="DefaultParagraphFont"/>
    <w:link w:val="CommentText"/>
    <w:uiPriority w:val="99"/>
    <w:rsid w:val="008C2FAF"/>
    <w:rPr>
      <w:rFonts w:ascii="Adobe Clean" w:hAnsi="Adobe Clean"/>
      <w:szCs w:val="20"/>
    </w:rPr>
  </w:style>
  <w:style w:type="paragraph" w:styleId="CommentSubject">
    <w:name w:val="annotation subject"/>
    <w:basedOn w:val="CommentText"/>
    <w:next w:val="CommentText"/>
    <w:link w:val="CommentSubjectChar"/>
    <w:uiPriority w:val="99"/>
    <w:semiHidden/>
    <w:unhideWhenUsed/>
    <w:rsid w:val="008C2FAF"/>
    <w:rPr>
      <w:b/>
      <w:bCs/>
    </w:rPr>
  </w:style>
  <w:style w:type="character" w:customStyle="1" w:styleId="CommentSubjectChar">
    <w:name w:val="Comment Subject Char"/>
    <w:basedOn w:val="CommentTextChar"/>
    <w:link w:val="CommentSubject"/>
    <w:uiPriority w:val="99"/>
    <w:semiHidden/>
    <w:rsid w:val="008C2FAF"/>
    <w:rPr>
      <w:rFonts w:ascii="Adobe Clean" w:hAnsi="Adobe Clean"/>
      <w:b/>
      <w:bCs/>
      <w:szCs w:val="20"/>
    </w:rPr>
  </w:style>
  <w:style w:type="paragraph" w:customStyle="1" w:styleId="TableParagraph">
    <w:name w:val="Table Paragraph"/>
    <w:basedOn w:val="Normal"/>
    <w:uiPriority w:val="1"/>
    <w:qFormat/>
    <w:rsid w:val="00DF4635"/>
    <w:pPr>
      <w:widowControl w:val="0"/>
      <w:autoSpaceDE w:val="0"/>
      <w:autoSpaceDN w:val="0"/>
      <w:adjustRightInd/>
      <w:snapToGrid/>
      <w:spacing w:before="0" w:after="0"/>
      <w:jc w:val="left"/>
    </w:pPr>
    <w:rPr>
      <w:rFonts w:ascii="Arial Unicode MS" w:eastAsia="Arial Unicode MS" w:hAnsi="Arial Unicode MS" w:cs="Arial Unicode MS"/>
      <w:sz w:val="22"/>
      <w:szCs w:val="22"/>
    </w:rPr>
  </w:style>
  <w:style w:type="paragraph" w:styleId="BodyText">
    <w:name w:val="Body Text"/>
    <w:basedOn w:val="Normal"/>
    <w:link w:val="BodyTextChar"/>
    <w:uiPriority w:val="1"/>
    <w:qFormat/>
    <w:rsid w:val="00D63302"/>
    <w:pPr>
      <w:widowControl w:val="0"/>
      <w:autoSpaceDE w:val="0"/>
      <w:autoSpaceDN w:val="0"/>
      <w:adjustRightInd/>
      <w:snapToGrid/>
      <w:spacing w:before="0" w:after="0"/>
      <w:jc w:val="left"/>
    </w:pPr>
    <w:rPr>
      <w:rFonts w:ascii="Arial Unicode MS" w:eastAsia="Arial Unicode MS" w:hAnsi="Arial Unicode MS" w:cs="Arial Unicode MS"/>
      <w:szCs w:val="20"/>
    </w:rPr>
  </w:style>
  <w:style w:type="character" w:customStyle="1" w:styleId="BodyTextChar">
    <w:name w:val="Body Text Char"/>
    <w:basedOn w:val="DefaultParagraphFont"/>
    <w:link w:val="BodyText"/>
    <w:uiPriority w:val="1"/>
    <w:rsid w:val="00D63302"/>
    <w:rPr>
      <w:rFonts w:ascii="Arial Unicode MS" w:eastAsia="Arial Unicode MS" w:hAnsi="Arial Unicode MS" w:cs="Arial Unicode MS"/>
      <w:szCs w:val="20"/>
    </w:rPr>
  </w:style>
  <w:style w:type="paragraph" w:styleId="BalloonText">
    <w:name w:val="Balloon Text"/>
    <w:basedOn w:val="Normal"/>
    <w:link w:val="BalloonTextChar"/>
    <w:uiPriority w:val="99"/>
    <w:semiHidden/>
    <w:unhideWhenUsed/>
    <w:rsid w:val="0029693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93A"/>
    <w:rPr>
      <w:rFonts w:ascii="Segoe UI" w:hAnsi="Segoe UI" w:cs="Segoe UI"/>
      <w:sz w:val="18"/>
      <w:szCs w:val="18"/>
    </w:rPr>
  </w:style>
  <w:style w:type="table" w:customStyle="1" w:styleId="TableGrid1">
    <w:name w:val="Table Grid1"/>
    <w:basedOn w:val="TableNormal"/>
    <w:next w:val="TableGrid"/>
    <w:uiPriority w:val="39"/>
    <w:rsid w:val="009B1BA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24774"/>
    <w:pPr>
      <w:spacing w:before="0" w:after="0"/>
      <w:jc w:val="left"/>
    </w:pPr>
    <w:rPr>
      <w:rFonts w:ascii="Adobe Clean" w:hAnsi="Adobe Clean"/>
    </w:rPr>
  </w:style>
  <w:style w:type="character" w:styleId="Mention">
    <w:name w:val="Mention"/>
    <w:basedOn w:val="DefaultParagraphFont"/>
    <w:uiPriority w:val="99"/>
    <w:unhideWhenUsed/>
    <w:rsid w:val="00094F65"/>
    <w:rPr>
      <w:color w:val="2B579A"/>
      <w:shd w:val="clear" w:color="auto" w:fill="E1DFDD"/>
    </w:rPr>
  </w:style>
  <w:style w:type="paragraph" w:customStyle="1" w:styleId="paragraph">
    <w:name w:val="paragraph"/>
    <w:basedOn w:val="Normal"/>
    <w:rsid w:val="007F3420"/>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normaltextrun">
    <w:name w:val="normaltextrun"/>
    <w:basedOn w:val="DefaultParagraphFont"/>
    <w:rsid w:val="003E3DDF"/>
  </w:style>
  <w:style w:type="character" w:customStyle="1" w:styleId="eop">
    <w:name w:val="eop"/>
    <w:basedOn w:val="DefaultParagraphFont"/>
    <w:rsid w:val="003E3DDF"/>
  </w:style>
  <w:style w:type="character" w:styleId="Strong">
    <w:name w:val="Strong"/>
    <w:basedOn w:val="DefaultParagraphFont"/>
    <w:uiPriority w:val="22"/>
    <w:qFormat/>
    <w:rsid w:val="00174A3A"/>
    <w:rPr>
      <w:b/>
      <w:bCs/>
    </w:rPr>
  </w:style>
  <w:style w:type="paragraph" w:customStyle="1" w:styleId="msonormal0">
    <w:name w:val="msonormal"/>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textrun">
    <w:name w:val="textrun"/>
    <w:basedOn w:val="DefaultParagraphFont"/>
    <w:rsid w:val="00567013"/>
  </w:style>
  <w:style w:type="paragraph" w:customStyle="1" w:styleId="outlineelement">
    <w:name w:val="outlineelement"/>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styleId="FollowedHyperlink">
    <w:name w:val="FollowedHyperlink"/>
    <w:basedOn w:val="DefaultParagraphFont"/>
    <w:uiPriority w:val="99"/>
    <w:semiHidden/>
    <w:unhideWhenUsed/>
    <w:rsid w:val="00567013"/>
    <w:rPr>
      <w:color w:val="800080"/>
      <w:u w:val="single"/>
    </w:rPr>
  </w:style>
  <w:style w:type="character" w:customStyle="1" w:styleId="tabrun">
    <w:name w:val="tabrun"/>
    <w:basedOn w:val="DefaultParagraphFont"/>
    <w:rsid w:val="00567013"/>
  </w:style>
  <w:style w:type="character" w:customStyle="1" w:styleId="tabchar">
    <w:name w:val="tabchar"/>
    <w:basedOn w:val="DefaultParagraphFont"/>
    <w:rsid w:val="00567013"/>
  </w:style>
  <w:style w:type="character" w:customStyle="1" w:styleId="tableaderchars">
    <w:name w:val="tableaderchars"/>
    <w:basedOn w:val="DefaultParagraphFont"/>
    <w:rsid w:val="00567013"/>
  </w:style>
  <w:style w:type="character" w:customStyle="1" w:styleId="fieldrange">
    <w:name w:val="fieldrange"/>
    <w:basedOn w:val="DefaultParagraphFont"/>
    <w:rsid w:val="00567013"/>
  </w:style>
  <w:style w:type="character" w:customStyle="1" w:styleId="pagebreakblob">
    <w:name w:val="pagebreakblob"/>
    <w:basedOn w:val="DefaultParagraphFont"/>
    <w:rsid w:val="00567013"/>
  </w:style>
  <w:style w:type="character" w:customStyle="1" w:styleId="pagebreakborderspan">
    <w:name w:val="pagebreakborderspan"/>
    <w:basedOn w:val="DefaultParagraphFont"/>
    <w:rsid w:val="00567013"/>
  </w:style>
  <w:style w:type="character" w:customStyle="1" w:styleId="pagebreaktextspan">
    <w:name w:val="pagebreaktextspan"/>
    <w:basedOn w:val="DefaultParagraphFont"/>
    <w:rsid w:val="00567013"/>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link w:val="ListParagraph"/>
    <w:uiPriority w:val="34"/>
    <w:locked/>
    <w:rsid w:val="00924A33"/>
    <w:rPr>
      <w:rFonts w:ascii="Adobe Clean" w:hAnsi="Adobe Clean"/>
    </w:rPr>
  </w:style>
  <w:style w:type="numbering" w:customStyle="1" w:styleId="AdobeLegal-Main">
    <w:name w:val="Adobe Legal - Main"/>
    <w:uiPriority w:val="99"/>
    <w:rsid w:val="00924A33"/>
    <w:pPr>
      <w:numPr>
        <w:numId w:val="3"/>
      </w:numPr>
    </w:pPr>
  </w:style>
  <w:style w:type="character" w:customStyle="1" w:styleId="Heading1Char">
    <w:name w:val="Heading 1 Char"/>
    <w:basedOn w:val="DefaultParagraphFont"/>
    <w:link w:val="Heading1"/>
    <w:uiPriority w:val="1"/>
    <w:rsid w:val="00132321"/>
    <w:rPr>
      <w:rFonts w:ascii="Calibri" w:eastAsia="Times New Roman" w:hAnsi="Calibri" w:cs="Calibri"/>
      <w:b/>
      <w:szCs w:val="20"/>
    </w:rPr>
  </w:style>
  <w:style w:type="character" w:customStyle="1" w:styleId="Heading2Char">
    <w:name w:val="Heading 2 Char"/>
    <w:basedOn w:val="DefaultParagraphFont"/>
    <w:link w:val="Heading2"/>
    <w:uiPriority w:val="99"/>
    <w:rsid w:val="00132321"/>
    <w:rPr>
      <w:rFonts w:ascii="Calibri" w:eastAsia="Times New Roman" w:hAnsi="Calibri" w:cs="Calibri"/>
      <w:b/>
    </w:rPr>
  </w:style>
  <w:style w:type="character" w:customStyle="1" w:styleId="Heading3Char">
    <w:name w:val="Heading 3 Char"/>
    <w:basedOn w:val="DefaultParagraphFont"/>
    <w:link w:val="Heading3"/>
    <w:uiPriority w:val="99"/>
    <w:rsid w:val="00132321"/>
    <w:rPr>
      <w:rFonts w:ascii="Calibri" w:eastAsia="Times New Roman" w:hAnsi="Calibri" w:cs="Calibri"/>
    </w:rPr>
  </w:style>
  <w:style w:type="paragraph" w:customStyle="1" w:styleId="Heading41">
    <w:name w:val="Heading 41"/>
    <w:basedOn w:val="Normal"/>
    <w:next w:val="Normal"/>
    <w:uiPriority w:val="9"/>
    <w:semiHidden/>
    <w:unhideWhenUsed/>
    <w:qFormat/>
    <w:rsid w:val="00132321"/>
    <w:pPr>
      <w:keepNext/>
      <w:keepLines/>
      <w:adjustRightInd/>
      <w:snapToGrid/>
      <w:spacing w:before="200" w:after="0"/>
      <w:outlineLvl w:val="3"/>
    </w:pPr>
    <w:rPr>
      <w:rFonts w:ascii="Cambria" w:eastAsia="SimSun" w:hAnsi="Cambria" w:cs="Times New Roman"/>
      <w:b/>
      <w:bCs/>
      <w:i/>
      <w:iCs/>
      <w:color w:val="4F81BD"/>
      <w:sz w:val="22"/>
      <w:szCs w:val="22"/>
    </w:rPr>
  </w:style>
  <w:style w:type="paragraph" w:customStyle="1" w:styleId="Heading51">
    <w:name w:val="Heading 51"/>
    <w:basedOn w:val="Normal"/>
    <w:next w:val="Normal"/>
    <w:uiPriority w:val="9"/>
    <w:semiHidden/>
    <w:unhideWhenUsed/>
    <w:qFormat/>
    <w:rsid w:val="00132321"/>
    <w:pPr>
      <w:keepNext/>
      <w:keepLines/>
      <w:adjustRightInd/>
      <w:snapToGrid/>
      <w:spacing w:before="200" w:after="0"/>
      <w:outlineLvl w:val="4"/>
    </w:pPr>
    <w:rPr>
      <w:rFonts w:ascii="Cambria" w:eastAsia="SimSun" w:hAnsi="Cambria" w:cs="Times New Roman"/>
      <w:color w:val="243F60"/>
      <w:sz w:val="22"/>
      <w:szCs w:val="22"/>
    </w:rPr>
  </w:style>
  <w:style w:type="character" w:customStyle="1" w:styleId="s1">
    <w:name w:val="s1"/>
    <w:rsid w:val="00B72F62"/>
  </w:style>
  <w:style w:type="character" w:customStyle="1" w:styleId="Heading4Char">
    <w:name w:val="Heading 4 Char"/>
    <w:basedOn w:val="DefaultParagraphFont"/>
    <w:link w:val="Heading4"/>
    <w:uiPriority w:val="9"/>
    <w:semiHidden/>
    <w:rsid w:val="00132321"/>
    <w:rPr>
      <w:rFonts w:ascii="Cambria" w:eastAsia="SimSun" w:hAnsi="Cambria" w:cs="Times New Roman"/>
      <w:b/>
      <w:bCs/>
      <w:i/>
      <w:iCs/>
      <w:color w:val="4F81BD"/>
      <w:sz w:val="22"/>
      <w:szCs w:val="22"/>
    </w:rPr>
  </w:style>
  <w:style w:type="character" w:customStyle="1" w:styleId="Heading5Char">
    <w:name w:val="Heading 5 Char"/>
    <w:basedOn w:val="DefaultParagraphFont"/>
    <w:link w:val="Heading5"/>
    <w:uiPriority w:val="9"/>
    <w:semiHidden/>
    <w:rsid w:val="00132321"/>
    <w:rPr>
      <w:rFonts w:ascii="Cambria" w:eastAsia="SimSun" w:hAnsi="Cambria" w:cs="Times New Roman"/>
      <w:color w:val="243F60"/>
      <w:sz w:val="22"/>
      <w:szCs w:val="22"/>
    </w:rPr>
  </w:style>
  <w:style w:type="paragraph" w:customStyle="1" w:styleId="StyleMaDBlack">
    <w:name w:val="Style MaD + Black"/>
    <w:basedOn w:val="Normal"/>
    <w:rsid w:val="00132321"/>
    <w:pPr>
      <w:numPr>
        <w:numId w:val="4"/>
      </w:numPr>
      <w:tabs>
        <w:tab w:val="clear" w:pos="432"/>
        <w:tab w:val="num" w:pos="360"/>
      </w:tabs>
      <w:adjustRightInd/>
      <w:snapToGrid/>
      <w:spacing w:before="0" w:after="0"/>
      <w:ind w:left="360" w:hanging="360"/>
    </w:pPr>
    <w:rPr>
      <w:rFonts w:ascii="Calibri" w:eastAsia="SimSun" w:hAnsi="Calibri" w:cs="Times New Roman"/>
      <w:sz w:val="22"/>
      <w:szCs w:val="22"/>
    </w:rPr>
  </w:style>
  <w:style w:type="character" w:customStyle="1" w:styleId="xnormaltextrun">
    <w:name w:val="x_normaltextrun"/>
    <w:basedOn w:val="DefaultParagraphFont"/>
    <w:rsid w:val="00B72F62"/>
  </w:style>
  <w:style w:type="numbering" w:customStyle="1" w:styleId="AdobeLegal-Main1">
    <w:name w:val="Adobe Legal - Main1"/>
    <w:uiPriority w:val="99"/>
    <w:rsid w:val="00132321"/>
    <w:pPr>
      <w:numPr>
        <w:numId w:val="2"/>
      </w:numPr>
    </w:pPr>
  </w:style>
  <w:style w:type="paragraph" w:customStyle="1" w:styleId="Default">
    <w:name w:val="Default"/>
    <w:rsid w:val="00132321"/>
    <w:pPr>
      <w:autoSpaceDE w:val="0"/>
      <w:autoSpaceDN w:val="0"/>
      <w:adjustRightInd w:val="0"/>
      <w:spacing w:before="0" w:after="0"/>
    </w:pPr>
    <w:rPr>
      <w:rFonts w:ascii="Calibri" w:eastAsia="SimSun" w:hAnsi="Calibri" w:cs="Calibri"/>
      <w:color w:val="000000"/>
      <w:sz w:val="24"/>
      <w:lang w:val="en-SG" w:eastAsia="en-SG"/>
    </w:rPr>
  </w:style>
  <w:style w:type="table" w:customStyle="1" w:styleId="TableGrid2">
    <w:name w:val="Table Grid2"/>
    <w:basedOn w:val="TableNormal"/>
    <w:next w:val="TableGrid"/>
    <w:uiPriority w:val="59"/>
    <w:rsid w:val="00132321"/>
    <w:pPr>
      <w:spacing w:before="0" w:after="0"/>
      <w:jc w:val="left"/>
    </w:pPr>
    <w:rPr>
      <w:rFonts w:eastAsia="SimSu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32321"/>
  </w:style>
  <w:style w:type="paragraph" w:customStyle="1" w:styleId="NormalWeb1">
    <w:name w:val="Normal (Web)1"/>
    <w:basedOn w:val="Normal"/>
    <w:next w:val="NormalWeb"/>
    <w:uiPriority w:val="99"/>
    <w:semiHidden/>
    <w:unhideWhenUsed/>
    <w:rsid w:val="00132321"/>
    <w:pPr>
      <w:adjustRightInd/>
      <w:snapToGrid/>
      <w:spacing w:before="100" w:beforeAutospacing="1" w:after="100" w:afterAutospacing="1"/>
      <w:jc w:val="left"/>
    </w:pPr>
    <w:rPr>
      <w:rFonts w:ascii="Times New Roman" w:eastAsia="SimSun" w:hAnsi="Times New Roman" w:cs="Times New Roman"/>
      <w:sz w:val="24"/>
    </w:rPr>
  </w:style>
  <w:style w:type="character" w:styleId="Emphasis">
    <w:name w:val="Emphasis"/>
    <w:basedOn w:val="DefaultParagraphFont"/>
    <w:uiPriority w:val="20"/>
    <w:qFormat/>
    <w:rsid w:val="00132321"/>
    <w:rPr>
      <w:i/>
      <w:iCs/>
    </w:rPr>
  </w:style>
  <w:style w:type="paragraph" w:customStyle="1" w:styleId="AdobeNum">
    <w:name w:val="Adobe Num"/>
    <w:basedOn w:val="Normal"/>
    <w:qFormat/>
    <w:rsid w:val="00132321"/>
    <w:pPr>
      <w:numPr>
        <w:numId w:val="6"/>
      </w:numPr>
      <w:tabs>
        <w:tab w:val="num" w:pos="720"/>
      </w:tabs>
      <w:adjustRightInd/>
      <w:snapToGrid/>
      <w:spacing w:before="0" w:after="100" w:line="276" w:lineRule="auto"/>
      <w:ind w:left="720" w:hanging="360"/>
      <w:jc w:val="left"/>
    </w:pPr>
    <w:rPr>
      <w:rFonts w:ascii="Calibri" w:hAnsi="Calibri" w:cs="Times New Roman"/>
      <w:szCs w:val="23"/>
      <w:lang w:val="en-AU"/>
    </w:rPr>
  </w:style>
  <w:style w:type="paragraph" w:customStyle="1" w:styleId="TOCHeading1">
    <w:name w:val="TOC Heading1"/>
    <w:basedOn w:val="Heading1"/>
    <w:next w:val="Normal"/>
    <w:uiPriority w:val="39"/>
    <w:unhideWhenUsed/>
    <w:qFormat/>
    <w:rsid w:val="00132321"/>
    <w:pPr>
      <w:keepNext/>
      <w:keepLines/>
      <w:widowControl/>
      <w:numPr>
        <w:ilvl w:val="0"/>
        <w:numId w:val="0"/>
      </w:numPr>
      <w:tabs>
        <w:tab w:val="clear" w:pos="426"/>
      </w:tabs>
      <w:spacing w:before="240" w:after="0" w:line="259" w:lineRule="auto"/>
      <w:jc w:val="left"/>
      <w:outlineLvl w:val="9"/>
    </w:pPr>
    <w:rPr>
      <w:rFonts w:ascii="Cambria" w:eastAsia="SimSun" w:hAnsi="Cambria" w:cs="Times New Roman"/>
      <w:b w:val="0"/>
      <w:color w:val="365F91"/>
      <w:sz w:val="32"/>
      <w:szCs w:val="32"/>
    </w:rPr>
  </w:style>
  <w:style w:type="paragraph" w:customStyle="1" w:styleId="TOC11">
    <w:name w:val="TOC 11"/>
    <w:basedOn w:val="Normal"/>
    <w:next w:val="Normal"/>
    <w:autoRedefine/>
    <w:uiPriority w:val="39"/>
    <w:unhideWhenUsed/>
    <w:rsid w:val="00132321"/>
    <w:pPr>
      <w:adjustRightInd/>
      <w:snapToGrid/>
      <w:spacing w:before="0" w:after="100"/>
    </w:pPr>
    <w:rPr>
      <w:rFonts w:ascii="Calibri" w:eastAsia="SimSun" w:hAnsi="Calibri" w:cs="Times New Roman"/>
      <w:sz w:val="22"/>
      <w:szCs w:val="22"/>
    </w:rPr>
  </w:style>
  <w:style w:type="character" w:customStyle="1" w:styleId="Heading4Char1">
    <w:name w:val="Heading 4 Char1"/>
    <w:basedOn w:val="DefaultParagraphFont"/>
    <w:uiPriority w:val="9"/>
    <w:semiHidden/>
    <w:rsid w:val="00132321"/>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132321"/>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132321"/>
    <w:rPr>
      <w:rFonts w:ascii="Times New Roman" w:hAnsi="Times New Roman" w:cs="Times New Roman"/>
      <w:sz w:val="24"/>
    </w:rPr>
  </w:style>
  <w:style w:type="numbering" w:customStyle="1" w:styleId="CurrentList1">
    <w:name w:val="Current List1"/>
    <w:uiPriority w:val="99"/>
    <w:rsid w:val="00017B52"/>
    <w:pPr>
      <w:numPr>
        <w:numId w:val="7"/>
      </w:numPr>
    </w:pPr>
  </w:style>
  <w:style w:type="numbering" w:customStyle="1" w:styleId="AdobeLegal-Main5">
    <w:name w:val="Adobe Legal - Main5"/>
    <w:uiPriority w:val="99"/>
    <w:rsid w:val="00895FAE"/>
    <w:pPr>
      <w:numPr>
        <w:numId w:val="1"/>
      </w:numPr>
    </w:pPr>
  </w:style>
  <w:style w:type="numbering" w:customStyle="1" w:styleId="CurrentList2">
    <w:name w:val="Current List2"/>
    <w:uiPriority w:val="99"/>
    <w:rsid w:val="000B0998"/>
    <w:pPr>
      <w:numPr>
        <w:numId w:val="8"/>
      </w:numPr>
    </w:pPr>
  </w:style>
  <w:style w:type="character" w:customStyle="1" w:styleId="linebreakblob">
    <w:name w:val="linebreakblob"/>
    <w:basedOn w:val="DefaultParagraphFont"/>
    <w:rsid w:val="000867F7"/>
  </w:style>
  <w:style w:type="character" w:customStyle="1" w:styleId="scxw175071252">
    <w:name w:val="scxw175071252"/>
    <w:basedOn w:val="DefaultParagraphFont"/>
    <w:rsid w:val="000867F7"/>
  </w:style>
  <w:style w:type="numbering" w:customStyle="1" w:styleId="CurrentList3">
    <w:name w:val="Current List3"/>
    <w:uiPriority w:val="99"/>
    <w:rsid w:val="000867F7"/>
    <w:pPr>
      <w:numPr>
        <w:numId w:val="9"/>
      </w:numPr>
    </w:pPr>
  </w:style>
  <w:style w:type="numbering" w:customStyle="1" w:styleId="AdobeMain">
    <w:name w:val="Adobe Main"/>
    <w:uiPriority w:val="99"/>
    <w:rsid w:val="00B72F62"/>
    <w:pPr>
      <w:numPr>
        <w:numId w:val="11"/>
      </w:numPr>
    </w:pPr>
  </w:style>
  <w:style w:type="numbering" w:customStyle="1" w:styleId="CurrentList4">
    <w:name w:val="Current List4"/>
    <w:uiPriority w:val="99"/>
    <w:rsid w:val="00792759"/>
    <w:pPr>
      <w:numPr>
        <w:numId w:val="12"/>
      </w:numPr>
    </w:pPr>
  </w:style>
  <w:style w:type="numbering" w:customStyle="1" w:styleId="CurrentList5">
    <w:name w:val="Current List5"/>
    <w:uiPriority w:val="99"/>
    <w:rsid w:val="00792759"/>
    <w:pPr>
      <w:numPr>
        <w:numId w:val="13"/>
      </w:numPr>
    </w:pPr>
  </w:style>
  <w:style w:type="numbering" w:customStyle="1" w:styleId="CurrentList6">
    <w:name w:val="Current List6"/>
    <w:uiPriority w:val="99"/>
    <w:rsid w:val="00FA15D2"/>
    <w:pPr>
      <w:numPr>
        <w:numId w:val="14"/>
      </w:numPr>
    </w:pPr>
  </w:style>
  <w:style w:type="table" w:styleId="TableColumns2">
    <w:name w:val="Table Columns 2"/>
    <w:basedOn w:val="TableNormal"/>
    <w:uiPriority w:val="99"/>
    <w:semiHidden/>
    <w:unhideWhenUsed/>
    <w:rsid w:val="00523747"/>
    <w:pPr>
      <w:adjustRightInd w:val="0"/>
      <w:snapToGri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0C7A92"/>
    <w:rPr>
      <w:color w:val="808080"/>
      <w:shd w:val="clear" w:color="auto" w:fill="E6E6E6"/>
    </w:rPr>
  </w:style>
  <w:style w:type="numbering" w:customStyle="1" w:styleId="AdobeLegalWELT">
    <w:name w:val="AdobeLegalWELT"/>
    <w:uiPriority w:val="99"/>
    <w:rsid w:val="000C7A92"/>
  </w:style>
  <w:style w:type="numbering" w:customStyle="1" w:styleId="AdobeLegalWELT1">
    <w:name w:val="AdobeLegalWELT1"/>
    <w:next w:val="AdobeLegalWELT"/>
    <w:uiPriority w:val="99"/>
    <w:rsid w:val="000C7A92"/>
  </w:style>
  <w:style w:type="paragraph" w:styleId="TOCHeading">
    <w:name w:val="TOC Heading"/>
    <w:basedOn w:val="Heading1"/>
    <w:next w:val="Normal"/>
    <w:uiPriority w:val="39"/>
    <w:unhideWhenUsed/>
    <w:qFormat/>
    <w:rsid w:val="000C7A92"/>
    <w:pPr>
      <w:keepNext/>
      <w:keepLines/>
      <w:widowControl/>
      <w:numPr>
        <w:ilvl w:val="0"/>
        <w:numId w:val="0"/>
      </w:numPr>
      <w:tabs>
        <w:tab w:val="clear" w:pos="426"/>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C7A92"/>
    <w:pPr>
      <w:adjustRightInd/>
      <w:snapToGrid/>
      <w:spacing w:before="0" w:after="100"/>
    </w:pPr>
    <w:rPr>
      <w:rFonts w:ascii="Calibri" w:eastAsiaTheme="minorEastAsia" w:hAnsi="Calibri" w:cs="Times New Roman"/>
      <w:sz w:val="22"/>
      <w:szCs w:val="22"/>
    </w:rPr>
  </w:style>
  <w:style w:type="character" w:customStyle="1" w:styleId="ui-provider">
    <w:name w:val="ui-provider"/>
    <w:basedOn w:val="DefaultParagraphFont"/>
    <w:rsid w:val="007C6FDE"/>
  </w:style>
  <w:style w:type="numbering" w:customStyle="1" w:styleId="CurrentList7">
    <w:name w:val="Current List7"/>
    <w:uiPriority w:val="99"/>
    <w:rsid w:val="00BC1225"/>
    <w:pPr>
      <w:numPr>
        <w:numId w:val="16"/>
      </w:numPr>
    </w:pPr>
  </w:style>
  <w:style w:type="numbering" w:customStyle="1" w:styleId="CurrentList8">
    <w:name w:val="Current List8"/>
    <w:uiPriority w:val="99"/>
    <w:rsid w:val="0064741E"/>
    <w:pPr>
      <w:numPr>
        <w:numId w:val="17"/>
      </w:numPr>
    </w:pPr>
  </w:style>
  <w:style w:type="numbering" w:customStyle="1" w:styleId="CurrentList9">
    <w:name w:val="Current List9"/>
    <w:uiPriority w:val="99"/>
    <w:rsid w:val="004E5361"/>
    <w:pPr>
      <w:numPr>
        <w:numId w:val="18"/>
      </w:numPr>
    </w:pPr>
  </w:style>
  <w:style w:type="paragraph" w:styleId="Title">
    <w:name w:val="Title"/>
    <w:basedOn w:val="Normal"/>
    <w:next w:val="Normal"/>
    <w:link w:val="TitleChar"/>
    <w:uiPriority w:val="10"/>
    <w:qFormat/>
    <w:rsid w:val="00494971"/>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971"/>
    <w:rPr>
      <w:rFonts w:asciiTheme="majorHAnsi" w:eastAsiaTheme="majorEastAsia" w:hAnsiTheme="majorHAnsi" w:cstheme="majorBidi"/>
      <w:spacing w:val="-10"/>
      <w:kern w:val="28"/>
      <w:sz w:val="56"/>
      <w:szCs w:val="56"/>
    </w:rPr>
  </w:style>
  <w:style w:type="numbering" w:customStyle="1" w:styleId="CurrentList10">
    <w:name w:val="Current List10"/>
    <w:uiPriority w:val="99"/>
    <w:rsid w:val="00C35B82"/>
    <w:pPr>
      <w:numPr>
        <w:numId w:val="19"/>
      </w:numPr>
    </w:pPr>
  </w:style>
  <w:style w:type="numbering" w:customStyle="1" w:styleId="CurrentList11">
    <w:name w:val="Current List11"/>
    <w:uiPriority w:val="99"/>
    <w:rsid w:val="00C35B82"/>
    <w:pPr>
      <w:numPr>
        <w:numId w:val="20"/>
      </w:numPr>
    </w:pPr>
  </w:style>
  <w:style w:type="numbering" w:customStyle="1" w:styleId="CurrentList12">
    <w:name w:val="Current List12"/>
    <w:uiPriority w:val="99"/>
    <w:rsid w:val="00C35B82"/>
    <w:pPr>
      <w:numPr>
        <w:numId w:val="21"/>
      </w:numPr>
    </w:pPr>
  </w:style>
  <w:style w:type="numbering" w:customStyle="1" w:styleId="CurrentList13">
    <w:name w:val="Current List13"/>
    <w:uiPriority w:val="99"/>
    <w:rsid w:val="00F13003"/>
    <w:pPr>
      <w:numPr>
        <w:numId w:val="22"/>
      </w:numPr>
    </w:pPr>
  </w:style>
  <w:style w:type="paragraph" w:customStyle="1" w:styleId="para">
    <w:name w:val="para"/>
    <w:basedOn w:val="ListParagraph"/>
    <w:link w:val="paraChar"/>
    <w:qFormat/>
    <w:rsid w:val="00D879B2"/>
    <w:pPr>
      <w:adjustRightInd/>
      <w:snapToGrid/>
      <w:spacing w:before="0" w:after="160" w:line="259" w:lineRule="auto"/>
      <w:ind w:left="360"/>
    </w:pPr>
    <w:rPr>
      <w:rFonts w:cstheme="minorBidi"/>
      <w:szCs w:val="20"/>
    </w:rPr>
  </w:style>
  <w:style w:type="character" w:customStyle="1" w:styleId="paraChar">
    <w:name w:val="para Char"/>
    <w:basedOn w:val="ListParagraphChar"/>
    <w:link w:val="para"/>
    <w:rsid w:val="00D879B2"/>
    <w:rPr>
      <w:rFonts w:ascii="Adobe Clean" w:hAnsi="Adobe Clean" w:cstheme="minorBid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431748">
      <w:bodyDiv w:val="1"/>
      <w:marLeft w:val="0"/>
      <w:marRight w:val="0"/>
      <w:marTop w:val="0"/>
      <w:marBottom w:val="0"/>
      <w:divBdr>
        <w:top w:val="none" w:sz="0" w:space="0" w:color="auto"/>
        <w:left w:val="none" w:sz="0" w:space="0" w:color="auto"/>
        <w:bottom w:val="none" w:sz="0" w:space="0" w:color="auto"/>
        <w:right w:val="none" w:sz="0" w:space="0" w:color="auto"/>
      </w:divBdr>
    </w:div>
    <w:div w:id="270095626">
      <w:bodyDiv w:val="1"/>
      <w:marLeft w:val="0"/>
      <w:marRight w:val="0"/>
      <w:marTop w:val="0"/>
      <w:marBottom w:val="0"/>
      <w:divBdr>
        <w:top w:val="none" w:sz="0" w:space="0" w:color="auto"/>
        <w:left w:val="none" w:sz="0" w:space="0" w:color="auto"/>
        <w:bottom w:val="none" w:sz="0" w:space="0" w:color="auto"/>
        <w:right w:val="none" w:sz="0" w:space="0" w:color="auto"/>
      </w:divBdr>
      <w:divsChild>
        <w:div w:id="156383263">
          <w:marLeft w:val="0"/>
          <w:marRight w:val="0"/>
          <w:marTop w:val="0"/>
          <w:marBottom w:val="0"/>
          <w:divBdr>
            <w:top w:val="none" w:sz="0" w:space="0" w:color="auto"/>
            <w:left w:val="none" w:sz="0" w:space="0" w:color="auto"/>
            <w:bottom w:val="none" w:sz="0" w:space="0" w:color="auto"/>
            <w:right w:val="none" w:sz="0" w:space="0" w:color="auto"/>
          </w:divBdr>
          <w:divsChild>
            <w:div w:id="18459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5998">
      <w:bodyDiv w:val="1"/>
      <w:marLeft w:val="0"/>
      <w:marRight w:val="0"/>
      <w:marTop w:val="0"/>
      <w:marBottom w:val="0"/>
      <w:divBdr>
        <w:top w:val="none" w:sz="0" w:space="0" w:color="auto"/>
        <w:left w:val="none" w:sz="0" w:space="0" w:color="auto"/>
        <w:bottom w:val="none" w:sz="0" w:space="0" w:color="auto"/>
        <w:right w:val="none" w:sz="0" w:space="0" w:color="auto"/>
      </w:divBdr>
      <w:divsChild>
        <w:div w:id="1068189651">
          <w:marLeft w:val="0"/>
          <w:marRight w:val="0"/>
          <w:marTop w:val="0"/>
          <w:marBottom w:val="0"/>
          <w:divBdr>
            <w:top w:val="none" w:sz="0" w:space="0" w:color="auto"/>
            <w:left w:val="none" w:sz="0" w:space="0" w:color="auto"/>
            <w:bottom w:val="none" w:sz="0" w:space="0" w:color="auto"/>
            <w:right w:val="none" w:sz="0" w:space="0" w:color="auto"/>
          </w:divBdr>
        </w:div>
      </w:divsChild>
    </w:div>
    <w:div w:id="508642772">
      <w:bodyDiv w:val="1"/>
      <w:marLeft w:val="0"/>
      <w:marRight w:val="0"/>
      <w:marTop w:val="0"/>
      <w:marBottom w:val="0"/>
      <w:divBdr>
        <w:top w:val="none" w:sz="0" w:space="0" w:color="auto"/>
        <w:left w:val="none" w:sz="0" w:space="0" w:color="auto"/>
        <w:bottom w:val="none" w:sz="0" w:space="0" w:color="auto"/>
        <w:right w:val="none" w:sz="0" w:space="0" w:color="auto"/>
      </w:divBdr>
    </w:div>
    <w:div w:id="519003672">
      <w:bodyDiv w:val="1"/>
      <w:marLeft w:val="0"/>
      <w:marRight w:val="0"/>
      <w:marTop w:val="0"/>
      <w:marBottom w:val="0"/>
      <w:divBdr>
        <w:top w:val="none" w:sz="0" w:space="0" w:color="auto"/>
        <w:left w:val="none" w:sz="0" w:space="0" w:color="auto"/>
        <w:bottom w:val="none" w:sz="0" w:space="0" w:color="auto"/>
        <w:right w:val="none" w:sz="0" w:space="0" w:color="auto"/>
      </w:divBdr>
      <w:divsChild>
        <w:div w:id="1152482554">
          <w:marLeft w:val="0"/>
          <w:marRight w:val="0"/>
          <w:marTop w:val="0"/>
          <w:marBottom w:val="0"/>
          <w:divBdr>
            <w:top w:val="none" w:sz="0" w:space="0" w:color="auto"/>
            <w:left w:val="none" w:sz="0" w:space="0" w:color="auto"/>
            <w:bottom w:val="none" w:sz="0" w:space="0" w:color="auto"/>
            <w:right w:val="none" w:sz="0" w:space="0" w:color="auto"/>
          </w:divBdr>
          <w:divsChild>
            <w:div w:id="5874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4417">
      <w:bodyDiv w:val="1"/>
      <w:marLeft w:val="0"/>
      <w:marRight w:val="0"/>
      <w:marTop w:val="0"/>
      <w:marBottom w:val="0"/>
      <w:divBdr>
        <w:top w:val="none" w:sz="0" w:space="0" w:color="auto"/>
        <w:left w:val="none" w:sz="0" w:space="0" w:color="auto"/>
        <w:bottom w:val="none" w:sz="0" w:space="0" w:color="auto"/>
        <w:right w:val="none" w:sz="0" w:space="0" w:color="auto"/>
      </w:divBdr>
      <w:divsChild>
        <w:div w:id="1181428399">
          <w:marLeft w:val="0"/>
          <w:marRight w:val="0"/>
          <w:marTop w:val="0"/>
          <w:marBottom w:val="0"/>
          <w:divBdr>
            <w:top w:val="none" w:sz="0" w:space="0" w:color="auto"/>
            <w:left w:val="none" w:sz="0" w:space="0" w:color="auto"/>
            <w:bottom w:val="none" w:sz="0" w:space="0" w:color="auto"/>
            <w:right w:val="none" w:sz="0" w:space="0" w:color="auto"/>
          </w:divBdr>
          <w:divsChild>
            <w:div w:id="10564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81660">
      <w:bodyDiv w:val="1"/>
      <w:marLeft w:val="0"/>
      <w:marRight w:val="0"/>
      <w:marTop w:val="0"/>
      <w:marBottom w:val="0"/>
      <w:divBdr>
        <w:top w:val="none" w:sz="0" w:space="0" w:color="auto"/>
        <w:left w:val="none" w:sz="0" w:space="0" w:color="auto"/>
        <w:bottom w:val="none" w:sz="0" w:space="0" w:color="auto"/>
        <w:right w:val="none" w:sz="0" w:space="0" w:color="auto"/>
      </w:divBdr>
    </w:div>
    <w:div w:id="626207502">
      <w:bodyDiv w:val="1"/>
      <w:marLeft w:val="0"/>
      <w:marRight w:val="0"/>
      <w:marTop w:val="0"/>
      <w:marBottom w:val="0"/>
      <w:divBdr>
        <w:top w:val="none" w:sz="0" w:space="0" w:color="auto"/>
        <w:left w:val="none" w:sz="0" w:space="0" w:color="auto"/>
        <w:bottom w:val="none" w:sz="0" w:space="0" w:color="auto"/>
        <w:right w:val="none" w:sz="0" w:space="0" w:color="auto"/>
      </w:divBdr>
      <w:divsChild>
        <w:div w:id="23605444">
          <w:marLeft w:val="0"/>
          <w:marRight w:val="0"/>
          <w:marTop w:val="0"/>
          <w:marBottom w:val="0"/>
          <w:divBdr>
            <w:top w:val="none" w:sz="0" w:space="0" w:color="auto"/>
            <w:left w:val="none" w:sz="0" w:space="0" w:color="auto"/>
            <w:bottom w:val="none" w:sz="0" w:space="0" w:color="auto"/>
            <w:right w:val="none" w:sz="0" w:space="0" w:color="auto"/>
          </w:divBdr>
        </w:div>
        <w:div w:id="52049554">
          <w:marLeft w:val="0"/>
          <w:marRight w:val="0"/>
          <w:marTop w:val="0"/>
          <w:marBottom w:val="0"/>
          <w:divBdr>
            <w:top w:val="none" w:sz="0" w:space="0" w:color="auto"/>
            <w:left w:val="none" w:sz="0" w:space="0" w:color="auto"/>
            <w:bottom w:val="none" w:sz="0" w:space="0" w:color="auto"/>
            <w:right w:val="none" w:sz="0" w:space="0" w:color="auto"/>
          </w:divBdr>
        </w:div>
        <w:div w:id="87046311">
          <w:marLeft w:val="0"/>
          <w:marRight w:val="0"/>
          <w:marTop w:val="0"/>
          <w:marBottom w:val="0"/>
          <w:divBdr>
            <w:top w:val="none" w:sz="0" w:space="0" w:color="auto"/>
            <w:left w:val="none" w:sz="0" w:space="0" w:color="auto"/>
            <w:bottom w:val="none" w:sz="0" w:space="0" w:color="auto"/>
            <w:right w:val="none" w:sz="0" w:space="0" w:color="auto"/>
          </w:divBdr>
        </w:div>
        <w:div w:id="121506737">
          <w:marLeft w:val="0"/>
          <w:marRight w:val="0"/>
          <w:marTop w:val="0"/>
          <w:marBottom w:val="0"/>
          <w:divBdr>
            <w:top w:val="none" w:sz="0" w:space="0" w:color="auto"/>
            <w:left w:val="none" w:sz="0" w:space="0" w:color="auto"/>
            <w:bottom w:val="none" w:sz="0" w:space="0" w:color="auto"/>
            <w:right w:val="none" w:sz="0" w:space="0" w:color="auto"/>
          </w:divBdr>
        </w:div>
        <w:div w:id="126553759">
          <w:marLeft w:val="0"/>
          <w:marRight w:val="0"/>
          <w:marTop w:val="0"/>
          <w:marBottom w:val="0"/>
          <w:divBdr>
            <w:top w:val="none" w:sz="0" w:space="0" w:color="auto"/>
            <w:left w:val="none" w:sz="0" w:space="0" w:color="auto"/>
            <w:bottom w:val="none" w:sz="0" w:space="0" w:color="auto"/>
            <w:right w:val="none" w:sz="0" w:space="0" w:color="auto"/>
          </w:divBdr>
        </w:div>
        <w:div w:id="130948802">
          <w:marLeft w:val="0"/>
          <w:marRight w:val="0"/>
          <w:marTop w:val="0"/>
          <w:marBottom w:val="0"/>
          <w:divBdr>
            <w:top w:val="none" w:sz="0" w:space="0" w:color="auto"/>
            <w:left w:val="none" w:sz="0" w:space="0" w:color="auto"/>
            <w:bottom w:val="none" w:sz="0" w:space="0" w:color="auto"/>
            <w:right w:val="none" w:sz="0" w:space="0" w:color="auto"/>
          </w:divBdr>
          <w:divsChild>
            <w:div w:id="1344429930">
              <w:marLeft w:val="-75"/>
              <w:marRight w:val="0"/>
              <w:marTop w:val="30"/>
              <w:marBottom w:val="30"/>
              <w:divBdr>
                <w:top w:val="none" w:sz="0" w:space="0" w:color="auto"/>
                <w:left w:val="none" w:sz="0" w:space="0" w:color="auto"/>
                <w:bottom w:val="none" w:sz="0" w:space="0" w:color="auto"/>
                <w:right w:val="none" w:sz="0" w:space="0" w:color="auto"/>
              </w:divBdr>
              <w:divsChild>
                <w:div w:id="11955694">
                  <w:marLeft w:val="0"/>
                  <w:marRight w:val="0"/>
                  <w:marTop w:val="0"/>
                  <w:marBottom w:val="0"/>
                  <w:divBdr>
                    <w:top w:val="none" w:sz="0" w:space="0" w:color="auto"/>
                    <w:left w:val="none" w:sz="0" w:space="0" w:color="auto"/>
                    <w:bottom w:val="none" w:sz="0" w:space="0" w:color="auto"/>
                    <w:right w:val="none" w:sz="0" w:space="0" w:color="auto"/>
                  </w:divBdr>
                  <w:divsChild>
                    <w:div w:id="253590557">
                      <w:marLeft w:val="0"/>
                      <w:marRight w:val="0"/>
                      <w:marTop w:val="0"/>
                      <w:marBottom w:val="0"/>
                      <w:divBdr>
                        <w:top w:val="none" w:sz="0" w:space="0" w:color="auto"/>
                        <w:left w:val="none" w:sz="0" w:space="0" w:color="auto"/>
                        <w:bottom w:val="none" w:sz="0" w:space="0" w:color="auto"/>
                        <w:right w:val="none" w:sz="0" w:space="0" w:color="auto"/>
                      </w:divBdr>
                    </w:div>
                    <w:div w:id="587421128">
                      <w:marLeft w:val="0"/>
                      <w:marRight w:val="0"/>
                      <w:marTop w:val="0"/>
                      <w:marBottom w:val="0"/>
                      <w:divBdr>
                        <w:top w:val="none" w:sz="0" w:space="0" w:color="auto"/>
                        <w:left w:val="none" w:sz="0" w:space="0" w:color="auto"/>
                        <w:bottom w:val="none" w:sz="0" w:space="0" w:color="auto"/>
                        <w:right w:val="none" w:sz="0" w:space="0" w:color="auto"/>
                      </w:divBdr>
                    </w:div>
                    <w:div w:id="1232349908">
                      <w:marLeft w:val="0"/>
                      <w:marRight w:val="0"/>
                      <w:marTop w:val="0"/>
                      <w:marBottom w:val="0"/>
                      <w:divBdr>
                        <w:top w:val="none" w:sz="0" w:space="0" w:color="auto"/>
                        <w:left w:val="none" w:sz="0" w:space="0" w:color="auto"/>
                        <w:bottom w:val="none" w:sz="0" w:space="0" w:color="auto"/>
                        <w:right w:val="none" w:sz="0" w:space="0" w:color="auto"/>
                      </w:divBdr>
                    </w:div>
                  </w:divsChild>
                </w:div>
                <w:div w:id="24136092">
                  <w:marLeft w:val="0"/>
                  <w:marRight w:val="0"/>
                  <w:marTop w:val="0"/>
                  <w:marBottom w:val="0"/>
                  <w:divBdr>
                    <w:top w:val="none" w:sz="0" w:space="0" w:color="auto"/>
                    <w:left w:val="none" w:sz="0" w:space="0" w:color="auto"/>
                    <w:bottom w:val="none" w:sz="0" w:space="0" w:color="auto"/>
                    <w:right w:val="none" w:sz="0" w:space="0" w:color="auto"/>
                  </w:divBdr>
                  <w:divsChild>
                    <w:div w:id="278534848">
                      <w:marLeft w:val="0"/>
                      <w:marRight w:val="0"/>
                      <w:marTop w:val="0"/>
                      <w:marBottom w:val="0"/>
                      <w:divBdr>
                        <w:top w:val="none" w:sz="0" w:space="0" w:color="auto"/>
                        <w:left w:val="none" w:sz="0" w:space="0" w:color="auto"/>
                        <w:bottom w:val="none" w:sz="0" w:space="0" w:color="auto"/>
                        <w:right w:val="none" w:sz="0" w:space="0" w:color="auto"/>
                      </w:divBdr>
                    </w:div>
                    <w:div w:id="1059861264">
                      <w:marLeft w:val="0"/>
                      <w:marRight w:val="0"/>
                      <w:marTop w:val="0"/>
                      <w:marBottom w:val="0"/>
                      <w:divBdr>
                        <w:top w:val="none" w:sz="0" w:space="0" w:color="auto"/>
                        <w:left w:val="none" w:sz="0" w:space="0" w:color="auto"/>
                        <w:bottom w:val="none" w:sz="0" w:space="0" w:color="auto"/>
                        <w:right w:val="none" w:sz="0" w:space="0" w:color="auto"/>
                      </w:divBdr>
                    </w:div>
                    <w:div w:id="1268580928">
                      <w:marLeft w:val="0"/>
                      <w:marRight w:val="0"/>
                      <w:marTop w:val="0"/>
                      <w:marBottom w:val="0"/>
                      <w:divBdr>
                        <w:top w:val="none" w:sz="0" w:space="0" w:color="auto"/>
                        <w:left w:val="none" w:sz="0" w:space="0" w:color="auto"/>
                        <w:bottom w:val="none" w:sz="0" w:space="0" w:color="auto"/>
                        <w:right w:val="none" w:sz="0" w:space="0" w:color="auto"/>
                      </w:divBdr>
                    </w:div>
                    <w:div w:id="1303539042">
                      <w:marLeft w:val="0"/>
                      <w:marRight w:val="0"/>
                      <w:marTop w:val="0"/>
                      <w:marBottom w:val="0"/>
                      <w:divBdr>
                        <w:top w:val="none" w:sz="0" w:space="0" w:color="auto"/>
                        <w:left w:val="none" w:sz="0" w:space="0" w:color="auto"/>
                        <w:bottom w:val="none" w:sz="0" w:space="0" w:color="auto"/>
                        <w:right w:val="none" w:sz="0" w:space="0" w:color="auto"/>
                      </w:divBdr>
                    </w:div>
                  </w:divsChild>
                </w:div>
                <w:div w:id="40449159">
                  <w:marLeft w:val="0"/>
                  <w:marRight w:val="0"/>
                  <w:marTop w:val="0"/>
                  <w:marBottom w:val="0"/>
                  <w:divBdr>
                    <w:top w:val="none" w:sz="0" w:space="0" w:color="auto"/>
                    <w:left w:val="none" w:sz="0" w:space="0" w:color="auto"/>
                    <w:bottom w:val="none" w:sz="0" w:space="0" w:color="auto"/>
                    <w:right w:val="none" w:sz="0" w:space="0" w:color="auto"/>
                  </w:divBdr>
                  <w:divsChild>
                    <w:div w:id="480735230">
                      <w:marLeft w:val="0"/>
                      <w:marRight w:val="0"/>
                      <w:marTop w:val="0"/>
                      <w:marBottom w:val="0"/>
                      <w:divBdr>
                        <w:top w:val="none" w:sz="0" w:space="0" w:color="auto"/>
                        <w:left w:val="none" w:sz="0" w:space="0" w:color="auto"/>
                        <w:bottom w:val="none" w:sz="0" w:space="0" w:color="auto"/>
                        <w:right w:val="none" w:sz="0" w:space="0" w:color="auto"/>
                      </w:divBdr>
                    </w:div>
                  </w:divsChild>
                </w:div>
                <w:div w:id="70199972">
                  <w:marLeft w:val="0"/>
                  <w:marRight w:val="0"/>
                  <w:marTop w:val="0"/>
                  <w:marBottom w:val="0"/>
                  <w:divBdr>
                    <w:top w:val="none" w:sz="0" w:space="0" w:color="auto"/>
                    <w:left w:val="none" w:sz="0" w:space="0" w:color="auto"/>
                    <w:bottom w:val="none" w:sz="0" w:space="0" w:color="auto"/>
                    <w:right w:val="none" w:sz="0" w:space="0" w:color="auto"/>
                  </w:divBdr>
                  <w:divsChild>
                    <w:div w:id="1073235359">
                      <w:marLeft w:val="0"/>
                      <w:marRight w:val="0"/>
                      <w:marTop w:val="0"/>
                      <w:marBottom w:val="0"/>
                      <w:divBdr>
                        <w:top w:val="none" w:sz="0" w:space="0" w:color="auto"/>
                        <w:left w:val="none" w:sz="0" w:space="0" w:color="auto"/>
                        <w:bottom w:val="none" w:sz="0" w:space="0" w:color="auto"/>
                        <w:right w:val="none" w:sz="0" w:space="0" w:color="auto"/>
                      </w:divBdr>
                    </w:div>
                  </w:divsChild>
                </w:div>
                <w:div w:id="121777848">
                  <w:marLeft w:val="0"/>
                  <w:marRight w:val="0"/>
                  <w:marTop w:val="0"/>
                  <w:marBottom w:val="0"/>
                  <w:divBdr>
                    <w:top w:val="none" w:sz="0" w:space="0" w:color="auto"/>
                    <w:left w:val="none" w:sz="0" w:space="0" w:color="auto"/>
                    <w:bottom w:val="none" w:sz="0" w:space="0" w:color="auto"/>
                    <w:right w:val="none" w:sz="0" w:space="0" w:color="auto"/>
                  </w:divBdr>
                  <w:divsChild>
                    <w:div w:id="2023239306">
                      <w:marLeft w:val="0"/>
                      <w:marRight w:val="0"/>
                      <w:marTop w:val="0"/>
                      <w:marBottom w:val="0"/>
                      <w:divBdr>
                        <w:top w:val="none" w:sz="0" w:space="0" w:color="auto"/>
                        <w:left w:val="none" w:sz="0" w:space="0" w:color="auto"/>
                        <w:bottom w:val="none" w:sz="0" w:space="0" w:color="auto"/>
                        <w:right w:val="none" w:sz="0" w:space="0" w:color="auto"/>
                      </w:divBdr>
                    </w:div>
                  </w:divsChild>
                </w:div>
                <w:div w:id="140313171">
                  <w:marLeft w:val="0"/>
                  <w:marRight w:val="0"/>
                  <w:marTop w:val="0"/>
                  <w:marBottom w:val="0"/>
                  <w:divBdr>
                    <w:top w:val="none" w:sz="0" w:space="0" w:color="auto"/>
                    <w:left w:val="none" w:sz="0" w:space="0" w:color="auto"/>
                    <w:bottom w:val="none" w:sz="0" w:space="0" w:color="auto"/>
                    <w:right w:val="none" w:sz="0" w:space="0" w:color="auto"/>
                  </w:divBdr>
                  <w:divsChild>
                    <w:div w:id="1154638968">
                      <w:marLeft w:val="0"/>
                      <w:marRight w:val="0"/>
                      <w:marTop w:val="0"/>
                      <w:marBottom w:val="0"/>
                      <w:divBdr>
                        <w:top w:val="none" w:sz="0" w:space="0" w:color="auto"/>
                        <w:left w:val="none" w:sz="0" w:space="0" w:color="auto"/>
                        <w:bottom w:val="none" w:sz="0" w:space="0" w:color="auto"/>
                        <w:right w:val="none" w:sz="0" w:space="0" w:color="auto"/>
                      </w:divBdr>
                    </w:div>
                  </w:divsChild>
                </w:div>
                <w:div w:id="535124808">
                  <w:marLeft w:val="0"/>
                  <w:marRight w:val="0"/>
                  <w:marTop w:val="0"/>
                  <w:marBottom w:val="0"/>
                  <w:divBdr>
                    <w:top w:val="none" w:sz="0" w:space="0" w:color="auto"/>
                    <w:left w:val="none" w:sz="0" w:space="0" w:color="auto"/>
                    <w:bottom w:val="none" w:sz="0" w:space="0" w:color="auto"/>
                    <w:right w:val="none" w:sz="0" w:space="0" w:color="auto"/>
                  </w:divBdr>
                  <w:divsChild>
                    <w:div w:id="753010165">
                      <w:marLeft w:val="0"/>
                      <w:marRight w:val="0"/>
                      <w:marTop w:val="0"/>
                      <w:marBottom w:val="0"/>
                      <w:divBdr>
                        <w:top w:val="none" w:sz="0" w:space="0" w:color="auto"/>
                        <w:left w:val="none" w:sz="0" w:space="0" w:color="auto"/>
                        <w:bottom w:val="none" w:sz="0" w:space="0" w:color="auto"/>
                        <w:right w:val="none" w:sz="0" w:space="0" w:color="auto"/>
                      </w:divBdr>
                    </w:div>
                  </w:divsChild>
                </w:div>
                <w:div w:id="566844755">
                  <w:marLeft w:val="0"/>
                  <w:marRight w:val="0"/>
                  <w:marTop w:val="0"/>
                  <w:marBottom w:val="0"/>
                  <w:divBdr>
                    <w:top w:val="none" w:sz="0" w:space="0" w:color="auto"/>
                    <w:left w:val="none" w:sz="0" w:space="0" w:color="auto"/>
                    <w:bottom w:val="none" w:sz="0" w:space="0" w:color="auto"/>
                    <w:right w:val="none" w:sz="0" w:space="0" w:color="auto"/>
                  </w:divBdr>
                  <w:divsChild>
                    <w:div w:id="867370622">
                      <w:marLeft w:val="0"/>
                      <w:marRight w:val="0"/>
                      <w:marTop w:val="0"/>
                      <w:marBottom w:val="0"/>
                      <w:divBdr>
                        <w:top w:val="none" w:sz="0" w:space="0" w:color="auto"/>
                        <w:left w:val="none" w:sz="0" w:space="0" w:color="auto"/>
                        <w:bottom w:val="none" w:sz="0" w:space="0" w:color="auto"/>
                        <w:right w:val="none" w:sz="0" w:space="0" w:color="auto"/>
                      </w:divBdr>
                    </w:div>
                  </w:divsChild>
                </w:div>
                <w:div w:id="640497890">
                  <w:marLeft w:val="0"/>
                  <w:marRight w:val="0"/>
                  <w:marTop w:val="0"/>
                  <w:marBottom w:val="0"/>
                  <w:divBdr>
                    <w:top w:val="none" w:sz="0" w:space="0" w:color="auto"/>
                    <w:left w:val="none" w:sz="0" w:space="0" w:color="auto"/>
                    <w:bottom w:val="none" w:sz="0" w:space="0" w:color="auto"/>
                    <w:right w:val="none" w:sz="0" w:space="0" w:color="auto"/>
                  </w:divBdr>
                  <w:divsChild>
                    <w:div w:id="1412652773">
                      <w:marLeft w:val="0"/>
                      <w:marRight w:val="0"/>
                      <w:marTop w:val="0"/>
                      <w:marBottom w:val="0"/>
                      <w:divBdr>
                        <w:top w:val="none" w:sz="0" w:space="0" w:color="auto"/>
                        <w:left w:val="none" w:sz="0" w:space="0" w:color="auto"/>
                        <w:bottom w:val="none" w:sz="0" w:space="0" w:color="auto"/>
                        <w:right w:val="none" w:sz="0" w:space="0" w:color="auto"/>
                      </w:divBdr>
                    </w:div>
                    <w:div w:id="2078745888">
                      <w:marLeft w:val="0"/>
                      <w:marRight w:val="0"/>
                      <w:marTop w:val="0"/>
                      <w:marBottom w:val="0"/>
                      <w:divBdr>
                        <w:top w:val="none" w:sz="0" w:space="0" w:color="auto"/>
                        <w:left w:val="none" w:sz="0" w:space="0" w:color="auto"/>
                        <w:bottom w:val="none" w:sz="0" w:space="0" w:color="auto"/>
                        <w:right w:val="none" w:sz="0" w:space="0" w:color="auto"/>
                      </w:divBdr>
                    </w:div>
                  </w:divsChild>
                </w:div>
                <w:div w:id="877939362">
                  <w:marLeft w:val="0"/>
                  <w:marRight w:val="0"/>
                  <w:marTop w:val="0"/>
                  <w:marBottom w:val="0"/>
                  <w:divBdr>
                    <w:top w:val="none" w:sz="0" w:space="0" w:color="auto"/>
                    <w:left w:val="none" w:sz="0" w:space="0" w:color="auto"/>
                    <w:bottom w:val="none" w:sz="0" w:space="0" w:color="auto"/>
                    <w:right w:val="none" w:sz="0" w:space="0" w:color="auto"/>
                  </w:divBdr>
                  <w:divsChild>
                    <w:div w:id="314921210">
                      <w:marLeft w:val="0"/>
                      <w:marRight w:val="0"/>
                      <w:marTop w:val="0"/>
                      <w:marBottom w:val="0"/>
                      <w:divBdr>
                        <w:top w:val="none" w:sz="0" w:space="0" w:color="auto"/>
                        <w:left w:val="none" w:sz="0" w:space="0" w:color="auto"/>
                        <w:bottom w:val="none" w:sz="0" w:space="0" w:color="auto"/>
                        <w:right w:val="none" w:sz="0" w:space="0" w:color="auto"/>
                      </w:divBdr>
                    </w:div>
                  </w:divsChild>
                </w:div>
                <w:div w:id="1397046281">
                  <w:marLeft w:val="0"/>
                  <w:marRight w:val="0"/>
                  <w:marTop w:val="0"/>
                  <w:marBottom w:val="0"/>
                  <w:divBdr>
                    <w:top w:val="none" w:sz="0" w:space="0" w:color="auto"/>
                    <w:left w:val="none" w:sz="0" w:space="0" w:color="auto"/>
                    <w:bottom w:val="none" w:sz="0" w:space="0" w:color="auto"/>
                    <w:right w:val="none" w:sz="0" w:space="0" w:color="auto"/>
                  </w:divBdr>
                  <w:divsChild>
                    <w:div w:id="1727221708">
                      <w:marLeft w:val="0"/>
                      <w:marRight w:val="0"/>
                      <w:marTop w:val="0"/>
                      <w:marBottom w:val="0"/>
                      <w:divBdr>
                        <w:top w:val="none" w:sz="0" w:space="0" w:color="auto"/>
                        <w:left w:val="none" w:sz="0" w:space="0" w:color="auto"/>
                        <w:bottom w:val="none" w:sz="0" w:space="0" w:color="auto"/>
                        <w:right w:val="none" w:sz="0" w:space="0" w:color="auto"/>
                      </w:divBdr>
                    </w:div>
                  </w:divsChild>
                </w:div>
                <w:div w:id="1550648656">
                  <w:marLeft w:val="0"/>
                  <w:marRight w:val="0"/>
                  <w:marTop w:val="0"/>
                  <w:marBottom w:val="0"/>
                  <w:divBdr>
                    <w:top w:val="none" w:sz="0" w:space="0" w:color="auto"/>
                    <w:left w:val="none" w:sz="0" w:space="0" w:color="auto"/>
                    <w:bottom w:val="none" w:sz="0" w:space="0" w:color="auto"/>
                    <w:right w:val="none" w:sz="0" w:space="0" w:color="auto"/>
                  </w:divBdr>
                  <w:divsChild>
                    <w:div w:id="1128276873">
                      <w:marLeft w:val="0"/>
                      <w:marRight w:val="0"/>
                      <w:marTop w:val="0"/>
                      <w:marBottom w:val="0"/>
                      <w:divBdr>
                        <w:top w:val="none" w:sz="0" w:space="0" w:color="auto"/>
                        <w:left w:val="none" w:sz="0" w:space="0" w:color="auto"/>
                        <w:bottom w:val="none" w:sz="0" w:space="0" w:color="auto"/>
                        <w:right w:val="none" w:sz="0" w:space="0" w:color="auto"/>
                      </w:divBdr>
                    </w:div>
                    <w:div w:id="1465737682">
                      <w:marLeft w:val="0"/>
                      <w:marRight w:val="0"/>
                      <w:marTop w:val="0"/>
                      <w:marBottom w:val="0"/>
                      <w:divBdr>
                        <w:top w:val="none" w:sz="0" w:space="0" w:color="auto"/>
                        <w:left w:val="none" w:sz="0" w:space="0" w:color="auto"/>
                        <w:bottom w:val="none" w:sz="0" w:space="0" w:color="auto"/>
                        <w:right w:val="none" w:sz="0" w:space="0" w:color="auto"/>
                      </w:divBdr>
                    </w:div>
                  </w:divsChild>
                </w:div>
                <w:div w:id="1560826529">
                  <w:marLeft w:val="0"/>
                  <w:marRight w:val="0"/>
                  <w:marTop w:val="0"/>
                  <w:marBottom w:val="0"/>
                  <w:divBdr>
                    <w:top w:val="none" w:sz="0" w:space="0" w:color="auto"/>
                    <w:left w:val="none" w:sz="0" w:space="0" w:color="auto"/>
                    <w:bottom w:val="none" w:sz="0" w:space="0" w:color="auto"/>
                    <w:right w:val="none" w:sz="0" w:space="0" w:color="auto"/>
                  </w:divBdr>
                  <w:divsChild>
                    <w:div w:id="1877349897">
                      <w:marLeft w:val="0"/>
                      <w:marRight w:val="0"/>
                      <w:marTop w:val="0"/>
                      <w:marBottom w:val="0"/>
                      <w:divBdr>
                        <w:top w:val="none" w:sz="0" w:space="0" w:color="auto"/>
                        <w:left w:val="none" w:sz="0" w:space="0" w:color="auto"/>
                        <w:bottom w:val="none" w:sz="0" w:space="0" w:color="auto"/>
                        <w:right w:val="none" w:sz="0" w:space="0" w:color="auto"/>
                      </w:divBdr>
                    </w:div>
                  </w:divsChild>
                </w:div>
                <w:div w:id="2008434498">
                  <w:marLeft w:val="0"/>
                  <w:marRight w:val="0"/>
                  <w:marTop w:val="0"/>
                  <w:marBottom w:val="0"/>
                  <w:divBdr>
                    <w:top w:val="none" w:sz="0" w:space="0" w:color="auto"/>
                    <w:left w:val="none" w:sz="0" w:space="0" w:color="auto"/>
                    <w:bottom w:val="none" w:sz="0" w:space="0" w:color="auto"/>
                    <w:right w:val="none" w:sz="0" w:space="0" w:color="auto"/>
                  </w:divBdr>
                  <w:divsChild>
                    <w:div w:id="1247031282">
                      <w:marLeft w:val="0"/>
                      <w:marRight w:val="0"/>
                      <w:marTop w:val="0"/>
                      <w:marBottom w:val="0"/>
                      <w:divBdr>
                        <w:top w:val="none" w:sz="0" w:space="0" w:color="auto"/>
                        <w:left w:val="none" w:sz="0" w:space="0" w:color="auto"/>
                        <w:bottom w:val="none" w:sz="0" w:space="0" w:color="auto"/>
                        <w:right w:val="none" w:sz="0" w:space="0" w:color="auto"/>
                      </w:divBdr>
                    </w:div>
                  </w:divsChild>
                </w:div>
                <w:div w:id="2021275139">
                  <w:marLeft w:val="0"/>
                  <w:marRight w:val="0"/>
                  <w:marTop w:val="0"/>
                  <w:marBottom w:val="0"/>
                  <w:divBdr>
                    <w:top w:val="none" w:sz="0" w:space="0" w:color="auto"/>
                    <w:left w:val="none" w:sz="0" w:space="0" w:color="auto"/>
                    <w:bottom w:val="none" w:sz="0" w:space="0" w:color="auto"/>
                    <w:right w:val="none" w:sz="0" w:space="0" w:color="auto"/>
                  </w:divBdr>
                  <w:divsChild>
                    <w:div w:id="695233166">
                      <w:marLeft w:val="0"/>
                      <w:marRight w:val="0"/>
                      <w:marTop w:val="0"/>
                      <w:marBottom w:val="0"/>
                      <w:divBdr>
                        <w:top w:val="none" w:sz="0" w:space="0" w:color="auto"/>
                        <w:left w:val="none" w:sz="0" w:space="0" w:color="auto"/>
                        <w:bottom w:val="none" w:sz="0" w:space="0" w:color="auto"/>
                        <w:right w:val="none" w:sz="0" w:space="0" w:color="auto"/>
                      </w:divBdr>
                    </w:div>
                    <w:div w:id="13933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1599">
          <w:marLeft w:val="0"/>
          <w:marRight w:val="0"/>
          <w:marTop w:val="0"/>
          <w:marBottom w:val="0"/>
          <w:divBdr>
            <w:top w:val="none" w:sz="0" w:space="0" w:color="auto"/>
            <w:left w:val="none" w:sz="0" w:space="0" w:color="auto"/>
            <w:bottom w:val="none" w:sz="0" w:space="0" w:color="auto"/>
            <w:right w:val="none" w:sz="0" w:space="0" w:color="auto"/>
          </w:divBdr>
        </w:div>
        <w:div w:id="171186165">
          <w:marLeft w:val="0"/>
          <w:marRight w:val="0"/>
          <w:marTop w:val="0"/>
          <w:marBottom w:val="0"/>
          <w:divBdr>
            <w:top w:val="none" w:sz="0" w:space="0" w:color="auto"/>
            <w:left w:val="none" w:sz="0" w:space="0" w:color="auto"/>
            <w:bottom w:val="none" w:sz="0" w:space="0" w:color="auto"/>
            <w:right w:val="none" w:sz="0" w:space="0" w:color="auto"/>
          </w:divBdr>
        </w:div>
        <w:div w:id="172230470">
          <w:marLeft w:val="0"/>
          <w:marRight w:val="0"/>
          <w:marTop w:val="0"/>
          <w:marBottom w:val="0"/>
          <w:divBdr>
            <w:top w:val="none" w:sz="0" w:space="0" w:color="auto"/>
            <w:left w:val="none" w:sz="0" w:space="0" w:color="auto"/>
            <w:bottom w:val="none" w:sz="0" w:space="0" w:color="auto"/>
            <w:right w:val="none" w:sz="0" w:space="0" w:color="auto"/>
          </w:divBdr>
          <w:divsChild>
            <w:div w:id="338392287">
              <w:marLeft w:val="0"/>
              <w:marRight w:val="0"/>
              <w:marTop w:val="0"/>
              <w:marBottom w:val="0"/>
              <w:divBdr>
                <w:top w:val="none" w:sz="0" w:space="0" w:color="auto"/>
                <w:left w:val="none" w:sz="0" w:space="0" w:color="auto"/>
                <w:bottom w:val="none" w:sz="0" w:space="0" w:color="auto"/>
                <w:right w:val="none" w:sz="0" w:space="0" w:color="auto"/>
              </w:divBdr>
            </w:div>
            <w:div w:id="451899293">
              <w:marLeft w:val="0"/>
              <w:marRight w:val="0"/>
              <w:marTop w:val="0"/>
              <w:marBottom w:val="0"/>
              <w:divBdr>
                <w:top w:val="none" w:sz="0" w:space="0" w:color="auto"/>
                <w:left w:val="none" w:sz="0" w:space="0" w:color="auto"/>
                <w:bottom w:val="none" w:sz="0" w:space="0" w:color="auto"/>
                <w:right w:val="none" w:sz="0" w:space="0" w:color="auto"/>
              </w:divBdr>
            </w:div>
            <w:div w:id="926688753">
              <w:marLeft w:val="0"/>
              <w:marRight w:val="0"/>
              <w:marTop w:val="0"/>
              <w:marBottom w:val="0"/>
              <w:divBdr>
                <w:top w:val="none" w:sz="0" w:space="0" w:color="auto"/>
                <w:left w:val="none" w:sz="0" w:space="0" w:color="auto"/>
                <w:bottom w:val="none" w:sz="0" w:space="0" w:color="auto"/>
                <w:right w:val="none" w:sz="0" w:space="0" w:color="auto"/>
              </w:divBdr>
            </w:div>
          </w:divsChild>
        </w:div>
        <w:div w:id="232742830">
          <w:marLeft w:val="0"/>
          <w:marRight w:val="0"/>
          <w:marTop w:val="0"/>
          <w:marBottom w:val="0"/>
          <w:divBdr>
            <w:top w:val="none" w:sz="0" w:space="0" w:color="auto"/>
            <w:left w:val="none" w:sz="0" w:space="0" w:color="auto"/>
            <w:bottom w:val="none" w:sz="0" w:space="0" w:color="auto"/>
            <w:right w:val="none" w:sz="0" w:space="0" w:color="auto"/>
          </w:divBdr>
        </w:div>
        <w:div w:id="250435025">
          <w:marLeft w:val="0"/>
          <w:marRight w:val="0"/>
          <w:marTop w:val="0"/>
          <w:marBottom w:val="0"/>
          <w:divBdr>
            <w:top w:val="none" w:sz="0" w:space="0" w:color="auto"/>
            <w:left w:val="none" w:sz="0" w:space="0" w:color="auto"/>
            <w:bottom w:val="none" w:sz="0" w:space="0" w:color="auto"/>
            <w:right w:val="none" w:sz="0" w:space="0" w:color="auto"/>
          </w:divBdr>
        </w:div>
        <w:div w:id="265962509">
          <w:marLeft w:val="0"/>
          <w:marRight w:val="0"/>
          <w:marTop w:val="0"/>
          <w:marBottom w:val="0"/>
          <w:divBdr>
            <w:top w:val="none" w:sz="0" w:space="0" w:color="auto"/>
            <w:left w:val="none" w:sz="0" w:space="0" w:color="auto"/>
            <w:bottom w:val="none" w:sz="0" w:space="0" w:color="auto"/>
            <w:right w:val="none" w:sz="0" w:space="0" w:color="auto"/>
          </w:divBdr>
        </w:div>
        <w:div w:id="268246507">
          <w:marLeft w:val="0"/>
          <w:marRight w:val="0"/>
          <w:marTop w:val="0"/>
          <w:marBottom w:val="0"/>
          <w:divBdr>
            <w:top w:val="none" w:sz="0" w:space="0" w:color="auto"/>
            <w:left w:val="none" w:sz="0" w:space="0" w:color="auto"/>
            <w:bottom w:val="none" w:sz="0" w:space="0" w:color="auto"/>
            <w:right w:val="none" w:sz="0" w:space="0" w:color="auto"/>
          </w:divBdr>
        </w:div>
        <w:div w:id="269053182">
          <w:marLeft w:val="0"/>
          <w:marRight w:val="0"/>
          <w:marTop w:val="0"/>
          <w:marBottom w:val="0"/>
          <w:divBdr>
            <w:top w:val="none" w:sz="0" w:space="0" w:color="auto"/>
            <w:left w:val="none" w:sz="0" w:space="0" w:color="auto"/>
            <w:bottom w:val="none" w:sz="0" w:space="0" w:color="auto"/>
            <w:right w:val="none" w:sz="0" w:space="0" w:color="auto"/>
          </w:divBdr>
        </w:div>
        <w:div w:id="270823098">
          <w:marLeft w:val="0"/>
          <w:marRight w:val="0"/>
          <w:marTop w:val="0"/>
          <w:marBottom w:val="0"/>
          <w:divBdr>
            <w:top w:val="none" w:sz="0" w:space="0" w:color="auto"/>
            <w:left w:val="none" w:sz="0" w:space="0" w:color="auto"/>
            <w:bottom w:val="none" w:sz="0" w:space="0" w:color="auto"/>
            <w:right w:val="none" w:sz="0" w:space="0" w:color="auto"/>
          </w:divBdr>
        </w:div>
        <w:div w:id="297103287">
          <w:marLeft w:val="0"/>
          <w:marRight w:val="0"/>
          <w:marTop w:val="0"/>
          <w:marBottom w:val="0"/>
          <w:divBdr>
            <w:top w:val="none" w:sz="0" w:space="0" w:color="auto"/>
            <w:left w:val="none" w:sz="0" w:space="0" w:color="auto"/>
            <w:bottom w:val="none" w:sz="0" w:space="0" w:color="auto"/>
            <w:right w:val="none" w:sz="0" w:space="0" w:color="auto"/>
          </w:divBdr>
        </w:div>
        <w:div w:id="297221151">
          <w:marLeft w:val="0"/>
          <w:marRight w:val="0"/>
          <w:marTop w:val="0"/>
          <w:marBottom w:val="0"/>
          <w:divBdr>
            <w:top w:val="none" w:sz="0" w:space="0" w:color="auto"/>
            <w:left w:val="none" w:sz="0" w:space="0" w:color="auto"/>
            <w:bottom w:val="none" w:sz="0" w:space="0" w:color="auto"/>
            <w:right w:val="none" w:sz="0" w:space="0" w:color="auto"/>
          </w:divBdr>
          <w:divsChild>
            <w:div w:id="1591231290">
              <w:marLeft w:val="0"/>
              <w:marRight w:val="0"/>
              <w:marTop w:val="0"/>
              <w:marBottom w:val="0"/>
              <w:divBdr>
                <w:top w:val="none" w:sz="0" w:space="0" w:color="auto"/>
                <w:left w:val="none" w:sz="0" w:space="0" w:color="auto"/>
                <w:bottom w:val="none" w:sz="0" w:space="0" w:color="auto"/>
                <w:right w:val="none" w:sz="0" w:space="0" w:color="auto"/>
              </w:divBdr>
            </w:div>
          </w:divsChild>
        </w:div>
        <w:div w:id="304969996">
          <w:marLeft w:val="0"/>
          <w:marRight w:val="0"/>
          <w:marTop w:val="0"/>
          <w:marBottom w:val="0"/>
          <w:divBdr>
            <w:top w:val="none" w:sz="0" w:space="0" w:color="auto"/>
            <w:left w:val="none" w:sz="0" w:space="0" w:color="auto"/>
            <w:bottom w:val="none" w:sz="0" w:space="0" w:color="auto"/>
            <w:right w:val="none" w:sz="0" w:space="0" w:color="auto"/>
          </w:divBdr>
          <w:divsChild>
            <w:div w:id="1107038083">
              <w:marLeft w:val="0"/>
              <w:marRight w:val="0"/>
              <w:marTop w:val="0"/>
              <w:marBottom w:val="0"/>
              <w:divBdr>
                <w:top w:val="none" w:sz="0" w:space="0" w:color="auto"/>
                <w:left w:val="none" w:sz="0" w:space="0" w:color="auto"/>
                <w:bottom w:val="none" w:sz="0" w:space="0" w:color="auto"/>
                <w:right w:val="none" w:sz="0" w:space="0" w:color="auto"/>
              </w:divBdr>
            </w:div>
            <w:div w:id="1642543226">
              <w:marLeft w:val="0"/>
              <w:marRight w:val="0"/>
              <w:marTop w:val="0"/>
              <w:marBottom w:val="0"/>
              <w:divBdr>
                <w:top w:val="none" w:sz="0" w:space="0" w:color="auto"/>
                <w:left w:val="none" w:sz="0" w:space="0" w:color="auto"/>
                <w:bottom w:val="none" w:sz="0" w:space="0" w:color="auto"/>
                <w:right w:val="none" w:sz="0" w:space="0" w:color="auto"/>
              </w:divBdr>
            </w:div>
          </w:divsChild>
        </w:div>
        <w:div w:id="305474718">
          <w:marLeft w:val="0"/>
          <w:marRight w:val="0"/>
          <w:marTop w:val="0"/>
          <w:marBottom w:val="0"/>
          <w:divBdr>
            <w:top w:val="none" w:sz="0" w:space="0" w:color="auto"/>
            <w:left w:val="none" w:sz="0" w:space="0" w:color="auto"/>
            <w:bottom w:val="none" w:sz="0" w:space="0" w:color="auto"/>
            <w:right w:val="none" w:sz="0" w:space="0" w:color="auto"/>
          </w:divBdr>
        </w:div>
        <w:div w:id="315304997">
          <w:marLeft w:val="0"/>
          <w:marRight w:val="0"/>
          <w:marTop w:val="0"/>
          <w:marBottom w:val="0"/>
          <w:divBdr>
            <w:top w:val="none" w:sz="0" w:space="0" w:color="auto"/>
            <w:left w:val="none" w:sz="0" w:space="0" w:color="auto"/>
            <w:bottom w:val="none" w:sz="0" w:space="0" w:color="auto"/>
            <w:right w:val="none" w:sz="0" w:space="0" w:color="auto"/>
          </w:divBdr>
          <w:divsChild>
            <w:div w:id="20674068">
              <w:marLeft w:val="0"/>
              <w:marRight w:val="0"/>
              <w:marTop w:val="0"/>
              <w:marBottom w:val="0"/>
              <w:divBdr>
                <w:top w:val="none" w:sz="0" w:space="0" w:color="auto"/>
                <w:left w:val="none" w:sz="0" w:space="0" w:color="auto"/>
                <w:bottom w:val="none" w:sz="0" w:space="0" w:color="auto"/>
                <w:right w:val="none" w:sz="0" w:space="0" w:color="auto"/>
              </w:divBdr>
            </w:div>
            <w:div w:id="811098379">
              <w:marLeft w:val="0"/>
              <w:marRight w:val="0"/>
              <w:marTop w:val="0"/>
              <w:marBottom w:val="0"/>
              <w:divBdr>
                <w:top w:val="none" w:sz="0" w:space="0" w:color="auto"/>
                <w:left w:val="none" w:sz="0" w:space="0" w:color="auto"/>
                <w:bottom w:val="none" w:sz="0" w:space="0" w:color="auto"/>
                <w:right w:val="none" w:sz="0" w:space="0" w:color="auto"/>
              </w:divBdr>
            </w:div>
          </w:divsChild>
        </w:div>
        <w:div w:id="322586196">
          <w:marLeft w:val="0"/>
          <w:marRight w:val="0"/>
          <w:marTop w:val="0"/>
          <w:marBottom w:val="0"/>
          <w:divBdr>
            <w:top w:val="none" w:sz="0" w:space="0" w:color="auto"/>
            <w:left w:val="none" w:sz="0" w:space="0" w:color="auto"/>
            <w:bottom w:val="none" w:sz="0" w:space="0" w:color="auto"/>
            <w:right w:val="none" w:sz="0" w:space="0" w:color="auto"/>
          </w:divBdr>
        </w:div>
        <w:div w:id="337276282">
          <w:marLeft w:val="0"/>
          <w:marRight w:val="0"/>
          <w:marTop w:val="0"/>
          <w:marBottom w:val="0"/>
          <w:divBdr>
            <w:top w:val="none" w:sz="0" w:space="0" w:color="auto"/>
            <w:left w:val="none" w:sz="0" w:space="0" w:color="auto"/>
            <w:bottom w:val="none" w:sz="0" w:space="0" w:color="auto"/>
            <w:right w:val="none" w:sz="0" w:space="0" w:color="auto"/>
          </w:divBdr>
        </w:div>
        <w:div w:id="343359262">
          <w:marLeft w:val="0"/>
          <w:marRight w:val="0"/>
          <w:marTop w:val="0"/>
          <w:marBottom w:val="0"/>
          <w:divBdr>
            <w:top w:val="none" w:sz="0" w:space="0" w:color="auto"/>
            <w:left w:val="none" w:sz="0" w:space="0" w:color="auto"/>
            <w:bottom w:val="none" w:sz="0" w:space="0" w:color="auto"/>
            <w:right w:val="none" w:sz="0" w:space="0" w:color="auto"/>
          </w:divBdr>
        </w:div>
        <w:div w:id="348259578">
          <w:marLeft w:val="0"/>
          <w:marRight w:val="0"/>
          <w:marTop w:val="0"/>
          <w:marBottom w:val="0"/>
          <w:divBdr>
            <w:top w:val="none" w:sz="0" w:space="0" w:color="auto"/>
            <w:left w:val="none" w:sz="0" w:space="0" w:color="auto"/>
            <w:bottom w:val="none" w:sz="0" w:space="0" w:color="auto"/>
            <w:right w:val="none" w:sz="0" w:space="0" w:color="auto"/>
          </w:divBdr>
        </w:div>
        <w:div w:id="352221474">
          <w:marLeft w:val="0"/>
          <w:marRight w:val="0"/>
          <w:marTop w:val="0"/>
          <w:marBottom w:val="0"/>
          <w:divBdr>
            <w:top w:val="none" w:sz="0" w:space="0" w:color="auto"/>
            <w:left w:val="none" w:sz="0" w:space="0" w:color="auto"/>
            <w:bottom w:val="none" w:sz="0" w:space="0" w:color="auto"/>
            <w:right w:val="none" w:sz="0" w:space="0" w:color="auto"/>
          </w:divBdr>
        </w:div>
        <w:div w:id="354382790">
          <w:marLeft w:val="0"/>
          <w:marRight w:val="0"/>
          <w:marTop w:val="0"/>
          <w:marBottom w:val="0"/>
          <w:divBdr>
            <w:top w:val="none" w:sz="0" w:space="0" w:color="auto"/>
            <w:left w:val="none" w:sz="0" w:space="0" w:color="auto"/>
            <w:bottom w:val="none" w:sz="0" w:space="0" w:color="auto"/>
            <w:right w:val="none" w:sz="0" w:space="0" w:color="auto"/>
          </w:divBdr>
          <w:divsChild>
            <w:div w:id="116488486">
              <w:marLeft w:val="0"/>
              <w:marRight w:val="0"/>
              <w:marTop w:val="0"/>
              <w:marBottom w:val="0"/>
              <w:divBdr>
                <w:top w:val="none" w:sz="0" w:space="0" w:color="auto"/>
                <w:left w:val="none" w:sz="0" w:space="0" w:color="auto"/>
                <w:bottom w:val="none" w:sz="0" w:space="0" w:color="auto"/>
                <w:right w:val="none" w:sz="0" w:space="0" w:color="auto"/>
              </w:divBdr>
            </w:div>
            <w:div w:id="1637493206">
              <w:marLeft w:val="0"/>
              <w:marRight w:val="0"/>
              <w:marTop w:val="0"/>
              <w:marBottom w:val="0"/>
              <w:divBdr>
                <w:top w:val="none" w:sz="0" w:space="0" w:color="auto"/>
                <w:left w:val="none" w:sz="0" w:space="0" w:color="auto"/>
                <w:bottom w:val="none" w:sz="0" w:space="0" w:color="auto"/>
                <w:right w:val="none" w:sz="0" w:space="0" w:color="auto"/>
              </w:divBdr>
            </w:div>
            <w:div w:id="2013796994">
              <w:marLeft w:val="0"/>
              <w:marRight w:val="0"/>
              <w:marTop w:val="0"/>
              <w:marBottom w:val="0"/>
              <w:divBdr>
                <w:top w:val="none" w:sz="0" w:space="0" w:color="auto"/>
                <w:left w:val="none" w:sz="0" w:space="0" w:color="auto"/>
                <w:bottom w:val="none" w:sz="0" w:space="0" w:color="auto"/>
                <w:right w:val="none" w:sz="0" w:space="0" w:color="auto"/>
              </w:divBdr>
            </w:div>
          </w:divsChild>
        </w:div>
        <w:div w:id="358046123">
          <w:marLeft w:val="0"/>
          <w:marRight w:val="0"/>
          <w:marTop w:val="0"/>
          <w:marBottom w:val="0"/>
          <w:divBdr>
            <w:top w:val="none" w:sz="0" w:space="0" w:color="auto"/>
            <w:left w:val="none" w:sz="0" w:space="0" w:color="auto"/>
            <w:bottom w:val="none" w:sz="0" w:space="0" w:color="auto"/>
            <w:right w:val="none" w:sz="0" w:space="0" w:color="auto"/>
          </w:divBdr>
        </w:div>
        <w:div w:id="359206777">
          <w:marLeft w:val="0"/>
          <w:marRight w:val="0"/>
          <w:marTop w:val="0"/>
          <w:marBottom w:val="0"/>
          <w:divBdr>
            <w:top w:val="none" w:sz="0" w:space="0" w:color="auto"/>
            <w:left w:val="none" w:sz="0" w:space="0" w:color="auto"/>
            <w:bottom w:val="none" w:sz="0" w:space="0" w:color="auto"/>
            <w:right w:val="none" w:sz="0" w:space="0" w:color="auto"/>
          </w:divBdr>
          <w:divsChild>
            <w:div w:id="470559149">
              <w:marLeft w:val="0"/>
              <w:marRight w:val="0"/>
              <w:marTop w:val="0"/>
              <w:marBottom w:val="0"/>
              <w:divBdr>
                <w:top w:val="none" w:sz="0" w:space="0" w:color="auto"/>
                <w:left w:val="none" w:sz="0" w:space="0" w:color="auto"/>
                <w:bottom w:val="none" w:sz="0" w:space="0" w:color="auto"/>
                <w:right w:val="none" w:sz="0" w:space="0" w:color="auto"/>
              </w:divBdr>
            </w:div>
            <w:div w:id="1426607165">
              <w:marLeft w:val="0"/>
              <w:marRight w:val="0"/>
              <w:marTop w:val="0"/>
              <w:marBottom w:val="0"/>
              <w:divBdr>
                <w:top w:val="none" w:sz="0" w:space="0" w:color="auto"/>
                <w:left w:val="none" w:sz="0" w:space="0" w:color="auto"/>
                <w:bottom w:val="none" w:sz="0" w:space="0" w:color="auto"/>
                <w:right w:val="none" w:sz="0" w:space="0" w:color="auto"/>
              </w:divBdr>
            </w:div>
            <w:div w:id="1492209353">
              <w:marLeft w:val="0"/>
              <w:marRight w:val="0"/>
              <w:marTop w:val="0"/>
              <w:marBottom w:val="0"/>
              <w:divBdr>
                <w:top w:val="none" w:sz="0" w:space="0" w:color="auto"/>
                <w:left w:val="none" w:sz="0" w:space="0" w:color="auto"/>
                <w:bottom w:val="none" w:sz="0" w:space="0" w:color="auto"/>
                <w:right w:val="none" w:sz="0" w:space="0" w:color="auto"/>
              </w:divBdr>
            </w:div>
            <w:div w:id="1531382083">
              <w:marLeft w:val="0"/>
              <w:marRight w:val="0"/>
              <w:marTop w:val="0"/>
              <w:marBottom w:val="0"/>
              <w:divBdr>
                <w:top w:val="none" w:sz="0" w:space="0" w:color="auto"/>
                <w:left w:val="none" w:sz="0" w:space="0" w:color="auto"/>
                <w:bottom w:val="none" w:sz="0" w:space="0" w:color="auto"/>
                <w:right w:val="none" w:sz="0" w:space="0" w:color="auto"/>
              </w:divBdr>
            </w:div>
          </w:divsChild>
        </w:div>
        <w:div w:id="360015167">
          <w:marLeft w:val="0"/>
          <w:marRight w:val="0"/>
          <w:marTop w:val="0"/>
          <w:marBottom w:val="0"/>
          <w:divBdr>
            <w:top w:val="none" w:sz="0" w:space="0" w:color="auto"/>
            <w:left w:val="none" w:sz="0" w:space="0" w:color="auto"/>
            <w:bottom w:val="none" w:sz="0" w:space="0" w:color="auto"/>
            <w:right w:val="none" w:sz="0" w:space="0" w:color="auto"/>
          </w:divBdr>
        </w:div>
        <w:div w:id="363750081">
          <w:marLeft w:val="0"/>
          <w:marRight w:val="0"/>
          <w:marTop w:val="0"/>
          <w:marBottom w:val="0"/>
          <w:divBdr>
            <w:top w:val="none" w:sz="0" w:space="0" w:color="auto"/>
            <w:left w:val="none" w:sz="0" w:space="0" w:color="auto"/>
            <w:bottom w:val="none" w:sz="0" w:space="0" w:color="auto"/>
            <w:right w:val="none" w:sz="0" w:space="0" w:color="auto"/>
          </w:divBdr>
        </w:div>
        <w:div w:id="368725232">
          <w:marLeft w:val="0"/>
          <w:marRight w:val="0"/>
          <w:marTop w:val="0"/>
          <w:marBottom w:val="0"/>
          <w:divBdr>
            <w:top w:val="none" w:sz="0" w:space="0" w:color="auto"/>
            <w:left w:val="none" w:sz="0" w:space="0" w:color="auto"/>
            <w:bottom w:val="none" w:sz="0" w:space="0" w:color="auto"/>
            <w:right w:val="none" w:sz="0" w:space="0" w:color="auto"/>
          </w:divBdr>
        </w:div>
        <w:div w:id="377171308">
          <w:marLeft w:val="0"/>
          <w:marRight w:val="0"/>
          <w:marTop w:val="0"/>
          <w:marBottom w:val="0"/>
          <w:divBdr>
            <w:top w:val="none" w:sz="0" w:space="0" w:color="auto"/>
            <w:left w:val="none" w:sz="0" w:space="0" w:color="auto"/>
            <w:bottom w:val="none" w:sz="0" w:space="0" w:color="auto"/>
            <w:right w:val="none" w:sz="0" w:space="0" w:color="auto"/>
          </w:divBdr>
        </w:div>
        <w:div w:id="409891171">
          <w:marLeft w:val="0"/>
          <w:marRight w:val="0"/>
          <w:marTop w:val="0"/>
          <w:marBottom w:val="0"/>
          <w:divBdr>
            <w:top w:val="none" w:sz="0" w:space="0" w:color="auto"/>
            <w:left w:val="none" w:sz="0" w:space="0" w:color="auto"/>
            <w:bottom w:val="none" w:sz="0" w:space="0" w:color="auto"/>
            <w:right w:val="none" w:sz="0" w:space="0" w:color="auto"/>
          </w:divBdr>
        </w:div>
        <w:div w:id="413208277">
          <w:marLeft w:val="0"/>
          <w:marRight w:val="0"/>
          <w:marTop w:val="0"/>
          <w:marBottom w:val="0"/>
          <w:divBdr>
            <w:top w:val="none" w:sz="0" w:space="0" w:color="auto"/>
            <w:left w:val="none" w:sz="0" w:space="0" w:color="auto"/>
            <w:bottom w:val="none" w:sz="0" w:space="0" w:color="auto"/>
            <w:right w:val="none" w:sz="0" w:space="0" w:color="auto"/>
          </w:divBdr>
        </w:div>
        <w:div w:id="471362547">
          <w:marLeft w:val="0"/>
          <w:marRight w:val="0"/>
          <w:marTop w:val="0"/>
          <w:marBottom w:val="0"/>
          <w:divBdr>
            <w:top w:val="none" w:sz="0" w:space="0" w:color="auto"/>
            <w:left w:val="none" w:sz="0" w:space="0" w:color="auto"/>
            <w:bottom w:val="none" w:sz="0" w:space="0" w:color="auto"/>
            <w:right w:val="none" w:sz="0" w:space="0" w:color="auto"/>
          </w:divBdr>
        </w:div>
        <w:div w:id="477302154">
          <w:marLeft w:val="0"/>
          <w:marRight w:val="0"/>
          <w:marTop w:val="0"/>
          <w:marBottom w:val="0"/>
          <w:divBdr>
            <w:top w:val="none" w:sz="0" w:space="0" w:color="auto"/>
            <w:left w:val="none" w:sz="0" w:space="0" w:color="auto"/>
            <w:bottom w:val="none" w:sz="0" w:space="0" w:color="auto"/>
            <w:right w:val="none" w:sz="0" w:space="0" w:color="auto"/>
          </w:divBdr>
        </w:div>
        <w:div w:id="537008464">
          <w:marLeft w:val="0"/>
          <w:marRight w:val="0"/>
          <w:marTop w:val="0"/>
          <w:marBottom w:val="0"/>
          <w:divBdr>
            <w:top w:val="none" w:sz="0" w:space="0" w:color="auto"/>
            <w:left w:val="none" w:sz="0" w:space="0" w:color="auto"/>
            <w:bottom w:val="none" w:sz="0" w:space="0" w:color="auto"/>
            <w:right w:val="none" w:sz="0" w:space="0" w:color="auto"/>
          </w:divBdr>
        </w:div>
        <w:div w:id="549270851">
          <w:marLeft w:val="0"/>
          <w:marRight w:val="0"/>
          <w:marTop w:val="0"/>
          <w:marBottom w:val="0"/>
          <w:divBdr>
            <w:top w:val="none" w:sz="0" w:space="0" w:color="auto"/>
            <w:left w:val="none" w:sz="0" w:space="0" w:color="auto"/>
            <w:bottom w:val="none" w:sz="0" w:space="0" w:color="auto"/>
            <w:right w:val="none" w:sz="0" w:space="0" w:color="auto"/>
          </w:divBdr>
        </w:div>
        <w:div w:id="560949040">
          <w:marLeft w:val="0"/>
          <w:marRight w:val="0"/>
          <w:marTop w:val="0"/>
          <w:marBottom w:val="0"/>
          <w:divBdr>
            <w:top w:val="none" w:sz="0" w:space="0" w:color="auto"/>
            <w:left w:val="none" w:sz="0" w:space="0" w:color="auto"/>
            <w:bottom w:val="none" w:sz="0" w:space="0" w:color="auto"/>
            <w:right w:val="none" w:sz="0" w:space="0" w:color="auto"/>
          </w:divBdr>
        </w:div>
        <w:div w:id="582833317">
          <w:marLeft w:val="0"/>
          <w:marRight w:val="0"/>
          <w:marTop w:val="0"/>
          <w:marBottom w:val="0"/>
          <w:divBdr>
            <w:top w:val="none" w:sz="0" w:space="0" w:color="auto"/>
            <w:left w:val="none" w:sz="0" w:space="0" w:color="auto"/>
            <w:bottom w:val="none" w:sz="0" w:space="0" w:color="auto"/>
            <w:right w:val="none" w:sz="0" w:space="0" w:color="auto"/>
          </w:divBdr>
        </w:div>
        <w:div w:id="596522543">
          <w:marLeft w:val="0"/>
          <w:marRight w:val="0"/>
          <w:marTop w:val="0"/>
          <w:marBottom w:val="0"/>
          <w:divBdr>
            <w:top w:val="none" w:sz="0" w:space="0" w:color="auto"/>
            <w:left w:val="none" w:sz="0" w:space="0" w:color="auto"/>
            <w:bottom w:val="none" w:sz="0" w:space="0" w:color="auto"/>
            <w:right w:val="none" w:sz="0" w:space="0" w:color="auto"/>
          </w:divBdr>
        </w:div>
        <w:div w:id="615142347">
          <w:marLeft w:val="0"/>
          <w:marRight w:val="0"/>
          <w:marTop w:val="0"/>
          <w:marBottom w:val="0"/>
          <w:divBdr>
            <w:top w:val="none" w:sz="0" w:space="0" w:color="auto"/>
            <w:left w:val="none" w:sz="0" w:space="0" w:color="auto"/>
            <w:bottom w:val="none" w:sz="0" w:space="0" w:color="auto"/>
            <w:right w:val="none" w:sz="0" w:space="0" w:color="auto"/>
          </w:divBdr>
        </w:div>
        <w:div w:id="624891268">
          <w:marLeft w:val="0"/>
          <w:marRight w:val="0"/>
          <w:marTop w:val="0"/>
          <w:marBottom w:val="0"/>
          <w:divBdr>
            <w:top w:val="none" w:sz="0" w:space="0" w:color="auto"/>
            <w:left w:val="none" w:sz="0" w:space="0" w:color="auto"/>
            <w:bottom w:val="none" w:sz="0" w:space="0" w:color="auto"/>
            <w:right w:val="none" w:sz="0" w:space="0" w:color="auto"/>
          </w:divBdr>
        </w:div>
        <w:div w:id="627395282">
          <w:marLeft w:val="0"/>
          <w:marRight w:val="0"/>
          <w:marTop w:val="0"/>
          <w:marBottom w:val="0"/>
          <w:divBdr>
            <w:top w:val="none" w:sz="0" w:space="0" w:color="auto"/>
            <w:left w:val="none" w:sz="0" w:space="0" w:color="auto"/>
            <w:bottom w:val="none" w:sz="0" w:space="0" w:color="auto"/>
            <w:right w:val="none" w:sz="0" w:space="0" w:color="auto"/>
          </w:divBdr>
        </w:div>
        <w:div w:id="680282829">
          <w:marLeft w:val="0"/>
          <w:marRight w:val="0"/>
          <w:marTop w:val="0"/>
          <w:marBottom w:val="0"/>
          <w:divBdr>
            <w:top w:val="none" w:sz="0" w:space="0" w:color="auto"/>
            <w:left w:val="none" w:sz="0" w:space="0" w:color="auto"/>
            <w:bottom w:val="none" w:sz="0" w:space="0" w:color="auto"/>
            <w:right w:val="none" w:sz="0" w:space="0" w:color="auto"/>
          </w:divBdr>
          <w:divsChild>
            <w:div w:id="13389787">
              <w:marLeft w:val="0"/>
              <w:marRight w:val="0"/>
              <w:marTop w:val="0"/>
              <w:marBottom w:val="0"/>
              <w:divBdr>
                <w:top w:val="none" w:sz="0" w:space="0" w:color="auto"/>
                <w:left w:val="none" w:sz="0" w:space="0" w:color="auto"/>
                <w:bottom w:val="none" w:sz="0" w:space="0" w:color="auto"/>
                <w:right w:val="none" w:sz="0" w:space="0" w:color="auto"/>
              </w:divBdr>
            </w:div>
            <w:div w:id="186674251">
              <w:marLeft w:val="0"/>
              <w:marRight w:val="0"/>
              <w:marTop w:val="0"/>
              <w:marBottom w:val="0"/>
              <w:divBdr>
                <w:top w:val="none" w:sz="0" w:space="0" w:color="auto"/>
                <w:left w:val="none" w:sz="0" w:space="0" w:color="auto"/>
                <w:bottom w:val="none" w:sz="0" w:space="0" w:color="auto"/>
                <w:right w:val="none" w:sz="0" w:space="0" w:color="auto"/>
              </w:divBdr>
            </w:div>
            <w:div w:id="1212421083">
              <w:marLeft w:val="0"/>
              <w:marRight w:val="0"/>
              <w:marTop w:val="0"/>
              <w:marBottom w:val="0"/>
              <w:divBdr>
                <w:top w:val="none" w:sz="0" w:space="0" w:color="auto"/>
                <w:left w:val="none" w:sz="0" w:space="0" w:color="auto"/>
                <w:bottom w:val="none" w:sz="0" w:space="0" w:color="auto"/>
                <w:right w:val="none" w:sz="0" w:space="0" w:color="auto"/>
              </w:divBdr>
            </w:div>
          </w:divsChild>
        </w:div>
        <w:div w:id="683898100">
          <w:marLeft w:val="0"/>
          <w:marRight w:val="0"/>
          <w:marTop w:val="0"/>
          <w:marBottom w:val="0"/>
          <w:divBdr>
            <w:top w:val="none" w:sz="0" w:space="0" w:color="auto"/>
            <w:left w:val="none" w:sz="0" w:space="0" w:color="auto"/>
            <w:bottom w:val="none" w:sz="0" w:space="0" w:color="auto"/>
            <w:right w:val="none" w:sz="0" w:space="0" w:color="auto"/>
          </w:divBdr>
        </w:div>
        <w:div w:id="728962307">
          <w:marLeft w:val="0"/>
          <w:marRight w:val="0"/>
          <w:marTop w:val="0"/>
          <w:marBottom w:val="0"/>
          <w:divBdr>
            <w:top w:val="none" w:sz="0" w:space="0" w:color="auto"/>
            <w:left w:val="none" w:sz="0" w:space="0" w:color="auto"/>
            <w:bottom w:val="none" w:sz="0" w:space="0" w:color="auto"/>
            <w:right w:val="none" w:sz="0" w:space="0" w:color="auto"/>
          </w:divBdr>
        </w:div>
        <w:div w:id="737674297">
          <w:marLeft w:val="0"/>
          <w:marRight w:val="0"/>
          <w:marTop w:val="0"/>
          <w:marBottom w:val="0"/>
          <w:divBdr>
            <w:top w:val="none" w:sz="0" w:space="0" w:color="auto"/>
            <w:left w:val="none" w:sz="0" w:space="0" w:color="auto"/>
            <w:bottom w:val="none" w:sz="0" w:space="0" w:color="auto"/>
            <w:right w:val="none" w:sz="0" w:space="0" w:color="auto"/>
          </w:divBdr>
        </w:div>
        <w:div w:id="752968280">
          <w:marLeft w:val="0"/>
          <w:marRight w:val="0"/>
          <w:marTop w:val="0"/>
          <w:marBottom w:val="0"/>
          <w:divBdr>
            <w:top w:val="none" w:sz="0" w:space="0" w:color="auto"/>
            <w:left w:val="none" w:sz="0" w:space="0" w:color="auto"/>
            <w:bottom w:val="none" w:sz="0" w:space="0" w:color="auto"/>
            <w:right w:val="none" w:sz="0" w:space="0" w:color="auto"/>
          </w:divBdr>
        </w:div>
        <w:div w:id="756168353">
          <w:marLeft w:val="0"/>
          <w:marRight w:val="0"/>
          <w:marTop w:val="0"/>
          <w:marBottom w:val="0"/>
          <w:divBdr>
            <w:top w:val="none" w:sz="0" w:space="0" w:color="auto"/>
            <w:left w:val="none" w:sz="0" w:space="0" w:color="auto"/>
            <w:bottom w:val="none" w:sz="0" w:space="0" w:color="auto"/>
            <w:right w:val="none" w:sz="0" w:space="0" w:color="auto"/>
          </w:divBdr>
        </w:div>
        <w:div w:id="773207169">
          <w:marLeft w:val="0"/>
          <w:marRight w:val="0"/>
          <w:marTop w:val="0"/>
          <w:marBottom w:val="0"/>
          <w:divBdr>
            <w:top w:val="none" w:sz="0" w:space="0" w:color="auto"/>
            <w:left w:val="none" w:sz="0" w:space="0" w:color="auto"/>
            <w:bottom w:val="none" w:sz="0" w:space="0" w:color="auto"/>
            <w:right w:val="none" w:sz="0" w:space="0" w:color="auto"/>
          </w:divBdr>
        </w:div>
        <w:div w:id="775371136">
          <w:marLeft w:val="0"/>
          <w:marRight w:val="0"/>
          <w:marTop w:val="0"/>
          <w:marBottom w:val="0"/>
          <w:divBdr>
            <w:top w:val="none" w:sz="0" w:space="0" w:color="auto"/>
            <w:left w:val="none" w:sz="0" w:space="0" w:color="auto"/>
            <w:bottom w:val="none" w:sz="0" w:space="0" w:color="auto"/>
            <w:right w:val="none" w:sz="0" w:space="0" w:color="auto"/>
          </w:divBdr>
        </w:div>
        <w:div w:id="779690709">
          <w:marLeft w:val="0"/>
          <w:marRight w:val="0"/>
          <w:marTop w:val="0"/>
          <w:marBottom w:val="0"/>
          <w:divBdr>
            <w:top w:val="none" w:sz="0" w:space="0" w:color="auto"/>
            <w:left w:val="none" w:sz="0" w:space="0" w:color="auto"/>
            <w:bottom w:val="none" w:sz="0" w:space="0" w:color="auto"/>
            <w:right w:val="none" w:sz="0" w:space="0" w:color="auto"/>
          </w:divBdr>
          <w:divsChild>
            <w:div w:id="201214146">
              <w:marLeft w:val="0"/>
              <w:marRight w:val="0"/>
              <w:marTop w:val="0"/>
              <w:marBottom w:val="0"/>
              <w:divBdr>
                <w:top w:val="none" w:sz="0" w:space="0" w:color="auto"/>
                <w:left w:val="none" w:sz="0" w:space="0" w:color="auto"/>
                <w:bottom w:val="none" w:sz="0" w:space="0" w:color="auto"/>
                <w:right w:val="none" w:sz="0" w:space="0" w:color="auto"/>
              </w:divBdr>
            </w:div>
            <w:div w:id="519389730">
              <w:marLeft w:val="0"/>
              <w:marRight w:val="0"/>
              <w:marTop w:val="0"/>
              <w:marBottom w:val="0"/>
              <w:divBdr>
                <w:top w:val="none" w:sz="0" w:space="0" w:color="auto"/>
                <w:left w:val="none" w:sz="0" w:space="0" w:color="auto"/>
                <w:bottom w:val="none" w:sz="0" w:space="0" w:color="auto"/>
                <w:right w:val="none" w:sz="0" w:space="0" w:color="auto"/>
              </w:divBdr>
            </w:div>
            <w:div w:id="1510683012">
              <w:marLeft w:val="0"/>
              <w:marRight w:val="0"/>
              <w:marTop w:val="0"/>
              <w:marBottom w:val="0"/>
              <w:divBdr>
                <w:top w:val="none" w:sz="0" w:space="0" w:color="auto"/>
                <w:left w:val="none" w:sz="0" w:space="0" w:color="auto"/>
                <w:bottom w:val="none" w:sz="0" w:space="0" w:color="auto"/>
                <w:right w:val="none" w:sz="0" w:space="0" w:color="auto"/>
              </w:divBdr>
            </w:div>
            <w:div w:id="1549611848">
              <w:marLeft w:val="0"/>
              <w:marRight w:val="0"/>
              <w:marTop w:val="0"/>
              <w:marBottom w:val="0"/>
              <w:divBdr>
                <w:top w:val="none" w:sz="0" w:space="0" w:color="auto"/>
                <w:left w:val="none" w:sz="0" w:space="0" w:color="auto"/>
                <w:bottom w:val="none" w:sz="0" w:space="0" w:color="auto"/>
                <w:right w:val="none" w:sz="0" w:space="0" w:color="auto"/>
              </w:divBdr>
            </w:div>
          </w:divsChild>
        </w:div>
        <w:div w:id="781920690">
          <w:marLeft w:val="0"/>
          <w:marRight w:val="0"/>
          <w:marTop w:val="0"/>
          <w:marBottom w:val="0"/>
          <w:divBdr>
            <w:top w:val="none" w:sz="0" w:space="0" w:color="auto"/>
            <w:left w:val="none" w:sz="0" w:space="0" w:color="auto"/>
            <w:bottom w:val="none" w:sz="0" w:space="0" w:color="auto"/>
            <w:right w:val="none" w:sz="0" w:space="0" w:color="auto"/>
          </w:divBdr>
          <w:divsChild>
            <w:div w:id="1439713096">
              <w:marLeft w:val="-75"/>
              <w:marRight w:val="0"/>
              <w:marTop w:val="30"/>
              <w:marBottom w:val="30"/>
              <w:divBdr>
                <w:top w:val="none" w:sz="0" w:space="0" w:color="auto"/>
                <w:left w:val="none" w:sz="0" w:space="0" w:color="auto"/>
                <w:bottom w:val="none" w:sz="0" w:space="0" w:color="auto"/>
                <w:right w:val="none" w:sz="0" w:space="0" w:color="auto"/>
              </w:divBdr>
              <w:divsChild>
                <w:div w:id="105777081">
                  <w:marLeft w:val="0"/>
                  <w:marRight w:val="0"/>
                  <w:marTop w:val="0"/>
                  <w:marBottom w:val="0"/>
                  <w:divBdr>
                    <w:top w:val="none" w:sz="0" w:space="0" w:color="auto"/>
                    <w:left w:val="none" w:sz="0" w:space="0" w:color="auto"/>
                    <w:bottom w:val="none" w:sz="0" w:space="0" w:color="auto"/>
                    <w:right w:val="none" w:sz="0" w:space="0" w:color="auto"/>
                  </w:divBdr>
                  <w:divsChild>
                    <w:div w:id="565720581">
                      <w:marLeft w:val="0"/>
                      <w:marRight w:val="0"/>
                      <w:marTop w:val="0"/>
                      <w:marBottom w:val="0"/>
                      <w:divBdr>
                        <w:top w:val="none" w:sz="0" w:space="0" w:color="auto"/>
                        <w:left w:val="none" w:sz="0" w:space="0" w:color="auto"/>
                        <w:bottom w:val="none" w:sz="0" w:space="0" w:color="auto"/>
                        <w:right w:val="none" w:sz="0" w:space="0" w:color="auto"/>
                      </w:divBdr>
                    </w:div>
                  </w:divsChild>
                </w:div>
                <w:div w:id="130094619">
                  <w:marLeft w:val="0"/>
                  <w:marRight w:val="0"/>
                  <w:marTop w:val="0"/>
                  <w:marBottom w:val="0"/>
                  <w:divBdr>
                    <w:top w:val="none" w:sz="0" w:space="0" w:color="auto"/>
                    <w:left w:val="none" w:sz="0" w:space="0" w:color="auto"/>
                    <w:bottom w:val="none" w:sz="0" w:space="0" w:color="auto"/>
                    <w:right w:val="none" w:sz="0" w:space="0" w:color="auto"/>
                  </w:divBdr>
                  <w:divsChild>
                    <w:div w:id="300504667">
                      <w:marLeft w:val="0"/>
                      <w:marRight w:val="0"/>
                      <w:marTop w:val="0"/>
                      <w:marBottom w:val="0"/>
                      <w:divBdr>
                        <w:top w:val="none" w:sz="0" w:space="0" w:color="auto"/>
                        <w:left w:val="none" w:sz="0" w:space="0" w:color="auto"/>
                        <w:bottom w:val="none" w:sz="0" w:space="0" w:color="auto"/>
                        <w:right w:val="none" w:sz="0" w:space="0" w:color="auto"/>
                      </w:divBdr>
                    </w:div>
                  </w:divsChild>
                </w:div>
                <w:div w:id="194732444">
                  <w:marLeft w:val="0"/>
                  <w:marRight w:val="0"/>
                  <w:marTop w:val="0"/>
                  <w:marBottom w:val="0"/>
                  <w:divBdr>
                    <w:top w:val="none" w:sz="0" w:space="0" w:color="auto"/>
                    <w:left w:val="none" w:sz="0" w:space="0" w:color="auto"/>
                    <w:bottom w:val="none" w:sz="0" w:space="0" w:color="auto"/>
                    <w:right w:val="none" w:sz="0" w:space="0" w:color="auto"/>
                  </w:divBdr>
                  <w:divsChild>
                    <w:div w:id="1245608692">
                      <w:marLeft w:val="0"/>
                      <w:marRight w:val="0"/>
                      <w:marTop w:val="0"/>
                      <w:marBottom w:val="0"/>
                      <w:divBdr>
                        <w:top w:val="none" w:sz="0" w:space="0" w:color="auto"/>
                        <w:left w:val="none" w:sz="0" w:space="0" w:color="auto"/>
                        <w:bottom w:val="none" w:sz="0" w:space="0" w:color="auto"/>
                        <w:right w:val="none" w:sz="0" w:space="0" w:color="auto"/>
                      </w:divBdr>
                    </w:div>
                  </w:divsChild>
                </w:div>
                <w:div w:id="329142044">
                  <w:marLeft w:val="0"/>
                  <w:marRight w:val="0"/>
                  <w:marTop w:val="0"/>
                  <w:marBottom w:val="0"/>
                  <w:divBdr>
                    <w:top w:val="none" w:sz="0" w:space="0" w:color="auto"/>
                    <w:left w:val="none" w:sz="0" w:space="0" w:color="auto"/>
                    <w:bottom w:val="none" w:sz="0" w:space="0" w:color="auto"/>
                    <w:right w:val="none" w:sz="0" w:space="0" w:color="auto"/>
                  </w:divBdr>
                  <w:divsChild>
                    <w:div w:id="676923343">
                      <w:marLeft w:val="0"/>
                      <w:marRight w:val="0"/>
                      <w:marTop w:val="0"/>
                      <w:marBottom w:val="0"/>
                      <w:divBdr>
                        <w:top w:val="none" w:sz="0" w:space="0" w:color="auto"/>
                        <w:left w:val="none" w:sz="0" w:space="0" w:color="auto"/>
                        <w:bottom w:val="none" w:sz="0" w:space="0" w:color="auto"/>
                        <w:right w:val="none" w:sz="0" w:space="0" w:color="auto"/>
                      </w:divBdr>
                    </w:div>
                  </w:divsChild>
                </w:div>
                <w:div w:id="749933077">
                  <w:marLeft w:val="0"/>
                  <w:marRight w:val="0"/>
                  <w:marTop w:val="0"/>
                  <w:marBottom w:val="0"/>
                  <w:divBdr>
                    <w:top w:val="none" w:sz="0" w:space="0" w:color="auto"/>
                    <w:left w:val="none" w:sz="0" w:space="0" w:color="auto"/>
                    <w:bottom w:val="none" w:sz="0" w:space="0" w:color="auto"/>
                    <w:right w:val="none" w:sz="0" w:space="0" w:color="auto"/>
                  </w:divBdr>
                  <w:divsChild>
                    <w:div w:id="614212031">
                      <w:marLeft w:val="0"/>
                      <w:marRight w:val="0"/>
                      <w:marTop w:val="0"/>
                      <w:marBottom w:val="0"/>
                      <w:divBdr>
                        <w:top w:val="none" w:sz="0" w:space="0" w:color="auto"/>
                        <w:left w:val="none" w:sz="0" w:space="0" w:color="auto"/>
                        <w:bottom w:val="none" w:sz="0" w:space="0" w:color="auto"/>
                        <w:right w:val="none" w:sz="0" w:space="0" w:color="auto"/>
                      </w:divBdr>
                    </w:div>
                    <w:div w:id="779295787">
                      <w:marLeft w:val="0"/>
                      <w:marRight w:val="0"/>
                      <w:marTop w:val="0"/>
                      <w:marBottom w:val="0"/>
                      <w:divBdr>
                        <w:top w:val="none" w:sz="0" w:space="0" w:color="auto"/>
                        <w:left w:val="none" w:sz="0" w:space="0" w:color="auto"/>
                        <w:bottom w:val="none" w:sz="0" w:space="0" w:color="auto"/>
                        <w:right w:val="none" w:sz="0" w:space="0" w:color="auto"/>
                      </w:divBdr>
                    </w:div>
                  </w:divsChild>
                </w:div>
                <w:div w:id="750931919">
                  <w:marLeft w:val="0"/>
                  <w:marRight w:val="0"/>
                  <w:marTop w:val="0"/>
                  <w:marBottom w:val="0"/>
                  <w:divBdr>
                    <w:top w:val="none" w:sz="0" w:space="0" w:color="auto"/>
                    <w:left w:val="none" w:sz="0" w:space="0" w:color="auto"/>
                    <w:bottom w:val="none" w:sz="0" w:space="0" w:color="auto"/>
                    <w:right w:val="none" w:sz="0" w:space="0" w:color="auto"/>
                  </w:divBdr>
                  <w:divsChild>
                    <w:div w:id="1287350420">
                      <w:marLeft w:val="0"/>
                      <w:marRight w:val="0"/>
                      <w:marTop w:val="0"/>
                      <w:marBottom w:val="0"/>
                      <w:divBdr>
                        <w:top w:val="none" w:sz="0" w:space="0" w:color="auto"/>
                        <w:left w:val="none" w:sz="0" w:space="0" w:color="auto"/>
                        <w:bottom w:val="none" w:sz="0" w:space="0" w:color="auto"/>
                        <w:right w:val="none" w:sz="0" w:space="0" w:color="auto"/>
                      </w:divBdr>
                    </w:div>
                  </w:divsChild>
                </w:div>
                <w:div w:id="958072857">
                  <w:marLeft w:val="0"/>
                  <w:marRight w:val="0"/>
                  <w:marTop w:val="0"/>
                  <w:marBottom w:val="0"/>
                  <w:divBdr>
                    <w:top w:val="none" w:sz="0" w:space="0" w:color="auto"/>
                    <w:left w:val="none" w:sz="0" w:space="0" w:color="auto"/>
                    <w:bottom w:val="none" w:sz="0" w:space="0" w:color="auto"/>
                    <w:right w:val="none" w:sz="0" w:space="0" w:color="auto"/>
                  </w:divBdr>
                  <w:divsChild>
                    <w:div w:id="1233006176">
                      <w:marLeft w:val="0"/>
                      <w:marRight w:val="0"/>
                      <w:marTop w:val="0"/>
                      <w:marBottom w:val="0"/>
                      <w:divBdr>
                        <w:top w:val="none" w:sz="0" w:space="0" w:color="auto"/>
                        <w:left w:val="none" w:sz="0" w:space="0" w:color="auto"/>
                        <w:bottom w:val="none" w:sz="0" w:space="0" w:color="auto"/>
                        <w:right w:val="none" w:sz="0" w:space="0" w:color="auto"/>
                      </w:divBdr>
                    </w:div>
                  </w:divsChild>
                </w:div>
                <w:div w:id="1007755966">
                  <w:marLeft w:val="0"/>
                  <w:marRight w:val="0"/>
                  <w:marTop w:val="0"/>
                  <w:marBottom w:val="0"/>
                  <w:divBdr>
                    <w:top w:val="none" w:sz="0" w:space="0" w:color="auto"/>
                    <w:left w:val="none" w:sz="0" w:space="0" w:color="auto"/>
                    <w:bottom w:val="none" w:sz="0" w:space="0" w:color="auto"/>
                    <w:right w:val="none" w:sz="0" w:space="0" w:color="auto"/>
                  </w:divBdr>
                  <w:divsChild>
                    <w:div w:id="146434777">
                      <w:marLeft w:val="0"/>
                      <w:marRight w:val="0"/>
                      <w:marTop w:val="0"/>
                      <w:marBottom w:val="0"/>
                      <w:divBdr>
                        <w:top w:val="none" w:sz="0" w:space="0" w:color="auto"/>
                        <w:left w:val="none" w:sz="0" w:space="0" w:color="auto"/>
                        <w:bottom w:val="none" w:sz="0" w:space="0" w:color="auto"/>
                        <w:right w:val="none" w:sz="0" w:space="0" w:color="auto"/>
                      </w:divBdr>
                    </w:div>
                    <w:div w:id="855272846">
                      <w:marLeft w:val="0"/>
                      <w:marRight w:val="0"/>
                      <w:marTop w:val="0"/>
                      <w:marBottom w:val="0"/>
                      <w:divBdr>
                        <w:top w:val="none" w:sz="0" w:space="0" w:color="auto"/>
                        <w:left w:val="none" w:sz="0" w:space="0" w:color="auto"/>
                        <w:bottom w:val="none" w:sz="0" w:space="0" w:color="auto"/>
                        <w:right w:val="none" w:sz="0" w:space="0" w:color="auto"/>
                      </w:divBdr>
                    </w:div>
                  </w:divsChild>
                </w:div>
                <w:div w:id="1071392259">
                  <w:marLeft w:val="0"/>
                  <w:marRight w:val="0"/>
                  <w:marTop w:val="0"/>
                  <w:marBottom w:val="0"/>
                  <w:divBdr>
                    <w:top w:val="none" w:sz="0" w:space="0" w:color="auto"/>
                    <w:left w:val="none" w:sz="0" w:space="0" w:color="auto"/>
                    <w:bottom w:val="none" w:sz="0" w:space="0" w:color="auto"/>
                    <w:right w:val="none" w:sz="0" w:space="0" w:color="auto"/>
                  </w:divBdr>
                  <w:divsChild>
                    <w:div w:id="1527208838">
                      <w:marLeft w:val="0"/>
                      <w:marRight w:val="0"/>
                      <w:marTop w:val="0"/>
                      <w:marBottom w:val="0"/>
                      <w:divBdr>
                        <w:top w:val="none" w:sz="0" w:space="0" w:color="auto"/>
                        <w:left w:val="none" w:sz="0" w:space="0" w:color="auto"/>
                        <w:bottom w:val="none" w:sz="0" w:space="0" w:color="auto"/>
                        <w:right w:val="none" w:sz="0" w:space="0" w:color="auto"/>
                      </w:divBdr>
                    </w:div>
                  </w:divsChild>
                </w:div>
                <w:div w:id="1204635828">
                  <w:marLeft w:val="0"/>
                  <w:marRight w:val="0"/>
                  <w:marTop w:val="0"/>
                  <w:marBottom w:val="0"/>
                  <w:divBdr>
                    <w:top w:val="none" w:sz="0" w:space="0" w:color="auto"/>
                    <w:left w:val="none" w:sz="0" w:space="0" w:color="auto"/>
                    <w:bottom w:val="none" w:sz="0" w:space="0" w:color="auto"/>
                    <w:right w:val="none" w:sz="0" w:space="0" w:color="auto"/>
                  </w:divBdr>
                  <w:divsChild>
                    <w:div w:id="1870605033">
                      <w:marLeft w:val="0"/>
                      <w:marRight w:val="0"/>
                      <w:marTop w:val="0"/>
                      <w:marBottom w:val="0"/>
                      <w:divBdr>
                        <w:top w:val="none" w:sz="0" w:space="0" w:color="auto"/>
                        <w:left w:val="none" w:sz="0" w:space="0" w:color="auto"/>
                        <w:bottom w:val="none" w:sz="0" w:space="0" w:color="auto"/>
                        <w:right w:val="none" w:sz="0" w:space="0" w:color="auto"/>
                      </w:divBdr>
                    </w:div>
                  </w:divsChild>
                </w:div>
                <w:div w:id="1311011371">
                  <w:marLeft w:val="0"/>
                  <w:marRight w:val="0"/>
                  <w:marTop w:val="0"/>
                  <w:marBottom w:val="0"/>
                  <w:divBdr>
                    <w:top w:val="none" w:sz="0" w:space="0" w:color="auto"/>
                    <w:left w:val="none" w:sz="0" w:space="0" w:color="auto"/>
                    <w:bottom w:val="none" w:sz="0" w:space="0" w:color="auto"/>
                    <w:right w:val="none" w:sz="0" w:space="0" w:color="auto"/>
                  </w:divBdr>
                  <w:divsChild>
                    <w:div w:id="506941754">
                      <w:marLeft w:val="0"/>
                      <w:marRight w:val="0"/>
                      <w:marTop w:val="0"/>
                      <w:marBottom w:val="0"/>
                      <w:divBdr>
                        <w:top w:val="none" w:sz="0" w:space="0" w:color="auto"/>
                        <w:left w:val="none" w:sz="0" w:space="0" w:color="auto"/>
                        <w:bottom w:val="none" w:sz="0" w:space="0" w:color="auto"/>
                        <w:right w:val="none" w:sz="0" w:space="0" w:color="auto"/>
                      </w:divBdr>
                    </w:div>
                    <w:div w:id="1090809641">
                      <w:marLeft w:val="0"/>
                      <w:marRight w:val="0"/>
                      <w:marTop w:val="0"/>
                      <w:marBottom w:val="0"/>
                      <w:divBdr>
                        <w:top w:val="none" w:sz="0" w:space="0" w:color="auto"/>
                        <w:left w:val="none" w:sz="0" w:space="0" w:color="auto"/>
                        <w:bottom w:val="none" w:sz="0" w:space="0" w:color="auto"/>
                        <w:right w:val="none" w:sz="0" w:space="0" w:color="auto"/>
                      </w:divBdr>
                    </w:div>
                  </w:divsChild>
                </w:div>
                <w:div w:id="1400326317">
                  <w:marLeft w:val="0"/>
                  <w:marRight w:val="0"/>
                  <w:marTop w:val="0"/>
                  <w:marBottom w:val="0"/>
                  <w:divBdr>
                    <w:top w:val="none" w:sz="0" w:space="0" w:color="auto"/>
                    <w:left w:val="none" w:sz="0" w:space="0" w:color="auto"/>
                    <w:bottom w:val="none" w:sz="0" w:space="0" w:color="auto"/>
                    <w:right w:val="none" w:sz="0" w:space="0" w:color="auto"/>
                  </w:divBdr>
                  <w:divsChild>
                    <w:div w:id="219368774">
                      <w:marLeft w:val="0"/>
                      <w:marRight w:val="0"/>
                      <w:marTop w:val="0"/>
                      <w:marBottom w:val="0"/>
                      <w:divBdr>
                        <w:top w:val="none" w:sz="0" w:space="0" w:color="auto"/>
                        <w:left w:val="none" w:sz="0" w:space="0" w:color="auto"/>
                        <w:bottom w:val="none" w:sz="0" w:space="0" w:color="auto"/>
                        <w:right w:val="none" w:sz="0" w:space="0" w:color="auto"/>
                      </w:divBdr>
                    </w:div>
                    <w:div w:id="460003956">
                      <w:marLeft w:val="0"/>
                      <w:marRight w:val="0"/>
                      <w:marTop w:val="0"/>
                      <w:marBottom w:val="0"/>
                      <w:divBdr>
                        <w:top w:val="none" w:sz="0" w:space="0" w:color="auto"/>
                        <w:left w:val="none" w:sz="0" w:space="0" w:color="auto"/>
                        <w:bottom w:val="none" w:sz="0" w:space="0" w:color="auto"/>
                        <w:right w:val="none" w:sz="0" w:space="0" w:color="auto"/>
                      </w:divBdr>
                    </w:div>
                  </w:divsChild>
                </w:div>
                <w:div w:id="1486118305">
                  <w:marLeft w:val="0"/>
                  <w:marRight w:val="0"/>
                  <w:marTop w:val="0"/>
                  <w:marBottom w:val="0"/>
                  <w:divBdr>
                    <w:top w:val="none" w:sz="0" w:space="0" w:color="auto"/>
                    <w:left w:val="none" w:sz="0" w:space="0" w:color="auto"/>
                    <w:bottom w:val="none" w:sz="0" w:space="0" w:color="auto"/>
                    <w:right w:val="none" w:sz="0" w:space="0" w:color="auto"/>
                  </w:divBdr>
                  <w:divsChild>
                    <w:div w:id="856040456">
                      <w:marLeft w:val="0"/>
                      <w:marRight w:val="0"/>
                      <w:marTop w:val="0"/>
                      <w:marBottom w:val="0"/>
                      <w:divBdr>
                        <w:top w:val="none" w:sz="0" w:space="0" w:color="auto"/>
                        <w:left w:val="none" w:sz="0" w:space="0" w:color="auto"/>
                        <w:bottom w:val="none" w:sz="0" w:space="0" w:color="auto"/>
                        <w:right w:val="none" w:sz="0" w:space="0" w:color="auto"/>
                      </w:divBdr>
                    </w:div>
                  </w:divsChild>
                </w:div>
                <w:div w:id="1593120021">
                  <w:marLeft w:val="0"/>
                  <w:marRight w:val="0"/>
                  <w:marTop w:val="0"/>
                  <w:marBottom w:val="0"/>
                  <w:divBdr>
                    <w:top w:val="none" w:sz="0" w:space="0" w:color="auto"/>
                    <w:left w:val="none" w:sz="0" w:space="0" w:color="auto"/>
                    <w:bottom w:val="none" w:sz="0" w:space="0" w:color="auto"/>
                    <w:right w:val="none" w:sz="0" w:space="0" w:color="auto"/>
                  </w:divBdr>
                  <w:divsChild>
                    <w:div w:id="1957835542">
                      <w:marLeft w:val="0"/>
                      <w:marRight w:val="0"/>
                      <w:marTop w:val="0"/>
                      <w:marBottom w:val="0"/>
                      <w:divBdr>
                        <w:top w:val="none" w:sz="0" w:space="0" w:color="auto"/>
                        <w:left w:val="none" w:sz="0" w:space="0" w:color="auto"/>
                        <w:bottom w:val="none" w:sz="0" w:space="0" w:color="auto"/>
                        <w:right w:val="none" w:sz="0" w:space="0" w:color="auto"/>
                      </w:divBdr>
                    </w:div>
                  </w:divsChild>
                </w:div>
                <w:div w:id="1769694329">
                  <w:marLeft w:val="0"/>
                  <w:marRight w:val="0"/>
                  <w:marTop w:val="0"/>
                  <w:marBottom w:val="0"/>
                  <w:divBdr>
                    <w:top w:val="none" w:sz="0" w:space="0" w:color="auto"/>
                    <w:left w:val="none" w:sz="0" w:space="0" w:color="auto"/>
                    <w:bottom w:val="none" w:sz="0" w:space="0" w:color="auto"/>
                    <w:right w:val="none" w:sz="0" w:space="0" w:color="auto"/>
                  </w:divBdr>
                  <w:divsChild>
                    <w:div w:id="192813047">
                      <w:marLeft w:val="0"/>
                      <w:marRight w:val="0"/>
                      <w:marTop w:val="0"/>
                      <w:marBottom w:val="0"/>
                      <w:divBdr>
                        <w:top w:val="none" w:sz="0" w:space="0" w:color="auto"/>
                        <w:left w:val="none" w:sz="0" w:space="0" w:color="auto"/>
                        <w:bottom w:val="none" w:sz="0" w:space="0" w:color="auto"/>
                        <w:right w:val="none" w:sz="0" w:space="0" w:color="auto"/>
                      </w:divBdr>
                    </w:div>
                  </w:divsChild>
                </w:div>
                <w:div w:id="1878468979">
                  <w:marLeft w:val="0"/>
                  <w:marRight w:val="0"/>
                  <w:marTop w:val="0"/>
                  <w:marBottom w:val="0"/>
                  <w:divBdr>
                    <w:top w:val="none" w:sz="0" w:space="0" w:color="auto"/>
                    <w:left w:val="none" w:sz="0" w:space="0" w:color="auto"/>
                    <w:bottom w:val="none" w:sz="0" w:space="0" w:color="auto"/>
                    <w:right w:val="none" w:sz="0" w:space="0" w:color="auto"/>
                  </w:divBdr>
                  <w:divsChild>
                    <w:div w:id="926037953">
                      <w:marLeft w:val="0"/>
                      <w:marRight w:val="0"/>
                      <w:marTop w:val="0"/>
                      <w:marBottom w:val="0"/>
                      <w:divBdr>
                        <w:top w:val="none" w:sz="0" w:space="0" w:color="auto"/>
                        <w:left w:val="none" w:sz="0" w:space="0" w:color="auto"/>
                        <w:bottom w:val="none" w:sz="0" w:space="0" w:color="auto"/>
                        <w:right w:val="none" w:sz="0" w:space="0" w:color="auto"/>
                      </w:divBdr>
                    </w:div>
                  </w:divsChild>
                </w:div>
                <w:div w:id="1888487896">
                  <w:marLeft w:val="0"/>
                  <w:marRight w:val="0"/>
                  <w:marTop w:val="0"/>
                  <w:marBottom w:val="0"/>
                  <w:divBdr>
                    <w:top w:val="none" w:sz="0" w:space="0" w:color="auto"/>
                    <w:left w:val="none" w:sz="0" w:space="0" w:color="auto"/>
                    <w:bottom w:val="none" w:sz="0" w:space="0" w:color="auto"/>
                    <w:right w:val="none" w:sz="0" w:space="0" w:color="auto"/>
                  </w:divBdr>
                </w:div>
                <w:div w:id="1891451188">
                  <w:marLeft w:val="0"/>
                  <w:marRight w:val="0"/>
                  <w:marTop w:val="0"/>
                  <w:marBottom w:val="0"/>
                  <w:divBdr>
                    <w:top w:val="none" w:sz="0" w:space="0" w:color="auto"/>
                    <w:left w:val="none" w:sz="0" w:space="0" w:color="auto"/>
                    <w:bottom w:val="none" w:sz="0" w:space="0" w:color="auto"/>
                    <w:right w:val="none" w:sz="0" w:space="0" w:color="auto"/>
                  </w:divBdr>
                  <w:divsChild>
                    <w:div w:id="2084601411">
                      <w:marLeft w:val="0"/>
                      <w:marRight w:val="0"/>
                      <w:marTop w:val="0"/>
                      <w:marBottom w:val="0"/>
                      <w:divBdr>
                        <w:top w:val="none" w:sz="0" w:space="0" w:color="auto"/>
                        <w:left w:val="none" w:sz="0" w:space="0" w:color="auto"/>
                        <w:bottom w:val="none" w:sz="0" w:space="0" w:color="auto"/>
                        <w:right w:val="none" w:sz="0" w:space="0" w:color="auto"/>
                      </w:divBdr>
                    </w:div>
                  </w:divsChild>
                </w:div>
                <w:div w:id="2027053117">
                  <w:marLeft w:val="0"/>
                  <w:marRight w:val="0"/>
                  <w:marTop w:val="0"/>
                  <w:marBottom w:val="0"/>
                  <w:divBdr>
                    <w:top w:val="none" w:sz="0" w:space="0" w:color="auto"/>
                    <w:left w:val="none" w:sz="0" w:space="0" w:color="auto"/>
                    <w:bottom w:val="none" w:sz="0" w:space="0" w:color="auto"/>
                    <w:right w:val="none" w:sz="0" w:space="0" w:color="auto"/>
                  </w:divBdr>
                  <w:divsChild>
                    <w:div w:id="1538928413">
                      <w:marLeft w:val="0"/>
                      <w:marRight w:val="0"/>
                      <w:marTop w:val="0"/>
                      <w:marBottom w:val="0"/>
                      <w:divBdr>
                        <w:top w:val="none" w:sz="0" w:space="0" w:color="auto"/>
                        <w:left w:val="none" w:sz="0" w:space="0" w:color="auto"/>
                        <w:bottom w:val="none" w:sz="0" w:space="0" w:color="auto"/>
                        <w:right w:val="none" w:sz="0" w:space="0" w:color="auto"/>
                      </w:divBdr>
                    </w:div>
                  </w:divsChild>
                </w:div>
                <w:div w:id="2082362956">
                  <w:marLeft w:val="0"/>
                  <w:marRight w:val="0"/>
                  <w:marTop w:val="0"/>
                  <w:marBottom w:val="0"/>
                  <w:divBdr>
                    <w:top w:val="none" w:sz="0" w:space="0" w:color="auto"/>
                    <w:left w:val="none" w:sz="0" w:space="0" w:color="auto"/>
                    <w:bottom w:val="none" w:sz="0" w:space="0" w:color="auto"/>
                    <w:right w:val="none" w:sz="0" w:space="0" w:color="auto"/>
                  </w:divBdr>
                  <w:divsChild>
                    <w:div w:id="1961259376">
                      <w:marLeft w:val="0"/>
                      <w:marRight w:val="0"/>
                      <w:marTop w:val="0"/>
                      <w:marBottom w:val="0"/>
                      <w:divBdr>
                        <w:top w:val="none" w:sz="0" w:space="0" w:color="auto"/>
                        <w:left w:val="none" w:sz="0" w:space="0" w:color="auto"/>
                        <w:bottom w:val="none" w:sz="0" w:space="0" w:color="auto"/>
                        <w:right w:val="none" w:sz="0" w:space="0" w:color="auto"/>
                      </w:divBdr>
                    </w:div>
                  </w:divsChild>
                </w:div>
                <w:div w:id="2098598896">
                  <w:marLeft w:val="0"/>
                  <w:marRight w:val="0"/>
                  <w:marTop w:val="0"/>
                  <w:marBottom w:val="0"/>
                  <w:divBdr>
                    <w:top w:val="none" w:sz="0" w:space="0" w:color="auto"/>
                    <w:left w:val="none" w:sz="0" w:space="0" w:color="auto"/>
                    <w:bottom w:val="none" w:sz="0" w:space="0" w:color="auto"/>
                    <w:right w:val="none" w:sz="0" w:space="0" w:color="auto"/>
                  </w:divBdr>
                  <w:divsChild>
                    <w:div w:id="10633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86722">
          <w:marLeft w:val="0"/>
          <w:marRight w:val="0"/>
          <w:marTop w:val="0"/>
          <w:marBottom w:val="0"/>
          <w:divBdr>
            <w:top w:val="none" w:sz="0" w:space="0" w:color="auto"/>
            <w:left w:val="none" w:sz="0" w:space="0" w:color="auto"/>
            <w:bottom w:val="none" w:sz="0" w:space="0" w:color="auto"/>
            <w:right w:val="none" w:sz="0" w:space="0" w:color="auto"/>
          </w:divBdr>
        </w:div>
        <w:div w:id="802188807">
          <w:marLeft w:val="0"/>
          <w:marRight w:val="0"/>
          <w:marTop w:val="0"/>
          <w:marBottom w:val="0"/>
          <w:divBdr>
            <w:top w:val="none" w:sz="0" w:space="0" w:color="auto"/>
            <w:left w:val="none" w:sz="0" w:space="0" w:color="auto"/>
            <w:bottom w:val="none" w:sz="0" w:space="0" w:color="auto"/>
            <w:right w:val="none" w:sz="0" w:space="0" w:color="auto"/>
          </w:divBdr>
        </w:div>
        <w:div w:id="802429682">
          <w:marLeft w:val="0"/>
          <w:marRight w:val="0"/>
          <w:marTop w:val="0"/>
          <w:marBottom w:val="0"/>
          <w:divBdr>
            <w:top w:val="none" w:sz="0" w:space="0" w:color="auto"/>
            <w:left w:val="none" w:sz="0" w:space="0" w:color="auto"/>
            <w:bottom w:val="none" w:sz="0" w:space="0" w:color="auto"/>
            <w:right w:val="none" w:sz="0" w:space="0" w:color="auto"/>
          </w:divBdr>
        </w:div>
        <w:div w:id="815342956">
          <w:marLeft w:val="0"/>
          <w:marRight w:val="0"/>
          <w:marTop w:val="0"/>
          <w:marBottom w:val="0"/>
          <w:divBdr>
            <w:top w:val="none" w:sz="0" w:space="0" w:color="auto"/>
            <w:left w:val="none" w:sz="0" w:space="0" w:color="auto"/>
            <w:bottom w:val="none" w:sz="0" w:space="0" w:color="auto"/>
            <w:right w:val="none" w:sz="0" w:space="0" w:color="auto"/>
          </w:divBdr>
        </w:div>
        <w:div w:id="816607564">
          <w:marLeft w:val="0"/>
          <w:marRight w:val="0"/>
          <w:marTop w:val="0"/>
          <w:marBottom w:val="0"/>
          <w:divBdr>
            <w:top w:val="none" w:sz="0" w:space="0" w:color="auto"/>
            <w:left w:val="none" w:sz="0" w:space="0" w:color="auto"/>
            <w:bottom w:val="none" w:sz="0" w:space="0" w:color="auto"/>
            <w:right w:val="none" w:sz="0" w:space="0" w:color="auto"/>
          </w:divBdr>
        </w:div>
        <w:div w:id="826942230">
          <w:marLeft w:val="0"/>
          <w:marRight w:val="0"/>
          <w:marTop w:val="0"/>
          <w:marBottom w:val="0"/>
          <w:divBdr>
            <w:top w:val="none" w:sz="0" w:space="0" w:color="auto"/>
            <w:left w:val="none" w:sz="0" w:space="0" w:color="auto"/>
            <w:bottom w:val="none" w:sz="0" w:space="0" w:color="auto"/>
            <w:right w:val="none" w:sz="0" w:space="0" w:color="auto"/>
          </w:divBdr>
        </w:div>
        <w:div w:id="832918389">
          <w:marLeft w:val="0"/>
          <w:marRight w:val="0"/>
          <w:marTop w:val="0"/>
          <w:marBottom w:val="0"/>
          <w:divBdr>
            <w:top w:val="none" w:sz="0" w:space="0" w:color="auto"/>
            <w:left w:val="none" w:sz="0" w:space="0" w:color="auto"/>
            <w:bottom w:val="none" w:sz="0" w:space="0" w:color="auto"/>
            <w:right w:val="none" w:sz="0" w:space="0" w:color="auto"/>
          </w:divBdr>
          <w:divsChild>
            <w:div w:id="146941946">
              <w:marLeft w:val="0"/>
              <w:marRight w:val="0"/>
              <w:marTop w:val="0"/>
              <w:marBottom w:val="0"/>
              <w:divBdr>
                <w:top w:val="none" w:sz="0" w:space="0" w:color="auto"/>
                <w:left w:val="none" w:sz="0" w:space="0" w:color="auto"/>
                <w:bottom w:val="none" w:sz="0" w:space="0" w:color="auto"/>
                <w:right w:val="none" w:sz="0" w:space="0" w:color="auto"/>
              </w:divBdr>
            </w:div>
            <w:div w:id="1144275589">
              <w:marLeft w:val="0"/>
              <w:marRight w:val="0"/>
              <w:marTop w:val="0"/>
              <w:marBottom w:val="0"/>
              <w:divBdr>
                <w:top w:val="none" w:sz="0" w:space="0" w:color="auto"/>
                <w:left w:val="none" w:sz="0" w:space="0" w:color="auto"/>
                <w:bottom w:val="none" w:sz="0" w:space="0" w:color="auto"/>
                <w:right w:val="none" w:sz="0" w:space="0" w:color="auto"/>
              </w:divBdr>
            </w:div>
            <w:div w:id="1204170397">
              <w:marLeft w:val="0"/>
              <w:marRight w:val="0"/>
              <w:marTop w:val="0"/>
              <w:marBottom w:val="0"/>
              <w:divBdr>
                <w:top w:val="none" w:sz="0" w:space="0" w:color="auto"/>
                <w:left w:val="none" w:sz="0" w:space="0" w:color="auto"/>
                <w:bottom w:val="none" w:sz="0" w:space="0" w:color="auto"/>
                <w:right w:val="none" w:sz="0" w:space="0" w:color="auto"/>
              </w:divBdr>
            </w:div>
            <w:div w:id="1604412428">
              <w:marLeft w:val="0"/>
              <w:marRight w:val="0"/>
              <w:marTop w:val="0"/>
              <w:marBottom w:val="0"/>
              <w:divBdr>
                <w:top w:val="none" w:sz="0" w:space="0" w:color="auto"/>
                <w:left w:val="none" w:sz="0" w:space="0" w:color="auto"/>
                <w:bottom w:val="none" w:sz="0" w:space="0" w:color="auto"/>
                <w:right w:val="none" w:sz="0" w:space="0" w:color="auto"/>
              </w:divBdr>
            </w:div>
            <w:div w:id="1961571550">
              <w:marLeft w:val="0"/>
              <w:marRight w:val="0"/>
              <w:marTop w:val="0"/>
              <w:marBottom w:val="0"/>
              <w:divBdr>
                <w:top w:val="none" w:sz="0" w:space="0" w:color="auto"/>
                <w:left w:val="none" w:sz="0" w:space="0" w:color="auto"/>
                <w:bottom w:val="none" w:sz="0" w:space="0" w:color="auto"/>
                <w:right w:val="none" w:sz="0" w:space="0" w:color="auto"/>
              </w:divBdr>
            </w:div>
          </w:divsChild>
        </w:div>
        <w:div w:id="851339496">
          <w:marLeft w:val="0"/>
          <w:marRight w:val="0"/>
          <w:marTop w:val="0"/>
          <w:marBottom w:val="0"/>
          <w:divBdr>
            <w:top w:val="none" w:sz="0" w:space="0" w:color="auto"/>
            <w:left w:val="none" w:sz="0" w:space="0" w:color="auto"/>
            <w:bottom w:val="none" w:sz="0" w:space="0" w:color="auto"/>
            <w:right w:val="none" w:sz="0" w:space="0" w:color="auto"/>
          </w:divBdr>
        </w:div>
        <w:div w:id="858280676">
          <w:marLeft w:val="0"/>
          <w:marRight w:val="0"/>
          <w:marTop w:val="0"/>
          <w:marBottom w:val="0"/>
          <w:divBdr>
            <w:top w:val="none" w:sz="0" w:space="0" w:color="auto"/>
            <w:left w:val="none" w:sz="0" w:space="0" w:color="auto"/>
            <w:bottom w:val="none" w:sz="0" w:space="0" w:color="auto"/>
            <w:right w:val="none" w:sz="0" w:space="0" w:color="auto"/>
          </w:divBdr>
        </w:div>
        <w:div w:id="863058681">
          <w:marLeft w:val="0"/>
          <w:marRight w:val="0"/>
          <w:marTop w:val="0"/>
          <w:marBottom w:val="0"/>
          <w:divBdr>
            <w:top w:val="none" w:sz="0" w:space="0" w:color="auto"/>
            <w:left w:val="none" w:sz="0" w:space="0" w:color="auto"/>
            <w:bottom w:val="none" w:sz="0" w:space="0" w:color="auto"/>
            <w:right w:val="none" w:sz="0" w:space="0" w:color="auto"/>
          </w:divBdr>
        </w:div>
        <w:div w:id="867447456">
          <w:marLeft w:val="0"/>
          <w:marRight w:val="0"/>
          <w:marTop w:val="0"/>
          <w:marBottom w:val="0"/>
          <w:divBdr>
            <w:top w:val="none" w:sz="0" w:space="0" w:color="auto"/>
            <w:left w:val="none" w:sz="0" w:space="0" w:color="auto"/>
            <w:bottom w:val="none" w:sz="0" w:space="0" w:color="auto"/>
            <w:right w:val="none" w:sz="0" w:space="0" w:color="auto"/>
          </w:divBdr>
        </w:div>
        <w:div w:id="883177921">
          <w:marLeft w:val="0"/>
          <w:marRight w:val="0"/>
          <w:marTop w:val="0"/>
          <w:marBottom w:val="0"/>
          <w:divBdr>
            <w:top w:val="none" w:sz="0" w:space="0" w:color="auto"/>
            <w:left w:val="none" w:sz="0" w:space="0" w:color="auto"/>
            <w:bottom w:val="none" w:sz="0" w:space="0" w:color="auto"/>
            <w:right w:val="none" w:sz="0" w:space="0" w:color="auto"/>
          </w:divBdr>
        </w:div>
        <w:div w:id="894662341">
          <w:marLeft w:val="0"/>
          <w:marRight w:val="0"/>
          <w:marTop w:val="0"/>
          <w:marBottom w:val="0"/>
          <w:divBdr>
            <w:top w:val="none" w:sz="0" w:space="0" w:color="auto"/>
            <w:left w:val="none" w:sz="0" w:space="0" w:color="auto"/>
            <w:bottom w:val="none" w:sz="0" w:space="0" w:color="auto"/>
            <w:right w:val="none" w:sz="0" w:space="0" w:color="auto"/>
          </w:divBdr>
          <w:divsChild>
            <w:div w:id="1036198272">
              <w:marLeft w:val="0"/>
              <w:marRight w:val="0"/>
              <w:marTop w:val="0"/>
              <w:marBottom w:val="0"/>
              <w:divBdr>
                <w:top w:val="none" w:sz="0" w:space="0" w:color="auto"/>
                <w:left w:val="none" w:sz="0" w:space="0" w:color="auto"/>
                <w:bottom w:val="none" w:sz="0" w:space="0" w:color="auto"/>
                <w:right w:val="none" w:sz="0" w:space="0" w:color="auto"/>
              </w:divBdr>
            </w:div>
            <w:div w:id="1039166075">
              <w:marLeft w:val="0"/>
              <w:marRight w:val="0"/>
              <w:marTop w:val="0"/>
              <w:marBottom w:val="0"/>
              <w:divBdr>
                <w:top w:val="none" w:sz="0" w:space="0" w:color="auto"/>
                <w:left w:val="none" w:sz="0" w:space="0" w:color="auto"/>
                <w:bottom w:val="none" w:sz="0" w:space="0" w:color="auto"/>
                <w:right w:val="none" w:sz="0" w:space="0" w:color="auto"/>
              </w:divBdr>
            </w:div>
            <w:div w:id="1201672872">
              <w:marLeft w:val="0"/>
              <w:marRight w:val="0"/>
              <w:marTop w:val="0"/>
              <w:marBottom w:val="0"/>
              <w:divBdr>
                <w:top w:val="none" w:sz="0" w:space="0" w:color="auto"/>
                <w:left w:val="none" w:sz="0" w:space="0" w:color="auto"/>
                <w:bottom w:val="none" w:sz="0" w:space="0" w:color="auto"/>
                <w:right w:val="none" w:sz="0" w:space="0" w:color="auto"/>
              </w:divBdr>
            </w:div>
          </w:divsChild>
        </w:div>
        <w:div w:id="901478230">
          <w:marLeft w:val="0"/>
          <w:marRight w:val="0"/>
          <w:marTop w:val="0"/>
          <w:marBottom w:val="0"/>
          <w:divBdr>
            <w:top w:val="none" w:sz="0" w:space="0" w:color="auto"/>
            <w:left w:val="none" w:sz="0" w:space="0" w:color="auto"/>
            <w:bottom w:val="none" w:sz="0" w:space="0" w:color="auto"/>
            <w:right w:val="none" w:sz="0" w:space="0" w:color="auto"/>
          </w:divBdr>
          <w:divsChild>
            <w:div w:id="464129596">
              <w:marLeft w:val="0"/>
              <w:marRight w:val="0"/>
              <w:marTop w:val="0"/>
              <w:marBottom w:val="0"/>
              <w:divBdr>
                <w:top w:val="none" w:sz="0" w:space="0" w:color="auto"/>
                <w:left w:val="none" w:sz="0" w:space="0" w:color="auto"/>
                <w:bottom w:val="none" w:sz="0" w:space="0" w:color="auto"/>
                <w:right w:val="none" w:sz="0" w:space="0" w:color="auto"/>
              </w:divBdr>
            </w:div>
            <w:div w:id="1793745759">
              <w:marLeft w:val="0"/>
              <w:marRight w:val="0"/>
              <w:marTop w:val="0"/>
              <w:marBottom w:val="0"/>
              <w:divBdr>
                <w:top w:val="none" w:sz="0" w:space="0" w:color="auto"/>
                <w:left w:val="none" w:sz="0" w:space="0" w:color="auto"/>
                <w:bottom w:val="none" w:sz="0" w:space="0" w:color="auto"/>
                <w:right w:val="none" w:sz="0" w:space="0" w:color="auto"/>
              </w:divBdr>
            </w:div>
            <w:div w:id="1802117587">
              <w:marLeft w:val="0"/>
              <w:marRight w:val="0"/>
              <w:marTop w:val="0"/>
              <w:marBottom w:val="0"/>
              <w:divBdr>
                <w:top w:val="none" w:sz="0" w:space="0" w:color="auto"/>
                <w:left w:val="none" w:sz="0" w:space="0" w:color="auto"/>
                <w:bottom w:val="none" w:sz="0" w:space="0" w:color="auto"/>
                <w:right w:val="none" w:sz="0" w:space="0" w:color="auto"/>
              </w:divBdr>
            </w:div>
            <w:div w:id="1832408281">
              <w:marLeft w:val="0"/>
              <w:marRight w:val="0"/>
              <w:marTop w:val="0"/>
              <w:marBottom w:val="0"/>
              <w:divBdr>
                <w:top w:val="none" w:sz="0" w:space="0" w:color="auto"/>
                <w:left w:val="none" w:sz="0" w:space="0" w:color="auto"/>
                <w:bottom w:val="none" w:sz="0" w:space="0" w:color="auto"/>
                <w:right w:val="none" w:sz="0" w:space="0" w:color="auto"/>
              </w:divBdr>
            </w:div>
            <w:div w:id="2085489981">
              <w:marLeft w:val="0"/>
              <w:marRight w:val="0"/>
              <w:marTop w:val="0"/>
              <w:marBottom w:val="0"/>
              <w:divBdr>
                <w:top w:val="none" w:sz="0" w:space="0" w:color="auto"/>
                <w:left w:val="none" w:sz="0" w:space="0" w:color="auto"/>
                <w:bottom w:val="none" w:sz="0" w:space="0" w:color="auto"/>
                <w:right w:val="none" w:sz="0" w:space="0" w:color="auto"/>
              </w:divBdr>
            </w:div>
          </w:divsChild>
        </w:div>
        <w:div w:id="916092508">
          <w:marLeft w:val="0"/>
          <w:marRight w:val="0"/>
          <w:marTop w:val="0"/>
          <w:marBottom w:val="0"/>
          <w:divBdr>
            <w:top w:val="none" w:sz="0" w:space="0" w:color="auto"/>
            <w:left w:val="none" w:sz="0" w:space="0" w:color="auto"/>
            <w:bottom w:val="none" w:sz="0" w:space="0" w:color="auto"/>
            <w:right w:val="none" w:sz="0" w:space="0" w:color="auto"/>
          </w:divBdr>
        </w:div>
        <w:div w:id="921259725">
          <w:marLeft w:val="0"/>
          <w:marRight w:val="0"/>
          <w:marTop w:val="0"/>
          <w:marBottom w:val="0"/>
          <w:divBdr>
            <w:top w:val="none" w:sz="0" w:space="0" w:color="auto"/>
            <w:left w:val="none" w:sz="0" w:space="0" w:color="auto"/>
            <w:bottom w:val="none" w:sz="0" w:space="0" w:color="auto"/>
            <w:right w:val="none" w:sz="0" w:space="0" w:color="auto"/>
          </w:divBdr>
        </w:div>
        <w:div w:id="931083063">
          <w:marLeft w:val="0"/>
          <w:marRight w:val="0"/>
          <w:marTop w:val="0"/>
          <w:marBottom w:val="0"/>
          <w:divBdr>
            <w:top w:val="none" w:sz="0" w:space="0" w:color="auto"/>
            <w:left w:val="none" w:sz="0" w:space="0" w:color="auto"/>
            <w:bottom w:val="none" w:sz="0" w:space="0" w:color="auto"/>
            <w:right w:val="none" w:sz="0" w:space="0" w:color="auto"/>
          </w:divBdr>
        </w:div>
        <w:div w:id="939609996">
          <w:marLeft w:val="0"/>
          <w:marRight w:val="0"/>
          <w:marTop w:val="0"/>
          <w:marBottom w:val="0"/>
          <w:divBdr>
            <w:top w:val="none" w:sz="0" w:space="0" w:color="auto"/>
            <w:left w:val="none" w:sz="0" w:space="0" w:color="auto"/>
            <w:bottom w:val="none" w:sz="0" w:space="0" w:color="auto"/>
            <w:right w:val="none" w:sz="0" w:space="0" w:color="auto"/>
          </w:divBdr>
        </w:div>
        <w:div w:id="972055850">
          <w:marLeft w:val="0"/>
          <w:marRight w:val="0"/>
          <w:marTop w:val="0"/>
          <w:marBottom w:val="0"/>
          <w:divBdr>
            <w:top w:val="none" w:sz="0" w:space="0" w:color="auto"/>
            <w:left w:val="none" w:sz="0" w:space="0" w:color="auto"/>
            <w:bottom w:val="none" w:sz="0" w:space="0" w:color="auto"/>
            <w:right w:val="none" w:sz="0" w:space="0" w:color="auto"/>
          </w:divBdr>
        </w:div>
        <w:div w:id="977149896">
          <w:marLeft w:val="0"/>
          <w:marRight w:val="0"/>
          <w:marTop w:val="0"/>
          <w:marBottom w:val="0"/>
          <w:divBdr>
            <w:top w:val="none" w:sz="0" w:space="0" w:color="auto"/>
            <w:left w:val="none" w:sz="0" w:space="0" w:color="auto"/>
            <w:bottom w:val="none" w:sz="0" w:space="0" w:color="auto"/>
            <w:right w:val="none" w:sz="0" w:space="0" w:color="auto"/>
          </w:divBdr>
        </w:div>
        <w:div w:id="987628383">
          <w:marLeft w:val="0"/>
          <w:marRight w:val="0"/>
          <w:marTop w:val="0"/>
          <w:marBottom w:val="0"/>
          <w:divBdr>
            <w:top w:val="none" w:sz="0" w:space="0" w:color="auto"/>
            <w:left w:val="none" w:sz="0" w:space="0" w:color="auto"/>
            <w:bottom w:val="none" w:sz="0" w:space="0" w:color="auto"/>
            <w:right w:val="none" w:sz="0" w:space="0" w:color="auto"/>
          </w:divBdr>
          <w:divsChild>
            <w:div w:id="379524929">
              <w:marLeft w:val="0"/>
              <w:marRight w:val="0"/>
              <w:marTop w:val="0"/>
              <w:marBottom w:val="0"/>
              <w:divBdr>
                <w:top w:val="none" w:sz="0" w:space="0" w:color="auto"/>
                <w:left w:val="none" w:sz="0" w:space="0" w:color="auto"/>
                <w:bottom w:val="none" w:sz="0" w:space="0" w:color="auto"/>
                <w:right w:val="none" w:sz="0" w:space="0" w:color="auto"/>
              </w:divBdr>
            </w:div>
            <w:div w:id="907769666">
              <w:marLeft w:val="0"/>
              <w:marRight w:val="0"/>
              <w:marTop w:val="0"/>
              <w:marBottom w:val="0"/>
              <w:divBdr>
                <w:top w:val="none" w:sz="0" w:space="0" w:color="auto"/>
                <w:left w:val="none" w:sz="0" w:space="0" w:color="auto"/>
                <w:bottom w:val="none" w:sz="0" w:space="0" w:color="auto"/>
                <w:right w:val="none" w:sz="0" w:space="0" w:color="auto"/>
              </w:divBdr>
            </w:div>
            <w:div w:id="956302466">
              <w:marLeft w:val="0"/>
              <w:marRight w:val="0"/>
              <w:marTop w:val="0"/>
              <w:marBottom w:val="0"/>
              <w:divBdr>
                <w:top w:val="none" w:sz="0" w:space="0" w:color="auto"/>
                <w:left w:val="none" w:sz="0" w:space="0" w:color="auto"/>
                <w:bottom w:val="none" w:sz="0" w:space="0" w:color="auto"/>
                <w:right w:val="none" w:sz="0" w:space="0" w:color="auto"/>
              </w:divBdr>
            </w:div>
            <w:div w:id="1557161239">
              <w:marLeft w:val="0"/>
              <w:marRight w:val="0"/>
              <w:marTop w:val="0"/>
              <w:marBottom w:val="0"/>
              <w:divBdr>
                <w:top w:val="none" w:sz="0" w:space="0" w:color="auto"/>
                <w:left w:val="none" w:sz="0" w:space="0" w:color="auto"/>
                <w:bottom w:val="none" w:sz="0" w:space="0" w:color="auto"/>
                <w:right w:val="none" w:sz="0" w:space="0" w:color="auto"/>
              </w:divBdr>
            </w:div>
            <w:div w:id="1879123779">
              <w:marLeft w:val="0"/>
              <w:marRight w:val="0"/>
              <w:marTop w:val="0"/>
              <w:marBottom w:val="0"/>
              <w:divBdr>
                <w:top w:val="none" w:sz="0" w:space="0" w:color="auto"/>
                <w:left w:val="none" w:sz="0" w:space="0" w:color="auto"/>
                <w:bottom w:val="none" w:sz="0" w:space="0" w:color="auto"/>
                <w:right w:val="none" w:sz="0" w:space="0" w:color="auto"/>
              </w:divBdr>
            </w:div>
          </w:divsChild>
        </w:div>
        <w:div w:id="994797347">
          <w:marLeft w:val="0"/>
          <w:marRight w:val="0"/>
          <w:marTop w:val="0"/>
          <w:marBottom w:val="0"/>
          <w:divBdr>
            <w:top w:val="none" w:sz="0" w:space="0" w:color="auto"/>
            <w:left w:val="none" w:sz="0" w:space="0" w:color="auto"/>
            <w:bottom w:val="none" w:sz="0" w:space="0" w:color="auto"/>
            <w:right w:val="none" w:sz="0" w:space="0" w:color="auto"/>
          </w:divBdr>
        </w:div>
        <w:div w:id="994800004">
          <w:marLeft w:val="0"/>
          <w:marRight w:val="0"/>
          <w:marTop w:val="0"/>
          <w:marBottom w:val="0"/>
          <w:divBdr>
            <w:top w:val="none" w:sz="0" w:space="0" w:color="auto"/>
            <w:left w:val="none" w:sz="0" w:space="0" w:color="auto"/>
            <w:bottom w:val="none" w:sz="0" w:space="0" w:color="auto"/>
            <w:right w:val="none" w:sz="0" w:space="0" w:color="auto"/>
          </w:divBdr>
        </w:div>
        <w:div w:id="1002509450">
          <w:marLeft w:val="0"/>
          <w:marRight w:val="0"/>
          <w:marTop w:val="0"/>
          <w:marBottom w:val="0"/>
          <w:divBdr>
            <w:top w:val="none" w:sz="0" w:space="0" w:color="auto"/>
            <w:left w:val="none" w:sz="0" w:space="0" w:color="auto"/>
            <w:bottom w:val="none" w:sz="0" w:space="0" w:color="auto"/>
            <w:right w:val="none" w:sz="0" w:space="0" w:color="auto"/>
          </w:divBdr>
          <w:divsChild>
            <w:div w:id="413164689">
              <w:marLeft w:val="0"/>
              <w:marRight w:val="0"/>
              <w:marTop w:val="0"/>
              <w:marBottom w:val="0"/>
              <w:divBdr>
                <w:top w:val="none" w:sz="0" w:space="0" w:color="auto"/>
                <w:left w:val="none" w:sz="0" w:space="0" w:color="auto"/>
                <w:bottom w:val="none" w:sz="0" w:space="0" w:color="auto"/>
                <w:right w:val="none" w:sz="0" w:space="0" w:color="auto"/>
              </w:divBdr>
            </w:div>
            <w:div w:id="771977920">
              <w:marLeft w:val="0"/>
              <w:marRight w:val="0"/>
              <w:marTop w:val="0"/>
              <w:marBottom w:val="0"/>
              <w:divBdr>
                <w:top w:val="none" w:sz="0" w:space="0" w:color="auto"/>
                <w:left w:val="none" w:sz="0" w:space="0" w:color="auto"/>
                <w:bottom w:val="none" w:sz="0" w:space="0" w:color="auto"/>
                <w:right w:val="none" w:sz="0" w:space="0" w:color="auto"/>
              </w:divBdr>
            </w:div>
            <w:div w:id="1614748121">
              <w:marLeft w:val="0"/>
              <w:marRight w:val="0"/>
              <w:marTop w:val="0"/>
              <w:marBottom w:val="0"/>
              <w:divBdr>
                <w:top w:val="none" w:sz="0" w:space="0" w:color="auto"/>
                <w:left w:val="none" w:sz="0" w:space="0" w:color="auto"/>
                <w:bottom w:val="none" w:sz="0" w:space="0" w:color="auto"/>
                <w:right w:val="none" w:sz="0" w:space="0" w:color="auto"/>
              </w:divBdr>
            </w:div>
            <w:div w:id="1785539368">
              <w:marLeft w:val="0"/>
              <w:marRight w:val="0"/>
              <w:marTop w:val="0"/>
              <w:marBottom w:val="0"/>
              <w:divBdr>
                <w:top w:val="none" w:sz="0" w:space="0" w:color="auto"/>
                <w:left w:val="none" w:sz="0" w:space="0" w:color="auto"/>
                <w:bottom w:val="none" w:sz="0" w:space="0" w:color="auto"/>
                <w:right w:val="none" w:sz="0" w:space="0" w:color="auto"/>
              </w:divBdr>
            </w:div>
          </w:divsChild>
        </w:div>
        <w:div w:id="1010833404">
          <w:marLeft w:val="0"/>
          <w:marRight w:val="0"/>
          <w:marTop w:val="0"/>
          <w:marBottom w:val="0"/>
          <w:divBdr>
            <w:top w:val="none" w:sz="0" w:space="0" w:color="auto"/>
            <w:left w:val="none" w:sz="0" w:space="0" w:color="auto"/>
            <w:bottom w:val="none" w:sz="0" w:space="0" w:color="auto"/>
            <w:right w:val="none" w:sz="0" w:space="0" w:color="auto"/>
          </w:divBdr>
        </w:div>
        <w:div w:id="1052001827">
          <w:marLeft w:val="0"/>
          <w:marRight w:val="0"/>
          <w:marTop w:val="0"/>
          <w:marBottom w:val="0"/>
          <w:divBdr>
            <w:top w:val="none" w:sz="0" w:space="0" w:color="auto"/>
            <w:left w:val="none" w:sz="0" w:space="0" w:color="auto"/>
            <w:bottom w:val="none" w:sz="0" w:space="0" w:color="auto"/>
            <w:right w:val="none" w:sz="0" w:space="0" w:color="auto"/>
          </w:divBdr>
        </w:div>
        <w:div w:id="1056780726">
          <w:marLeft w:val="0"/>
          <w:marRight w:val="0"/>
          <w:marTop w:val="0"/>
          <w:marBottom w:val="0"/>
          <w:divBdr>
            <w:top w:val="none" w:sz="0" w:space="0" w:color="auto"/>
            <w:left w:val="none" w:sz="0" w:space="0" w:color="auto"/>
            <w:bottom w:val="none" w:sz="0" w:space="0" w:color="auto"/>
            <w:right w:val="none" w:sz="0" w:space="0" w:color="auto"/>
          </w:divBdr>
          <w:divsChild>
            <w:div w:id="119956392">
              <w:marLeft w:val="0"/>
              <w:marRight w:val="0"/>
              <w:marTop w:val="0"/>
              <w:marBottom w:val="0"/>
              <w:divBdr>
                <w:top w:val="none" w:sz="0" w:space="0" w:color="auto"/>
                <w:left w:val="none" w:sz="0" w:space="0" w:color="auto"/>
                <w:bottom w:val="none" w:sz="0" w:space="0" w:color="auto"/>
                <w:right w:val="none" w:sz="0" w:space="0" w:color="auto"/>
              </w:divBdr>
            </w:div>
            <w:div w:id="469523070">
              <w:marLeft w:val="0"/>
              <w:marRight w:val="0"/>
              <w:marTop w:val="0"/>
              <w:marBottom w:val="0"/>
              <w:divBdr>
                <w:top w:val="none" w:sz="0" w:space="0" w:color="auto"/>
                <w:left w:val="none" w:sz="0" w:space="0" w:color="auto"/>
                <w:bottom w:val="none" w:sz="0" w:space="0" w:color="auto"/>
                <w:right w:val="none" w:sz="0" w:space="0" w:color="auto"/>
              </w:divBdr>
            </w:div>
            <w:div w:id="1045836133">
              <w:marLeft w:val="0"/>
              <w:marRight w:val="0"/>
              <w:marTop w:val="0"/>
              <w:marBottom w:val="0"/>
              <w:divBdr>
                <w:top w:val="none" w:sz="0" w:space="0" w:color="auto"/>
                <w:left w:val="none" w:sz="0" w:space="0" w:color="auto"/>
                <w:bottom w:val="none" w:sz="0" w:space="0" w:color="auto"/>
                <w:right w:val="none" w:sz="0" w:space="0" w:color="auto"/>
              </w:divBdr>
            </w:div>
            <w:div w:id="1584486926">
              <w:marLeft w:val="0"/>
              <w:marRight w:val="0"/>
              <w:marTop w:val="0"/>
              <w:marBottom w:val="0"/>
              <w:divBdr>
                <w:top w:val="none" w:sz="0" w:space="0" w:color="auto"/>
                <w:left w:val="none" w:sz="0" w:space="0" w:color="auto"/>
                <w:bottom w:val="none" w:sz="0" w:space="0" w:color="auto"/>
                <w:right w:val="none" w:sz="0" w:space="0" w:color="auto"/>
              </w:divBdr>
            </w:div>
            <w:div w:id="1964385894">
              <w:marLeft w:val="0"/>
              <w:marRight w:val="0"/>
              <w:marTop w:val="0"/>
              <w:marBottom w:val="0"/>
              <w:divBdr>
                <w:top w:val="none" w:sz="0" w:space="0" w:color="auto"/>
                <w:left w:val="none" w:sz="0" w:space="0" w:color="auto"/>
                <w:bottom w:val="none" w:sz="0" w:space="0" w:color="auto"/>
                <w:right w:val="none" w:sz="0" w:space="0" w:color="auto"/>
              </w:divBdr>
            </w:div>
          </w:divsChild>
        </w:div>
        <w:div w:id="1057321964">
          <w:marLeft w:val="0"/>
          <w:marRight w:val="0"/>
          <w:marTop w:val="0"/>
          <w:marBottom w:val="0"/>
          <w:divBdr>
            <w:top w:val="none" w:sz="0" w:space="0" w:color="auto"/>
            <w:left w:val="none" w:sz="0" w:space="0" w:color="auto"/>
            <w:bottom w:val="none" w:sz="0" w:space="0" w:color="auto"/>
            <w:right w:val="none" w:sz="0" w:space="0" w:color="auto"/>
          </w:divBdr>
        </w:div>
        <w:div w:id="1064914963">
          <w:marLeft w:val="0"/>
          <w:marRight w:val="0"/>
          <w:marTop w:val="0"/>
          <w:marBottom w:val="0"/>
          <w:divBdr>
            <w:top w:val="none" w:sz="0" w:space="0" w:color="auto"/>
            <w:left w:val="none" w:sz="0" w:space="0" w:color="auto"/>
            <w:bottom w:val="none" w:sz="0" w:space="0" w:color="auto"/>
            <w:right w:val="none" w:sz="0" w:space="0" w:color="auto"/>
          </w:divBdr>
        </w:div>
        <w:div w:id="1065370242">
          <w:marLeft w:val="0"/>
          <w:marRight w:val="0"/>
          <w:marTop w:val="0"/>
          <w:marBottom w:val="0"/>
          <w:divBdr>
            <w:top w:val="none" w:sz="0" w:space="0" w:color="auto"/>
            <w:left w:val="none" w:sz="0" w:space="0" w:color="auto"/>
            <w:bottom w:val="none" w:sz="0" w:space="0" w:color="auto"/>
            <w:right w:val="none" w:sz="0" w:space="0" w:color="auto"/>
          </w:divBdr>
          <w:divsChild>
            <w:div w:id="233511515">
              <w:marLeft w:val="0"/>
              <w:marRight w:val="0"/>
              <w:marTop w:val="0"/>
              <w:marBottom w:val="0"/>
              <w:divBdr>
                <w:top w:val="none" w:sz="0" w:space="0" w:color="auto"/>
                <w:left w:val="none" w:sz="0" w:space="0" w:color="auto"/>
                <w:bottom w:val="none" w:sz="0" w:space="0" w:color="auto"/>
                <w:right w:val="none" w:sz="0" w:space="0" w:color="auto"/>
              </w:divBdr>
            </w:div>
            <w:div w:id="364714741">
              <w:marLeft w:val="0"/>
              <w:marRight w:val="0"/>
              <w:marTop w:val="0"/>
              <w:marBottom w:val="0"/>
              <w:divBdr>
                <w:top w:val="none" w:sz="0" w:space="0" w:color="auto"/>
                <w:left w:val="none" w:sz="0" w:space="0" w:color="auto"/>
                <w:bottom w:val="none" w:sz="0" w:space="0" w:color="auto"/>
                <w:right w:val="none" w:sz="0" w:space="0" w:color="auto"/>
              </w:divBdr>
            </w:div>
            <w:div w:id="1718122004">
              <w:marLeft w:val="0"/>
              <w:marRight w:val="0"/>
              <w:marTop w:val="0"/>
              <w:marBottom w:val="0"/>
              <w:divBdr>
                <w:top w:val="none" w:sz="0" w:space="0" w:color="auto"/>
                <w:left w:val="none" w:sz="0" w:space="0" w:color="auto"/>
                <w:bottom w:val="none" w:sz="0" w:space="0" w:color="auto"/>
                <w:right w:val="none" w:sz="0" w:space="0" w:color="auto"/>
              </w:divBdr>
            </w:div>
          </w:divsChild>
        </w:div>
        <w:div w:id="1113986519">
          <w:marLeft w:val="0"/>
          <w:marRight w:val="0"/>
          <w:marTop w:val="0"/>
          <w:marBottom w:val="0"/>
          <w:divBdr>
            <w:top w:val="none" w:sz="0" w:space="0" w:color="auto"/>
            <w:left w:val="none" w:sz="0" w:space="0" w:color="auto"/>
            <w:bottom w:val="none" w:sz="0" w:space="0" w:color="auto"/>
            <w:right w:val="none" w:sz="0" w:space="0" w:color="auto"/>
          </w:divBdr>
        </w:div>
        <w:div w:id="1116367925">
          <w:marLeft w:val="0"/>
          <w:marRight w:val="0"/>
          <w:marTop w:val="0"/>
          <w:marBottom w:val="0"/>
          <w:divBdr>
            <w:top w:val="none" w:sz="0" w:space="0" w:color="auto"/>
            <w:left w:val="none" w:sz="0" w:space="0" w:color="auto"/>
            <w:bottom w:val="none" w:sz="0" w:space="0" w:color="auto"/>
            <w:right w:val="none" w:sz="0" w:space="0" w:color="auto"/>
          </w:divBdr>
          <w:divsChild>
            <w:div w:id="502474308">
              <w:marLeft w:val="0"/>
              <w:marRight w:val="0"/>
              <w:marTop w:val="0"/>
              <w:marBottom w:val="0"/>
              <w:divBdr>
                <w:top w:val="none" w:sz="0" w:space="0" w:color="auto"/>
                <w:left w:val="none" w:sz="0" w:space="0" w:color="auto"/>
                <w:bottom w:val="none" w:sz="0" w:space="0" w:color="auto"/>
                <w:right w:val="none" w:sz="0" w:space="0" w:color="auto"/>
              </w:divBdr>
            </w:div>
            <w:div w:id="1983462042">
              <w:marLeft w:val="0"/>
              <w:marRight w:val="0"/>
              <w:marTop w:val="0"/>
              <w:marBottom w:val="0"/>
              <w:divBdr>
                <w:top w:val="none" w:sz="0" w:space="0" w:color="auto"/>
                <w:left w:val="none" w:sz="0" w:space="0" w:color="auto"/>
                <w:bottom w:val="none" w:sz="0" w:space="0" w:color="auto"/>
                <w:right w:val="none" w:sz="0" w:space="0" w:color="auto"/>
              </w:divBdr>
            </w:div>
          </w:divsChild>
        </w:div>
        <w:div w:id="1128283191">
          <w:marLeft w:val="0"/>
          <w:marRight w:val="0"/>
          <w:marTop w:val="0"/>
          <w:marBottom w:val="0"/>
          <w:divBdr>
            <w:top w:val="none" w:sz="0" w:space="0" w:color="auto"/>
            <w:left w:val="none" w:sz="0" w:space="0" w:color="auto"/>
            <w:bottom w:val="none" w:sz="0" w:space="0" w:color="auto"/>
            <w:right w:val="none" w:sz="0" w:space="0" w:color="auto"/>
          </w:divBdr>
        </w:div>
        <w:div w:id="1139569235">
          <w:marLeft w:val="0"/>
          <w:marRight w:val="0"/>
          <w:marTop w:val="0"/>
          <w:marBottom w:val="0"/>
          <w:divBdr>
            <w:top w:val="none" w:sz="0" w:space="0" w:color="auto"/>
            <w:left w:val="none" w:sz="0" w:space="0" w:color="auto"/>
            <w:bottom w:val="none" w:sz="0" w:space="0" w:color="auto"/>
            <w:right w:val="none" w:sz="0" w:space="0" w:color="auto"/>
          </w:divBdr>
        </w:div>
        <w:div w:id="1166242036">
          <w:marLeft w:val="0"/>
          <w:marRight w:val="0"/>
          <w:marTop w:val="0"/>
          <w:marBottom w:val="0"/>
          <w:divBdr>
            <w:top w:val="none" w:sz="0" w:space="0" w:color="auto"/>
            <w:left w:val="none" w:sz="0" w:space="0" w:color="auto"/>
            <w:bottom w:val="none" w:sz="0" w:space="0" w:color="auto"/>
            <w:right w:val="none" w:sz="0" w:space="0" w:color="auto"/>
          </w:divBdr>
        </w:div>
        <w:div w:id="1175000967">
          <w:marLeft w:val="0"/>
          <w:marRight w:val="0"/>
          <w:marTop w:val="0"/>
          <w:marBottom w:val="0"/>
          <w:divBdr>
            <w:top w:val="none" w:sz="0" w:space="0" w:color="auto"/>
            <w:left w:val="none" w:sz="0" w:space="0" w:color="auto"/>
            <w:bottom w:val="none" w:sz="0" w:space="0" w:color="auto"/>
            <w:right w:val="none" w:sz="0" w:space="0" w:color="auto"/>
          </w:divBdr>
        </w:div>
        <w:div w:id="1175681871">
          <w:marLeft w:val="0"/>
          <w:marRight w:val="0"/>
          <w:marTop w:val="0"/>
          <w:marBottom w:val="0"/>
          <w:divBdr>
            <w:top w:val="none" w:sz="0" w:space="0" w:color="auto"/>
            <w:left w:val="none" w:sz="0" w:space="0" w:color="auto"/>
            <w:bottom w:val="none" w:sz="0" w:space="0" w:color="auto"/>
            <w:right w:val="none" w:sz="0" w:space="0" w:color="auto"/>
          </w:divBdr>
          <w:divsChild>
            <w:div w:id="305164033">
              <w:marLeft w:val="0"/>
              <w:marRight w:val="0"/>
              <w:marTop w:val="0"/>
              <w:marBottom w:val="0"/>
              <w:divBdr>
                <w:top w:val="none" w:sz="0" w:space="0" w:color="auto"/>
                <w:left w:val="none" w:sz="0" w:space="0" w:color="auto"/>
                <w:bottom w:val="none" w:sz="0" w:space="0" w:color="auto"/>
                <w:right w:val="none" w:sz="0" w:space="0" w:color="auto"/>
              </w:divBdr>
            </w:div>
            <w:div w:id="685448876">
              <w:marLeft w:val="0"/>
              <w:marRight w:val="0"/>
              <w:marTop w:val="0"/>
              <w:marBottom w:val="0"/>
              <w:divBdr>
                <w:top w:val="none" w:sz="0" w:space="0" w:color="auto"/>
                <w:left w:val="none" w:sz="0" w:space="0" w:color="auto"/>
                <w:bottom w:val="none" w:sz="0" w:space="0" w:color="auto"/>
                <w:right w:val="none" w:sz="0" w:space="0" w:color="auto"/>
              </w:divBdr>
            </w:div>
          </w:divsChild>
        </w:div>
        <w:div w:id="1196969961">
          <w:marLeft w:val="0"/>
          <w:marRight w:val="0"/>
          <w:marTop w:val="0"/>
          <w:marBottom w:val="0"/>
          <w:divBdr>
            <w:top w:val="none" w:sz="0" w:space="0" w:color="auto"/>
            <w:left w:val="none" w:sz="0" w:space="0" w:color="auto"/>
            <w:bottom w:val="none" w:sz="0" w:space="0" w:color="auto"/>
            <w:right w:val="none" w:sz="0" w:space="0" w:color="auto"/>
          </w:divBdr>
        </w:div>
        <w:div w:id="1210612883">
          <w:marLeft w:val="0"/>
          <w:marRight w:val="0"/>
          <w:marTop w:val="0"/>
          <w:marBottom w:val="0"/>
          <w:divBdr>
            <w:top w:val="none" w:sz="0" w:space="0" w:color="auto"/>
            <w:left w:val="none" w:sz="0" w:space="0" w:color="auto"/>
            <w:bottom w:val="none" w:sz="0" w:space="0" w:color="auto"/>
            <w:right w:val="none" w:sz="0" w:space="0" w:color="auto"/>
          </w:divBdr>
        </w:div>
        <w:div w:id="1210729942">
          <w:marLeft w:val="0"/>
          <w:marRight w:val="0"/>
          <w:marTop w:val="0"/>
          <w:marBottom w:val="0"/>
          <w:divBdr>
            <w:top w:val="none" w:sz="0" w:space="0" w:color="auto"/>
            <w:left w:val="none" w:sz="0" w:space="0" w:color="auto"/>
            <w:bottom w:val="none" w:sz="0" w:space="0" w:color="auto"/>
            <w:right w:val="none" w:sz="0" w:space="0" w:color="auto"/>
          </w:divBdr>
        </w:div>
        <w:div w:id="1221164443">
          <w:marLeft w:val="0"/>
          <w:marRight w:val="0"/>
          <w:marTop w:val="0"/>
          <w:marBottom w:val="0"/>
          <w:divBdr>
            <w:top w:val="none" w:sz="0" w:space="0" w:color="auto"/>
            <w:left w:val="none" w:sz="0" w:space="0" w:color="auto"/>
            <w:bottom w:val="none" w:sz="0" w:space="0" w:color="auto"/>
            <w:right w:val="none" w:sz="0" w:space="0" w:color="auto"/>
          </w:divBdr>
          <w:divsChild>
            <w:div w:id="854883155">
              <w:marLeft w:val="0"/>
              <w:marRight w:val="0"/>
              <w:marTop w:val="0"/>
              <w:marBottom w:val="0"/>
              <w:divBdr>
                <w:top w:val="none" w:sz="0" w:space="0" w:color="auto"/>
                <w:left w:val="none" w:sz="0" w:space="0" w:color="auto"/>
                <w:bottom w:val="none" w:sz="0" w:space="0" w:color="auto"/>
                <w:right w:val="none" w:sz="0" w:space="0" w:color="auto"/>
              </w:divBdr>
            </w:div>
          </w:divsChild>
        </w:div>
        <w:div w:id="1235818269">
          <w:marLeft w:val="0"/>
          <w:marRight w:val="0"/>
          <w:marTop w:val="0"/>
          <w:marBottom w:val="0"/>
          <w:divBdr>
            <w:top w:val="none" w:sz="0" w:space="0" w:color="auto"/>
            <w:left w:val="none" w:sz="0" w:space="0" w:color="auto"/>
            <w:bottom w:val="none" w:sz="0" w:space="0" w:color="auto"/>
            <w:right w:val="none" w:sz="0" w:space="0" w:color="auto"/>
          </w:divBdr>
        </w:div>
        <w:div w:id="1262569829">
          <w:marLeft w:val="0"/>
          <w:marRight w:val="0"/>
          <w:marTop w:val="0"/>
          <w:marBottom w:val="0"/>
          <w:divBdr>
            <w:top w:val="none" w:sz="0" w:space="0" w:color="auto"/>
            <w:left w:val="none" w:sz="0" w:space="0" w:color="auto"/>
            <w:bottom w:val="none" w:sz="0" w:space="0" w:color="auto"/>
            <w:right w:val="none" w:sz="0" w:space="0" w:color="auto"/>
          </w:divBdr>
        </w:div>
        <w:div w:id="1293973263">
          <w:marLeft w:val="0"/>
          <w:marRight w:val="0"/>
          <w:marTop w:val="0"/>
          <w:marBottom w:val="0"/>
          <w:divBdr>
            <w:top w:val="none" w:sz="0" w:space="0" w:color="auto"/>
            <w:left w:val="none" w:sz="0" w:space="0" w:color="auto"/>
            <w:bottom w:val="none" w:sz="0" w:space="0" w:color="auto"/>
            <w:right w:val="none" w:sz="0" w:space="0" w:color="auto"/>
          </w:divBdr>
        </w:div>
        <w:div w:id="1324580502">
          <w:marLeft w:val="0"/>
          <w:marRight w:val="0"/>
          <w:marTop w:val="0"/>
          <w:marBottom w:val="0"/>
          <w:divBdr>
            <w:top w:val="none" w:sz="0" w:space="0" w:color="auto"/>
            <w:left w:val="none" w:sz="0" w:space="0" w:color="auto"/>
            <w:bottom w:val="none" w:sz="0" w:space="0" w:color="auto"/>
            <w:right w:val="none" w:sz="0" w:space="0" w:color="auto"/>
          </w:divBdr>
        </w:div>
        <w:div w:id="1326982236">
          <w:marLeft w:val="0"/>
          <w:marRight w:val="0"/>
          <w:marTop w:val="0"/>
          <w:marBottom w:val="0"/>
          <w:divBdr>
            <w:top w:val="none" w:sz="0" w:space="0" w:color="auto"/>
            <w:left w:val="none" w:sz="0" w:space="0" w:color="auto"/>
            <w:bottom w:val="none" w:sz="0" w:space="0" w:color="auto"/>
            <w:right w:val="none" w:sz="0" w:space="0" w:color="auto"/>
          </w:divBdr>
        </w:div>
        <w:div w:id="1338268186">
          <w:marLeft w:val="0"/>
          <w:marRight w:val="0"/>
          <w:marTop w:val="0"/>
          <w:marBottom w:val="0"/>
          <w:divBdr>
            <w:top w:val="none" w:sz="0" w:space="0" w:color="auto"/>
            <w:left w:val="none" w:sz="0" w:space="0" w:color="auto"/>
            <w:bottom w:val="none" w:sz="0" w:space="0" w:color="auto"/>
            <w:right w:val="none" w:sz="0" w:space="0" w:color="auto"/>
          </w:divBdr>
          <w:divsChild>
            <w:div w:id="779226488">
              <w:marLeft w:val="0"/>
              <w:marRight w:val="0"/>
              <w:marTop w:val="0"/>
              <w:marBottom w:val="0"/>
              <w:divBdr>
                <w:top w:val="none" w:sz="0" w:space="0" w:color="auto"/>
                <w:left w:val="none" w:sz="0" w:space="0" w:color="auto"/>
                <w:bottom w:val="none" w:sz="0" w:space="0" w:color="auto"/>
                <w:right w:val="none" w:sz="0" w:space="0" w:color="auto"/>
              </w:divBdr>
            </w:div>
            <w:div w:id="1552690661">
              <w:marLeft w:val="0"/>
              <w:marRight w:val="0"/>
              <w:marTop w:val="0"/>
              <w:marBottom w:val="0"/>
              <w:divBdr>
                <w:top w:val="none" w:sz="0" w:space="0" w:color="auto"/>
                <w:left w:val="none" w:sz="0" w:space="0" w:color="auto"/>
                <w:bottom w:val="none" w:sz="0" w:space="0" w:color="auto"/>
                <w:right w:val="none" w:sz="0" w:space="0" w:color="auto"/>
              </w:divBdr>
            </w:div>
            <w:div w:id="1562130638">
              <w:marLeft w:val="0"/>
              <w:marRight w:val="0"/>
              <w:marTop w:val="0"/>
              <w:marBottom w:val="0"/>
              <w:divBdr>
                <w:top w:val="none" w:sz="0" w:space="0" w:color="auto"/>
                <w:left w:val="none" w:sz="0" w:space="0" w:color="auto"/>
                <w:bottom w:val="none" w:sz="0" w:space="0" w:color="auto"/>
                <w:right w:val="none" w:sz="0" w:space="0" w:color="auto"/>
              </w:divBdr>
            </w:div>
          </w:divsChild>
        </w:div>
        <w:div w:id="1340473728">
          <w:marLeft w:val="0"/>
          <w:marRight w:val="0"/>
          <w:marTop w:val="0"/>
          <w:marBottom w:val="0"/>
          <w:divBdr>
            <w:top w:val="none" w:sz="0" w:space="0" w:color="auto"/>
            <w:left w:val="none" w:sz="0" w:space="0" w:color="auto"/>
            <w:bottom w:val="none" w:sz="0" w:space="0" w:color="auto"/>
            <w:right w:val="none" w:sz="0" w:space="0" w:color="auto"/>
          </w:divBdr>
          <w:divsChild>
            <w:div w:id="848102288">
              <w:marLeft w:val="0"/>
              <w:marRight w:val="0"/>
              <w:marTop w:val="0"/>
              <w:marBottom w:val="0"/>
              <w:divBdr>
                <w:top w:val="none" w:sz="0" w:space="0" w:color="auto"/>
                <w:left w:val="none" w:sz="0" w:space="0" w:color="auto"/>
                <w:bottom w:val="none" w:sz="0" w:space="0" w:color="auto"/>
                <w:right w:val="none" w:sz="0" w:space="0" w:color="auto"/>
              </w:divBdr>
            </w:div>
            <w:div w:id="1218975838">
              <w:marLeft w:val="0"/>
              <w:marRight w:val="0"/>
              <w:marTop w:val="0"/>
              <w:marBottom w:val="0"/>
              <w:divBdr>
                <w:top w:val="none" w:sz="0" w:space="0" w:color="auto"/>
                <w:left w:val="none" w:sz="0" w:space="0" w:color="auto"/>
                <w:bottom w:val="none" w:sz="0" w:space="0" w:color="auto"/>
                <w:right w:val="none" w:sz="0" w:space="0" w:color="auto"/>
              </w:divBdr>
            </w:div>
            <w:div w:id="1599020682">
              <w:marLeft w:val="0"/>
              <w:marRight w:val="0"/>
              <w:marTop w:val="0"/>
              <w:marBottom w:val="0"/>
              <w:divBdr>
                <w:top w:val="none" w:sz="0" w:space="0" w:color="auto"/>
                <w:left w:val="none" w:sz="0" w:space="0" w:color="auto"/>
                <w:bottom w:val="none" w:sz="0" w:space="0" w:color="auto"/>
                <w:right w:val="none" w:sz="0" w:space="0" w:color="auto"/>
              </w:divBdr>
            </w:div>
          </w:divsChild>
        </w:div>
        <w:div w:id="1350335490">
          <w:marLeft w:val="0"/>
          <w:marRight w:val="0"/>
          <w:marTop w:val="0"/>
          <w:marBottom w:val="0"/>
          <w:divBdr>
            <w:top w:val="none" w:sz="0" w:space="0" w:color="auto"/>
            <w:left w:val="none" w:sz="0" w:space="0" w:color="auto"/>
            <w:bottom w:val="none" w:sz="0" w:space="0" w:color="auto"/>
            <w:right w:val="none" w:sz="0" w:space="0" w:color="auto"/>
          </w:divBdr>
        </w:div>
        <w:div w:id="1358432537">
          <w:marLeft w:val="0"/>
          <w:marRight w:val="0"/>
          <w:marTop w:val="0"/>
          <w:marBottom w:val="0"/>
          <w:divBdr>
            <w:top w:val="none" w:sz="0" w:space="0" w:color="auto"/>
            <w:left w:val="none" w:sz="0" w:space="0" w:color="auto"/>
            <w:bottom w:val="none" w:sz="0" w:space="0" w:color="auto"/>
            <w:right w:val="none" w:sz="0" w:space="0" w:color="auto"/>
          </w:divBdr>
        </w:div>
        <w:div w:id="1359162888">
          <w:marLeft w:val="0"/>
          <w:marRight w:val="0"/>
          <w:marTop w:val="0"/>
          <w:marBottom w:val="0"/>
          <w:divBdr>
            <w:top w:val="none" w:sz="0" w:space="0" w:color="auto"/>
            <w:left w:val="none" w:sz="0" w:space="0" w:color="auto"/>
            <w:bottom w:val="none" w:sz="0" w:space="0" w:color="auto"/>
            <w:right w:val="none" w:sz="0" w:space="0" w:color="auto"/>
          </w:divBdr>
        </w:div>
        <w:div w:id="1361587591">
          <w:marLeft w:val="0"/>
          <w:marRight w:val="0"/>
          <w:marTop w:val="0"/>
          <w:marBottom w:val="0"/>
          <w:divBdr>
            <w:top w:val="none" w:sz="0" w:space="0" w:color="auto"/>
            <w:left w:val="none" w:sz="0" w:space="0" w:color="auto"/>
            <w:bottom w:val="none" w:sz="0" w:space="0" w:color="auto"/>
            <w:right w:val="none" w:sz="0" w:space="0" w:color="auto"/>
          </w:divBdr>
        </w:div>
        <w:div w:id="1364598245">
          <w:marLeft w:val="0"/>
          <w:marRight w:val="0"/>
          <w:marTop w:val="0"/>
          <w:marBottom w:val="0"/>
          <w:divBdr>
            <w:top w:val="none" w:sz="0" w:space="0" w:color="auto"/>
            <w:left w:val="none" w:sz="0" w:space="0" w:color="auto"/>
            <w:bottom w:val="none" w:sz="0" w:space="0" w:color="auto"/>
            <w:right w:val="none" w:sz="0" w:space="0" w:color="auto"/>
          </w:divBdr>
        </w:div>
        <w:div w:id="1381980155">
          <w:marLeft w:val="0"/>
          <w:marRight w:val="0"/>
          <w:marTop w:val="0"/>
          <w:marBottom w:val="0"/>
          <w:divBdr>
            <w:top w:val="none" w:sz="0" w:space="0" w:color="auto"/>
            <w:left w:val="none" w:sz="0" w:space="0" w:color="auto"/>
            <w:bottom w:val="none" w:sz="0" w:space="0" w:color="auto"/>
            <w:right w:val="none" w:sz="0" w:space="0" w:color="auto"/>
          </w:divBdr>
        </w:div>
        <w:div w:id="1393237242">
          <w:marLeft w:val="0"/>
          <w:marRight w:val="0"/>
          <w:marTop w:val="0"/>
          <w:marBottom w:val="0"/>
          <w:divBdr>
            <w:top w:val="none" w:sz="0" w:space="0" w:color="auto"/>
            <w:left w:val="none" w:sz="0" w:space="0" w:color="auto"/>
            <w:bottom w:val="none" w:sz="0" w:space="0" w:color="auto"/>
            <w:right w:val="none" w:sz="0" w:space="0" w:color="auto"/>
          </w:divBdr>
        </w:div>
        <w:div w:id="1426146521">
          <w:marLeft w:val="0"/>
          <w:marRight w:val="0"/>
          <w:marTop w:val="0"/>
          <w:marBottom w:val="0"/>
          <w:divBdr>
            <w:top w:val="none" w:sz="0" w:space="0" w:color="auto"/>
            <w:left w:val="none" w:sz="0" w:space="0" w:color="auto"/>
            <w:bottom w:val="none" w:sz="0" w:space="0" w:color="auto"/>
            <w:right w:val="none" w:sz="0" w:space="0" w:color="auto"/>
          </w:divBdr>
        </w:div>
        <w:div w:id="1442340548">
          <w:marLeft w:val="0"/>
          <w:marRight w:val="0"/>
          <w:marTop w:val="0"/>
          <w:marBottom w:val="0"/>
          <w:divBdr>
            <w:top w:val="none" w:sz="0" w:space="0" w:color="auto"/>
            <w:left w:val="none" w:sz="0" w:space="0" w:color="auto"/>
            <w:bottom w:val="none" w:sz="0" w:space="0" w:color="auto"/>
            <w:right w:val="none" w:sz="0" w:space="0" w:color="auto"/>
          </w:divBdr>
        </w:div>
        <w:div w:id="1451509917">
          <w:marLeft w:val="0"/>
          <w:marRight w:val="0"/>
          <w:marTop w:val="0"/>
          <w:marBottom w:val="0"/>
          <w:divBdr>
            <w:top w:val="none" w:sz="0" w:space="0" w:color="auto"/>
            <w:left w:val="none" w:sz="0" w:space="0" w:color="auto"/>
            <w:bottom w:val="none" w:sz="0" w:space="0" w:color="auto"/>
            <w:right w:val="none" w:sz="0" w:space="0" w:color="auto"/>
          </w:divBdr>
        </w:div>
        <w:div w:id="1466314806">
          <w:marLeft w:val="0"/>
          <w:marRight w:val="0"/>
          <w:marTop w:val="0"/>
          <w:marBottom w:val="0"/>
          <w:divBdr>
            <w:top w:val="none" w:sz="0" w:space="0" w:color="auto"/>
            <w:left w:val="none" w:sz="0" w:space="0" w:color="auto"/>
            <w:bottom w:val="none" w:sz="0" w:space="0" w:color="auto"/>
            <w:right w:val="none" w:sz="0" w:space="0" w:color="auto"/>
          </w:divBdr>
        </w:div>
        <w:div w:id="1466316051">
          <w:marLeft w:val="0"/>
          <w:marRight w:val="0"/>
          <w:marTop w:val="0"/>
          <w:marBottom w:val="0"/>
          <w:divBdr>
            <w:top w:val="none" w:sz="0" w:space="0" w:color="auto"/>
            <w:left w:val="none" w:sz="0" w:space="0" w:color="auto"/>
            <w:bottom w:val="none" w:sz="0" w:space="0" w:color="auto"/>
            <w:right w:val="none" w:sz="0" w:space="0" w:color="auto"/>
          </w:divBdr>
        </w:div>
        <w:div w:id="1491868743">
          <w:marLeft w:val="0"/>
          <w:marRight w:val="0"/>
          <w:marTop w:val="0"/>
          <w:marBottom w:val="0"/>
          <w:divBdr>
            <w:top w:val="none" w:sz="0" w:space="0" w:color="auto"/>
            <w:left w:val="none" w:sz="0" w:space="0" w:color="auto"/>
            <w:bottom w:val="none" w:sz="0" w:space="0" w:color="auto"/>
            <w:right w:val="none" w:sz="0" w:space="0" w:color="auto"/>
          </w:divBdr>
          <w:divsChild>
            <w:div w:id="80104053">
              <w:marLeft w:val="0"/>
              <w:marRight w:val="0"/>
              <w:marTop w:val="0"/>
              <w:marBottom w:val="0"/>
              <w:divBdr>
                <w:top w:val="none" w:sz="0" w:space="0" w:color="auto"/>
                <w:left w:val="none" w:sz="0" w:space="0" w:color="auto"/>
                <w:bottom w:val="none" w:sz="0" w:space="0" w:color="auto"/>
                <w:right w:val="none" w:sz="0" w:space="0" w:color="auto"/>
              </w:divBdr>
            </w:div>
            <w:div w:id="387262314">
              <w:marLeft w:val="0"/>
              <w:marRight w:val="0"/>
              <w:marTop w:val="0"/>
              <w:marBottom w:val="0"/>
              <w:divBdr>
                <w:top w:val="none" w:sz="0" w:space="0" w:color="auto"/>
                <w:left w:val="none" w:sz="0" w:space="0" w:color="auto"/>
                <w:bottom w:val="none" w:sz="0" w:space="0" w:color="auto"/>
                <w:right w:val="none" w:sz="0" w:space="0" w:color="auto"/>
              </w:divBdr>
            </w:div>
            <w:div w:id="2046829529">
              <w:marLeft w:val="0"/>
              <w:marRight w:val="0"/>
              <w:marTop w:val="0"/>
              <w:marBottom w:val="0"/>
              <w:divBdr>
                <w:top w:val="none" w:sz="0" w:space="0" w:color="auto"/>
                <w:left w:val="none" w:sz="0" w:space="0" w:color="auto"/>
                <w:bottom w:val="none" w:sz="0" w:space="0" w:color="auto"/>
                <w:right w:val="none" w:sz="0" w:space="0" w:color="auto"/>
              </w:divBdr>
            </w:div>
          </w:divsChild>
        </w:div>
        <w:div w:id="1512404878">
          <w:marLeft w:val="0"/>
          <w:marRight w:val="0"/>
          <w:marTop w:val="0"/>
          <w:marBottom w:val="0"/>
          <w:divBdr>
            <w:top w:val="none" w:sz="0" w:space="0" w:color="auto"/>
            <w:left w:val="none" w:sz="0" w:space="0" w:color="auto"/>
            <w:bottom w:val="none" w:sz="0" w:space="0" w:color="auto"/>
            <w:right w:val="none" w:sz="0" w:space="0" w:color="auto"/>
          </w:divBdr>
        </w:div>
        <w:div w:id="1517229418">
          <w:marLeft w:val="0"/>
          <w:marRight w:val="0"/>
          <w:marTop w:val="0"/>
          <w:marBottom w:val="0"/>
          <w:divBdr>
            <w:top w:val="none" w:sz="0" w:space="0" w:color="auto"/>
            <w:left w:val="none" w:sz="0" w:space="0" w:color="auto"/>
            <w:bottom w:val="none" w:sz="0" w:space="0" w:color="auto"/>
            <w:right w:val="none" w:sz="0" w:space="0" w:color="auto"/>
          </w:divBdr>
        </w:div>
        <w:div w:id="1518303641">
          <w:marLeft w:val="0"/>
          <w:marRight w:val="0"/>
          <w:marTop w:val="0"/>
          <w:marBottom w:val="0"/>
          <w:divBdr>
            <w:top w:val="none" w:sz="0" w:space="0" w:color="auto"/>
            <w:left w:val="none" w:sz="0" w:space="0" w:color="auto"/>
            <w:bottom w:val="none" w:sz="0" w:space="0" w:color="auto"/>
            <w:right w:val="none" w:sz="0" w:space="0" w:color="auto"/>
          </w:divBdr>
        </w:div>
        <w:div w:id="1522234563">
          <w:marLeft w:val="0"/>
          <w:marRight w:val="0"/>
          <w:marTop w:val="0"/>
          <w:marBottom w:val="0"/>
          <w:divBdr>
            <w:top w:val="none" w:sz="0" w:space="0" w:color="auto"/>
            <w:left w:val="none" w:sz="0" w:space="0" w:color="auto"/>
            <w:bottom w:val="none" w:sz="0" w:space="0" w:color="auto"/>
            <w:right w:val="none" w:sz="0" w:space="0" w:color="auto"/>
          </w:divBdr>
        </w:div>
        <w:div w:id="1540043789">
          <w:marLeft w:val="0"/>
          <w:marRight w:val="0"/>
          <w:marTop w:val="0"/>
          <w:marBottom w:val="0"/>
          <w:divBdr>
            <w:top w:val="none" w:sz="0" w:space="0" w:color="auto"/>
            <w:left w:val="none" w:sz="0" w:space="0" w:color="auto"/>
            <w:bottom w:val="none" w:sz="0" w:space="0" w:color="auto"/>
            <w:right w:val="none" w:sz="0" w:space="0" w:color="auto"/>
          </w:divBdr>
        </w:div>
        <w:div w:id="1554002853">
          <w:marLeft w:val="0"/>
          <w:marRight w:val="0"/>
          <w:marTop w:val="0"/>
          <w:marBottom w:val="0"/>
          <w:divBdr>
            <w:top w:val="none" w:sz="0" w:space="0" w:color="auto"/>
            <w:left w:val="none" w:sz="0" w:space="0" w:color="auto"/>
            <w:bottom w:val="none" w:sz="0" w:space="0" w:color="auto"/>
            <w:right w:val="none" w:sz="0" w:space="0" w:color="auto"/>
          </w:divBdr>
        </w:div>
        <w:div w:id="1597402169">
          <w:marLeft w:val="0"/>
          <w:marRight w:val="0"/>
          <w:marTop w:val="0"/>
          <w:marBottom w:val="0"/>
          <w:divBdr>
            <w:top w:val="none" w:sz="0" w:space="0" w:color="auto"/>
            <w:left w:val="none" w:sz="0" w:space="0" w:color="auto"/>
            <w:bottom w:val="none" w:sz="0" w:space="0" w:color="auto"/>
            <w:right w:val="none" w:sz="0" w:space="0" w:color="auto"/>
          </w:divBdr>
        </w:div>
        <w:div w:id="1602757836">
          <w:marLeft w:val="0"/>
          <w:marRight w:val="0"/>
          <w:marTop w:val="0"/>
          <w:marBottom w:val="0"/>
          <w:divBdr>
            <w:top w:val="none" w:sz="0" w:space="0" w:color="auto"/>
            <w:left w:val="none" w:sz="0" w:space="0" w:color="auto"/>
            <w:bottom w:val="none" w:sz="0" w:space="0" w:color="auto"/>
            <w:right w:val="none" w:sz="0" w:space="0" w:color="auto"/>
          </w:divBdr>
        </w:div>
        <w:div w:id="1603565438">
          <w:marLeft w:val="0"/>
          <w:marRight w:val="0"/>
          <w:marTop w:val="0"/>
          <w:marBottom w:val="0"/>
          <w:divBdr>
            <w:top w:val="none" w:sz="0" w:space="0" w:color="auto"/>
            <w:left w:val="none" w:sz="0" w:space="0" w:color="auto"/>
            <w:bottom w:val="none" w:sz="0" w:space="0" w:color="auto"/>
            <w:right w:val="none" w:sz="0" w:space="0" w:color="auto"/>
          </w:divBdr>
          <w:divsChild>
            <w:div w:id="111829311">
              <w:marLeft w:val="0"/>
              <w:marRight w:val="0"/>
              <w:marTop w:val="0"/>
              <w:marBottom w:val="0"/>
              <w:divBdr>
                <w:top w:val="none" w:sz="0" w:space="0" w:color="auto"/>
                <w:left w:val="none" w:sz="0" w:space="0" w:color="auto"/>
                <w:bottom w:val="none" w:sz="0" w:space="0" w:color="auto"/>
                <w:right w:val="none" w:sz="0" w:space="0" w:color="auto"/>
              </w:divBdr>
            </w:div>
            <w:div w:id="1336572825">
              <w:marLeft w:val="0"/>
              <w:marRight w:val="0"/>
              <w:marTop w:val="0"/>
              <w:marBottom w:val="0"/>
              <w:divBdr>
                <w:top w:val="none" w:sz="0" w:space="0" w:color="auto"/>
                <w:left w:val="none" w:sz="0" w:space="0" w:color="auto"/>
                <w:bottom w:val="none" w:sz="0" w:space="0" w:color="auto"/>
                <w:right w:val="none" w:sz="0" w:space="0" w:color="auto"/>
              </w:divBdr>
            </w:div>
          </w:divsChild>
        </w:div>
        <w:div w:id="1605382716">
          <w:marLeft w:val="0"/>
          <w:marRight w:val="0"/>
          <w:marTop w:val="0"/>
          <w:marBottom w:val="0"/>
          <w:divBdr>
            <w:top w:val="none" w:sz="0" w:space="0" w:color="auto"/>
            <w:left w:val="none" w:sz="0" w:space="0" w:color="auto"/>
            <w:bottom w:val="none" w:sz="0" w:space="0" w:color="auto"/>
            <w:right w:val="none" w:sz="0" w:space="0" w:color="auto"/>
          </w:divBdr>
          <w:divsChild>
            <w:div w:id="887952563">
              <w:marLeft w:val="0"/>
              <w:marRight w:val="0"/>
              <w:marTop w:val="0"/>
              <w:marBottom w:val="0"/>
              <w:divBdr>
                <w:top w:val="none" w:sz="0" w:space="0" w:color="auto"/>
                <w:left w:val="none" w:sz="0" w:space="0" w:color="auto"/>
                <w:bottom w:val="none" w:sz="0" w:space="0" w:color="auto"/>
                <w:right w:val="none" w:sz="0" w:space="0" w:color="auto"/>
              </w:divBdr>
            </w:div>
            <w:div w:id="1138114003">
              <w:marLeft w:val="0"/>
              <w:marRight w:val="0"/>
              <w:marTop w:val="0"/>
              <w:marBottom w:val="0"/>
              <w:divBdr>
                <w:top w:val="none" w:sz="0" w:space="0" w:color="auto"/>
                <w:left w:val="none" w:sz="0" w:space="0" w:color="auto"/>
                <w:bottom w:val="none" w:sz="0" w:space="0" w:color="auto"/>
                <w:right w:val="none" w:sz="0" w:space="0" w:color="auto"/>
              </w:divBdr>
            </w:div>
            <w:div w:id="1575119437">
              <w:marLeft w:val="0"/>
              <w:marRight w:val="0"/>
              <w:marTop w:val="0"/>
              <w:marBottom w:val="0"/>
              <w:divBdr>
                <w:top w:val="none" w:sz="0" w:space="0" w:color="auto"/>
                <w:left w:val="none" w:sz="0" w:space="0" w:color="auto"/>
                <w:bottom w:val="none" w:sz="0" w:space="0" w:color="auto"/>
                <w:right w:val="none" w:sz="0" w:space="0" w:color="auto"/>
              </w:divBdr>
            </w:div>
          </w:divsChild>
        </w:div>
        <w:div w:id="1635871581">
          <w:marLeft w:val="0"/>
          <w:marRight w:val="0"/>
          <w:marTop w:val="0"/>
          <w:marBottom w:val="0"/>
          <w:divBdr>
            <w:top w:val="none" w:sz="0" w:space="0" w:color="auto"/>
            <w:left w:val="none" w:sz="0" w:space="0" w:color="auto"/>
            <w:bottom w:val="none" w:sz="0" w:space="0" w:color="auto"/>
            <w:right w:val="none" w:sz="0" w:space="0" w:color="auto"/>
          </w:divBdr>
        </w:div>
        <w:div w:id="1639846994">
          <w:marLeft w:val="0"/>
          <w:marRight w:val="0"/>
          <w:marTop w:val="0"/>
          <w:marBottom w:val="0"/>
          <w:divBdr>
            <w:top w:val="none" w:sz="0" w:space="0" w:color="auto"/>
            <w:left w:val="none" w:sz="0" w:space="0" w:color="auto"/>
            <w:bottom w:val="none" w:sz="0" w:space="0" w:color="auto"/>
            <w:right w:val="none" w:sz="0" w:space="0" w:color="auto"/>
          </w:divBdr>
        </w:div>
        <w:div w:id="1647660221">
          <w:marLeft w:val="0"/>
          <w:marRight w:val="0"/>
          <w:marTop w:val="0"/>
          <w:marBottom w:val="0"/>
          <w:divBdr>
            <w:top w:val="none" w:sz="0" w:space="0" w:color="auto"/>
            <w:left w:val="none" w:sz="0" w:space="0" w:color="auto"/>
            <w:bottom w:val="none" w:sz="0" w:space="0" w:color="auto"/>
            <w:right w:val="none" w:sz="0" w:space="0" w:color="auto"/>
          </w:divBdr>
        </w:div>
        <w:div w:id="1662268429">
          <w:marLeft w:val="0"/>
          <w:marRight w:val="0"/>
          <w:marTop w:val="0"/>
          <w:marBottom w:val="0"/>
          <w:divBdr>
            <w:top w:val="none" w:sz="0" w:space="0" w:color="auto"/>
            <w:left w:val="none" w:sz="0" w:space="0" w:color="auto"/>
            <w:bottom w:val="none" w:sz="0" w:space="0" w:color="auto"/>
            <w:right w:val="none" w:sz="0" w:space="0" w:color="auto"/>
          </w:divBdr>
        </w:div>
        <w:div w:id="1677264631">
          <w:marLeft w:val="0"/>
          <w:marRight w:val="0"/>
          <w:marTop w:val="0"/>
          <w:marBottom w:val="0"/>
          <w:divBdr>
            <w:top w:val="none" w:sz="0" w:space="0" w:color="auto"/>
            <w:left w:val="none" w:sz="0" w:space="0" w:color="auto"/>
            <w:bottom w:val="none" w:sz="0" w:space="0" w:color="auto"/>
            <w:right w:val="none" w:sz="0" w:space="0" w:color="auto"/>
          </w:divBdr>
        </w:div>
        <w:div w:id="1678264195">
          <w:marLeft w:val="0"/>
          <w:marRight w:val="0"/>
          <w:marTop w:val="0"/>
          <w:marBottom w:val="0"/>
          <w:divBdr>
            <w:top w:val="none" w:sz="0" w:space="0" w:color="auto"/>
            <w:left w:val="none" w:sz="0" w:space="0" w:color="auto"/>
            <w:bottom w:val="none" w:sz="0" w:space="0" w:color="auto"/>
            <w:right w:val="none" w:sz="0" w:space="0" w:color="auto"/>
          </w:divBdr>
        </w:div>
        <w:div w:id="1678580712">
          <w:marLeft w:val="0"/>
          <w:marRight w:val="0"/>
          <w:marTop w:val="0"/>
          <w:marBottom w:val="0"/>
          <w:divBdr>
            <w:top w:val="none" w:sz="0" w:space="0" w:color="auto"/>
            <w:left w:val="none" w:sz="0" w:space="0" w:color="auto"/>
            <w:bottom w:val="none" w:sz="0" w:space="0" w:color="auto"/>
            <w:right w:val="none" w:sz="0" w:space="0" w:color="auto"/>
          </w:divBdr>
        </w:div>
        <w:div w:id="1701778548">
          <w:marLeft w:val="0"/>
          <w:marRight w:val="0"/>
          <w:marTop w:val="0"/>
          <w:marBottom w:val="0"/>
          <w:divBdr>
            <w:top w:val="none" w:sz="0" w:space="0" w:color="auto"/>
            <w:left w:val="none" w:sz="0" w:space="0" w:color="auto"/>
            <w:bottom w:val="none" w:sz="0" w:space="0" w:color="auto"/>
            <w:right w:val="none" w:sz="0" w:space="0" w:color="auto"/>
          </w:divBdr>
        </w:div>
        <w:div w:id="1703286011">
          <w:marLeft w:val="0"/>
          <w:marRight w:val="0"/>
          <w:marTop w:val="0"/>
          <w:marBottom w:val="0"/>
          <w:divBdr>
            <w:top w:val="none" w:sz="0" w:space="0" w:color="auto"/>
            <w:left w:val="none" w:sz="0" w:space="0" w:color="auto"/>
            <w:bottom w:val="none" w:sz="0" w:space="0" w:color="auto"/>
            <w:right w:val="none" w:sz="0" w:space="0" w:color="auto"/>
          </w:divBdr>
        </w:div>
        <w:div w:id="1721173611">
          <w:marLeft w:val="0"/>
          <w:marRight w:val="0"/>
          <w:marTop w:val="0"/>
          <w:marBottom w:val="0"/>
          <w:divBdr>
            <w:top w:val="none" w:sz="0" w:space="0" w:color="auto"/>
            <w:left w:val="none" w:sz="0" w:space="0" w:color="auto"/>
            <w:bottom w:val="none" w:sz="0" w:space="0" w:color="auto"/>
            <w:right w:val="none" w:sz="0" w:space="0" w:color="auto"/>
          </w:divBdr>
          <w:divsChild>
            <w:div w:id="510871823">
              <w:marLeft w:val="0"/>
              <w:marRight w:val="0"/>
              <w:marTop w:val="0"/>
              <w:marBottom w:val="0"/>
              <w:divBdr>
                <w:top w:val="none" w:sz="0" w:space="0" w:color="auto"/>
                <w:left w:val="none" w:sz="0" w:space="0" w:color="auto"/>
                <w:bottom w:val="none" w:sz="0" w:space="0" w:color="auto"/>
                <w:right w:val="none" w:sz="0" w:space="0" w:color="auto"/>
              </w:divBdr>
            </w:div>
            <w:div w:id="860171353">
              <w:marLeft w:val="0"/>
              <w:marRight w:val="0"/>
              <w:marTop w:val="0"/>
              <w:marBottom w:val="0"/>
              <w:divBdr>
                <w:top w:val="none" w:sz="0" w:space="0" w:color="auto"/>
                <w:left w:val="none" w:sz="0" w:space="0" w:color="auto"/>
                <w:bottom w:val="none" w:sz="0" w:space="0" w:color="auto"/>
                <w:right w:val="none" w:sz="0" w:space="0" w:color="auto"/>
              </w:divBdr>
            </w:div>
            <w:div w:id="1377047985">
              <w:marLeft w:val="0"/>
              <w:marRight w:val="0"/>
              <w:marTop w:val="0"/>
              <w:marBottom w:val="0"/>
              <w:divBdr>
                <w:top w:val="none" w:sz="0" w:space="0" w:color="auto"/>
                <w:left w:val="none" w:sz="0" w:space="0" w:color="auto"/>
                <w:bottom w:val="none" w:sz="0" w:space="0" w:color="auto"/>
                <w:right w:val="none" w:sz="0" w:space="0" w:color="auto"/>
              </w:divBdr>
            </w:div>
          </w:divsChild>
        </w:div>
        <w:div w:id="1721711644">
          <w:marLeft w:val="0"/>
          <w:marRight w:val="0"/>
          <w:marTop w:val="0"/>
          <w:marBottom w:val="0"/>
          <w:divBdr>
            <w:top w:val="none" w:sz="0" w:space="0" w:color="auto"/>
            <w:left w:val="none" w:sz="0" w:space="0" w:color="auto"/>
            <w:bottom w:val="none" w:sz="0" w:space="0" w:color="auto"/>
            <w:right w:val="none" w:sz="0" w:space="0" w:color="auto"/>
          </w:divBdr>
        </w:div>
        <w:div w:id="1734617942">
          <w:marLeft w:val="0"/>
          <w:marRight w:val="0"/>
          <w:marTop w:val="0"/>
          <w:marBottom w:val="0"/>
          <w:divBdr>
            <w:top w:val="none" w:sz="0" w:space="0" w:color="auto"/>
            <w:left w:val="none" w:sz="0" w:space="0" w:color="auto"/>
            <w:bottom w:val="none" w:sz="0" w:space="0" w:color="auto"/>
            <w:right w:val="none" w:sz="0" w:space="0" w:color="auto"/>
          </w:divBdr>
        </w:div>
        <w:div w:id="1735622632">
          <w:marLeft w:val="0"/>
          <w:marRight w:val="0"/>
          <w:marTop w:val="0"/>
          <w:marBottom w:val="0"/>
          <w:divBdr>
            <w:top w:val="none" w:sz="0" w:space="0" w:color="auto"/>
            <w:left w:val="none" w:sz="0" w:space="0" w:color="auto"/>
            <w:bottom w:val="none" w:sz="0" w:space="0" w:color="auto"/>
            <w:right w:val="none" w:sz="0" w:space="0" w:color="auto"/>
          </w:divBdr>
        </w:div>
        <w:div w:id="1745639461">
          <w:marLeft w:val="0"/>
          <w:marRight w:val="0"/>
          <w:marTop w:val="0"/>
          <w:marBottom w:val="0"/>
          <w:divBdr>
            <w:top w:val="none" w:sz="0" w:space="0" w:color="auto"/>
            <w:left w:val="none" w:sz="0" w:space="0" w:color="auto"/>
            <w:bottom w:val="none" w:sz="0" w:space="0" w:color="auto"/>
            <w:right w:val="none" w:sz="0" w:space="0" w:color="auto"/>
          </w:divBdr>
          <w:divsChild>
            <w:div w:id="321814525">
              <w:marLeft w:val="0"/>
              <w:marRight w:val="0"/>
              <w:marTop w:val="0"/>
              <w:marBottom w:val="0"/>
              <w:divBdr>
                <w:top w:val="none" w:sz="0" w:space="0" w:color="auto"/>
                <w:left w:val="none" w:sz="0" w:space="0" w:color="auto"/>
                <w:bottom w:val="none" w:sz="0" w:space="0" w:color="auto"/>
                <w:right w:val="none" w:sz="0" w:space="0" w:color="auto"/>
              </w:divBdr>
            </w:div>
            <w:div w:id="849101742">
              <w:marLeft w:val="0"/>
              <w:marRight w:val="0"/>
              <w:marTop w:val="0"/>
              <w:marBottom w:val="0"/>
              <w:divBdr>
                <w:top w:val="none" w:sz="0" w:space="0" w:color="auto"/>
                <w:left w:val="none" w:sz="0" w:space="0" w:color="auto"/>
                <w:bottom w:val="none" w:sz="0" w:space="0" w:color="auto"/>
                <w:right w:val="none" w:sz="0" w:space="0" w:color="auto"/>
              </w:divBdr>
            </w:div>
            <w:div w:id="1101027914">
              <w:marLeft w:val="0"/>
              <w:marRight w:val="0"/>
              <w:marTop w:val="0"/>
              <w:marBottom w:val="0"/>
              <w:divBdr>
                <w:top w:val="none" w:sz="0" w:space="0" w:color="auto"/>
                <w:left w:val="none" w:sz="0" w:space="0" w:color="auto"/>
                <w:bottom w:val="none" w:sz="0" w:space="0" w:color="auto"/>
                <w:right w:val="none" w:sz="0" w:space="0" w:color="auto"/>
              </w:divBdr>
            </w:div>
            <w:div w:id="1982929541">
              <w:marLeft w:val="0"/>
              <w:marRight w:val="0"/>
              <w:marTop w:val="0"/>
              <w:marBottom w:val="0"/>
              <w:divBdr>
                <w:top w:val="none" w:sz="0" w:space="0" w:color="auto"/>
                <w:left w:val="none" w:sz="0" w:space="0" w:color="auto"/>
                <w:bottom w:val="none" w:sz="0" w:space="0" w:color="auto"/>
                <w:right w:val="none" w:sz="0" w:space="0" w:color="auto"/>
              </w:divBdr>
            </w:div>
          </w:divsChild>
        </w:div>
        <w:div w:id="1786541141">
          <w:marLeft w:val="0"/>
          <w:marRight w:val="0"/>
          <w:marTop w:val="0"/>
          <w:marBottom w:val="0"/>
          <w:divBdr>
            <w:top w:val="none" w:sz="0" w:space="0" w:color="auto"/>
            <w:left w:val="none" w:sz="0" w:space="0" w:color="auto"/>
            <w:bottom w:val="none" w:sz="0" w:space="0" w:color="auto"/>
            <w:right w:val="none" w:sz="0" w:space="0" w:color="auto"/>
          </w:divBdr>
        </w:div>
        <w:div w:id="1789663530">
          <w:marLeft w:val="0"/>
          <w:marRight w:val="0"/>
          <w:marTop w:val="0"/>
          <w:marBottom w:val="0"/>
          <w:divBdr>
            <w:top w:val="none" w:sz="0" w:space="0" w:color="auto"/>
            <w:left w:val="none" w:sz="0" w:space="0" w:color="auto"/>
            <w:bottom w:val="none" w:sz="0" w:space="0" w:color="auto"/>
            <w:right w:val="none" w:sz="0" w:space="0" w:color="auto"/>
          </w:divBdr>
          <w:divsChild>
            <w:div w:id="880173154">
              <w:marLeft w:val="0"/>
              <w:marRight w:val="0"/>
              <w:marTop w:val="0"/>
              <w:marBottom w:val="0"/>
              <w:divBdr>
                <w:top w:val="none" w:sz="0" w:space="0" w:color="auto"/>
                <w:left w:val="none" w:sz="0" w:space="0" w:color="auto"/>
                <w:bottom w:val="none" w:sz="0" w:space="0" w:color="auto"/>
                <w:right w:val="none" w:sz="0" w:space="0" w:color="auto"/>
              </w:divBdr>
            </w:div>
            <w:div w:id="1010453439">
              <w:marLeft w:val="0"/>
              <w:marRight w:val="0"/>
              <w:marTop w:val="0"/>
              <w:marBottom w:val="0"/>
              <w:divBdr>
                <w:top w:val="none" w:sz="0" w:space="0" w:color="auto"/>
                <w:left w:val="none" w:sz="0" w:space="0" w:color="auto"/>
                <w:bottom w:val="none" w:sz="0" w:space="0" w:color="auto"/>
                <w:right w:val="none" w:sz="0" w:space="0" w:color="auto"/>
              </w:divBdr>
            </w:div>
          </w:divsChild>
        </w:div>
        <w:div w:id="1789810568">
          <w:marLeft w:val="0"/>
          <w:marRight w:val="0"/>
          <w:marTop w:val="0"/>
          <w:marBottom w:val="0"/>
          <w:divBdr>
            <w:top w:val="none" w:sz="0" w:space="0" w:color="auto"/>
            <w:left w:val="none" w:sz="0" w:space="0" w:color="auto"/>
            <w:bottom w:val="none" w:sz="0" w:space="0" w:color="auto"/>
            <w:right w:val="none" w:sz="0" w:space="0" w:color="auto"/>
          </w:divBdr>
        </w:div>
        <w:div w:id="1795293982">
          <w:marLeft w:val="0"/>
          <w:marRight w:val="0"/>
          <w:marTop w:val="0"/>
          <w:marBottom w:val="0"/>
          <w:divBdr>
            <w:top w:val="none" w:sz="0" w:space="0" w:color="auto"/>
            <w:left w:val="none" w:sz="0" w:space="0" w:color="auto"/>
            <w:bottom w:val="none" w:sz="0" w:space="0" w:color="auto"/>
            <w:right w:val="none" w:sz="0" w:space="0" w:color="auto"/>
          </w:divBdr>
        </w:div>
        <w:div w:id="1802378253">
          <w:marLeft w:val="0"/>
          <w:marRight w:val="0"/>
          <w:marTop w:val="0"/>
          <w:marBottom w:val="0"/>
          <w:divBdr>
            <w:top w:val="none" w:sz="0" w:space="0" w:color="auto"/>
            <w:left w:val="none" w:sz="0" w:space="0" w:color="auto"/>
            <w:bottom w:val="none" w:sz="0" w:space="0" w:color="auto"/>
            <w:right w:val="none" w:sz="0" w:space="0" w:color="auto"/>
          </w:divBdr>
          <w:divsChild>
            <w:div w:id="162429346">
              <w:marLeft w:val="0"/>
              <w:marRight w:val="0"/>
              <w:marTop w:val="0"/>
              <w:marBottom w:val="0"/>
              <w:divBdr>
                <w:top w:val="none" w:sz="0" w:space="0" w:color="auto"/>
                <w:left w:val="none" w:sz="0" w:space="0" w:color="auto"/>
                <w:bottom w:val="none" w:sz="0" w:space="0" w:color="auto"/>
                <w:right w:val="none" w:sz="0" w:space="0" w:color="auto"/>
              </w:divBdr>
            </w:div>
            <w:div w:id="246574690">
              <w:marLeft w:val="0"/>
              <w:marRight w:val="0"/>
              <w:marTop w:val="0"/>
              <w:marBottom w:val="0"/>
              <w:divBdr>
                <w:top w:val="none" w:sz="0" w:space="0" w:color="auto"/>
                <w:left w:val="none" w:sz="0" w:space="0" w:color="auto"/>
                <w:bottom w:val="none" w:sz="0" w:space="0" w:color="auto"/>
                <w:right w:val="none" w:sz="0" w:space="0" w:color="auto"/>
              </w:divBdr>
            </w:div>
            <w:div w:id="1352299367">
              <w:marLeft w:val="0"/>
              <w:marRight w:val="0"/>
              <w:marTop w:val="0"/>
              <w:marBottom w:val="0"/>
              <w:divBdr>
                <w:top w:val="none" w:sz="0" w:space="0" w:color="auto"/>
                <w:left w:val="none" w:sz="0" w:space="0" w:color="auto"/>
                <w:bottom w:val="none" w:sz="0" w:space="0" w:color="auto"/>
                <w:right w:val="none" w:sz="0" w:space="0" w:color="auto"/>
              </w:divBdr>
            </w:div>
            <w:div w:id="1885601956">
              <w:marLeft w:val="0"/>
              <w:marRight w:val="0"/>
              <w:marTop w:val="0"/>
              <w:marBottom w:val="0"/>
              <w:divBdr>
                <w:top w:val="none" w:sz="0" w:space="0" w:color="auto"/>
                <w:left w:val="none" w:sz="0" w:space="0" w:color="auto"/>
                <w:bottom w:val="none" w:sz="0" w:space="0" w:color="auto"/>
                <w:right w:val="none" w:sz="0" w:space="0" w:color="auto"/>
              </w:divBdr>
            </w:div>
          </w:divsChild>
        </w:div>
        <w:div w:id="1816952393">
          <w:marLeft w:val="0"/>
          <w:marRight w:val="0"/>
          <w:marTop w:val="0"/>
          <w:marBottom w:val="0"/>
          <w:divBdr>
            <w:top w:val="none" w:sz="0" w:space="0" w:color="auto"/>
            <w:left w:val="none" w:sz="0" w:space="0" w:color="auto"/>
            <w:bottom w:val="none" w:sz="0" w:space="0" w:color="auto"/>
            <w:right w:val="none" w:sz="0" w:space="0" w:color="auto"/>
          </w:divBdr>
        </w:div>
        <w:div w:id="1817063834">
          <w:marLeft w:val="0"/>
          <w:marRight w:val="0"/>
          <w:marTop w:val="0"/>
          <w:marBottom w:val="0"/>
          <w:divBdr>
            <w:top w:val="none" w:sz="0" w:space="0" w:color="auto"/>
            <w:left w:val="none" w:sz="0" w:space="0" w:color="auto"/>
            <w:bottom w:val="none" w:sz="0" w:space="0" w:color="auto"/>
            <w:right w:val="none" w:sz="0" w:space="0" w:color="auto"/>
          </w:divBdr>
        </w:div>
        <w:div w:id="1826895420">
          <w:marLeft w:val="0"/>
          <w:marRight w:val="0"/>
          <w:marTop w:val="0"/>
          <w:marBottom w:val="0"/>
          <w:divBdr>
            <w:top w:val="none" w:sz="0" w:space="0" w:color="auto"/>
            <w:left w:val="none" w:sz="0" w:space="0" w:color="auto"/>
            <w:bottom w:val="none" w:sz="0" w:space="0" w:color="auto"/>
            <w:right w:val="none" w:sz="0" w:space="0" w:color="auto"/>
          </w:divBdr>
        </w:div>
        <w:div w:id="1830633250">
          <w:marLeft w:val="0"/>
          <w:marRight w:val="0"/>
          <w:marTop w:val="0"/>
          <w:marBottom w:val="0"/>
          <w:divBdr>
            <w:top w:val="none" w:sz="0" w:space="0" w:color="auto"/>
            <w:left w:val="none" w:sz="0" w:space="0" w:color="auto"/>
            <w:bottom w:val="none" w:sz="0" w:space="0" w:color="auto"/>
            <w:right w:val="none" w:sz="0" w:space="0" w:color="auto"/>
          </w:divBdr>
        </w:div>
        <w:div w:id="1837914514">
          <w:marLeft w:val="0"/>
          <w:marRight w:val="0"/>
          <w:marTop w:val="0"/>
          <w:marBottom w:val="0"/>
          <w:divBdr>
            <w:top w:val="none" w:sz="0" w:space="0" w:color="auto"/>
            <w:left w:val="none" w:sz="0" w:space="0" w:color="auto"/>
            <w:bottom w:val="none" w:sz="0" w:space="0" w:color="auto"/>
            <w:right w:val="none" w:sz="0" w:space="0" w:color="auto"/>
          </w:divBdr>
        </w:div>
        <w:div w:id="1867719841">
          <w:marLeft w:val="0"/>
          <w:marRight w:val="0"/>
          <w:marTop w:val="0"/>
          <w:marBottom w:val="0"/>
          <w:divBdr>
            <w:top w:val="none" w:sz="0" w:space="0" w:color="auto"/>
            <w:left w:val="none" w:sz="0" w:space="0" w:color="auto"/>
            <w:bottom w:val="none" w:sz="0" w:space="0" w:color="auto"/>
            <w:right w:val="none" w:sz="0" w:space="0" w:color="auto"/>
          </w:divBdr>
        </w:div>
        <w:div w:id="1870289534">
          <w:marLeft w:val="0"/>
          <w:marRight w:val="0"/>
          <w:marTop w:val="0"/>
          <w:marBottom w:val="0"/>
          <w:divBdr>
            <w:top w:val="none" w:sz="0" w:space="0" w:color="auto"/>
            <w:left w:val="none" w:sz="0" w:space="0" w:color="auto"/>
            <w:bottom w:val="none" w:sz="0" w:space="0" w:color="auto"/>
            <w:right w:val="none" w:sz="0" w:space="0" w:color="auto"/>
          </w:divBdr>
          <w:divsChild>
            <w:div w:id="1463763282">
              <w:marLeft w:val="0"/>
              <w:marRight w:val="0"/>
              <w:marTop w:val="0"/>
              <w:marBottom w:val="0"/>
              <w:divBdr>
                <w:top w:val="none" w:sz="0" w:space="0" w:color="auto"/>
                <w:left w:val="none" w:sz="0" w:space="0" w:color="auto"/>
                <w:bottom w:val="none" w:sz="0" w:space="0" w:color="auto"/>
                <w:right w:val="none" w:sz="0" w:space="0" w:color="auto"/>
              </w:divBdr>
            </w:div>
          </w:divsChild>
        </w:div>
        <w:div w:id="1881238565">
          <w:marLeft w:val="0"/>
          <w:marRight w:val="0"/>
          <w:marTop w:val="0"/>
          <w:marBottom w:val="0"/>
          <w:divBdr>
            <w:top w:val="none" w:sz="0" w:space="0" w:color="auto"/>
            <w:left w:val="none" w:sz="0" w:space="0" w:color="auto"/>
            <w:bottom w:val="none" w:sz="0" w:space="0" w:color="auto"/>
            <w:right w:val="none" w:sz="0" w:space="0" w:color="auto"/>
          </w:divBdr>
        </w:div>
        <w:div w:id="1905988086">
          <w:marLeft w:val="0"/>
          <w:marRight w:val="0"/>
          <w:marTop w:val="0"/>
          <w:marBottom w:val="0"/>
          <w:divBdr>
            <w:top w:val="none" w:sz="0" w:space="0" w:color="auto"/>
            <w:left w:val="none" w:sz="0" w:space="0" w:color="auto"/>
            <w:bottom w:val="none" w:sz="0" w:space="0" w:color="auto"/>
            <w:right w:val="none" w:sz="0" w:space="0" w:color="auto"/>
          </w:divBdr>
        </w:div>
        <w:div w:id="1937863331">
          <w:marLeft w:val="0"/>
          <w:marRight w:val="0"/>
          <w:marTop w:val="0"/>
          <w:marBottom w:val="0"/>
          <w:divBdr>
            <w:top w:val="none" w:sz="0" w:space="0" w:color="auto"/>
            <w:left w:val="none" w:sz="0" w:space="0" w:color="auto"/>
            <w:bottom w:val="none" w:sz="0" w:space="0" w:color="auto"/>
            <w:right w:val="none" w:sz="0" w:space="0" w:color="auto"/>
          </w:divBdr>
        </w:div>
        <w:div w:id="1958675068">
          <w:marLeft w:val="0"/>
          <w:marRight w:val="0"/>
          <w:marTop w:val="0"/>
          <w:marBottom w:val="0"/>
          <w:divBdr>
            <w:top w:val="none" w:sz="0" w:space="0" w:color="auto"/>
            <w:left w:val="none" w:sz="0" w:space="0" w:color="auto"/>
            <w:bottom w:val="none" w:sz="0" w:space="0" w:color="auto"/>
            <w:right w:val="none" w:sz="0" w:space="0" w:color="auto"/>
          </w:divBdr>
        </w:div>
        <w:div w:id="1962494833">
          <w:marLeft w:val="0"/>
          <w:marRight w:val="0"/>
          <w:marTop w:val="0"/>
          <w:marBottom w:val="0"/>
          <w:divBdr>
            <w:top w:val="none" w:sz="0" w:space="0" w:color="auto"/>
            <w:left w:val="none" w:sz="0" w:space="0" w:color="auto"/>
            <w:bottom w:val="none" w:sz="0" w:space="0" w:color="auto"/>
            <w:right w:val="none" w:sz="0" w:space="0" w:color="auto"/>
          </w:divBdr>
        </w:div>
        <w:div w:id="1981226077">
          <w:marLeft w:val="0"/>
          <w:marRight w:val="0"/>
          <w:marTop w:val="0"/>
          <w:marBottom w:val="0"/>
          <w:divBdr>
            <w:top w:val="none" w:sz="0" w:space="0" w:color="auto"/>
            <w:left w:val="none" w:sz="0" w:space="0" w:color="auto"/>
            <w:bottom w:val="none" w:sz="0" w:space="0" w:color="auto"/>
            <w:right w:val="none" w:sz="0" w:space="0" w:color="auto"/>
          </w:divBdr>
        </w:div>
        <w:div w:id="2045979984">
          <w:marLeft w:val="0"/>
          <w:marRight w:val="0"/>
          <w:marTop w:val="0"/>
          <w:marBottom w:val="0"/>
          <w:divBdr>
            <w:top w:val="none" w:sz="0" w:space="0" w:color="auto"/>
            <w:left w:val="none" w:sz="0" w:space="0" w:color="auto"/>
            <w:bottom w:val="none" w:sz="0" w:space="0" w:color="auto"/>
            <w:right w:val="none" w:sz="0" w:space="0" w:color="auto"/>
          </w:divBdr>
        </w:div>
        <w:div w:id="2055498775">
          <w:marLeft w:val="0"/>
          <w:marRight w:val="0"/>
          <w:marTop w:val="0"/>
          <w:marBottom w:val="0"/>
          <w:divBdr>
            <w:top w:val="none" w:sz="0" w:space="0" w:color="auto"/>
            <w:left w:val="none" w:sz="0" w:space="0" w:color="auto"/>
            <w:bottom w:val="none" w:sz="0" w:space="0" w:color="auto"/>
            <w:right w:val="none" w:sz="0" w:space="0" w:color="auto"/>
          </w:divBdr>
        </w:div>
        <w:div w:id="2055957848">
          <w:marLeft w:val="0"/>
          <w:marRight w:val="0"/>
          <w:marTop w:val="0"/>
          <w:marBottom w:val="0"/>
          <w:divBdr>
            <w:top w:val="none" w:sz="0" w:space="0" w:color="auto"/>
            <w:left w:val="none" w:sz="0" w:space="0" w:color="auto"/>
            <w:bottom w:val="none" w:sz="0" w:space="0" w:color="auto"/>
            <w:right w:val="none" w:sz="0" w:space="0" w:color="auto"/>
          </w:divBdr>
        </w:div>
        <w:div w:id="2058236210">
          <w:marLeft w:val="0"/>
          <w:marRight w:val="0"/>
          <w:marTop w:val="0"/>
          <w:marBottom w:val="0"/>
          <w:divBdr>
            <w:top w:val="none" w:sz="0" w:space="0" w:color="auto"/>
            <w:left w:val="none" w:sz="0" w:space="0" w:color="auto"/>
            <w:bottom w:val="none" w:sz="0" w:space="0" w:color="auto"/>
            <w:right w:val="none" w:sz="0" w:space="0" w:color="auto"/>
          </w:divBdr>
        </w:div>
        <w:div w:id="2062635515">
          <w:marLeft w:val="0"/>
          <w:marRight w:val="0"/>
          <w:marTop w:val="0"/>
          <w:marBottom w:val="0"/>
          <w:divBdr>
            <w:top w:val="none" w:sz="0" w:space="0" w:color="auto"/>
            <w:left w:val="none" w:sz="0" w:space="0" w:color="auto"/>
            <w:bottom w:val="none" w:sz="0" w:space="0" w:color="auto"/>
            <w:right w:val="none" w:sz="0" w:space="0" w:color="auto"/>
          </w:divBdr>
        </w:div>
        <w:div w:id="2085761026">
          <w:marLeft w:val="0"/>
          <w:marRight w:val="0"/>
          <w:marTop w:val="0"/>
          <w:marBottom w:val="0"/>
          <w:divBdr>
            <w:top w:val="none" w:sz="0" w:space="0" w:color="auto"/>
            <w:left w:val="none" w:sz="0" w:space="0" w:color="auto"/>
            <w:bottom w:val="none" w:sz="0" w:space="0" w:color="auto"/>
            <w:right w:val="none" w:sz="0" w:space="0" w:color="auto"/>
          </w:divBdr>
          <w:divsChild>
            <w:div w:id="307979658">
              <w:marLeft w:val="0"/>
              <w:marRight w:val="0"/>
              <w:marTop w:val="0"/>
              <w:marBottom w:val="0"/>
              <w:divBdr>
                <w:top w:val="none" w:sz="0" w:space="0" w:color="auto"/>
                <w:left w:val="none" w:sz="0" w:space="0" w:color="auto"/>
                <w:bottom w:val="none" w:sz="0" w:space="0" w:color="auto"/>
                <w:right w:val="none" w:sz="0" w:space="0" w:color="auto"/>
              </w:divBdr>
            </w:div>
            <w:div w:id="438450019">
              <w:marLeft w:val="0"/>
              <w:marRight w:val="0"/>
              <w:marTop w:val="0"/>
              <w:marBottom w:val="0"/>
              <w:divBdr>
                <w:top w:val="none" w:sz="0" w:space="0" w:color="auto"/>
                <w:left w:val="none" w:sz="0" w:space="0" w:color="auto"/>
                <w:bottom w:val="none" w:sz="0" w:space="0" w:color="auto"/>
                <w:right w:val="none" w:sz="0" w:space="0" w:color="auto"/>
              </w:divBdr>
            </w:div>
            <w:div w:id="486897346">
              <w:marLeft w:val="0"/>
              <w:marRight w:val="0"/>
              <w:marTop w:val="0"/>
              <w:marBottom w:val="0"/>
              <w:divBdr>
                <w:top w:val="none" w:sz="0" w:space="0" w:color="auto"/>
                <w:left w:val="none" w:sz="0" w:space="0" w:color="auto"/>
                <w:bottom w:val="none" w:sz="0" w:space="0" w:color="auto"/>
                <w:right w:val="none" w:sz="0" w:space="0" w:color="auto"/>
              </w:divBdr>
            </w:div>
            <w:div w:id="1676806177">
              <w:marLeft w:val="0"/>
              <w:marRight w:val="0"/>
              <w:marTop w:val="0"/>
              <w:marBottom w:val="0"/>
              <w:divBdr>
                <w:top w:val="none" w:sz="0" w:space="0" w:color="auto"/>
                <w:left w:val="none" w:sz="0" w:space="0" w:color="auto"/>
                <w:bottom w:val="none" w:sz="0" w:space="0" w:color="auto"/>
                <w:right w:val="none" w:sz="0" w:space="0" w:color="auto"/>
              </w:divBdr>
            </w:div>
            <w:div w:id="1939409154">
              <w:marLeft w:val="0"/>
              <w:marRight w:val="0"/>
              <w:marTop w:val="0"/>
              <w:marBottom w:val="0"/>
              <w:divBdr>
                <w:top w:val="none" w:sz="0" w:space="0" w:color="auto"/>
                <w:left w:val="none" w:sz="0" w:space="0" w:color="auto"/>
                <w:bottom w:val="none" w:sz="0" w:space="0" w:color="auto"/>
                <w:right w:val="none" w:sz="0" w:space="0" w:color="auto"/>
              </w:divBdr>
            </w:div>
          </w:divsChild>
        </w:div>
        <w:div w:id="2092653552">
          <w:marLeft w:val="0"/>
          <w:marRight w:val="0"/>
          <w:marTop w:val="0"/>
          <w:marBottom w:val="0"/>
          <w:divBdr>
            <w:top w:val="none" w:sz="0" w:space="0" w:color="auto"/>
            <w:left w:val="none" w:sz="0" w:space="0" w:color="auto"/>
            <w:bottom w:val="none" w:sz="0" w:space="0" w:color="auto"/>
            <w:right w:val="none" w:sz="0" w:space="0" w:color="auto"/>
          </w:divBdr>
          <w:divsChild>
            <w:div w:id="125586527">
              <w:marLeft w:val="0"/>
              <w:marRight w:val="0"/>
              <w:marTop w:val="0"/>
              <w:marBottom w:val="0"/>
              <w:divBdr>
                <w:top w:val="none" w:sz="0" w:space="0" w:color="auto"/>
                <w:left w:val="none" w:sz="0" w:space="0" w:color="auto"/>
                <w:bottom w:val="none" w:sz="0" w:space="0" w:color="auto"/>
                <w:right w:val="none" w:sz="0" w:space="0" w:color="auto"/>
              </w:divBdr>
            </w:div>
            <w:div w:id="218638245">
              <w:marLeft w:val="0"/>
              <w:marRight w:val="0"/>
              <w:marTop w:val="0"/>
              <w:marBottom w:val="0"/>
              <w:divBdr>
                <w:top w:val="none" w:sz="0" w:space="0" w:color="auto"/>
                <w:left w:val="none" w:sz="0" w:space="0" w:color="auto"/>
                <w:bottom w:val="none" w:sz="0" w:space="0" w:color="auto"/>
                <w:right w:val="none" w:sz="0" w:space="0" w:color="auto"/>
              </w:divBdr>
            </w:div>
            <w:div w:id="350255583">
              <w:marLeft w:val="0"/>
              <w:marRight w:val="0"/>
              <w:marTop w:val="0"/>
              <w:marBottom w:val="0"/>
              <w:divBdr>
                <w:top w:val="none" w:sz="0" w:space="0" w:color="auto"/>
                <w:left w:val="none" w:sz="0" w:space="0" w:color="auto"/>
                <w:bottom w:val="none" w:sz="0" w:space="0" w:color="auto"/>
                <w:right w:val="none" w:sz="0" w:space="0" w:color="auto"/>
              </w:divBdr>
            </w:div>
            <w:div w:id="433481979">
              <w:marLeft w:val="0"/>
              <w:marRight w:val="0"/>
              <w:marTop w:val="0"/>
              <w:marBottom w:val="0"/>
              <w:divBdr>
                <w:top w:val="none" w:sz="0" w:space="0" w:color="auto"/>
                <w:left w:val="none" w:sz="0" w:space="0" w:color="auto"/>
                <w:bottom w:val="none" w:sz="0" w:space="0" w:color="auto"/>
                <w:right w:val="none" w:sz="0" w:space="0" w:color="auto"/>
              </w:divBdr>
            </w:div>
          </w:divsChild>
        </w:div>
        <w:div w:id="2100834915">
          <w:marLeft w:val="0"/>
          <w:marRight w:val="0"/>
          <w:marTop w:val="0"/>
          <w:marBottom w:val="0"/>
          <w:divBdr>
            <w:top w:val="none" w:sz="0" w:space="0" w:color="auto"/>
            <w:left w:val="none" w:sz="0" w:space="0" w:color="auto"/>
            <w:bottom w:val="none" w:sz="0" w:space="0" w:color="auto"/>
            <w:right w:val="none" w:sz="0" w:space="0" w:color="auto"/>
          </w:divBdr>
        </w:div>
        <w:div w:id="2100984129">
          <w:marLeft w:val="0"/>
          <w:marRight w:val="0"/>
          <w:marTop w:val="0"/>
          <w:marBottom w:val="0"/>
          <w:divBdr>
            <w:top w:val="none" w:sz="0" w:space="0" w:color="auto"/>
            <w:left w:val="none" w:sz="0" w:space="0" w:color="auto"/>
            <w:bottom w:val="none" w:sz="0" w:space="0" w:color="auto"/>
            <w:right w:val="none" w:sz="0" w:space="0" w:color="auto"/>
          </w:divBdr>
        </w:div>
        <w:div w:id="2111578718">
          <w:marLeft w:val="0"/>
          <w:marRight w:val="0"/>
          <w:marTop w:val="0"/>
          <w:marBottom w:val="0"/>
          <w:divBdr>
            <w:top w:val="none" w:sz="0" w:space="0" w:color="auto"/>
            <w:left w:val="none" w:sz="0" w:space="0" w:color="auto"/>
            <w:bottom w:val="none" w:sz="0" w:space="0" w:color="auto"/>
            <w:right w:val="none" w:sz="0" w:space="0" w:color="auto"/>
          </w:divBdr>
          <w:divsChild>
            <w:div w:id="945039324">
              <w:marLeft w:val="0"/>
              <w:marRight w:val="0"/>
              <w:marTop w:val="0"/>
              <w:marBottom w:val="0"/>
              <w:divBdr>
                <w:top w:val="none" w:sz="0" w:space="0" w:color="auto"/>
                <w:left w:val="none" w:sz="0" w:space="0" w:color="auto"/>
                <w:bottom w:val="none" w:sz="0" w:space="0" w:color="auto"/>
                <w:right w:val="none" w:sz="0" w:space="0" w:color="auto"/>
              </w:divBdr>
            </w:div>
            <w:div w:id="1196038335">
              <w:marLeft w:val="0"/>
              <w:marRight w:val="0"/>
              <w:marTop w:val="0"/>
              <w:marBottom w:val="0"/>
              <w:divBdr>
                <w:top w:val="none" w:sz="0" w:space="0" w:color="auto"/>
                <w:left w:val="none" w:sz="0" w:space="0" w:color="auto"/>
                <w:bottom w:val="none" w:sz="0" w:space="0" w:color="auto"/>
                <w:right w:val="none" w:sz="0" w:space="0" w:color="auto"/>
              </w:divBdr>
            </w:div>
            <w:div w:id="1670675463">
              <w:marLeft w:val="0"/>
              <w:marRight w:val="0"/>
              <w:marTop w:val="0"/>
              <w:marBottom w:val="0"/>
              <w:divBdr>
                <w:top w:val="none" w:sz="0" w:space="0" w:color="auto"/>
                <w:left w:val="none" w:sz="0" w:space="0" w:color="auto"/>
                <w:bottom w:val="none" w:sz="0" w:space="0" w:color="auto"/>
                <w:right w:val="none" w:sz="0" w:space="0" w:color="auto"/>
              </w:divBdr>
            </w:div>
            <w:div w:id="1968968887">
              <w:marLeft w:val="0"/>
              <w:marRight w:val="0"/>
              <w:marTop w:val="0"/>
              <w:marBottom w:val="0"/>
              <w:divBdr>
                <w:top w:val="none" w:sz="0" w:space="0" w:color="auto"/>
                <w:left w:val="none" w:sz="0" w:space="0" w:color="auto"/>
                <w:bottom w:val="none" w:sz="0" w:space="0" w:color="auto"/>
                <w:right w:val="none" w:sz="0" w:space="0" w:color="auto"/>
              </w:divBdr>
            </w:div>
            <w:div w:id="2142840998">
              <w:marLeft w:val="0"/>
              <w:marRight w:val="0"/>
              <w:marTop w:val="0"/>
              <w:marBottom w:val="0"/>
              <w:divBdr>
                <w:top w:val="none" w:sz="0" w:space="0" w:color="auto"/>
                <w:left w:val="none" w:sz="0" w:space="0" w:color="auto"/>
                <w:bottom w:val="none" w:sz="0" w:space="0" w:color="auto"/>
                <w:right w:val="none" w:sz="0" w:space="0" w:color="auto"/>
              </w:divBdr>
            </w:div>
          </w:divsChild>
        </w:div>
        <w:div w:id="2115205111">
          <w:marLeft w:val="0"/>
          <w:marRight w:val="0"/>
          <w:marTop w:val="0"/>
          <w:marBottom w:val="0"/>
          <w:divBdr>
            <w:top w:val="none" w:sz="0" w:space="0" w:color="auto"/>
            <w:left w:val="none" w:sz="0" w:space="0" w:color="auto"/>
            <w:bottom w:val="none" w:sz="0" w:space="0" w:color="auto"/>
            <w:right w:val="none" w:sz="0" w:space="0" w:color="auto"/>
          </w:divBdr>
        </w:div>
        <w:div w:id="2127849382">
          <w:marLeft w:val="0"/>
          <w:marRight w:val="0"/>
          <w:marTop w:val="0"/>
          <w:marBottom w:val="0"/>
          <w:divBdr>
            <w:top w:val="none" w:sz="0" w:space="0" w:color="auto"/>
            <w:left w:val="none" w:sz="0" w:space="0" w:color="auto"/>
            <w:bottom w:val="none" w:sz="0" w:space="0" w:color="auto"/>
            <w:right w:val="none" w:sz="0" w:space="0" w:color="auto"/>
          </w:divBdr>
          <w:divsChild>
            <w:div w:id="1063674693">
              <w:marLeft w:val="-75"/>
              <w:marRight w:val="0"/>
              <w:marTop w:val="30"/>
              <w:marBottom w:val="30"/>
              <w:divBdr>
                <w:top w:val="none" w:sz="0" w:space="0" w:color="auto"/>
                <w:left w:val="none" w:sz="0" w:space="0" w:color="auto"/>
                <w:bottom w:val="none" w:sz="0" w:space="0" w:color="auto"/>
                <w:right w:val="none" w:sz="0" w:space="0" w:color="auto"/>
              </w:divBdr>
              <w:divsChild>
                <w:div w:id="83771141">
                  <w:marLeft w:val="0"/>
                  <w:marRight w:val="0"/>
                  <w:marTop w:val="0"/>
                  <w:marBottom w:val="0"/>
                  <w:divBdr>
                    <w:top w:val="none" w:sz="0" w:space="0" w:color="auto"/>
                    <w:left w:val="none" w:sz="0" w:space="0" w:color="auto"/>
                    <w:bottom w:val="none" w:sz="0" w:space="0" w:color="auto"/>
                    <w:right w:val="none" w:sz="0" w:space="0" w:color="auto"/>
                  </w:divBdr>
                  <w:divsChild>
                    <w:div w:id="1660502384">
                      <w:marLeft w:val="0"/>
                      <w:marRight w:val="0"/>
                      <w:marTop w:val="0"/>
                      <w:marBottom w:val="0"/>
                      <w:divBdr>
                        <w:top w:val="none" w:sz="0" w:space="0" w:color="auto"/>
                        <w:left w:val="none" w:sz="0" w:space="0" w:color="auto"/>
                        <w:bottom w:val="none" w:sz="0" w:space="0" w:color="auto"/>
                        <w:right w:val="none" w:sz="0" w:space="0" w:color="auto"/>
                      </w:divBdr>
                    </w:div>
                  </w:divsChild>
                </w:div>
                <w:div w:id="203948105">
                  <w:marLeft w:val="0"/>
                  <w:marRight w:val="0"/>
                  <w:marTop w:val="0"/>
                  <w:marBottom w:val="0"/>
                  <w:divBdr>
                    <w:top w:val="none" w:sz="0" w:space="0" w:color="auto"/>
                    <w:left w:val="none" w:sz="0" w:space="0" w:color="auto"/>
                    <w:bottom w:val="none" w:sz="0" w:space="0" w:color="auto"/>
                    <w:right w:val="none" w:sz="0" w:space="0" w:color="auto"/>
                  </w:divBdr>
                  <w:divsChild>
                    <w:div w:id="1785032028">
                      <w:marLeft w:val="0"/>
                      <w:marRight w:val="0"/>
                      <w:marTop w:val="0"/>
                      <w:marBottom w:val="0"/>
                      <w:divBdr>
                        <w:top w:val="none" w:sz="0" w:space="0" w:color="auto"/>
                        <w:left w:val="none" w:sz="0" w:space="0" w:color="auto"/>
                        <w:bottom w:val="none" w:sz="0" w:space="0" w:color="auto"/>
                        <w:right w:val="none" w:sz="0" w:space="0" w:color="auto"/>
                      </w:divBdr>
                    </w:div>
                  </w:divsChild>
                </w:div>
                <w:div w:id="205526103">
                  <w:marLeft w:val="0"/>
                  <w:marRight w:val="0"/>
                  <w:marTop w:val="0"/>
                  <w:marBottom w:val="0"/>
                  <w:divBdr>
                    <w:top w:val="none" w:sz="0" w:space="0" w:color="auto"/>
                    <w:left w:val="none" w:sz="0" w:space="0" w:color="auto"/>
                    <w:bottom w:val="none" w:sz="0" w:space="0" w:color="auto"/>
                    <w:right w:val="none" w:sz="0" w:space="0" w:color="auto"/>
                  </w:divBdr>
                  <w:divsChild>
                    <w:div w:id="1800685546">
                      <w:marLeft w:val="0"/>
                      <w:marRight w:val="0"/>
                      <w:marTop w:val="0"/>
                      <w:marBottom w:val="0"/>
                      <w:divBdr>
                        <w:top w:val="none" w:sz="0" w:space="0" w:color="auto"/>
                        <w:left w:val="none" w:sz="0" w:space="0" w:color="auto"/>
                        <w:bottom w:val="none" w:sz="0" w:space="0" w:color="auto"/>
                        <w:right w:val="none" w:sz="0" w:space="0" w:color="auto"/>
                      </w:divBdr>
                    </w:div>
                  </w:divsChild>
                </w:div>
                <w:div w:id="211313880">
                  <w:marLeft w:val="0"/>
                  <w:marRight w:val="0"/>
                  <w:marTop w:val="0"/>
                  <w:marBottom w:val="0"/>
                  <w:divBdr>
                    <w:top w:val="none" w:sz="0" w:space="0" w:color="auto"/>
                    <w:left w:val="none" w:sz="0" w:space="0" w:color="auto"/>
                    <w:bottom w:val="none" w:sz="0" w:space="0" w:color="auto"/>
                    <w:right w:val="none" w:sz="0" w:space="0" w:color="auto"/>
                  </w:divBdr>
                  <w:divsChild>
                    <w:div w:id="2020693492">
                      <w:marLeft w:val="0"/>
                      <w:marRight w:val="0"/>
                      <w:marTop w:val="0"/>
                      <w:marBottom w:val="0"/>
                      <w:divBdr>
                        <w:top w:val="none" w:sz="0" w:space="0" w:color="auto"/>
                        <w:left w:val="none" w:sz="0" w:space="0" w:color="auto"/>
                        <w:bottom w:val="none" w:sz="0" w:space="0" w:color="auto"/>
                        <w:right w:val="none" w:sz="0" w:space="0" w:color="auto"/>
                      </w:divBdr>
                    </w:div>
                  </w:divsChild>
                </w:div>
                <w:div w:id="240910735">
                  <w:marLeft w:val="0"/>
                  <w:marRight w:val="0"/>
                  <w:marTop w:val="0"/>
                  <w:marBottom w:val="0"/>
                  <w:divBdr>
                    <w:top w:val="none" w:sz="0" w:space="0" w:color="auto"/>
                    <w:left w:val="none" w:sz="0" w:space="0" w:color="auto"/>
                    <w:bottom w:val="none" w:sz="0" w:space="0" w:color="auto"/>
                    <w:right w:val="none" w:sz="0" w:space="0" w:color="auto"/>
                  </w:divBdr>
                  <w:divsChild>
                    <w:div w:id="1852798067">
                      <w:marLeft w:val="0"/>
                      <w:marRight w:val="0"/>
                      <w:marTop w:val="0"/>
                      <w:marBottom w:val="0"/>
                      <w:divBdr>
                        <w:top w:val="none" w:sz="0" w:space="0" w:color="auto"/>
                        <w:left w:val="none" w:sz="0" w:space="0" w:color="auto"/>
                        <w:bottom w:val="none" w:sz="0" w:space="0" w:color="auto"/>
                        <w:right w:val="none" w:sz="0" w:space="0" w:color="auto"/>
                      </w:divBdr>
                    </w:div>
                  </w:divsChild>
                </w:div>
                <w:div w:id="254096338">
                  <w:marLeft w:val="0"/>
                  <w:marRight w:val="0"/>
                  <w:marTop w:val="0"/>
                  <w:marBottom w:val="0"/>
                  <w:divBdr>
                    <w:top w:val="none" w:sz="0" w:space="0" w:color="auto"/>
                    <w:left w:val="none" w:sz="0" w:space="0" w:color="auto"/>
                    <w:bottom w:val="none" w:sz="0" w:space="0" w:color="auto"/>
                    <w:right w:val="none" w:sz="0" w:space="0" w:color="auto"/>
                  </w:divBdr>
                  <w:divsChild>
                    <w:div w:id="972174834">
                      <w:marLeft w:val="0"/>
                      <w:marRight w:val="0"/>
                      <w:marTop w:val="0"/>
                      <w:marBottom w:val="0"/>
                      <w:divBdr>
                        <w:top w:val="none" w:sz="0" w:space="0" w:color="auto"/>
                        <w:left w:val="none" w:sz="0" w:space="0" w:color="auto"/>
                        <w:bottom w:val="none" w:sz="0" w:space="0" w:color="auto"/>
                        <w:right w:val="none" w:sz="0" w:space="0" w:color="auto"/>
                      </w:divBdr>
                    </w:div>
                  </w:divsChild>
                </w:div>
                <w:div w:id="306472639">
                  <w:marLeft w:val="0"/>
                  <w:marRight w:val="0"/>
                  <w:marTop w:val="0"/>
                  <w:marBottom w:val="0"/>
                  <w:divBdr>
                    <w:top w:val="none" w:sz="0" w:space="0" w:color="auto"/>
                    <w:left w:val="none" w:sz="0" w:space="0" w:color="auto"/>
                    <w:bottom w:val="none" w:sz="0" w:space="0" w:color="auto"/>
                    <w:right w:val="none" w:sz="0" w:space="0" w:color="auto"/>
                  </w:divBdr>
                </w:div>
                <w:div w:id="505436552">
                  <w:marLeft w:val="0"/>
                  <w:marRight w:val="0"/>
                  <w:marTop w:val="0"/>
                  <w:marBottom w:val="0"/>
                  <w:divBdr>
                    <w:top w:val="none" w:sz="0" w:space="0" w:color="auto"/>
                    <w:left w:val="none" w:sz="0" w:space="0" w:color="auto"/>
                    <w:bottom w:val="none" w:sz="0" w:space="0" w:color="auto"/>
                    <w:right w:val="none" w:sz="0" w:space="0" w:color="auto"/>
                  </w:divBdr>
                  <w:divsChild>
                    <w:div w:id="180826670">
                      <w:marLeft w:val="0"/>
                      <w:marRight w:val="0"/>
                      <w:marTop w:val="0"/>
                      <w:marBottom w:val="0"/>
                      <w:divBdr>
                        <w:top w:val="none" w:sz="0" w:space="0" w:color="auto"/>
                        <w:left w:val="none" w:sz="0" w:space="0" w:color="auto"/>
                        <w:bottom w:val="none" w:sz="0" w:space="0" w:color="auto"/>
                        <w:right w:val="none" w:sz="0" w:space="0" w:color="auto"/>
                      </w:divBdr>
                    </w:div>
                  </w:divsChild>
                </w:div>
                <w:div w:id="551622252">
                  <w:marLeft w:val="0"/>
                  <w:marRight w:val="0"/>
                  <w:marTop w:val="0"/>
                  <w:marBottom w:val="0"/>
                  <w:divBdr>
                    <w:top w:val="none" w:sz="0" w:space="0" w:color="auto"/>
                    <w:left w:val="none" w:sz="0" w:space="0" w:color="auto"/>
                    <w:bottom w:val="none" w:sz="0" w:space="0" w:color="auto"/>
                    <w:right w:val="none" w:sz="0" w:space="0" w:color="auto"/>
                  </w:divBdr>
                  <w:divsChild>
                    <w:div w:id="1248996649">
                      <w:marLeft w:val="0"/>
                      <w:marRight w:val="0"/>
                      <w:marTop w:val="0"/>
                      <w:marBottom w:val="0"/>
                      <w:divBdr>
                        <w:top w:val="none" w:sz="0" w:space="0" w:color="auto"/>
                        <w:left w:val="none" w:sz="0" w:space="0" w:color="auto"/>
                        <w:bottom w:val="none" w:sz="0" w:space="0" w:color="auto"/>
                        <w:right w:val="none" w:sz="0" w:space="0" w:color="auto"/>
                      </w:divBdr>
                    </w:div>
                  </w:divsChild>
                </w:div>
                <w:div w:id="553734605">
                  <w:marLeft w:val="0"/>
                  <w:marRight w:val="0"/>
                  <w:marTop w:val="0"/>
                  <w:marBottom w:val="0"/>
                  <w:divBdr>
                    <w:top w:val="none" w:sz="0" w:space="0" w:color="auto"/>
                    <w:left w:val="none" w:sz="0" w:space="0" w:color="auto"/>
                    <w:bottom w:val="none" w:sz="0" w:space="0" w:color="auto"/>
                    <w:right w:val="none" w:sz="0" w:space="0" w:color="auto"/>
                  </w:divBdr>
                  <w:divsChild>
                    <w:div w:id="750660568">
                      <w:marLeft w:val="0"/>
                      <w:marRight w:val="0"/>
                      <w:marTop w:val="0"/>
                      <w:marBottom w:val="0"/>
                      <w:divBdr>
                        <w:top w:val="none" w:sz="0" w:space="0" w:color="auto"/>
                        <w:left w:val="none" w:sz="0" w:space="0" w:color="auto"/>
                        <w:bottom w:val="none" w:sz="0" w:space="0" w:color="auto"/>
                        <w:right w:val="none" w:sz="0" w:space="0" w:color="auto"/>
                      </w:divBdr>
                    </w:div>
                  </w:divsChild>
                </w:div>
                <w:div w:id="667248393">
                  <w:marLeft w:val="0"/>
                  <w:marRight w:val="0"/>
                  <w:marTop w:val="0"/>
                  <w:marBottom w:val="0"/>
                  <w:divBdr>
                    <w:top w:val="none" w:sz="0" w:space="0" w:color="auto"/>
                    <w:left w:val="none" w:sz="0" w:space="0" w:color="auto"/>
                    <w:bottom w:val="none" w:sz="0" w:space="0" w:color="auto"/>
                    <w:right w:val="none" w:sz="0" w:space="0" w:color="auto"/>
                  </w:divBdr>
                  <w:divsChild>
                    <w:div w:id="656299999">
                      <w:marLeft w:val="0"/>
                      <w:marRight w:val="0"/>
                      <w:marTop w:val="0"/>
                      <w:marBottom w:val="0"/>
                      <w:divBdr>
                        <w:top w:val="none" w:sz="0" w:space="0" w:color="auto"/>
                        <w:left w:val="none" w:sz="0" w:space="0" w:color="auto"/>
                        <w:bottom w:val="none" w:sz="0" w:space="0" w:color="auto"/>
                        <w:right w:val="none" w:sz="0" w:space="0" w:color="auto"/>
                      </w:divBdr>
                    </w:div>
                    <w:div w:id="1637757483">
                      <w:marLeft w:val="0"/>
                      <w:marRight w:val="0"/>
                      <w:marTop w:val="0"/>
                      <w:marBottom w:val="0"/>
                      <w:divBdr>
                        <w:top w:val="none" w:sz="0" w:space="0" w:color="auto"/>
                        <w:left w:val="none" w:sz="0" w:space="0" w:color="auto"/>
                        <w:bottom w:val="none" w:sz="0" w:space="0" w:color="auto"/>
                        <w:right w:val="none" w:sz="0" w:space="0" w:color="auto"/>
                      </w:divBdr>
                    </w:div>
                  </w:divsChild>
                </w:div>
                <w:div w:id="762649386">
                  <w:marLeft w:val="0"/>
                  <w:marRight w:val="0"/>
                  <w:marTop w:val="0"/>
                  <w:marBottom w:val="0"/>
                  <w:divBdr>
                    <w:top w:val="none" w:sz="0" w:space="0" w:color="auto"/>
                    <w:left w:val="none" w:sz="0" w:space="0" w:color="auto"/>
                    <w:bottom w:val="none" w:sz="0" w:space="0" w:color="auto"/>
                    <w:right w:val="none" w:sz="0" w:space="0" w:color="auto"/>
                  </w:divBdr>
                  <w:divsChild>
                    <w:div w:id="1433088298">
                      <w:marLeft w:val="0"/>
                      <w:marRight w:val="0"/>
                      <w:marTop w:val="0"/>
                      <w:marBottom w:val="0"/>
                      <w:divBdr>
                        <w:top w:val="none" w:sz="0" w:space="0" w:color="auto"/>
                        <w:left w:val="none" w:sz="0" w:space="0" w:color="auto"/>
                        <w:bottom w:val="none" w:sz="0" w:space="0" w:color="auto"/>
                        <w:right w:val="none" w:sz="0" w:space="0" w:color="auto"/>
                      </w:divBdr>
                    </w:div>
                  </w:divsChild>
                </w:div>
                <w:div w:id="832063487">
                  <w:marLeft w:val="0"/>
                  <w:marRight w:val="0"/>
                  <w:marTop w:val="0"/>
                  <w:marBottom w:val="0"/>
                  <w:divBdr>
                    <w:top w:val="none" w:sz="0" w:space="0" w:color="auto"/>
                    <w:left w:val="none" w:sz="0" w:space="0" w:color="auto"/>
                    <w:bottom w:val="none" w:sz="0" w:space="0" w:color="auto"/>
                    <w:right w:val="none" w:sz="0" w:space="0" w:color="auto"/>
                  </w:divBdr>
                  <w:divsChild>
                    <w:div w:id="1326278134">
                      <w:marLeft w:val="0"/>
                      <w:marRight w:val="0"/>
                      <w:marTop w:val="0"/>
                      <w:marBottom w:val="0"/>
                      <w:divBdr>
                        <w:top w:val="none" w:sz="0" w:space="0" w:color="auto"/>
                        <w:left w:val="none" w:sz="0" w:space="0" w:color="auto"/>
                        <w:bottom w:val="none" w:sz="0" w:space="0" w:color="auto"/>
                        <w:right w:val="none" w:sz="0" w:space="0" w:color="auto"/>
                      </w:divBdr>
                    </w:div>
                  </w:divsChild>
                </w:div>
                <w:div w:id="920336461">
                  <w:marLeft w:val="0"/>
                  <w:marRight w:val="0"/>
                  <w:marTop w:val="0"/>
                  <w:marBottom w:val="0"/>
                  <w:divBdr>
                    <w:top w:val="none" w:sz="0" w:space="0" w:color="auto"/>
                    <w:left w:val="none" w:sz="0" w:space="0" w:color="auto"/>
                    <w:bottom w:val="none" w:sz="0" w:space="0" w:color="auto"/>
                    <w:right w:val="none" w:sz="0" w:space="0" w:color="auto"/>
                  </w:divBdr>
                  <w:divsChild>
                    <w:div w:id="14579034">
                      <w:marLeft w:val="0"/>
                      <w:marRight w:val="0"/>
                      <w:marTop w:val="0"/>
                      <w:marBottom w:val="0"/>
                      <w:divBdr>
                        <w:top w:val="none" w:sz="0" w:space="0" w:color="auto"/>
                        <w:left w:val="none" w:sz="0" w:space="0" w:color="auto"/>
                        <w:bottom w:val="none" w:sz="0" w:space="0" w:color="auto"/>
                        <w:right w:val="none" w:sz="0" w:space="0" w:color="auto"/>
                      </w:divBdr>
                    </w:div>
                    <w:div w:id="2143305222">
                      <w:marLeft w:val="0"/>
                      <w:marRight w:val="0"/>
                      <w:marTop w:val="0"/>
                      <w:marBottom w:val="0"/>
                      <w:divBdr>
                        <w:top w:val="none" w:sz="0" w:space="0" w:color="auto"/>
                        <w:left w:val="none" w:sz="0" w:space="0" w:color="auto"/>
                        <w:bottom w:val="none" w:sz="0" w:space="0" w:color="auto"/>
                        <w:right w:val="none" w:sz="0" w:space="0" w:color="auto"/>
                      </w:divBdr>
                    </w:div>
                  </w:divsChild>
                </w:div>
                <w:div w:id="1032346385">
                  <w:marLeft w:val="0"/>
                  <w:marRight w:val="0"/>
                  <w:marTop w:val="0"/>
                  <w:marBottom w:val="0"/>
                  <w:divBdr>
                    <w:top w:val="none" w:sz="0" w:space="0" w:color="auto"/>
                    <w:left w:val="none" w:sz="0" w:space="0" w:color="auto"/>
                    <w:bottom w:val="none" w:sz="0" w:space="0" w:color="auto"/>
                    <w:right w:val="none" w:sz="0" w:space="0" w:color="auto"/>
                  </w:divBdr>
                  <w:divsChild>
                    <w:div w:id="1176195002">
                      <w:marLeft w:val="0"/>
                      <w:marRight w:val="0"/>
                      <w:marTop w:val="0"/>
                      <w:marBottom w:val="0"/>
                      <w:divBdr>
                        <w:top w:val="none" w:sz="0" w:space="0" w:color="auto"/>
                        <w:left w:val="none" w:sz="0" w:space="0" w:color="auto"/>
                        <w:bottom w:val="none" w:sz="0" w:space="0" w:color="auto"/>
                        <w:right w:val="none" w:sz="0" w:space="0" w:color="auto"/>
                      </w:divBdr>
                    </w:div>
                  </w:divsChild>
                </w:div>
                <w:div w:id="1059671699">
                  <w:marLeft w:val="0"/>
                  <w:marRight w:val="0"/>
                  <w:marTop w:val="0"/>
                  <w:marBottom w:val="0"/>
                  <w:divBdr>
                    <w:top w:val="none" w:sz="0" w:space="0" w:color="auto"/>
                    <w:left w:val="none" w:sz="0" w:space="0" w:color="auto"/>
                    <w:bottom w:val="none" w:sz="0" w:space="0" w:color="auto"/>
                    <w:right w:val="none" w:sz="0" w:space="0" w:color="auto"/>
                  </w:divBdr>
                  <w:divsChild>
                    <w:div w:id="476264424">
                      <w:marLeft w:val="0"/>
                      <w:marRight w:val="0"/>
                      <w:marTop w:val="0"/>
                      <w:marBottom w:val="0"/>
                      <w:divBdr>
                        <w:top w:val="none" w:sz="0" w:space="0" w:color="auto"/>
                        <w:left w:val="none" w:sz="0" w:space="0" w:color="auto"/>
                        <w:bottom w:val="none" w:sz="0" w:space="0" w:color="auto"/>
                        <w:right w:val="none" w:sz="0" w:space="0" w:color="auto"/>
                      </w:divBdr>
                    </w:div>
                    <w:div w:id="1550649459">
                      <w:marLeft w:val="0"/>
                      <w:marRight w:val="0"/>
                      <w:marTop w:val="0"/>
                      <w:marBottom w:val="0"/>
                      <w:divBdr>
                        <w:top w:val="none" w:sz="0" w:space="0" w:color="auto"/>
                        <w:left w:val="none" w:sz="0" w:space="0" w:color="auto"/>
                        <w:bottom w:val="none" w:sz="0" w:space="0" w:color="auto"/>
                        <w:right w:val="none" w:sz="0" w:space="0" w:color="auto"/>
                      </w:divBdr>
                    </w:div>
                  </w:divsChild>
                </w:div>
                <w:div w:id="1064572782">
                  <w:marLeft w:val="0"/>
                  <w:marRight w:val="0"/>
                  <w:marTop w:val="0"/>
                  <w:marBottom w:val="0"/>
                  <w:divBdr>
                    <w:top w:val="none" w:sz="0" w:space="0" w:color="auto"/>
                    <w:left w:val="none" w:sz="0" w:space="0" w:color="auto"/>
                    <w:bottom w:val="none" w:sz="0" w:space="0" w:color="auto"/>
                    <w:right w:val="none" w:sz="0" w:space="0" w:color="auto"/>
                  </w:divBdr>
                  <w:divsChild>
                    <w:div w:id="1060329223">
                      <w:marLeft w:val="0"/>
                      <w:marRight w:val="0"/>
                      <w:marTop w:val="0"/>
                      <w:marBottom w:val="0"/>
                      <w:divBdr>
                        <w:top w:val="none" w:sz="0" w:space="0" w:color="auto"/>
                        <w:left w:val="none" w:sz="0" w:space="0" w:color="auto"/>
                        <w:bottom w:val="none" w:sz="0" w:space="0" w:color="auto"/>
                        <w:right w:val="none" w:sz="0" w:space="0" w:color="auto"/>
                      </w:divBdr>
                    </w:div>
                  </w:divsChild>
                </w:div>
                <w:div w:id="1224683402">
                  <w:marLeft w:val="0"/>
                  <w:marRight w:val="0"/>
                  <w:marTop w:val="0"/>
                  <w:marBottom w:val="0"/>
                  <w:divBdr>
                    <w:top w:val="none" w:sz="0" w:space="0" w:color="auto"/>
                    <w:left w:val="none" w:sz="0" w:space="0" w:color="auto"/>
                    <w:bottom w:val="none" w:sz="0" w:space="0" w:color="auto"/>
                    <w:right w:val="none" w:sz="0" w:space="0" w:color="auto"/>
                  </w:divBdr>
                  <w:divsChild>
                    <w:div w:id="926117023">
                      <w:marLeft w:val="0"/>
                      <w:marRight w:val="0"/>
                      <w:marTop w:val="0"/>
                      <w:marBottom w:val="0"/>
                      <w:divBdr>
                        <w:top w:val="none" w:sz="0" w:space="0" w:color="auto"/>
                        <w:left w:val="none" w:sz="0" w:space="0" w:color="auto"/>
                        <w:bottom w:val="none" w:sz="0" w:space="0" w:color="auto"/>
                        <w:right w:val="none" w:sz="0" w:space="0" w:color="auto"/>
                      </w:divBdr>
                    </w:div>
                    <w:div w:id="1641111633">
                      <w:marLeft w:val="0"/>
                      <w:marRight w:val="0"/>
                      <w:marTop w:val="0"/>
                      <w:marBottom w:val="0"/>
                      <w:divBdr>
                        <w:top w:val="none" w:sz="0" w:space="0" w:color="auto"/>
                        <w:left w:val="none" w:sz="0" w:space="0" w:color="auto"/>
                        <w:bottom w:val="none" w:sz="0" w:space="0" w:color="auto"/>
                        <w:right w:val="none" w:sz="0" w:space="0" w:color="auto"/>
                      </w:divBdr>
                    </w:div>
                  </w:divsChild>
                </w:div>
                <w:div w:id="1900168729">
                  <w:marLeft w:val="0"/>
                  <w:marRight w:val="0"/>
                  <w:marTop w:val="0"/>
                  <w:marBottom w:val="0"/>
                  <w:divBdr>
                    <w:top w:val="none" w:sz="0" w:space="0" w:color="auto"/>
                    <w:left w:val="none" w:sz="0" w:space="0" w:color="auto"/>
                    <w:bottom w:val="none" w:sz="0" w:space="0" w:color="auto"/>
                    <w:right w:val="none" w:sz="0" w:space="0" w:color="auto"/>
                  </w:divBdr>
                  <w:divsChild>
                    <w:div w:id="440607739">
                      <w:marLeft w:val="0"/>
                      <w:marRight w:val="0"/>
                      <w:marTop w:val="0"/>
                      <w:marBottom w:val="0"/>
                      <w:divBdr>
                        <w:top w:val="none" w:sz="0" w:space="0" w:color="auto"/>
                        <w:left w:val="none" w:sz="0" w:space="0" w:color="auto"/>
                        <w:bottom w:val="none" w:sz="0" w:space="0" w:color="auto"/>
                        <w:right w:val="none" w:sz="0" w:space="0" w:color="auto"/>
                      </w:divBdr>
                    </w:div>
                    <w:div w:id="1029571501">
                      <w:marLeft w:val="0"/>
                      <w:marRight w:val="0"/>
                      <w:marTop w:val="0"/>
                      <w:marBottom w:val="0"/>
                      <w:divBdr>
                        <w:top w:val="none" w:sz="0" w:space="0" w:color="auto"/>
                        <w:left w:val="none" w:sz="0" w:space="0" w:color="auto"/>
                        <w:bottom w:val="none" w:sz="0" w:space="0" w:color="auto"/>
                        <w:right w:val="none" w:sz="0" w:space="0" w:color="auto"/>
                      </w:divBdr>
                    </w:div>
                  </w:divsChild>
                </w:div>
                <w:div w:id="1970743269">
                  <w:marLeft w:val="0"/>
                  <w:marRight w:val="0"/>
                  <w:marTop w:val="0"/>
                  <w:marBottom w:val="0"/>
                  <w:divBdr>
                    <w:top w:val="none" w:sz="0" w:space="0" w:color="auto"/>
                    <w:left w:val="none" w:sz="0" w:space="0" w:color="auto"/>
                    <w:bottom w:val="none" w:sz="0" w:space="0" w:color="auto"/>
                    <w:right w:val="none" w:sz="0" w:space="0" w:color="auto"/>
                  </w:divBdr>
                  <w:divsChild>
                    <w:div w:id="1168130359">
                      <w:marLeft w:val="0"/>
                      <w:marRight w:val="0"/>
                      <w:marTop w:val="0"/>
                      <w:marBottom w:val="0"/>
                      <w:divBdr>
                        <w:top w:val="none" w:sz="0" w:space="0" w:color="auto"/>
                        <w:left w:val="none" w:sz="0" w:space="0" w:color="auto"/>
                        <w:bottom w:val="none" w:sz="0" w:space="0" w:color="auto"/>
                        <w:right w:val="none" w:sz="0" w:space="0" w:color="auto"/>
                      </w:divBdr>
                    </w:div>
                  </w:divsChild>
                </w:div>
                <w:div w:id="2133479281">
                  <w:marLeft w:val="0"/>
                  <w:marRight w:val="0"/>
                  <w:marTop w:val="0"/>
                  <w:marBottom w:val="0"/>
                  <w:divBdr>
                    <w:top w:val="none" w:sz="0" w:space="0" w:color="auto"/>
                    <w:left w:val="none" w:sz="0" w:space="0" w:color="auto"/>
                    <w:bottom w:val="none" w:sz="0" w:space="0" w:color="auto"/>
                    <w:right w:val="none" w:sz="0" w:space="0" w:color="auto"/>
                  </w:divBdr>
                  <w:divsChild>
                    <w:div w:id="4027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58044">
          <w:marLeft w:val="0"/>
          <w:marRight w:val="0"/>
          <w:marTop w:val="0"/>
          <w:marBottom w:val="0"/>
          <w:divBdr>
            <w:top w:val="none" w:sz="0" w:space="0" w:color="auto"/>
            <w:left w:val="none" w:sz="0" w:space="0" w:color="auto"/>
            <w:bottom w:val="none" w:sz="0" w:space="0" w:color="auto"/>
            <w:right w:val="none" w:sz="0" w:space="0" w:color="auto"/>
          </w:divBdr>
          <w:divsChild>
            <w:div w:id="367532314">
              <w:marLeft w:val="0"/>
              <w:marRight w:val="0"/>
              <w:marTop w:val="0"/>
              <w:marBottom w:val="0"/>
              <w:divBdr>
                <w:top w:val="none" w:sz="0" w:space="0" w:color="auto"/>
                <w:left w:val="none" w:sz="0" w:space="0" w:color="auto"/>
                <w:bottom w:val="none" w:sz="0" w:space="0" w:color="auto"/>
                <w:right w:val="none" w:sz="0" w:space="0" w:color="auto"/>
              </w:divBdr>
            </w:div>
            <w:div w:id="937253621">
              <w:marLeft w:val="0"/>
              <w:marRight w:val="0"/>
              <w:marTop w:val="0"/>
              <w:marBottom w:val="0"/>
              <w:divBdr>
                <w:top w:val="none" w:sz="0" w:space="0" w:color="auto"/>
                <w:left w:val="none" w:sz="0" w:space="0" w:color="auto"/>
                <w:bottom w:val="none" w:sz="0" w:space="0" w:color="auto"/>
                <w:right w:val="none" w:sz="0" w:space="0" w:color="auto"/>
              </w:divBdr>
            </w:div>
            <w:div w:id="1086655319">
              <w:marLeft w:val="0"/>
              <w:marRight w:val="0"/>
              <w:marTop w:val="0"/>
              <w:marBottom w:val="0"/>
              <w:divBdr>
                <w:top w:val="none" w:sz="0" w:space="0" w:color="auto"/>
                <w:left w:val="none" w:sz="0" w:space="0" w:color="auto"/>
                <w:bottom w:val="none" w:sz="0" w:space="0" w:color="auto"/>
                <w:right w:val="none" w:sz="0" w:space="0" w:color="auto"/>
              </w:divBdr>
            </w:div>
          </w:divsChild>
        </w:div>
        <w:div w:id="2141873115">
          <w:marLeft w:val="0"/>
          <w:marRight w:val="0"/>
          <w:marTop w:val="0"/>
          <w:marBottom w:val="0"/>
          <w:divBdr>
            <w:top w:val="none" w:sz="0" w:space="0" w:color="auto"/>
            <w:left w:val="none" w:sz="0" w:space="0" w:color="auto"/>
            <w:bottom w:val="none" w:sz="0" w:space="0" w:color="auto"/>
            <w:right w:val="none" w:sz="0" w:space="0" w:color="auto"/>
          </w:divBdr>
          <w:divsChild>
            <w:div w:id="1470826807">
              <w:marLeft w:val="-75"/>
              <w:marRight w:val="0"/>
              <w:marTop w:val="30"/>
              <w:marBottom w:val="30"/>
              <w:divBdr>
                <w:top w:val="none" w:sz="0" w:space="0" w:color="auto"/>
                <w:left w:val="none" w:sz="0" w:space="0" w:color="auto"/>
                <w:bottom w:val="none" w:sz="0" w:space="0" w:color="auto"/>
                <w:right w:val="none" w:sz="0" w:space="0" w:color="auto"/>
              </w:divBdr>
              <w:divsChild>
                <w:div w:id="367801258">
                  <w:marLeft w:val="0"/>
                  <w:marRight w:val="0"/>
                  <w:marTop w:val="0"/>
                  <w:marBottom w:val="0"/>
                  <w:divBdr>
                    <w:top w:val="none" w:sz="0" w:space="0" w:color="auto"/>
                    <w:left w:val="none" w:sz="0" w:space="0" w:color="auto"/>
                    <w:bottom w:val="none" w:sz="0" w:space="0" w:color="auto"/>
                    <w:right w:val="none" w:sz="0" w:space="0" w:color="auto"/>
                  </w:divBdr>
                  <w:divsChild>
                    <w:div w:id="1810897372">
                      <w:marLeft w:val="0"/>
                      <w:marRight w:val="0"/>
                      <w:marTop w:val="0"/>
                      <w:marBottom w:val="0"/>
                      <w:divBdr>
                        <w:top w:val="none" w:sz="0" w:space="0" w:color="auto"/>
                        <w:left w:val="none" w:sz="0" w:space="0" w:color="auto"/>
                        <w:bottom w:val="none" w:sz="0" w:space="0" w:color="auto"/>
                        <w:right w:val="none" w:sz="0" w:space="0" w:color="auto"/>
                      </w:divBdr>
                    </w:div>
                  </w:divsChild>
                </w:div>
                <w:div w:id="414516972">
                  <w:marLeft w:val="0"/>
                  <w:marRight w:val="0"/>
                  <w:marTop w:val="0"/>
                  <w:marBottom w:val="0"/>
                  <w:divBdr>
                    <w:top w:val="none" w:sz="0" w:space="0" w:color="auto"/>
                    <w:left w:val="none" w:sz="0" w:space="0" w:color="auto"/>
                    <w:bottom w:val="none" w:sz="0" w:space="0" w:color="auto"/>
                    <w:right w:val="none" w:sz="0" w:space="0" w:color="auto"/>
                  </w:divBdr>
                  <w:divsChild>
                    <w:div w:id="1630863808">
                      <w:marLeft w:val="0"/>
                      <w:marRight w:val="0"/>
                      <w:marTop w:val="0"/>
                      <w:marBottom w:val="0"/>
                      <w:divBdr>
                        <w:top w:val="none" w:sz="0" w:space="0" w:color="auto"/>
                        <w:left w:val="none" w:sz="0" w:space="0" w:color="auto"/>
                        <w:bottom w:val="none" w:sz="0" w:space="0" w:color="auto"/>
                        <w:right w:val="none" w:sz="0" w:space="0" w:color="auto"/>
                      </w:divBdr>
                    </w:div>
                    <w:div w:id="2106996652">
                      <w:marLeft w:val="0"/>
                      <w:marRight w:val="0"/>
                      <w:marTop w:val="0"/>
                      <w:marBottom w:val="0"/>
                      <w:divBdr>
                        <w:top w:val="none" w:sz="0" w:space="0" w:color="auto"/>
                        <w:left w:val="none" w:sz="0" w:space="0" w:color="auto"/>
                        <w:bottom w:val="none" w:sz="0" w:space="0" w:color="auto"/>
                        <w:right w:val="none" w:sz="0" w:space="0" w:color="auto"/>
                      </w:divBdr>
                    </w:div>
                  </w:divsChild>
                </w:div>
                <w:div w:id="424033610">
                  <w:marLeft w:val="0"/>
                  <w:marRight w:val="0"/>
                  <w:marTop w:val="0"/>
                  <w:marBottom w:val="0"/>
                  <w:divBdr>
                    <w:top w:val="none" w:sz="0" w:space="0" w:color="auto"/>
                    <w:left w:val="none" w:sz="0" w:space="0" w:color="auto"/>
                    <w:bottom w:val="none" w:sz="0" w:space="0" w:color="auto"/>
                    <w:right w:val="none" w:sz="0" w:space="0" w:color="auto"/>
                  </w:divBdr>
                  <w:divsChild>
                    <w:div w:id="2073041505">
                      <w:marLeft w:val="0"/>
                      <w:marRight w:val="0"/>
                      <w:marTop w:val="0"/>
                      <w:marBottom w:val="0"/>
                      <w:divBdr>
                        <w:top w:val="none" w:sz="0" w:space="0" w:color="auto"/>
                        <w:left w:val="none" w:sz="0" w:space="0" w:color="auto"/>
                        <w:bottom w:val="none" w:sz="0" w:space="0" w:color="auto"/>
                        <w:right w:val="none" w:sz="0" w:space="0" w:color="auto"/>
                      </w:divBdr>
                    </w:div>
                  </w:divsChild>
                </w:div>
                <w:div w:id="553738380">
                  <w:marLeft w:val="0"/>
                  <w:marRight w:val="0"/>
                  <w:marTop w:val="0"/>
                  <w:marBottom w:val="0"/>
                  <w:divBdr>
                    <w:top w:val="none" w:sz="0" w:space="0" w:color="auto"/>
                    <w:left w:val="none" w:sz="0" w:space="0" w:color="auto"/>
                    <w:bottom w:val="none" w:sz="0" w:space="0" w:color="auto"/>
                    <w:right w:val="none" w:sz="0" w:space="0" w:color="auto"/>
                  </w:divBdr>
                  <w:divsChild>
                    <w:div w:id="1494100106">
                      <w:marLeft w:val="0"/>
                      <w:marRight w:val="0"/>
                      <w:marTop w:val="0"/>
                      <w:marBottom w:val="0"/>
                      <w:divBdr>
                        <w:top w:val="none" w:sz="0" w:space="0" w:color="auto"/>
                        <w:left w:val="none" w:sz="0" w:space="0" w:color="auto"/>
                        <w:bottom w:val="none" w:sz="0" w:space="0" w:color="auto"/>
                        <w:right w:val="none" w:sz="0" w:space="0" w:color="auto"/>
                      </w:divBdr>
                    </w:div>
                    <w:div w:id="1524630979">
                      <w:marLeft w:val="0"/>
                      <w:marRight w:val="0"/>
                      <w:marTop w:val="0"/>
                      <w:marBottom w:val="0"/>
                      <w:divBdr>
                        <w:top w:val="none" w:sz="0" w:space="0" w:color="auto"/>
                        <w:left w:val="none" w:sz="0" w:space="0" w:color="auto"/>
                        <w:bottom w:val="none" w:sz="0" w:space="0" w:color="auto"/>
                        <w:right w:val="none" w:sz="0" w:space="0" w:color="auto"/>
                      </w:divBdr>
                    </w:div>
                  </w:divsChild>
                </w:div>
                <w:div w:id="716979036">
                  <w:marLeft w:val="0"/>
                  <w:marRight w:val="0"/>
                  <w:marTop w:val="0"/>
                  <w:marBottom w:val="0"/>
                  <w:divBdr>
                    <w:top w:val="none" w:sz="0" w:space="0" w:color="auto"/>
                    <w:left w:val="none" w:sz="0" w:space="0" w:color="auto"/>
                    <w:bottom w:val="none" w:sz="0" w:space="0" w:color="auto"/>
                    <w:right w:val="none" w:sz="0" w:space="0" w:color="auto"/>
                  </w:divBdr>
                  <w:divsChild>
                    <w:div w:id="1832015472">
                      <w:marLeft w:val="0"/>
                      <w:marRight w:val="0"/>
                      <w:marTop w:val="0"/>
                      <w:marBottom w:val="0"/>
                      <w:divBdr>
                        <w:top w:val="none" w:sz="0" w:space="0" w:color="auto"/>
                        <w:left w:val="none" w:sz="0" w:space="0" w:color="auto"/>
                        <w:bottom w:val="none" w:sz="0" w:space="0" w:color="auto"/>
                        <w:right w:val="none" w:sz="0" w:space="0" w:color="auto"/>
                      </w:divBdr>
                    </w:div>
                  </w:divsChild>
                </w:div>
                <w:div w:id="827095917">
                  <w:marLeft w:val="0"/>
                  <w:marRight w:val="0"/>
                  <w:marTop w:val="0"/>
                  <w:marBottom w:val="0"/>
                  <w:divBdr>
                    <w:top w:val="none" w:sz="0" w:space="0" w:color="auto"/>
                    <w:left w:val="none" w:sz="0" w:space="0" w:color="auto"/>
                    <w:bottom w:val="none" w:sz="0" w:space="0" w:color="auto"/>
                    <w:right w:val="none" w:sz="0" w:space="0" w:color="auto"/>
                  </w:divBdr>
                  <w:divsChild>
                    <w:div w:id="115491596">
                      <w:marLeft w:val="0"/>
                      <w:marRight w:val="0"/>
                      <w:marTop w:val="0"/>
                      <w:marBottom w:val="0"/>
                      <w:divBdr>
                        <w:top w:val="none" w:sz="0" w:space="0" w:color="auto"/>
                        <w:left w:val="none" w:sz="0" w:space="0" w:color="auto"/>
                        <w:bottom w:val="none" w:sz="0" w:space="0" w:color="auto"/>
                        <w:right w:val="none" w:sz="0" w:space="0" w:color="auto"/>
                      </w:divBdr>
                    </w:div>
                  </w:divsChild>
                </w:div>
                <w:div w:id="887492172">
                  <w:marLeft w:val="0"/>
                  <w:marRight w:val="0"/>
                  <w:marTop w:val="0"/>
                  <w:marBottom w:val="0"/>
                  <w:divBdr>
                    <w:top w:val="none" w:sz="0" w:space="0" w:color="auto"/>
                    <w:left w:val="none" w:sz="0" w:space="0" w:color="auto"/>
                    <w:bottom w:val="none" w:sz="0" w:space="0" w:color="auto"/>
                    <w:right w:val="none" w:sz="0" w:space="0" w:color="auto"/>
                  </w:divBdr>
                  <w:divsChild>
                    <w:div w:id="288055931">
                      <w:marLeft w:val="0"/>
                      <w:marRight w:val="0"/>
                      <w:marTop w:val="0"/>
                      <w:marBottom w:val="0"/>
                      <w:divBdr>
                        <w:top w:val="none" w:sz="0" w:space="0" w:color="auto"/>
                        <w:left w:val="none" w:sz="0" w:space="0" w:color="auto"/>
                        <w:bottom w:val="none" w:sz="0" w:space="0" w:color="auto"/>
                        <w:right w:val="none" w:sz="0" w:space="0" w:color="auto"/>
                      </w:divBdr>
                    </w:div>
                  </w:divsChild>
                </w:div>
                <w:div w:id="943733705">
                  <w:marLeft w:val="0"/>
                  <w:marRight w:val="0"/>
                  <w:marTop w:val="0"/>
                  <w:marBottom w:val="0"/>
                  <w:divBdr>
                    <w:top w:val="none" w:sz="0" w:space="0" w:color="auto"/>
                    <w:left w:val="none" w:sz="0" w:space="0" w:color="auto"/>
                    <w:bottom w:val="none" w:sz="0" w:space="0" w:color="auto"/>
                    <w:right w:val="none" w:sz="0" w:space="0" w:color="auto"/>
                  </w:divBdr>
                  <w:divsChild>
                    <w:div w:id="12273217">
                      <w:marLeft w:val="0"/>
                      <w:marRight w:val="0"/>
                      <w:marTop w:val="0"/>
                      <w:marBottom w:val="0"/>
                      <w:divBdr>
                        <w:top w:val="none" w:sz="0" w:space="0" w:color="auto"/>
                        <w:left w:val="none" w:sz="0" w:space="0" w:color="auto"/>
                        <w:bottom w:val="none" w:sz="0" w:space="0" w:color="auto"/>
                        <w:right w:val="none" w:sz="0" w:space="0" w:color="auto"/>
                      </w:divBdr>
                    </w:div>
                    <w:div w:id="1264652165">
                      <w:marLeft w:val="0"/>
                      <w:marRight w:val="0"/>
                      <w:marTop w:val="0"/>
                      <w:marBottom w:val="0"/>
                      <w:divBdr>
                        <w:top w:val="none" w:sz="0" w:space="0" w:color="auto"/>
                        <w:left w:val="none" w:sz="0" w:space="0" w:color="auto"/>
                        <w:bottom w:val="none" w:sz="0" w:space="0" w:color="auto"/>
                        <w:right w:val="none" w:sz="0" w:space="0" w:color="auto"/>
                      </w:divBdr>
                    </w:div>
                  </w:divsChild>
                </w:div>
                <w:div w:id="1063332954">
                  <w:marLeft w:val="0"/>
                  <w:marRight w:val="0"/>
                  <w:marTop w:val="0"/>
                  <w:marBottom w:val="0"/>
                  <w:divBdr>
                    <w:top w:val="none" w:sz="0" w:space="0" w:color="auto"/>
                    <w:left w:val="none" w:sz="0" w:space="0" w:color="auto"/>
                    <w:bottom w:val="none" w:sz="0" w:space="0" w:color="auto"/>
                    <w:right w:val="none" w:sz="0" w:space="0" w:color="auto"/>
                  </w:divBdr>
                  <w:divsChild>
                    <w:div w:id="642125487">
                      <w:marLeft w:val="0"/>
                      <w:marRight w:val="0"/>
                      <w:marTop w:val="0"/>
                      <w:marBottom w:val="0"/>
                      <w:divBdr>
                        <w:top w:val="none" w:sz="0" w:space="0" w:color="auto"/>
                        <w:left w:val="none" w:sz="0" w:space="0" w:color="auto"/>
                        <w:bottom w:val="none" w:sz="0" w:space="0" w:color="auto"/>
                        <w:right w:val="none" w:sz="0" w:space="0" w:color="auto"/>
                      </w:divBdr>
                    </w:div>
                    <w:div w:id="1539515543">
                      <w:marLeft w:val="0"/>
                      <w:marRight w:val="0"/>
                      <w:marTop w:val="0"/>
                      <w:marBottom w:val="0"/>
                      <w:divBdr>
                        <w:top w:val="none" w:sz="0" w:space="0" w:color="auto"/>
                        <w:left w:val="none" w:sz="0" w:space="0" w:color="auto"/>
                        <w:bottom w:val="none" w:sz="0" w:space="0" w:color="auto"/>
                        <w:right w:val="none" w:sz="0" w:space="0" w:color="auto"/>
                      </w:divBdr>
                    </w:div>
                  </w:divsChild>
                </w:div>
                <w:div w:id="1091120154">
                  <w:marLeft w:val="0"/>
                  <w:marRight w:val="0"/>
                  <w:marTop w:val="0"/>
                  <w:marBottom w:val="0"/>
                  <w:divBdr>
                    <w:top w:val="none" w:sz="0" w:space="0" w:color="auto"/>
                    <w:left w:val="none" w:sz="0" w:space="0" w:color="auto"/>
                    <w:bottom w:val="none" w:sz="0" w:space="0" w:color="auto"/>
                    <w:right w:val="none" w:sz="0" w:space="0" w:color="auto"/>
                  </w:divBdr>
                  <w:divsChild>
                    <w:div w:id="1680741809">
                      <w:marLeft w:val="0"/>
                      <w:marRight w:val="0"/>
                      <w:marTop w:val="0"/>
                      <w:marBottom w:val="0"/>
                      <w:divBdr>
                        <w:top w:val="none" w:sz="0" w:space="0" w:color="auto"/>
                        <w:left w:val="none" w:sz="0" w:space="0" w:color="auto"/>
                        <w:bottom w:val="none" w:sz="0" w:space="0" w:color="auto"/>
                        <w:right w:val="none" w:sz="0" w:space="0" w:color="auto"/>
                      </w:divBdr>
                    </w:div>
                  </w:divsChild>
                </w:div>
                <w:div w:id="1199855050">
                  <w:marLeft w:val="0"/>
                  <w:marRight w:val="0"/>
                  <w:marTop w:val="0"/>
                  <w:marBottom w:val="0"/>
                  <w:divBdr>
                    <w:top w:val="none" w:sz="0" w:space="0" w:color="auto"/>
                    <w:left w:val="none" w:sz="0" w:space="0" w:color="auto"/>
                    <w:bottom w:val="none" w:sz="0" w:space="0" w:color="auto"/>
                    <w:right w:val="none" w:sz="0" w:space="0" w:color="auto"/>
                  </w:divBdr>
                  <w:divsChild>
                    <w:div w:id="1393387939">
                      <w:marLeft w:val="0"/>
                      <w:marRight w:val="0"/>
                      <w:marTop w:val="0"/>
                      <w:marBottom w:val="0"/>
                      <w:divBdr>
                        <w:top w:val="none" w:sz="0" w:space="0" w:color="auto"/>
                        <w:left w:val="none" w:sz="0" w:space="0" w:color="auto"/>
                        <w:bottom w:val="none" w:sz="0" w:space="0" w:color="auto"/>
                        <w:right w:val="none" w:sz="0" w:space="0" w:color="auto"/>
                      </w:divBdr>
                    </w:div>
                  </w:divsChild>
                </w:div>
                <w:div w:id="1476751937">
                  <w:marLeft w:val="0"/>
                  <w:marRight w:val="0"/>
                  <w:marTop w:val="0"/>
                  <w:marBottom w:val="0"/>
                  <w:divBdr>
                    <w:top w:val="none" w:sz="0" w:space="0" w:color="auto"/>
                    <w:left w:val="none" w:sz="0" w:space="0" w:color="auto"/>
                    <w:bottom w:val="none" w:sz="0" w:space="0" w:color="auto"/>
                    <w:right w:val="none" w:sz="0" w:space="0" w:color="auto"/>
                  </w:divBdr>
                  <w:divsChild>
                    <w:div w:id="920334708">
                      <w:marLeft w:val="0"/>
                      <w:marRight w:val="0"/>
                      <w:marTop w:val="0"/>
                      <w:marBottom w:val="0"/>
                      <w:divBdr>
                        <w:top w:val="none" w:sz="0" w:space="0" w:color="auto"/>
                        <w:left w:val="none" w:sz="0" w:space="0" w:color="auto"/>
                        <w:bottom w:val="none" w:sz="0" w:space="0" w:color="auto"/>
                        <w:right w:val="none" w:sz="0" w:space="0" w:color="auto"/>
                      </w:divBdr>
                    </w:div>
                  </w:divsChild>
                </w:div>
                <w:div w:id="1478912358">
                  <w:marLeft w:val="0"/>
                  <w:marRight w:val="0"/>
                  <w:marTop w:val="0"/>
                  <w:marBottom w:val="0"/>
                  <w:divBdr>
                    <w:top w:val="none" w:sz="0" w:space="0" w:color="auto"/>
                    <w:left w:val="none" w:sz="0" w:space="0" w:color="auto"/>
                    <w:bottom w:val="none" w:sz="0" w:space="0" w:color="auto"/>
                    <w:right w:val="none" w:sz="0" w:space="0" w:color="auto"/>
                  </w:divBdr>
                  <w:divsChild>
                    <w:div w:id="614679619">
                      <w:marLeft w:val="0"/>
                      <w:marRight w:val="0"/>
                      <w:marTop w:val="0"/>
                      <w:marBottom w:val="0"/>
                      <w:divBdr>
                        <w:top w:val="none" w:sz="0" w:space="0" w:color="auto"/>
                        <w:left w:val="none" w:sz="0" w:space="0" w:color="auto"/>
                        <w:bottom w:val="none" w:sz="0" w:space="0" w:color="auto"/>
                        <w:right w:val="none" w:sz="0" w:space="0" w:color="auto"/>
                      </w:divBdr>
                    </w:div>
                  </w:divsChild>
                </w:div>
                <w:div w:id="1490053371">
                  <w:marLeft w:val="0"/>
                  <w:marRight w:val="0"/>
                  <w:marTop w:val="0"/>
                  <w:marBottom w:val="0"/>
                  <w:divBdr>
                    <w:top w:val="none" w:sz="0" w:space="0" w:color="auto"/>
                    <w:left w:val="none" w:sz="0" w:space="0" w:color="auto"/>
                    <w:bottom w:val="none" w:sz="0" w:space="0" w:color="auto"/>
                    <w:right w:val="none" w:sz="0" w:space="0" w:color="auto"/>
                  </w:divBdr>
                  <w:divsChild>
                    <w:div w:id="1110197368">
                      <w:marLeft w:val="0"/>
                      <w:marRight w:val="0"/>
                      <w:marTop w:val="0"/>
                      <w:marBottom w:val="0"/>
                      <w:divBdr>
                        <w:top w:val="none" w:sz="0" w:space="0" w:color="auto"/>
                        <w:left w:val="none" w:sz="0" w:space="0" w:color="auto"/>
                        <w:bottom w:val="none" w:sz="0" w:space="0" w:color="auto"/>
                        <w:right w:val="none" w:sz="0" w:space="0" w:color="auto"/>
                      </w:divBdr>
                    </w:div>
                  </w:divsChild>
                </w:div>
                <w:div w:id="1639801866">
                  <w:marLeft w:val="0"/>
                  <w:marRight w:val="0"/>
                  <w:marTop w:val="0"/>
                  <w:marBottom w:val="0"/>
                  <w:divBdr>
                    <w:top w:val="none" w:sz="0" w:space="0" w:color="auto"/>
                    <w:left w:val="none" w:sz="0" w:space="0" w:color="auto"/>
                    <w:bottom w:val="none" w:sz="0" w:space="0" w:color="auto"/>
                    <w:right w:val="none" w:sz="0" w:space="0" w:color="auto"/>
                  </w:divBdr>
                </w:div>
                <w:div w:id="1666587863">
                  <w:marLeft w:val="0"/>
                  <w:marRight w:val="0"/>
                  <w:marTop w:val="0"/>
                  <w:marBottom w:val="0"/>
                  <w:divBdr>
                    <w:top w:val="none" w:sz="0" w:space="0" w:color="auto"/>
                    <w:left w:val="none" w:sz="0" w:space="0" w:color="auto"/>
                    <w:bottom w:val="none" w:sz="0" w:space="0" w:color="auto"/>
                    <w:right w:val="none" w:sz="0" w:space="0" w:color="auto"/>
                  </w:divBdr>
                  <w:divsChild>
                    <w:div w:id="64955814">
                      <w:marLeft w:val="0"/>
                      <w:marRight w:val="0"/>
                      <w:marTop w:val="0"/>
                      <w:marBottom w:val="0"/>
                      <w:divBdr>
                        <w:top w:val="none" w:sz="0" w:space="0" w:color="auto"/>
                        <w:left w:val="none" w:sz="0" w:space="0" w:color="auto"/>
                        <w:bottom w:val="none" w:sz="0" w:space="0" w:color="auto"/>
                        <w:right w:val="none" w:sz="0" w:space="0" w:color="auto"/>
                      </w:divBdr>
                    </w:div>
                  </w:divsChild>
                </w:div>
                <w:div w:id="1745832838">
                  <w:marLeft w:val="0"/>
                  <w:marRight w:val="0"/>
                  <w:marTop w:val="0"/>
                  <w:marBottom w:val="0"/>
                  <w:divBdr>
                    <w:top w:val="none" w:sz="0" w:space="0" w:color="auto"/>
                    <w:left w:val="none" w:sz="0" w:space="0" w:color="auto"/>
                    <w:bottom w:val="none" w:sz="0" w:space="0" w:color="auto"/>
                    <w:right w:val="none" w:sz="0" w:space="0" w:color="auto"/>
                  </w:divBdr>
                  <w:divsChild>
                    <w:div w:id="514654945">
                      <w:marLeft w:val="0"/>
                      <w:marRight w:val="0"/>
                      <w:marTop w:val="0"/>
                      <w:marBottom w:val="0"/>
                      <w:divBdr>
                        <w:top w:val="none" w:sz="0" w:space="0" w:color="auto"/>
                        <w:left w:val="none" w:sz="0" w:space="0" w:color="auto"/>
                        <w:bottom w:val="none" w:sz="0" w:space="0" w:color="auto"/>
                        <w:right w:val="none" w:sz="0" w:space="0" w:color="auto"/>
                      </w:divBdr>
                    </w:div>
                  </w:divsChild>
                </w:div>
                <w:div w:id="1941523279">
                  <w:marLeft w:val="0"/>
                  <w:marRight w:val="0"/>
                  <w:marTop w:val="0"/>
                  <w:marBottom w:val="0"/>
                  <w:divBdr>
                    <w:top w:val="none" w:sz="0" w:space="0" w:color="auto"/>
                    <w:left w:val="none" w:sz="0" w:space="0" w:color="auto"/>
                    <w:bottom w:val="none" w:sz="0" w:space="0" w:color="auto"/>
                    <w:right w:val="none" w:sz="0" w:space="0" w:color="auto"/>
                  </w:divBdr>
                  <w:divsChild>
                    <w:div w:id="495806090">
                      <w:marLeft w:val="0"/>
                      <w:marRight w:val="0"/>
                      <w:marTop w:val="0"/>
                      <w:marBottom w:val="0"/>
                      <w:divBdr>
                        <w:top w:val="none" w:sz="0" w:space="0" w:color="auto"/>
                        <w:left w:val="none" w:sz="0" w:space="0" w:color="auto"/>
                        <w:bottom w:val="none" w:sz="0" w:space="0" w:color="auto"/>
                        <w:right w:val="none" w:sz="0" w:space="0" w:color="auto"/>
                      </w:divBdr>
                    </w:div>
                  </w:divsChild>
                </w:div>
                <w:div w:id="2046711427">
                  <w:marLeft w:val="0"/>
                  <w:marRight w:val="0"/>
                  <w:marTop w:val="0"/>
                  <w:marBottom w:val="0"/>
                  <w:divBdr>
                    <w:top w:val="none" w:sz="0" w:space="0" w:color="auto"/>
                    <w:left w:val="none" w:sz="0" w:space="0" w:color="auto"/>
                    <w:bottom w:val="none" w:sz="0" w:space="0" w:color="auto"/>
                    <w:right w:val="none" w:sz="0" w:space="0" w:color="auto"/>
                  </w:divBdr>
                  <w:divsChild>
                    <w:div w:id="1603419383">
                      <w:marLeft w:val="0"/>
                      <w:marRight w:val="0"/>
                      <w:marTop w:val="0"/>
                      <w:marBottom w:val="0"/>
                      <w:divBdr>
                        <w:top w:val="none" w:sz="0" w:space="0" w:color="auto"/>
                        <w:left w:val="none" w:sz="0" w:space="0" w:color="auto"/>
                        <w:bottom w:val="none" w:sz="0" w:space="0" w:color="auto"/>
                        <w:right w:val="none" w:sz="0" w:space="0" w:color="auto"/>
                      </w:divBdr>
                    </w:div>
                  </w:divsChild>
                </w:div>
                <w:div w:id="2076658344">
                  <w:marLeft w:val="0"/>
                  <w:marRight w:val="0"/>
                  <w:marTop w:val="0"/>
                  <w:marBottom w:val="0"/>
                  <w:divBdr>
                    <w:top w:val="none" w:sz="0" w:space="0" w:color="auto"/>
                    <w:left w:val="none" w:sz="0" w:space="0" w:color="auto"/>
                    <w:bottom w:val="none" w:sz="0" w:space="0" w:color="auto"/>
                    <w:right w:val="none" w:sz="0" w:space="0" w:color="auto"/>
                  </w:divBdr>
                  <w:divsChild>
                    <w:div w:id="255093287">
                      <w:marLeft w:val="0"/>
                      <w:marRight w:val="0"/>
                      <w:marTop w:val="0"/>
                      <w:marBottom w:val="0"/>
                      <w:divBdr>
                        <w:top w:val="none" w:sz="0" w:space="0" w:color="auto"/>
                        <w:left w:val="none" w:sz="0" w:space="0" w:color="auto"/>
                        <w:bottom w:val="none" w:sz="0" w:space="0" w:color="auto"/>
                        <w:right w:val="none" w:sz="0" w:space="0" w:color="auto"/>
                      </w:divBdr>
                    </w:div>
                  </w:divsChild>
                </w:div>
                <w:div w:id="2113043447">
                  <w:marLeft w:val="0"/>
                  <w:marRight w:val="0"/>
                  <w:marTop w:val="0"/>
                  <w:marBottom w:val="0"/>
                  <w:divBdr>
                    <w:top w:val="none" w:sz="0" w:space="0" w:color="auto"/>
                    <w:left w:val="none" w:sz="0" w:space="0" w:color="auto"/>
                    <w:bottom w:val="none" w:sz="0" w:space="0" w:color="auto"/>
                    <w:right w:val="none" w:sz="0" w:space="0" w:color="auto"/>
                  </w:divBdr>
                  <w:divsChild>
                    <w:div w:id="12121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9146">
          <w:marLeft w:val="0"/>
          <w:marRight w:val="0"/>
          <w:marTop w:val="0"/>
          <w:marBottom w:val="0"/>
          <w:divBdr>
            <w:top w:val="none" w:sz="0" w:space="0" w:color="auto"/>
            <w:left w:val="none" w:sz="0" w:space="0" w:color="auto"/>
            <w:bottom w:val="none" w:sz="0" w:space="0" w:color="auto"/>
            <w:right w:val="none" w:sz="0" w:space="0" w:color="auto"/>
          </w:divBdr>
        </w:div>
      </w:divsChild>
    </w:div>
    <w:div w:id="627126693">
      <w:bodyDiv w:val="1"/>
      <w:marLeft w:val="0"/>
      <w:marRight w:val="0"/>
      <w:marTop w:val="0"/>
      <w:marBottom w:val="0"/>
      <w:divBdr>
        <w:top w:val="none" w:sz="0" w:space="0" w:color="auto"/>
        <w:left w:val="none" w:sz="0" w:space="0" w:color="auto"/>
        <w:bottom w:val="none" w:sz="0" w:space="0" w:color="auto"/>
        <w:right w:val="none" w:sz="0" w:space="0" w:color="auto"/>
      </w:divBdr>
    </w:div>
    <w:div w:id="666135817">
      <w:bodyDiv w:val="1"/>
      <w:marLeft w:val="0"/>
      <w:marRight w:val="0"/>
      <w:marTop w:val="0"/>
      <w:marBottom w:val="0"/>
      <w:divBdr>
        <w:top w:val="none" w:sz="0" w:space="0" w:color="auto"/>
        <w:left w:val="none" w:sz="0" w:space="0" w:color="auto"/>
        <w:bottom w:val="none" w:sz="0" w:space="0" w:color="auto"/>
        <w:right w:val="none" w:sz="0" w:space="0" w:color="auto"/>
      </w:divBdr>
      <w:divsChild>
        <w:div w:id="565074174">
          <w:marLeft w:val="0"/>
          <w:marRight w:val="0"/>
          <w:marTop w:val="0"/>
          <w:marBottom w:val="0"/>
          <w:divBdr>
            <w:top w:val="none" w:sz="0" w:space="0" w:color="auto"/>
            <w:left w:val="none" w:sz="0" w:space="0" w:color="auto"/>
            <w:bottom w:val="none" w:sz="0" w:space="0" w:color="auto"/>
            <w:right w:val="none" w:sz="0" w:space="0" w:color="auto"/>
          </w:divBdr>
          <w:divsChild>
            <w:div w:id="3154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5047">
      <w:bodyDiv w:val="1"/>
      <w:marLeft w:val="0"/>
      <w:marRight w:val="0"/>
      <w:marTop w:val="0"/>
      <w:marBottom w:val="0"/>
      <w:divBdr>
        <w:top w:val="none" w:sz="0" w:space="0" w:color="auto"/>
        <w:left w:val="none" w:sz="0" w:space="0" w:color="auto"/>
        <w:bottom w:val="none" w:sz="0" w:space="0" w:color="auto"/>
        <w:right w:val="none" w:sz="0" w:space="0" w:color="auto"/>
      </w:divBdr>
    </w:div>
    <w:div w:id="749540265">
      <w:bodyDiv w:val="1"/>
      <w:marLeft w:val="0"/>
      <w:marRight w:val="0"/>
      <w:marTop w:val="0"/>
      <w:marBottom w:val="0"/>
      <w:divBdr>
        <w:top w:val="none" w:sz="0" w:space="0" w:color="auto"/>
        <w:left w:val="none" w:sz="0" w:space="0" w:color="auto"/>
        <w:bottom w:val="none" w:sz="0" w:space="0" w:color="auto"/>
        <w:right w:val="none" w:sz="0" w:space="0" w:color="auto"/>
      </w:divBdr>
      <w:divsChild>
        <w:div w:id="1328554084">
          <w:marLeft w:val="0"/>
          <w:marRight w:val="0"/>
          <w:marTop w:val="0"/>
          <w:marBottom w:val="0"/>
          <w:divBdr>
            <w:top w:val="none" w:sz="0" w:space="0" w:color="auto"/>
            <w:left w:val="none" w:sz="0" w:space="0" w:color="auto"/>
            <w:bottom w:val="none" w:sz="0" w:space="0" w:color="auto"/>
            <w:right w:val="none" w:sz="0" w:space="0" w:color="auto"/>
          </w:divBdr>
          <w:divsChild>
            <w:div w:id="15350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8542">
      <w:bodyDiv w:val="1"/>
      <w:marLeft w:val="0"/>
      <w:marRight w:val="0"/>
      <w:marTop w:val="0"/>
      <w:marBottom w:val="0"/>
      <w:divBdr>
        <w:top w:val="none" w:sz="0" w:space="0" w:color="auto"/>
        <w:left w:val="none" w:sz="0" w:space="0" w:color="auto"/>
        <w:bottom w:val="none" w:sz="0" w:space="0" w:color="auto"/>
        <w:right w:val="none" w:sz="0" w:space="0" w:color="auto"/>
      </w:divBdr>
      <w:divsChild>
        <w:div w:id="4090848">
          <w:marLeft w:val="0"/>
          <w:marRight w:val="0"/>
          <w:marTop w:val="0"/>
          <w:marBottom w:val="0"/>
          <w:divBdr>
            <w:top w:val="none" w:sz="0" w:space="0" w:color="auto"/>
            <w:left w:val="none" w:sz="0" w:space="0" w:color="auto"/>
            <w:bottom w:val="none" w:sz="0" w:space="0" w:color="auto"/>
            <w:right w:val="none" w:sz="0" w:space="0" w:color="auto"/>
          </w:divBdr>
        </w:div>
        <w:div w:id="11958596">
          <w:marLeft w:val="0"/>
          <w:marRight w:val="0"/>
          <w:marTop w:val="0"/>
          <w:marBottom w:val="0"/>
          <w:divBdr>
            <w:top w:val="none" w:sz="0" w:space="0" w:color="auto"/>
            <w:left w:val="none" w:sz="0" w:space="0" w:color="auto"/>
            <w:bottom w:val="none" w:sz="0" w:space="0" w:color="auto"/>
            <w:right w:val="none" w:sz="0" w:space="0" w:color="auto"/>
          </w:divBdr>
        </w:div>
        <w:div w:id="20740627">
          <w:marLeft w:val="0"/>
          <w:marRight w:val="0"/>
          <w:marTop w:val="0"/>
          <w:marBottom w:val="0"/>
          <w:divBdr>
            <w:top w:val="none" w:sz="0" w:space="0" w:color="auto"/>
            <w:left w:val="none" w:sz="0" w:space="0" w:color="auto"/>
            <w:bottom w:val="none" w:sz="0" w:space="0" w:color="auto"/>
            <w:right w:val="none" w:sz="0" w:space="0" w:color="auto"/>
          </w:divBdr>
        </w:div>
        <w:div w:id="26956356">
          <w:marLeft w:val="0"/>
          <w:marRight w:val="0"/>
          <w:marTop w:val="0"/>
          <w:marBottom w:val="0"/>
          <w:divBdr>
            <w:top w:val="none" w:sz="0" w:space="0" w:color="auto"/>
            <w:left w:val="none" w:sz="0" w:space="0" w:color="auto"/>
            <w:bottom w:val="none" w:sz="0" w:space="0" w:color="auto"/>
            <w:right w:val="none" w:sz="0" w:space="0" w:color="auto"/>
          </w:divBdr>
        </w:div>
        <w:div w:id="29958550">
          <w:marLeft w:val="0"/>
          <w:marRight w:val="0"/>
          <w:marTop w:val="0"/>
          <w:marBottom w:val="0"/>
          <w:divBdr>
            <w:top w:val="none" w:sz="0" w:space="0" w:color="auto"/>
            <w:left w:val="none" w:sz="0" w:space="0" w:color="auto"/>
            <w:bottom w:val="none" w:sz="0" w:space="0" w:color="auto"/>
            <w:right w:val="none" w:sz="0" w:space="0" w:color="auto"/>
          </w:divBdr>
        </w:div>
        <w:div w:id="31615720">
          <w:marLeft w:val="0"/>
          <w:marRight w:val="0"/>
          <w:marTop w:val="0"/>
          <w:marBottom w:val="0"/>
          <w:divBdr>
            <w:top w:val="none" w:sz="0" w:space="0" w:color="auto"/>
            <w:left w:val="none" w:sz="0" w:space="0" w:color="auto"/>
            <w:bottom w:val="none" w:sz="0" w:space="0" w:color="auto"/>
            <w:right w:val="none" w:sz="0" w:space="0" w:color="auto"/>
          </w:divBdr>
        </w:div>
        <w:div w:id="43455898">
          <w:marLeft w:val="0"/>
          <w:marRight w:val="0"/>
          <w:marTop w:val="0"/>
          <w:marBottom w:val="0"/>
          <w:divBdr>
            <w:top w:val="none" w:sz="0" w:space="0" w:color="auto"/>
            <w:left w:val="none" w:sz="0" w:space="0" w:color="auto"/>
            <w:bottom w:val="none" w:sz="0" w:space="0" w:color="auto"/>
            <w:right w:val="none" w:sz="0" w:space="0" w:color="auto"/>
          </w:divBdr>
        </w:div>
        <w:div w:id="59066138">
          <w:marLeft w:val="0"/>
          <w:marRight w:val="0"/>
          <w:marTop w:val="0"/>
          <w:marBottom w:val="0"/>
          <w:divBdr>
            <w:top w:val="none" w:sz="0" w:space="0" w:color="auto"/>
            <w:left w:val="none" w:sz="0" w:space="0" w:color="auto"/>
            <w:bottom w:val="none" w:sz="0" w:space="0" w:color="auto"/>
            <w:right w:val="none" w:sz="0" w:space="0" w:color="auto"/>
          </w:divBdr>
        </w:div>
        <w:div w:id="59525991">
          <w:marLeft w:val="0"/>
          <w:marRight w:val="0"/>
          <w:marTop w:val="0"/>
          <w:marBottom w:val="0"/>
          <w:divBdr>
            <w:top w:val="none" w:sz="0" w:space="0" w:color="auto"/>
            <w:left w:val="none" w:sz="0" w:space="0" w:color="auto"/>
            <w:bottom w:val="none" w:sz="0" w:space="0" w:color="auto"/>
            <w:right w:val="none" w:sz="0" w:space="0" w:color="auto"/>
          </w:divBdr>
        </w:div>
        <w:div w:id="60055849">
          <w:marLeft w:val="0"/>
          <w:marRight w:val="0"/>
          <w:marTop w:val="0"/>
          <w:marBottom w:val="0"/>
          <w:divBdr>
            <w:top w:val="none" w:sz="0" w:space="0" w:color="auto"/>
            <w:left w:val="none" w:sz="0" w:space="0" w:color="auto"/>
            <w:bottom w:val="none" w:sz="0" w:space="0" w:color="auto"/>
            <w:right w:val="none" w:sz="0" w:space="0" w:color="auto"/>
          </w:divBdr>
        </w:div>
        <w:div w:id="62142057">
          <w:marLeft w:val="0"/>
          <w:marRight w:val="0"/>
          <w:marTop w:val="0"/>
          <w:marBottom w:val="0"/>
          <w:divBdr>
            <w:top w:val="none" w:sz="0" w:space="0" w:color="auto"/>
            <w:left w:val="none" w:sz="0" w:space="0" w:color="auto"/>
            <w:bottom w:val="none" w:sz="0" w:space="0" w:color="auto"/>
            <w:right w:val="none" w:sz="0" w:space="0" w:color="auto"/>
          </w:divBdr>
        </w:div>
        <w:div w:id="63572902">
          <w:marLeft w:val="0"/>
          <w:marRight w:val="0"/>
          <w:marTop w:val="0"/>
          <w:marBottom w:val="0"/>
          <w:divBdr>
            <w:top w:val="none" w:sz="0" w:space="0" w:color="auto"/>
            <w:left w:val="none" w:sz="0" w:space="0" w:color="auto"/>
            <w:bottom w:val="none" w:sz="0" w:space="0" w:color="auto"/>
            <w:right w:val="none" w:sz="0" w:space="0" w:color="auto"/>
          </w:divBdr>
        </w:div>
        <w:div w:id="103307198">
          <w:marLeft w:val="0"/>
          <w:marRight w:val="0"/>
          <w:marTop w:val="0"/>
          <w:marBottom w:val="0"/>
          <w:divBdr>
            <w:top w:val="none" w:sz="0" w:space="0" w:color="auto"/>
            <w:left w:val="none" w:sz="0" w:space="0" w:color="auto"/>
            <w:bottom w:val="none" w:sz="0" w:space="0" w:color="auto"/>
            <w:right w:val="none" w:sz="0" w:space="0" w:color="auto"/>
          </w:divBdr>
        </w:div>
        <w:div w:id="109014638">
          <w:marLeft w:val="0"/>
          <w:marRight w:val="0"/>
          <w:marTop w:val="0"/>
          <w:marBottom w:val="0"/>
          <w:divBdr>
            <w:top w:val="none" w:sz="0" w:space="0" w:color="auto"/>
            <w:left w:val="none" w:sz="0" w:space="0" w:color="auto"/>
            <w:bottom w:val="none" w:sz="0" w:space="0" w:color="auto"/>
            <w:right w:val="none" w:sz="0" w:space="0" w:color="auto"/>
          </w:divBdr>
        </w:div>
        <w:div w:id="112869379">
          <w:marLeft w:val="0"/>
          <w:marRight w:val="0"/>
          <w:marTop w:val="0"/>
          <w:marBottom w:val="0"/>
          <w:divBdr>
            <w:top w:val="none" w:sz="0" w:space="0" w:color="auto"/>
            <w:left w:val="none" w:sz="0" w:space="0" w:color="auto"/>
            <w:bottom w:val="none" w:sz="0" w:space="0" w:color="auto"/>
            <w:right w:val="none" w:sz="0" w:space="0" w:color="auto"/>
          </w:divBdr>
        </w:div>
        <w:div w:id="119766470">
          <w:marLeft w:val="0"/>
          <w:marRight w:val="0"/>
          <w:marTop w:val="0"/>
          <w:marBottom w:val="0"/>
          <w:divBdr>
            <w:top w:val="none" w:sz="0" w:space="0" w:color="auto"/>
            <w:left w:val="none" w:sz="0" w:space="0" w:color="auto"/>
            <w:bottom w:val="none" w:sz="0" w:space="0" w:color="auto"/>
            <w:right w:val="none" w:sz="0" w:space="0" w:color="auto"/>
          </w:divBdr>
        </w:div>
        <w:div w:id="122239454">
          <w:marLeft w:val="0"/>
          <w:marRight w:val="0"/>
          <w:marTop w:val="0"/>
          <w:marBottom w:val="0"/>
          <w:divBdr>
            <w:top w:val="none" w:sz="0" w:space="0" w:color="auto"/>
            <w:left w:val="none" w:sz="0" w:space="0" w:color="auto"/>
            <w:bottom w:val="none" w:sz="0" w:space="0" w:color="auto"/>
            <w:right w:val="none" w:sz="0" w:space="0" w:color="auto"/>
          </w:divBdr>
        </w:div>
        <w:div w:id="127625545">
          <w:marLeft w:val="0"/>
          <w:marRight w:val="0"/>
          <w:marTop w:val="0"/>
          <w:marBottom w:val="0"/>
          <w:divBdr>
            <w:top w:val="none" w:sz="0" w:space="0" w:color="auto"/>
            <w:left w:val="none" w:sz="0" w:space="0" w:color="auto"/>
            <w:bottom w:val="none" w:sz="0" w:space="0" w:color="auto"/>
            <w:right w:val="none" w:sz="0" w:space="0" w:color="auto"/>
          </w:divBdr>
        </w:div>
        <w:div w:id="130488645">
          <w:marLeft w:val="0"/>
          <w:marRight w:val="0"/>
          <w:marTop w:val="0"/>
          <w:marBottom w:val="0"/>
          <w:divBdr>
            <w:top w:val="none" w:sz="0" w:space="0" w:color="auto"/>
            <w:left w:val="none" w:sz="0" w:space="0" w:color="auto"/>
            <w:bottom w:val="none" w:sz="0" w:space="0" w:color="auto"/>
            <w:right w:val="none" w:sz="0" w:space="0" w:color="auto"/>
          </w:divBdr>
        </w:div>
        <w:div w:id="135755774">
          <w:marLeft w:val="0"/>
          <w:marRight w:val="0"/>
          <w:marTop w:val="0"/>
          <w:marBottom w:val="0"/>
          <w:divBdr>
            <w:top w:val="none" w:sz="0" w:space="0" w:color="auto"/>
            <w:left w:val="none" w:sz="0" w:space="0" w:color="auto"/>
            <w:bottom w:val="none" w:sz="0" w:space="0" w:color="auto"/>
            <w:right w:val="none" w:sz="0" w:space="0" w:color="auto"/>
          </w:divBdr>
        </w:div>
        <w:div w:id="138302040">
          <w:marLeft w:val="0"/>
          <w:marRight w:val="0"/>
          <w:marTop w:val="0"/>
          <w:marBottom w:val="0"/>
          <w:divBdr>
            <w:top w:val="none" w:sz="0" w:space="0" w:color="auto"/>
            <w:left w:val="none" w:sz="0" w:space="0" w:color="auto"/>
            <w:bottom w:val="none" w:sz="0" w:space="0" w:color="auto"/>
            <w:right w:val="none" w:sz="0" w:space="0" w:color="auto"/>
          </w:divBdr>
        </w:div>
        <w:div w:id="139151208">
          <w:marLeft w:val="0"/>
          <w:marRight w:val="0"/>
          <w:marTop w:val="0"/>
          <w:marBottom w:val="0"/>
          <w:divBdr>
            <w:top w:val="none" w:sz="0" w:space="0" w:color="auto"/>
            <w:left w:val="none" w:sz="0" w:space="0" w:color="auto"/>
            <w:bottom w:val="none" w:sz="0" w:space="0" w:color="auto"/>
            <w:right w:val="none" w:sz="0" w:space="0" w:color="auto"/>
          </w:divBdr>
        </w:div>
        <w:div w:id="185410217">
          <w:marLeft w:val="0"/>
          <w:marRight w:val="0"/>
          <w:marTop w:val="0"/>
          <w:marBottom w:val="0"/>
          <w:divBdr>
            <w:top w:val="none" w:sz="0" w:space="0" w:color="auto"/>
            <w:left w:val="none" w:sz="0" w:space="0" w:color="auto"/>
            <w:bottom w:val="none" w:sz="0" w:space="0" w:color="auto"/>
            <w:right w:val="none" w:sz="0" w:space="0" w:color="auto"/>
          </w:divBdr>
        </w:div>
        <w:div w:id="193230919">
          <w:marLeft w:val="0"/>
          <w:marRight w:val="0"/>
          <w:marTop w:val="0"/>
          <w:marBottom w:val="0"/>
          <w:divBdr>
            <w:top w:val="none" w:sz="0" w:space="0" w:color="auto"/>
            <w:left w:val="none" w:sz="0" w:space="0" w:color="auto"/>
            <w:bottom w:val="none" w:sz="0" w:space="0" w:color="auto"/>
            <w:right w:val="none" w:sz="0" w:space="0" w:color="auto"/>
          </w:divBdr>
        </w:div>
        <w:div w:id="201946744">
          <w:marLeft w:val="0"/>
          <w:marRight w:val="0"/>
          <w:marTop w:val="0"/>
          <w:marBottom w:val="0"/>
          <w:divBdr>
            <w:top w:val="none" w:sz="0" w:space="0" w:color="auto"/>
            <w:left w:val="none" w:sz="0" w:space="0" w:color="auto"/>
            <w:bottom w:val="none" w:sz="0" w:space="0" w:color="auto"/>
            <w:right w:val="none" w:sz="0" w:space="0" w:color="auto"/>
          </w:divBdr>
        </w:div>
        <w:div w:id="212665944">
          <w:marLeft w:val="0"/>
          <w:marRight w:val="0"/>
          <w:marTop w:val="0"/>
          <w:marBottom w:val="0"/>
          <w:divBdr>
            <w:top w:val="none" w:sz="0" w:space="0" w:color="auto"/>
            <w:left w:val="none" w:sz="0" w:space="0" w:color="auto"/>
            <w:bottom w:val="none" w:sz="0" w:space="0" w:color="auto"/>
            <w:right w:val="none" w:sz="0" w:space="0" w:color="auto"/>
          </w:divBdr>
        </w:div>
        <w:div w:id="244652580">
          <w:marLeft w:val="0"/>
          <w:marRight w:val="0"/>
          <w:marTop w:val="0"/>
          <w:marBottom w:val="0"/>
          <w:divBdr>
            <w:top w:val="none" w:sz="0" w:space="0" w:color="auto"/>
            <w:left w:val="none" w:sz="0" w:space="0" w:color="auto"/>
            <w:bottom w:val="none" w:sz="0" w:space="0" w:color="auto"/>
            <w:right w:val="none" w:sz="0" w:space="0" w:color="auto"/>
          </w:divBdr>
        </w:div>
        <w:div w:id="246354418">
          <w:marLeft w:val="0"/>
          <w:marRight w:val="0"/>
          <w:marTop w:val="0"/>
          <w:marBottom w:val="0"/>
          <w:divBdr>
            <w:top w:val="none" w:sz="0" w:space="0" w:color="auto"/>
            <w:left w:val="none" w:sz="0" w:space="0" w:color="auto"/>
            <w:bottom w:val="none" w:sz="0" w:space="0" w:color="auto"/>
            <w:right w:val="none" w:sz="0" w:space="0" w:color="auto"/>
          </w:divBdr>
        </w:div>
        <w:div w:id="251790479">
          <w:marLeft w:val="0"/>
          <w:marRight w:val="0"/>
          <w:marTop w:val="0"/>
          <w:marBottom w:val="0"/>
          <w:divBdr>
            <w:top w:val="none" w:sz="0" w:space="0" w:color="auto"/>
            <w:left w:val="none" w:sz="0" w:space="0" w:color="auto"/>
            <w:bottom w:val="none" w:sz="0" w:space="0" w:color="auto"/>
            <w:right w:val="none" w:sz="0" w:space="0" w:color="auto"/>
          </w:divBdr>
        </w:div>
        <w:div w:id="252397098">
          <w:marLeft w:val="0"/>
          <w:marRight w:val="0"/>
          <w:marTop w:val="0"/>
          <w:marBottom w:val="0"/>
          <w:divBdr>
            <w:top w:val="none" w:sz="0" w:space="0" w:color="auto"/>
            <w:left w:val="none" w:sz="0" w:space="0" w:color="auto"/>
            <w:bottom w:val="none" w:sz="0" w:space="0" w:color="auto"/>
            <w:right w:val="none" w:sz="0" w:space="0" w:color="auto"/>
          </w:divBdr>
        </w:div>
        <w:div w:id="252981854">
          <w:marLeft w:val="0"/>
          <w:marRight w:val="0"/>
          <w:marTop w:val="0"/>
          <w:marBottom w:val="0"/>
          <w:divBdr>
            <w:top w:val="none" w:sz="0" w:space="0" w:color="auto"/>
            <w:left w:val="none" w:sz="0" w:space="0" w:color="auto"/>
            <w:bottom w:val="none" w:sz="0" w:space="0" w:color="auto"/>
            <w:right w:val="none" w:sz="0" w:space="0" w:color="auto"/>
          </w:divBdr>
        </w:div>
        <w:div w:id="269436635">
          <w:marLeft w:val="0"/>
          <w:marRight w:val="0"/>
          <w:marTop w:val="0"/>
          <w:marBottom w:val="0"/>
          <w:divBdr>
            <w:top w:val="none" w:sz="0" w:space="0" w:color="auto"/>
            <w:left w:val="none" w:sz="0" w:space="0" w:color="auto"/>
            <w:bottom w:val="none" w:sz="0" w:space="0" w:color="auto"/>
            <w:right w:val="none" w:sz="0" w:space="0" w:color="auto"/>
          </w:divBdr>
        </w:div>
        <w:div w:id="277954968">
          <w:marLeft w:val="0"/>
          <w:marRight w:val="0"/>
          <w:marTop w:val="0"/>
          <w:marBottom w:val="0"/>
          <w:divBdr>
            <w:top w:val="none" w:sz="0" w:space="0" w:color="auto"/>
            <w:left w:val="none" w:sz="0" w:space="0" w:color="auto"/>
            <w:bottom w:val="none" w:sz="0" w:space="0" w:color="auto"/>
            <w:right w:val="none" w:sz="0" w:space="0" w:color="auto"/>
          </w:divBdr>
        </w:div>
        <w:div w:id="281813814">
          <w:marLeft w:val="0"/>
          <w:marRight w:val="0"/>
          <w:marTop w:val="0"/>
          <w:marBottom w:val="0"/>
          <w:divBdr>
            <w:top w:val="none" w:sz="0" w:space="0" w:color="auto"/>
            <w:left w:val="none" w:sz="0" w:space="0" w:color="auto"/>
            <w:bottom w:val="none" w:sz="0" w:space="0" w:color="auto"/>
            <w:right w:val="none" w:sz="0" w:space="0" w:color="auto"/>
          </w:divBdr>
        </w:div>
        <w:div w:id="293758769">
          <w:marLeft w:val="0"/>
          <w:marRight w:val="0"/>
          <w:marTop w:val="0"/>
          <w:marBottom w:val="0"/>
          <w:divBdr>
            <w:top w:val="none" w:sz="0" w:space="0" w:color="auto"/>
            <w:left w:val="none" w:sz="0" w:space="0" w:color="auto"/>
            <w:bottom w:val="none" w:sz="0" w:space="0" w:color="auto"/>
            <w:right w:val="none" w:sz="0" w:space="0" w:color="auto"/>
          </w:divBdr>
        </w:div>
        <w:div w:id="329064886">
          <w:marLeft w:val="0"/>
          <w:marRight w:val="0"/>
          <w:marTop w:val="0"/>
          <w:marBottom w:val="0"/>
          <w:divBdr>
            <w:top w:val="none" w:sz="0" w:space="0" w:color="auto"/>
            <w:left w:val="none" w:sz="0" w:space="0" w:color="auto"/>
            <w:bottom w:val="none" w:sz="0" w:space="0" w:color="auto"/>
            <w:right w:val="none" w:sz="0" w:space="0" w:color="auto"/>
          </w:divBdr>
        </w:div>
        <w:div w:id="350642348">
          <w:marLeft w:val="0"/>
          <w:marRight w:val="0"/>
          <w:marTop w:val="0"/>
          <w:marBottom w:val="0"/>
          <w:divBdr>
            <w:top w:val="none" w:sz="0" w:space="0" w:color="auto"/>
            <w:left w:val="none" w:sz="0" w:space="0" w:color="auto"/>
            <w:bottom w:val="none" w:sz="0" w:space="0" w:color="auto"/>
            <w:right w:val="none" w:sz="0" w:space="0" w:color="auto"/>
          </w:divBdr>
        </w:div>
        <w:div w:id="354312488">
          <w:marLeft w:val="0"/>
          <w:marRight w:val="0"/>
          <w:marTop w:val="0"/>
          <w:marBottom w:val="0"/>
          <w:divBdr>
            <w:top w:val="none" w:sz="0" w:space="0" w:color="auto"/>
            <w:left w:val="none" w:sz="0" w:space="0" w:color="auto"/>
            <w:bottom w:val="none" w:sz="0" w:space="0" w:color="auto"/>
            <w:right w:val="none" w:sz="0" w:space="0" w:color="auto"/>
          </w:divBdr>
        </w:div>
        <w:div w:id="362678287">
          <w:marLeft w:val="0"/>
          <w:marRight w:val="0"/>
          <w:marTop w:val="0"/>
          <w:marBottom w:val="0"/>
          <w:divBdr>
            <w:top w:val="none" w:sz="0" w:space="0" w:color="auto"/>
            <w:left w:val="none" w:sz="0" w:space="0" w:color="auto"/>
            <w:bottom w:val="none" w:sz="0" w:space="0" w:color="auto"/>
            <w:right w:val="none" w:sz="0" w:space="0" w:color="auto"/>
          </w:divBdr>
        </w:div>
        <w:div w:id="370038358">
          <w:marLeft w:val="0"/>
          <w:marRight w:val="0"/>
          <w:marTop w:val="0"/>
          <w:marBottom w:val="0"/>
          <w:divBdr>
            <w:top w:val="none" w:sz="0" w:space="0" w:color="auto"/>
            <w:left w:val="none" w:sz="0" w:space="0" w:color="auto"/>
            <w:bottom w:val="none" w:sz="0" w:space="0" w:color="auto"/>
            <w:right w:val="none" w:sz="0" w:space="0" w:color="auto"/>
          </w:divBdr>
        </w:div>
        <w:div w:id="385569012">
          <w:marLeft w:val="0"/>
          <w:marRight w:val="0"/>
          <w:marTop w:val="0"/>
          <w:marBottom w:val="0"/>
          <w:divBdr>
            <w:top w:val="none" w:sz="0" w:space="0" w:color="auto"/>
            <w:left w:val="none" w:sz="0" w:space="0" w:color="auto"/>
            <w:bottom w:val="none" w:sz="0" w:space="0" w:color="auto"/>
            <w:right w:val="none" w:sz="0" w:space="0" w:color="auto"/>
          </w:divBdr>
        </w:div>
        <w:div w:id="440759918">
          <w:marLeft w:val="0"/>
          <w:marRight w:val="0"/>
          <w:marTop w:val="0"/>
          <w:marBottom w:val="0"/>
          <w:divBdr>
            <w:top w:val="none" w:sz="0" w:space="0" w:color="auto"/>
            <w:left w:val="none" w:sz="0" w:space="0" w:color="auto"/>
            <w:bottom w:val="none" w:sz="0" w:space="0" w:color="auto"/>
            <w:right w:val="none" w:sz="0" w:space="0" w:color="auto"/>
          </w:divBdr>
        </w:div>
        <w:div w:id="440954983">
          <w:marLeft w:val="0"/>
          <w:marRight w:val="0"/>
          <w:marTop w:val="0"/>
          <w:marBottom w:val="0"/>
          <w:divBdr>
            <w:top w:val="none" w:sz="0" w:space="0" w:color="auto"/>
            <w:left w:val="none" w:sz="0" w:space="0" w:color="auto"/>
            <w:bottom w:val="none" w:sz="0" w:space="0" w:color="auto"/>
            <w:right w:val="none" w:sz="0" w:space="0" w:color="auto"/>
          </w:divBdr>
        </w:div>
        <w:div w:id="458188057">
          <w:marLeft w:val="0"/>
          <w:marRight w:val="0"/>
          <w:marTop w:val="0"/>
          <w:marBottom w:val="0"/>
          <w:divBdr>
            <w:top w:val="none" w:sz="0" w:space="0" w:color="auto"/>
            <w:left w:val="none" w:sz="0" w:space="0" w:color="auto"/>
            <w:bottom w:val="none" w:sz="0" w:space="0" w:color="auto"/>
            <w:right w:val="none" w:sz="0" w:space="0" w:color="auto"/>
          </w:divBdr>
        </w:div>
        <w:div w:id="459106314">
          <w:marLeft w:val="0"/>
          <w:marRight w:val="0"/>
          <w:marTop w:val="0"/>
          <w:marBottom w:val="0"/>
          <w:divBdr>
            <w:top w:val="none" w:sz="0" w:space="0" w:color="auto"/>
            <w:left w:val="none" w:sz="0" w:space="0" w:color="auto"/>
            <w:bottom w:val="none" w:sz="0" w:space="0" w:color="auto"/>
            <w:right w:val="none" w:sz="0" w:space="0" w:color="auto"/>
          </w:divBdr>
        </w:div>
        <w:div w:id="482696113">
          <w:marLeft w:val="0"/>
          <w:marRight w:val="0"/>
          <w:marTop w:val="0"/>
          <w:marBottom w:val="0"/>
          <w:divBdr>
            <w:top w:val="none" w:sz="0" w:space="0" w:color="auto"/>
            <w:left w:val="none" w:sz="0" w:space="0" w:color="auto"/>
            <w:bottom w:val="none" w:sz="0" w:space="0" w:color="auto"/>
            <w:right w:val="none" w:sz="0" w:space="0" w:color="auto"/>
          </w:divBdr>
        </w:div>
        <w:div w:id="487480092">
          <w:marLeft w:val="0"/>
          <w:marRight w:val="0"/>
          <w:marTop w:val="0"/>
          <w:marBottom w:val="0"/>
          <w:divBdr>
            <w:top w:val="none" w:sz="0" w:space="0" w:color="auto"/>
            <w:left w:val="none" w:sz="0" w:space="0" w:color="auto"/>
            <w:bottom w:val="none" w:sz="0" w:space="0" w:color="auto"/>
            <w:right w:val="none" w:sz="0" w:space="0" w:color="auto"/>
          </w:divBdr>
        </w:div>
        <w:div w:id="494612122">
          <w:marLeft w:val="0"/>
          <w:marRight w:val="0"/>
          <w:marTop w:val="0"/>
          <w:marBottom w:val="0"/>
          <w:divBdr>
            <w:top w:val="none" w:sz="0" w:space="0" w:color="auto"/>
            <w:left w:val="none" w:sz="0" w:space="0" w:color="auto"/>
            <w:bottom w:val="none" w:sz="0" w:space="0" w:color="auto"/>
            <w:right w:val="none" w:sz="0" w:space="0" w:color="auto"/>
          </w:divBdr>
        </w:div>
        <w:div w:id="508639253">
          <w:marLeft w:val="0"/>
          <w:marRight w:val="0"/>
          <w:marTop w:val="0"/>
          <w:marBottom w:val="0"/>
          <w:divBdr>
            <w:top w:val="none" w:sz="0" w:space="0" w:color="auto"/>
            <w:left w:val="none" w:sz="0" w:space="0" w:color="auto"/>
            <w:bottom w:val="none" w:sz="0" w:space="0" w:color="auto"/>
            <w:right w:val="none" w:sz="0" w:space="0" w:color="auto"/>
          </w:divBdr>
        </w:div>
        <w:div w:id="522520209">
          <w:marLeft w:val="0"/>
          <w:marRight w:val="0"/>
          <w:marTop w:val="0"/>
          <w:marBottom w:val="0"/>
          <w:divBdr>
            <w:top w:val="none" w:sz="0" w:space="0" w:color="auto"/>
            <w:left w:val="none" w:sz="0" w:space="0" w:color="auto"/>
            <w:bottom w:val="none" w:sz="0" w:space="0" w:color="auto"/>
            <w:right w:val="none" w:sz="0" w:space="0" w:color="auto"/>
          </w:divBdr>
        </w:div>
        <w:div w:id="530803971">
          <w:marLeft w:val="0"/>
          <w:marRight w:val="0"/>
          <w:marTop w:val="0"/>
          <w:marBottom w:val="0"/>
          <w:divBdr>
            <w:top w:val="none" w:sz="0" w:space="0" w:color="auto"/>
            <w:left w:val="none" w:sz="0" w:space="0" w:color="auto"/>
            <w:bottom w:val="none" w:sz="0" w:space="0" w:color="auto"/>
            <w:right w:val="none" w:sz="0" w:space="0" w:color="auto"/>
          </w:divBdr>
        </w:div>
        <w:div w:id="559174419">
          <w:marLeft w:val="0"/>
          <w:marRight w:val="0"/>
          <w:marTop w:val="0"/>
          <w:marBottom w:val="0"/>
          <w:divBdr>
            <w:top w:val="none" w:sz="0" w:space="0" w:color="auto"/>
            <w:left w:val="none" w:sz="0" w:space="0" w:color="auto"/>
            <w:bottom w:val="none" w:sz="0" w:space="0" w:color="auto"/>
            <w:right w:val="none" w:sz="0" w:space="0" w:color="auto"/>
          </w:divBdr>
        </w:div>
        <w:div w:id="569196754">
          <w:marLeft w:val="0"/>
          <w:marRight w:val="0"/>
          <w:marTop w:val="0"/>
          <w:marBottom w:val="0"/>
          <w:divBdr>
            <w:top w:val="none" w:sz="0" w:space="0" w:color="auto"/>
            <w:left w:val="none" w:sz="0" w:space="0" w:color="auto"/>
            <w:bottom w:val="none" w:sz="0" w:space="0" w:color="auto"/>
            <w:right w:val="none" w:sz="0" w:space="0" w:color="auto"/>
          </w:divBdr>
        </w:div>
        <w:div w:id="572201742">
          <w:marLeft w:val="0"/>
          <w:marRight w:val="0"/>
          <w:marTop w:val="0"/>
          <w:marBottom w:val="0"/>
          <w:divBdr>
            <w:top w:val="none" w:sz="0" w:space="0" w:color="auto"/>
            <w:left w:val="none" w:sz="0" w:space="0" w:color="auto"/>
            <w:bottom w:val="none" w:sz="0" w:space="0" w:color="auto"/>
            <w:right w:val="none" w:sz="0" w:space="0" w:color="auto"/>
          </w:divBdr>
        </w:div>
        <w:div w:id="577326312">
          <w:marLeft w:val="0"/>
          <w:marRight w:val="0"/>
          <w:marTop w:val="0"/>
          <w:marBottom w:val="0"/>
          <w:divBdr>
            <w:top w:val="none" w:sz="0" w:space="0" w:color="auto"/>
            <w:left w:val="none" w:sz="0" w:space="0" w:color="auto"/>
            <w:bottom w:val="none" w:sz="0" w:space="0" w:color="auto"/>
            <w:right w:val="none" w:sz="0" w:space="0" w:color="auto"/>
          </w:divBdr>
        </w:div>
        <w:div w:id="587926188">
          <w:marLeft w:val="0"/>
          <w:marRight w:val="0"/>
          <w:marTop w:val="0"/>
          <w:marBottom w:val="0"/>
          <w:divBdr>
            <w:top w:val="none" w:sz="0" w:space="0" w:color="auto"/>
            <w:left w:val="none" w:sz="0" w:space="0" w:color="auto"/>
            <w:bottom w:val="none" w:sz="0" w:space="0" w:color="auto"/>
            <w:right w:val="none" w:sz="0" w:space="0" w:color="auto"/>
          </w:divBdr>
        </w:div>
        <w:div w:id="588394074">
          <w:marLeft w:val="0"/>
          <w:marRight w:val="0"/>
          <w:marTop w:val="0"/>
          <w:marBottom w:val="0"/>
          <w:divBdr>
            <w:top w:val="none" w:sz="0" w:space="0" w:color="auto"/>
            <w:left w:val="none" w:sz="0" w:space="0" w:color="auto"/>
            <w:bottom w:val="none" w:sz="0" w:space="0" w:color="auto"/>
            <w:right w:val="none" w:sz="0" w:space="0" w:color="auto"/>
          </w:divBdr>
        </w:div>
        <w:div w:id="647250386">
          <w:marLeft w:val="0"/>
          <w:marRight w:val="0"/>
          <w:marTop w:val="0"/>
          <w:marBottom w:val="0"/>
          <w:divBdr>
            <w:top w:val="none" w:sz="0" w:space="0" w:color="auto"/>
            <w:left w:val="none" w:sz="0" w:space="0" w:color="auto"/>
            <w:bottom w:val="none" w:sz="0" w:space="0" w:color="auto"/>
            <w:right w:val="none" w:sz="0" w:space="0" w:color="auto"/>
          </w:divBdr>
        </w:div>
        <w:div w:id="649596894">
          <w:marLeft w:val="0"/>
          <w:marRight w:val="0"/>
          <w:marTop w:val="0"/>
          <w:marBottom w:val="0"/>
          <w:divBdr>
            <w:top w:val="none" w:sz="0" w:space="0" w:color="auto"/>
            <w:left w:val="none" w:sz="0" w:space="0" w:color="auto"/>
            <w:bottom w:val="none" w:sz="0" w:space="0" w:color="auto"/>
            <w:right w:val="none" w:sz="0" w:space="0" w:color="auto"/>
          </w:divBdr>
        </w:div>
        <w:div w:id="662510766">
          <w:marLeft w:val="0"/>
          <w:marRight w:val="0"/>
          <w:marTop w:val="0"/>
          <w:marBottom w:val="0"/>
          <w:divBdr>
            <w:top w:val="none" w:sz="0" w:space="0" w:color="auto"/>
            <w:left w:val="none" w:sz="0" w:space="0" w:color="auto"/>
            <w:bottom w:val="none" w:sz="0" w:space="0" w:color="auto"/>
            <w:right w:val="none" w:sz="0" w:space="0" w:color="auto"/>
          </w:divBdr>
        </w:div>
        <w:div w:id="668942981">
          <w:marLeft w:val="0"/>
          <w:marRight w:val="0"/>
          <w:marTop w:val="0"/>
          <w:marBottom w:val="0"/>
          <w:divBdr>
            <w:top w:val="none" w:sz="0" w:space="0" w:color="auto"/>
            <w:left w:val="none" w:sz="0" w:space="0" w:color="auto"/>
            <w:bottom w:val="none" w:sz="0" w:space="0" w:color="auto"/>
            <w:right w:val="none" w:sz="0" w:space="0" w:color="auto"/>
          </w:divBdr>
        </w:div>
        <w:div w:id="721707779">
          <w:marLeft w:val="0"/>
          <w:marRight w:val="0"/>
          <w:marTop w:val="0"/>
          <w:marBottom w:val="0"/>
          <w:divBdr>
            <w:top w:val="none" w:sz="0" w:space="0" w:color="auto"/>
            <w:left w:val="none" w:sz="0" w:space="0" w:color="auto"/>
            <w:bottom w:val="none" w:sz="0" w:space="0" w:color="auto"/>
            <w:right w:val="none" w:sz="0" w:space="0" w:color="auto"/>
          </w:divBdr>
        </w:div>
        <w:div w:id="723529359">
          <w:marLeft w:val="0"/>
          <w:marRight w:val="0"/>
          <w:marTop w:val="0"/>
          <w:marBottom w:val="0"/>
          <w:divBdr>
            <w:top w:val="none" w:sz="0" w:space="0" w:color="auto"/>
            <w:left w:val="none" w:sz="0" w:space="0" w:color="auto"/>
            <w:bottom w:val="none" w:sz="0" w:space="0" w:color="auto"/>
            <w:right w:val="none" w:sz="0" w:space="0" w:color="auto"/>
          </w:divBdr>
        </w:div>
        <w:div w:id="724719627">
          <w:marLeft w:val="0"/>
          <w:marRight w:val="0"/>
          <w:marTop w:val="0"/>
          <w:marBottom w:val="0"/>
          <w:divBdr>
            <w:top w:val="none" w:sz="0" w:space="0" w:color="auto"/>
            <w:left w:val="none" w:sz="0" w:space="0" w:color="auto"/>
            <w:bottom w:val="none" w:sz="0" w:space="0" w:color="auto"/>
            <w:right w:val="none" w:sz="0" w:space="0" w:color="auto"/>
          </w:divBdr>
        </w:div>
        <w:div w:id="746610607">
          <w:marLeft w:val="0"/>
          <w:marRight w:val="0"/>
          <w:marTop w:val="0"/>
          <w:marBottom w:val="0"/>
          <w:divBdr>
            <w:top w:val="none" w:sz="0" w:space="0" w:color="auto"/>
            <w:left w:val="none" w:sz="0" w:space="0" w:color="auto"/>
            <w:bottom w:val="none" w:sz="0" w:space="0" w:color="auto"/>
            <w:right w:val="none" w:sz="0" w:space="0" w:color="auto"/>
          </w:divBdr>
        </w:div>
        <w:div w:id="749162605">
          <w:marLeft w:val="0"/>
          <w:marRight w:val="0"/>
          <w:marTop w:val="0"/>
          <w:marBottom w:val="0"/>
          <w:divBdr>
            <w:top w:val="none" w:sz="0" w:space="0" w:color="auto"/>
            <w:left w:val="none" w:sz="0" w:space="0" w:color="auto"/>
            <w:bottom w:val="none" w:sz="0" w:space="0" w:color="auto"/>
            <w:right w:val="none" w:sz="0" w:space="0" w:color="auto"/>
          </w:divBdr>
        </w:div>
        <w:div w:id="771239419">
          <w:marLeft w:val="0"/>
          <w:marRight w:val="0"/>
          <w:marTop w:val="0"/>
          <w:marBottom w:val="0"/>
          <w:divBdr>
            <w:top w:val="none" w:sz="0" w:space="0" w:color="auto"/>
            <w:left w:val="none" w:sz="0" w:space="0" w:color="auto"/>
            <w:bottom w:val="none" w:sz="0" w:space="0" w:color="auto"/>
            <w:right w:val="none" w:sz="0" w:space="0" w:color="auto"/>
          </w:divBdr>
        </w:div>
        <w:div w:id="772437739">
          <w:marLeft w:val="0"/>
          <w:marRight w:val="0"/>
          <w:marTop w:val="0"/>
          <w:marBottom w:val="0"/>
          <w:divBdr>
            <w:top w:val="none" w:sz="0" w:space="0" w:color="auto"/>
            <w:left w:val="none" w:sz="0" w:space="0" w:color="auto"/>
            <w:bottom w:val="none" w:sz="0" w:space="0" w:color="auto"/>
            <w:right w:val="none" w:sz="0" w:space="0" w:color="auto"/>
          </w:divBdr>
        </w:div>
        <w:div w:id="789512443">
          <w:marLeft w:val="0"/>
          <w:marRight w:val="0"/>
          <w:marTop w:val="0"/>
          <w:marBottom w:val="0"/>
          <w:divBdr>
            <w:top w:val="none" w:sz="0" w:space="0" w:color="auto"/>
            <w:left w:val="none" w:sz="0" w:space="0" w:color="auto"/>
            <w:bottom w:val="none" w:sz="0" w:space="0" w:color="auto"/>
            <w:right w:val="none" w:sz="0" w:space="0" w:color="auto"/>
          </w:divBdr>
        </w:div>
        <w:div w:id="797989249">
          <w:marLeft w:val="0"/>
          <w:marRight w:val="0"/>
          <w:marTop w:val="0"/>
          <w:marBottom w:val="0"/>
          <w:divBdr>
            <w:top w:val="none" w:sz="0" w:space="0" w:color="auto"/>
            <w:left w:val="none" w:sz="0" w:space="0" w:color="auto"/>
            <w:bottom w:val="none" w:sz="0" w:space="0" w:color="auto"/>
            <w:right w:val="none" w:sz="0" w:space="0" w:color="auto"/>
          </w:divBdr>
        </w:div>
        <w:div w:id="808519709">
          <w:marLeft w:val="0"/>
          <w:marRight w:val="0"/>
          <w:marTop w:val="0"/>
          <w:marBottom w:val="0"/>
          <w:divBdr>
            <w:top w:val="none" w:sz="0" w:space="0" w:color="auto"/>
            <w:left w:val="none" w:sz="0" w:space="0" w:color="auto"/>
            <w:bottom w:val="none" w:sz="0" w:space="0" w:color="auto"/>
            <w:right w:val="none" w:sz="0" w:space="0" w:color="auto"/>
          </w:divBdr>
        </w:div>
        <w:div w:id="812134543">
          <w:marLeft w:val="0"/>
          <w:marRight w:val="0"/>
          <w:marTop w:val="0"/>
          <w:marBottom w:val="0"/>
          <w:divBdr>
            <w:top w:val="none" w:sz="0" w:space="0" w:color="auto"/>
            <w:left w:val="none" w:sz="0" w:space="0" w:color="auto"/>
            <w:bottom w:val="none" w:sz="0" w:space="0" w:color="auto"/>
            <w:right w:val="none" w:sz="0" w:space="0" w:color="auto"/>
          </w:divBdr>
        </w:div>
        <w:div w:id="836657550">
          <w:marLeft w:val="0"/>
          <w:marRight w:val="0"/>
          <w:marTop w:val="0"/>
          <w:marBottom w:val="0"/>
          <w:divBdr>
            <w:top w:val="none" w:sz="0" w:space="0" w:color="auto"/>
            <w:left w:val="none" w:sz="0" w:space="0" w:color="auto"/>
            <w:bottom w:val="none" w:sz="0" w:space="0" w:color="auto"/>
            <w:right w:val="none" w:sz="0" w:space="0" w:color="auto"/>
          </w:divBdr>
        </w:div>
        <w:div w:id="839350873">
          <w:marLeft w:val="0"/>
          <w:marRight w:val="0"/>
          <w:marTop w:val="0"/>
          <w:marBottom w:val="0"/>
          <w:divBdr>
            <w:top w:val="none" w:sz="0" w:space="0" w:color="auto"/>
            <w:left w:val="none" w:sz="0" w:space="0" w:color="auto"/>
            <w:bottom w:val="none" w:sz="0" w:space="0" w:color="auto"/>
            <w:right w:val="none" w:sz="0" w:space="0" w:color="auto"/>
          </w:divBdr>
        </w:div>
        <w:div w:id="849877403">
          <w:marLeft w:val="0"/>
          <w:marRight w:val="0"/>
          <w:marTop w:val="0"/>
          <w:marBottom w:val="0"/>
          <w:divBdr>
            <w:top w:val="none" w:sz="0" w:space="0" w:color="auto"/>
            <w:left w:val="none" w:sz="0" w:space="0" w:color="auto"/>
            <w:bottom w:val="none" w:sz="0" w:space="0" w:color="auto"/>
            <w:right w:val="none" w:sz="0" w:space="0" w:color="auto"/>
          </w:divBdr>
        </w:div>
        <w:div w:id="854071918">
          <w:marLeft w:val="0"/>
          <w:marRight w:val="0"/>
          <w:marTop w:val="0"/>
          <w:marBottom w:val="0"/>
          <w:divBdr>
            <w:top w:val="none" w:sz="0" w:space="0" w:color="auto"/>
            <w:left w:val="none" w:sz="0" w:space="0" w:color="auto"/>
            <w:bottom w:val="none" w:sz="0" w:space="0" w:color="auto"/>
            <w:right w:val="none" w:sz="0" w:space="0" w:color="auto"/>
          </w:divBdr>
        </w:div>
        <w:div w:id="858861343">
          <w:marLeft w:val="0"/>
          <w:marRight w:val="0"/>
          <w:marTop w:val="0"/>
          <w:marBottom w:val="0"/>
          <w:divBdr>
            <w:top w:val="none" w:sz="0" w:space="0" w:color="auto"/>
            <w:left w:val="none" w:sz="0" w:space="0" w:color="auto"/>
            <w:bottom w:val="none" w:sz="0" w:space="0" w:color="auto"/>
            <w:right w:val="none" w:sz="0" w:space="0" w:color="auto"/>
          </w:divBdr>
        </w:div>
        <w:div w:id="867794599">
          <w:marLeft w:val="0"/>
          <w:marRight w:val="0"/>
          <w:marTop w:val="0"/>
          <w:marBottom w:val="0"/>
          <w:divBdr>
            <w:top w:val="none" w:sz="0" w:space="0" w:color="auto"/>
            <w:left w:val="none" w:sz="0" w:space="0" w:color="auto"/>
            <w:bottom w:val="none" w:sz="0" w:space="0" w:color="auto"/>
            <w:right w:val="none" w:sz="0" w:space="0" w:color="auto"/>
          </w:divBdr>
        </w:div>
        <w:div w:id="893274978">
          <w:marLeft w:val="0"/>
          <w:marRight w:val="0"/>
          <w:marTop w:val="0"/>
          <w:marBottom w:val="0"/>
          <w:divBdr>
            <w:top w:val="none" w:sz="0" w:space="0" w:color="auto"/>
            <w:left w:val="none" w:sz="0" w:space="0" w:color="auto"/>
            <w:bottom w:val="none" w:sz="0" w:space="0" w:color="auto"/>
            <w:right w:val="none" w:sz="0" w:space="0" w:color="auto"/>
          </w:divBdr>
        </w:div>
        <w:div w:id="904069620">
          <w:marLeft w:val="0"/>
          <w:marRight w:val="0"/>
          <w:marTop w:val="0"/>
          <w:marBottom w:val="0"/>
          <w:divBdr>
            <w:top w:val="none" w:sz="0" w:space="0" w:color="auto"/>
            <w:left w:val="none" w:sz="0" w:space="0" w:color="auto"/>
            <w:bottom w:val="none" w:sz="0" w:space="0" w:color="auto"/>
            <w:right w:val="none" w:sz="0" w:space="0" w:color="auto"/>
          </w:divBdr>
        </w:div>
        <w:div w:id="911044804">
          <w:marLeft w:val="0"/>
          <w:marRight w:val="0"/>
          <w:marTop w:val="0"/>
          <w:marBottom w:val="0"/>
          <w:divBdr>
            <w:top w:val="none" w:sz="0" w:space="0" w:color="auto"/>
            <w:left w:val="none" w:sz="0" w:space="0" w:color="auto"/>
            <w:bottom w:val="none" w:sz="0" w:space="0" w:color="auto"/>
            <w:right w:val="none" w:sz="0" w:space="0" w:color="auto"/>
          </w:divBdr>
        </w:div>
        <w:div w:id="926037387">
          <w:marLeft w:val="0"/>
          <w:marRight w:val="0"/>
          <w:marTop w:val="0"/>
          <w:marBottom w:val="0"/>
          <w:divBdr>
            <w:top w:val="none" w:sz="0" w:space="0" w:color="auto"/>
            <w:left w:val="none" w:sz="0" w:space="0" w:color="auto"/>
            <w:bottom w:val="none" w:sz="0" w:space="0" w:color="auto"/>
            <w:right w:val="none" w:sz="0" w:space="0" w:color="auto"/>
          </w:divBdr>
        </w:div>
        <w:div w:id="928931969">
          <w:marLeft w:val="0"/>
          <w:marRight w:val="0"/>
          <w:marTop w:val="0"/>
          <w:marBottom w:val="0"/>
          <w:divBdr>
            <w:top w:val="none" w:sz="0" w:space="0" w:color="auto"/>
            <w:left w:val="none" w:sz="0" w:space="0" w:color="auto"/>
            <w:bottom w:val="none" w:sz="0" w:space="0" w:color="auto"/>
            <w:right w:val="none" w:sz="0" w:space="0" w:color="auto"/>
          </w:divBdr>
        </w:div>
        <w:div w:id="942035050">
          <w:marLeft w:val="0"/>
          <w:marRight w:val="0"/>
          <w:marTop w:val="0"/>
          <w:marBottom w:val="0"/>
          <w:divBdr>
            <w:top w:val="none" w:sz="0" w:space="0" w:color="auto"/>
            <w:left w:val="none" w:sz="0" w:space="0" w:color="auto"/>
            <w:bottom w:val="none" w:sz="0" w:space="0" w:color="auto"/>
            <w:right w:val="none" w:sz="0" w:space="0" w:color="auto"/>
          </w:divBdr>
        </w:div>
        <w:div w:id="953638169">
          <w:marLeft w:val="0"/>
          <w:marRight w:val="0"/>
          <w:marTop w:val="0"/>
          <w:marBottom w:val="0"/>
          <w:divBdr>
            <w:top w:val="none" w:sz="0" w:space="0" w:color="auto"/>
            <w:left w:val="none" w:sz="0" w:space="0" w:color="auto"/>
            <w:bottom w:val="none" w:sz="0" w:space="0" w:color="auto"/>
            <w:right w:val="none" w:sz="0" w:space="0" w:color="auto"/>
          </w:divBdr>
        </w:div>
        <w:div w:id="958954083">
          <w:marLeft w:val="0"/>
          <w:marRight w:val="0"/>
          <w:marTop w:val="0"/>
          <w:marBottom w:val="0"/>
          <w:divBdr>
            <w:top w:val="none" w:sz="0" w:space="0" w:color="auto"/>
            <w:left w:val="none" w:sz="0" w:space="0" w:color="auto"/>
            <w:bottom w:val="none" w:sz="0" w:space="0" w:color="auto"/>
            <w:right w:val="none" w:sz="0" w:space="0" w:color="auto"/>
          </w:divBdr>
        </w:div>
        <w:div w:id="983315004">
          <w:marLeft w:val="0"/>
          <w:marRight w:val="0"/>
          <w:marTop w:val="0"/>
          <w:marBottom w:val="0"/>
          <w:divBdr>
            <w:top w:val="none" w:sz="0" w:space="0" w:color="auto"/>
            <w:left w:val="none" w:sz="0" w:space="0" w:color="auto"/>
            <w:bottom w:val="none" w:sz="0" w:space="0" w:color="auto"/>
            <w:right w:val="none" w:sz="0" w:space="0" w:color="auto"/>
          </w:divBdr>
        </w:div>
        <w:div w:id="985553536">
          <w:marLeft w:val="0"/>
          <w:marRight w:val="0"/>
          <w:marTop w:val="0"/>
          <w:marBottom w:val="0"/>
          <w:divBdr>
            <w:top w:val="none" w:sz="0" w:space="0" w:color="auto"/>
            <w:left w:val="none" w:sz="0" w:space="0" w:color="auto"/>
            <w:bottom w:val="none" w:sz="0" w:space="0" w:color="auto"/>
            <w:right w:val="none" w:sz="0" w:space="0" w:color="auto"/>
          </w:divBdr>
        </w:div>
        <w:div w:id="995917425">
          <w:marLeft w:val="0"/>
          <w:marRight w:val="0"/>
          <w:marTop w:val="0"/>
          <w:marBottom w:val="0"/>
          <w:divBdr>
            <w:top w:val="none" w:sz="0" w:space="0" w:color="auto"/>
            <w:left w:val="none" w:sz="0" w:space="0" w:color="auto"/>
            <w:bottom w:val="none" w:sz="0" w:space="0" w:color="auto"/>
            <w:right w:val="none" w:sz="0" w:space="0" w:color="auto"/>
          </w:divBdr>
        </w:div>
        <w:div w:id="1007950339">
          <w:marLeft w:val="0"/>
          <w:marRight w:val="0"/>
          <w:marTop w:val="0"/>
          <w:marBottom w:val="0"/>
          <w:divBdr>
            <w:top w:val="none" w:sz="0" w:space="0" w:color="auto"/>
            <w:left w:val="none" w:sz="0" w:space="0" w:color="auto"/>
            <w:bottom w:val="none" w:sz="0" w:space="0" w:color="auto"/>
            <w:right w:val="none" w:sz="0" w:space="0" w:color="auto"/>
          </w:divBdr>
        </w:div>
        <w:div w:id="1013386445">
          <w:marLeft w:val="0"/>
          <w:marRight w:val="0"/>
          <w:marTop w:val="0"/>
          <w:marBottom w:val="0"/>
          <w:divBdr>
            <w:top w:val="none" w:sz="0" w:space="0" w:color="auto"/>
            <w:left w:val="none" w:sz="0" w:space="0" w:color="auto"/>
            <w:bottom w:val="none" w:sz="0" w:space="0" w:color="auto"/>
            <w:right w:val="none" w:sz="0" w:space="0" w:color="auto"/>
          </w:divBdr>
        </w:div>
        <w:div w:id="1023946174">
          <w:marLeft w:val="0"/>
          <w:marRight w:val="0"/>
          <w:marTop w:val="0"/>
          <w:marBottom w:val="0"/>
          <w:divBdr>
            <w:top w:val="none" w:sz="0" w:space="0" w:color="auto"/>
            <w:left w:val="none" w:sz="0" w:space="0" w:color="auto"/>
            <w:bottom w:val="none" w:sz="0" w:space="0" w:color="auto"/>
            <w:right w:val="none" w:sz="0" w:space="0" w:color="auto"/>
          </w:divBdr>
        </w:div>
        <w:div w:id="1025984840">
          <w:marLeft w:val="0"/>
          <w:marRight w:val="0"/>
          <w:marTop w:val="0"/>
          <w:marBottom w:val="0"/>
          <w:divBdr>
            <w:top w:val="none" w:sz="0" w:space="0" w:color="auto"/>
            <w:left w:val="none" w:sz="0" w:space="0" w:color="auto"/>
            <w:bottom w:val="none" w:sz="0" w:space="0" w:color="auto"/>
            <w:right w:val="none" w:sz="0" w:space="0" w:color="auto"/>
          </w:divBdr>
        </w:div>
        <w:div w:id="1029992652">
          <w:marLeft w:val="0"/>
          <w:marRight w:val="0"/>
          <w:marTop w:val="0"/>
          <w:marBottom w:val="0"/>
          <w:divBdr>
            <w:top w:val="none" w:sz="0" w:space="0" w:color="auto"/>
            <w:left w:val="none" w:sz="0" w:space="0" w:color="auto"/>
            <w:bottom w:val="none" w:sz="0" w:space="0" w:color="auto"/>
            <w:right w:val="none" w:sz="0" w:space="0" w:color="auto"/>
          </w:divBdr>
        </w:div>
        <w:div w:id="1034773071">
          <w:marLeft w:val="0"/>
          <w:marRight w:val="0"/>
          <w:marTop w:val="0"/>
          <w:marBottom w:val="0"/>
          <w:divBdr>
            <w:top w:val="none" w:sz="0" w:space="0" w:color="auto"/>
            <w:left w:val="none" w:sz="0" w:space="0" w:color="auto"/>
            <w:bottom w:val="none" w:sz="0" w:space="0" w:color="auto"/>
            <w:right w:val="none" w:sz="0" w:space="0" w:color="auto"/>
          </w:divBdr>
        </w:div>
        <w:div w:id="1036009303">
          <w:marLeft w:val="0"/>
          <w:marRight w:val="0"/>
          <w:marTop w:val="0"/>
          <w:marBottom w:val="0"/>
          <w:divBdr>
            <w:top w:val="none" w:sz="0" w:space="0" w:color="auto"/>
            <w:left w:val="none" w:sz="0" w:space="0" w:color="auto"/>
            <w:bottom w:val="none" w:sz="0" w:space="0" w:color="auto"/>
            <w:right w:val="none" w:sz="0" w:space="0" w:color="auto"/>
          </w:divBdr>
        </w:div>
        <w:div w:id="1041636228">
          <w:marLeft w:val="0"/>
          <w:marRight w:val="0"/>
          <w:marTop w:val="0"/>
          <w:marBottom w:val="0"/>
          <w:divBdr>
            <w:top w:val="none" w:sz="0" w:space="0" w:color="auto"/>
            <w:left w:val="none" w:sz="0" w:space="0" w:color="auto"/>
            <w:bottom w:val="none" w:sz="0" w:space="0" w:color="auto"/>
            <w:right w:val="none" w:sz="0" w:space="0" w:color="auto"/>
          </w:divBdr>
        </w:div>
        <w:div w:id="1046107841">
          <w:marLeft w:val="0"/>
          <w:marRight w:val="0"/>
          <w:marTop w:val="0"/>
          <w:marBottom w:val="0"/>
          <w:divBdr>
            <w:top w:val="none" w:sz="0" w:space="0" w:color="auto"/>
            <w:left w:val="none" w:sz="0" w:space="0" w:color="auto"/>
            <w:bottom w:val="none" w:sz="0" w:space="0" w:color="auto"/>
            <w:right w:val="none" w:sz="0" w:space="0" w:color="auto"/>
          </w:divBdr>
        </w:div>
        <w:div w:id="1086457402">
          <w:marLeft w:val="0"/>
          <w:marRight w:val="0"/>
          <w:marTop w:val="0"/>
          <w:marBottom w:val="0"/>
          <w:divBdr>
            <w:top w:val="none" w:sz="0" w:space="0" w:color="auto"/>
            <w:left w:val="none" w:sz="0" w:space="0" w:color="auto"/>
            <w:bottom w:val="none" w:sz="0" w:space="0" w:color="auto"/>
            <w:right w:val="none" w:sz="0" w:space="0" w:color="auto"/>
          </w:divBdr>
        </w:div>
        <w:div w:id="1104838025">
          <w:marLeft w:val="0"/>
          <w:marRight w:val="0"/>
          <w:marTop w:val="0"/>
          <w:marBottom w:val="0"/>
          <w:divBdr>
            <w:top w:val="none" w:sz="0" w:space="0" w:color="auto"/>
            <w:left w:val="none" w:sz="0" w:space="0" w:color="auto"/>
            <w:bottom w:val="none" w:sz="0" w:space="0" w:color="auto"/>
            <w:right w:val="none" w:sz="0" w:space="0" w:color="auto"/>
          </w:divBdr>
        </w:div>
        <w:div w:id="1167479666">
          <w:marLeft w:val="0"/>
          <w:marRight w:val="0"/>
          <w:marTop w:val="0"/>
          <w:marBottom w:val="0"/>
          <w:divBdr>
            <w:top w:val="none" w:sz="0" w:space="0" w:color="auto"/>
            <w:left w:val="none" w:sz="0" w:space="0" w:color="auto"/>
            <w:bottom w:val="none" w:sz="0" w:space="0" w:color="auto"/>
            <w:right w:val="none" w:sz="0" w:space="0" w:color="auto"/>
          </w:divBdr>
        </w:div>
        <w:div w:id="1179737290">
          <w:marLeft w:val="0"/>
          <w:marRight w:val="0"/>
          <w:marTop w:val="0"/>
          <w:marBottom w:val="0"/>
          <w:divBdr>
            <w:top w:val="none" w:sz="0" w:space="0" w:color="auto"/>
            <w:left w:val="none" w:sz="0" w:space="0" w:color="auto"/>
            <w:bottom w:val="none" w:sz="0" w:space="0" w:color="auto"/>
            <w:right w:val="none" w:sz="0" w:space="0" w:color="auto"/>
          </w:divBdr>
        </w:div>
        <w:div w:id="1184979402">
          <w:marLeft w:val="0"/>
          <w:marRight w:val="0"/>
          <w:marTop w:val="0"/>
          <w:marBottom w:val="0"/>
          <w:divBdr>
            <w:top w:val="none" w:sz="0" w:space="0" w:color="auto"/>
            <w:left w:val="none" w:sz="0" w:space="0" w:color="auto"/>
            <w:bottom w:val="none" w:sz="0" w:space="0" w:color="auto"/>
            <w:right w:val="none" w:sz="0" w:space="0" w:color="auto"/>
          </w:divBdr>
        </w:div>
        <w:div w:id="1187913220">
          <w:marLeft w:val="0"/>
          <w:marRight w:val="0"/>
          <w:marTop w:val="0"/>
          <w:marBottom w:val="0"/>
          <w:divBdr>
            <w:top w:val="none" w:sz="0" w:space="0" w:color="auto"/>
            <w:left w:val="none" w:sz="0" w:space="0" w:color="auto"/>
            <w:bottom w:val="none" w:sz="0" w:space="0" w:color="auto"/>
            <w:right w:val="none" w:sz="0" w:space="0" w:color="auto"/>
          </w:divBdr>
        </w:div>
        <w:div w:id="1189833780">
          <w:marLeft w:val="0"/>
          <w:marRight w:val="0"/>
          <w:marTop w:val="0"/>
          <w:marBottom w:val="0"/>
          <w:divBdr>
            <w:top w:val="none" w:sz="0" w:space="0" w:color="auto"/>
            <w:left w:val="none" w:sz="0" w:space="0" w:color="auto"/>
            <w:bottom w:val="none" w:sz="0" w:space="0" w:color="auto"/>
            <w:right w:val="none" w:sz="0" w:space="0" w:color="auto"/>
          </w:divBdr>
        </w:div>
        <w:div w:id="1211111105">
          <w:marLeft w:val="0"/>
          <w:marRight w:val="0"/>
          <w:marTop w:val="0"/>
          <w:marBottom w:val="0"/>
          <w:divBdr>
            <w:top w:val="none" w:sz="0" w:space="0" w:color="auto"/>
            <w:left w:val="none" w:sz="0" w:space="0" w:color="auto"/>
            <w:bottom w:val="none" w:sz="0" w:space="0" w:color="auto"/>
            <w:right w:val="none" w:sz="0" w:space="0" w:color="auto"/>
          </w:divBdr>
        </w:div>
        <w:div w:id="1220748837">
          <w:marLeft w:val="0"/>
          <w:marRight w:val="0"/>
          <w:marTop w:val="0"/>
          <w:marBottom w:val="0"/>
          <w:divBdr>
            <w:top w:val="none" w:sz="0" w:space="0" w:color="auto"/>
            <w:left w:val="none" w:sz="0" w:space="0" w:color="auto"/>
            <w:bottom w:val="none" w:sz="0" w:space="0" w:color="auto"/>
            <w:right w:val="none" w:sz="0" w:space="0" w:color="auto"/>
          </w:divBdr>
        </w:div>
        <w:div w:id="1250231829">
          <w:marLeft w:val="0"/>
          <w:marRight w:val="0"/>
          <w:marTop w:val="0"/>
          <w:marBottom w:val="0"/>
          <w:divBdr>
            <w:top w:val="none" w:sz="0" w:space="0" w:color="auto"/>
            <w:left w:val="none" w:sz="0" w:space="0" w:color="auto"/>
            <w:bottom w:val="none" w:sz="0" w:space="0" w:color="auto"/>
            <w:right w:val="none" w:sz="0" w:space="0" w:color="auto"/>
          </w:divBdr>
        </w:div>
        <w:div w:id="1269460278">
          <w:marLeft w:val="0"/>
          <w:marRight w:val="0"/>
          <w:marTop w:val="0"/>
          <w:marBottom w:val="0"/>
          <w:divBdr>
            <w:top w:val="none" w:sz="0" w:space="0" w:color="auto"/>
            <w:left w:val="none" w:sz="0" w:space="0" w:color="auto"/>
            <w:bottom w:val="none" w:sz="0" w:space="0" w:color="auto"/>
            <w:right w:val="none" w:sz="0" w:space="0" w:color="auto"/>
          </w:divBdr>
        </w:div>
        <w:div w:id="1295021260">
          <w:marLeft w:val="0"/>
          <w:marRight w:val="0"/>
          <w:marTop w:val="0"/>
          <w:marBottom w:val="0"/>
          <w:divBdr>
            <w:top w:val="none" w:sz="0" w:space="0" w:color="auto"/>
            <w:left w:val="none" w:sz="0" w:space="0" w:color="auto"/>
            <w:bottom w:val="none" w:sz="0" w:space="0" w:color="auto"/>
            <w:right w:val="none" w:sz="0" w:space="0" w:color="auto"/>
          </w:divBdr>
        </w:div>
        <w:div w:id="1317219011">
          <w:marLeft w:val="0"/>
          <w:marRight w:val="0"/>
          <w:marTop w:val="0"/>
          <w:marBottom w:val="0"/>
          <w:divBdr>
            <w:top w:val="none" w:sz="0" w:space="0" w:color="auto"/>
            <w:left w:val="none" w:sz="0" w:space="0" w:color="auto"/>
            <w:bottom w:val="none" w:sz="0" w:space="0" w:color="auto"/>
            <w:right w:val="none" w:sz="0" w:space="0" w:color="auto"/>
          </w:divBdr>
        </w:div>
        <w:div w:id="1327201937">
          <w:marLeft w:val="0"/>
          <w:marRight w:val="0"/>
          <w:marTop w:val="0"/>
          <w:marBottom w:val="0"/>
          <w:divBdr>
            <w:top w:val="none" w:sz="0" w:space="0" w:color="auto"/>
            <w:left w:val="none" w:sz="0" w:space="0" w:color="auto"/>
            <w:bottom w:val="none" w:sz="0" w:space="0" w:color="auto"/>
            <w:right w:val="none" w:sz="0" w:space="0" w:color="auto"/>
          </w:divBdr>
        </w:div>
        <w:div w:id="1338314468">
          <w:marLeft w:val="0"/>
          <w:marRight w:val="0"/>
          <w:marTop w:val="0"/>
          <w:marBottom w:val="0"/>
          <w:divBdr>
            <w:top w:val="none" w:sz="0" w:space="0" w:color="auto"/>
            <w:left w:val="none" w:sz="0" w:space="0" w:color="auto"/>
            <w:bottom w:val="none" w:sz="0" w:space="0" w:color="auto"/>
            <w:right w:val="none" w:sz="0" w:space="0" w:color="auto"/>
          </w:divBdr>
        </w:div>
        <w:div w:id="1342663071">
          <w:marLeft w:val="0"/>
          <w:marRight w:val="0"/>
          <w:marTop w:val="0"/>
          <w:marBottom w:val="0"/>
          <w:divBdr>
            <w:top w:val="none" w:sz="0" w:space="0" w:color="auto"/>
            <w:left w:val="none" w:sz="0" w:space="0" w:color="auto"/>
            <w:bottom w:val="none" w:sz="0" w:space="0" w:color="auto"/>
            <w:right w:val="none" w:sz="0" w:space="0" w:color="auto"/>
          </w:divBdr>
        </w:div>
        <w:div w:id="1368870899">
          <w:marLeft w:val="0"/>
          <w:marRight w:val="0"/>
          <w:marTop w:val="0"/>
          <w:marBottom w:val="0"/>
          <w:divBdr>
            <w:top w:val="none" w:sz="0" w:space="0" w:color="auto"/>
            <w:left w:val="none" w:sz="0" w:space="0" w:color="auto"/>
            <w:bottom w:val="none" w:sz="0" w:space="0" w:color="auto"/>
            <w:right w:val="none" w:sz="0" w:space="0" w:color="auto"/>
          </w:divBdr>
        </w:div>
        <w:div w:id="1381858463">
          <w:marLeft w:val="0"/>
          <w:marRight w:val="0"/>
          <w:marTop w:val="0"/>
          <w:marBottom w:val="0"/>
          <w:divBdr>
            <w:top w:val="none" w:sz="0" w:space="0" w:color="auto"/>
            <w:left w:val="none" w:sz="0" w:space="0" w:color="auto"/>
            <w:bottom w:val="none" w:sz="0" w:space="0" w:color="auto"/>
            <w:right w:val="none" w:sz="0" w:space="0" w:color="auto"/>
          </w:divBdr>
        </w:div>
        <w:div w:id="1399744354">
          <w:marLeft w:val="0"/>
          <w:marRight w:val="0"/>
          <w:marTop w:val="0"/>
          <w:marBottom w:val="0"/>
          <w:divBdr>
            <w:top w:val="none" w:sz="0" w:space="0" w:color="auto"/>
            <w:left w:val="none" w:sz="0" w:space="0" w:color="auto"/>
            <w:bottom w:val="none" w:sz="0" w:space="0" w:color="auto"/>
            <w:right w:val="none" w:sz="0" w:space="0" w:color="auto"/>
          </w:divBdr>
        </w:div>
        <w:div w:id="1411393656">
          <w:marLeft w:val="0"/>
          <w:marRight w:val="0"/>
          <w:marTop w:val="0"/>
          <w:marBottom w:val="0"/>
          <w:divBdr>
            <w:top w:val="none" w:sz="0" w:space="0" w:color="auto"/>
            <w:left w:val="none" w:sz="0" w:space="0" w:color="auto"/>
            <w:bottom w:val="none" w:sz="0" w:space="0" w:color="auto"/>
            <w:right w:val="none" w:sz="0" w:space="0" w:color="auto"/>
          </w:divBdr>
        </w:div>
        <w:div w:id="1436369559">
          <w:marLeft w:val="0"/>
          <w:marRight w:val="0"/>
          <w:marTop w:val="0"/>
          <w:marBottom w:val="0"/>
          <w:divBdr>
            <w:top w:val="none" w:sz="0" w:space="0" w:color="auto"/>
            <w:left w:val="none" w:sz="0" w:space="0" w:color="auto"/>
            <w:bottom w:val="none" w:sz="0" w:space="0" w:color="auto"/>
            <w:right w:val="none" w:sz="0" w:space="0" w:color="auto"/>
          </w:divBdr>
        </w:div>
        <w:div w:id="1445811053">
          <w:marLeft w:val="0"/>
          <w:marRight w:val="0"/>
          <w:marTop w:val="0"/>
          <w:marBottom w:val="0"/>
          <w:divBdr>
            <w:top w:val="none" w:sz="0" w:space="0" w:color="auto"/>
            <w:left w:val="none" w:sz="0" w:space="0" w:color="auto"/>
            <w:bottom w:val="none" w:sz="0" w:space="0" w:color="auto"/>
            <w:right w:val="none" w:sz="0" w:space="0" w:color="auto"/>
          </w:divBdr>
        </w:div>
        <w:div w:id="1445878846">
          <w:marLeft w:val="0"/>
          <w:marRight w:val="0"/>
          <w:marTop w:val="0"/>
          <w:marBottom w:val="0"/>
          <w:divBdr>
            <w:top w:val="none" w:sz="0" w:space="0" w:color="auto"/>
            <w:left w:val="none" w:sz="0" w:space="0" w:color="auto"/>
            <w:bottom w:val="none" w:sz="0" w:space="0" w:color="auto"/>
            <w:right w:val="none" w:sz="0" w:space="0" w:color="auto"/>
          </w:divBdr>
        </w:div>
        <w:div w:id="1451704910">
          <w:marLeft w:val="0"/>
          <w:marRight w:val="0"/>
          <w:marTop w:val="0"/>
          <w:marBottom w:val="0"/>
          <w:divBdr>
            <w:top w:val="none" w:sz="0" w:space="0" w:color="auto"/>
            <w:left w:val="none" w:sz="0" w:space="0" w:color="auto"/>
            <w:bottom w:val="none" w:sz="0" w:space="0" w:color="auto"/>
            <w:right w:val="none" w:sz="0" w:space="0" w:color="auto"/>
          </w:divBdr>
        </w:div>
        <w:div w:id="1454641257">
          <w:marLeft w:val="0"/>
          <w:marRight w:val="0"/>
          <w:marTop w:val="0"/>
          <w:marBottom w:val="0"/>
          <w:divBdr>
            <w:top w:val="none" w:sz="0" w:space="0" w:color="auto"/>
            <w:left w:val="none" w:sz="0" w:space="0" w:color="auto"/>
            <w:bottom w:val="none" w:sz="0" w:space="0" w:color="auto"/>
            <w:right w:val="none" w:sz="0" w:space="0" w:color="auto"/>
          </w:divBdr>
        </w:div>
        <w:div w:id="1463883430">
          <w:marLeft w:val="0"/>
          <w:marRight w:val="0"/>
          <w:marTop w:val="0"/>
          <w:marBottom w:val="0"/>
          <w:divBdr>
            <w:top w:val="none" w:sz="0" w:space="0" w:color="auto"/>
            <w:left w:val="none" w:sz="0" w:space="0" w:color="auto"/>
            <w:bottom w:val="none" w:sz="0" w:space="0" w:color="auto"/>
            <w:right w:val="none" w:sz="0" w:space="0" w:color="auto"/>
          </w:divBdr>
        </w:div>
        <w:div w:id="1471484910">
          <w:marLeft w:val="0"/>
          <w:marRight w:val="0"/>
          <w:marTop w:val="0"/>
          <w:marBottom w:val="0"/>
          <w:divBdr>
            <w:top w:val="none" w:sz="0" w:space="0" w:color="auto"/>
            <w:left w:val="none" w:sz="0" w:space="0" w:color="auto"/>
            <w:bottom w:val="none" w:sz="0" w:space="0" w:color="auto"/>
            <w:right w:val="none" w:sz="0" w:space="0" w:color="auto"/>
          </w:divBdr>
        </w:div>
        <w:div w:id="1476213605">
          <w:marLeft w:val="0"/>
          <w:marRight w:val="0"/>
          <w:marTop w:val="0"/>
          <w:marBottom w:val="0"/>
          <w:divBdr>
            <w:top w:val="none" w:sz="0" w:space="0" w:color="auto"/>
            <w:left w:val="none" w:sz="0" w:space="0" w:color="auto"/>
            <w:bottom w:val="none" w:sz="0" w:space="0" w:color="auto"/>
            <w:right w:val="none" w:sz="0" w:space="0" w:color="auto"/>
          </w:divBdr>
        </w:div>
        <w:div w:id="1495494038">
          <w:marLeft w:val="0"/>
          <w:marRight w:val="0"/>
          <w:marTop w:val="0"/>
          <w:marBottom w:val="0"/>
          <w:divBdr>
            <w:top w:val="none" w:sz="0" w:space="0" w:color="auto"/>
            <w:left w:val="none" w:sz="0" w:space="0" w:color="auto"/>
            <w:bottom w:val="none" w:sz="0" w:space="0" w:color="auto"/>
            <w:right w:val="none" w:sz="0" w:space="0" w:color="auto"/>
          </w:divBdr>
        </w:div>
        <w:div w:id="1500079958">
          <w:marLeft w:val="0"/>
          <w:marRight w:val="0"/>
          <w:marTop w:val="0"/>
          <w:marBottom w:val="0"/>
          <w:divBdr>
            <w:top w:val="none" w:sz="0" w:space="0" w:color="auto"/>
            <w:left w:val="none" w:sz="0" w:space="0" w:color="auto"/>
            <w:bottom w:val="none" w:sz="0" w:space="0" w:color="auto"/>
            <w:right w:val="none" w:sz="0" w:space="0" w:color="auto"/>
          </w:divBdr>
        </w:div>
        <w:div w:id="1505896625">
          <w:marLeft w:val="0"/>
          <w:marRight w:val="0"/>
          <w:marTop w:val="0"/>
          <w:marBottom w:val="0"/>
          <w:divBdr>
            <w:top w:val="none" w:sz="0" w:space="0" w:color="auto"/>
            <w:left w:val="none" w:sz="0" w:space="0" w:color="auto"/>
            <w:bottom w:val="none" w:sz="0" w:space="0" w:color="auto"/>
            <w:right w:val="none" w:sz="0" w:space="0" w:color="auto"/>
          </w:divBdr>
        </w:div>
        <w:div w:id="1515075259">
          <w:marLeft w:val="0"/>
          <w:marRight w:val="0"/>
          <w:marTop w:val="0"/>
          <w:marBottom w:val="0"/>
          <w:divBdr>
            <w:top w:val="none" w:sz="0" w:space="0" w:color="auto"/>
            <w:left w:val="none" w:sz="0" w:space="0" w:color="auto"/>
            <w:bottom w:val="none" w:sz="0" w:space="0" w:color="auto"/>
            <w:right w:val="none" w:sz="0" w:space="0" w:color="auto"/>
          </w:divBdr>
        </w:div>
        <w:div w:id="1528064563">
          <w:marLeft w:val="0"/>
          <w:marRight w:val="0"/>
          <w:marTop w:val="0"/>
          <w:marBottom w:val="0"/>
          <w:divBdr>
            <w:top w:val="none" w:sz="0" w:space="0" w:color="auto"/>
            <w:left w:val="none" w:sz="0" w:space="0" w:color="auto"/>
            <w:bottom w:val="none" w:sz="0" w:space="0" w:color="auto"/>
            <w:right w:val="none" w:sz="0" w:space="0" w:color="auto"/>
          </w:divBdr>
        </w:div>
        <w:div w:id="1552885977">
          <w:marLeft w:val="0"/>
          <w:marRight w:val="0"/>
          <w:marTop w:val="0"/>
          <w:marBottom w:val="0"/>
          <w:divBdr>
            <w:top w:val="none" w:sz="0" w:space="0" w:color="auto"/>
            <w:left w:val="none" w:sz="0" w:space="0" w:color="auto"/>
            <w:bottom w:val="none" w:sz="0" w:space="0" w:color="auto"/>
            <w:right w:val="none" w:sz="0" w:space="0" w:color="auto"/>
          </w:divBdr>
        </w:div>
        <w:div w:id="1554610697">
          <w:marLeft w:val="0"/>
          <w:marRight w:val="0"/>
          <w:marTop w:val="0"/>
          <w:marBottom w:val="0"/>
          <w:divBdr>
            <w:top w:val="none" w:sz="0" w:space="0" w:color="auto"/>
            <w:left w:val="none" w:sz="0" w:space="0" w:color="auto"/>
            <w:bottom w:val="none" w:sz="0" w:space="0" w:color="auto"/>
            <w:right w:val="none" w:sz="0" w:space="0" w:color="auto"/>
          </w:divBdr>
        </w:div>
        <w:div w:id="1578246589">
          <w:marLeft w:val="0"/>
          <w:marRight w:val="0"/>
          <w:marTop w:val="0"/>
          <w:marBottom w:val="0"/>
          <w:divBdr>
            <w:top w:val="none" w:sz="0" w:space="0" w:color="auto"/>
            <w:left w:val="none" w:sz="0" w:space="0" w:color="auto"/>
            <w:bottom w:val="none" w:sz="0" w:space="0" w:color="auto"/>
            <w:right w:val="none" w:sz="0" w:space="0" w:color="auto"/>
          </w:divBdr>
        </w:div>
        <w:div w:id="1618291969">
          <w:marLeft w:val="0"/>
          <w:marRight w:val="0"/>
          <w:marTop w:val="0"/>
          <w:marBottom w:val="0"/>
          <w:divBdr>
            <w:top w:val="none" w:sz="0" w:space="0" w:color="auto"/>
            <w:left w:val="none" w:sz="0" w:space="0" w:color="auto"/>
            <w:bottom w:val="none" w:sz="0" w:space="0" w:color="auto"/>
            <w:right w:val="none" w:sz="0" w:space="0" w:color="auto"/>
          </w:divBdr>
        </w:div>
        <w:div w:id="1628782443">
          <w:marLeft w:val="0"/>
          <w:marRight w:val="0"/>
          <w:marTop w:val="0"/>
          <w:marBottom w:val="0"/>
          <w:divBdr>
            <w:top w:val="none" w:sz="0" w:space="0" w:color="auto"/>
            <w:left w:val="none" w:sz="0" w:space="0" w:color="auto"/>
            <w:bottom w:val="none" w:sz="0" w:space="0" w:color="auto"/>
            <w:right w:val="none" w:sz="0" w:space="0" w:color="auto"/>
          </w:divBdr>
        </w:div>
        <w:div w:id="1629967957">
          <w:marLeft w:val="0"/>
          <w:marRight w:val="0"/>
          <w:marTop w:val="0"/>
          <w:marBottom w:val="0"/>
          <w:divBdr>
            <w:top w:val="none" w:sz="0" w:space="0" w:color="auto"/>
            <w:left w:val="none" w:sz="0" w:space="0" w:color="auto"/>
            <w:bottom w:val="none" w:sz="0" w:space="0" w:color="auto"/>
            <w:right w:val="none" w:sz="0" w:space="0" w:color="auto"/>
          </w:divBdr>
        </w:div>
        <w:div w:id="1649898226">
          <w:marLeft w:val="0"/>
          <w:marRight w:val="0"/>
          <w:marTop w:val="0"/>
          <w:marBottom w:val="0"/>
          <w:divBdr>
            <w:top w:val="none" w:sz="0" w:space="0" w:color="auto"/>
            <w:left w:val="none" w:sz="0" w:space="0" w:color="auto"/>
            <w:bottom w:val="none" w:sz="0" w:space="0" w:color="auto"/>
            <w:right w:val="none" w:sz="0" w:space="0" w:color="auto"/>
          </w:divBdr>
        </w:div>
        <w:div w:id="1650939127">
          <w:marLeft w:val="0"/>
          <w:marRight w:val="0"/>
          <w:marTop w:val="0"/>
          <w:marBottom w:val="0"/>
          <w:divBdr>
            <w:top w:val="none" w:sz="0" w:space="0" w:color="auto"/>
            <w:left w:val="none" w:sz="0" w:space="0" w:color="auto"/>
            <w:bottom w:val="none" w:sz="0" w:space="0" w:color="auto"/>
            <w:right w:val="none" w:sz="0" w:space="0" w:color="auto"/>
          </w:divBdr>
        </w:div>
        <w:div w:id="1668940398">
          <w:marLeft w:val="0"/>
          <w:marRight w:val="0"/>
          <w:marTop w:val="0"/>
          <w:marBottom w:val="0"/>
          <w:divBdr>
            <w:top w:val="none" w:sz="0" w:space="0" w:color="auto"/>
            <w:left w:val="none" w:sz="0" w:space="0" w:color="auto"/>
            <w:bottom w:val="none" w:sz="0" w:space="0" w:color="auto"/>
            <w:right w:val="none" w:sz="0" w:space="0" w:color="auto"/>
          </w:divBdr>
        </w:div>
        <w:div w:id="1701123858">
          <w:marLeft w:val="0"/>
          <w:marRight w:val="0"/>
          <w:marTop w:val="0"/>
          <w:marBottom w:val="0"/>
          <w:divBdr>
            <w:top w:val="none" w:sz="0" w:space="0" w:color="auto"/>
            <w:left w:val="none" w:sz="0" w:space="0" w:color="auto"/>
            <w:bottom w:val="none" w:sz="0" w:space="0" w:color="auto"/>
            <w:right w:val="none" w:sz="0" w:space="0" w:color="auto"/>
          </w:divBdr>
        </w:div>
        <w:div w:id="1703507198">
          <w:marLeft w:val="0"/>
          <w:marRight w:val="0"/>
          <w:marTop w:val="0"/>
          <w:marBottom w:val="0"/>
          <w:divBdr>
            <w:top w:val="none" w:sz="0" w:space="0" w:color="auto"/>
            <w:left w:val="none" w:sz="0" w:space="0" w:color="auto"/>
            <w:bottom w:val="none" w:sz="0" w:space="0" w:color="auto"/>
            <w:right w:val="none" w:sz="0" w:space="0" w:color="auto"/>
          </w:divBdr>
        </w:div>
        <w:div w:id="1734500983">
          <w:marLeft w:val="0"/>
          <w:marRight w:val="0"/>
          <w:marTop w:val="0"/>
          <w:marBottom w:val="0"/>
          <w:divBdr>
            <w:top w:val="none" w:sz="0" w:space="0" w:color="auto"/>
            <w:left w:val="none" w:sz="0" w:space="0" w:color="auto"/>
            <w:bottom w:val="none" w:sz="0" w:space="0" w:color="auto"/>
            <w:right w:val="none" w:sz="0" w:space="0" w:color="auto"/>
          </w:divBdr>
        </w:div>
        <w:div w:id="1746611945">
          <w:marLeft w:val="0"/>
          <w:marRight w:val="0"/>
          <w:marTop w:val="0"/>
          <w:marBottom w:val="0"/>
          <w:divBdr>
            <w:top w:val="none" w:sz="0" w:space="0" w:color="auto"/>
            <w:left w:val="none" w:sz="0" w:space="0" w:color="auto"/>
            <w:bottom w:val="none" w:sz="0" w:space="0" w:color="auto"/>
            <w:right w:val="none" w:sz="0" w:space="0" w:color="auto"/>
          </w:divBdr>
        </w:div>
        <w:div w:id="1765295219">
          <w:marLeft w:val="0"/>
          <w:marRight w:val="0"/>
          <w:marTop w:val="0"/>
          <w:marBottom w:val="0"/>
          <w:divBdr>
            <w:top w:val="none" w:sz="0" w:space="0" w:color="auto"/>
            <w:left w:val="none" w:sz="0" w:space="0" w:color="auto"/>
            <w:bottom w:val="none" w:sz="0" w:space="0" w:color="auto"/>
            <w:right w:val="none" w:sz="0" w:space="0" w:color="auto"/>
          </w:divBdr>
        </w:div>
        <w:div w:id="1790198943">
          <w:marLeft w:val="0"/>
          <w:marRight w:val="0"/>
          <w:marTop w:val="0"/>
          <w:marBottom w:val="0"/>
          <w:divBdr>
            <w:top w:val="none" w:sz="0" w:space="0" w:color="auto"/>
            <w:left w:val="none" w:sz="0" w:space="0" w:color="auto"/>
            <w:bottom w:val="none" w:sz="0" w:space="0" w:color="auto"/>
            <w:right w:val="none" w:sz="0" w:space="0" w:color="auto"/>
          </w:divBdr>
        </w:div>
        <w:div w:id="1790394783">
          <w:marLeft w:val="0"/>
          <w:marRight w:val="0"/>
          <w:marTop w:val="0"/>
          <w:marBottom w:val="0"/>
          <w:divBdr>
            <w:top w:val="none" w:sz="0" w:space="0" w:color="auto"/>
            <w:left w:val="none" w:sz="0" w:space="0" w:color="auto"/>
            <w:bottom w:val="none" w:sz="0" w:space="0" w:color="auto"/>
            <w:right w:val="none" w:sz="0" w:space="0" w:color="auto"/>
          </w:divBdr>
        </w:div>
        <w:div w:id="1792169407">
          <w:marLeft w:val="0"/>
          <w:marRight w:val="0"/>
          <w:marTop w:val="0"/>
          <w:marBottom w:val="0"/>
          <w:divBdr>
            <w:top w:val="none" w:sz="0" w:space="0" w:color="auto"/>
            <w:left w:val="none" w:sz="0" w:space="0" w:color="auto"/>
            <w:bottom w:val="none" w:sz="0" w:space="0" w:color="auto"/>
            <w:right w:val="none" w:sz="0" w:space="0" w:color="auto"/>
          </w:divBdr>
        </w:div>
        <w:div w:id="1805584942">
          <w:marLeft w:val="0"/>
          <w:marRight w:val="0"/>
          <w:marTop w:val="0"/>
          <w:marBottom w:val="0"/>
          <w:divBdr>
            <w:top w:val="none" w:sz="0" w:space="0" w:color="auto"/>
            <w:left w:val="none" w:sz="0" w:space="0" w:color="auto"/>
            <w:bottom w:val="none" w:sz="0" w:space="0" w:color="auto"/>
            <w:right w:val="none" w:sz="0" w:space="0" w:color="auto"/>
          </w:divBdr>
        </w:div>
        <w:div w:id="1824619284">
          <w:marLeft w:val="0"/>
          <w:marRight w:val="0"/>
          <w:marTop w:val="0"/>
          <w:marBottom w:val="0"/>
          <w:divBdr>
            <w:top w:val="none" w:sz="0" w:space="0" w:color="auto"/>
            <w:left w:val="none" w:sz="0" w:space="0" w:color="auto"/>
            <w:bottom w:val="none" w:sz="0" w:space="0" w:color="auto"/>
            <w:right w:val="none" w:sz="0" w:space="0" w:color="auto"/>
          </w:divBdr>
        </w:div>
        <w:div w:id="1841967070">
          <w:marLeft w:val="0"/>
          <w:marRight w:val="0"/>
          <w:marTop w:val="0"/>
          <w:marBottom w:val="0"/>
          <w:divBdr>
            <w:top w:val="none" w:sz="0" w:space="0" w:color="auto"/>
            <w:left w:val="none" w:sz="0" w:space="0" w:color="auto"/>
            <w:bottom w:val="none" w:sz="0" w:space="0" w:color="auto"/>
            <w:right w:val="none" w:sz="0" w:space="0" w:color="auto"/>
          </w:divBdr>
        </w:div>
        <w:div w:id="1865318244">
          <w:marLeft w:val="0"/>
          <w:marRight w:val="0"/>
          <w:marTop w:val="0"/>
          <w:marBottom w:val="0"/>
          <w:divBdr>
            <w:top w:val="none" w:sz="0" w:space="0" w:color="auto"/>
            <w:left w:val="none" w:sz="0" w:space="0" w:color="auto"/>
            <w:bottom w:val="none" w:sz="0" w:space="0" w:color="auto"/>
            <w:right w:val="none" w:sz="0" w:space="0" w:color="auto"/>
          </w:divBdr>
        </w:div>
        <w:div w:id="1904633865">
          <w:marLeft w:val="0"/>
          <w:marRight w:val="0"/>
          <w:marTop w:val="0"/>
          <w:marBottom w:val="0"/>
          <w:divBdr>
            <w:top w:val="none" w:sz="0" w:space="0" w:color="auto"/>
            <w:left w:val="none" w:sz="0" w:space="0" w:color="auto"/>
            <w:bottom w:val="none" w:sz="0" w:space="0" w:color="auto"/>
            <w:right w:val="none" w:sz="0" w:space="0" w:color="auto"/>
          </w:divBdr>
        </w:div>
        <w:div w:id="1928034779">
          <w:marLeft w:val="0"/>
          <w:marRight w:val="0"/>
          <w:marTop w:val="0"/>
          <w:marBottom w:val="0"/>
          <w:divBdr>
            <w:top w:val="none" w:sz="0" w:space="0" w:color="auto"/>
            <w:left w:val="none" w:sz="0" w:space="0" w:color="auto"/>
            <w:bottom w:val="none" w:sz="0" w:space="0" w:color="auto"/>
            <w:right w:val="none" w:sz="0" w:space="0" w:color="auto"/>
          </w:divBdr>
        </w:div>
        <w:div w:id="1928881405">
          <w:marLeft w:val="0"/>
          <w:marRight w:val="0"/>
          <w:marTop w:val="0"/>
          <w:marBottom w:val="0"/>
          <w:divBdr>
            <w:top w:val="none" w:sz="0" w:space="0" w:color="auto"/>
            <w:left w:val="none" w:sz="0" w:space="0" w:color="auto"/>
            <w:bottom w:val="none" w:sz="0" w:space="0" w:color="auto"/>
            <w:right w:val="none" w:sz="0" w:space="0" w:color="auto"/>
          </w:divBdr>
        </w:div>
        <w:div w:id="1929999046">
          <w:marLeft w:val="0"/>
          <w:marRight w:val="0"/>
          <w:marTop w:val="0"/>
          <w:marBottom w:val="0"/>
          <w:divBdr>
            <w:top w:val="none" w:sz="0" w:space="0" w:color="auto"/>
            <w:left w:val="none" w:sz="0" w:space="0" w:color="auto"/>
            <w:bottom w:val="none" w:sz="0" w:space="0" w:color="auto"/>
            <w:right w:val="none" w:sz="0" w:space="0" w:color="auto"/>
          </w:divBdr>
        </w:div>
        <w:div w:id="1935280169">
          <w:marLeft w:val="0"/>
          <w:marRight w:val="0"/>
          <w:marTop w:val="0"/>
          <w:marBottom w:val="0"/>
          <w:divBdr>
            <w:top w:val="none" w:sz="0" w:space="0" w:color="auto"/>
            <w:left w:val="none" w:sz="0" w:space="0" w:color="auto"/>
            <w:bottom w:val="none" w:sz="0" w:space="0" w:color="auto"/>
            <w:right w:val="none" w:sz="0" w:space="0" w:color="auto"/>
          </w:divBdr>
        </w:div>
        <w:div w:id="1940676448">
          <w:marLeft w:val="0"/>
          <w:marRight w:val="0"/>
          <w:marTop w:val="0"/>
          <w:marBottom w:val="0"/>
          <w:divBdr>
            <w:top w:val="none" w:sz="0" w:space="0" w:color="auto"/>
            <w:left w:val="none" w:sz="0" w:space="0" w:color="auto"/>
            <w:bottom w:val="none" w:sz="0" w:space="0" w:color="auto"/>
            <w:right w:val="none" w:sz="0" w:space="0" w:color="auto"/>
          </w:divBdr>
        </w:div>
        <w:div w:id="1953896587">
          <w:marLeft w:val="0"/>
          <w:marRight w:val="0"/>
          <w:marTop w:val="0"/>
          <w:marBottom w:val="0"/>
          <w:divBdr>
            <w:top w:val="none" w:sz="0" w:space="0" w:color="auto"/>
            <w:left w:val="none" w:sz="0" w:space="0" w:color="auto"/>
            <w:bottom w:val="none" w:sz="0" w:space="0" w:color="auto"/>
            <w:right w:val="none" w:sz="0" w:space="0" w:color="auto"/>
          </w:divBdr>
        </w:div>
        <w:div w:id="1958951627">
          <w:marLeft w:val="0"/>
          <w:marRight w:val="0"/>
          <w:marTop w:val="0"/>
          <w:marBottom w:val="0"/>
          <w:divBdr>
            <w:top w:val="none" w:sz="0" w:space="0" w:color="auto"/>
            <w:left w:val="none" w:sz="0" w:space="0" w:color="auto"/>
            <w:bottom w:val="none" w:sz="0" w:space="0" w:color="auto"/>
            <w:right w:val="none" w:sz="0" w:space="0" w:color="auto"/>
          </w:divBdr>
        </w:div>
        <w:div w:id="1968776234">
          <w:marLeft w:val="0"/>
          <w:marRight w:val="0"/>
          <w:marTop w:val="0"/>
          <w:marBottom w:val="0"/>
          <w:divBdr>
            <w:top w:val="none" w:sz="0" w:space="0" w:color="auto"/>
            <w:left w:val="none" w:sz="0" w:space="0" w:color="auto"/>
            <w:bottom w:val="none" w:sz="0" w:space="0" w:color="auto"/>
            <w:right w:val="none" w:sz="0" w:space="0" w:color="auto"/>
          </w:divBdr>
        </w:div>
        <w:div w:id="1970163145">
          <w:marLeft w:val="0"/>
          <w:marRight w:val="0"/>
          <w:marTop w:val="0"/>
          <w:marBottom w:val="0"/>
          <w:divBdr>
            <w:top w:val="none" w:sz="0" w:space="0" w:color="auto"/>
            <w:left w:val="none" w:sz="0" w:space="0" w:color="auto"/>
            <w:bottom w:val="none" w:sz="0" w:space="0" w:color="auto"/>
            <w:right w:val="none" w:sz="0" w:space="0" w:color="auto"/>
          </w:divBdr>
        </w:div>
        <w:div w:id="1997757225">
          <w:marLeft w:val="0"/>
          <w:marRight w:val="0"/>
          <w:marTop w:val="0"/>
          <w:marBottom w:val="0"/>
          <w:divBdr>
            <w:top w:val="none" w:sz="0" w:space="0" w:color="auto"/>
            <w:left w:val="none" w:sz="0" w:space="0" w:color="auto"/>
            <w:bottom w:val="none" w:sz="0" w:space="0" w:color="auto"/>
            <w:right w:val="none" w:sz="0" w:space="0" w:color="auto"/>
          </w:divBdr>
        </w:div>
        <w:div w:id="2005862850">
          <w:marLeft w:val="0"/>
          <w:marRight w:val="0"/>
          <w:marTop w:val="0"/>
          <w:marBottom w:val="0"/>
          <w:divBdr>
            <w:top w:val="none" w:sz="0" w:space="0" w:color="auto"/>
            <w:left w:val="none" w:sz="0" w:space="0" w:color="auto"/>
            <w:bottom w:val="none" w:sz="0" w:space="0" w:color="auto"/>
            <w:right w:val="none" w:sz="0" w:space="0" w:color="auto"/>
          </w:divBdr>
        </w:div>
        <w:div w:id="2014717448">
          <w:marLeft w:val="0"/>
          <w:marRight w:val="0"/>
          <w:marTop w:val="0"/>
          <w:marBottom w:val="0"/>
          <w:divBdr>
            <w:top w:val="none" w:sz="0" w:space="0" w:color="auto"/>
            <w:left w:val="none" w:sz="0" w:space="0" w:color="auto"/>
            <w:bottom w:val="none" w:sz="0" w:space="0" w:color="auto"/>
            <w:right w:val="none" w:sz="0" w:space="0" w:color="auto"/>
          </w:divBdr>
        </w:div>
        <w:div w:id="2045323108">
          <w:marLeft w:val="0"/>
          <w:marRight w:val="0"/>
          <w:marTop w:val="0"/>
          <w:marBottom w:val="0"/>
          <w:divBdr>
            <w:top w:val="none" w:sz="0" w:space="0" w:color="auto"/>
            <w:left w:val="none" w:sz="0" w:space="0" w:color="auto"/>
            <w:bottom w:val="none" w:sz="0" w:space="0" w:color="auto"/>
            <w:right w:val="none" w:sz="0" w:space="0" w:color="auto"/>
          </w:divBdr>
        </w:div>
        <w:div w:id="2056392642">
          <w:marLeft w:val="0"/>
          <w:marRight w:val="0"/>
          <w:marTop w:val="0"/>
          <w:marBottom w:val="0"/>
          <w:divBdr>
            <w:top w:val="none" w:sz="0" w:space="0" w:color="auto"/>
            <w:left w:val="none" w:sz="0" w:space="0" w:color="auto"/>
            <w:bottom w:val="none" w:sz="0" w:space="0" w:color="auto"/>
            <w:right w:val="none" w:sz="0" w:space="0" w:color="auto"/>
          </w:divBdr>
        </w:div>
        <w:div w:id="2064786876">
          <w:marLeft w:val="0"/>
          <w:marRight w:val="0"/>
          <w:marTop w:val="0"/>
          <w:marBottom w:val="0"/>
          <w:divBdr>
            <w:top w:val="none" w:sz="0" w:space="0" w:color="auto"/>
            <w:left w:val="none" w:sz="0" w:space="0" w:color="auto"/>
            <w:bottom w:val="none" w:sz="0" w:space="0" w:color="auto"/>
            <w:right w:val="none" w:sz="0" w:space="0" w:color="auto"/>
          </w:divBdr>
        </w:div>
        <w:div w:id="2074039231">
          <w:marLeft w:val="0"/>
          <w:marRight w:val="0"/>
          <w:marTop w:val="0"/>
          <w:marBottom w:val="0"/>
          <w:divBdr>
            <w:top w:val="none" w:sz="0" w:space="0" w:color="auto"/>
            <w:left w:val="none" w:sz="0" w:space="0" w:color="auto"/>
            <w:bottom w:val="none" w:sz="0" w:space="0" w:color="auto"/>
            <w:right w:val="none" w:sz="0" w:space="0" w:color="auto"/>
          </w:divBdr>
        </w:div>
        <w:div w:id="2077193746">
          <w:marLeft w:val="0"/>
          <w:marRight w:val="0"/>
          <w:marTop w:val="0"/>
          <w:marBottom w:val="0"/>
          <w:divBdr>
            <w:top w:val="none" w:sz="0" w:space="0" w:color="auto"/>
            <w:left w:val="none" w:sz="0" w:space="0" w:color="auto"/>
            <w:bottom w:val="none" w:sz="0" w:space="0" w:color="auto"/>
            <w:right w:val="none" w:sz="0" w:space="0" w:color="auto"/>
          </w:divBdr>
        </w:div>
        <w:div w:id="2081438055">
          <w:marLeft w:val="0"/>
          <w:marRight w:val="0"/>
          <w:marTop w:val="0"/>
          <w:marBottom w:val="0"/>
          <w:divBdr>
            <w:top w:val="none" w:sz="0" w:space="0" w:color="auto"/>
            <w:left w:val="none" w:sz="0" w:space="0" w:color="auto"/>
            <w:bottom w:val="none" w:sz="0" w:space="0" w:color="auto"/>
            <w:right w:val="none" w:sz="0" w:space="0" w:color="auto"/>
          </w:divBdr>
        </w:div>
        <w:div w:id="2092964994">
          <w:marLeft w:val="0"/>
          <w:marRight w:val="0"/>
          <w:marTop w:val="0"/>
          <w:marBottom w:val="0"/>
          <w:divBdr>
            <w:top w:val="none" w:sz="0" w:space="0" w:color="auto"/>
            <w:left w:val="none" w:sz="0" w:space="0" w:color="auto"/>
            <w:bottom w:val="none" w:sz="0" w:space="0" w:color="auto"/>
            <w:right w:val="none" w:sz="0" w:space="0" w:color="auto"/>
          </w:divBdr>
        </w:div>
        <w:div w:id="2107113801">
          <w:marLeft w:val="0"/>
          <w:marRight w:val="0"/>
          <w:marTop w:val="0"/>
          <w:marBottom w:val="0"/>
          <w:divBdr>
            <w:top w:val="none" w:sz="0" w:space="0" w:color="auto"/>
            <w:left w:val="none" w:sz="0" w:space="0" w:color="auto"/>
            <w:bottom w:val="none" w:sz="0" w:space="0" w:color="auto"/>
            <w:right w:val="none" w:sz="0" w:space="0" w:color="auto"/>
          </w:divBdr>
        </w:div>
        <w:div w:id="2122799211">
          <w:marLeft w:val="0"/>
          <w:marRight w:val="0"/>
          <w:marTop w:val="0"/>
          <w:marBottom w:val="0"/>
          <w:divBdr>
            <w:top w:val="none" w:sz="0" w:space="0" w:color="auto"/>
            <w:left w:val="none" w:sz="0" w:space="0" w:color="auto"/>
            <w:bottom w:val="none" w:sz="0" w:space="0" w:color="auto"/>
            <w:right w:val="none" w:sz="0" w:space="0" w:color="auto"/>
          </w:divBdr>
        </w:div>
        <w:div w:id="2124376742">
          <w:marLeft w:val="0"/>
          <w:marRight w:val="0"/>
          <w:marTop w:val="0"/>
          <w:marBottom w:val="0"/>
          <w:divBdr>
            <w:top w:val="none" w:sz="0" w:space="0" w:color="auto"/>
            <w:left w:val="none" w:sz="0" w:space="0" w:color="auto"/>
            <w:bottom w:val="none" w:sz="0" w:space="0" w:color="auto"/>
            <w:right w:val="none" w:sz="0" w:space="0" w:color="auto"/>
          </w:divBdr>
        </w:div>
        <w:div w:id="2124688286">
          <w:marLeft w:val="0"/>
          <w:marRight w:val="0"/>
          <w:marTop w:val="0"/>
          <w:marBottom w:val="0"/>
          <w:divBdr>
            <w:top w:val="none" w:sz="0" w:space="0" w:color="auto"/>
            <w:left w:val="none" w:sz="0" w:space="0" w:color="auto"/>
            <w:bottom w:val="none" w:sz="0" w:space="0" w:color="auto"/>
            <w:right w:val="none" w:sz="0" w:space="0" w:color="auto"/>
          </w:divBdr>
        </w:div>
        <w:div w:id="2125927055">
          <w:marLeft w:val="0"/>
          <w:marRight w:val="0"/>
          <w:marTop w:val="0"/>
          <w:marBottom w:val="0"/>
          <w:divBdr>
            <w:top w:val="none" w:sz="0" w:space="0" w:color="auto"/>
            <w:left w:val="none" w:sz="0" w:space="0" w:color="auto"/>
            <w:bottom w:val="none" w:sz="0" w:space="0" w:color="auto"/>
            <w:right w:val="none" w:sz="0" w:space="0" w:color="auto"/>
          </w:divBdr>
        </w:div>
        <w:div w:id="2130928503">
          <w:marLeft w:val="0"/>
          <w:marRight w:val="0"/>
          <w:marTop w:val="0"/>
          <w:marBottom w:val="0"/>
          <w:divBdr>
            <w:top w:val="none" w:sz="0" w:space="0" w:color="auto"/>
            <w:left w:val="none" w:sz="0" w:space="0" w:color="auto"/>
            <w:bottom w:val="none" w:sz="0" w:space="0" w:color="auto"/>
            <w:right w:val="none" w:sz="0" w:space="0" w:color="auto"/>
          </w:divBdr>
        </w:div>
        <w:div w:id="2133136588">
          <w:marLeft w:val="0"/>
          <w:marRight w:val="0"/>
          <w:marTop w:val="0"/>
          <w:marBottom w:val="0"/>
          <w:divBdr>
            <w:top w:val="none" w:sz="0" w:space="0" w:color="auto"/>
            <w:left w:val="none" w:sz="0" w:space="0" w:color="auto"/>
            <w:bottom w:val="none" w:sz="0" w:space="0" w:color="auto"/>
            <w:right w:val="none" w:sz="0" w:space="0" w:color="auto"/>
          </w:divBdr>
        </w:div>
      </w:divsChild>
    </w:div>
    <w:div w:id="762797183">
      <w:bodyDiv w:val="1"/>
      <w:marLeft w:val="0"/>
      <w:marRight w:val="0"/>
      <w:marTop w:val="0"/>
      <w:marBottom w:val="0"/>
      <w:divBdr>
        <w:top w:val="none" w:sz="0" w:space="0" w:color="auto"/>
        <w:left w:val="none" w:sz="0" w:space="0" w:color="auto"/>
        <w:bottom w:val="none" w:sz="0" w:space="0" w:color="auto"/>
        <w:right w:val="none" w:sz="0" w:space="0" w:color="auto"/>
      </w:divBdr>
    </w:div>
    <w:div w:id="771166862">
      <w:bodyDiv w:val="1"/>
      <w:marLeft w:val="0"/>
      <w:marRight w:val="0"/>
      <w:marTop w:val="0"/>
      <w:marBottom w:val="0"/>
      <w:divBdr>
        <w:top w:val="none" w:sz="0" w:space="0" w:color="auto"/>
        <w:left w:val="none" w:sz="0" w:space="0" w:color="auto"/>
        <w:bottom w:val="none" w:sz="0" w:space="0" w:color="auto"/>
        <w:right w:val="none" w:sz="0" w:space="0" w:color="auto"/>
      </w:divBdr>
      <w:divsChild>
        <w:div w:id="160314587">
          <w:marLeft w:val="0"/>
          <w:marRight w:val="0"/>
          <w:marTop w:val="0"/>
          <w:marBottom w:val="0"/>
          <w:divBdr>
            <w:top w:val="none" w:sz="0" w:space="0" w:color="auto"/>
            <w:left w:val="none" w:sz="0" w:space="0" w:color="auto"/>
            <w:bottom w:val="none" w:sz="0" w:space="0" w:color="auto"/>
            <w:right w:val="none" w:sz="0" w:space="0" w:color="auto"/>
          </w:divBdr>
        </w:div>
        <w:div w:id="550000665">
          <w:marLeft w:val="0"/>
          <w:marRight w:val="0"/>
          <w:marTop w:val="0"/>
          <w:marBottom w:val="0"/>
          <w:divBdr>
            <w:top w:val="none" w:sz="0" w:space="0" w:color="auto"/>
            <w:left w:val="none" w:sz="0" w:space="0" w:color="auto"/>
            <w:bottom w:val="none" w:sz="0" w:space="0" w:color="auto"/>
            <w:right w:val="none" w:sz="0" w:space="0" w:color="auto"/>
          </w:divBdr>
        </w:div>
        <w:div w:id="1181120091">
          <w:marLeft w:val="0"/>
          <w:marRight w:val="0"/>
          <w:marTop w:val="0"/>
          <w:marBottom w:val="0"/>
          <w:divBdr>
            <w:top w:val="none" w:sz="0" w:space="0" w:color="auto"/>
            <w:left w:val="none" w:sz="0" w:space="0" w:color="auto"/>
            <w:bottom w:val="none" w:sz="0" w:space="0" w:color="auto"/>
            <w:right w:val="none" w:sz="0" w:space="0" w:color="auto"/>
          </w:divBdr>
        </w:div>
        <w:div w:id="1822191661">
          <w:marLeft w:val="0"/>
          <w:marRight w:val="0"/>
          <w:marTop w:val="0"/>
          <w:marBottom w:val="0"/>
          <w:divBdr>
            <w:top w:val="none" w:sz="0" w:space="0" w:color="auto"/>
            <w:left w:val="none" w:sz="0" w:space="0" w:color="auto"/>
            <w:bottom w:val="none" w:sz="0" w:space="0" w:color="auto"/>
            <w:right w:val="none" w:sz="0" w:space="0" w:color="auto"/>
          </w:divBdr>
        </w:div>
      </w:divsChild>
    </w:div>
    <w:div w:id="807010669">
      <w:bodyDiv w:val="1"/>
      <w:marLeft w:val="0"/>
      <w:marRight w:val="0"/>
      <w:marTop w:val="0"/>
      <w:marBottom w:val="0"/>
      <w:divBdr>
        <w:top w:val="none" w:sz="0" w:space="0" w:color="auto"/>
        <w:left w:val="none" w:sz="0" w:space="0" w:color="auto"/>
        <w:bottom w:val="none" w:sz="0" w:space="0" w:color="auto"/>
        <w:right w:val="none" w:sz="0" w:space="0" w:color="auto"/>
      </w:divBdr>
      <w:divsChild>
        <w:div w:id="840201969">
          <w:marLeft w:val="0"/>
          <w:marRight w:val="0"/>
          <w:marTop w:val="0"/>
          <w:marBottom w:val="0"/>
          <w:divBdr>
            <w:top w:val="none" w:sz="0" w:space="0" w:color="auto"/>
            <w:left w:val="none" w:sz="0" w:space="0" w:color="auto"/>
            <w:bottom w:val="none" w:sz="0" w:space="0" w:color="auto"/>
            <w:right w:val="none" w:sz="0" w:space="0" w:color="auto"/>
          </w:divBdr>
          <w:divsChild>
            <w:div w:id="2505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9365">
      <w:bodyDiv w:val="1"/>
      <w:marLeft w:val="0"/>
      <w:marRight w:val="0"/>
      <w:marTop w:val="0"/>
      <w:marBottom w:val="0"/>
      <w:divBdr>
        <w:top w:val="none" w:sz="0" w:space="0" w:color="auto"/>
        <w:left w:val="none" w:sz="0" w:space="0" w:color="auto"/>
        <w:bottom w:val="none" w:sz="0" w:space="0" w:color="auto"/>
        <w:right w:val="none" w:sz="0" w:space="0" w:color="auto"/>
      </w:divBdr>
      <w:divsChild>
        <w:div w:id="550729087">
          <w:marLeft w:val="0"/>
          <w:marRight w:val="0"/>
          <w:marTop w:val="0"/>
          <w:marBottom w:val="0"/>
          <w:divBdr>
            <w:top w:val="none" w:sz="0" w:space="0" w:color="auto"/>
            <w:left w:val="none" w:sz="0" w:space="0" w:color="auto"/>
            <w:bottom w:val="none" w:sz="0" w:space="0" w:color="auto"/>
            <w:right w:val="none" w:sz="0" w:space="0" w:color="auto"/>
          </w:divBdr>
          <w:divsChild>
            <w:div w:id="14647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7069">
      <w:bodyDiv w:val="1"/>
      <w:marLeft w:val="0"/>
      <w:marRight w:val="0"/>
      <w:marTop w:val="0"/>
      <w:marBottom w:val="0"/>
      <w:divBdr>
        <w:top w:val="none" w:sz="0" w:space="0" w:color="auto"/>
        <w:left w:val="none" w:sz="0" w:space="0" w:color="auto"/>
        <w:bottom w:val="none" w:sz="0" w:space="0" w:color="auto"/>
        <w:right w:val="none" w:sz="0" w:space="0" w:color="auto"/>
      </w:divBdr>
    </w:div>
    <w:div w:id="894972953">
      <w:bodyDiv w:val="1"/>
      <w:marLeft w:val="0"/>
      <w:marRight w:val="0"/>
      <w:marTop w:val="0"/>
      <w:marBottom w:val="0"/>
      <w:divBdr>
        <w:top w:val="none" w:sz="0" w:space="0" w:color="auto"/>
        <w:left w:val="none" w:sz="0" w:space="0" w:color="auto"/>
        <w:bottom w:val="none" w:sz="0" w:space="0" w:color="auto"/>
        <w:right w:val="none" w:sz="0" w:space="0" w:color="auto"/>
      </w:divBdr>
      <w:divsChild>
        <w:div w:id="1921402509">
          <w:marLeft w:val="0"/>
          <w:marRight w:val="0"/>
          <w:marTop w:val="0"/>
          <w:marBottom w:val="0"/>
          <w:divBdr>
            <w:top w:val="none" w:sz="0" w:space="0" w:color="auto"/>
            <w:left w:val="none" w:sz="0" w:space="0" w:color="auto"/>
            <w:bottom w:val="none" w:sz="0" w:space="0" w:color="auto"/>
            <w:right w:val="none" w:sz="0" w:space="0" w:color="auto"/>
          </w:divBdr>
          <w:divsChild>
            <w:div w:id="6088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5681">
      <w:bodyDiv w:val="1"/>
      <w:marLeft w:val="0"/>
      <w:marRight w:val="0"/>
      <w:marTop w:val="0"/>
      <w:marBottom w:val="0"/>
      <w:divBdr>
        <w:top w:val="none" w:sz="0" w:space="0" w:color="auto"/>
        <w:left w:val="none" w:sz="0" w:space="0" w:color="auto"/>
        <w:bottom w:val="none" w:sz="0" w:space="0" w:color="auto"/>
        <w:right w:val="none" w:sz="0" w:space="0" w:color="auto"/>
      </w:divBdr>
      <w:divsChild>
        <w:div w:id="2002655475">
          <w:marLeft w:val="0"/>
          <w:marRight w:val="0"/>
          <w:marTop w:val="0"/>
          <w:marBottom w:val="0"/>
          <w:divBdr>
            <w:top w:val="none" w:sz="0" w:space="0" w:color="auto"/>
            <w:left w:val="none" w:sz="0" w:space="0" w:color="auto"/>
            <w:bottom w:val="none" w:sz="0" w:space="0" w:color="auto"/>
            <w:right w:val="none" w:sz="0" w:space="0" w:color="auto"/>
          </w:divBdr>
          <w:divsChild>
            <w:div w:id="8752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1486">
      <w:bodyDiv w:val="1"/>
      <w:marLeft w:val="0"/>
      <w:marRight w:val="0"/>
      <w:marTop w:val="0"/>
      <w:marBottom w:val="0"/>
      <w:divBdr>
        <w:top w:val="none" w:sz="0" w:space="0" w:color="auto"/>
        <w:left w:val="none" w:sz="0" w:space="0" w:color="auto"/>
        <w:bottom w:val="none" w:sz="0" w:space="0" w:color="auto"/>
        <w:right w:val="none" w:sz="0" w:space="0" w:color="auto"/>
      </w:divBdr>
    </w:div>
    <w:div w:id="1052460540">
      <w:bodyDiv w:val="1"/>
      <w:marLeft w:val="0"/>
      <w:marRight w:val="0"/>
      <w:marTop w:val="0"/>
      <w:marBottom w:val="0"/>
      <w:divBdr>
        <w:top w:val="none" w:sz="0" w:space="0" w:color="auto"/>
        <w:left w:val="none" w:sz="0" w:space="0" w:color="auto"/>
        <w:bottom w:val="none" w:sz="0" w:space="0" w:color="auto"/>
        <w:right w:val="none" w:sz="0" w:space="0" w:color="auto"/>
      </w:divBdr>
    </w:div>
    <w:div w:id="1091924437">
      <w:bodyDiv w:val="1"/>
      <w:marLeft w:val="0"/>
      <w:marRight w:val="0"/>
      <w:marTop w:val="0"/>
      <w:marBottom w:val="0"/>
      <w:divBdr>
        <w:top w:val="none" w:sz="0" w:space="0" w:color="auto"/>
        <w:left w:val="none" w:sz="0" w:space="0" w:color="auto"/>
        <w:bottom w:val="none" w:sz="0" w:space="0" w:color="auto"/>
        <w:right w:val="none" w:sz="0" w:space="0" w:color="auto"/>
      </w:divBdr>
    </w:div>
    <w:div w:id="1098216570">
      <w:bodyDiv w:val="1"/>
      <w:marLeft w:val="0"/>
      <w:marRight w:val="0"/>
      <w:marTop w:val="0"/>
      <w:marBottom w:val="0"/>
      <w:divBdr>
        <w:top w:val="none" w:sz="0" w:space="0" w:color="auto"/>
        <w:left w:val="none" w:sz="0" w:space="0" w:color="auto"/>
        <w:bottom w:val="none" w:sz="0" w:space="0" w:color="auto"/>
        <w:right w:val="none" w:sz="0" w:space="0" w:color="auto"/>
      </w:divBdr>
      <w:divsChild>
        <w:div w:id="1618100610">
          <w:marLeft w:val="0"/>
          <w:marRight w:val="0"/>
          <w:marTop w:val="0"/>
          <w:marBottom w:val="0"/>
          <w:divBdr>
            <w:top w:val="none" w:sz="0" w:space="0" w:color="auto"/>
            <w:left w:val="none" w:sz="0" w:space="0" w:color="auto"/>
            <w:bottom w:val="none" w:sz="0" w:space="0" w:color="auto"/>
            <w:right w:val="none" w:sz="0" w:space="0" w:color="auto"/>
          </w:divBdr>
          <w:divsChild>
            <w:div w:id="5188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3680">
      <w:bodyDiv w:val="1"/>
      <w:marLeft w:val="0"/>
      <w:marRight w:val="0"/>
      <w:marTop w:val="0"/>
      <w:marBottom w:val="0"/>
      <w:divBdr>
        <w:top w:val="none" w:sz="0" w:space="0" w:color="auto"/>
        <w:left w:val="none" w:sz="0" w:space="0" w:color="auto"/>
        <w:bottom w:val="none" w:sz="0" w:space="0" w:color="auto"/>
        <w:right w:val="none" w:sz="0" w:space="0" w:color="auto"/>
      </w:divBdr>
      <w:divsChild>
        <w:div w:id="1079907728">
          <w:marLeft w:val="0"/>
          <w:marRight w:val="0"/>
          <w:marTop w:val="0"/>
          <w:marBottom w:val="0"/>
          <w:divBdr>
            <w:top w:val="none" w:sz="0" w:space="0" w:color="auto"/>
            <w:left w:val="none" w:sz="0" w:space="0" w:color="auto"/>
            <w:bottom w:val="none" w:sz="0" w:space="0" w:color="auto"/>
            <w:right w:val="none" w:sz="0" w:space="0" w:color="auto"/>
          </w:divBdr>
          <w:divsChild>
            <w:div w:id="6358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0447">
      <w:bodyDiv w:val="1"/>
      <w:marLeft w:val="0"/>
      <w:marRight w:val="0"/>
      <w:marTop w:val="0"/>
      <w:marBottom w:val="0"/>
      <w:divBdr>
        <w:top w:val="none" w:sz="0" w:space="0" w:color="auto"/>
        <w:left w:val="none" w:sz="0" w:space="0" w:color="auto"/>
        <w:bottom w:val="none" w:sz="0" w:space="0" w:color="auto"/>
        <w:right w:val="none" w:sz="0" w:space="0" w:color="auto"/>
      </w:divBdr>
    </w:div>
    <w:div w:id="1216432793">
      <w:bodyDiv w:val="1"/>
      <w:marLeft w:val="0"/>
      <w:marRight w:val="0"/>
      <w:marTop w:val="0"/>
      <w:marBottom w:val="0"/>
      <w:divBdr>
        <w:top w:val="none" w:sz="0" w:space="0" w:color="auto"/>
        <w:left w:val="none" w:sz="0" w:space="0" w:color="auto"/>
        <w:bottom w:val="none" w:sz="0" w:space="0" w:color="auto"/>
        <w:right w:val="none" w:sz="0" w:space="0" w:color="auto"/>
      </w:divBdr>
    </w:div>
    <w:div w:id="1221482073">
      <w:bodyDiv w:val="1"/>
      <w:marLeft w:val="0"/>
      <w:marRight w:val="0"/>
      <w:marTop w:val="0"/>
      <w:marBottom w:val="0"/>
      <w:divBdr>
        <w:top w:val="none" w:sz="0" w:space="0" w:color="auto"/>
        <w:left w:val="none" w:sz="0" w:space="0" w:color="auto"/>
        <w:bottom w:val="none" w:sz="0" w:space="0" w:color="auto"/>
        <w:right w:val="none" w:sz="0" w:space="0" w:color="auto"/>
      </w:divBdr>
      <w:divsChild>
        <w:div w:id="1624530562">
          <w:marLeft w:val="0"/>
          <w:marRight w:val="0"/>
          <w:marTop w:val="0"/>
          <w:marBottom w:val="0"/>
          <w:divBdr>
            <w:top w:val="none" w:sz="0" w:space="0" w:color="auto"/>
            <w:left w:val="none" w:sz="0" w:space="0" w:color="auto"/>
            <w:bottom w:val="none" w:sz="0" w:space="0" w:color="auto"/>
            <w:right w:val="none" w:sz="0" w:space="0" w:color="auto"/>
          </w:divBdr>
          <w:divsChild>
            <w:div w:id="761992993">
              <w:marLeft w:val="0"/>
              <w:marRight w:val="0"/>
              <w:marTop w:val="0"/>
              <w:marBottom w:val="0"/>
              <w:divBdr>
                <w:top w:val="none" w:sz="0" w:space="0" w:color="auto"/>
                <w:left w:val="none" w:sz="0" w:space="0" w:color="auto"/>
                <w:bottom w:val="none" w:sz="0" w:space="0" w:color="auto"/>
                <w:right w:val="none" w:sz="0" w:space="0" w:color="auto"/>
              </w:divBdr>
            </w:div>
            <w:div w:id="1553075103">
              <w:marLeft w:val="0"/>
              <w:marRight w:val="0"/>
              <w:marTop w:val="0"/>
              <w:marBottom w:val="0"/>
              <w:divBdr>
                <w:top w:val="none" w:sz="0" w:space="0" w:color="auto"/>
                <w:left w:val="none" w:sz="0" w:space="0" w:color="auto"/>
                <w:bottom w:val="none" w:sz="0" w:space="0" w:color="auto"/>
                <w:right w:val="none" w:sz="0" w:space="0" w:color="auto"/>
              </w:divBdr>
            </w:div>
          </w:divsChild>
        </w:div>
        <w:div w:id="1867254151">
          <w:marLeft w:val="0"/>
          <w:marRight w:val="0"/>
          <w:marTop w:val="0"/>
          <w:marBottom w:val="0"/>
          <w:divBdr>
            <w:top w:val="none" w:sz="0" w:space="0" w:color="auto"/>
            <w:left w:val="none" w:sz="0" w:space="0" w:color="auto"/>
            <w:bottom w:val="none" w:sz="0" w:space="0" w:color="auto"/>
            <w:right w:val="none" w:sz="0" w:space="0" w:color="auto"/>
          </w:divBdr>
          <w:divsChild>
            <w:div w:id="634259471">
              <w:marLeft w:val="0"/>
              <w:marRight w:val="0"/>
              <w:marTop w:val="0"/>
              <w:marBottom w:val="0"/>
              <w:divBdr>
                <w:top w:val="none" w:sz="0" w:space="0" w:color="auto"/>
                <w:left w:val="none" w:sz="0" w:space="0" w:color="auto"/>
                <w:bottom w:val="none" w:sz="0" w:space="0" w:color="auto"/>
                <w:right w:val="none" w:sz="0" w:space="0" w:color="auto"/>
              </w:divBdr>
            </w:div>
            <w:div w:id="13786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3235">
      <w:bodyDiv w:val="1"/>
      <w:marLeft w:val="0"/>
      <w:marRight w:val="0"/>
      <w:marTop w:val="0"/>
      <w:marBottom w:val="0"/>
      <w:divBdr>
        <w:top w:val="none" w:sz="0" w:space="0" w:color="auto"/>
        <w:left w:val="none" w:sz="0" w:space="0" w:color="auto"/>
        <w:bottom w:val="none" w:sz="0" w:space="0" w:color="auto"/>
        <w:right w:val="none" w:sz="0" w:space="0" w:color="auto"/>
      </w:divBdr>
    </w:div>
    <w:div w:id="1416976128">
      <w:bodyDiv w:val="1"/>
      <w:marLeft w:val="0"/>
      <w:marRight w:val="0"/>
      <w:marTop w:val="0"/>
      <w:marBottom w:val="0"/>
      <w:divBdr>
        <w:top w:val="none" w:sz="0" w:space="0" w:color="auto"/>
        <w:left w:val="none" w:sz="0" w:space="0" w:color="auto"/>
        <w:bottom w:val="none" w:sz="0" w:space="0" w:color="auto"/>
        <w:right w:val="none" w:sz="0" w:space="0" w:color="auto"/>
      </w:divBdr>
      <w:divsChild>
        <w:div w:id="1963344442">
          <w:marLeft w:val="0"/>
          <w:marRight w:val="0"/>
          <w:marTop w:val="0"/>
          <w:marBottom w:val="0"/>
          <w:divBdr>
            <w:top w:val="none" w:sz="0" w:space="0" w:color="auto"/>
            <w:left w:val="none" w:sz="0" w:space="0" w:color="auto"/>
            <w:bottom w:val="none" w:sz="0" w:space="0" w:color="auto"/>
            <w:right w:val="none" w:sz="0" w:space="0" w:color="auto"/>
          </w:divBdr>
          <w:divsChild>
            <w:div w:id="15029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3047">
      <w:bodyDiv w:val="1"/>
      <w:marLeft w:val="0"/>
      <w:marRight w:val="0"/>
      <w:marTop w:val="0"/>
      <w:marBottom w:val="0"/>
      <w:divBdr>
        <w:top w:val="none" w:sz="0" w:space="0" w:color="auto"/>
        <w:left w:val="none" w:sz="0" w:space="0" w:color="auto"/>
        <w:bottom w:val="none" w:sz="0" w:space="0" w:color="auto"/>
        <w:right w:val="none" w:sz="0" w:space="0" w:color="auto"/>
      </w:divBdr>
    </w:div>
    <w:div w:id="1546285399">
      <w:bodyDiv w:val="1"/>
      <w:marLeft w:val="0"/>
      <w:marRight w:val="0"/>
      <w:marTop w:val="0"/>
      <w:marBottom w:val="0"/>
      <w:divBdr>
        <w:top w:val="none" w:sz="0" w:space="0" w:color="auto"/>
        <w:left w:val="none" w:sz="0" w:space="0" w:color="auto"/>
        <w:bottom w:val="none" w:sz="0" w:space="0" w:color="auto"/>
        <w:right w:val="none" w:sz="0" w:space="0" w:color="auto"/>
      </w:divBdr>
      <w:divsChild>
        <w:div w:id="736704498">
          <w:marLeft w:val="0"/>
          <w:marRight w:val="0"/>
          <w:marTop w:val="0"/>
          <w:marBottom w:val="0"/>
          <w:divBdr>
            <w:top w:val="none" w:sz="0" w:space="0" w:color="auto"/>
            <w:left w:val="none" w:sz="0" w:space="0" w:color="auto"/>
            <w:bottom w:val="none" w:sz="0" w:space="0" w:color="auto"/>
            <w:right w:val="none" w:sz="0" w:space="0" w:color="auto"/>
          </w:divBdr>
          <w:divsChild>
            <w:div w:id="21394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4676">
      <w:bodyDiv w:val="1"/>
      <w:marLeft w:val="0"/>
      <w:marRight w:val="0"/>
      <w:marTop w:val="0"/>
      <w:marBottom w:val="0"/>
      <w:divBdr>
        <w:top w:val="none" w:sz="0" w:space="0" w:color="auto"/>
        <w:left w:val="none" w:sz="0" w:space="0" w:color="auto"/>
        <w:bottom w:val="none" w:sz="0" w:space="0" w:color="auto"/>
        <w:right w:val="none" w:sz="0" w:space="0" w:color="auto"/>
      </w:divBdr>
      <w:divsChild>
        <w:div w:id="1508638799">
          <w:marLeft w:val="0"/>
          <w:marRight w:val="0"/>
          <w:marTop w:val="0"/>
          <w:marBottom w:val="0"/>
          <w:divBdr>
            <w:top w:val="none" w:sz="0" w:space="0" w:color="auto"/>
            <w:left w:val="none" w:sz="0" w:space="0" w:color="auto"/>
            <w:bottom w:val="none" w:sz="0" w:space="0" w:color="auto"/>
            <w:right w:val="none" w:sz="0" w:space="0" w:color="auto"/>
          </w:divBdr>
          <w:divsChild>
            <w:div w:id="10997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9713">
      <w:bodyDiv w:val="1"/>
      <w:marLeft w:val="0"/>
      <w:marRight w:val="0"/>
      <w:marTop w:val="0"/>
      <w:marBottom w:val="0"/>
      <w:divBdr>
        <w:top w:val="none" w:sz="0" w:space="0" w:color="auto"/>
        <w:left w:val="none" w:sz="0" w:space="0" w:color="auto"/>
        <w:bottom w:val="none" w:sz="0" w:space="0" w:color="auto"/>
        <w:right w:val="none" w:sz="0" w:space="0" w:color="auto"/>
      </w:divBdr>
      <w:divsChild>
        <w:div w:id="1154563449">
          <w:marLeft w:val="0"/>
          <w:marRight w:val="0"/>
          <w:marTop w:val="0"/>
          <w:marBottom w:val="0"/>
          <w:divBdr>
            <w:top w:val="none" w:sz="0" w:space="0" w:color="auto"/>
            <w:left w:val="none" w:sz="0" w:space="0" w:color="auto"/>
            <w:bottom w:val="none" w:sz="0" w:space="0" w:color="auto"/>
            <w:right w:val="none" w:sz="0" w:space="0" w:color="auto"/>
          </w:divBdr>
          <w:divsChild>
            <w:div w:id="2418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731">
      <w:bodyDiv w:val="1"/>
      <w:marLeft w:val="0"/>
      <w:marRight w:val="0"/>
      <w:marTop w:val="0"/>
      <w:marBottom w:val="0"/>
      <w:divBdr>
        <w:top w:val="none" w:sz="0" w:space="0" w:color="auto"/>
        <w:left w:val="none" w:sz="0" w:space="0" w:color="auto"/>
        <w:bottom w:val="none" w:sz="0" w:space="0" w:color="auto"/>
        <w:right w:val="none" w:sz="0" w:space="0" w:color="auto"/>
      </w:divBdr>
      <w:divsChild>
        <w:div w:id="2034719699">
          <w:marLeft w:val="0"/>
          <w:marRight w:val="0"/>
          <w:marTop w:val="0"/>
          <w:marBottom w:val="0"/>
          <w:divBdr>
            <w:top w:val="none" w:sz="0" w:space="0" w:color="auto"/>
            <w:left w:val="none" w:sz="0" w:space="0" w:color="auto"/>
            <w:bottom w:val="none" w:sz="0" w:space="0" w:color="auto"/>
            <w:right w:val="none" w:sz="0" w:space="0" w:color="auto"/>
          </w:divBdr>
          <w:divsChild>
            <w:div w:id="7540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8602">
      <w:bodyDiv w:val="1"/>
      <w:marLeft w:val="0"/>
      <w:marRight w:val="0"/>
      <w:marTop w:val="0"/>
      <w:marBottom w:val="0"/>
      <w:divBdr>
        <w:top w:val="none" w:sz="0" w:space="0" w:color="auto"/>
        <w:left w:val="none" w:sz="0" w:space="0" w:color="auto"/>
        <w:bottom w:val="none" w:sz="0" w:space="0" w:color="auto"/>
        <w:right w:val="none" w:sz="0" w:space="0" w:color="auto"/>
      </w:divBdr>
      <w:divsChild>
        <w:div w:id="1127431498">
          <w:marLeft w:val="0"/>
          <w:marRight w:val="0"/>
          <w:marTop w:val="0"/>
          <w:marBottom w:val="0"/>
          <w:divBdr>
            <w:top w:val="none" w:sz="0" w:space="0" w:color="auto"/>
            <w:left w:val="none" w:sz="0" w:space="0" w:color="auto"/>
            <w:bottom w:val="none" w:sz="0" w:space="0" w:color="auto"/>
            <w:right w:val="none" w:sz="0" w:space="0" w:color="auto"/>
          </w:divBdr>
        </w:div>
      </w:divsChild>
    </w:div>
    <w:div w:id="1766614724">
      <w:bodyDiv w:val="1"/>
      <w:marLeft w:val="0"/>
      <w:marRight w:val="0"/>
      <w:marTop w:val="0"/>
      <w:marBottom w:val="0"/>
      <w:divBdr>
        <w:top w:val="none" w:sz="0" w:space="0" w:color="auto"/>
        <w:left w:val="none" w:sz="0" w:space="0" w:color="auto"/>
        <w:bottom w:val="none" w:sz="0" w:space="0" w:color="auto"/>
        <w:right w:val="none" w:sz="0" w:space="0" w:color="auto"/>
      </w:divBdr>
    </w:div>
    <w:div w:id="1796560330">
      <w:bodyDiv w:val="1"/>
      <w:marLeft w:val="0"/>
      <w:marRight w:val="0"/>
      <w:marTop w:val="0"/>
      <w:marBottom w:val="0"/>
      <w:divBdr>
        <w:top w:val="none" w:sz="0" w:space="0" w:color="auto"/>
        <w:left w:val="none" w:sz="0" w:space="0" w:color="auto"/>
        <w:bottom w:val="none" w:sz="0" w:space="0" w:color="auto"/>
        <w:right w:val="none" w:sz="0" w:space="0" w:color="auto"/>
      </w:divBdr>
      <w:divsChild>
        <w:div w:id="2067677692">
          <w:marLeft w:val="0"/>
          <w:marRight w:val="0"/>
          <w:marTop w:val="0"/>
          <w:marBottom w:val="0"/>
          <w:divBdr>
            <w:top w:val="none" w:sz="0" w:space="0" w:color="auto"/>
            <w:left w:val="none" w:sz="0" w:space="0" w:color="auto"/>
            <w:bottom w:val="none" w:sz="0" w:space="0" w:color="auto"/>
            <w:right w:val="none" w:sz="0" w:space="0" w:color="auto"/>
          </w:divBdr>
          <w:divsChild>
            <w:div w:id="16221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2313">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sChild>
        <w:div w:id="50464542">
          <w:marLeft w:val="0"/>
          <w:marRight w:val="0"/>
          <w:marTop w:val="0"/>
          <w:marBottom w:val="0"/>
          <w:divBdr>
            <w:top w:val="none" w:sz="0" w:space="0" w:color="auto"/>
            <w:left w:val="none" w:sz="0" w:space="0" w:color="auto"/>
            <w:bottom w:val="none" w:sz="0" w:space="0" w:color="auto"/>
            <w:right w:val="none" w:sz="0" w:space="0" w:color="auto"/>
          </w:divBdr>
          <w:divsChild>
            <w:div w:id="209801425">
              <w:marLeft w:val="0"/>
              <w:marRight w:val="0"/>
              <w:marTop w:val="0"/>
              <w:marBottom w:val="0"/>
              <w:divBdr>
                <w:top w:val="none" w:sz="0" w:space="0" w:color="auto"/>
                <w:left w:val="none" w:sz="0" w:space="0" w:color="auto"/>
                <w:bottom w:val="none" w:sz="0" w:space="0" w:color="auto"/>
                <w:right w:val="none" w:sz="0" w:space="0" w:color="auto"/>
              </w:divBdr>
            </w:div>
            <w:div w:id="791558495">
              <w:marLeft w:val="0"/>
              <w:marRight w:val="0"/>
              <w:marTop w:val="0"/>
              <w:marBottom w:val="0"/>
              <w:divBdr>
                <w:top w:val="none" w:sz="0" w:space="0" w:color="auto"/>
                <w:left w:val="none" w:sz="0" w:space="0" w:color="auto"/>
                <w:bottom w:val="none" w:sz="0" w:space="0" w:color="auto"/>
                <w:right w:val="none" w:sz="0" w:space="0" w:color="auto"/>
              </w:divBdr>
            </w:div>
          </w:divsChild>
        </w:div>
        <w:div w:id="54210128">
          <w:marLeft w:val="0"/>
          <w:marRight w:val="0"/>
          <w:marTop w:val="0"/>
          <w:marBottom w:val="0"/>
          <w:divBdr>
            <w:top w:val="none" w:sz="0" w:space="0" w:color="auto"/>
            <w:left w:val="none" w:sz="0" w:space="0" w:color="auto"/>
            <w:bottom w:val="none" w:sz="0" w:space="0" w:color="auto"/>
            <w:right w:val="none" w:sz="0" w:space="0" w:color="auto"/>
          </w:divBdr>
          <w:divsChild>
            <w:div w:id="916212384">
              <w:marLeft w:val="0"/>
              <w:marRight w:val="0"/>
              <w:marTop w:val="0"/>
              <w:marBottom w:val="0"/>
              <w:divBdr>
                <w:top w:val="none" w:sz="0" w:space="0" w:color="auto"/>
                <w:left w:val="none" w:sz="0" w:space="0" w:color="auto"/>
                <w:bottom w:val="none" w:sz="0" w:space="0" w:color="auto"/>
                <w:right w:val="none" w:sz="0" w:space="0" w:color="auto"/>
              </w:divBdr>
            </w:div>
          </w:divsChild>
        </w:div>
        <w:div w:id="61415418">
          <w:marLeft w:val="0"/>
          <w:marRight w:val="0"/>
          <w:marTop w:val="0"/>
          <w:marBottom w:val="0"/>
          <w:divBdr>
            <w:top w:val="none" w:sz="0" w:space="0" w:color="auto"/>
            <w:left w:val="none" w:sz="0" w:space="0" w:color="auto"/>
            <w:bottom w:val="none" w:sz="0" w:space="0" w:color="auto"/>
            <w:right w:val="none" w:sz="0" w:space="0" w:color="auto"/>
          </w:divBdr>
          <w:divsChild>
            <w:div w:id="126096676">
              <w:marLeft w:val="0"/>
              <w:marRight w:val="0"/>
              <w:marTop w:val="0"/>
              <w:marBottom w:val="0"/>
              <w:divBdr>
                <w:top w:val="none" w:sz="0" w:space="0" w:color="auto"/>
                <w:left w:val="none" w:sz="0" w:space="0" w:color="auto"/>
                <w:bottom w:val="none" w:sz="0" w:space="0" w:color="auto"/>
                <w:right w:val="none" w:sz="0" w:space="0" w:color="auto"/>
              </w:divBdr>
            </w:div>
          </w:divsChild>
        </w:div>
        <w:div w:id="64887850">
          <w:marLeft w:val="0"/>
          <w:marRight w:val="0"/>
          <w:marTop w:val="0"/>
          <w:marBottom w:val="0"/>
          <w:divBdr>
            <w:top w:val="none" w:sz="0" w:space="0" w:color="auto"/>
            <w:left w:val="none" w:sz="0" w:space="0" w:color="auto"/>
            <w:bottom w:val="none" w:sz="0" w:space="0" w:color="auto"/>
            <w:right w:val="none" w:sz="0" w:space="0" w:color="auto"/>
          </w:divBdr>
          <w:divsChild>
            <w:div w:id="940067638">
              <w:marLeft w:val="0"/>
              <w:marRight w:val="0"/>
              <w:marTop w:val="0"/>
              <w:marBottom w:val="0"/>
              <w:divBdr>
                <w:top w:val="none" w:sz="0" w:space="0" w:color="auto"/>
                <w:left w:val="none" w:sz="0" w:space="0" w:color="auto"/>
                <w:bottom w:val="none" w:sz="0" w:space="0" w:color="auto"/>
                <w:right w:val="none" w:sz="0" w:space="0" w:color="auto"/>
              </w:divBdr>
            </w:div>
          </w:divsChild>
        </w:div>
        <w:div w:id="140851667">
          <w:marLeft w:val="0"/>
          <w:marRight w:val="0"/>
          <w:marTop w:val="0"/>
          <w:marBottom w:val="0"/>
          <w:divBdr>
            <w:top w:val="none" w:sz="0" w:space="0" w:color="auto"/>
            <w:left w:val="none" w:sz="0" w:space="0" w:color="auto"/>
            <w:bottom w:val="none" w:sz="0" w:space="0" w:color="auto"/>
            <w:right w:val="none" w:sz="0" w:space="0" w:color="auto"/>
          </w:divBdr>
          <w:divsChild>
            <w:div w:id="977496111">
              <w:marLeft w:val="0"/>
              <w:marRight w:val="0"/>
              <w:marTop w:val="0"/>
              <w:marBottom w:val="0"/>
              <w:divBdr>
                <w:top w:val="none" w:sz="0" w:space="0" w:color="auto"/>
                <w:left w:val="none" w:sz="0" w:space="0" w:color="auto"/>
                <w:bottom w:val="none" w:sz="0" w:space="0" w:color="auto"/>
                <w:right w:val="none" w:sz="0" w:space="0" w:color="auto"/>
              </w:divBdr>
            </w:div>
            <w:div w:id="1562984013">
              <w:marLeft w:val="0"/>
              <w:marRight w:val="0"/>
              <w:marTop w:val="0"/>
              <w:marBottom w:val="0"/>
              <w:divBdr>
                <w:top w:val="none" w:sz="0" w:space="0" w:color="auto"/>
                <w:left w:val="none" w:sz="0" w:space="0" w:color="auto"/>
                <w:bottom w:val="none" w:sz="0" w:space="0" w:color="auto"/>
                <w:right w:val="none" w:sz="0" w:space="0" w:color="auto"/>
              </w:divBdr>
            </w:div>
          </w:divsChild>
        </w:div>
        <w:div w:id="144514624">
          <w:marLeft w:val="0"/>
          <w:marRight w:val="0"/>
          <w:marTop w:val="0"/>
          <w:marBottom w:val="0"/>
          <w:divBdr>
            <w:top w:val="none" w:sz="0" w:space="0" w:color="auto"/>
            <w:left w:val="none" w:sz="0" w:space="0" w:color="auto"/>
            <w:bottom w:val="none" w:sz="0" w:space="0" w:color="auto"/>
            <w:right w:val="none" w:sz="0" w:space="0" w:color="auto"/>
          </w:divBdr>
          <w:divsChild>
            <w:div w:id="264461118">
              <w:marLeft w:val="0"/>
              <w:marRight w:val="0"/>
              <w:marTop w:val="0"/>
              <w:marBottom w:val="0"/>
              <w:divBdr>
                <w:top w:val="none" w:sz="0" w:space="0" w:color="auto"/>
                <w:left w:val="none" w:sz="0" w:space="0" w:color="auto"/>
                <w:bottom w:val="none" w:sz="0" w:space="0" w:color="auto"/>
                <w:right w:val="none" w:sz="0" w:space="0" w:color="auto"/>
              </w:divBdr>
            </w:div>
          </w:divsChild>
        </w:div>
        <w:div w:id="322662301">
          <w:marLeft w:val="0"/>
          <w:marRight w:val="0"/>
          <w:marTop w:val="0"/>
          <w:marBottom w:val="0"/>
          <w:divBdr>
            <w:top w:val="none" w:sz="0" w:space="0" w:color="auto"/>
            <w:left w:val="none" w:sz="0" w:space="0" w:color="auto"/>
            <w:bottom w:val="none" w:sz="0" w:space="0" w:color="auto"/>
            <w:right w:val="none" w:sz="0" w:space="0" w:color="auto"/>
          </w:divBdr>
          <w:divsChild>
            <w:div w:id="560024618">
              <w:marLeft w:val="0"/>
              <w:marRight w:val="0"/>
              <w:marTop w:val="0"/>
              <w:marBottom w:val="0"/>
              <w:divBdr>
                <w:top w:val="none" w:sz="0" w:space="0" w:color="auto"/>
                <w:left w:val="none" w:sz="0" w:space="0" w:color="auto"/>
                <w:bottom w:val="none" w:sz="0" w:space="0" w:color="auto"/>
                <w:right w:val="none" w:sz="0" w:space="0" w:color="auto"/>
              </w:divBdr>
            </w:div>
          </w:divsChild>
        </w:div>
        <w:div w:id="350108165">
          <w:marLeft w:val="0"/>
          <w:marRight w:val="0"/>
          <w:marTop w:val="0"/>
          <w:marBottom w:val="0"/>
          <w:divBdr>
            <w:top w:val="none" w:sz="0" w:space="0" w:color="auto"/>
            <w:left w:val="none" w:sz="0" w:space="0" w:color="auto"/>
            <w:bottom w:val="none" w:sz="0" w:space="0" w:color="auto"/>
            <w:right w:val="none" w:sz="0" w:space="0" w:color="auto"/>
          </w:divBdr>
          <w:divsChild>
            <w:div w:id="347412539">
              <w:marLeft w:val="0"/>
              <w:marRight w:val="0"/>
              <w:marTop w:val="0"/>
              <w:marBottom w:val="0"/>
              <w:divBdr>
                <w:top w:val="none" w:sz="0" w:space="0" w:color="auto"/>
                <w:left w:val="none" w:sz="0" w:space="0" w:color="auto"/>
                <w:bottom w:val="none" w:sz="0" w:space="0" w:color="auto"/>
                <w:right w:val="none" w:sz="0" w:space="0" w:color="auto"/>
              </w:divBdr>
            </w:div>
          </w:divsChild>
        </w:div>
        <w:div w:id="409666729">
          <w:marLeft w:val="0"/>
          <w:marRight w:val="0"/>
          <w:marTop w:val="0"/>
          <w:marBottom w:val="0"/>
          <w:divBdr>
            <w:top w:val="none" w:sz="0" w:space="0" w:color="auto"/>
            <w:left w:val="none" w:sz="0" w:space="0" w:color="auto"/>
            <w:bottom w:val="none" w:sz="0" w:space="0" w:color="auto"/>
            <w:right w:val="none" w:sz="0" w:space="0" w:color="auto"/>
          </w:divBdr>
          <w:divsChild>
            <w:div w:id="552274655">
              <w:marLeft w:val="0"/>
              <w:marRight w:val="0"/>
              <w:marTop w:val="0"/>
              <w:marBottom w:val="0"/>
              <w:divBdr>
                <w:top w:val="none" w:sz="0" w:space="0" w:color="auto"/>
                <w:left w:val="none" w:sz="0" w:space="0" w:color="auto"/>
                <w:bottom w:val="none" w:sz="0" w:space="0" w:color="auto"/>
                <w:right w:val="none" w:sz="0" w:space="0" w:color="auto"/>
              </w:divBdr>
            </w:div>
          </w:divsChild>
        </w:div>
        <w:div w:id="466825347">
          <w:marLeft w:val="0"/>
          <w:marRight w:val="0"/>
          <w:marTop w:val="0"/>
          <w:marBottom w:val="0"/>
          <w:divBdr>
            <w:top w:val="none" w:sz="0" w:space="0" w:color="auto"/>
            <w:left w:val="none" w:sz="0" w:space="0" w:color="auto"/>
            <w:bottom w:val="none" w:sz="0" w:space="0" w:color="auto"/>
            <w:right w:val="none" w:sz="0" w:space="0" w:color="auto"/>
          </w:divBdr>
          <w:divsChild>
            <w:div w:id="1827237826">
              <w:marLeft w:val="0"/>
              <w:marRight w:val="0"/>
              <w:marTop w:val="0"/>
              <w:marBottom w:val="0"/>
              <w:divBdr>
                <w:top w:val="none" w:sz="0" w:space="0" w:color="auto"/>
                <w:left w:val="none" w:sz="0" w:space="0" w:color="auto"/>
                <w:bottom w:val="none" w:sz="0" w:space="0" w:color="auto"/>
                <w:right w:val="none" w:sz="0" w:space="0" w:color="auto"/>
              </w:divBdr>
            </w:div>
          </w:divsChild>
        </w:div>
        <w:div w:id="564999180">
          <w:marLeft w:val="0"/>
          <w:marRight w:val="0"/>
          <w:marTop w:val="0"/>
          <w:marBottom w:val="0"/>
          <w:divBdr>
            <w:top w:val="none" w:sz="0" w:space="0" w:color="auto"/>
            <w:left w:val="none" w:sz="0" w:space="0" w:color="auto"/>
            <w:bottom w:val="none" w:sz="0" w:space="0" w:color="auto"/>
            <w:right w:val="none" w:sz="0" w:space="0" w:color="auto"/>
          </w:divBdr>
          <w:divsChild>
            <w:div w:id="1744180673">
              <w:marLeft w:val="0"/>
              <w:marRight w:val="0"/>
              <w:marTop w:val="0"/>
              <w:marBottom w:val="0"/>
              <w:divBdr>
                <w:top w:val="none" w:sz="0" w:space="0" w:color="auto"/>
                <w:left w:val="none" w:sz="0" w:space="0" w:color="auto"/>
                <w:bottom w:val="none" w:sz="0" w:space="0" w:color="auto"/>
                <w:right w:val="none" w:sz="0" w:space="0" w:color="auto"/>
              </w:divBdr>
            </w:div>
          </w:divsChild>
        </w:div>
        <w:div w:id="582419232">
          <w:marLeft w:val="0"/>
          <w:marRight w:val="0"/>
          <w:marTop w:val="0"/>
          <w:marBottom w:val="0"/>
          <w:divBdr>
            <w:top w:val="none" w:sz="0" w:space="0" w:color="auto"/>
            <w:left w:val="none" w:sz="0" w:space="0" w:color="auto"/>
            <w:bottom w:val="none" w:sz="0" w:space="0" w:color="auto"/>
            <w:right w:val="none" w:sz="0" w:space="0" w:color="auto"/>
          </w:divBdr>
          <w:divsChild>
            <w:div w:id="402262358">
              <w:marLeft w:val="0"/>
              <w:marRight w:val="0"/>
              <w:marTop w:val="0"/>
              <w:marBottom w:val="0"/>
              <w:divBdr>
                <w:top w:val="none" w:sz="0" w:space="0" w:color="auto"/>
                <w:left w:val="none" w:sz="0" w:space="0" w:color="auto"/>
                <w:bottom w:val="none" w:sz="0" w:space="0" w:color="auto"/>
                <w:right w:val="none" w:sz="0" w:space="0" w:color="auto"/>
              </w:divBdr>
            </w:div>
          </w:divsChild>
        </w:div>
        <w:div w:id="599917498">
          <w:marLeft w:val="0"/>
          <w:marRight w:val="0"/>
          <w:marTop w:val="0"/>
          <w:marBottom w:val="0"/>
          <w:divBdr>
            <w:top w:val="none" w:sz="0" w:space="0" w:color="auto"/>
            <w:left w:val="none" w:sz="0" w:space="0" w:color="auto"/>
            <w:bottom w:val="none" w:sz="0" w:space="0" w:color="auto"/>
            <w:right w:val="none" w:sz="0" w:space="0" w:color="auto"/>
          </w:divBdr>
          <w:divsChild>
            <w:div w:id="274558124">
              <w:marLeft w:val="0"/>
              <w:marRight w:val="0"/>
              <w:marTop w:val="0"/>
              <w:marBottom w:val="0"/>
              <w:divBdr>
                <w:top w:val="none" w:sz="0" w:space="0" w:color="auto"/>
                <w:left w:val="none" w:sz="0" w:space="0" w:color="auto"/>
                <w:bottom w:val="none" w:sz="0" w:space="0" w:color="auto"/>
                <w:right w:val="none" w:sz="0" w:space="0" w:color="auto"/>
              </w:divBdr>
            </w:div>
          </w:divsChild>
        </w:div>
        <w:div w:id="673651485">
          <w:marLeft w:val="0"/>
          <w:marRight w:val="0"/>
          <w:marTop w:val="0"/>
          <w:marBottom w:val="0"/>
          <w:divBdr>
            <w:top w:val="none" w:sz="0" w:space="0" w:color="auto"/>
            <w:left w:val="none" w:sz="0" w:space="0" w:color="auto"/>
            <w:bottom w:val="none" w:sz="0" w:space="0" w:color="auto"/>
            <w:right w:val="none" w:sz="0" w:space="0" w:color="auto"/>
          </w:divBdr>
          <w:divsChild>
            <w:div w:id="1268006327">
              <w:marLeft w:val="0"/>
              <w:marRight w:val="0"/>
              <w:marTop w:val="0"/>
              <w:marBottom w:val="0"/>
              <w:divBdr>
                <w:top w:val="none" w:sz="0" w:space="0" w:color="auto"/>
                <w:left w:val="none" w:sz="0" w:space="0" w:color="auto"/>
                <w:bottom w:val="none" w:sz="0" w:space="0" w:color="auto"/>
                <w:right w:val="none" w:sz="0" w:space="0" w:color="auto"/>
              </w:divBdr>
            </w:div>
            <w:div w:id="1792823100">
              <w:marLeft w:val="0"/>
              <w:marRight w:val="0"/>
              <w:marTop w:val="0"/>
              <w:marBottom w:val="0"/>
              <w:divBdr>
                <w:top w:val="none" w:sz="0" w:space="0" w:color="auto"/>
                <w:left w:val="none" w:sz="0" w:space="0" w:color="auto"/>
                <w:bottom w:val="none" w:sz="0" w:space="0" w:color="auto"/>
                <w:right w:val="none" w:sz="0" w:space="0" w:color="auto"/>
              </w:divBdr>
            </w:div>
          </w:divsChild>
        </w:div>
        <w:div w:id="800071442">
          <w:marLeft w:val="0"/>
          <w:marRight w:val="0"/>
          <w:marTop w:val="0"/>
          <w:marBottom w:val="0"/>
          <w:divBdr>
            <w:top w:val="none" w:sz="0" w:space="0" w:color="auto"/>
            <w:left w:val="none" w:sz="0" w:space="0" w:color="auto"/>
            <w:bottom w:val="none" w:sz="0" w:space="0" w:color="auto"/>
            <w:right w:val="none" w:sz="0" w:space="0" w:color="auto"/>
          </w:divBdr>
          <w:divsChild>
            <w:div w:id="1599168323">
              <w:marLeft w:val="0"/>
              <w:marRight w:val="0"/>
              <w:marTop w:val="0"/>
              <w:marBottom w:val="0"/>
              <w:divBdr>
                <w:top w:val="none" w:sz="0" w:space="0" w:color="auto"/>
                <w:left w:val="none" w:sz="0" w:space="0" w:color="auto"/>
                <w:bottom w:val="none" w:sz="0" w:space="0" w:color="auto"/>
                <w:right w:val="none" w:sz="0" w:space="0" w:color="auto"/>
              </w:divBdr>
            </w:div>
          </w:divsChild>
        </w:div>
        <w:div w:id="803305536">
          <w:marLeft w:val="0"/>
          <w:marRight w:val="0"/>
          <w:marTop w:val="0"/>
          <w:marBottom w:val="0"/>
          <w:divBdr>
            <w:top w:val="none" w:sz="0" w:space="0" w:color="auto"/>
            <w:left w:val="none" w:sz="0" w:space="0" w:color="auto"/>
            <w:bottom w:val="none" w:sz="0" w:space="0" w:color="auto"/>
            <w:right w:val="none" w:sz="0" w:space="0" w:color="auto"/>
          </w:divBdr>
          <w:divsChild>
            <w:div w:id="57292823">
              <w:marLeft w:val="0"/>
              <w:marRight w:val="0"/>
              <w:marTop w:val="0"/>
              <w:marBottom w:val="0"/>
              <w:divBdr>
                <w:top w:val="none" w:sz="0" w:space="0" w:color="auto"/>
                <w:left w:val="none" w:sz="0" w:space="0" w:color="auto"/>
                <w:bottom w:val="none" w:sz="0" w:space="0" w:color="auto"/>
                <w:right w:val="none" w:sz="0" w:space="0" w:color="auto"/>
              </w:divBdr>
            </w:div>
            <w:div w:id="1451051371">
              <w:marLeft w:val="0"/>
              <w:marRight w:val="0"/>
              <w:marTop w:val="0"/>
              <w:marBottom w:val="0"/>
              <w:divBdr>
                <w:top w:val="none" w:sz="0" w:space="0" w:color="auto"/>
                <w:left w:val="none" w:sz="0" w:space="0" w:color="auto"/>
                <w:bottom w:val="none" w:sz="0" w:space="0" w:color="auto"/>
                <w:right w:val="none" w:sz="0" w:space="0" w:color="auto"/>
              </w:divBdr>
            </w:div>
          </w:divsChild>
        </w:div>
        <w:div w:id="851723102">
          <w:marLeft w:val="0"/>
          <w:marRight w:val="0"/>
          <w:marTop w:val="0"/>
          <w:marBottom w:val="0"/>
          <w:divBdr>
            <w:top w:val="none" w:sz="0" w:space="0" w:color="auto"/>
            <w:left w:val="none" w:sz="0" w:space="0" w:color="auto"/>
            <w:bottom w:val="none" w:sz="0" w:space="0" w:color="auto"/>
            <w:right w:val="none" w:sz="0" w:space="0" w:color="auto"/>
          </w:divBdr>
          <w:divsChild>
            <w:div w:id="2015914553">
              <w:marLeft w:val="0"/>
              <w:marRight w:val="0"/>
              <w:marTop w:val="0"/>
              <w:marBottom w:val="0"/>
              <w:divBdr>
                <w:top w:val="none" w:sz="0" w:space="0" w:color="auto"/>
                <w:left w:val="none" w:sz="0" w:space="0" w:color="auto"/>
                <w:bottom w:val="none" w:sz="0" w:space="0" w:color="auto"/>
                <w:right w:val="none" w:sz="0" w:space="0" w:color="auto"/>
              </w:divBdr>
            </w:div>
          </w:divsChild>
        </w:div>
        <w:div w:id="852260154">
          <w:marLeft w:val="0"/>
          <w:marRight w:val="0"/>
          <w:marTop w:val="0"/>
          <w:marBottom w:val="0"/>
          <w:divBdr>
            <w:top w:val="none" w:sz="0" w:space="0" w:color="auto"/>
            <w:left w:val="none" w:sz="0" w:space="0" w:color="auto"/>
            <w:bottom w:val="none" w:sz="0" w:space="0" w:color="auto"/>
            <w:right w:val="none" w:sz="0" w:space="0" w:color="auto"/>
          </w:divBdr>
          <w:divsChild>
            <w:div w:id="838430078">
              <w:marLeft w:val="0"/>
              <w:marRight w:val="0"/>
              <w:marTop w:val="0"/>
              <w:marBottom w:val="0"/>
              <w:divBdr>
                <w:top w:val="none" w:sz="0" w:space="0" w:color="auto"/>
                <w:left w:val="none" w:sz="0" w:space="0" w:color="auto"/>
                <w:bottom w:val="none" w:sz="0" w:space="0" w:color="auto"/>
                <w:right w:val="none" w:sz="0" w:space="0" w:color="auto"/>
              </w:divBdr>
            </w:div>
            <w:div w:id="1476411458">
              <w:marLeft w:val="0"/>
              <w:marRight w:val="0"/>
              <w:marTop w:val="0"/>
              <w:marBottom w:val="0"/>
              <w:divBdr>
                <w:top w:val="none" w:sz="0" w:space="0" w:color="auto"/>
                <w:left w:val="none" w:sz="0" w:space="0" w:color="auto"/>
                <w:bottom w:val="none" w:sz="0" w:space="0" w:color="auto"/>
                <w:right w:val="none" w:sz="0" w:space="0" w:color="auto"/>
              </w:divBdr>
            </w:div>
            <w:div w:id="2078479737">
              <w:marLeft w:val="0"/>
              <w:marRight w:val="0"/>
              <w:marTop w:val="0"/>
              <w:marBottom w:val="0"/>
              <w:divBdr>
                <w:top w:val="none" w:sz="0" w:space="0" w:color="auto"/>
                <w:left w:val="none" w:sz="0" w:space="0" w:color="auto"/>
                <w:bottom w:val="none" w:sz="0" w:space="0" w:color="auto"/>
                <w:right w:val="none" w:sz="0" w:space="0" w:color="auto"/>
              </w:divBdr>
            </w:div>
          </w:divsChild>
        </w:div>
        <w:div w:id="854269257">
          <w:marLeft w:val="0"/>
          <w:marRight w:val="0"/>
          <w:marTop w:val="0"/>
          <w:marBottom w:val="0"/>
          <w:divBdr>
            <w:top w:val="none" w:sz="0" w:space="0" w:color="auto"/>
            <w:left w:val="none" w:sz="0" w:space="0" w:color="auto"/>
            <w:bottom w:val="none" w:sz="0" w:space="0" w:color="auto"/>
            <w:right w:val="none" w:sz="0" w:space="0" w:color="auto"/>
          </w:divBdr>
          <w:divsChild>
            <w:div w:id="1071807651">
              <w:marLeft w:val="0"/>
              <w:marRight w:val="0"/>
              <w:marTop w:val="0"/>
              <w:marBottom w:val="0"/>
              <w:divBdr>
                <w:top w:val="none" w:sz="0" w:space="0" w:color="auto"/>
                <w:left w:val="none" w:sz="0" w:space="0" w:color="auto"/>
                <w:bottom w:val="none" w:sz="0" w:space="0" w:color="auto"/>
                <w:right w:val="none" w:sz="0" w:space="0" w:color="auto"/>
              </w:divBdr>
            </w:div>
          </w:divsChild>
        </w:div>
        <w:div w:id="1068380775">
          <w:marLeft w:val="0"/>
          <w:marRight w:val="0"/>
          <w:marTop w:val="0"/>
          <w:marBottom w:val="0"/>
          <w:divBdr>
            <w:top w:val="none" w:sz="0" w:space="0" w:color="auto"/>
            <w:left w:val="none" w:sz="0" w:space="0" w:color="auto"/>
            <w:bottom w:val="none" w:sz="0" w:space="0" w:color="auto"/>
            <w:right w:val="none" w:sz="0" w:space="0" w:color="auto"/>
          </w:divBdr>
          <w:divsChild>
            <w:div w:id="952859024">
              <w:marLeft w:val="0"/>
              <w:marRight w:val="0"/>
              <w:marTop w:val="0"/>
              <w:marBottom w:val="0"/>
              <w:divBdr>
                <w:top w:val="none" w:sz="0" w:space="0" w:color="auto"/>
                <w:left w:val="none" w:sz="0" w:space="0" w:color="auto"/>
                <w:bottom w:val="none" w:sz="0" w:space="0" w:color="auto"/>
                <w:right w:val="none" w:sz="0" w:space="0" w:color="auto"/>
              </w:divBdr>
            </w:div>
          </w:divsChild>
        </w:div>
        <w:div w:id="1093210375">
          <w:marLeft w:val="0"/>
          <w:marRight w:val="0"/>
          <w:marTop w:val="0"/>
          <w:marBottom w:val="0"/>
          <w:divBdr>
            <w:top w:val="none" w:sz="0" w:space="0" w:color="auto"/>
            <w:left w:val="none" w:sz="0" w:space="0" w:color="auto"/>
            <w:bottom w:val="none" w:sz="0" w:space="0" w:color="auto"/>
            <w:right w:val="none" w:sz="0" w:space="0" w:color="auto"/>
          </w:divBdr>
          <w:divsChild>
            <w:div w:id="580524793">
              <w:marLeft w:val="0"/>
              <w:marRight w:val="0"/>
              <w:marTop w:val="0"/>
              <w:marBottom w:val="0"/>
              <w:divBdr>
                <w:top w:val="none" w:sz="0" w:space="0" w:color="auto"/>
                <w:left w:val="none" w:sz="0" w:space="0" w:color="auto"/>
                <w:bottom w:val="none" w:sz="0" w:space="0" w:color="auto"/>
                <w:right w:val="none" w:sz="0" w:space="0" w:color="auto"/>
              </w:divBdr>
            </w:div>
          </w:divsChild>
        </w:div>
        <w:div w:id="1099984553">
          <w:marLeft w:val="0"/>
          <w:marRight w:val="0"/>
          <w:marTop w:val="0"/>
          <w:marBottom w:val="0"/>
          <w:divBdr>
            <w:top w:val="none" w:sz="0" w:space="0" w:color="auto"/>
            <w:left w:val="none" w:sz="0" w:space="0" w:color="auto"/>
            <w:bottom w:val="none" w:sz="0" w:space="0" w:color="auto"/>
            <w:right w:val="none" w:sz="0" w:space="0" w:color="auto"/>
          </w:divBdr>
          <w:divsChild>
            <w:div w:id="1210924134">
              <w:marLeft w:val="0"/>
              <w:marRight w:val="0"/>
              <w:marTop w:val="0"/>
              <w:marBottom w:val="0"/>
              <w:divBdr>
                <w:top w:val="none" w:sz="0" w:space="0" w:color="auto"/>
                <w:left w:val="none" w:sz="0" w:space="0" w:color="auto"/>
                <w:bottom w:val="none" w:sz="0" w:space="0" w:color="auto"/>
                <w:right w:val="none" w:sz="0" w:space="0" w:color="auto"/>
              </w:divBdr>
            </w:div>
          </w:divsChild>
        </w:div>
        <w:div w:id="1122841491">
          <w:marLeft w:val="0"/>
          <w:marRight w:val="0"/>
          <w:marTop w:val="0"/>
          <w:marBottom w:val="0"/>
          <w:divBdr>
            <w:top w:val="none" w:sz="0" w:space="0" w:color="auto"/>
            <w:left w:val="none" w:sz="0" w:space="0" w:color="auto"/>
            <w:bottom w:val="none" w:sz="0" w:space="0" w:color="auto"/>
            <w:right w:val="none" w:sz="0" w:space="0" w:color="auto"/>
          </w:divBdr>
          <w:divsChild>
            <w:div w:id="2169743">
              <w:marLeft w:val="0"/>
              <w:marRight w:val="0"/>
              <w:marTop w:val="0"/>
              <w:marBottom w:val="0"/>
              <w:divBdr>
                <w:top w:val="none" w:sz="0" w:space="0" w:color="auto"/>
                <w:left w:val="none" w:sz="0" w:space="0" w:color="auto"/>
                <w:bottom w:val="none" w:sz="0" w:space="0" w:color="auto"/>
                <w:right w:val="none" w:sz="0" w:space="0" w:color="auto"/>
              </w:divBdr>
            </w:div>
            <w:div w:id="1287010917">
              <w:marLeft w:val="0"/>
              <w:marRight w:val="0"/>
              <w:marTop w:val="0"/>
              <w:marBottom w:val="0"/>
              <w:divBdr>
                <w:top w:val="none" w:sz="0" w:space="0" w:color="auto"/>
                <w:left w:val="none" w:sz="0" w:space="0" w:color="auto"/>
                <w:bottom w:val="none" w:sz="0" w:space="0" w:color="auto"/>
                <w:right w:val="none" w:sz="0" w:space="0" w:color="auto"/>
              </w:divBdr>
            </w:div>
          </w:divsChild>
        </w:div>
        <w:div w:id="1137066278">
          <w:marLeft w:val="0"/>
          <w:marRight w:val="0"/>
          <w:marTop w:val="0"/>
          <w:marBottom w:val="0"/>
          <w:divBdr>
            <w:top w:val="none" w:sz="0" w:space="0" w:color="auto"/>
            <w:left w:val="none" w:sz="0" w:space="0" w:color="auto"/>
            <w:bottom w:val="none" w:sz="0" w:space="0" w:color="auto"/>
            <w:right w:val="none" w:sz="0" w:space="0" w:color="auto"/>
          </w:divBdr>
          <w:divsChild>
            <w:div w:id="1506282735">
              <w:marLeft w:val="0"/>
              <w:marRight w:val="0"/>
              <w:marTop w:val="0"/>
              <w:marBottom w:val="0"/>
              <w:divBdr>
                <w:top w:val="none" w:sz="0" w:space="0" w:color="auto"/>
                <w:left w:val="none" w:sz="0" w:space="0" w:color="auto"/>
                <w:bottom w:val="none" w:sz="0" w:space="0" w:color="auto"/>
                <w:right w:val="none" w:sz="0" w:space="0" w:color="auto"/>
              </w:divBdr>
            </w:div>
          </w:divsChild>
        </w:div>
        <w:div w:id="1184897963">
          <w:marLeft w:val="0"/>
          <w:marRight w:val="0"/>
          <w:marTop w:val="0"/>
          <w:marBottom w:val="0"/>
          <w:divBdr>
            <w:top w:val="none" w:sz="0" w:space="0" w:color="auto"/>
            <w:left w:val="none" w:sz="0" w:space="0" w:color="auto"/>
            <w:bottom w:val="none" w:sz="0" w:space="0" w:color="auto"/>
            <w:right w:val="none" w:sz="0" w:space="0" w:color="auto"/>
          </w:divBdr>
          <w:divsChild>
            <w:div w:id="301037154">
              <w:marLeft w:val="0"/>
              <w:marRight w:val="0"/>
              <w:marTop w:val="0"/>
              <w:marBottom w:val="0"/>
              <w:divBdr>
                <w:top w:val="none" w:sz="0" w:space="0" w:color="auto"/>
                <w:left w:val="none" w:sz="0" w:space="0" w:color="auto"/>
                <w:bottom w:val="none" w:sz="0" w:space="0" w:color="auto"/>
                <w:right w:val="none" w:sz="0" w:space="0" w:color="auto"/>
              </w:divBdr>
            </w:div>
          </w:divsChild>
        </w:div>
        <w:div w:id="1252852262">
          <w:marLeft w:val="0"/>
          <w:marRight w:val="0"/>
          <w:marTop w:val="0"/>
          <w:marBottom w:val="0"/>
          <w:divBdr>
            <w:top w:val="none" w:sz="0" w:space="0" w:color="auto"/>
            <w:left w:val="none" w:sz="0" w:space="0" w:color="auto"/>
            <w:bottom w:val="none" w:sz="0" w:space="0" w:color="auto"/>
            <w:right w:val="none" w:sz="0" w:space="0" w:color="auto"/>
          </w:divBdr>
          <w:divsChild>
            <w:div w:id="1927571532">
              <w:marLeft w:val="0"/>
              <w:marRight w:val="0"/>
              <w:marTop w:val="0"/>
              <w:marBottom w:val="0"/>
              <w:divBdr>
                <w:top w:val="none" w:sz="0" w:space="0" w:color="auto"/>
                <w:left w:val="none" w:sz="0" w:space="0" w:color="auto"/>
                <w:bottom w:val="none" w:sz="0" w:space="0" w:color="auto"/>
                <w:right w:val="none" w:sz="0" w:space="0" w:color="auto"/>
              </w:divBdr>
            </w:div>
          </w:divsChild>
        </w:div>
        <w:div w:id="1392003122">
          <w:marLeft w:val="0"/>
          <w:marRight w:val="0"/>
          <w:marTop w:val="0"/>
          <w:marBottom w:val="0"/>
          <w:divBdr>
            <w:top w:val="none" w:sz="0" w:space="0" w:color="auto"/>
            <w:left w:val="none" w:sz="0" w:space="0" w:color="auto"/>
            <w:bottom w:val="none" w:sz="0" w:space="0" w:color="auto"/>
            <w:right w:val="none" w:sz="0" w:space="0" w:color="auto"/>
          </w:divBdr>
          <w:divsChild>
            <w:div w:id="1907644791">
              <w:marLeft w:val="0"/>
              <w:marRight w:val="0"/>
              <w:marTop w:val="0"/>
              <w:marBottom w:val="0"/>
              <w:divBdr>
                <w:top w:val="none" w:sz="0" w:space="0" w:color="auto"/>
                <w:left w:val="none" w:sz="0" w:space="0" w:color="auto"/>
                <w:bottom w:val="none" w:sz="0" w:space="0" w:color="auto"/>
                <w:right w:val="none" w:sz="0" w:space="0" w:color="auto"/>
              </w:divBdr>
            </w:div>
          </w:divsChild>
        </w:div>
        <w:div w:id="1397972549">
          <w:marLeft w:val="0"/>
          <w:marRight w:val="0"/>
          <w:marTop w:val="0"/>
          <w:marBottom w:val="0"/>
          <w:divBdr>
            <w:top w:val="none" w:sz="0" w:space="0" w:color="auto"/>
            <w:left w:val="none" w:sz="0" w:space="0" w:color="auto"/>
            <w:bottom w:val="none" w:sz="0" w:space="0" w:color="auto"/>
            <w:right w:val="none" w:sz="0" w:space="0" w:color="auto"/>
          </w:divBdr>
          <w:divsChild>
            <w:div w:id="1493520145">
              <w:marLeft w:val="0"/>
              <w:marRight w:val="0"/>
              <w:marTop w:val="0"/>
              <w:marBottom w:val="0"/>
              <w:divBdr>
                <w:top w:val="none" w:sz="0" w:space="0" w:color="auto"/>
                <w:left w:val="none" w:sz="0" w:space="0" w:color="auto"/>
                <w:bottom w:val="none" w:sz="0" w:space="0" w:color="auto"/>
                <w:right w:val="none" w:sz="0" w:space="0" w:color="auto"/>
              </w:divBdr>
            </w:div>
          </w:divsChild>
        </w:div>
        <w:div w:id="1449591441">
          <w:marLeft w:val="0"/>
          <w:marRight w:val="0"/>
          <w:marTop w:val="0"/>
          <w:marBottom w:val="0"/>
          <w:divBdr>
            <w:top w:val="none" w:sz="0" w:space="0" w:color="auto"/>
            <w:left w:val="none" w:sz="0" w:space="0" w:color="auto"/>
            <w:bottom w:val="none" w:sz="0" w:space="0" w:color="auto"/>
            <w:right w:val="none" w:sz="0" w:space="0" w:color="auto"/>
          </w:divBdr>
          <w:divsChild>
            <w:div w:id="1649820996">
              <w:marLeft w:val="0"/>
              <w:marRight w:val="0"/>
              <w:marTop w:val="0"/>
              <w:marBottom w:val="0"/>
              <w:divBdr>
                <w:top w:val="none" w:sz="0" w:space="0" w:color="auto"/>
                <w:left w:val="none" w:sz="0" w:space="0" w:color="auto"/>
                <w:bottom w:val="none" w:sz="0" w:space="0" w:color="auto"/>
                <w:right w:val="none" w:sz="0" w:space="0" w:color="auto"/>
              </w:divBdr>
            </w:div>
          </w:divsChild>
        </w:div>
        <w:div w:id="1454787795">
          <w:marLeft w:val="0"/>
          <w:marRight w:val="0"/>
          <w:marTop w:val="0"/>
          <w:marBottom w:val="0"/>
          <w:divBdr>
            <w:top w:val="none" w:sz="0" w:space="0" w:color="auto"/>
            <w:left w:val="none" w:sz="0" w:space="0" w:color="auto"/>
            <w:bottom w:val="none" w:sz="0" w:space="0" w:color="auto"/>
            <w:right w:val="none" w:sz="0" w:space="0" w:color="auto"/>
          </w:divBdr>
          <w:divsChild>
            <w:div w:id="1545678099">
              <w:marLeft w:val="0"/>
              <w:marRight w:val="0"/>
              <w:marTop w:val="0"/>
              <w:marBottom w:val="0"/>
              <w:divBdr>
                <w:top w:val="none" w:sz="0" w:space="0" w:color="auto"/>
                <w:left w:val="none" w:sz="0" w:space="0" w:color="auto"/>
                <w:bottom w:val="none" w:sz="0" w:space="0" w:color="auto"/>
                <w:right w:val="none" w:sz="0" w:space="0" w:color="auto"/>
              </w:divBdr>
            </w:div>
          </w:divsChild>
        </w:div>
        <w:div w:id="1486361588">
          <w:marLeft w:val="0"/>
          <w:marRight w:val="0"/>
          <w:marTop w:val="0"/>
          <w:marBottom w:val="0"/>
          <w:divBdr>
            <w:top w:val="none" w:sz="0" w:space="0" w:color="auto"/>
            <w:left w:val="none" w:sz="0" w:space="0" w:color="auto"/>
            <w:bottom w:val="none" w:sz="0" w:space="0" w:color="auto"/>
            <w:right w:val="none" w:sz="0" w:space="0" w:color="auto"/>
          </w:divBdr>
          <w:divsChild>
            <w:div w:id="572199856">
              <w:marLeft w:val="0"/>
              <w:marRight w:val="0"/>
              <w:marTop w:val="0"/>
              <w:marBottom w:val="0"/>
              <w:divBdr>
                <w:top w:val="none" w:sz="0" w:space="0" w:color="auto"/>
                <w:left w:val="none" w:sz="0" w:space="0" w:color="auto"/>
                <w:bottom w:val="none" w:sz="0" w:space="0" w:color="auto"/>
                <w:right w:val="none" w:sz="0" w:space="0" w:color="auto"/>
              </w:divBdr>
            </w:div>
          </w:divsChild>
        </w:div>
        <w:div w:id="1496651012">
          <w:marLeft w:val="0"/>
          <w:marRight w:val="0"/>
          <w:marTop w:val="0"/>
          <w:marBottom w:val="0"/>
          <w:divBdr>
            <w:top w:val="none" w:sz="0" w:space="0" w:color="auto"/>
            <w:left w:val="none" w:sz="0" w:space="0" w:color="auto"/>
            <w:bottom w:val="none" w:sz="0" w:space="0" w:color="auto"/>
            <w:right w:val="none" w:sz="0" w:space="0" w:color="auto"/>
          </w:divBdr>
          <w:divsChild>
            <w:div w:id="196311268">
              <w:marLeft w:val="0"/>
              <w:marRight w:val="0"/>
              <w:marTop w:val="0"/>
              <w:marBottom w:val="0"/>
              <w:divBdr>
                <w:top w:val="none" w:sz="0" w:space="0" w:color="auto"/>
                <w:left w:val="none" w:sz="0" w:space="0" w:color="auto"/>
                <w:bottom w:val="none" w:sz="0" w:space="0" w:color="auto"/>
                <w:right w:val="none" w:sz="0" w:space="0" w:color="auto"/>
              </w:divBdr>
            </w:div>
            <w:div w:id="1678262449">
              <w:marLeft w:val="0"/>
              <w:marRight w:val="0"/>
              <w:marTop w:val="0"/>
              <w:marBottom w:val="0"/>
              <w:divBdr>
                <w:top w:val="none" w:sz="0" w:space="0" w:color="auto"/>
                <w:left w:val="none" w:sz="0" w:space="0" w:color="auto"/>
                <w:bottom w:val="none" w:sz="0" w:space="0" w:color="auto"/>
                <w:right w:val="none" w:sz="0" w:space="0" w:color="auto"/>
              </w:divBdr>
            </w:div>
          </w:divsChild>
        </w:div>
        <w:div w:id="1529876918">
          <w:marLeft w:val="0"/>
          <w:marRight w:val="0"/>
          <w:marTop w:val="0"/>
          <w:marBottom w:val="0"/>
          <w:divBdr>
            <w:top w:val="none" w:sz="0" w:space="0" w:color="auto"/>
            <w:left w:val="none" w:sz="0" w:space="0" w:color="auto"/>
            <w:bottom w:val="none" w:sz="0" w:space="0" w:color="auto"/>
            <w:right w:val="none" w:sz="0" w:space="0" w:color="auto"/>
          </w:divBdr>
          <w:divsChild>
            <w:div w:id="1831867656">
              <w:marLeft w:val="0"/>
              <w:marRight w:val="0"/>
              <w:marTop w:val="0"/>
              <w:marBottom w:val="0"/>
              <w:divBdr>
                <w:top w:val="none" w:sz="0" w:space="0" w:color="auto"/>
                <w:left w:val="none" w:sz="0" w:space="0" w:color="auto"/>
                <w:bottom w:val="none" w:sz="0" w:space="0" w:color="auto"/>
                <w:right w:val="none" w:sz="0" w:space="0" w:color="auto"/>
              </w:divBdr>
            </w:div>
          </w:divsChild>
        </w:div>
        <w:div w:id="1539125512">
          <w:marLeft w:val="0"/>
          <w:marRight w:val="0"/>
          <w:marTop w:val="0"/>
          <w:marBottom w:val="0"/>
          <w:divBdr>
            <w:top w:val="none" w:sz="0" w:space="0" w:color="auto"/>
            <w:left w:val="none" w:sz="0" w:space="0" w:color="auto"/>
            <w:bottom w:val="none" w:sz="0" w:space="0" w:color="auto"/>
            <w:right w:val="none" w:sz="0" w:space="0" w:color="auto"/>
          </w:divBdr>
          <w:divsChild>
            <w:div w:id="222302288">
              <w:marLeft w:val="0"/>
              <w:marRight w:val="0"/>
              <w:marTop w:val="0"/>
              <w:marBottom w:val="0"/>
              <w:divBdr>
                <w:top w:val="none" w:sz="0" w:space="0" w:color="auto"/>
                <w:left w:val="none" w:sz="0" w:space="0" w:color="auto"/>
                <w:bottom w:val="none" w:sz="0" w:space="0" w:color="auto"/>
                <w:right w:val="none" w:sz="0" w:space="0" w:color="auto"/>
              </w:divBdr>
            </w:div>
            <w:div w:id="456484256">
              <w:marLeft w:val="0"/>
              <w:marRight w:val="0"/>
              <w:marTop w:val="0"/>
              <w:marBottom w:val="0"/>
              <w:divBdr>
                <w:top w:val="none" w:sz="0" w:space="0" w:color="auto"/>
                <w:left w:val="none" w:sz="0" w:space="0" w:color="auto"/>
                <w:bottom w:val="none" w:sz="0" w:space="0" w:color="auto"/>
                <w:right w:val="none" w:sz="0" w:space="0" w:color="auto"/>
              </w:divBdr>
            </w:div>
            <w:div w:id="1589576711">
              <w:marLeft w:val="0"/>
              <w:marRight w:val="0"/>
              <w:marTop w:val="0"/>
              <w:marBottom w:val="0"/>
              <w:divBdr>
                <w:top w:val="none" w:sz="0" w:space="0" w:color="auto"/>
                <w:left w:val="none" w:sz="0" w:space="0" w:color="auto"/>
                <w:bottom w:val="none" w:sz="0" w:space="0" w:color="auto"/>
                <w:right w:val="none" w:sz="0" w:space="0" w:color="auto"/>
              </w:divBdr>
            </w:div>
          </w:divsChild>
        </w:div>
        <w:div w:id="1617059052">
          <w:marLeft w:val="0"/>
          <w:marRight w:val="0"/>
          <w:marTop w:val="0"/>
          <w:marBottom w:val="0"/>
          <w:divBdr>
            <w:top w:val="none" w:sz="0" w:space="0" w:color="auto"/>
            <w:left w:val="none" w:sz="0" w:space="0" w:color="auto"/>
            <w:bottom w:val="none" w:sz="0" w:space="0" w:color="auto"/>
            <w:right w:val="none" w:sz="0" w:space="0" w:color="auto"/>
          </w:divBdr>
          <w:divsChild>
            <w:div w:id="1501192958">
              <w:marLeft w:val="0"/>
              <w:marRight w:val="0"/>
              <w:marTop w:val="0"/>
              <w:marBottom w:val="0"/>
              <w:divBdr>
                <w:top w:val="none" w:sz="0" w:space="0" w:color="auto"/>
                <w:left w:val="none" w:sz="0" w:space="0" w:color="auto"/>
                <w:bottom w:val="none" w:sz="0" w:space="0" w:color="auto"/>
                <w:right w:val="none" w:sz="0" w:space="0" w:color="auto"/>
              </w:divBdr>
            </w:div>
          </w:divsChild>
        </w:div>
        <w:div w:id="1626345943">
          <w:marLeft w:val="0"/>
          <w:marRight w:val="0"/>
          <w:marTop w:val="0"/>
          <w:marBottom w:val="0"/>
          <w:divBdr>
            <w:top w:val="none" w:sz="0" w:space="0" w:color="auto"/>
            <w:left w:val="none" w:sz="0" w:space="0" w:color="auto"/>
            <w:bottom w:val="none" w:sz="0" w:space="0" w:color="auto"/>
            <w:right w:val="none" w:sz="0" w:space="0" w:color="auto"/>
          </w:divBdr>
          <w:divsChild>
            <w:div w:id="194083237">
              <w:marLeft w:val="0"/>
              <w:marRight w:val="0"/>
              <w:marTop w:val="0"/>
              <w:marBottom w:val="0"/>
              <w:divBdr>
                <w:top w:val="none" w:sz="0" w:space="0" w:color="auto"/>
                <w:left w:val="none" w:sz="0" w:space="0" w:color="auto"/>
                <w:bottom w:val="none" w:sz="0" w:space="0" w:color="auto"/>
                <w:right w:val="none" w:sz="0" w:space="0" w:color="auto"/>
              </w:divBdr>
            </w:div>
          </w:divsChild>
        </w:div>
        <w:div w:id="1870029981">
          <w:marLeft w:val="0"/>
          <w:marRight w:val="0"/>
          <w:marTop w:val="0"/>
          <w:marBottom w:val="0"/>
          <w:divBdr>
            <w:top w:val="none" w:sz="0" w:space="0" w:color="auto"/>
            <w:left w:val="none" w:sz="0" w:space="0" w:color="auto"/>
            <w:bottom w:val="none" w:sz="0" w:space="0" w:color="auto"/>
            <w:right w:val="none" w:sz="0" w:space="0" w:color="auto"/>
          </w:divBdr>
          <w:divsChild>
            <w:div w:id="1855995504">
              <w:marLeft w:val="0"/>
              <w:marRight w:val="0"/>
              <w:marTop w:val="0"/>
              <w:marBottom w:val="0"/>
              <w:divBdr>
                <w:top w:val="none" w:sz="0" w:space="0" w:color="auto"/>
                <w:left w:val="none" w:sz="0" w:space="0" w:color="auto"/>
                <w:bottom w:val="none" w:sz="0" w:space="0" w:color="auto"/>
                <w:right w:val="none" w:sz="0" w:space="0" w:color="auto"/>
              </w:divBdr>
            </w:div>
          </w:divsChild>
        </w:div>
        <w:div w:id="1979456203">
          <w:marLeft w:val="0"/>
          <w:marRight w:val="0"/>
          <w:marTop w:val="0"/>
          <w:marBottom w:val="0"/>
          <w:divBdr>
            <w:top w:val="none" w:sz="0" w:space="0" w:color="auto"/>
            <w:left w:val="none" w:sz="0" w:space="0" w:color="auto"/>
            <w:bottom w:val="none" w:sz="0" w:space="0" w:color="auto"/>
            <w:right w:val="none" w:sz="0" w:space="0" w:color="auto"/>
          </w:divBdr>
          <w:divsChild>
            <w:div w:id="1382289909">
              <w:marLeft w:val="0"/>
              <w:marRight w:val="0"/>
              <w:marTop w:val="0"/>
              <w:marBottom w:val="0"/>
              <w:divBdr>
                <w:top w:val="none" w:sz="0" w:space="0" w:color="auto"/>
                <w:left w:val="none" w:sz="0" w:space="0" w:color="auto"/>
                <w:bottom w:val="none" w:sz="0" w:space="0" w:color="auto"/>
                <w:right w:val="none" w:sz="0" w:space="0" w:color="auto"/>
              </w:divBdr>
            </w:div>
          </w:divsChild>
        </w:div>
        <w:div w:id="1986620571">
          <w:marLeft w:val="0"/>
          <w:marRight w:val="0"/>
          <w:marTop w:val="0"/>
          <w:marBottom w:val="0"/>
          <w:divBdr>
            <w:top w:val="none" w:sz="0" w:space="0" w:color="auto"/>
            <w:left w:val="none" w:sz="0" w:space="0" w:color="auto"/>
            <w:bottom w:val="none" w:sz="0" w:space="0" w:color="auto"/>
            <w:right w:val="none" w:sz="0" w:space="0" w:color="auto"/>
          </w:divBdr>
          <w:divsChild>
            <w:div w:id="385884505">
              <w:marLeft w:val="0"/>
              <w:marRight w:val="0"/>
              <w:marTop w:val="0"/>
              <w:marBottom w:val="0"/>
              <w:divBdr>
                <w:top w:val="none" w:sz="0" w:space="0" w:color="auto"/>
                <w:left w:val="none" w:sz="0" w:space="0" w:color="auto"/>
                <w:bottom w:val="none" w:sz="0" w:space="0" w:color="auto"/>
                <w:right w:val="none" w:sz="0" w:space="0" w:color="auto"/>
              </w:divBdr>
            </w:div>
            <w:div w:id="1961567762">
              <w:marLeft w:val="0"/>
              <w:marRight w:val="0"/>
              <w:marTop w:val="0"/>
              <w:marBottom w:val="0"/>
              <w:divBdr>
                <w:top w:val="none" w:sz="0" w:space="0" w:color="auto"/>
                <w:left w:val="none" w:sz="0" w:space="0" w:color="auto"/>
                <w:bottom w:val="none" w:sz="0" w:space="0" w:color="auto"/>
                <w:right w:val="none" w:sz="0" w:space="0" w:color="auto"/>
              </w:divBdr>
            </w:div>
          </w:divsChild>
        </w:div>
        <w:div w:id="2100369937">
          <w:marLeft w:val="0"/>
          <w:marRight w:val="0"/>
          <w:marTop w:val="0"/>
          <w:marBottom w:val="0"/>
          <w:divBdr>
            <w:top w:val="none" w:sz="0" w:space="0" w:color="auto"/>
            <w:left w:val="none" w:sz="0" w:space="0" w:color="auto"/>
            <w:bottom w:val="none" w:sz="0" w:space="0" w:color="auto"/>
            <w:right w:val="none" w:sz="0" w:space="0" w:color="auto"/>
          </w:divBdr>
          <w:divsChild>
            <w:div w:id="397292406">
              <w:marLeft w:val="0"/>
              <w:marRight w:val="0"/>
              <w:marTop w:val="0"/>
              <w:marBottom w:val="0"/>
              <w:divBdr>
                <w:top w:val="none" w:sz="0" w:space="0" w:color="auto"/>
                <w:left w:val="none" w:sz="0" w:space="0" w:color="auto"/>
                <w:bottom w:val="none" w:sz="0" w:space="0" w:color="auto"/>
                <w:right w:val="none" w:sz="0" w:space="0" w:color="auto"/>
              </w:divBdr>
            </w:div>
            <w:div w:id="1258253153">
              <w:marLeft w:val="0"/>
              <w:marRight w:val="0"/>
              <w:marTop w:val="0"/>
              <w:marBottom w:val="0"/>
              <w:divBdr>
                <w:top w:val="none" w:sz="0" w:space="0" w:color="auto"/>
                <w:left w:val="none" w:sz="0" w:space="0" w:color="auto"/>
                <w:bottom w:val="none" w:sz="0" w:space="0" w:color="auto"/>
                <w:right w:val="none" w:sz="0" w:space="0" w:color="auto"/>
              </w:divBdr>
            </w:div>
          </w:divsChild>
        </w:div>
        <w:div w:id="2128817883">
          <w:marLeft w:val="0"/>
          <w:marRight w:val="0"/>
          <w:marTop w:val="0"/>
          <w:marBottom w:val="0"/>
          <w:divBdr>
            <w:top w:val="none" w:sz="0" w:space="0" w:color="auto"/>
            <w:left w:val="none" w:sz="0" w:space="0" w:color="auto"/>
            <w:bottom w:val="none" w:sz="0" w:space="0" w:color="auto"/>
            <w:right w:val="none" w:sz="0" w:space="0" w:color="auto"/>
          </w:divBdr>
          <w:divsChild>
            <w:div w:id="75641033">
              <w:marLeft w:val="0"/>
              <w:marRight w:val="0"/>
              <w:marTop w:val="0"/>
              <w:marBottom w:val="0"/>
              <w:divBdr>
                <w:top w:val="none" w:sz="0" w:space="0" w:color="auto"/>
                <w:left w:val="none" w:sz="0" w:space="0" w:color="auto"/>
                <w:bottom w:val="none" w:sz="0" w:space="0" w:color="auto"/>
                <w:right w:val="none" w:sz="0" w:space="0" w:color="auto"/>
              </w:divBdr>
            </w:div>
            <w:div w:id="791944007">
              <w:marLeft w:val="0"/>
              <w:marRight w:val="0"/>
              <w:marTop w:val="0"/>
              <w:marBottom w:val="0"/>
              <w:divBdr>
                <w:top w:val="none" w:sz="0" w:space="0" w:color="auto"/>
                <w:left w:val="none" w:sz="0" w:space="0" w:color="auto"/>
                <w:bottom w:val="none" w:sz="0" w:space="0" w:color="auto"/>
                <w:right w:val="none" w:sz="0" w:space="0" w:color="auto"/>
              </w:divBdr>
            </w:div>
          </w:divsChild>
        </w:div>
        <w:div w:id="2131166912">
          <w:marLeft w:val="0"/>
          <w:marRight w:val="0"/>
          <w:marTop w:val="0"/>
          <w:marBottom w:val="0"/>
          <w:divBdr>
            <w:top w:val="none" w:sz="0" w:space="0" w:color="auto"/>
            <w:left w:val="none" w:sz="0" w:space="0" w:color="auto"/>
            <w:bottom w:val="none" w:sz="0" w:space="0" w:color="auto"/>
            <w:right w:val="none" w:sz="0" w:space="0" w:color="auto"/>
          </w:divBdr>
          <w:divsChild>
            <w:div w:id="46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541">
      <w:bodyDiv w:val="1"/>
      <w:marLeft w:val="0"/>
      <w:marRight w:val="0"/>
      <w:marTop w:val="0"/>
      <w:marBottom w:val="0"/>
      <w:divBdr>
        <w:top w:val="none" w:sz="0" w:space="0" w:color="auto"/>
        <w:left w:val="none" w:sz="0" w:space="0" w:color="auto"/>
        <w:bottom w:val="none" w:sz="0" w:space="0" w:color="auto"/>
        <w:right w:val="none" w:sz="0" w:space="0" w:color="auto"/>
      </w:divBdr>
      <w:divsChild>
        <w:div w:id="133108597">
          <w:marLeft w:val="0"/>
          <w:marRight w:val="0"/>
          <w:marTop w:val="0"/>
          <w:marBottom w:val="0"/>
          <w:divBdr>
            <w:top w:val="none" w:sz="0" w:space="0" w:color="auto"/>
            <w:left w:val="none" w:sz="0" w:space="0" w:color="auto"/>
            <w:bottom w:val="none" w:sz="0" w:space="0" w:color="auto"/>
            <w:right w:val="none" w:sz="0" w:space="0" w:color="auto"/>
          </w:divBdr>
          <w:divsChild>
            <w:div w:id="4104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5463">
      <w:bodyDiv w:val="1"/>
      <w:marLeft w:val="0"/>
      <w:marRight w:val="0"/>
      <w:marTop w:val="0"/>
      <w:marBottom w:val="0"/>
      <w:divBdr>
        <w:top w:val="none" w:sz="0" w:space="0" w:color="auto"/>
        <w:left w:val="none" w:sz="0" w:space="0" w:color="auto"/>
        <w:bottom w:val="none" w:sz="0" w:space="0" w:color="auto"/>
        <w:right w:val="none" w:sz="0" w:space="0" w:color="auto"/>
      </w:divBdr>
      <w:divsChild>
        <w:div w:id="1481772463">
          <w:marLeft w:val="0"/>
          <w:marRight w:val="0"/>
          <w:marTop w:val="0"/>
          <w:marBottom w:val="0"/>
          <w:divBdr>
            <w:top w:val="none" w:sz="0" w:space="0" w:color="auto"/>
            <w:left w:val="none" w:sz="0" w:space="0" w:color="auto"/>
            <w:bottom w:val="none" w:sz="0" w:space="0" w:color="auto"/>
            <w:right w:val="none" w:sz="0" w:space="0" w:color="auto"/>
          </w:divBdr>
          <w:divsChild>
            <w:div w:id="14713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2392">
      <w:bodyDiv w:val="1"/>
      <w:marLeft w:val="0"/>
      <w:marRight w:val="0"/>
      <w:marTop w:val="0"/>
      <w:marBottom w:val="0"/>
      <w:divBdr>
        <w:top w:val="none" w:sz="0" w:space="0" w:color="auto"/>
        <w:left w:val="none" w:sz="0" w:space="0" w:color="auto"/>
        <w:bottom w:val="none" w:sz="0" w:space="0" w:color="auto"/>
        <w:right w:val="none" w:sz="0" w:space="0" w:color="auto"/>
      </w:divBdr>
      <w:divsChild>
        <w:div w:id="19012837">
          <w:marLeft w:val="0"/>
          <w:marRight w:val="0"/>
          <w:marTop w:val="0"/>
          <w:marBottom w:val="0"/>
          <w:divBdr>
            <w:top w:val="none" w:sz="0" w:space="0" w:color="auto"/>
            <w:left w:val="none" w:sz="0" w:space="0" w:color="auto"/>
            <w:bottom w:val="none" w:sz="0" w:space="0" w:color="auto"/>
            <w:right w:val="none" w:sz="0" w:space="0" w:color="auto"/>
          </w:divBdr>
        </w:div>
        <w:div w:id="20519430">
          <w:marLeft w:val="0"/>
          <w:marRight w:val="0"/>
          <w:marTop w:val="0"/>
          <w:marBottom w:val="0"/>
          <w:divBdr>
            <w:top w:val="none" w:sz="0" w:space="0" w:color="auto"/>
            <w:left w:val="none" w:sz="0" w:space="0" w:color="auto"/>
            <w:bottom w:val="none" w:sz="0" w:space="0" w:color="auto"/>
            <w:right w:val="none" w:sz="0" w:space="0" w:color="auto"/>
          </w:divBdr>
        </w:div>
        <w:div w:id="23210645">
          <w:marLeft w:val="0"/>
          <w:marRight w:val="0"/>
          <w:marTop w:val="0"/>
          <w:marBottom w:val="0"/>
          <w:divBdr>
            <w:top w:val="none" w:sz="0" w:space="0" w:color="auto"/>
            <w:left w:val="none" w:sz="0" w:space="0" w:color="auto"/>
            <w:bottom w:val="none" w:sz="0" w:space="0" w:color="auto"/>
            <w:right w:val="none" w:sz="0" w:space="0" w:color="auto"/>
          </w:divBdr>
          <w:divsChild>
            <w:div w:id="181747408">
              <w:marLeft w:val="0"/>
              <w:marRight w:val="0"/>
              <w:marTop w:val="0"/>
              <w:marBottom w:val="0"/>
              <w:divBdr>
                <w:top w:val="none" w:sz="0" w:space="0" w:color="auto"/>
                <w:left w:val="none" w:sz="0" w:space="0" w:color="auto"/>
                <w:bottom w:val="none" w:sz="0" w:space="0" w:color="auto"/>
                <w:right w:val="none" w:sz="0" w:space="0" w:color="auto"/>
              </w:divBdr>
            </w:div>
            <w:div w:id="412169643">
              <w:marLeft w:val="0"/>
              <w:marRight w:val="0"/>
              <w:marTop w:val="0"/>
              <w:marBottom w:val="0"/>
              <w:divBdr>
                <w:top w:val="none" w:sz="0" w:space="0" w:color="auto"/>
                <w:left w:val="none" w:sz="0" w:space="0" w:color="auto"/>
                <w:bottom w:val="none" w:sz="0" w:space="0" w:color="auto"/>
                <w:right w:val="none" w:sz="0" w:space="0" w:color="auto"/>
              </w:divBdr>
            </w:div>
            <w:div w:id="1179929934">
              <w:marLeft w:val="0"/>
              <w:marRight w:val="0"/>
              <w:marTop w:val="0"/>
              <w:marBottom w:val="0"/>
              <w:divBdr>
                <w:top w:val="none" w:sz="0" w:space="0" w:color="auto"/>
                <w:left w:val="none" w:sz="0" w:space="0" w:color="auto"/>
                <w:bottom w:val="none" w:sz="0" w:space="0" w:color="auto"/>
                <w:right w:val="none" w:sz="0" w:space="0" w:color="auto"/>
              </w:divBdr>
            </w:div>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 w:id="24720226">
          <w:marLeft w:val="0"/>
          <w:marRight w:val="0"/>
          <w:marTop w:val="0"/>
          <w:marBottom w:val="0"/>
          <w:divBdr>
            <w:top w:val="none" w:sz="0" w:space="0" w:color="auto"/>
            <w:left w:val="none" w:sz="0" w:space="0" w:color="auto"/>
            <w:bottom w:val="none" w:sz="0" w:space="0" w:color="auto"/>
            <w:right w:val="none" w:sz="0" w:space="0" w:color="auto"/>
          </w:divBdr>
          <w:divsChild>
            <w:div w:id="726925914">
              <w:marLeft w:val="0"/>
              <w:marRight w:val="0"/>
              <w:marTop w:val="0"/>
              <w:marBottom w:val="0"/>
              <w:divBdr>
                <w:top w:val="none" w:sz="0" w:space="0" w:color="auto"/>
                <w:left w:val="none" w:sz="0" w:space="0" w:color="auto"/>
                <w:bottom w:val="none" w:sz="0" w:space="0" w:color="auto"/>
                <w:right w:val="none" w:sz="0" w:space="0" w:color="auto"/>
              </w:divBdr>
            </w:div>
            <w:div w:id="750345683">
              <w:marLeft w:val="0"/>
              <w:marRight w:val="0"/>
              <w:marTop w:val="0"/>
              <w:marBottom w:val="0"/>
              <w:divBdr>
                <w:top w:val="none" w:sz="0" w:space="0" w:color="auto"/>
                <w:left w:val="none" w:sz="0" w:space="0" w:color="auto"/>
                <w:bottom w:val="none" w:sz="0" w:space="0" w:color="auto"/>
                <w:right w:val="none" w:sz="0" w:space="0" w:color="auto"/>
              </w:divBdr>
            </w:div>
            <w:div w:id="1567910390">
              <w:marLeft w:val="0"/>
              <w:marRight w:val="0"/>
              <w:marTop w:val="0"/>
              <w:marBottom w:val="0"/>
              <w:divBdr>
                <w:top w:val="none" w:sz="0" w:space="0" w:color="auto"/>
                <w:left w:val="none" w:sz="0" w:space="0" w:color="auto"/>
                <w:bottom w:val="none" w:sz="0" w:space="0" w:color="auto"/>
                <w:right w:val="none" w:sz="0" w:space="0" w:color="auto"/>
              </w:divBdr>
            </w:div>
          </w:divsChild>
        </w:div>
        <w:div w:id="45566509">
          <w:marLeft w:val="0"/>
          <w:marRight w:val="0"/>
          <w:marTop w:val="0"/>
          <w:marBottom w:val="0"/>
          <w:divBdr>
            <w:top w:val="none" w:sz="0" w:space="0" w:color="auto"/>
            <w:left w:val="none" w:sz="0" w:space="0" w:color="auto"/>
            <w:bottom w:val="none" w:sz="0" w:space="0" w:color="auto"/>
            <w:right w:val="none" w:sz="0" w:space="0" w:color="auto"/>
          </w:divBdr>
        </w:div>
        <w:div w:id="54742936">
          <w:marLeft w:val="0"/>
          <w:marRight w:val="0"/>
          <w:marTop w:val="0"/>
          <w:marBottom w:val="0"/>
          <w:divBdr>
            <w:top w:val="none" w:sz="0" w:space="0" w:color="auto"/>
            <w:left w:val="none" w:sz="0" w:space="0" w:color="auto"/>
            <w:bottom w:val="none" w:sz="0" w:space="0" w:color="auto"/>
            <w:right w:val="none" w:sz="0" w:space="0" w:color="auto"/>
          </w:divBdr>
        </w:div>
        <w:div w:id="66002189">
          <w:marLeft w:val="0"/>
          <w:marRight w:val="0"/>
          <w:marTop w:val="0"/>
          <w:marBottom w:val="0"/>
          <w:divBdr>
            <w:top w:val="none" w:sz="0" w:space="0" w:color="auto"/>
            <w:left w:val="none" w:sz="0" w:space="0" w:color="auto"/>
            <w:bottom w:val="none" w:sz="0" w:space="0" w:color="auto"/>
            <w:right w:val="none" w:sz="0" w:space="0" w:color="auto"/>
          </w:divBdr>
        </w:div>
        <w:div w:id="74672140">
          <w:marLeft w:val="0"/>
          <w:marRight w:val="0"/>
          <w:marTop w:val="0"/>
          <w:marBottom w:val="0"/>
          <w:divBdr>
            <w:top w:val="none" w:sz="0" w:space="0" w:color="auto"/>
            <w:left w:val="none" w:sz="0" w:space="0" w:color="auto"/>
            <w:bottom w:val="none" w:sz="0" w:space="0" w:color="auto"/>
            <w:right w:val="none" w:sz="0" w:space="0" w:color="auto"/>
          </w:divBdr>
          <w:divsChild>
            <w:div w:id="572740565">
              <w:marLeft w:val="0"/>
              <w:marRight w:val="0"/>
              <w:marTop w:val="0"/>
              <w:marBottom w:val="0"/>
              <w:divBdr>
                <w:top w:val="none" w:sz="0" w:space="0" w:color="auto"/>
                <w:left w:val="none" w:sz="0" w:space="0" w:color="auto"/>
                <w:bottom w:val="none" w:sz="0" w:space="0" w:color="auto"/>
                <w:right w:val="none" w:sz="0" w:space="0" w:color="auto"/>
              </w:divBdr>
            </w:div>
            <w:div w:id="693044696">
              <w:marLeft w:val="0"/>
              <w:marRight w:val="0"/>
              <w:marTop w:val="0"/>
              <w:marBottom w:val="0"/>
              <w:divBdr>
                <w:top w:val="none" w:sz="0" w:space="0" w:color="auto"/>
                <w:left w:val="none" w:sz="0" w:space="0" w:color="auto"/>
                <w:bottom w:val="none" w:sz="0" w:space="0" w:color="auto"/>
                <w:right w:val="none" w:sz="0" w:space="0" w:color="auto"/>
              </w:divBdr>
            </w:div>
            <w:div w:id="1497920987">
              <w:marLeft w:val="0"/>
              <w:marRight w:val="0"/>
              <w:marTop w:val="0"/>
              <w:marBottom w:val="0"/>
              <w:divBdr>
                <w:top w:val="none" w:sz="0" w:space="0" w:color="auto"/>
                <w:left w:val="none" w:sz="0" w:space="0" w:color="auto"/>
                <w:bottom w:val="none" w:sz="0" w:space="0" w:color="auto"/>
                <w:right w:val="none" w:sz="0" w:space="0" w:color="auto"/>
              </w:divBdr>
            </w:div>
            <w:div w:id="1913201086">
              <w:marLeft w:val="0"/>
              <w:marRight w:val="0"/>
              <w:marTop w:val="0"/>
              <w:marBottom w:val="0"/>
              <w:divBdr>
                <w:top w:val="none" w:sz="0" w:space="0" w:color="auto"/>
                <w:left w:val="none" w:sz="0" w:space="0" w:color="auto"/>
                <w:bottom w:val="none" w:sz="0" w:space="0" w:color="auto"/>
                <w:right w:val="none" w:sz="0" w:space="0" w:color="auto"/>
              </w:divBdr>
            </w:div>
            <w:div w:id="2038387078">
              <w:marLeft w:val="0"/>
              <w:marRight w:val="0"/>
              <w:marTop w:val="0"/>
              <w:marBottom w:val="0"/>
              <w:divBdr>
                <w:top w:val="none" w:sz="0" w:space="0" w:color="auto"/>
                <w:left w:val="none" w:sz="0" w:space="0" w:color="auto"/>
                <w:bottom w:val="none" w:sz="0" w:space="0" w:color="auto"/>
                <w:right w:val="none" w:sz="0" w:space="0" w:color="auto"/>
              </w:divBdr>
            </w:div>
          </w:divsChild>
        </w:div>
        <w:div w:id="109251591">
          <w:marLeft w:val="0"/>
          <w:marRight w:val="0"/>
          <w:marTop w:val="0"/>
          <w:marBottom w:val="0"/>
          <w:divBdr>
            <w:top w:val="none" w:sz="0" w:space="0" w:color="auto"/>
            <w:left w:val="none" w:sz="0" w:space="0" w:color="auto"/>
            <w:bottom w:val="none" w:sz="0" w:space="0" w:color="auto"/>
            <w:right w:val="none" w:sz="0" w:space="0" w:color="auto"/>
          </w:divBdr>
        </w:div>
        <w:div w:id="132261123">
          <w:marLeft w:val="0"/>
          <w:marRight w:val="0"/>
          <w:marTop w:val="0"/>
          <w:marBottom w:val="0"/>
          <w:divBdr>
            <w:top w:val="none" w:sz="0" w:space="0" w:color="auto"/>
            <w:left w:val="none" w:sz="0" w:space="0" w:color="auto"/>
            <w:bottom w:val="none" w:sz="0" w:space="0" w:color="auto"/>
            <w:right w:val="none" w:sz="0" w:space="0" w:color="auto"/>
          </w:divBdr>
        </w:div>
        <w:div w:id="133914295">
          <w:marLeft w:val="0"/>
          <w:marRight w:val="0"/>
          <w:marTop w:val="0"/>
          <w:marBottom w:val="0"/>
          <w:divBdr>
            <w:top w:val="none" w:sz="0" w:space="0" w:color="auto"/>
            <w:left w:val="none" w:sz="0" w:space="0" w:color="auto"/>
            <w:bottom w:val="none" w:sz="0" w:space="0" w:color="auto"/>
            <w:right w:val="none" w:sz="0" w:space="0" w:color="auto"/>
          </w:divBdr>
        </w:div>
        <w:div w:id="134641773">
          <w:marLeft w:val="0"/>
          <w:marRight w:val="0"/>
          <w:marTop w:val="0"/>
          <w:marBottom w:val="0"/>
          <w:divBdr>
            <w:top w:val="none" w:sz="0" w:space="0" w:color="auto"/>
            <w:left w:val="none" w:sz="0" w:space="0" w:color="auto"/>
            <w:bottom w:val="none" w:sz="0" w:space="0" w:color="auto"/>
            <w:right w:val="none" w:sz="0" w:space="0" w:color="auto"/>
          </w:divBdr>
        </w:div>
        <w:div w:id="134957380">
          <w:marLeft w:val="0"/>
          <w:marRight w:val="0"/>
          <w:marTop w:val="0"/>
          <w:marBottom w:val="0"/>
          <w:divBdr>
            <w:top w:val="none" w:sz="0" w:space="0" w:color="auto"/>
            <w:left w:val="none" w:sz="0" w:space="0" w:color="auto"/>
            <w:bottom w:val="none" w:sz="0" w:space="0" w:color="auto"/>
            <w:right w:val="none" w:sz="0" w:space="0" w:color="auto"/>
          </w:divBdr>
        </w:div>
        <w:div w:id="136345412">
          <w:marLeft w:val="0"/>
          <w:marRight w:val="0"/>
          <w:marTop w:val="0"/>
          <w:marBottom w:val="0"/>
          <w:divBdr>
            <w:top w:val="none" w:sz="0" w:space="0" w:color="auto"/>
            <w:left w:val="none" w:sz="0" w:space="0" w:color="auto"/>
            <w:bottom w:val="none" w:sz="0" w:space="0" w:color="auto"/>
            <w:right w:val="none" w:sz="0" w:space="0" w:color="auto"/>
          </w:divBdr>
        </w:div>
        <w:div w:id="141122602">
          <w:marLeft w:val="0"/>
          <w:marRight w:val="0"/>
          <w:marTop w:val="0"/>
          <w:marBottom w:val="0"/>
          <w:divBdr>
            <w:top w:val="none" w:sz="0" w:space="0" w:color="auto"/>
            <w:left w:val="none" w:sz="0" w:space="0" w:color="auto"/>
            <w:bottom w:val="none" w:sz="0" w:space="0" w:color="auto"/>
            <w:right w:val="none" w:sz="0" w:space="0" w:color="auto"/>
          </w:divBdr>
        </w:div>
        <w:div w:id="143814891">
          <w:marLeft w:val="0"/>
          <w:marRight w:val="0"/>
          <w:marTop w:val="0"/>
          <w:marBottom w:val="0"/>
          <w:divBdr>
            <w:top w:val="none" w:sz="0" w:space="0" w:color="auto"/>
            <w:left w:val="none" w:sz="0" w:space="0" w:color="auto"/>
            <w:bottom w:val="none" w:sz="0" w:space="0" w:color="auto"/>
            <w:right w:val="none" w:sz="0" w:space="0" w:color="auto"/>
          </w:divBdr>
          <w:divsChild>
            <w:div w:id="416488505">
              <w:marLeft w:val="0"/>
              <w:marRight w:val="0"/>
              <w:marTop w:val="0"/>
              <w:marBottom w:val="0"/>
              <w:divBdr>
                <w:top w:val="none" w:sz="0" w:space="0" w:color="auto"/>
                <w:left w:val="none" w:sz="0" w:space="0" w:color="auto"/>
                <w:bottom w:val="none" w:sz="0" w:space="0" w:color="auto"/>
                <w:right w:val="none" w:sz="0" w:space="0" w:color="auto"/>
              </w:divBdr>
            </w:div>
            <w:div w:id="1005865512">
              <w:marLeft w:val="0"/>
              <w:marRight w:val="0"/>
              <w:marTop w:val="0"/>
              <w:marBottom w:val="0"/>
              <w:divBdr>
                <w:top w:val="none" w:sz="0" w:space="0" w:color="auto"/>
                <w:left w:val="none" w:sz="0" w:space="0" w:color="auto"/>
                <w:bottom w:val="none" w:sz="0" w:space="0" w:color="auto"/>
                <w:right w:val="none" w:sz="0" w:space="0" w:color="auto"/>
              </w:divBdr>
            </w:div>
          </w:divsChild>
        </w:div>
        <w:div w:id="184448638">
          <w:marLeft w:val="0"/>
          <w:marRight w:val="0"/>
          <w:marTop w:val="0"/>
          <w:marBottom w:val="0"/>
          <w:divBdr>
            <w:top w:val="none" w:sz="0" w:space="0" w:color="auto"/>
            <w:left w:val="none" w:sz="0" w:space="0" w:color="auto"/>
            <w:bottom w:val="none" w:sz="0" w:space="0" w:color="auto"/>
            <w:right w:val="none" w:sz="0" w:space="0" w:color="auto"/>
          </w:divBdr>
        </w:div>
        <w:div w:id="192966055">
          <w:marLeft w:val="0"/>
          <w:marRight w:val="0"/>
          <w:marTop w:val="0"/>
          <w:marBottom w:val="0"/>
          <w:divBdr>
            <w:top w:val="none" w:sz="0" w:space="0" w:color="auto"/>
            <w:left w:val="none" w:sz="0" w:space="0" w:color="auto"/>
            <w:bottom w:val="none" w:sz="0" w:space="0" w:color="auto"/>
            <w:right w:val="none" w:sz="0" w:space="0" w:color="auto"/>
          </w:divBdr>
        </w:div>
        <w:div w:id="231626216">
          <w:marLeft w:val="0"/>
          <w:marRight w:val="0"/>
          <w:marTop w:val="0"/>
          <w:marBottom w:val="0"/>
          <w:divBdr>
            <w:top w:val="none" w:sz="0" w:space="0" w:color="auto"/>
            <w:left w:val="none" w:sz="0" w:space="0" w:color="auto"/>
            <w:bottom w:val="none" w:sz="0" w:space="0" w:color="auto"/>
            <w:right w:val="none" w:sz="0" w:space="0" w:color="auto"/>
          </w:divBdr>
        </w:div>
        <w:div w:id="232815911">
          <w:marLeft w:val="0"/>
          <w:marRight w:val="0"/>
          <w:marTop w:val="0"/>
          <w:marBottom w:val="0"/>
          <w:divBdr>
            <w:top w:val="none" w:sz="0" w:space="0" w:color="auto"/>
            <w:left w:val="none" w:sz="0" w:space="0" w:color="auto"/>
            <w:bottom w:val="none" w:sz="0" w:space="0" w:color="auto"/>
            <w:right w:val="none" w:sz="0" w:space="0" w:color="auto"/>
          </w:divBdr>
        </w:div>
        <w:div w:id="273638094">
          <w:marLeft w:val="0"/>
          <w:marRight w:val="0"/>
          <w:marTop w:val="0"/>
          <w:marBottom w:val="0"/>
          <w:divBdr>
            <w:top w:val="none" w:sz="0" w:space="0" w:color="auto"/>
            <w:left w:val="none" w:sz="0" w:space="0" w:color="auto"/>
            <w:bottom w:val="none" w:sz="0" w:space="0" w:color="auto"/>
            <w:right w:val="none" w:sz="0" w:space="0" w:color="auto"/>
          </w:divBdr>
        </w:div>
        <w:div w:id="298653742">
          <w:marLeft w:val="0"/>
          <w:marRight w:val="0"/>
          <w:marTop w:val="0"/>
          <w:marBottom w:val="0"/>
          <w:divBdr>
            <w:top w:val="none" w:sz="0" w:space="0" w:color="auto"/>
            <w:left w:val="none" w:sz="0" w:space="0" w:color="auto"/>
            <w:bottom w:val="none" w:sz="0" w:space="0" w:color="auto"/>
            <w:right w:val="none" w:sz="0" w:space="0" w:color="auto"/>
          </w:divBdr>
          <w:divsChild>
            <w:div w:id="614210702">
              <w:marLeft w:val="0"/>
              <w:marRight w:val="0"/>
              <w:marTop w:val="0"/>
              <w:marBottom w:val="0"/>
              <w:divBdr>
                <w:top w:val="none" w:sz="0" w:space="0" w:color="auto"/>
                <w:left w:val="none" w:sz="0" w:space="0" w:color="auto"/>
                <w:bottom w:val="none" w:sz="0" w:space="0" w:color="auto"/>
                <w:right w:val="none" w:sz="0" w:space="0" w:color="auto"/>
              </w:divBdr>
            </w:div>
            <w:div w:id="700859454">
              <w:marLeft w:val="0"/>
              <w:marRight w:val="0"/>
              <w:marTop w:val="0"/>
              <w:marBottom w:val="0"/>
              <w:divBdr>
                <w:top w:val="none" w:sz="0" w:space="0" w:color="auto"/>
                <w:left w:val="none" w:sz="0" w:space="0" w:color="auto"/>
                <w:bottom w:val="none" w:sz="0" w:space="0" w:color="auto"/>
                <w:right w:val="none" w:sz="0" w:space="0" w:color="auto"/>
              </w:divBdr>
            </w:div>
            <w:div w:id="954992669">
              <w:marLeft w:val="0"/>
              <w:marRight w:val="0"/>
              <w:marTop w:val="0"/>
              <w:marBottom w:val="0"/>
              <w:divBdr>
                <w:top w:val="none" w:sz="0" w:space="0" w:color="auto"/>
                <w:left w:val="none" w:sz="0" w:space="0" w:color="auto"/>
                <w:bottom w:val="none" w:sz="0" w:space="0" w:color="auto"/>
                <w:right w:val="none" w:sz="0" w:space="0" w:color="auto"/>
              </w:divBdr>
            </w:div>
            <w:div w:id="1162815698">
              <w:marLeft w:val="0"/>
              <w:marRight w:val="0"/>
              <w:marTop w:val="0"/>
              <w:marBottom w:val="0"/>
              <w:divBdr>
                <w:top w:val="none" w:sz="0" w:space="0" w:color="auto"/>
                <w:left w:val="none" w:sz="0" w:space="0" w:color="auto"/>
                <w:bottom w:val="none" w:sz="0" w:space="0" w:color="auto"/>
                <w:right w:val="none" w:sz="0" w:space="0" w:color="auto"/>
              </w:divBdr>
            </w:div>
          </w:divsChild>
        </w:div>
        <w:div w:id="320086624">
          <w:marLeft w:val="0"/>
          <w:marRight w:val="0"/>
          <w:marTop w:val="0"/>
          <w:marBottom w:val="0"/>
          <w:divBdr>
            <w:top w:val="none" w:sz="0" w:space="0" w:color="auto"/>
            <w:left w:val="none" w:sz="0" w:space="0" w:color="auto"/>
            <w:bottom w:val="none" w:sz="0" w:space="0" w:color="auto"/>
            <w:right w:val="none" w:sz="0" w:space="0" w:color="auto"/>
          </w:divBdr>
        </w:div>
        <w:div w:id="338124462">
          <w:marLeft w:val="0"/>
          <w:marRight w:val="0"/>
          <w:marTop w:val="0"/>
          <w:marBottom w:val="0"/>
          <w:divBdr>
            <w:top w:val="none" w:sz="0" w:space="0" w:color="auto"/>
            <w:left w:val="none" w:sz="0" w:space="0" w:color="auto"/>
            <w:bottom w:val="none" w:sz="0" w:space="0" w:color="auto"/>
            <w:right w:val="none" w:sz="0" w:space="0" w:color="auto"/>
          </w:divBdr>
        </w:div>
        <w:div w:id="339898150">
          <w:marLeft w:val="0"/>
          <w:marRight w:val="0"/>
          <w:marTop w:val="0"/>
          <w:marBottom w:val="0"/>
          <w:divBdr>
            <w:top w:val="none" w:sz="0" w:space="0" w:color="auto"/>
            <w:left w:val="none" w:sz="0" w:space="0" w:color="auto"/>
            <w:bottom w:val="none" w:sz="0" w:space="0" w:color="auto"/>
            <w:right w:val="none" w:sz="0" w:space="0" w:color="auto"/>
          </w:divBdr>
        </w:div>
        <w:div w:id="343871715">
          <w:marLeft w:val="0"/>
          <w:marRight w:val="0"/>
          <w:marTop w:val="0"/>
          <w:marBottom w:val="0"/>
          <w:divBdr>
            <w:top w:val="none" w:sz="0" w:space="0" w:color="auto"/>
            <w:left w:val="none" w:sz="0" w:space="0" w:color="auto"/>
            <w:bottom w:val="none" w:sz="0" w:space="0" w:color="auto"/>
            <w:right w:val="none" w:sz="0" w:space="0" w:color="auto"/>
          </w:divBdr>
        </w:div>
        <w:div w:id="355617365">
          <w:marLeft w:val="0"/>
          <w:marRight w:val="0"/>
          <w:marTop w:val="0"/>
          <w:marBottom w:val="0"/>
          <w:divBdr>
            <w:top w:val="none" w:sz="0" w:space="0" w:color="auto"/>
            <w:left w:val="none" w:sz="0" w:space="0" w:color="auto"/>
            <w:bottom w:val="none" w:sz="0" w:space="0" w:color="auto"/>
            <w:right w:val="none" w:sz="0" w:space="0" w:color="auto"/>
          </w:divBdr>
        </w:div>
        <w:div w:id="362630942">
          <w:marLeft w:val="0"/>
          <w:marRight w:val="0"/>
          <w:marTop w:val="0"/>
          <w:marBottom w:val="0"/>
          <w:divBdr>
            <w:top w:val="none" w:sz="0" w:space="0" w:color="auto"/>
            <w:left w:val="none" w:sz="0" w:space="0" w:color="auto"/>
            <w:bottom w:val="none" w:sz="0" w:space="0" w:color="auto"/>
            <w:right w:val="none" w:sz="0" w:space="0" w:color="auto"/>
          </w:divBdr>
        </w:div>
        <w:div w:id="388385990">
          <w:marLeft w:val="0"/>
          <w:marRight w:val="0"/>
          <w:marTop w:val="0"/>
          <w:marBottom w:val="0"/>
          <w:divBdr>
            <w:top w:val="none" w:sz="0" w:space="0" w:color="auto"/>
            <w:left w:val="none" w:sz="0" w:space="0" w:color="auto"/>
            <w:bottom w:val="none" w:sz="0" w:space="0" w:color="auto"/>
            <w:right w:val="none" w:sz="0" w:space="0" w:color="auto"/>
          </w:divBdr>
        </w:div>
        <w:div w:id="403335600">
          <w:marLeft w:val="0"/>
          <w:marRight w:val="0"/>
          <w:marTop w:val="0"/>
          <w:marBottom w:val="0"/>
          <w:divBdr>
            <w:top w:val="none" w:sz="0" w:space="0" w:color="auto"/>
            <w:left w:val="none" w:sz="0" w:space="0" w:color="auto"/>
            <w:bottom w:val="none" w:sz="0" w:space="0" w:color="auto"/>
            <w:right w:val="none" w:sz="0" w:space="0" w:color="auto"/>
          </w:divBdr>
        </w:div>
        <w:div w:id="422797112">
          <w:marLeft w:val="0"/>
          <w:marRight w:val="0"/>
          <w:marTop w:val="0"/>
          <w:marBottom w:val="0"/>
          <w:divBdr>
            <w:top w:val="none" w:sz="0" w:space="0" w:color="auto"/>
            <w:left w:val="none" w:sz="0" w:space="0" w:color="auto"/>
            <w:bottom w:val="none" w:sz="0" w:space="0" w:color="auto"/>
            <w:right w:val="none" w:sz="0" w:space="0" w:color="auto"/>
          </w:divBdr>
        </w:div>
        <w:div w:id="431363770">
          <w:marLeft w:val="0"/>
          <w:marRight w:val="0"/>
          <w:marTop w:val="0"/>
          <w:marBottom w:val="0"/>
          <w:divBdr>
            <w:top w:val="none" w:sz="0" w:space="0" w:color="auto"/>
            <w:left w:val="none" w:sz="0" w:space="0" w:color="auto"/>
            <w:bottom w:val="none" w:sz="0" w:space="0" w:color="auto"/>
            <w:right w:val="none" w:sz="0" w:space="0" w:color="auto"/>
          </w:divBdr>
        </w:div>
        <w:div w:id="433476992">
          <w:marLeft w:val="0"/>
          <w:marRight w:val="0"/>
          <w:marTop w:val="0"/>
          <w:marBottom w:val="0"/>
          <w:divBdr>
            <w:top w:val="none" w:sz="0" w:space="0" w:color="auto"/>
            <w:left w:val="none" w:sz="0" w:space="0" w:color="auto"/>
            <w:bottom w:val="none" w:sz="0" w:space="0" w:color="auto"/>
            <w:right w:val="none" w:sz="0" w:space="0" w:color="auto"/>
          </w:divBdr>
          <w:divsChild>
            <w:div w:id="672147100">
              <w:marLeft w:val="0"/>
              <w:marRight w:val="0"/>
              <w:marTop w:val="0"/>
              <w:marBottom w:val="0"/>
              <w:divBdr>
                <w:top w:val="none" w:sz="0" w:space="0" w:color="auto"/>
                <w:left w:val="none" w:sz="0" w:space="0" w:color="auto"/>
                <w:bottom w:val="none" w:sz="0" w:space="0" w:color="auto"/>
                <w:right w:val="none" w:sz="0" w:space="0" w:color="auto"/>
              </w:divBdr>
            </w:div>
            <w:div w:id="746729306">
              <w:marLeft w:val="0"/>
              <w:marRight w:val="0"/>
              <w:marTop w:val="0"/>
              <w:marBottom w:val="0"/>
              <w:divBdr>
                <w:top w:val="none" w:sz="0" w:space="0" w:color="auto"/>
                <w:left w:val="none" w:sz="0" w:space="0" w:color="auto"/>
                <w:bottom w:val="none" w:sz="0" w:space="0" w:color="auto"/>
                <w:right w:val="none" w:sz="0" w:space="0" w:color="auto"/>
              </w:divBdr>
            </w:div>
            <w:div w:id="775828036">
              <w:marLeft w:val="0"/>
              <w:marRight w:val="0"/>
              <w:marTop w:val="0"/>
              <w:marBottom w:val="0"/>
              <w:divBdr>
                <w:top w:val="none" w:sz="0" w:space="0" w:color="auto"/>
                <w:left w:val="none" w:sz="0" w:space="0" w:color="auto"/>
                <w:bottom w:val="none" w:sz="0" w:space="0" w:color="auto"/>
                <w:right w:val="none" w:sz="0" w:space="0" w:color="auto"/>
              </w:divBdr>
            </w:div>
            <w:div w:id="1097406210">
              <w:marLeft w:val="0"/>
              <w:marRight w:val="0"/>
              <w:marTop w:val="0"/>
              <w:marBottom w:val="0"/>
              <w:divBdr>
                <w:top w:val="none" w:sz="0" w:space="0" w:color="auto"/>
                <w:left w:val="none" w:sz="0" w:space="0" w:color="auto"/>
                <w:bottom w:val="none" w:sz="0" w:space="0" w:color="auto"/>
                <w:right w:val="none" w:sz="0" w:space="0" w:color="auto"/>
              </w:divBdr>
            </w:div>
            <w:div w:id="1588999649">
              <w:marLeft w:val="0"/>
              <w:marRight w:val="0"/>
              <w:marTop w:val="0"/>
              <w:marBottom w:val="0"/>
              <w:divBdr>
                <w:top w:val="none" w:sz="0" w:space="0" w:color="auto"/>
                <w:left w:val="none" w:sz="0" w:space="0" w:color="auto"/>
                <w:bottom w:val="none" w:sz="0" w:space="0" w:color="auto"/>
                <w:right w:val="none" w:sz="0" w:space="0" w:color="auto"/>
              </w:divBdr>
            </w:div>
          </w:divsChild>
        </w:div>
        <w:div w:id="444203091">
          <w:marLeft w:val="0"/>
          <w:marRight w:val="0"/>
          <w:marTop w:val="0"/>
          <w:marBottom w:val="0"/>
          <w:divBdr>
            <w:top w:val="none" w:sz="0" w:space="0" w:color="auto"/>
            <w:left w:val="none" w:sz="0" w:space="0" w:color="auto"/>
            <w:bottom w:val="none" w:sz="0" w:space="0" w:color="auto"/>
            <w:right w:val="none" w:sz="0" w:space="0" w:color="auto"/>
          </w:divBdr>
        </w:div>
        <w:div w:id="451478524">
          <w:marLeft w:val="0"/>
          <w:marRight w:val="0"/>
          <w:marTop w:val="0"/>
          <w:marBottom w:val="0"/>
          <w:divBdr>
            <w:top w:val="none" w:sz="0" w:space="0" w:color="auto"/>
            <w:left w:val="none" w:sz="0" w:space="0" w:color="auto"/>
            <w:bottom w:val="none" w:sz="0" w:space="0" w:color="auto"/>
            <w:right w:val="none" w:sz="0" w:space="0" w:color="auto"/>
          </w:divBdr>
        </w:div>
        <w:div w:id="454718153">
          <w:marLeft w:val="0"/>
          <w:marRight w:val="0"/>
          <w:marTop w:val="0"/>
          <w:marBottom w:val="0"/>
          <w:divBdr>
            <w:top w:val="none" w:sz="0" w:space="0" w:color="auto"/>
            <w:left w:val="none" w:sz="0" w:space="0" w:color="auto"/>
            <w:bottom w:val="none" w:sz="0" w:space="0" w:color="auto"/>
            <w:right w:val="none" w:sz="0" w:space="0" w:color="auto"/>
          </w:divBdr>
        </w:div>
        <w:div w:id="460537947">
          <w:marLeft w:val="0"/>
          <w:marRight w:val="0"/>
          <w:marTop w:val="0"/>
          <w:marBottom w:val="0"/>
          <w:divBdr>
            <w:top w:val="none" w:sz="0" w:space="0" w:color="auto"/>
            <w:left w:val="none" w:sz="0" w:space="0" w:color="auto"/>
            <w:bottom w:val="none" w:sz="0" w:space="0" w:color="auto"/>
            <w:right w:val="none" w:sz="0" w:space="0" w:color="auto"/>
          </w:divBdr>
          <w:divsChild>
            <w:div w:id="169562524">
              <w:marLeft w:val="0"/>
              <w:marRight w:val="0"/>
              <w:marTop w:val="0"/>
              <w:marBottom w:val="0"/>
              <w:divBdr>
                <w:top w:val="none" w:sz="0" w:space="0" w:color="auto"/>
                <w:left w:val="none" w:sz="0" w:space="0" w:color="auto"/>
                <w:bottom w:val="none" w:sz="0" w:space="0" w:color="auto"/>
                <w:right w:val="none" w:sz="0" w:space="0" w:color="auto"/>
              </w:divBdr>
            </w:div>
            <w:div w:id="1894384381">
              <w:marLeft w:val="0"/>
              <w:marRight w:val="0"/>
              <w:marTop w:val="0"/>
              <w:marBottom w:val="0"/>
              <w:divBdr>
                <w:top w:val="none" w:sz="0" w:space="0" w:color="auto"/>
                <w:left w:val="none" w:sz="0" w:space="0" w:color="auto"/>
                <w:bottom w:val="none" w:sz="0" w:space="0" w:color="auto"/>
                <w:right w:val="none" w:sz="0" w:space="0" w:color="auto"/>
              </w:divBdr>
            </w:div>
          </w:divsChild>
        </w:div>
        <w:div w:id="483400493">
          <w:marLeft w:val="0"/>
          <w:marRight w:val="0"/>
          <w:marTop w:val="0"/>
          <w:marBottom w:val="0"/>
          <w:divBdr>
            <w:top w:val="none" w:sz="0" w:space="0" w:color="auto"/>
            <w:left w:val="none" w:sz="0" w:space="0" w:color="auto"/>
            <w:bottom w:val="none" w:sz="0" w:space="0" w:color="auto"/>
            <w:right w:val="none" w:sz="0" w:space="0" w:color="auto"/>
          </w:divBdr>
        </w:div>
        <w:div w:id="487093393">
          <w:marLeft w:val="0"/>
          <w:marRight w:val="0"/>
          <w:marTop w:val="0"/>
          <w:marBottom w:val="0"/>
          <w:divBdr>
            <w:top w:val="none" w:sz="0" w:space="0" w:color="auto"/>
            <w:left w:val="none" w:sz="0" w:space="0" w:color="auto"/>
            <w:bottom w:val="none" w:sz="0" w:space="0" w:color="auto"/>
            <w:right w:val="none" w:sz="0" w:space="0" w:color="auto"/>
          </w:divBdr>
        </w:div>
        <w:div w:id="489637168">
          <w:marLeft w:val="0"/>
          <w:marRight w:val="0"/>
          <w:marTop w:val="0"/>
          <w:marBottom w:val="0"/>
          <w:divBdr>
            <w:top w:val="none" w:sz="0" w:space="0" w:color="auto"/>
            <w:left w:val="none" w:sz="0" w:space="0" w:color="auto"/>
            <w:bottom w:val="none" w:sz="0" w:space="0" w:color="auto"/>
            <w:right w:val="none" w:sz="0" w:space="0" w:color="auto"/>
          </w:divBdr>
        </w:div>
        <w:div w:id="524640312">
          <w:marLeft w:val="0"/>
          <w:marRight w:val="0"/>
          <w:marTop w:val="0"/>
          <w:marBottom w:val="0"/>
          <w:divBdr>
            <w:top w:val="none" w:sz="0" w:space="0" w:color="auto"/>
            <w:left w:val="none" w:sz="0" w:space="0" w:color="auto"/>
            <w:bottom w:val="none" w:sz="0" w:space="0" w:color="auto"/>
            <w:right w:val="none" w:sz="0" w:space="0" w:color="auto"/>
          </w:divBdr>
          <w:divsChild>
            <w:div w:id="686520326">
              <w:marLeft w:val="0"/>
              <w:marRight w:val="0"/>
              <w:marTop w:val="0"/>
              <w:marBottom w:val="0"/>
              <w:divBdr>
                <w:top w:val="none" w:sz="0" w:space="0" w:color="auto"/>
                <w:left w:val="none" w:sz="0" w:space="0" w:color="auto"/>
                <w:bottom w:val="none" w:sz="0" w:space="0" w:color="auto"/>
                <w:right w:val="none" w:sz="0" w:space="0" w:color="auto"/>
              </w:divBdr>
            </w:div>
          </w:divsChild>
        </w:div>
        <w:div w:id="557979855">
          <w:marLeft w:val="0"/>
          <w:marRight w:val="0"/>
          <w:marTop w:val="0"/>
          <w:marBottom w:val="0"/>
          <w:divBdr>
            <w:top w:val="none" w:sz="0" w:space="0" w:color="auto"/>
            <w:left w:val="none" w:sz="0" w:space="0" w:color="auto"/>
            <w:bottom w:val="none" w:sz="0" w:space="0" w:color="auto"/>
            <w:right w:val="none" w:sz="0" w:space="0" w:color="auto"/>
          </w:divBdr>
          <w:divsChild>
            <w:div w:id="771439541">
              <w:marLeft w:val="-75"/>
              <w:marRight w:val="0"/>
              <w:marTop w:val="30"/>
              <w:marBottom w:val="30"/>
              <w:divBdr>
                <w:top w:val="none" w:sz="0" w:space="0" w:color="auto"/>
                <w:left w:val="none" w:sz="0" w:space="0" w:color="auto"/>
                <w:bottom w:val="none" w:sz="0" w:space="0" w:color="auto"/>
                <w:right w:val="none" w:sz="0" w:space="0" w:color="auto"/>
              </w:divBdr>
              <w:divsChild>
                <w:div w:id="80489884">
                  <w:marLeft w:val="0"/>
                  <w:marRight w:val="0"/>
                  <w:marTop w:val="0"/>
                  <w:marBottom w:val="0"/>
                  <w:divBdr>
                    <w:top w:val="none" w:sz="0" w:space="0" w:color="auto"/>
                    <w:left w:val="none" w:sz="0" w:space="0" w:color="auto"/>
                    <w:bottom w:val="none" w:sz="0" w:space="0" w:color="auto"/>
                    <w:right w:val="none" w:sz="0" w:space="0" w:color="auto"/>
                  </w:divBdr>
                  <w:divsChild>
                    <w:div w:id="1531525344">
                      <w:marLeft w:val="0"/>
                      <w:marRight w:val="0"/>
                      <w:marTop w:val="0"/>
                      <w:marBottom w:val="0"/>
                      <w:divBdr>
                        <w:top w:val="none" w:sz="0" w:space="0" w:color="auto"/>
                        <w:left w:val="none" w:sz="0" w:space="0" w:color="auto"/>
                        <w:bottom w:val="none" w:sz="0" w:space="0" w:color="auto"/>
                        <w:right w:val="none" w:sz="0" w:space="0" w:color="auto"/>
                      </w:divBdr>
                    </w:div>
                  </w:divsChild>
                </w:div>
                <w:div w:id="208541251">
                  <w:marLeft w:val="0"/>
                  <w:marRight w:val="0"/>
                  <w:marTop w:val="0"/>
                  <w:marBottom w:val="0"/>
                  <w:divBdr>
                    <w:top w:val="none" w:sz="0" w:space="0" w:color="auto"/>
                    <w:left w:val="none" w:sz="0" w:space="0" w:color="auto"/>
                    <w:bottom w:val="none" w:sz="0" w:space="0" w:color="auto"/>
                    <w:right w:val="none" w:sz="0" w:space="0" w:color="auto"/>
                  </w:divBdr>
                  <w:divsChild>
                    <w:div w:id="436873055">
                      <w:marLeft w:val="0"/>
                      <w:marRight w:val="0"/>
                      <w:marTop w:val="0"/>
                      <w:marBottom w:val="0"/>
                      <w:divBdr>
                        <w:top w:val="none" w:sz="0" w:space="0" w:color="auto"/>
                        <w:left w:val="none" w:sz="0" w:space="0" w:color="auto"/>
                        <w:bottom w:val="none" w:sz="0" w:space="0" w:color="auto"/>
                        <w:right w:val="none" w:sz="0" w:space="0" w:color="auto"/>
                      </w:divBdr>
                    </w:div>
                  </w:divsChild>
                </w:div>
                <w:div w:id="241335781">
                  <w:marLeft w:val="0"/>
                  <w:marRight w:val="0"/>
                  <w:marTop w:val="0"/>
                  <w:marBottom w:val="0"/>
                  <w:divBdr>
                    <w:top w:val="none" w:sz="0" w:space="0" w:color="auto"/>
                    <w:left w:val="none" w:sz="0" w:space="0" w:color="auto"/>
                    <w:bottom w:val="none" w:sz="0" w:space="0" w:color="auto"/>
                    <w:right w:val="none" w:sz="0" w:space="0" w:color="auto"/>
                  </w:divBdr>
                  <w:divsChild>
                    <w:div w:id="1746293366">
                      <w:marLeft w:val="0"/>
                      <w:marRight w:val="0"/>
                      <w:marTop w:val="0"/>
                      <w:marBottom w:val="0"/>
                      <w:divBdr>
                        <w:top w:val="none" w:sz="0" w:space="0" w:color="auto"/>
                        <w:left w:val="none" w:sz="0" w:space="0" w:color="auto"/>
                        <w:bottom w:val="none" w:sz="0" w:space="0" w:color="auto"/>
                        <w:right w:val="none" w:sz="0" w:space="0" w:color="auto"/>
                      </w:divBdr>
                    </w:div>
                  </w:divsChild>
                </w:div>
                <w:div w:id="420373139">
                  <w:marLeft w:val="0"/>
                  <w:marRight w:val="0"/>
                  <w:marTop w:val="0"/>
                  <w:marBottom w:val="0"/>
                  <w:divBdr>
                    <w:top w:val="none" w:sz="0" w:space="0" w:color="auto"/>
                    <w:left w:val="none" w:sz="0" w:space="0" w:color="auto"/>
                    <w:bottom w:val="none" w:sz="0" w:space="0" w:color="auto"/>
                    <w:right w:val="none" w:sz="0" w:space="0" w:color="auto"/>
                  </w:divBdr>
                  <w:divsChild>
                    <w:div w:id="1233585673">
                      <w:marLeft w:val="0"/>
                      <w:marRight w:val="0"/>
                      <w:marTop w:val="0"/>
                      <w:marBottom w:val="0"/>
                      <w:divBdr>
                        <w:top w:val="none" w:sz="0" w:space="0" w:color="auto"/>
                        <w:left w:val="none" w:sz="0" w:space="0" w:color="auto"/>
                        <w:bottom w:val="none" w:sz="0" w:space="0" w:color="auto"/>
                        <w:right w:val="none" w:sz="0" w:space="0" w:color="auto"/>
                      </w:divBdr>
                    </w:div>
                  </w:divsChild>
                </w:div>
                <w:div w:id="507404822">
                  <w:marLeft w:val="0"/>
                  <w:marRight w:val="0"/>
                  <w:marTop w:val="0"/>
                  <w:marBottom w:val="0"/>
                  <w:divBdr>
                    <w:top w:val="none" w:sz="0" w:space="0" w:color="auto"/>
                    <w:left w:val="none" w:sz="0" w:space="0" w:color="auto"/>
                    <w:bottom w:val="none" w:sz="0" w:space="0" w:color="auto"/>
                    <w:right w:val="none" w:sz="0" w:space="0" w:color="auto"/>
                  </w:divBdr>
                  <w:divsChild>
                    <w:div w:id="1313947400">
                      <w:marLeft w:val="0"/>
                      <w:marRight w:val="0"/>
                      <w:marTop w:val="0"/>
                      <w:marBottom w:val="0"/>
                      <w:divBdr>
                        <w:top w:val="none" w:sz="0" w:space="0" w:color="auto"/>
                        <w:left w:val="none" w:sz="0" w:space="0" w:color="auto"/>
                        <w:bottom w:val="none" w:sz="0" w:space="0" w:color="auto"/>
                        <w:right w:val="none" w:sz="0" w:space="0" w:color="auto"/>
                      </w:divBdr>
                    </w:div>
                    <w:div w:id="1803377856">
                      <w:marLeft w:val="0"/>
                      <w:marRight w:val="0"/>
                      <w:marTop w:val="0"/>
                      <w:marBottom w:val="0"/>
                      <w:divBdr>
                        <w:top w:val="none" w:sz="0" w:space="0" w:color="auto"/>
                        <w:left w:val="none" w:sz="0" w:space="0" w:color="auto"/>
                        <w:bottom w:val="none" w:sz="0" w:space="0" w:color="auto"/>
                        <w:right w:val="none" w:sz="0" w:space="0" w:color="auto"/>
                      </w:divBdr>
                    </w:div>
                  </w:divsChild>
                </w:div>
                <w:div w:id="508132960">
                  <w:marLeft w:val="0"/>
                  <w:marRight w:val="0"/>
                  <w:marTop w:val="0"/>
                  <w:marBottom w:val="0"/>
                  <w:divBdr>
                    <w:top w:val="none" w:sz="0" w:space="0" w:color="auto"/>
                    <w:left w:val="none" w:sz="0" w:space="0" w:color="auto"/>
                    <w:bottom w:val="none" w:sz="0" w:space="0" w:color="auto"/>
                    <w:right w:val="none" w:sz="0" w:space="0" w:color="auto"/>
                  </w:divBdr>
                  <w:divsChild>
                    <w:div w:id="360520383">
                      <w:marLeft w:val="0"/>
                      <w:marRight w:val="0"/>
                      <w:marTop w:val="0"/>
                      <w:marBottom w:val="0"/>
                      <w:divBdr>
                        <w:top w:val="none" w:sz="0" w:space="0" w:color="auto"/>
                        <w:left w:val="none" w:sz="0" w:space="0" w:color="auto"/>
                        <w:bottom w:val="none" w:sz="0" w:space="0" w:color="auto"/>
                        <w:right w:val="none" w:sz="0" w:space="0" w:color="auto"/>
                      </w:divBdr>
                    </w:div>
                  </w:divsChild>
                </w:div>
                <w:div w:id="562762851">
                  <w:marLeft w:val="0"/>
                  <w:marRight w:val="0"/>
                  <w:marTop w:val="0"/>
                  <w:marBottom w:val="0"/>
                  <w:divBdr>
                    <w:top w:val="none" w:sz="0" w:space="0" w:color="auto"/>
                    <w:left w:val="none" w:sz="0" w:space="0" w:color="auto"/>
                    <w:bottom w:val="none" w:sz="0" w:space="0" w:color="auto"/>
                    <w:right w:val="none" w:sz="0" w:space="0" w:color="auto"/>
                  </w:divBdr>
                  <w:divsChild>
                    <w:div w:id="296300475">
                      <w:marLeft w:val="0"/>
                      <w:marRight w:val="0"/>
                      <w:marTop w:val="0"/>
                      <w:marBottom w:val="0"/>
                      <w:divBdr>
                        <w:top w:val="none" w:sz="0" w:space="0" w:color="auto"/>
                        <w:left w:val="none" w:sz="0" w:space="0" w:color="auto"/>
                        <w:bottom w:val="none" w:sz="0" w:space="0" w:color="auto"/>
                        <w:right w:val="none" w:sz="0" w:space="0" w:color="auto"/>
                      </w:divBdr>
                    </w:div>
                    <w:div w:id="948044794">
                      <w:marLeft w:val="0"/>
                      <w:marRight w:val="0"/>
                      <w:marTop w:val="0"/>
                      <w:marBottom w:val="0"/>
                      <w:divBdr>
                        <w:top w:val="none" w:sz="0" w:space="0" w:color="auto"/>
                        <w:left w:val="none" w:sz="0" w:space="0" w:color="auto"/>
                        <w:bottom w:val="none" w:sz="0" w:space="0" w:color="auto"/>
                        <w:right w:val="none" w:sz="0" w:space="0" w:color="auto"/>
                      </w:divBdr>
                    </w:div>
                  </w:divsChild>
                </w:div>
                <w:div w:id="733115737">
                  <w:marLeft w:val="0"/>
                  <w:marRight w:val="0"/>
                  <w:marTop w:val="0"/>
                  <w:marBottom w:val="0"/>
                  <w:divBdr>
                    <w:top w:val="none" w:sz="0" w:space="0" w:color="auto"/>
                    <w:left w:val="none" w:sz="0" w:space="0" w:color="auto"/>
                    <w:bottom w:val="none" w:sz="0" w:space="0" w:color="auto"/>
                    <w:right w:val="none" w:sz="0" w:space="0" w:color="auto"/>
                  </w:divBdr>
                  <w:divsChild>
                    <w:div w:id="105513495">
                      <w:marLeft w:val="0"/>
                      <w:marRight w:val="0"/>
                      <w:marTop w:val="0"/>
                      <w:marBottom w:val="0"/>
                      <w:divBdr>
                        <w:top w:val="none" w:sz="0" w:space="0" w:color="auto"/>
                        <w:left w:val="none" w:sz="0" w:space="0" w:color="auto"/>
                        <w:bottom w:val="none" w:sz="0" w:space="0" w:color="auto"/>
                        <w:right w:val="none" w:sz="0" w:space="0" w:color="auto"/>
                      </w:divBdr>
                    </w:div>
                  </w:divsChild>
                </w:div>
                <w:div w:id="763769139">
                  <w:marLeft w:val="0"/>
                  <w:marRight w:val="0"/>
                  <w:marTop w:val="0"/>
                  <w:marBottom w:val="0"/>
                  <w:divBdr>
                    <w:top w:val="none" w:sz="0" w:space="0" w:color="auto"/>
                    <w:left w:val="none" w:sz="0" w:space="0" w:color="auto"/>
                    <w:bottom w:val="none" w:sz="0" w:space="0" w:color="auto"/>
                    <w:right w:val="none" w:sz="0" w:space="0" w:color="auto"/>
                  </w:divBdr>
                  <w:divsChild>
                    <w:div w:id="191117611">
                      <w:marLeft w:val="0"/>
                      <w:marRight w:val="0"/>
                      <w:marTop w:val="0"/>
                      <w:marBottom w:val="0"/>
                      <w:divBdr>
                        <w:top w:val="none" w:sz="0" w:space="0" w:color="auto"/>
                        <w:left w:val="none" w:sz="0" w:space="0" w:color="auto"/>
                        <w:bottom w:val="none" w:sz="0" w:space="0" w:color="auto"/>
                        <w:right w:val="none" w:sz="0" w:space="0" w:color="auto"/>
                      </w:divBdr>
                    </w:div>
                  </w:divsChild>
                </w:div>
                <w:div w:id="1241601515">
                  <w:marLeft w:val="0"/>
                  <w:marRight w:val="0"/>
                  <w:marTop w:val="0"/>
                  <w:marBottom w:val="0"/>
                  <w:divBdr>
                    <w:top w:val="none" w:sz="0" w:space="0" w:color="auto"/>
                    <w:left w:val="none" w:sz="0" w:space="0" w:color="auto"/>
                    <w:bottom w:val="none" w:sz="0" w:space="0" w:color="auto"/>
                    <w:right w:val="none" w:sz="0" w:space="0" w:color="auto"/>
                  </w:divBdr>
                  <w:divsChild>
                    <w:div w:id="511457933">
                      <w:marLeft w:val="0"/>
                      <w:marRight w:val="0"/>
                      <w:marTop w:val="0"/>
                      <w:marBottom w:val="0"/>
                      <w:divBdr>
                        <w:top w:val="none" w:sz="0" w:space="0" w:color="auto"/>
                        <w:left w:val="none" w:sz="0" w:space="0" w:color="auto"/>
                        <w:bottom w:val="none" w:sz="0" w:space="0" w:color="auto"/>
                        <w:right w:val="none" w:sz="0" w:space="0" w:color="auto"/>
                      </w:divBdr>
                    </w:div>
                  </w:divsChild>
                </w:div>
                <w:div w:id="1384525777">
                  <w:marLeft w:val="0"/>
                  <w:marRight w:val="0"/>
                  <w:marTop w:val="0"/>
                  <w:marBottom w:val="0"/>
                  <w:divBdr>
                    <w:top w:val="none" w:sz="0" w:space="0" w:color="auto"/>
                    <w:left w:val="none" w:sz="0" w:space="0" w:color="auto"/>
                    <w:bottom w:val="none" w:sz="0" w:space="0" w:color="auto"/>
                    <w:right w:val="none" w:sz="0" w:space="0" w:color="auto"/>
                  </w:divBdr>
                  <w:divsChild>
                    <w:div w:id="77751765">
                      <w:marLeft w:val="0"/>
                      <w:marRight w:val="0"/>
                      <w:marTop w:val="0"/>
                      <w:marBottom w:val="0"/>
                      <w:divBdr>
                        <w:top w:val="none" w:sz="0" w:space="0" w:color="auto"/>
                        <w:left w:val="none" w:sz="0" w:space="0" w:color="auto"/>
                        <w:bottom w:val="none" w:sz="0" w:space="0" w:color="auto"/>
                        <w:right w:val="none" w:sz="0" w:space="0" w:color="auto"/>
                      </w:divBdr>
                    </w:div>
                  </w:divsChild>
                </w:div>
                <w:div w:id="1387992992">
                  <w:marLeft w:val="0"/>
                  <w:marRight w:val="0"/>
                  <w:marTop w:val="0"/>
                  <w:marBottom w:val="0"/>
                  <w:divBdr>
                    <w:top w:val="none" w:sz="0" w:space="0" w:color="auto"/>
                    <w:left w:val="none" w:sz="0" w:space="0" w:color="auto"/>
                    <w:bottom w:val="none" w:sz="0" w:space="0" w:color="auto"/>
                    <w:right w:val="none" w:sz="0" w:space="0" w:color="auto"/>
                  </w:divBdr>
                  <w:divsChild>
                    <w:div w:id="178279852">
                      <w:marLeft w:val="0"/>
                      <w:marRight w:val="0"/>
                      <w:marTop w:val="0"/>
                      <w:marBottom w:val="0"/>
                      <w:divBdr>
                        <w:top w:val="none" w:sz="0" w:space="0" w:color="auto"/>
                        <w:left w:val="none" w:sz="0" w:space="0" w:color="auto"/>
                        <w:bottom w:val="none" w:sz="0" w:space="0" w:color="auto"/>
                        <w:right w:val="none" w:sz="0" w:space="0" w:color="auto"/>
                      </w:divBdr>
                    </w:div>
                  </w:divsChild>
                </w:div>
                <w:div w:id="1431508734">
                  <w:marLeft w:val="0"/>
                  <w:marRight w:val="0"/>
                  <w:marTop w:val="0"/>
                  <w:marBottom w:val="0"/>
                  <w:divBdr>
                    <w:top w:val="none" w:sz="0" w:space="0" w:color="auto"/>
                    <w:left w:val="none" w:sz="0" w:space="0" w:color="auto"/>
                    <w:bottom w:val="none" w:sz="0" w:space="0" w:color="auto"/>
                    <w:right w:val="none" w:sz="0" w:space="0" w:color="auto"/>
                  </w:divBdr>
                  <w:divsChild>
                    <w:div w:id="1529638108">
                      <w:marLeft w:val="0"/>
                      <w:marRight w:val="0"/>
                      <w:marTop w:val="0"/>
                      <w:marBottom w:val="0"/>
                      <w:divBdr>
                        <w:top w:val="none" w:sz="0" w:space="0" w:color="auto"/>
                        <w:left w:val="none" w:sz="0" w:space="0" w:color="auto"/>
                        <w:bottom w:val="none" w:sz="0" w:space="0" w:color="auto"/>
                        <w:right w:val="none" w:sz="0" w:space="0" w:color="auto"/>
                      </w:divBdr>
                    </w:div>
                  </w:divsChild>
                </w:div>
                <w:div w:id="1623028171">
                  <w:marLeft w:val="0"/>
                  <w:marRight w:val="0"/>
                  <w:marTop w:val="0"/>
                  <w:marBottom w:val="0"/>
                  <w:divBdr>
                    <w:top w:val="none" w:sz="0" w:space="0" w:color="auto"/>
                    <w:left w:val="none" w:sz="0" w:space="0" w:color="auto"/>
                    <w:bottom w:val="none" w:sz="0" w:space="0" w:color="auto"/>
                    <w:right w:val="none" w:sz="0" w:space="0" w:color="auto"/>
                  </w:divBdr>
                  <w:divsChild>
                    <w:div w:id="1098982091">
                      <w:marLeft w:val="0"/>
                      <w:marRight w:val="0"/>
                      <w:marTop w:val="0"/>
                      <w:marBottom w:val="0"/>
                      <w:divBdr>
                        <w:top w:val="none" w:sz="0" w:space="0" w:color="auto"/>
                        <w:left w:val="none" w:sz="0" w:space="0" w:color="auto"/>
                        <w:bottom w:val="none" w:sz="0" w:space="0" w:color="auto"/>
                        <w:right w:val="none" w:sz="0" w:space="0" w:color="auto"/>
                      </w:divBdr>
                    </w:div>
                  </w:divsChild>
                </w:div>
                <w:div w:id="1730415642">
                  <w:marLeft w:val="0"/>
                  <w:marRight w:val="0"/>
                  <w:marTop w:val="0"/>
                  <w:marBottom w:val="0"/>
                  <w:divBdr>
                    <w:top w:val="none" w:sz="0" w:space="0" w:color="auto"/>
                    <w:left w:val="none" w:sz="0" w:space="0" w:color="auto"/>
                    <w:bottom w:val="none" w:sz="0" w:space="0" w:color="auto"/>
                    <w:right w:val="none" w:sz="0" w:space="0" w:color="auto"/>
                  </w:divBdr>
                  <w:divsChild>
                    <w:div w:id="848905744">
                      <w:marLeft w:val="0"/>
                      <w:marRight w:val="0"/>
                      <w:marTop w:val="0"/>
                      <w:marBottom w:val="0"/>
                      <w:divBdr>
                        <w:top w:val="none" w:sz="0" w:space="0" w:color="auto"/>
                        <w:left w:val="none" w:sz="0" w:space="0" w:color="auto"/>
                        <w:bottom w:val="none" w:sz="0" w:space="0" w:color="auto"/>
                        <w:right w:val="none" w:sz="0" w:space="0" w:color="auto"/>
                      </w:divBdr>
                    </w:div>
                  </w:divsChild>
                </w:div>
                <w:div w:id="1733043805">
                  <w:marLeft w:val="0"/>
                  <w:marRight w:val="0"/>
                  <w:marTop w:val="0"/>
                  <w:marBottom w:val="0"/>
                  <w:divBdr>
                    <w:top w:val="none" w:sz="0" w:space="0" w:color="auto"/>
                    <w:left w:val="none" w:sz="0" w:space="0" w:color="auto"/>
                    <w:bottom w:val="none" w:sz="0" w:space="0" w:color="auto"/>
                    <w:right w:val="none" w:sz="0" w:space="0" w:color="auto"/>
                  </w:divBdr>
                  <w:divsChild>
                    <w:div w:id="1777670031">
                      <w:marLeft w:val="0"/>
                      <w:marRight w:val="0"/>
                      <w:marTop w:val="0"/>
                      <w:marBottom w:val="0"/>
                      <w:divBdr>
                        <w:top w:val="none" w:sz="0" w:space="0" w:color="auto"/>
                        <w:left w:val="none" w:sz="0" w:space="0" w:color="auto"/>
                        <w:bottom w:val="none" w:sz="0" w:space="0" w:color="auto"/>
                        <w:right w:val="none" w:sz="0" w:space="0" w:color="auto"/>
                      </w:divBdr>
                    </w:div>
                  </w:divsChild>
                </w:div>
                <w:div w:id="1754280296">
                  <w:marLeft w:val="0"/>
                  <w:marRight w:val="0"/>
                  <w:marTop w:val="0"/>
                  <w:marBottom w:val="0"/>
                  <w:divBdr>
                    <w:top w:val="none" w:sz="0" w:space="0" w:color="auto"/>
                    <w:left w:val="none" w:sz="0" w:space="0" w:color="auto"/>
                    <w:bottom w:val="none" w:sz="0" w:space="0" w:color="auto"/>
                    <w:right w:val="none" w:sz="0" w:space="0" w:color="auto"/>
                  </w:divBdr>
                  <w:divsChild>
                    <w:div w:id="642662931">
                      <w:marLeft w:val="0"/>
                      <w:marRight w:val="0"/>
                      <w:marTop w:val="0"/>
                      <w:marBottom w:val="0"/>
                      <w:divBdr>
                        <w:top w:val="none" w:sz="0" w:space="0" w:color="auto"/>
                        <w:left w:val="none" w:sz="0" w:space="0" w:color="auto"/>
                        <w:bottom w:val="none" w:sz="0" w:space="0" w:color="auto"/>
                        <w:right w:val="none" w:sz="0" w:space="0" w:color="auto"/>
                      </w:divBdr>
                    </w:div>
                    <w:div w:id="1625501847">
                      <w:marLeft w:val="0"/>
                      <w:marRight w:val="0"/>
                      <w:marTop w:val="0"/>
                      <w:marBottom w:val="0"/>
                      <w:divBdr>
                        <w:top w:val="none" w:sz="0" w:space="0" w:color="auto"/>
                        <w:left w:val="none" w:sz="0" w:space="0" w:color="auto"/>
                        <w:bottom w:val="none" w:sz="0" w:space="0" w:color="auto"/>
                        <w:right w:val="none" w:sz="0" w:space="0" w:color="auto"/>
                      </w:divBdr>
                    </w:div>
                  </w:divsChild>
                </w:div>
                <w:div w:id="1986466790">
                  <w:marLeft w:val="0"/>
                  <w:marRight w:val="0"/>
                  <w:marTop w:val="0"/>
                  <w:marBottom w:val="0"/>
                  <w:divBdr>
                    <w:top w:val="none" w:sz="0" w:space="0" w:color="auto"/>
                    <w:left w:val="none" w:sz="0" w:space="0" w:color="auto"/>
                    <w:bottom w:val="none" w:sz="0" w:space="0" w:color="auto"/>
                    <w:right w:val="none" w:sz="0" w:space="0" w:color="auto"/>
                  </w:divBdr>
                  <w:divsChild>
                    <w:div w:id="737170204">
                      <w:marLeft w:val="0"/>
                      <w:marRight w:val="0"/>
                      <w:marTop w:val="0"/>
                      <w:marBottom w:val="0"/>
                      <w:divBdr>
                        <w:top w:val="none" w:sz="0" w:space="0" w:color="auto"/>
                        <w:left w:val="none" w:sz="0" w:space="0" w:color="auto"/>
                        <w:bottom w:val="none" w:sz="0" w:space="0" w:color="auto"/>
                        <w:right w:val="none" w:sz="0" w:space="0" w:color="auto"/>
                      </w:divBdr>
                    </w:div>
                    <w:div w:id="1910074062">
                      <w:marLeft w:val="0"/>
                      <w:marRight w:val="0"/>
                      <w:marTop w:val="0"/>
                      <w:marBottom w:val="0"/>
                      <w:divBdr>
                        <w:top w:val="none" w:sz="0" w:space="0" w:color="auto"/>
                        <w:left w:val="none" w:sz="0" w:space="0" w:color="auto"/>
                        <w:bottom w:val="none" w:sz="0" w:space="0" w:color="auto"/>
                        <w:right w:val="none" w:sz="0" w:space="0" w:color="auto"/>
                      </w:divBdr>
                    </w:div>
                  </w:divsChild>
                </w:div>
                <w:div w:id="2006660830">
                  <w:marLeft w:val="0"/>
                  <w:marRight w:val="0"/>
                  <w:marTop w:val="0"/>
                  <w:marBottom w:val="0"/>
                  <w:divBdr>
                    <w:top w:val="none" w:sz="0" w:space="0" w:color="auto"/>
                    <w:left w:val="none" w:sz="0" w:space="0" w:color="auto"/>
                    <w:bottom w:val="none" w:sz="0" w:space="0" w:color="auto"/>
                    <w:right w:val="none" w:sz="0" w:space="0" w:color="auto"/>
                  </w:divBdr>
                  <w:divsChild>
                    <w:div w:id="2047749810">
                      <w:marLeft w:val="0"/>
                      <w:marRight w:val="0"/>
                      <w:marTop w:val="0"/>
                      <w:marBottom w:val="0"/>
                      <w:divBdr>
                        <w:top w:val="none" w:sz="0" w:space="0" w:color="auto"/>
                        <w:left w:val="none" w:sz="0" w:space="0" w:color="auto"/>
                        <w:bottom w:val="none" w:sz="0" w:space="0" w:color="auto"/>
                        <w:right w:val="none" w:sz="0" w:space="0" w:color="auto"/>
                      </w:divBdr>
                    </w:div>
                  </w:divsChild>
                </w:div>
                <w:div w:id="2023579918">
                  <w:marLeft w:val="0"/>
                  <w:marRight w:val="0"/>
                  <w:marTop w:val="0"/>
                  <w:marBottom w:val="0"/>
                  <w:divBdr>
                    <w:top w:val="none" w:sz="0" w:space="0" w:color="auto"/>
                    <w:left w:val="none" w:sz="0" w:space="0" w:color="auto"/>
                    <w:bottom w:val="none" w:sz="0" w:space="0" w:color="auto"/>
                    <w:right w:val="none" w:sz="0" w:space="0" w:color="auto"/>
                  </w:divBdr>
                  <w:divsChild>
                    <w:div w:id="585186742">
                      <w:marLeft w:val="0"/>
                      <w:marRight w:val="0"/>
                      <w:marTop w:val="0"/>
                      <w:marBottom w:val="0"/>
                      <w:divBdr>
                        <w:top w:val="none" w:sz="0" w:space="0" w:color="auto"/>
                        <w:left w:val="none" w:sz="0" w:space="0" w:color="auto"/>
                        <w:bottom w:val="none" w:sz="0" w:space="0" w:color="auto"/>
                        <w:right w:val="none" w:sz="0" w:space="0" w:color="auto"/>
                      </w:divBdr>
                    </w:div>
                    <w:div w:id="1869753481">
                      <w:marLeft w:val="0"/>
                      <w:marRight w:val="0"/>
                      <w:marTop w:val="0"/>
                      <w:marBottom w:val="0"/>
                      <w:divBdr>
                        <w:top w:val="none" w:sz="0" w:space="0" w:color="auto"/>
                        <w:left w:val="none" w:sz="0" w:space="0" w:color="auto"/>
                        <w:bottom w:val="none" w:sz="0" w:space="0" w:color="auto"/>
                        <w:right w:val="none" w:sz="0" w:space="0" w:color="auto"/>
                      </w:divBdr>
                    </w:div>
                  </w:divsChild>
                </w:div>
                <w:div w:id="2099712377">
                  <w:marLeft w:val="0"/>
                  <w:marRight w:val="0"/>
                  <w:marTop w:val="0"/>
                  <w:marBottom w:val="0"/>
                  <w:divBdr>
                    <w:top w:val="none" w:sz="0" w:space="0" w:color="auto"/>
                    <w:left w:val="none" w:sz="0" w:space="0" w:color="auto"/>
                    <w:bottom w:val="none" w:sz="0" w:space="0" w:color="auto"/>
                    <w:right w:val="none" w:sz="0" w:space="0" w:color="auto"/>
                  </w:divBdr>
                  <w:divsChild>
                    <w:div w:id="14352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3288">
          <w:marLeft w:val="0"/>
          <w:marRight w:val="0"/>
          <w:marTop w:val="0"/>
          <w:marBottom w:val="0"/>
          <w:divBdr>
            <w:top w:val="none" w:sz="0" w:space="0" w:color="auto"/>
            <w:left w:val="none" w:sz="0" w:space="0" w:color="auto"/>
            <w:bottom w:val="none" w:sz="0" w:space="0" w:color="auto"/>
            <w:right w:val="none" w:sz="0" w:space="0" w:color="auto"/>
          </w:divBdr>
          <w:divsChild>
            <w:div w:id="395125554">
              <w:marLeft w:val="0"/>
              <w:marRight w:val="0"/>
              <w:marTop w:val="0"/>
              <w:marBottom w:val="0"/>
              <w:divBdr>
                <w:top w:val="none" w:sz="0" w:space="0" w:color="auto"/>
                <w:left w:val="none" w:sz="0" w:space="0" w:color="auto"/>
                <w:bottom w:val="none" w:sz="0" w:space="0" w:color="auto"/>
                <w:right w:val="none" w:sz="0" w:space="0" w:color="auto"/>
              </w:divBdr>
            </w:div>
            <w:div w:id="1354458327">
              <w:marLeft w:val="0"/>
              <w:marRight w:val="0"/>
              <w:marTop w:val="0"/>
              <w:marBottom w:val="0"/>
              <w:divBdr>
                <w:top w:val="none" w:sz="0" w:space="0" w:color="auto"/>
                <w:left w:val="none" w:sz="0" w:space="0" w:color="auto"/>
                <w:bottom w:val="none" w:sz="0" w:space="0" w:color="auto"/>
                <w:right w:val="none" w:sz="0" w:space="0" w:color="auto"/>
              </w:divBdr>
            </w:div>
            <w:div w:id="1804037222">
              <w:marLeft w:val="0"/>
              <w:marRight w:val="0"/>
              <w:marTop w:val="0"/>
              <w:marBottom w:val="0"/>
              <w:divBdr>
                <w:top w:val="none" w:sz="0" w:space="0" w:color="auto"/>
                <w:left w:val="none" w:sz="0" w:space="0" w:color="auto"/>
                <w:bottom w:val="none" w:sz="0" w:space="0" w:color="auto"/>
                <w:right w:val="none" w:sz="0" w:space="0" w:color="auto"/>
              </w:divBdr>
            </w:div>
          </w:divsChild>
        </w:div>
        <w:div w:id="585773599">
          <w:marLeft w:val="0"/>
          <w:marRight w:val="0"/>
          <w:marTop w:val="0"/>
          <w:marBottom w:val="0"/>
          <w:divBdr>
            <w:top w:val="none" w:sz="0" w:space="0" w:color="auto"/>
            <w:left w:val="none" w:sz="0" w:space="0" w:color="auto"/>
            <w:bottom w:val="none" w:sz="0" w:space="0" w:color="auto"/>
            <w:right w:val="none" w:sz="0" w:space="0" w:color="auto"/>
          </w:divBdr>
        </w:div>
        <w:div w:id="602037888">
          <w:marLeft w:val="0"/>
          <w:marRight w:val="0"/>
          <w:marTop w:val="0"/>
          <w:marBottom w:val="0"/>
          <w:divBdr>
            <w:top w:val="none" w:sz="0" w:space="0" w:color="auto"/>
            <w:left w:val="none" w:sz="0" w:space="0" w:color="auto"/>
            <w:bottom w:val="none" w:sz="0" w:space="0" w:color="auto"/>
            <w:right w:val="none" w:sz="0" w:space="0" w:color="auto"/>
          </w:divBdr>
        </w:div>
        <w:div w:id="620769267">
          <w:marLeft w:val="0"/>
          <w:marRight w:val="0"/>
          <w:marTop w:val="0"/>
          <w:marBottom w:val="0"/>
          <w:divBdr>
            <w:top w:val="none" w:sz="0" w:space="0" w:color="auto"/>
            <w:left w:val="none" w:sz="0" w:space="0" w:color="auto"/>
            <w:bottom w:val="none" w:sz="0" w:space="0" w:color="auto"/>
            <w:right w:val="none" w:sz="0" w:space="0" w:color="auto"/>
          </w:divBdr>
        </w:div>
        <w:div w:id="621378969">
          <w:marLeft w:val="0"/>
          <w:marRight w:val="0"/>
          <w:marTop w:val="0"/>
          <w:marBottom w:val="0"/>
          <w:divBdr>
            <w:top w:val="none" w:sz="0" w:space="0" w:color="auto"/>
            <w:left w:val="none" w:sz="0" w:space="0" w:color="auto"/>
            <w:bottom w:val="none" w:sz="0" w:space="0" w:color="auto"/>
            <w:right w:val="none" w:sz="0" w:space="0" w:color="auto"/>
          </w:divBdr>
        </w:div>
        <w:div w:id="637805723">
          <w:marLeft w:val="0"/>
          <w:marRight w:val="0"/>
          <w:marTop w:val="0"/>
          <w:marBottom w:val="0"/>
          <w:divBdr>
            <w:top w:val="none" w:sz="0" w:space="0" w:color="auto"/>
            <w:left w:val="none" w:sz="0" w:space="0" w:color="auto"/>
            <w:bottom w:val="none" w:sz="0" w:space="0" w:color="auto"/>
            <w:right w:val="none" w:sz="0" w:space="0" w:color="auto"/>
          </w:divBdr>
        </w:div>
        <w:div w:id="639306447">
          <w:marLeft w:val="0"/>
          <w:marRight w:val="0"/>
          <w:marTop w:val="0"/>
          <w:marBottom w:val="0"/>
          <w:divBdr>
            <w:top w:val="none" w:sz="0" w:space="0" w:color="auto"/>
            <w:left w:val="none" w:sz="0" w:space="0" w:color="auto"/>
            <w:bottom w:val="none" w:sz="0" w:space="0" w:color="auto"/>
            <w:right w:val="none" w:sz="0" w:space="0" w:color="auto"/>
          </w:divBdr>
        </w:div>
        <w:div w:id="649597383">
          <w:marLeft w:val="0"/>
          <w:marRight w:val="0"/>
          <w:marTop w:val="0"/>
          <w:marBottom w:val="0"/>
          <w:divBdr>
            <w:top w:val="none" w:sz="0" w:space="0" w:color="auto"/>
            <w:left w:val="none" w:sz="0" w:space="0" w:color="auto"/>
            <w:bottom w:val="none" w:sz="0" w:space="0" w:color="auto"/>
            <w:right w:val="none" w:sz="0" w:space="0" w:color="auto"/>
          </w:divBdr>
        </w:div>
        <w:div w:id="659306352">
          <w:marLeft w:val="0"/>
          <w:marRight w:val="0"/>
          <w:marTop w:val="0"/>
          <w:marBottom w:val="0"/>
          <w:divBdr>
            <w:top w:val="none" w:sz="0" w:space="0" w:color="auto"/>
            <w:left w:val="none" w:sz="0" w:space="0" w:color="auto"/>
            <w:bottom w:val="none" w:sz="0" w:space="0" w:color="auto"/>
            <w:right w:val="none" w:sz="0" w:space="0" w:color="auto"/>
          </w:divBdr>
        </w:div>
        <w:div w:id="667514466">
          <w:marLeft w:val="0"/>
          <w:marRight w:val="0"/>
          <w:marTop w:val="0"/>
          <w:marBottom w:val="0"/>
          <w:divBdr>
            <w:top w:val="none" w:sz="0" w:space="0" w:color="auto"/>
            <w:left w:val="none" w:sz="0" w:space="0" w:color="auto"/>
            <w:bottom w:val="none" w:sz="0" w:space="0" w:color="auto"/>
            <w:right w:val="none" w:sz="0" w:space="0" w:color="auto"/>
          </w:divBdr>
        </w:div>
        <w:div w:id="671252162">
          <w:marLeft w:val="0"/>
          <w:marRight w:val="0"/>
          <w:marTop w:val="0"/>
          <w:marBottom w:val="0"/>
          <w:divBdr>
            <w:top w:val="none" w:sz="0" w:space="0" w:color="auto"/>
            <w:left w:val="none" w:sz="0" w:space="0" w:color="auto"/>
            <w:bottom w:val="none" w:sz="0" w:space="0" w:color="auto"/>
            <w:right w:val="none" w:sz="0" w:space="0" w:color="auto"/>
          </w:divBdr>
          <w:divsChild>
            <w:div w:id="2030570501">
              <w:marLeft w:val="-75"/>
              <w:marRight w:val="0"/>
              <w:marTop w:val="30"/>
              <w:marBottom w:val="30"/>
              <w:divBdr>
                <w:top w:val="none" w:sz="0" w:space="0" w:color="auto"/>
                <w:left w:val="none" w:sz="0" w:space="0" w:color="auto"/>
                <w:bottom w:val="none" w:sz="0" w:space="0" w:color="auto"/>
                <w:right w:val="none" w:sz="0" w:space="0" w:color="auto"/>
              </w:divBdr>
              <w:divsChild>
                <w:div w:id="59408114">
                  <w:marLeft w:val="0"/>
                  <w:marRight w:val="0"/>
                  <w:marTop w:val="0"/>
                  <w:marBottom w:val="0"/>
                  <w:divBdr>
                    <w:top w:val="none" w:sz="0" w:space="0" w:color="auto"/>
                    <w:left w:val="none" w:sz="0" w:space="0" w:color="auto"/>
                    <w:bottom w:val="none" w:sz="0" w:space="0" w:color="auto"/>
                    <w:right w:val="none" w:sz="0" w:space="0" w:color="auto"/>
                  </w:divBdr>
                  <w:divsChild>
                    <w:div w:id="1714033966">
                      <w:marLeft w:val="0"/>
                      <w:marRight w:val="0"/>
                      <w:marTop w:val="0"/>
                      <w:marBottom w:val="0"/>
                      <w:divBdr>
                        <w:top w:val="none" w:sz="0" w:space="0" w:color="auto"/>
                        <w:left w:val="none" w:sz="0" w:space="0" w:color="auto"/>
                        <w:bottom w:val="none" w:sz="0" w:space="0" w:color="auto"/>
                        <w:right w:val="none" w:sz="0" w:space="0" w:color="auto"/>
                      </w:divBdr>
                    </w:div>
                  </w:divsChild>
                </w:div>
                <w:div w:id="228074722">
                  <w:marLeft w:val="0"/>
                  <w:marRight w:val="0"/>
                  <w:marTop w:val="0"/>
                  <w:marBottom w:val="0"/>
                  <w:divBdr>
                    <w:top w:val="none" w:sz="0" w:space="0" w:color="auto"/>
                    <w:left w:val="none" w:sz="0" w:space="0" w:color="auto"/>
                    <w:bottom w:val="none" w:sz="0" w:space="0" w:color="auto"/>
                    <w:right w:val="none" w:sz="0" w:space="0" w:color="auto"/>
                  </w:divBdr>
                  <w:divsChild>
                    <w:div w:id="766193431">
                      <w:marLeft w:val="0"/>
                      <w:marRight w:val="0"/>
                      <w:marTop w:val="0"/>
                      <w:marBottom w:val="0"/>
                      <w:divBdr>
                        <w:top w:val="none" w:sz="0" w:space="0" w:color="auto"/>
                        <w:left w:val="none" w:sz="0" w:space="0" w:color="auto"/>
                        <w:bottom w:val="none" w:sz="0" w:space="0" w:color="auto"/>
                        <w:right w:val="none" w:sz="0" w:space="0" w:color="auto"/>
                      </w:divBdr>
                    </w:div>
                  </w:divsChild>
                </w:div>
                <w:div w:id="298850283">
                  <w:marLeft w:val="0"/>
                  <w:marRight w:val="0"/>
                  <w:marTop w:val="0"/>
                  <w:marBottom w:val="0"/>
                  <w:divBdr>
                    <w:top w:val="none" w:sz="0" w:space="0" w:color="auto"/>
                    <w:left w:val="none" w:sz="0" w:space="0" w:color="auto"/>
                    <w:bottom w:val="none" w:sz="0" w:space="0" w:color="auto"/>
                    <w:right w:val="none" w:sz="0" w:space="0" w:color="auto"/>
                  </w:divBdr>
                  <w:divsChild>
                    <w:div w:id="1894341896">
                      <w:marLeft w:val="0"/>
                      <w:marRight w:val="0"/>
                      <w:marTop w:val="0"/>
                      <w:marBottom w:val="0"/>
                      <w:divBdr>
                        <w:top w:val="none" w:sz="0" w:space="0" w:color="auto"/>
                        <w:left w:val="none" w:sz="0" w:space="0" w:color="auto"/>
                        <w:bottom w:val="none" w:sz="0" w:space="0" w:color="auto"/>
                        <w:right w:val="none" w:sz="0" w:space="0" w:color="auto"/>
                      </w:divBdr>
                    </w:div>
                  </w:divsChild>
                </w:div>
                <w:div w:id="423110031">
                  <w:marLeft w:val="0"/>
                  <w:marRight w:val="0"/>
                  <w:marTop w:val="0"/>
                  <w:marBottom w:val="0"/>
                  <w:divBdr>
                    <w:top w:val="none" w:sz="0" w:space="0" w:color="auto"/>
                    <w:left w:val="none" w:sz="0" w:space="0" w:color="auto"/>
                    <w:bottom w:val="none" w:sz="0" w:space="0" w:color="auto"/>
                    <w:right w:val="none" w:sz="0" w:space="0" w:color="auto"/>
                  </w:divBdr>
                  <w:divsChild>
                    <w:div w:id="1097872905">
                      <w:marLeft w:val="0"/>
                      <w:marRight w:val="0"/>
                      <w:marTop w:val="0"/>
                      <w:marBottom w:val="0"/>
                      <w:divBdr>
                        <w:top w:val="none" w:sz="0" w:space="0" w:color="auto"/>
                        <w:left w:val="none" w:sz="0" w:space="0" w:color="auto"/>
                        <w:bottom w:val="none" w:sz="0" w:space="0" w:color="auto"/>
                        <w:right w:val="none" w:sz="0" w:space="0" w:color="auto"/>
                      </w:divBdr>
                    </w:div>
                  </w:divsChild>
                </w:div>
                <w:div w:id="593977156">
                  <w:marLeft w:val="0"/>
                  <w:marRight w:val="0"/>
                  <w:marTop w:val="0"/>
                  <w:marBottom w:val="0"/>
                  <w:divBdr>
                    <w:top w:val="none" w:sz="0" w:space="0" w:color="auto"/>
                    <w:left w:val="none" w:sz="0" w:space="0" w:color="auto"/>
                    <w:bottom w:val="none" w:sz="0" w:space="0" w:color="auto"/>
                    <w:right w:val="none" w:sz="0" w:space="0" w:color="auto"/>
                  </w:divBdr>
                  <w:divsChild>
                    <w:div w:id="412700148">
                      <w:marLeft w:val="0"/>
                      <w:marRight w:val="0"/>
                      <w:marTop w:val="0"/>
                      <w:marBottom w:val="0"/>
                      <w:divBdr>
                        <w:top w:val="none" w:sz="0" w:space="0" w:color="auto"/>
                        <w:left w:val="none" w:sz="0" w:space="0" w:color="auto"/>
                        <w:bottom w:val="none" w:sz="0" w:space="0" w:color="auto"/>
                        <w:right w:val="none" w:sz="0" w:space="0" w:color="auto"/>
                      </w:divBdr>
                    </w:div>
                  </w:divsChild>
                </w:div>
                <w:div w:id="654526336">
                  <w:marLeft w:val="0"/>
                  <w:marRight w:val="0"/>
                  <w:marTop w:val="0"/>
                  <w:marBottom w:val="0"/>
                  <w:divBdr>
                    <w:top w:val="none" w:sz="0" w:space="0" w:color="auto"/>
                    <w:left w:val="none" w:sz="0" w:space="0" w:color="auto"/>
                    <w:bottom w:val="none" w:sz="0" w:space="0" w:color="auto"/>
                    <w:right w:val="none" w:sz="0" w:space="0" w:color="auto"/>
                  </w:divBdr>
                  <w:divsChild>
                    <w:div w:id="73431316">
                      <w:marLeft w:val="0"/>
                      <w:marRight w:val="0"/>
                      <w:marTop w:val="0"/>
                      <w:marBottom w:val="0"/>
                      <w:divBdr>
                        <w:top w:val="none" w:sz="0" w:space="0" w:color="auto"/>
                        <w:left w:val="none" w:sz="0" w:space="0" w:color="auto"/>
                        <w:bottom w:val="none" w:sz="0" w:space="0" w:color="auto"/>
                        <w:right w:val="none" w:sz="0" w:space="0" w:color="auto"/>
                      </w:divBdr>
                    </w:div>
                    <w:div w:id="654459862">
                      <w:marLeft w:val="0"/>
                      <w:marRight w:val="0"/>
                      <w:marTop w:val="0"/>
                      <w:marBottom w:val="0"/>
                      <w:divBdr>
                        <w:top w:val="none" w:sz="0" w:space="0" w:color="auto"/>
                        <w:left w:val="none" w:sz="0" w:space="0" w:color="auto"/>
                        <w:bottom w:val="none" w:sz="0" w:space="0" w:color="auto"/>
                        <w:right w:val="none" w:sz="0" w:space="0" w:color="auto"/>
                      </w:divBdr>
                    </w:div>
                  </w:divsChild>
                </w:div>
                <w:div w:id="814494182">
                  <w:marLeft w:val="0"/>
                  <w:marRight w:val="0"/>
                  <w:marTop w:val="0"/>
                  <w:marBottom w:val="0"/>
                  <w:divBdr>
                    <w:top w:val="none" w:sz="0" w:space="0" w:color="auto"/>
                    <w:left w:val="none" w:sz="0" w:space="0" w:color="auto"/>
                    <w:bottom w:val="none" w:sz="0" w:space="0" w:color="auto"/>
                    <w:right w:val="none" w:sz="0" w:space="0" w:color="auto"/>
                  </w:divBdr>
                  <w:divsChild>
                    <w:div w:id="556822837">
                      <w:marLeft w:val="0"/>
                      <w:marRight w:val="0"/>
                      <w:marTop w:val="0"/>
                      <w:marBottom w:val="0"/>
                      <w:divBdr>
                        <w:top w:val="none" w:sz="0" w:space="0" w:color="auto"/>
                        <w:left w:val="none" w:sz="0" w:space="0" w:color="auto"/>
                        <w:bottom w:val="none" w:sz="0" w:space="0" w:color="auto"/>
                        <w:right w:val="none" w:sz="0" w:space="0" w:color="auto"/>
                      </w:divBdr>
                    </w:div>
                  </w:divsChild>
                </w:div>
                <w:div w:id="925383196">
                  <w:marLeft w:val="0"/>
                  <w:marRight w:val="0"/>
                  <w:marTop w:val="0"/>
                  <w:marBottom w:val="0"/>
                  <w:divBdr>
                    <w:top w:val="none" w:sz="0" w:space="0" w:color="auto"/>
                    <w:left w:val="none" w:sz="0" w:space="0" w:color="auto"/>
                    <w:bottom w:val="none" w:sz="0" w:space="0" w:color="auto"/>
                    <w:right w:val="none" w:sz="0" w:space="0" w:color="auto"/>
                  </w:divBdr>
                  <w:divsChild>
                    <w:div w:id="1089348278">
                      <w:marLeft w:val="0"/>
                      <w:marRight w:val="0"/>
                      <w:marTop w:val="0"/>
                      <w:marBottom w:val="0"/>
                      <w:divBdr>
                        <w:top w:val="none" w:sz="0" w:space="0" w:color="auto"/>
                        <w:left w:val="none" w:sz="0" w:space="0" w:color="auto"/>
                        <w:bottom w:val="none" w:sz="0" w:space="0" w:color="auto"/>
                        <w:right w:val="none" w:sz="0" w:space="0" w:color="auto"/>
                      </w:divBdr>
                    </w:div>
                  </w:divsChild>
                </w:div>
                <w:div w:id="1209729741">
                  <w:marLeft w:val="0"/>
                  <w:marRight w:val="0"/>
                  <w:marTop w:val="0"/>
                  <w:marBottom w:val="0"/>
                  <w:divBdr>
                    <w:top w:val="none" w:sz="0" w:space="0" w:color="auto"/>
                    <w:left w:val="none" w:sz="0" w:space="0" w:color="auto"/>
                    <w:bottom w:val="none" w:sz="0" w:space="0" w:color="auto"/>
                    <w:right w:val="none" w:sz="0" w:space="0" w:color="auto"/>
                  </w:divBdr>
                  <w:divsChild>
                    <w:div w:id="1679654674">
                      <w:marLeft w:val="0"/>
                      <w:marRight w:val="0"/>
                      <w:marTop w:val="0"/>
                      <w:marBottom w:val="0"/>
                      <w:divBdr>
                        <w:top w:val="none" w:sz="0" w:space="0" w:color="auto"/>
                        <w:left w:val="none" w:sz="0" w:space="0" w:color="auto"/>
                        <w:bottom w:val="none" w:sz="0" w:space="0" w:color="auto"/>
                        <w:right w:val="none" w:sz="0" w:space="0" w:color="auto"/>
                      </w:divBdr>
                    </w:div>
                    <w:div w:id="2137598831">
                      <w:marLeft w:val="0"/>
                      <w:marRight w:val="0"/>
                      <w:marTop w:val="0"/>
                      <w:marBottom w:val="0"/>
                      <w:divBdr>
                        <w:top w:val="none" w:sz="0" w:space="0" w:color="auto"/>
                        <w:left w:val="none" w:sz="0" w:space="0" w:color="auto"/>
                        <w:bottom w:val="none" w:sz="0" w:space="0" w:color="auto"/>
                        <w:right w:val="none" w:sz="0" w:space="0" w:color="auto"/>
                      </w:divBdr>
                    </w:div>
                  </w:divsChild>
                </w:div>
                <w:div w:id="1232084630">
                  <w:marLeft w:val="0"/>
                  <w:marRight w:val="0"/>
                  <w:marTop w:val="0"/>
                  <w:marBottom w:val="0"/>
                  <w:divBdr>
                    <w:top w:val="none" w:sz="0" w:space="0" w:color="auto"/>
                    <w:left w:val="none" w:sz="0" w:space="0" w:color="auto"/>
                    <w:bottom w:val="none" w:sz="0" w:space="0" w:color="auto"/>
                    <w:right w:val="none" w:sz="0" w:space="0" w:color="auto"/>
                  </w:divBdr>
                  <w:divsChild>
                    <w:div w:id="1932931701">
                      <w:marLeft w:val="0"/>
                      <w:marRight w:val="0"/>
                      <w:marTop w:val="0"/>
                      <w:marBottom w:val="0"/>
                      <w:divBdr>
                        <w:top w:val="none" w:sz="0" w:space="0" w:color="auto"/>
                        <w:left w:val="none" w:sz="0" w:space="0" w:color="auto"/>
                        <w:bottom w:val="none" w:sz="0" w:space="0" w:color="auto"/>
                        <w:right w:val="none" w:sz="0" w:space="0" w:color="auto"/>
                      </w:divBdr>
                    </w:div>
                  </w:divsChild>
                </w:div>
                <w:div w:id="1282758480">
                  <w:marLeft w:val="0"/>
                  <w:marRight w:val="0"/>
                  <w:marTop w:val="0"/>
                  <w:marBottom w:val="0"/>
                  <w:divBdr>
                    <w:top w:val="none" w:sz="0" w:space="0" w:color="auto"/>
                    <w:left w:val="none" w:sz="0" w:space="0" w:color="auto"/>
                    <w:bottom w:val="none" w:sz="0" w:space="0" w:color="auto"/>
                    <w:right w:val="none" w:sz="0" w:space="0" w:color="auto"/>
                  </w:divBdr>
                  <w:divsChild>
                    <w:div w:id="1529488929">
                      <w:marLeft w:val="0"/>
                      <w:marRight w:val="0"/>
                      <w:marTop w:val="0"/>
                      <w:marBottom w:val="0"/>
                      <w:divBdr>
                        <w:top w:val="none" w:sz="0" w:space="0" w:color="auto"/>
                        <w:left w:val="none" w:sz="0" w:space="0" w:color="auto"/>
                        <w:bottom w:val="none" w:sz="0" w:space="0" w:color="auto"/>
                        <w:right w:val="none" w:sz="0" w:space="0" w:color="auto"/>
                      </w:divBdr>
                    </w:div>
                  </w:divsChild>
                </w:div>
                <w:div w:id="1290553617">
                  <w:marLeft w:val="0"/>
                  <w:marRight w:val="0"/>
                  <w:marTop w:val="0"/>
                  <w:marBottom w:val="0"/>
                  <w:divBdr>
                    <w:top w:val="none" w:sz="0" w:space="0" w:color="auto"/>
                    <w:left w:val="none" w:sz="0" w:space="0" w:color="auto"/>
                    <w:bottom w:val="none" w:sz="0" w:space="0" w:color="auto"/>
                    <w:right w:val="none" w:sz="0" w:space="0" w:color="auto"/>
                  </w:divBdr>
                  <w:divsChild>
                    <w:div w:id="745999620">
                      <w:marLeft w:val="0"/>
                      <w:marRight w:val="0"/>
                      <w:marTop w:val="0"/>
                      <w:marBottom w:val="0"/>
                      <w:divBdr>
                        <w:top w:val="none" w:sz="0" w:space="0" w:color="auto"/>
                        <w:left w:val="none" w:sz="0" w:space="0" w:color="auto"/>
                        <w:bottom w:val="none" w:sz="0" w:space="0" w:color="auto"/>
                        <w:right w:val="none" w:sz="0" w:space="0" w:color="auto"/>
                      </w:divBdr>
                    </w:div>
                  </w:divsChild>
                </w:div>
                <w:div w:id="1409959284">
                  <w:marLeft w:val="0"/>
                  <w:marRight w:val="0"/>
                  <w:marTop w:val="0"/>
                  <w:marBottom w:val="0"/>
                  <w:divBdr>
                    <w:top w:val="none" w:sz="0" w:space="0" w:color="auto"/>
                    <w:left w:val="none" w:sz="0" w:space="0" w:color="auto"/>
                    <w:bottom w:val="none" w:sz="0" w:space="0" w:color="auto"/>
                    <w:right w:val="none" w:sz="0" w:space="0" w:color="auto"/>
                  </w:divBdr>
                  <w:divsChild>
                    <w:div w:id="29458233">
                      <w:marLeft w:val="0"/>
                      <w:marRight w:val="0"/>
                      <w:marTop w:val="0"/>
                      <w:marBottom w:val="0"/>
                      <w:divBdr>
                        <w:top w:val="none" w:sz="0" w:space="0" w:color="auto"/>
                        <w:left w:val="none" w:sz="0" w:space="0" w:color="auto"/>
                        <w:bottom w:val="none" w:sz="0" w:space="0" w:color="auto"/>
                        <w:right w:val="none" w:sz="0" w:space="0" w:color="auto"/>
                      </w:divBdr>
                    </w:div>
                    <w:div w:id="212154439">
                      <w:marLeft w:val="0"/>
                      <w:marRight w:val="0"/>
                      <w:marTop w:val="0"/>
                      <w:marBottom w:val="0"/>
                      <w:divBdr>
                        <w:top w:val="none" w:sz="0" w:space="0" w:color="auto"/>
                        <w:left w:val="none" w:sz="0" w:space="0" w:color="auto"/>
                        <w:bottom w:val="none" w:sz="0" w:space="0" w:color="auto"/>
                        <w:right w:val="none" w:sz="0" w:space="0" w:color="auto"/>
                      </w:divBdr>
                    </w:div>
                  </w:divsChild>
                </w:div>
                <w:div w:id="1597859414">
                  <w:marLeft w:val="0"/>
                  <w:marRight w:val="0"/>
                  <w:marTop w:val="0"/>
                  <w:marBottom w:val="0"/>
                  <w:divBdr>
                    <w:top w:val="none" w:sz="0" w:space="0" w:color="auto"/>
                    <w:left w:val="none" w:sz="0" w:space="0" w:color="auto"/>
                    <w:bottom w:val="none" w:sz="0" w:space="0" w:color="auto"/>
                    <w:right w:val="none" w:sz="0" w:space="0" w:color="auto"/>
                  </w:divBdr>
                  <w:divsChild>
                    <w:div w:id="420837126">
                      <w:marLeft w:val="0"/>
                      <w:marRight w:val="0"/>
                      <w:marTop w:val="0"/>
                      <w:marBottom w:val="0"/>
                      <w:divBdr>
                        <w:top w:val="none" w:sz="0" w:space="0" w:color="auto"/>
                        <w:left w:val="none" w:sz="0" w:space="0" w:color="auto"/>
                        <w:bottom w:val="none" w:sz="0" w:space="0" w:color="auto"/>
                        <w:right w:val="none" w:sz="0" w:space="0" w:color="auto"/>
                      </w:divBdr>
                    </w:div>
                  </w:divsChild>
                </w:div>
                <w:div w:id="1673601486">
                  <w:marLeft w:val="0"/>
                  <w:marRight w:val="0"/>
                  <w:marTop w:val="0"/>
                  <w:marBottom w:val="0"/>
                  <w:divBdr>
                    <w:top w:val="none" w:sz="0" w:space="0" w:color="auto"/>
                    <w:left w:val="none" w:sz="0" w:space="0" w:color="auto"/>
                    <w:bottom w:val="none" w:sz="0" w:space="0" w:color="auto"/>
                    <w:right w:val="none" w:sz="0" w:space="0" w:color="auto"/>
                  </w:divBdr>
                  <w:divsChild>
                    <w:div w:id="2095590499">
                      <w:marLeft w:val="0"/>
                      <w:marRight w:val="0"/>
                      <w:marTop w:val="0"/>
                      <w:marBottom w:val="0"/>
                      <w:divBdr>
                        <w:top w:val="none" w:sz="0" w:space="0" w:color="auto"/>
                        <w:left w:val="none" w:sz="0" w:space="0" w:color="auto"/>
                        <w:bottom w:val="none" w:sz="0" w:space="0" w:color="auto"/>
                        <w:right w:val="none" w:sz="0" w:space="0" w:color="auto"/>
                      </w:divBdr>
                    </w:div>
                  </w:divsChild>
                </w:div>
                <w:div w:id="1732969107">
                  <w:marLeft w:val="0"/>
                  <w:marRight w:val="0"/>
                  <w:marTop w:val="0"/>
                  <w:marBottom w:val="0"/>
                  <w:divBdr>
                    <w:top w:val="none" w:sz="0" w:space="0" w:color="auto"/>
                    <w:left w:val="none" w:sz="0" w:space="0" w:color="auto"/>
                    <w:bottom w:val="none" w:sz="0" w:space="0" w:color="auto"/>
                    <w:right w:val="none" w:sz="0" w:space="0" w:color="auto"/>
                  </w:divBdr>
                  <w:divsChild>
                    <w:div w:id="362677214">
                      <w:marLeft w:val="0"/>
                      <w:marRight w:val="0"/>
                      <w:marTop w:val="0"/>
                      <w:marBottom w:val="0"/>
                      <w:divBdr>
                        <w:top w:val="none" w:sz="0" w:space="0" w:color="auto"/>
                        <w:left w:val="none" w:sz="0" w:space="0" w:color="auto"/>
                        <w:bottom w:val="none" w:sz="0" w:space="0" w:color="auto"/>
                        <w:right w:val="none" w:sz="0" w:space="0" w:color="auto"/>
                      </w:divBdr>
                    </w:div>
                  </w:divsChild>
                </w:div>
                <w:div w:id="1749188138">
                  <w:marLeft w:val="0"/>
                  <w:marRight w:val="0"/>
                  <w:marTop w:val="0"/>
                  <w:marBottom w:val="0"/>
                  <w:divBdr>
                    <w:top w:val="none" w:sz="0" w:space="0" w:color="auto"/>
                    <w:left w:val="none" w:sz="0" w:space="0" w:color="auto"/>
                    <w:bottom w:val="none" w:sz="0" w:space="0" w:color="auto"/>
                    <w:right w:val="none" w:sz="0" w:space="0" w:color="auto"/>
                  </w:divBdr>
                  <w:divsChild>
                    <w:div w:id="1660110542">
                      <w:marLeft w:val="0"/>
                      <w:marRight w:val="0"/>
                      <w:marTop w:val="0"/>
                      <w:marBottom w:val="0"/>
                      <w:divBdr>
                        <w:top w:val="none" w:sz="0" w:space="0" w:color="auto"/>
                        <w:left w:val="none" w:sz="0" w:space="0" w:color="auto"/>
                        <w:bottom w:val="none" w:sz="0" w:space="0" w:color="auto"/>
                        <w:right w:val="none" w:sz="0" w:space="0" w:color="auto"/>
                      </w:divBdr>
                    </w:div>
                  </w:divsChild>
                </w:div>
                <w:div w:id="1754082805">
                  <w:marLeft w:val="0"/>
                  <w:marRight w:val="0"/>
                  <w:marTop w:val="0"/>
                  <w:marBottom w:val="0"/>
                  <w:divBdr>
                    <w:top w:val="none" w:sz="0" w:space="0" w:color="auto"/>
                    <w:left w:val="none" w:sz="0" w:space="0" w:color="auto"/>
                    <w:bottom w:val="none" w:sz="0" w:space="0" w:color="auto"/>
                    <w:right w:val="none" w:sz="0" w:space="0" w:color="auto"/>
                  </w:divBdr>
                  <w:divsChild>
                    <w:div w:id="204829033">
                      <w:marLeft w:val="0"/>
                      <w:marRight w:val="0"/>
                      <w:marTop w:val="0"/>
                      <w:marBottom w:val="0"/>
                      <w:divBdr>
                        <w:top w:val="none" w:sz="0" w:space="0" w:color="auto"/>
                        <w:left w:val="none" w:sz="0" w:space="0" w:color="auto"/>
                        <w:bottom w:val="none" w:sz="0" w:space="0" w:color="auto"/>
                        <w:right w:val="none" w:sz="0" w:space="0" w:color="auto"/>
                      </w:divBdr>
                    </w:div>
                  </w:divsChild>
                </w:div>
                <w:div w:id="1864898805">
                  <w:marLeft w:val="0"/>
                  <w:marRight w:val="0"/>
                  <w:marTop w:val="0"/>
                  <w:marBottom w:val="0"/>
                  <w:divBdr>
                    <w:top w:val="none" w:sz="0" w:space="0" w:color="auto"/>
                    <w:left w:val="none" w:sz="0" w:space="0" w:color="auto"/>
                    <w:bottom w:val="none" w:sz="0" w:space="0" w:color="auto"/>
                    <w:right w:val="none" w:sz="0" w:space="0" w:color="auto"/>
                  </w:divBdr>
                  <w:divsChild>
                    <w:div w:id="1038316738">
                      <w:marLeft w:val="0"/>
                      <w:marRight w:val="0"/>
                      <w:marTop w:val="0"/>
                      <w:marBottom w:val="0"/>
                      <w:divBdr>
                        <w:top w:val="none" w:sz="0" w:space="0" w:color="auto"/>
                        <w:left w:val="none" w:sz="0" w:space="0" w:color="auto"/>
                        <w:bottom w:val="none" w:sz="0" w:space="0" w:color="auto"/>
                        <w:right w:val="none" w:sz="0" w:space="0" w:color="auto"/>
                      </w:divBdr>
                    </w:div>
                  </w:divsChild>
                </w:div>
                <w:div w:id="1962956287">
                  <w:marLeft w:val="0"/>
                  <w:marRight w:val="0"/>
                  <w:marTop w:val="0"/>
                  <w:marBottom w:val="0"/>
                  <w:divBdr>
                    <w:top w:val="none" w:sz="0" w:space="0" w:color="auto"/>
                    <w:left w:val="none" w:sz="0" w:space="0" w:color="auto"/>
                    <w:bottom w:val="none" w:sz="0" w:space="0" w:color="auto"/>
                    <w:right w:val="none" w:sz="0" w:space="0" w:color="auto"/>
                  </w:divBdr>
                  <w:divsChild>
                    <w:div w:id="1691878917">
                      <w:marLeft w:val="0"/>
                      <w:marRight w:val="0"/>
                      <w:marTop w:val="0"/>
                      <w:marBottom w:val="0"/>
                      <w:divBdr>
                        <w:top w:val="none" w:sz="0" w:space="0" w:color="auto"/>
                        <w:left w:val="none" w:sz="0" w:space="0" w:color="auto"/>
                        <w:bottom w:val="none" w:sz="0" w:space="0" w:color="auto"/>
                        <w:right w:val="none" w:sz="0" w:space="0" w:color="auto"/>
                      </w:divBdr>
                    </w:div>
                    <w:div w:id="2127967899">
                      <w:marLeft w:val="0"/>
                      <w:marRight w:val="0"/>
                      <w:marTop w:val="0"/>
                      <w:marBottom w:val="0"/>
                      <w:divBdr>
                        <w:top w:val="none" w:sz="0" w:space="0" w:color="auto"/>
                        <w:left w:val="none" w:sz="0" w:space="0" w:color="auto"/>
                        <w:bottom w:val="none" w:sz="0" w:space="0" w:color="auto"/>
                        <w:right w:val="none" w:sz="0" w:space="0" w:color="auto"/>
                      </w:divBdr>
                    </w:div>
                  </w:divsChild>
                </w:div>
                <w:div w:id="2070951958">
                  <w:marLeft w:val="0"/>
                  <w:marRight w:val="0"/>
                  <w:marTop w:val="0"/>
                  <w:marBottom w:val="0"/>
                  <w:divBdr>
                    <w:top w:val="none" w:sz="0" w:space="0" w:color="auto"/>
                    <w:left w:val="none" w:sz="0" w:space="0" w:color="auto"/>
                    <w:bottom w:val="none" w:sz="0" w:space="0" w:color="auto"/>
                    <w:right w:val="none" w:sz="0" w:space="0" w:color="auto"/>
                  </w:divBdr>
                  <w:divsChild>
                    <w:div w:id="8362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051">
          <w:marLeft w:val="0"/>
          <w:marRight w:val="0"/>
          <w:marTop w:val="0"/>
          <w:marBottom w:val="0"/>
          <w:divBdr>
            <w:top w:val="none" w:sz="0" w:space="0" w:color="auto"/>
            <w:left w:val="none" w:sz="0" w:space="0" w:color="auto"/>
            <w:bottom w:val="none" w:sz="0" w:space="0" w:color="auto"/>
            <w:right w:val="none" w:sz="0" w:space="0" w:color="auto"/>
          </w:divBdr>
        </w:div>
        <w:div w:id="675421402">
          <w:marLeft w:val="0"/>
          <w:marRight w:val="0"/>
          <w:marTop w:val="0"/>
          <w:marBottom w:val="0"/>
          <w:divBdr>
            <w:top w:val="none" w:sz="0" w:space="0" w:color="auto"/>
            <w:left w:val="none" w:sz="0" w:space="0" w:color="auto"/>
            <w:bottom w:val="none" w:sz="0" w:space="0" w:color="auto"/>
            <w:right w:val="none" w:sz="0" w:space="0" w:color="auto"/>
          </w:divBdr>
        </w:div>
        <w:div w:id="699865678">
          <w:marLeft w:val="0"/>
          <w:marRight w:val="0"/>
          <w:marTop w:val="0"/>
          <w:marBottom w:val="0"/>
          <w:divBdr>
            <w:top w:val="none" w:sz="0" w:space="0" w:color="auto"/>
            <w:left w:val="none" w:sz="0" w:space="0" w:color="auto"/>
            <w:bottom w:val="none" w:sz="0" w:space="0" w:color="auto"/>
            <w:right w:val="none" w:sz="0" w:space="0" w:color="auto"/>
          </w:divBdr>
        </w:div>
        <w:div w:id="705720904">
          <w:marLeft w:val="0"/>
          <w:marRight w:val="0"/>
          <w:marTop w:val="0"/>
          <w:marBottom w:val="0"/>
          <w:divBdr>
            <w:top w:val="none" w:sz="0" w:space="0" w:color="auto"/>
            <w:left w:val="none" w:sz="0" w:space="0" w:color="auto"/>
            <w:bottom w:val="none" w:sz="0" w:space="0" w:color="auto"/>
            <w:right w:val="none" w:sz="0" w:space="0" w:color="auto"/>
          </w:divBdr>
          <w:divsChild>
            <w:div w:id="394088435">
              <w:marLeft w:val="0"/>
              <w:marRight w:val="0"/>
              <w:marTop w:val="0"/>
              <w:marBottom w:val="0"/>
              <w:divBdr>
                <w:top w:val="none" w:sz="0" w:space="0" w:color="auto"/>
                <w:left w:val="none" w:sz="0" w:space="0" w:color="auto"/>
                <w:bottom w:val="none" w:sz="0" w:space="0" w:color="auto"/>
                <w:right w:val="none" w:sz="0" w:space="0" w:color="auto"/>
              </w:divBdr>
            </w:div>
          </w:divsChild>
        </w:div>
        <w:div w:id="727612623">
          <w:marLeft w:val="0"/>
          <w:marRight w:val="0"/>
          <w:marTop w:val="0"/>
          <w:marBottom w:val="0"/>
          <w:divBdr>
            <w:top w:val="none" w:sz="0" w:space="0" w:color="auto"/>
            <w:left w:val="none" w:sz="0" w:space="0" w:color="auto"/>
            <w:bottom w:val="none" w:sz="0" w:space="0" w:color="auto"/>
            <w:right w:val="none" w:sz="0" w:space="0" w:color="auto"/>
          </w:divBdr>
          <w:divsChild>
            <w:div w:id="207256603">
              <w:marLeft w:val="0"/>
              <w:marRight w:val="0"/>
              <w:marTop w:val="0"/>
              <w:marBottom w:val="0"/>
              <w:divBdr>
                <w:top w:val="none" w:sz="0" w:space="0" w:color="auto"/>
                <w:left w:val="none" w:sz="0" w:space="0" w:color="auto"/>
                <w:bottom w:val="none" w:sz="0" w:space="0" w:color="auto"/>
                <w:right w:val="none" w:sz="0" w:space="0" w:color="auto"/>
              </w:divBdr>
            </w:div>
            <w:div w:id="226690801">
              <w:marLeft w:val="0"/>
              <w:marRight w:val="0"/>
              <w:marTop w:val="0"/>
              <w:marBottom w:val="0"/>
              <w:divBdr>
                <w:top w:val="none" w:sz="0" w:space="0" w:color="auto"/>
                <w:left w:val="none" w:sz="0" w:space="0" w:color="auto"/>
                <w:bottom w:val="none" w:sz="0" w:space="0" w:color="auto"/>
                <w:right w:val="none" w:sz="0" w:space="0" w:color="auto"/>
              </w:divBdr>
            </w:div>
            <w:div w:id="1187717837">
              <w:marLeft w:val="0"/>
              <w:marRight w:val="0"/>
              <w:marTop w:val="0"/>
              <w:marBottom w:val="0"/>
              <w:divBdr>
                <w:top w:val="none" w:sz="0" w:space="0" w:color="auto"/>
                <w:left w:val="none" w:sz="0" w:space="0" w:color="auto"/>
                <w:bottom w:val="none" w:sz="0" w:space="0" w:color="auto"/>
                <w:right w:val="none" w:sz="0" w:space="0" w:color="auto"/>
              </w:divBdr>
            </w:div>
            <w:div w:id="1330015294">
              <w:marLeft w:val="0"/>
              <w:marRight w:val="0"/>
              <w:marTop w:val="0"/>
              <w:marBottom w:val="0"/>
              <w:divBdr>
                <w:top w:val="none" w:sz="0" w:space="0" w:color="auto"/>
                <w:left w:val="none" w:sz="0" w:space="0" w:color="auto"/>
                <w:bottom w:val="none" w:sz="0" w:space="0" w:color="auto"/>
                <w:right w:val="none" w:sz="0" w:space="0" w:color="auto"/>
              </w:divBdr>
            </w:div>
            <w:div w:id="1998456609">
              <w:marLeft w:val="0"/>
              <w:marRight w:val="0"/>
              <w:marTop w:val="0"/>
              <w:marBottom w:val="0"/>
              <w:divBdr>
                <w:top w:val="none" w:sz="0" w:space="0" w:color="auto"/>
                <w:left w:val="none" w:sz="0" w:space="0" w:color="auto"/>
                <w:bottom w:val="none" w:sz="0" w:space="0" w:color="auto"/>
                <w:right w:val="none" w:sz="0" w:space="0" w:color="auto"/>
              </w:divBdr>
            </w:div>
          </w:divsChild>
        </w:div>
        <w:div w:id="729033747">
          <w:marLeft w:val="0"/>
          <w:marRight w:val="0"/>
          <w:marTop w:val="0"/>
          <w:marBottom w:val="0"/>
          <w:divBdr>
            <w:top w:val="none" w:sz="0" w:space="0" w:color="auto"/>
            <w:left w:val="none" w:sz="0" w:space="0" w:color="auto"/>
            <w:bottom w:val="none" w:sz="0" w:space="0" w:color="auto"/>
            <w:right w:val="none" w:sz="0" w:space="0" w:color="auto"/>
          </w:divBdr>
        </w:div>
        <w:div w:id="758328587">
          <w:marLeft w:val="0"/>
          <w:marRight w:val="0"/>
          <w:marTop w:val="0"/>
          <w:marBottom w:val="0"/>
          <w:divBdr>
            <w:top w:val="none" w:sz="0" w:space="0" w:color="auto"/>
            <w:left w:val="none" w:sz="0" w:space="0" w:color="auto"/>
            <w:bottom w:val="none" w:sz="0" w:space="0" w:color="auto"/>
            <w:right w:val="none" w:sz="0" w:space="0" w:color="auto"/>
          </w:divBdr>
          <w:divsChild>
            <w:div w:id="95440475">
              <w:marLeft w:val="0"/>
              <w:marRight w:val="0"/>
              <w:marTop w:val="0"/>
              <w:marBottom w:val="0"/>
              <w:divBdr>
                <w:top w:val="none" w:sz="0" w:space="0" w:color="auto"/>
                <w:left w:val="none" w:sz="0" w:space="0" w:color="auto"/>
                <w:bottom w:val="none" w:sz="0" w:space="0" w:color="auto"/>
                <w:right w:val="none" w:sz="0" w:space="0" w:color="auto"/>
              </w:divBdr>
            </w:div>
            <w:div w:id="416443110">
              <w:marLeft w:val="0"/>
              <w:marRight w:val="0"/>
              <w:marTop w:val="0"/>
              <w:marBottom w:val="0"/>
              <w:divBdr>
                <w:top w:val="none" w:sz="0" w:space="0" w:color="auto"/>
                <w:left w:val="none" w:sz="0" w:space="0" w:color="auto"/>
                <w:bottom w:val="none" w:sz="0" w:space="0" w:color="auto"/>
                <w:right w:val="none" w:sz="0" w:space="0" w:color="auto"/>
              </w:divBdr>
            </w:div>
            <w:div w:id="766855131">
              <w:marLeft w:val="0"/>
              <w:marRight w:val="0"/>
              <w:marTop w:val="0"/>
              <w:marBottom w:val="0"/>
              <w:divBdr>
                <w:top w:val="none" w:sz="0" w:space="0" w:color="auto"/>
                <w:left w:val="none" w:sz="0" w:space="0" w:color="auto"/>
                <w:bottom w:val="none" w:sz="0" w:space="0" w:color="auto"/>
                <w:right w:val="none" w:sz="0" w:space="0" w:color="auto"/>
              </w:divBdr>
            </w:div>
          </w:divsChild>
        </w:div>
        <w:div w:id="762725280">
          <w:marLeft w:val="0"/>
          <w:marRight w:val="0"/>
          <w:marTop w:val="0"/>
          <w:marBottom w:val="0"/>
          <w:divBdr>
            <w:top w:val="none" w:sz="0" w:space="0" w:color="auto"/>
            <w:left w:val="none" w:sz="0" w:space="0" w:color="auto"/>
            <w:bottom w:val="none" w:sz="0" w:space="0" w:color="auto"/>
            <w:right w:val="none" w:sz="0" w:space="0" w:color="auto"/>
          </w:divBdr>
        </w:div>
        <w:div w:id="762992325">
          <w:marLeft w:val="0"/>
          <w:marRight w:val="0"/>
          <w:marTop w:val="0"/>
          <w:marBottom w:val="0"/>
          <w:divBdr>
            <w:top w:val="none" w:sz="0" w:space="0" w:color="auto"/>
            <w:left w:val="none" w:sz="0" w:space="0" w:color="auto"/>
            <w:bottom w:val="none" w:sz="0" w:space="0" w:color="auto"/>
            <w:right w:val="none" w:sz="0" w:space="0" w:color="auto"/>
          </w:divBdr>
          <w:divsChild>
            <w:div w:id="616911953">
              <w:marLeft w:val="0"/>
              <w:marRight w:val="0"/>
              <w:marTop w:val="0"/>
              <w:marBottom w:val="0"/>
              <w:divBdr>
                <w:top w:val="none" w:sz="0" w:space="0" w:color="auto"/>
                <w:left w:val="none" w:sz="0" w:space="0" w:color="auto"/>
                <w:bottom w:val="none" w:sz="0" w:space="0" w:color="auto"/>
                <w:right w:val="none" w:sz="0" w:space="0" w:color="auto"/>
              </w:divBdr>
            </w:div>
            <w:div w:id="1462190606">
              <w:marLeft w:val="0"/>
              <w:marRight w:val="0"/>
              <w:marTop w:val="0"/>
              <w:marBottom w:val="0"/>
              <w:divBdr>
                <w:top w:val="none" w:sz="0" w:space="0" w:color="auto"/>
                <w:left w:val="none" w:sz="0" w:space="0" w:color="auto"/>
                <w:bottom w:val="none" w:sz="0" w:space="0" w:color="auto"/>
                <w:right w:val="none" w:sz="0" w:space="0" w:color="auto"/>
              </w:divBdr>
            </w:div>
            <w:div w:id="2131821696">
              <w:marLeft w:val="0"/>
              <w:marRight w:val="0"/>
              <w:marTop w:val="0"/>
              <w:marBottom w:val="0"/>
              <w:divBdr>
                <w:top w:val="none" w:sz="0" w:space="0" w:color="auto"/>
                <w:left w:val="none" w:sz="0" w:space="0" w:color="auto"/>
                <w:bottom w:val="none" w:sz="0" w:space="0" w:color="auto"/>
                <w:right w:val="none" w:sz="0" w:space="0" w:color="auto"/>
              </w:divBdr>
            </w:div>
          </w:divsChild>
        </w:div>
        <w:div w:id="789782340">
          <w:marLeft w:val="0"/>
          <w:marRight w:val="0"/>
          <w:marTop w:val="0"/>
          <w:marBottom w:val="0"/>
          <w:divBdr>
            <w:top w:val="none" w:sz="0" w:space="0" w:color="auto"/>
            <w:left w:val="none" w:sz="0" w:space="0" w:color="auto"/>
            <w:bottom w:val="none" w:sz="0" w:space="0" w:color="auto"/>
            <w:right w:val="none" w:sz="0" w:space="0" w:color="auto"/>
          </w:divBdr>
        </w:div>
        <w:div w:id="800463516">
          <w:marLeft w:val="0"/>
          <w:marRight w:val="0"/>
          <w:marTop w:val="0"/>
          <w:marBottom w:val="0"/>
          <w:divBdr>
            <w:top w:val="none" w:sz="0" w:space="0" w:color="auto"/>
            <w:left w:val="none" w:sz="0" w:space="0" w:color="auto"/>
            <w:bottom w:val="none" w:sz="0" w:space="0" w:color="auto"/>
            <w:right w:val="none" w:sz="0" w:space="0" w:color="auto"/>
          </w:divBdr>
        </w:div>
        <w:div w:id="818378296">
          <w:marLeft w:val="0"/>
          <w:marRight w:val="0"/>
          <w:marTop w:val="0"/>
          <w:marBottom w:val="0"/>
          <w:divBdr>
            <w:top w:val="none" w:sz="0" w:space="0" w:color="auto"/>
            <w:left w:val="none" w:sz="0" w:space="0" w:color="auto"/>
            <w:bottom w:val="none" w:sz="0" w:space="0" w:color="auto"/>
            <w:right w:val="none" w:sz="0" w:space="0" w:color="auto"/>
          </w:divBdr>
        </w:div>
        <w:div w:id="830676379">
          <w:marLeft w:val="0"/>
          <w:marRight w:val="0"/>
          <w:marTop w:val="0"/>
          <w:marBottom w:val="0"/>
          <w:divBdr>
            <w:top w:val="none" w:sz="0" w:space="0" w:color="auto"/>
            <w:left w:val="none" w:sz="0" w:space="0" w:color="auto"/>
            <w:bottom w:val="none" w:sz="0" w:space="0" w:color="auto"/>
            <w:right w:val="none" w:sz="0" w:space="0" w:color="auto"/>
          </w:divBdr>
        </w:div>
        <w:div w:id="851140028">
          <w:marLeft w:val="0"/>
          <w:marRight w:val="0"/>
          <w:marTop w:val="0"/>
          <w:marBottom w:val="0"/>
          <w:divBdr>
            <w:top w:val="none" w:sz="0" w:space="0" w:color="auto"/>
            <w:left w:val="none" w:sz="0" w:space="0" w:color="auto"/>
            <w:bottom w:val="none" w:sz="0" w:space="0" w:color="auto"/>
            <w:right w:val="none" w:sz="0" w:space="0" w:color="auto"/>
          </w:divBdr>
        </w:div>
        <w:div w:id="897978951">
          <w:marLeft w:val="0"/>
          <w:marRight w:val="0"/>
          <w:marTop w:val="0"/>
          <w:marBottom w:val="0"/>
          <w:divBdr>
            <w:top w:val="none" w:sz="0" w:space="0" w:color="auto"/>
            <w:left w:val="none" w:sz="0" w:space="0" w:color="auto"/>
            <w:bottom w:val="none" w:sz="0" w:space="0" w:color="auto"/>
            <w:right w:val="none" w:sz="0" w:space="0" w:color="auto"/>
          </w:divBdr>
        </w:div>
        <w:div w:id="898900353">
          <w:marLeft w:val="0"/>
          <w:marRight w:val="0"/>
          <w:marTop w:val="0"/>
          <w:marBottom w:val="0"/>
          <w:divBdr>
            <w:top w:val="none" w:sz="0" w:space="0" w:color="auto"/>
            <w:left w:val="none" w:sz="0" w:space="0" w:color="auto"/>
            <w:bottom w:val="none" w:sz="0" w:space="0" w:color="auto"/>
            <w:right w:val="none" w:sz="0" w:space="0" w:color="auto"/>
          </w:divBdr>
        </w:div>
        <w:div w:id="915631558">
          <w:marLeft w:val="0"/>
          <w:marRight w:val="0"/>
          <w:marTop w:val="0"/>
          <w:marBottom w:val="0"/>
          <w:divBdr>
            <w:top w:val="none" w:sz="0" w:space="0" w:color="auto"/>
            <w:left w:val="none" w:sz="0" w:space="0" w:color="auto"/>
            <w:bottom w:val="none" w:sz="0" w:space="0" w:color="auto"/>
            <w:right w:val="none" w:sz="0" w:space="0" w:color="auto"/>
          </w:divBdr>
        </w:div>
        <w:div w:id="937056892">
          <w:marLeft w:val="0"/>
          <w:marRight w:val="0"/>
          <w:marTop w:val="0"/>
          <w:marBottom w:val="0"/>
          <w:divBdr>
            <w:top w:val="none" w:sz="0" w:space="0" w:color="auto"/>
            <w:left w:val="none" w:sz="0" w:space="0" w:color="auto"/>
            <w:bottom w:val="none" w:sz="0" w:space="0" w:color="auto"/>
            <w:right w:val="none" w:sz="0" w:space="0" w:color="auto"/>
          </w:divBdr>
          <w:divsChild>
            <w:div w:id="241915578">
              <w:marLeft w:val="-75"/>
              <w:marRight w:val="0"/>
              <w:marTop w:val="30"/>
              <w:marBottom w:val="30"/>
              <w:divBdr>
                <w:top w:val="none" w:sz="0" w:space="0" w:color="auto"/>
                <w:left w:val="none" w:sz="0" w:space="0" w:color="auto"/>
                <w:bottom w:val="none" w:sz="0" w:space="0" w:color="auto"/>
                <w:right w:val="none" w:sz="0" w:space="0" w:color="auto"/>
              </w:divBdr>
              <w:divsChild>
                <w:div w:id="142163958">
                  <w:marLeft w:val="0"/>
                  <w:marRight w:val="0"/>
                  <w:marTop w:val="0"/>
                  <w:marBottom w:val="0"/>
                  <w:divBdr>
                    <w:top w:val="none" w:sz="0" w:space="0" w:color="auto"/>
                    <w:left w:val="none" w:sz="0" w:space="0" w:color="auto"/>
                    <w:bottom w:val="none" w:sz="0" w:space="0" w:color="auto"/>
                    <w:right w:val="none" w:sz="0" w:space="0" w:color="auto"/>
                  </w:divBdr>
                  <w:divsChild>
                    <w:div w:id="671682711">
                      <w:marLeft w:val="0"/>
                      <w:marRight w:val="0"/>
                      <w:marTop w:val="0"/>
                      <w:marBottom w:val="0"/>
                      <w:divBdr>
                        <w:top w:val="none" w:sz="0" w:space="0" w:color="auto"/>
                        <w:left w:val="none" w:sz="0" w:space="0" w:color="auto"/>
                        <w:bottom w:val="none" w:sz="0" w:space="0" w:color="auto"/>
                        <w:right w:val="none" w:sz="0" w:space="0" w:color="auto"/>
                      </w:divBdr>
                    </w:div>
                  </w:divsChild>
                </w:div>
                <w:div w:id="217398947">
                  <w:marLeft w:val="0"/>
                  <w:marRight w:val="0"/>
                  <w:marTop w:val="0"/>
                  <w:marBottom w:val="0"/>
                  <w:divBdr>
                    <w:top w:val="none" w:sz="0" w:space="0" w:color="auto"/>
                    <w:left w:val="none" w:sz="0" w:space="0" w:color="auto"/>
                    <w:bottom w:val="none" w:sz="0" w:space="0" w:color="auto"/>
                    <w:right w:val="none" w:sz="0" w:space="0" w:color="auto"/>
                  </w:divBdr>
                  <w:divsChild>
                    <w:div w:id="1753088858">
                      <w:marLeft w:val="0"/>
                      <w:marRight w:val="0"/>
                      <w:marTop w:val="0"/>
                      <w:marBottom w:val="0"/>
                      <w:divBdr>
                        <w:top w:val="none" w:sz="0" w:space="0" w:color="auto"/>
                        <w:left w:val="none" w:sz="0" w:space="0" w:color="auto"/>
                        <w:bottom w:val="none" w:sz="0" w:space="0" w:color="auto"/>
                        <w:right w:val="none" w:sz="0" w:space="0" w:color="auto"/>
                      </w:divBdr>
                    </w:div>
                  </w:divsChild>
                </w:div>
                <w:div w:id="476269260">
                  <w:marLeft w:val="0"/>
                  <w:marRight w:val="0"/>
                  <w:marTop w:val="0"/>
                  <w:marBottom w:val="0"/>
                  <w:divBdr>
                    <w:top w:val="none" w:sz="0" w:space="0" w:color="auto"/>
                    <w:left w:val="none" w:sz="0" w:space="0" w:color="auto"/>
                    <w:bottom w:val="none" w:sz="0" w:space="0" w:color="auto"/>
                    <w:right w:val="none" w:sz="0" w:space="0" w:color="auto"/>
                  </w:divBdr>
                  <w:divsChild>
                    <w:div w:id="34812649">
                      <w:marLeft w:val="0"/>
                      <w:marRight w:val="0"/>
                      <w:marTop w:val="0"/>
                      <w:marBottom w:val="0"/>
                      <w:divBdr>
                        <w:top w:val="none" w:sz="0" w:space="0" w:color="auto"/>
                        <w:left w:val="none" w:sz="0" w:space="0" w:color="auto"/>
                        <w:bottom w:val="none" w:sz="0" w:space="0" w:color="auto"/>
                        <w:right w:val="none" w:sz="0" w:space="0" w:color="auto"/>
                      </w:divBdr>
                    </w:div>
                  </w:divsChild>
                </w:div>
                <w:div w:id="500313547">
                  <w:marLeft w:val="0"/>
                  <w:marRight w:val="0"/>
                  <w:marTop w:val="0"/>
                  <w:marBottom w:val="0"/>
                  <w:divBdr>
                    <w:top w:val="none" w:sz="0" w:space="0" w:color="auto"/>
                    <w:left w:val="none" w:sz="0" w:space="0" w:color="auto"/>
                    <w:bottom w:val="none" w:sz="0" w:space="0" w:color="auto"/>
                    <w:right w:val="none" w:sz="0" w:space="0" w:color="auto"/>
                  </w:divBdr>
                  <w:divsChild>
                    <w:div w:id="1302347100">
                      <w:marLeft w:val="0"/>
                      <w:marRight w:val="0"/>
                      <w:marTop w:val="0"/>
                      <w:marBottom w:val="0"/>
                      <w:divBdr>
                        <w:top w:val="none" w:sz="0" w:space="0" w:color="auto"/>
                        <w:left w:val="none" w:sz="0" w:space="0" w:color="auto"/>
                        <w:bottom w:val="none" w:sz="0" w:space="0" w:color="auto"/>
                        <w:right w:val="none" w:sz="0" w:space="0" w:color="auto"/>
                      </w:divBdr>
                    </w:div>
                  </w:divsChild>
                </w:div>
                <w:div w:id="565336074">
                  <w:marLeft w:val="0"/>
                  <w:marRight w:val="0"/>
                  <w:marTop w:val="0"/>
                  <w:marBottom w:val="0"/>
                  <w:divBdr>
                    <w:top w:val="none" w:sz="0" w:space="0" w:color="auto"/>
                    <w:left w:val="none" w:sz="0" w:space="0" w:color="auto"/>
                    <w:bottom w:val="none" w:sz="0" w:space="0" w:color="auto"/>
                    <w:right w:val="none" w:sz="0" w:space="0" w:color="auto"/>
                  </w:divBdr>
                  <w:divsChild>
                    <w:div w:id="511265735">
                      <w:marLeft w:val="0"/>
                      <w:marRight w:val="0"/>
                      <w:marTop w:val="0"/>
                      <w:marBottom w:val="0"/>
                      <w:divBdr>
                        <w:top w:val="none" w:sz="0" w:space="0" w:color="auto"/>
                        <w:left w:val="none" w:sz="0" w:space="0" w:color="auto"/>
                        <w:bottom w:val="none" w:sz="0" w:space="0" w:color="auto"/>
                        <w:right w:val="none" w:sz="0" w:space="0" w:color="auto"/>
                      </w:divBdr>
                    </w:div>
                  </w:divsChild>
                </w:div>
                <w:div w:id="1127816495">
                  <w:marLeft w:val="0"/>
                  <w:marRight w:val="0"/>
                  <w:marTop w:val="0"/>
                  <w:marBottom w:val="0"/>
                  <w:divBdr>
                    <w:top w:val="none" w:sz="0" w:space="0" w:color="auto"/>
                    <w:left w:val="none" w:sz="0" w:space="0" w:color="auto"/>
                    <w:bottom w:val="none" w:sz="0" w:space="0" w:color="auto"/>
                    <w:right w:val="none" w:sz="0" w:space="0" w:color="auto"/>
                  </w:divBdr>
                  <w:divsChild>
                    <w:div w:id="2130199245">
                      <w:marLeft w:val="0"/>
                      <w:marRight w:val="0"/>
                      <w:marTop w:val="0"/>
                      <w:marBottom w:val="0"/>
                      <w:divBdr>
                        <w:top w:val="none" w:sz="0" w:space="0" w:color="auto"/>
                        <w:left w:val="none" w:sz="0" w:space="0" w:color="auto"/>
                        <w:bottom w:val="none" w:sz="0" w:space="0" w:color="auto"/>
                        <w:right w:val="none" w:sz="0" w:space="0" w:color="auto"/>
                      </w:divBdr>
                    </w:div>
                  </w:divsChild>
                </w:div>
                <w:div w:id="1154491473">
                  <w:marLeft w:val="0"/>
                  <w:marRight w:val="0"/>
                  <w:marTop w:val="0"/>
                  <w:marBottom w:val="0"/>
                  <w:divBdr>
                    <w:top w:val="none" w:sz="0" w:space="0" w:color="auto"/>
                    <w:left w:val="none" w:sz="0" w:space="0" w:color="auto"/>
                    <w:bottom w:val="none" w:sz="0" w:space="0" w:color="auto"/>
                    <w:right w:val="none" w:sz="0" w:space="0" w:color="auto"/>
                  </w:divBdr>
                  <w:divsChild>
                    <w:div w:id="1989552126">
                      <w:marLeft w:val="0"/>
                      <w:marRight w:val="0"/>
                      <w:marTop w:val="0"/>
                      <w:marBottom w:val="0"/>
                      <w:divBdr>
                        <w:top w:val="none" w:sz="0" w:space="0" w:color="auto"/>
                        <w:left w:val="none" w:sz="0" w:space="0" w:color="auto"/>
                        <w:bottom w:val="none" w:sz="0" w:space="0" w:color="auto"/>
                        <w:right w:val="none" w:sz="0" w:space="0" w:color="auto"/>
                      </w:divBdr>
                    </w:div>
                    <w:div w:id="2109619574">
                      <w:marLeft w:val="0"/>
                      <w:marRight w:val="0"/>
                      <w:marTop w:val="0"/>
                      <w:marBottom w:val="0"/>
                      <w:divBdr>
                        <w:top w:val="none" w:sz="0" w:space="0" w:color="auto"/>
                        <w:left w:val="none" w:sz="0" w:space="0" w:color="auto"/>
                        <w:bottom w:val="none" w:sz="0" w:space="0" w:color="auto"/>
                        <w:right w:val="none" w:sz="0" w:space="0" w:color="auto"/>
                      </w:divBdr>
                    </w:div>
                  </w:divsChild>
                </w:div>
                <w:div w:id="1183202236">
                  <w:marLeft w:val="0"/>
                  <w:marRight w:val="0"/>
                  <w:marTop w:val="0"/>
                  <w:marBottom w:val="0"/>
                  <w:divBdr>
                    <w:top w:val="none" w:sz="0" w:space="0" w:color="auto"/>
                    <w:left w:val="none" w:sz="0" w:space="0" w:color="auto"/>
                    <w:bottom w:val="none" w:sz="0" w:space="0" w:color="auto"/>
                    <w:right w:val="none" w:sz="0" w:space="0" w:color="auto"/>
                  </w:divBdr>
                  <w:divsChild>
                    <w:div w:id="1958833578">
                      <w:marLeft w:val="0"/>
                      <w:marRight w:val="0"/>
                      <w:marTop w:val="0"/>
                      <w:marBottom w:val="0"/>
                      <w:divBdr>
                        <w:top w:val="none" w:sz="0" w:space="0" w:color="auto"/>
                        <w:left w:val="none" w:sz="0" w:space="0" w:color="auto"/>
                        <w:bottom w:val="none" w:sz="0" w:space="0" w:color="auto"/>
                        <w:right w:val="none" w:sz="0" w:space="0" w:color="auto"/>
                      </w:divBdr>
                    </w:div>
                    <w:div w:id="2133473887">
                      <w:marLeft w:val="0"/>
                      <w:marRight w:val="0"/>
                      <w:marTop w:val="0"/>
                      <w:marBottom w:val="0"/>
                      <w:divBdr>
                        <w:top w:val="none" w:sz="0" w:space="0" w:color="auto"/>
                        <w:left w:val="none" w:sz="0" w:space="0" w:color="auto"/>
                        <w:bottom w:val="none" w:sz="0" w:space="0" w:color="auto"/>
                        <w:right w:val="none" w:sz="0" w:space="0" w:color="auto"/>
                      </w:divBdr>
                    </w:div>
                  </w:divsChild>
                </w:div>
                <w:div w:id="1258102375">
                  <w:marLeft w:val="0"/>
                  <w:marRight w:val="0"/>
                  <w:marTop w:val="0"/>
                  <w:marBottom w:val="0"/>
                  <w:divBdr>
                    <w:top w:val="none" w:sz="0" w:space="0" w:color="auto"/>
                    <w:left w:val="none" w:sz="0" w:space="0" w:color="auto"/>
                    <w:bottom w:val="none" w:sz="0" w:space="0" w:color="auto"/>
                    <w:right w:val="none" w:sz="0" w:space="0" w:color="auto"/>
                  </w:divBdr>
                  <w:divsChild>
                    <w:div w:id="723873538">
                      <w:marLeft w:val="0"/>
                      <w:marRight w:val="0"/>
                      <w:marTop w:val="0"/>
                      <w:marBottom w:val="0"/>
                      <w:divBdr>
                        <w:top w:val="none" w:sz="0" w:space="0" w:color="auto"/>
                        <w:left w:val="none" w:sz="0" w:space="0" w:color="auto"/>
                        <w:bottom w:val="none" w:sz="0" w:space="0" w:color="auto"/>
                        <w:right w:val="none" w:sz="0" w:space="0" w:color="auto"/>
                      </w:divBdr>
                    </w:div>
                    <w:div w:id="966669211">
                      <w:marLeft w:val="0"/>
                      <w:marRight w:val="0"/>
                      <w:marTop w:val="0"/>
                      <w:marBottom w:val="0"/>
                      <w:divBdr>
                        <w:top w:val="none" w:sz="0" w:space="0" w:color="auto"/>
                        <w:left w:val="none" w:sz="0" w:space="0" w:color="auto"/>
                        <w:bottom w:val="none" w:sz="0" w:space="0" w:color="auto"/>
                        <w:right w:val="none" w:sz="0" w:space="0" w:color="auto"/>
                      </w:divBdr>
                    </w:div>
                  </w:divsChild>
                </w:div>
                <w:div w:id="1420298991">
                  <w:marLeft w:val="0"/>
                  <w:marRight w:val="0"/>
                  <w:marTop w:val="0"/>
                  <w:marBottom w:val="0"/>
                  <w:divBdr>
                    <w:top w:val="none" w:sz="0" w:space="0" w:color="auto"/>
                    <w:left w:val="none" w:sz="0" w:space="0" w:color="auto"/>
                    <w:bottom w:val="none" w:sz="0" w:space="0" w:color="auto"/>
                    <w:right w:val="none" w:sz="0" w:space="0" w:color="auto"/>
                  </w:divBdr>
                  <w:divsChild>
                    <w:div w:id="1966964597">
                      <w:marLeft w:val="0"/>
                      <w:marRight w:val="0"/>
                      <w:marTop w:val="0"/>
                      <w:marBottom w:val="0"/>
                      <w:divBdr>
                        <w:top w:val="none" w:sz="0" w:space="0" w:color="auto"/>
                        <w:left w:val="none" w:sz="0" w:space="0" w:color="auto"/>
                        <w:bottom w:val="none" w:sz="0" w:space="0" w:color="auto"/>
                        <w:right w:val="none" w:sz="0" w:space="0" w:color="auto"/>
                      </w:divBdr>
                    </w:div>
                  </w:divsChild>
                </w:div>
                <w:div w:id="1550799549">
                  <w:marLeft w:val="0"/>
                  <w:marRight w:val="0"/>
                  <w:marTop w:val="0"/>
                  <w:marBottom w:val="0"/>
                  <w:divBdr>
                    <w:top w:val="none" w:sz="0" w:space="0" w:color="auto"/>
                    <w:left w:val="none" w:sz="0" w:space="0" w:color="auto"/>
                    <w:bottom w:val="none" w:sz="0" w:space="0" w:color="auto"/>
                    <w:right w:val="none" w:sz="0" w:space="0" w:color="auto"/>
                  </w:divBdr>
                  <w:divsChild>
                    <w:div w:id="1309362307">
                      <w:marLeft w:val="0"/>
                      <w:marRight w:val="0"/>
                      <w:marTop w:val="0"/>
                      <w:marBottom w:val="0"/>
                      <w:divBdr>
                        <w:top w:val="none" w:sz="0" w:space="0" w:color="auto"/>
                        <w:left w:val="none" w:sz="0" w:space="0" w:color="auto"/>
                        <w:bottom w:val="none" w:sz="0" w:space="0" w:color="auto"/>
                        <w:right w:val="none" w:sz="0" w:space="0" w:color="auto"/>
                      </w:divBdr>
                    </w:div>
                  </w:divsChild>
                </w:div>
                <w:div w:id="1580745533">
                  <w:marLeft w:val="0"/>
                  <w:marRight w:val="0"/>
                  <w:marTop w:val="0"/>
                  <w:marBottom w:val="0"/>
                  <w:divBdr>
                    <w:top w:val="none" w:sz="0" w:space="0" w:color="auto"/>
                    <w:left w:val="none" w:sz="0" w:space="0" w:color="auto"/>
                    <w:bottom w:val="none" w:sz="0" w:space="0" w:color="auto"/>
                    <w:right w:val="none" w:sz="0" w:space="0" w:color="auto"/>
                  </w:divBdr>
                  <w:divsChild>
                    <w:div w:id="1163348853">
                      <w:marLeft w:val="0"/>
                      <w:marRight w:val="0"/>
                      <w:marTop w:val="0"/>
                      <w:marBottom w:val="0"/>
                      <w:divBdr>
                        <w:top w:val="none" w:sz="0" w:space="0" w:color="auto"/>
                        <w:left w:val="none" w:sz="0" w:space="0" w:color="auto"/>
                        <w:bottom w:val="none" w:sz="0" w:space="0" w:color="auto"/>
                        <w:right w:val="none" w:sz="0" w:space="0" w:color="auto"/>
                      </w:divBdr>
                    </w:div>
                  </w:divsChild>
                </w:div>
                <w:div w:id="1693920012">
                  <w:marLeft w:val="0"/>
                  <w:marRight w:val="0"/>
                  <w:marTop w:val="0"/>
                  <w:marBottom w:val="0"/>
                  <w:divBdr>
                    <w:top w:val="none" w:sz="0" w:space="0" w:color="auto"/>
                    <w:left w:val="none" w:sz="0" w:space="0" w:color="auto"/>
                    <w:bottom w:val="none" w:sz="0" w:space="0" w:color="auto"/>
                    <w:right w:val="none" w:sz="0" w:space="0" w:color="auto"/>
                  </w:divBdr>
                  <w:divsChild>
                    <w:div w:id="1265335097">
                      <w:marLeft w:val="0"/>
                      <w:marRight w:val="0"/>
                      <w:marTop w:val="0"/>
                      <w:marBottom w:val="0"/>
                      <w:divBdr>
                        <w:top w:val="none" w:sz="0" w:space="0" w:color="auto"/>
                        <w:left w:val="none" w:sz="0" w:space="0" w:color="auto"/>
                        <w:bottom w:val="none" w:sz="0" w:space="0" w:color="auto"/>
                        <w:right w:val="none" w:sz="0" w:space="0" w:color="auto"/>
                      </w:divBdr>
                    </w:div>
                  </w:divsChild>
                </w:div>
                <w:div w:id="1738892859">
                  <w:marLeft w:val="0"/>
                  <w:marRight w:val="0"/>
                  <w:marTop w:val="0"/>
                  <w:marBottom w:val="0"/>
                  <w:divBdr>
                    <w:top w:val="none" w:sz="0" w:space="0" w:color="auto"/>
                    <w:left w:val="none" w:sz="0" w:space="0" w:color="auto"/>
                    <w:bottom w:val="none" w:sz="0" w:space="0" w:color="auto"/>
                    <w:right w:val="none" w:sz="0" w:space="0" w:color="auto"/>
                  </w:divBdr>
                  <w:divsChild>
                    <w:div w:id="1405032869">
                      <w:marLeft w:val="0"/>
                      <w:marRight w:val="0"/>
                      <w:marTop w:val="0"/>
                      <w:marBottom w:val="0"/>
                      <w:divBdr>
                        <w:top w:val="none" w:sz="0" w:space="0" w:color="auto"/>
                        <w:left w:val="none" w:sz="0" w:space="0" w:color="auto"/>
                        <w:bottom w:val="none" w:sz="0" w:space="0" w:color="auto"/>
                        <w:right w:val="none" w:sz="0" w:space="0" w:color="auto"/>
                      </w:divBdr>
                    </w:div>
                  </w:divsChild>
                </w:div>
                <w:div w:id="1839492052">
                  <w:marLeft w:val="0"/>
                  <w:marRight w:val="0"/>
                  <w:marTop w:val="0"/>
                  <w:marBottom w:val="0"/>
                  <w:divBdr>
                    <w:top w:val="none" w:sz="0" w:space="0" w:color="auto"/>
                    <w:left w:val="none" w:sz="0" w:space="0" w:color="auto"/>
                    <w:bottom w:val="none" w:sz="0" w:space="0" w:color="auto"/>
                    <w:right w:val="none" w:sz="0" w:space="0" w:color="auto"/>
                  </w:divBdr>
                  <w:divsChild>
                    <w:div w:id="696396636">
                      <w:marLeft w:val="0"/>
                      <w:marRight w:val="0"/>
                      <w:marTop w:val="0"/>
                      <w:marBottom w:val="0"/>
                      <w:divBdr>
                        <w:top w:val="none" w:sz="0" w:space="0" w:color="auto"/>
                        <w:left w:val="none" w:sz="0" w:space="0" w:color="auto"/>
                        <w:bottom w:val="none" w:sz="0" w:space="0" w:color="auto"/>
                        <w:right w:val="none" w:sz="0" w:space="0" w:color="auto"/>
                      </w:divBdr>
                    </w:div>
                  </w:divsChild>
                </w:div>
                <w:div w:id="1908417129">
                  <w:marLeft w:val="0"/>
                  <w:marRight w:val="0"/>
                  <w:marTop w:val="0"/>
                  <w:marBottom w:val="0"/>
                  <w:divBdr>
                    <w:top w:val="none" w:sz="0" w:space="0" w:color="auto"/>
                    <w:left w:val="none" w:sz="0" w:space="0" w:color="auto"/>
                    <w:bottom w:val="none" w:sz="0" w:space="0" w:color="auto"/>
                    <w:right w:val="none" w:sz="0" w:space="0" w:color="auto"/>
                  </w:divBdr>
                  <w:divsChild>
                    <w:div w:id="694382282">
                      <w:marLeft w:val="0"/>
                      <w:marRight w:val="0"/>
                      <w:marTop w:val="0"/>
                      <w:marBottom w:val="0"/>
                      <w:divBdr>
                        <w:top w:val="none" w:sz="0" w:space="0" w:color="auto"/>
                        <w:left w:val="none" w:sz="0" w:space="0" w:color="auto"/>
                        <w:bottom w:val="none" w:sz="0" w:space="0" w:color="auto"/>
                        <w:right w:val="none" w:sz="0" w:space="0" w:color="auto"/>
                      </w:divBdr>
                    </w:div>
                  </w:divsChild>
                </w:div>
                <w:div w:id="1966620347">
                  <w:marLeft w:val="0"/>
                  <w:marRight w:val="0"/>
                  <w:marTop w:val="0"/>
                  <w:marBottom w:val="0"/>
                  <w:divBdr>
                    <w:top w:val="none" w:sz="0" w:space="0" w:color="auto"/>
                    <w:left w:val="none" w:sz="0" w:space="0" w:color="auto"/>
                    <w:bottom w:val="none" w:sz="0" w:space="0" w:color="auto"/>
                    <w:right w:val="none" w:sz="0" w:space="0" w:color="auto"/>
                  </w:divBdr>
                  <w:divsChild>
                    <w:div w:id="166096145">
                      <w:marLeft w:val="0"/>
                      <w:marRight w:val="0"/>
                      <w:marTop w:val="0"/>
                      <w:marBottom w:val="0"/>
                      <w:divBdr>
                        <w:top w:val="none" w:sz="0" w:space="0" w:color="auto"/>
                        <w:left w:val="none" w:sz="0" w:space="0" w:color="auto"/>
                        <w:bottom w:val="none" w:sz="0" w:space="0" w:color="auto"/>
                        <w:right w:val="none" w:sz="0" w:space="0" w:color="auto"/>
                      </w:divBdr>
                    </w:div>
                    <w:div w:id="1118064488">
                      <w:marLeft w:val="0"/>
                      <w:marRight w:val="0"/>
                      <w:marTop w:val="0"/>
                      <w:marBottom w:val="0"/>
                      <w:divBdr>
                        <w:top w:val="none" w:sz="0" w:space="0" w:color="auto"/>
                        <w:left w:val="none" w:sz="0" w:space="0" w:color="auto"/>
                        <w:bottom w:val="none" w:sz="0" w:space="0" w:color="auto"/>
                        <w:right w:val="none" w:sz="0" w:space="0" w:color="auto"/>
                      </w:divBdr>
                    </w:div>
                  </w:divsChild>
                </w:div>
                <w:div w:id="1988320575">
                  <w:marLeft w:val="0"/>
                  <w:marRight w:val="0"/>
                  <w:marTop w:val="0"/>
                  <w:marBottom w:val="0"/>
                  <w:divBdr>
                    <w:top w:val="none" w:sz="0" w:space="0" w:color="auto"/>
                    <w:left w:val="none" w:sz="0" w:space="0" w:color="auto"/>
                    <w:bottom w:val="none" w:sz="0" w:space="0" w:color="auto"/>
                    <w:right w:val="none" w:sz="0" w:space="0" w:color="auto"/>
                  </w:divBdr>
                  <w:divsChild>
                    <w:div w:id="1561673899">
                      <w:marLeft w:val="0"/>
                      <w:marRight w:val="0"/>
                      <w:marTop w:val="0"/>
                      <w:marBottom w:val="0"/>
                      <w:divBdr>
                        <w:top w:val="none" w:sz="0" w:space="0" w:color="auto"/>
                        <w:left w:val="none" w:sz="0" w:space="0" w:color="auto"/>
                        <w:bottom w:val="none" w:sz="0" w:space="0" w:color="auto"/>
                        <w:right w:val="none" w:sz="0" w:space="0" w:color="auto"/>
                      </w:divBdr>
                    </w:div>
                  </w:divsChild>
                </w:div>
                <w:div w:id="2018655791">
                  <w:marLeft w:val="0"/>
                  <w:marRight w:val="0"/>
                  <w:marTop w:val="0"/>
                  <w:marBottom w:val="0"/>
                  <w:divBdr>
                    <w:top w:val="none" w:sz="0" w:space="0" w:color="auto"/>
                    <w:left w:val="none" w:sz="0" w:space="0" w:color="auto"/>
                    <w:bottom w:val="none" w:sz="0" w:space="0" w:color="auto"/>
                    <w:right w:val="none" w:sz="0" w:space="0" w:color="auto"/>
                  </w:divBdr>
                  <w:divsChild>
                    <w:div w:id="977026582">
                      <w:marLeft w:val="0"/>
                      <w:marRight w:val="0"/>
                      <w:marTop w:val="0"/>
                      <w:marBottom w:val="0"/>
                      <w:divBdr>
                        <w:top w:val="none" w:sz="0" w:space="0" w:color="auto"/>
                        <w:left w:val="none" w:sz="0" w:space="0" w:color="auto"/>
                        <w:bottom w:val="none" w:sz="0" w:space="0" w:color="auto"/>
                        <w:right w:val="none" w:sz="0" w:space="0" w:color="auto"/>
                      </w:divBdr>
                    </w:div>
                  </w:divsChild>
                </w:div>
                <w:div w:id="2069918014">
                  <w:marLeft w:val="0"/>
                  <w:marRight w:val="0"/>
                  <w:marTop w:val="0"/>
                  <w:marBottom w:val="0"/>
                  <w:divBdr>
                    <w:top w:val="none" w:sz="0" w:space="0" w:color="auto"/>
                    <w:left w:val="none" w:sz="0" w:space="0" w:color="auto"/>
                    <w:bottom w:val="none" w:sz="0" w:space="0" w:color="auto"/>
                    <w:right w:val="none" w:sz="0" w:space="0" w:color="auto"/>
                  </w:divBdr>
                  <w:divsChild>
                    <w:div w:id="2007855555">
                      <w:marLeft w:val="0"/>
                      <w:marRight w:val="0"/>
                      <w:marTop w:val="0"/>
                      <w:marBottom w:val="0"/>
                      <w:divBdr>
                        <w:top w:val="none" w:sz="0" w:space="0" w:color="auto"/>
                        <w:left w:val="none" w:sz="0" w:space="0" w:color="auto"/>
                        <w:bottom w:val="none" w:sz="0" w:space="0" w:color="auto"/>
                        <w:right w:val="none" w:sz="0" w:space="0" w:color="auto"/>
                      </w:divBdr>
                    </w:div>
                  </w:divsChild>
                </w:div>
                <w:div w:id="2078086706">
                  <w:marLeft w:val="0"/>
                  <w:marRight w:val="0"/>
                  <w:marTop w:val="0"/>
                  <w:marBottom w:val="0"/>
                  <w:divBdr>
                    <w:top w:val="none" w:sz="0" w:space="0" w:color="auto"/>
                    <w:left w:val="none" w:sz="0" w:space="0" w:color="auto"/>
                    <w:bottom w:val="none" w:sz="0" w:space="0" w:color="auto"/>
                    <w:right w:val="none" w:sz="0" w:space="0" w:color="auto"/>
                  </w:divBdr>
                  <w:divsChild>
                    <w:div w:id="149167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034539">
          <w:marLeft w:val="0"/>
          <w:marRight w:val="0"/>
          <w:marTop w:val="0"/>
          <w:marBottom w:val="0"/>
          <w:divBdr>
            <w:top w:val="none" w:sz="0" w:space="0" w:color="auto"/>
            <w:left w:val="none" w:sz="0" w:space="0" w:color="auto"/>
            <w:bottom w:val="none" w:sz="0" w:space="0" w:color="auto"/>
            <w:right w:val="none" w:sz="0" w:space="0" w:color="auto"/>
          </w:divBdr>
        </w:div>
        <w:div w:id="951670733">
          <w:marLeft w:val="0"/>
          <w:marRight w:val="0"/>
          <w:marTop w:val="0"/>
          <w:marBottom w:val="0"/>
          <w:divBdr>
            <w:top w:val="none" w:sz="0" w:space="0" w:color="auto"/>
            <w:left w:val="none" w:sz="0" w:space="0" w:color="auto"/>
            <w:bottom w:val="none" w:sz="0" w:space="0" w:color="auto"/>
            <w:right w:val="none" w:sz="0" w:space="0" w:color="auto"/>
          </w:divBdr>
        </w:div>
        <w:div w:id="987520177">
          <w:marLeft w:val="0"/>
          <w:marRight w:val="0"/>
          <w:marTop w:val="0"/>
          <w:marBottom w:val="0"/>
          <w:divBdr>
            <w:top w:val="none" w:sz="0" w:space="0" w:color="auto"/>
            <w:left w:val="none" w:sz="0" w:space="0" w:color="auto"/>
            <w:bottom w:val="none" w:sz="0" w:space="0" w:color="auto"/>
            <w:right w:val="none" w:sz="0" w:space="0" w:color="auto"/>
          </w:divBdr>
        </w:div>
        <w:div w:id="1021051329">
          <w:marLeft w:val="0"/>
          <w:marRight w:val="0"/>
          <w:marTop w:val="0"/>
          <w:marBottom w:val="0"/>
          <w:divBdr>
            <w:top w:val="none" w:sz="0" w:space="0" w:color="auto"/>
            <w:left w:val="none" w:sz="0" w:space="0" w:color="auto"/>
            <w:bottom w:val="none" w:sz="0" w:space="0" w:color="auto"/>
            <w:right w:val="none" w:sz="0" w:space="0" w:color="auto"/>
          </w:divBdr>
          <w:divsChild>
            <w:div w:id="1123421336">
              <w:marLeft w:val="0"/>
              <w:marRight w:val="0"/>
              <w:marTop w:val="0"/>
              <w:marBottom w:val="0"/>
              <w:divBdr>
                <w:top w:val="none" w:sz="0" w:space="0" w:color="auto"/>
                <w:left w:val="none" w:sz="0" w:space="0" w:color="auto"/>
                <w:bottom w:val="none" w:sz="0" w:space="0" w:color="auto"/>
                <w:right w:val="none" w:sz="0" w:space="0" w:color="auto"/>
              </w:divBdr>
            </w:div>
          </w:divsChild>
        </w:div>
        <w:div w:id="1021664370">
          <w:marLeft w:val="0"/>
          <w:marRight w:val="0"/>
          <w:marTop w:val="0"/>
          <w:marBottom w:val="0"/>
          <w:divBdr>
            <w:top w:val="none" w:sz="0" w:space="0" w:color="auto"/>
            <w:left w:val="none" w:sz="0" w:space="0" w:color="auto"/>
            <w:bottom w:val="none" w:sz="0" w:space="0" w:color="auto"/>
            <w:right w:val="none" w:sz="0" w:space="0" w:color="auto"/>
          </w:divBdr>
          <w:divsChild>
            <w:div w:id="113639654">
              <w:marLeft w:val="0"/>
              <w:marRight w:val="0"/>
              <w:marTop w:val="0"/>
              <w:marBottom w:val="0"/>
              <w:divBdr>
                <w:top w:val="none" w:sz="0" w:space="0" w:color="auto"/>
                <w:left w:val="none" w:sz="0" w:space="0" w:color="auto"/>
                <w:bottom w:val="none" w:sz="0" w:space="0" w:color="auto"/>
                <w:right w:val="none" w:sz="0" w:space="0" w:color="auto"/>
              </w:divBdr>
            </w:div>
            <w:div w:id="149753178">
              <w:marLeft w:val="0"/>
              <w:marRight w:val="0"/>
              <w:marTop w:val="0"/>
              <w:marBottom w:val="0"/>
              <w:divBdr>
                <w:top w:val="none" w:sz="0" w:space="0" w:color="auto"/>
                <w:left w:val="none" w:sz="0" w:space="0" w:color="auto"/>
                <w:bottom w:val="none" w:sz="0" w:space="0" w:color="auto"/>
                <w:right w:val="none" w:sz="0" w:space="0" w:color="auto"/>
              </w:divBdr>
            </w:div>
            <w:div w:id="416949032">
              <w:marLeft w:val="0"/>
              <w:marRight w:val="0"/>
              <w:marTop w:val="0"/>
              <w:marBottom w:val="0"/>
              <w:divBdr>
                <w:top w:val="none" w:sz="0" w:space="0" w:color="auto"/>
                <w:left w:val="none" w:sz="0" w:space="0" w:color="auto"/>
                <w:bottom w:val="none" w:sz="0" w:space="0" w:color="auto"/>
                <w:right w:val="none" w:sz="0" w:space="0" w:color="auto"/>
              </w:divBdr>
            </w:div>
          </w:divsChild>
        </w:div>
        <w:div w:id="1025863243">
          <w:marLeft w:val="0"/>
          <w:marRight w:val="0"/>
          <w:marTop w:val="0"/>
          <w:marBottom w:val="0"/>
          <w:divBdr>
            <w:top w:val="none" w:sz="0" w:space="0" w:color="auto"/>
            <w:left w:val="none" w:sz="0" w:space="0" w:color="auto"/>
            <w:bottom w:val="none" w:sz="0" w:space="0" w:color="auto"/>
            <w:right w:val="none" w:sz="0" w:space="0" w:color="auto"/>
          </w:divBdr>
        </w:div>
        <w:div w:id="1030840047">
          <w:marLeft w:val="0"/>
          <w:marRight w:val="0"/>
          <w:marTop w:val="0"/>
          <w:marBottom w:val="0"/>
          <w:divBdr>
            <w:top w:val="none" w:sz="0" w:space="0" w:color="auto"/>
            <w:left w:val="none" w:sz="0" w:space="0" w:color="auto"/>
            <w:bottom w:val="none" w:sz="0" w:space="0" w:color="auto"/>
            <w:right w:val="none" w:sz="0" w:space="0" w:color="auto"/>
          </w:divBdr>
          <w:divsChild>
            <w:div w:id="1293974573">
              <w:marLeft w:val="0"/>
              <w:marRight w:val="0"/>
              <w:marTop w:val="0"/>
              <w:marBottom w:val="0"/>
              <w:divBdr>
                <w:top w:val="none" w:sz="0" w:space="0" w:color="auto"/>
                <w:left w:val="none" w:sz="0" w:space="0" w:color="auto"/>
                <w:bottom w:val="none" w:sz="0" w:space="0" w:color="auto"/>
                <w:right w:val="none" w:sz="0" w:space="0" w:color="auto"/>
              </w:divBdr>
            </w:div>
            <w:div w:id="1769422400">
              <w:marLeft w:val="0"/>
              <w:marRight w:val="0"/>
              <w:marTop w:val="0"/>
              <w:marBottom w:val="0"/>
              <w:divBdr>
                <w:top w:val="none" w:sz="0" w:space="0" w:color="auto"/>
                <w:left w:val="none" w:sz="0" w:space="0" w:color="auto"/>
                <w:bottom w:val="none" w:sz="0" w:space="0" w:color="auto"/>
                <w:right w:val="none" w:sz="0" w:space="0" w:color="auto"/>
              </w:divBdr>
            </w:div>
          </w:divsChild>
        </w:div>
        <w:div w:id="1040587817">
          <w:marLeft w:val="0"/>
          <w:marRight w:val="0"/>
          <w:marTop w:val="0"/>
          <w:marBottom w:val="0"/>
          <w:divBdr>
            <w:top w:val="none" w:sz="0" w:space="0" w:color="auto"/>
            <w:left w:val="none" w:sz="0" w:space="0" w:color="auto"/>
            <w:bottom w:val="none" w:sz="0" w:space="0" w:color="auto"/>
            <w:right w:val="none" w:sz="0" w:space="0" w:color="auto"/>
          </w:divBdr>
        </w:div>
        <w:div w:id="1052581007">
          <w:marLeft w:val="0"/>
          <w:marRight w:val="0"/>
          <w:marTop w:val="0"/>
          <w:marBottom w:val="0"/>
          <w:divBdr>
            <w:top w:val="none" w:sz="0" w:space="0" w:color="auto"/>
            <w:left w:val="none" w:sz="0" w:space="0" w:color="auto"/>
            <w:bottom w:val="none" w:sz="0" w:space="0" w:color="auto"/>
            <w:right w:val="none" w:sz="0" w:space="0" w:color="auto"/>
          </w:divBdr>
        </w:div>
        <w:div w:id="1076249812">
          <w:marLeft w:val="0"/>
          <w:marRight w:val="0"/>
          <w:marTop w:val="0"/>
          <w:marBottom w:val="0"/>
          <w:divBdr>
            <w:top w:val="none" w:sz="0" w:space="0" w:color="auto"/>
            <w:left w:val="none" w:sz="0" w:space="0" w:color="auto"/>
            <w:bottom w:val="none" w:sz="0" w:space="0" w:color="auto"/>
            <w:right w:val="none" w:sz="0" w:space="0" w:color="auto"/>
          </w:divBdr>
        </w:div>
        <w:div w:id="1093624803">
          <w:marLeft w:val="0"/>
          <w:marRight w:val="0"/>
          <w:marTop w:val="0"/>
          <w:marBottom w:val="0"/>
          <w:divBdr>
            <w:top w:val="none" w:sz="0" w:space="0" w:color="auto"/>
            <w:left w:val="none" w:sz="0" w:space="0" w:color="auto"/>
            <w:bottom w:val="none" w:sz="0" w:space="0" w:color="auto"/>
            <w:right w:val="none" w:sz="0" w:space="0" w:color="auto"/>
          </w:divBdr>
        </w:div>
        <w:div w:id="1098671016">
          <w:marLeft w:val="0"/>
          <w:marRight w:val="0"/>
          <w:marTop w:val="0"/>
          <w:marBottom w:val="0"/>
          <w:divBdr>
            <w:top w:val="none" w:sz="0" w:space="0" w:color="auto"/>
            <w:left w:val="none" w:sz="0" w:space="0" w:color="auto"/>
            <w:bottom w:val="none" w:sz="0" w:space="0" w:color="auto"/>
            <w:right w:val="none" w:sz="0" w:space="0" w:color="auto"/>
          </w:divBdr>
        </w:div>
        <w:div w:id="1110860410">
          <w:marLeft w:val="0"/>
          <w:marRight w:val="0"/>
          <w:marTop w:val="0"/>
          <w:marBottom w:val="0"/>
          <w:divBdr>
            <w:top w:val="none" w:sz="0" w:space="0" w:color="auto"/>
            <w:left w:val="none" w:sz="0" w:space="0" w:color="auto"/>
            <w:bottom w:val="none" w:sz="0" w:space="0" w:color="auto"/>
            <w:right w:val="none" w:sz="0" w:space="0" w:color="auto"/>
          </w:divBdr>
        </w:div>
        <w:div w:id="1115292386">
          <w:marLeft w:val="0"/>
          <w:marRight w:val="0"/>
          <w:marTop w:val="0"/>
          <w:marBottom w:val="0"/>
          <w:divBdr>
            <w:top w:val="none" w:sz="0" w:space="0" w:color="auto"/>
            <w:left w:val="none" w:sz="0" w:space="0" w:color="auto"/>
            <w:bottom w:val="none" w:sz="0" w:space="0" w:color="auto"/>
            <w:right w:val="none" w:sz="0" w:space="0" w:color="auto"/>
          </w:divBdr>
        </w:div>
        <w:div w:id="1115517069">
          <w:marLeft w:val="0"/>
          <w:marRight w:val="0"/>
          <w:marTop w:val="0"/>
          <w:marBottom w:val="0"/>
          <w:divBdr>
            <w:top w:val="none" w:sz="0" w:space="0" w:color="auto"/>
            <w:left w:val="none" w:sz="0" w:space="0" w:color="auto"/>
            <w:bottom w:val="none" w:sz="0" w:space="0" w:color="auto"/>
            <w:right w:val="none" w:sz="0" w:space="0" w:color="auto"/>
          </w:divBdr>
        </w:div>
        <w:div w:id="1119375312">
          <w:marLeft w:val="0"/>
          <w:marRight w:val="0"/>
          <w:marTop w:val="0"/>
          <w:marBottom w:val="0"/>
          <w:divBdr>
            <w:top w:val="none" w:sz="0" w:space="0" w:color="auto"/>
            <w:left w:val="none" w:sz="0" w:space="0" w:color="auto"/>
            <w:bottom w:val="none" w:sz="0" w:space="0" w:color="auto"/>
            <w:right w:val="none" w:sz="0" w:space="0" w:color="auto"/>
          </w:divBdr>
        </w:div>
        <w:div w:id="1122771595">
          <w:marLeft w:val="0"/>
          <w:marRight w:val="0"/>
          <w:marTop w:val="0"/>
          <w:marBottom w:val="0"/>
          <w:divBdr>
            <w:top w:val="none" w:sz="0" w:space="0" w:color="auto"/>
            <w:left w:val="none" w:sz="0" w:space="0" w:color="auto"/>
            <w:bottom w:val="none" w:sz="0" w:space="0" w:color="auto"/>
            <w:right w:val="none" w:sz="0" w:space="0" w:color="auto"/>
          </w:divBdr>
        </w:div>
        <w:div w:id="1123769657">
          <w:marLeft w:val="0"/>
          <w:marRight w:val="0"/>
          <w:marTop w:val="0"/>
          <w:marBottom w:val="0"/>
          <w:divBdr>
            <w:top w:val="none" w:sz="0" w:space="0" w:color="auto"/>
            <w:left w:val="none" w:sz="0" w:space="0" w:color="auto"/>
            <w:bottom w:val="none" w:sz="0" w:space="0" w:color="auto"/>
            <w:right w:val="none" w:sz="0" w:space="0" w:color="auto"/>
          </w:divBdr>
        </w:div>
        <w:div w:id="1128353078">
          <w:marLeft w:val="0"/>
          <w:marRight w:val="0"/>
          <w:marTop w:val="0"/>
          <w:marBottom w:val="0"/>
          <w:divBdr>
            <w:top w:val="none" w:sz="0" w:space="0" w:color="auto"/>
            <w:left w:val="none" w:sz="0" w:space="0" w:color="auto"/>
            <w:bottom w:val="none" w:sz="0" w:space="0" w:color="auto"/>
            <w:right w:val="none" w:sz="0" w:space="0" w:color="auto"/>
          </w:divBdr>
        </w:div>
        <w:div w:id="1133980803">
          <w:marLeft w:val="0"/>
          <w:marRight w:val="0"/>
          <w:marTop w:val="0"/>
          <w:marBottom w:val="0"/>
          <w:divBdr>
            <w:top w:val="none" w:sz="0" w:space="0" w:color="auto"/>
            <w:left w:val="none" w:sz="0" w:space="0" w:color="auto"/>
            <w:bottom w:val="none" w:sz="0" w:space="0" w:color="auto"/>
            <w:right w:val="none" w:sz="0" w:space="0" w:color="auto"/>
          </w:divBdr>
        </w:div>
        <w:div w:id="1137070440">
          <w:marLeft w:val="0"/>
          <w:marRight w:val="0"/>
          <w:marTop w:val="0"/>
          <w:marBottom w:val="0"/>
          <w:divBdr>
            <w:top w:val="none" w:sz="0" w:space="0" w:color="auto"/>
            <w:left w:val="none" w:sz="0" w:space="0" w:color="auto"/>
            <w:bottom w:val="none" w:sz="0" w:space="0" w:color="auto"/>
            <w:right w:val="none" w:sz="0" w:space="0" w:color="auto"/>
          </w:divBdr>
        </w:div>
        <w:div w:id="1148668463">
          <w:marLeft w:val="0"/>
          <w:marRight w:val="0"/>
          <w:marTop w:val="0"/>
          <w:marBottom w:val="0"/>
          <w:divBdr>
            <w:top w:val="none" w:sz="0" w:space="0" w:color="auto"/>
            <w:left w:val="none" w:sz="0" w:space="0" w:color="auto"/>
            <w:bottom w:val="none" w:sz="0" w:space="0" w:color="auto"/>
            <w:right w:val="none" w:sz="0" w:space="0" w:color="auto"/>
          </w:divBdr>
        </w:div>
        <w:div w:id="1152867948">
          <w:marLeft w:val="0"/>
          <w:marRight w:val="0"/>
          <w:marTop w:val="0"/>
          <w:marBottom w:val="0"/>
          <w:divBdr>
            <w:top w:val="none" w:sz="0" w:space="0" w:color="auto"/>
            <w:left w:val="none" w:sz="0" w:space="0" w:color="auto"/>
            <w:bottom w:val="none" w:sz="0" w:space="0" w:color="auto"/>
            <w:right w:val="none" w:sz="0" w:space="0" w:color="auto"/>
          </w:divBdr>
        </w:div>
        <w:div w:id="1160460220">
          <w:marLeft w:val="0"/>
          <w:marRight w:val="0"/>
          <w:marTop w:val="0"/>
          <w:marBottom w:val="0"/>
          <w:divBdr>
            <w:top w:val="none" w:sz="0" w:space="0" w:color="auto"/>
            <w:left w:val="none" w:sz="0" w:space="0" w:color="auto"/>
            <w:bottom w:val="none" w:sz="0" w:space="0" w:color="auto"/>
            <w:right w:val="none" w:sz="0" w:space="0" w:color="auto"/>
          </w:divBdr>
          <w:divsChild>
            <w:div w:id="761225071">
              <w:marLeft w:val="0"/>
              <w:marRight w:val="0"/>
              <w:marTop w:val="0"/>
              <w:marBottom w:val="0"/>
              <w:divBdr>
                <w:top w:val="none" w:sz="0" w:space="0" w:color="auto"/>
                <w:left w:val="none" w:sz="0" w:space="0" w:color="auto"/>
                <w:bottom w:val="none" w:sz="0" w:space="0" w:color="auto"/>
                <w:right w:val="none" w:sz="0" w:space="0" w:color="auto"/>
              </w:divBdr>
            </w:div>
            <w:div w:id="1011444805">
              <w:marLeft w:val="0"/>
              <w:marRight w:val="0"/>
              <w:marTop w:val="0"/>
              <w:marBottom w:val="0"/>
              <w:divBdr>
                <w:top w:val="none" w:sz="0" w:space="0" w:color="auto"/>
                <w:left w:val="none" w:sz="0" w:space="0" w:color="auto"/>
                <w:bottom w:val="none" w:sz="0" w:space="0" w:color="auto"/>
                <w:right w:val="none" w:sz="0" w:space="0" w:color="auto"/>
              </w:divBdr>
            </w:div>
            <w:div w:id="1339850532">
              <w:marLeft w:val="0"/>
              <w:marRight w:val="0"/>
              <w:marTop w:val="0"/>
              <w:marBottom w:val="0"/>
              <w:divBdr>
                <w:top w:val="none" w:sz="0" w:space="0" w:color="auto"/>
                <w:left w:val="none" w:sz="0" w:space="0" w:color="auto"/>
                <w:bottom w:val="none" w:sz="0" w:space="0" w:color="auto"/>
                <w:right w:val="none" w:sz="0" w:space="0" w:color="auto"/>
              </w:divBdr>
            </w:div>
          </w:divsChild>
        </w:div>
        <w:div w:id="1179853097">
          <w:marLeft w:val="0"/>
          <w:marRight w:val="0"/>
          <w:marTop w:val="0"/>
          <w:marBottom w:val="0"/>
          <w:divBdr>
            <w:top w:val="none" w:sz="0" w:space="0" w:color="auto"/>
            <w:left w:val="none" w:sz="0" w:space="0" w:color="auto"/>
            <w:bottom w:val="none" w:sz="0" w:space="0" w:color="auto"/>
            <w:right w:val="none" w:sz="0" w:space="0" w:color="auto"/>
          </w:divBdr>
        </w:div>
        <w:div w:id="1191379127">
          <w:marLeft w:val="0"/>
          <w:marRight w:val="0"/>
          <w:marTop w:val="0"/>
          <w:marBottom w:val="0"/>
          <w:divBdr>
            <w:top w:val="none" w:sz="0" w:space="0" w:color="auto"/>
            <w:left w:val="none" w:sz="0" w:space="0" w:color="auto"/>
            <w:bottom w:val="none" w:sz="0" w:space="0" w:color="auto"/>
            <w:right w:val="none" w:sz="0" w:space="0" w:color="auto"/>
          </w:divBdr>
          <w:divsChild>
            <w:div w:id="62291950">
              <w:marLeft w:val="0"/>
              <w:marRight w:val="0"/>
              <w:marTop w:val="0"/>
              <w:marBottom w:val="0"/>
              <w:divBdr>
                <w:top w:val="none" w:sz="0" w:space="0" w:color="auto"/>
                <w:left w:val="none" w:sz="0" w:space="0" w:color="auto"/>
                <w:bottom w:val="none" w:sz="0" w:space="0" w:color="auto"/>
                <w:right w:val="none" w:sz="0" w:space="0" w:color="auto"/>
              </w:divBdr>
            </w:div>
            <w:div w:id="153381480">
              <w:marLeft w:val="0"/>
              <w:marRight w:val="0"/>
              <w:marTop w:val="0"/>
              <w:marBottom w:val="0"/>
              <w:divBdr>
                <w:top w:val="none" w:sz="0" w:space="0" w:color="auto"/>
                <w:left w:val="none" w:sz="0" w:space="0" w:color="auto"/>
                <w:bottom w:val="none" w:sz="0" w:space="0" w:color="auto"/>
                <w:right w:val="none" w:sz="0" w:space="0" w:color="auto"/>
              </w:divBdr>
            </w:div>
          </w:divsChild>
        </w:div>
        <w:div w:id="1212230012">
          <w:marLeft w:val="0"/>
          <w:marRight w:val="0"/>
          <w:marTop w:val="0"/>
          <w:marBottom w:val="0"/>
          <w:divBdr>
            <w:top w:val="none" w:sz="0" w:space="0" w:color="auto"/>
            <w:left w:val="none" w:sz="0" w:space="0" w:color="auto"/>
            <w:bottom w:val="none" w:sz="0" w:space="0" w:color="auto"/>
            <w:right w:val="none" w:sz="0" w:space="0" w:color="auto"/>
          </w:divBdr>
        </w:div>
        <w:div w:id="1224559093">
          <w:marLeft w:val="0"/>
          <w:marRight w:val="0"/>
          <w:marTop w:val="0"/>
          <w:marBottom w:val="0"/>
          <w:divBdr>
            <w:top w:val="none" w:sz="0" w:space="0" w:color="auto"/>
            <w:left w:val="none" w:sz="0" w:space="0" w:color="auto"/>
            <w:bottom w:val="none" w:sz="0" w:space="0" w:color="auto"/>
            <w:right w:val="none" w:sz="0" w:space="0" w:color="auto"/>
          </w:divBdr>
        </w:div>
        <w:div w:id="1285888385">
          <w:marLeft w:val="0"/>
          <w:marRight w:val="0"/>
          <w:marTop w:val="0"/>
          <w:marBottom w:val="0"/>
          <w:divBdr>
            <w:top w:val="none" w:sz="0" w:space="0" w:color="auto"/>
            <w:left w:val="none" w:sz="0" w:space="0" w:color="auto"/>
            <w:bottom w:val="none" w:sz="0" w:space="0" w:color="auto"/>
            <w:right w:val="none" w:sz="0" w:space="0" w:color="auto"/>
          </w:divBdr>
          <w:divsChild>
            <w:div w:id="2075081938">
              <w:marLeft w:val="-75"/>
              <w:marRight w:val="0"/>
              <w:marTop w:val="30"/>
              <w:marBottom w:val="30"/>
              <w:divBdr>
                <w:top w:val="none" w:sz="0" w:space="0" w:color="auto"/>
                <w:left w:val="none" w:sz="0" w:space="0" w:color="auto"/>
                <w:bottom w:val="none" w:sz="0" w:space="0" w:color="auto"/>
                <w:right w:val="none" w:sz="0" w:space="0" w:color="auto"/>
              </w:divBdr>
              <w:divsChild>
                <w:div w:id="127943440">
                  <w:marLeft w:val="0"/>
                  <w:marRight w:val="0"/>
                  <w:marTop w:val="0"/>
                  <w:marBottom w:val="0"/>
                  <w:divBdr>
                    <w:top w:val="none" w:sz="0" w:space="0" w:color="auto"/>
                    <w:left w:val="none" w:sz="0" w:space="0" w:color="auto"/>
                    <w:bottom w:val="none" w:sz="0" w:space="0" w:color="auto"/>
                    <w:right w:val="none" w:sz="0" w:space="0" w:color="auto"/>
                  </w:divBdr>
                  <w:divsChild>
                    <w:div w:id="1141658203">
                      <w:marLeft w:val="0"/>
                      <w:marRight w:val="0"/>
                      <w:marTop w:val="0"/>
                      <w:marBottom w:val="0"/>
                      <w:divBdr>
                        <w:top w:val="none" w:sz="0" w:space="0" w:color="auto"/>
                        <w:left w:val="none" w:sz="0" w:space="0" w:color="auto"/>
                        <w:bottom w:val="none" w:sz="0" w:space="0" w:color="auto"/>
                        <w:right w:val="none" w:sz="0" w:space="0" w:color="auto"/>
                      </w:divBdr>
                    </w:div>
                    <w:div w:id="2014257770">
                      <w:marLeft w:val="0"/>
                      <w:marRight w:val="0"/>
                      <w:marTop w:val="0"/>
                      <w:marBottom w:val="0"/>
                      <w:divBdr>
                        <w:top w:val="none" w:sz="0" w:space="0" w:color="auto"/>
                        <w:left w:val="none" w:sz="0" w:space="0" w:color="auto"/>
                        <w:bottom w:val="none" w:sz="0" w:space="0" w:color="auto"/>
                        <w:right w:val="none" w:sz="0" w:space="0" w:color="auto"/>
                      </w:divBdr>
                    </w:div>
                  </w:divsChild>
                </w:div>
                <w:div w:id="486940811">
                  <w:marLeft w:val="0"/>
                  <w:marRight w:val="0"/>
                  <w:marTop w:val="0"/>
                  <w:marBottom w:val="0"/>
                  <w:divBdr>
                    <w:top w:val="none" w:sz="0" w:space="0" w:color="auto"/>
                    <w:left w:val="none" w:sz="0" w:space="0" w:color="auto"/>
                    <w:bottom w:val="none" w:sz="0" w:space="0" w:color="auto"/>
                    <w:right w:val="none" w:sz="0" w:space="0" w:color="auto"/>
                  </w:divBdr>
                  <w:divsChild>
                    <w:div w:id="418210794">
                      <w:marLeft w:val="0"/>
                      <w:marRight w:val="0"/>
                      <w:marTop w:val="0"/>
                      <w:marBottom w:val="0"/>
                      <w:divBdr>
                        <w:top w:val="none" w:sz="0" w:space="0" w:color="auto"/>
                        <w:left w:val="none" w:sz="0" w:space="0" w:color="auto"/>
                        <w:bottom w:val="none" w:sz="0" w:space="0" w:color="auto"/>
                        <w:right w:val="none" w:sz="0" w:space="0" w:color="auto"/>
                      </w:divBdr>
                    </w:div>
                    <w:div w:id="1094278274">
                      <w:marLeft w:val="0"/>
                      <w:marRight w:val="0"/>
                      <w:marTop w:val="0"/>
                      <w:marBottom w:val="0"/>
                      <w:divBdr>
                        <w:top w:val="none" w:sz="0" w:space="0" w:color="auto"/>
                        <w:left w:val="none" w:sz="0" w:space="0" w:color="auto"/>
                        <w:bottom w:val="none" w:sz="0" w:space="0" w:color="auto"/>
                        <w:right w:val="none" w:sz="0" w:space="0" w:color="auto"/>
                      </w:divBdr>
                    </w:div>
                  </w:divsChild>
                </w:div>
                <w:div w:id="595016945">
                  <w:marLeft w:val="0"/>
                  <w:marRight w:val="0"/>
                  <w:marTop w:val="0"/>
                  <w:marBottom w:val="0"/>
                  <w:divBdr>
                    <w:top w:val="none" w:sz="0" w:space="0" w:color="auto"/>
                    <w:left w:val="none" w:sz="0" w:space="0" w:color="auto"/>
                    <w:bottom w:val="none" w:sz="0" w:space="0" w:color="auto"/>
                    <w:right w:val="none" w:sz="0" w:space="0" w:color="auto"/>
                  </w:divBdr>
                  <w:divsChild>
                    <w:div w:id="1677878553">
                      <w:marLeft w:val="0"/>
                      <w:marRight w:val="0"/>
                      <w:marTop w:val="0"/>
                      <w:marBottom w:val="0"/>
                      <w:divBdr>
                        <w:top w:val="none" w:sz="0" w:space="0" w:color="auto"/>
                        <w:left w:val="none" w:sz="0" w:space="0" w:color="auto"/>
                        <w:bottom w:val="none" w:sz="0" w:space="0" w:color="auto"/>
                        <w:right w:val="none" w:sz="0" w:space="0" w:color="auto"/>
                      </w:divBdr>
                    </w:div>
                  </w:divsChild>
                </w:div>
                <w:div w:id="666830112">
                  <w:marLeft w:val="0"/>
                  <w:marRight w:val="0"/>
                  <w:marTop w:val="0"/>
                  <w:marBottom w:val="0"/>
                  <w:divBdr>
                    <w:top w:val="none" w:sz="0" w:space="0" w:color="auto"/>
                    <w:left w:val="none" w:sz="0" w:space="0" w:color="auto"/>
                    <w:bottom w:val="none" w:sz="0" w:space="0" w:color="auto"/>
                    <w:right w:val="none" w:sz="0" w:space="0" w:color="auto"/>
                  </w:divBdr>
                  <w:divsChild>
                    <w:div w:id="1287543572">
                      <w:marLeft w:val="0"/>
                      <w:marRight w:val="0"/>
                      <w:marTop w:val="0"/>
                      <w:marBottom w:val="0"/>
                      <w:divBdr>
                        <w:top w:val="none" w:sz="0" w:space="0" w:color="auto"/>
                        <w:left w:val="none" w:sz="0" w:space="0" w:color="auto"/>
                        <w:bottom w:val="none" w:sz="0" w:space="0" w:color="auto"/>
                        <w:right w:val="none" w:sz="0" w:space="0" w:color="auto"/>
                      </w:divBdr>
                    </w:div>
                  </w:divsChild>
                </w:div>
                <w:div w:id="823476000">
                  <w:marLeft w:val="0"/>
                  <w:marRight w:val="0"/>
                  <w:marTop w:val="0"/>
                  <w:marBottom w:val="0"/>
                  <w:divBdr>
                    <w:top w:val="none" w:sz="0" w:space="0" w:color="auto"/>
                    <w:left w:val="none" w:sz="0" w:space="0" w:color="auto"/>
                    <w:bottom w:val="none" w:sz="0" w:space="0" w:color="auto"/>
                    <w:right w:val="none" w:sz="0" w:space="0" w:color="auto"/>
                  </w:divBdr>
                  <w:divsChild>
                    <w:div w:id="1355350297">
                      <w:marLeft w:val="0"/>
                      <w:marRight w:val="0"/>
                      <w:marTop w:val="0"/>
                      <w:marBottom w:val="0"/>
                      <w:divBdr>
                        <w:top w:val="none" w:sz="0" w:space="0" w:color="auto"/>
                        <w:left w:val="none" w:sz="0" w:space="0" w:color="auto"/>
                        <w:bottom w:val="none" w:sz="0" w:space="0" w:color="auto"/>
                        <w:right w:val="none" w:sz="0" w:space="0" w:color="auto"/>
                      </w:divBdr>
                    </w:div>
                  </w:divsChild>
                </w:div>
                <w:div w:id="1020855997">
                  <w:marLeft w:val="0"/>
                  <w:marRight w:val="0"/>
                  <w:marTop w:val="0"/>
                  <w:marBottom w:val="0"/>
                  <w:divBdr>
                    <w:top w:val="none" w:sz="0" w:space="0" w:color="auto"/>
                    <w:left w:val="none" w:sz="0" w:space="0" w:color="auto"/>
                    <w:bottom w:val="none" w:sz="0" w:space="0" w:color="auto"/>
                    <w:right w:val="none" w:sz="0" w:space="0" w:color="auto"/>
                  </w:divBdr>
                  <w:divsChild>
                    <w:div w:id="408962415">
                      <w:marLeft w:val="0"/>
                      <w:marRight w:val="0"/>
                      <w:marTop w:val="0"/>
                      <w:marBottom w:val="0"/>
                      <w:divBdr>
                        <w:top w:val="none" w:sz="0" w:space="0" w:color="auto"/>
                        <w:left w:val="none" w:sz="0" w:space="0" w:color="auto"/>
                        <w:bottom w:val="none" w:sz="0" w:space="0" w:color="auto"/>
                        <w:right w:val="none" w:sz="0" w:space="0" w:color="auto"/>
                      </w:divBdr>
                    </w:div>
                  </w:divsChild>
                </w:div>
                <w:div w:id="1020886982">
                  <w:marLeft w:val="0"/>
                  <w:marRight w:val="0"/>
                  <w:marTop w:val="0"/>
                  <w:marBottom w:val="0"/>
                  <w:divBdr>
                    <w:top w:val="none" w:sz="0" w:space="0" w:color="auto"/>
                    <w:left w:val="none" w:sz="0" w:space="0" w:color="auto"/>
                    <w:bottom w:val="none" w:sz="0" w:space="0" w:color="auto"/>
                    <w:right w:val="none" w:sz="0" w:space="0" w:color="auto"/>
                  </w:divBdr>
                  <w:divsChild>
                    <w:div w:id="63256815">
                      <w:marLeft w:val="0"/>
                      <w:marRight w:val="0"/>
                      <w:marTop w:val="0"/>
                      <w:marBottom w:val="0"/>
                      <w:divBdr>
                        <w:top w:val="none" w:sz="0" w:space="0" w:color="auto"/>
                        <w:left w:val="none" w:sz="0" w:space="0" w:color="auto"/>
                        <w:bottom w:val="none" w:sz="0" w:space="0" w:color="auto"/>
                        <w:right w:val="none" w:sz="0" w:space="0" w:color="auto"/>
                      </w:divBdr>
                    </w:div>
                    <w:div w:id="1204252359">
                      <w:marLeft w:val="0"/>
                      <w:marRight w:val="0"/>
                      <w:marTop w:val="0"/>
                      <w:marBottom w:val="0"/>
                      <w:divBdr>
                        <w:top w:val="none" w:sz="0" w:space="0" w:color="auto"/>
                        <w:left w:val="none" w:sz="0" w:space="0" w:color="auto"/>
                        <w:bottom w:val="none" w:sz="0" w:space="0" w:color="auto"/>
                        <w:right w:val="none" w:sz="0" w:space="0" w:color="auto"/>
                      </w:divBdr>
                    </w:div>
                  </w:divsChild>
                </w:div>
                <w:div w:id="1069383000">
                  <w:marLeft w:val="0"/>
                  <w:marRight w:val="0"/>
                  <w:marTop w:val="0"/>
                  <w:marBottom w:val="0"/>
                  <w:divBdr>
                    <w:top w:val="none" w:sz="0" w:space="0" w:color="auto"/>
                    <w:left w:val="none" w:sz="0" w:space="0" w:color="auto"/>
                    <w:bottom w:val="none" w:sz="0" w:space="0" w:color="auto"/>
                    <w:right w:val="none" w:sz="0" w:space="0" w:color="auto"/>
                  </w:divBdr>
                  <w:divsChild>
                    <w:div w:id="23987253">
                      <w:marLeft w:val="0"/>
                      <w:marRight w:val="0"/>
                      <w:marTop w:val="0"/>
                      <w:marBottom w:val="0"/>
                      <w:divBdr>
                        <w:top w:val="none" w:sz="0" w:space="0" w:color="auto"/>
                        <w:left w:val="none" w:sz="0" w:space="0" w:color="auto"/>
                        <w:bottom w:val="none" w:sz="0" w:space="0" w:color="auto"/>
                        <w:right w:val="none" w:sz="0" w:space="0" w:color="auto"/>
                      </w:divBdr>
                    </w:div>
                    <w:div w:id="683673673">
                      <w:marLeft w:val="0"/>
                      <w:marRight w:val="0"/>
                      <w:marTop w:val="0"/>
                      <w:marBottom w:val="0"/>
                      <w:divBdr>
                        <w:top w:val="none" w:sz="0" w:space="0" w:color="auto"/>
                        <w:left w:val="none" w:sz="0" w:space="0" w:color="auto"/>
                        <w:bottom w:val="none" w:sz="0" w:space="0" w:color="auto"/>
                        <w:right w:val="none" w:sz="0" w:space="0" w:color="auto"/>
                      </w:divBdr>
                    </w:div>
                    <w:div w:id="1733695963">
                      <w:marLeft w:val="0"/>
                      <w:marRight w:val="0"/>
                      <w:marTop w:val="0"/>
                      <w:marBottom w:val="0"/>
                      <w:divBdr>
                        <w:top w:val="none" w:sz="0" w:space="0" w:color="auto"/>
                        <w:left w:val="none" w:sz="0" w:space="0" w:color="auto"/>
                        <w:bottom w:val="none" w:sz="0" w:space="0" w:color="auto"/>
                        <w:right w:val="none" w:sz="0" w:space="0" w:color="auto"/>
                      </w:divBdr>
                    </w:div>
                    <w:div w:id="2010980379">
                      <w:marLeft w:val="0"/>
                      <w:marRight w:val="0"/>
                      <w:marTop w:val="0"/>
                      <w:marBottom w:val="0"/>
                      <w:divBdr>
                        <w:top w:val="none" w:sz="0" w:space="0" w:color="auto"/>
                        <w:left w:val="none" w:sz="0" w:space="0" w:color="auto"/>
                        <w:bottom w:val="none" w:sz="0" w:space="0" w:color="auto"/>
                        <w:right w:val="none" w:sz="0" w:space="0" w:color="auto"/>
                      </w:divBdr>
                    </w:div>
                  </w:divsChild>
                </w:div>
                <w:div w:id="1211962962">
                  <w:marLeft w:val="0"/>
                  <w:marRight w:val="0"/>
                  <w:marTop w:val="0"/>
                  <w:marBottom w:val="0"/>
                  <w:divBdr>
                    <w:top w:val="none" w:sz="0" w:space="0" w:color="auto"/>
                    <w:left w:val="none" w:sz="0" w:space="0" w:color="auto"/>
                    <w:bottom w:val="none" w:sz="0" w:space="0" w:color="auto"/>
                    <w:right w:val="none" w:sz="0" w:space="0" w:color="auto"/>
                  </w:divBdr>
                  <w:divsChild>
                    <w:div w:id="355273881">
                      <w:marLeft w:val="0"/>
                      <w:marRight w:val="0"/>
                      <w:marTop w:val="0"/>
                      <w:marBottom w:val="0"/>
                      <w:divBdr>
                        <w:top w:val="none" w:sz="0" w:space="0" w:color="auto"/>
                        <w:left w:val="none" w:sz="0" w:space="0" w:color="auto"/>
                        <w:bottom w:val="none" w:sz="0" w:space="0" w:color="auto"/>
                        <w:right w:val="none" w:sz="0" w:space="0" w:color="auto"/>
                      </w:divBdr>
                    </w:div>
                  </w:divsChild>
                </w:div>
                <w:div w:id="1296914861">
                  <w:marLeft w:val="0"/>
                  <w:marRight w:val="0"/>
                  <w:marTop w:val="0"/>
                  <w:marBottom w:val="0"/>
                  <w:divBdr>
                    <w:top w:val="none" w:sz="0" w:space="0" w:color="auto"/>
                    <w:left w:val="none" w:sz="0" w:space="0" w:color="auto"/>
                    <w:bottom w:val="none" w:sz="0" w:space="0" w:color="auto"/>
                    <w:right w:val="none" w:sz="0" w:space="0" w:color="auto"/>
                  </w:divBdr>
                  <w:divsChild>
                    <w:div w:id="54358369">
                      <w:marLeft w:val="0"/>
                      <w:marRight w:val="0"/>
                      <w:marTop w:val="0"/>
                      <w:marBottom w:val="0"/>
                      <w:divBdr>
                        <w:top w:val="none" w:sz="0" w:space="0" w:color="auto"/>
                        <w:left w:val="none" w:sz="0" w:space="0" w:color="auto"/>
                        <w:bottom w:val="none" w:sz="0" w:space="0" w:color="auto"/>
                        <w:right w:val="none" w:sz="0" w:space="0" w:color="auto"/>
                      </w:divBdr>
                    </w:div>
                  </w:divsChild>
                </w:div>
                <w:div w:id="1309019984">
                  <w:marLeft w:val="0"/>
                  <w:marRight w:val="0"/>
                  <w:marTop w:val="0"/>
                  <w:marBottom w:val="0"/>
                  <w:divBdr>
                    <w:top w:val="none" w:sz="0" w:space="0" w:color="auto"/>
                    <w:left w:val="none" w:sz="0" w:space="0" w:color="auto"/>
                    <w:bottom w:val="none" w:sz="0" w:space="0" w:color="auto"/>
                    <w:right w:val="none" w:sz="0" w:space="0" w:color="auto"/>
                  </w:divBdr>
                  <w:divsChild>
                    <w:div w:id="632060175">
                      <w:marLeft w:val="0"/>
                      <w:marRight w:val="0"/>
                      <w:marTop w:val="0"/>
                      <w:marBottom w:val="0"/>
                      <w:divBdr>
                        <w:top w:val="none" w:sz="0" w:space="0" w:color="auto"/>
                        <w:left w:val="none" w:sz="0" w:space="0" w:color="auto"/>
                        <w:bottom w:val="none" w:sz="0" w:space="0" w:color="auto"/>
                        <w:right w:val="none" w:sz="0" w:space="0" w:color="auto"/>
                      </w:divBdr>
                    </w:div>
                    <w:div w:id="1548105033">
                      <w:marLeft w:val="0"/>
                      <w:marRight w:val="0"/>
                      <w:marTop w:val="0"/>
                      <w:marBottom w:val="0"/>
                      <w:divBdr>
                        <w:top w:val="none" w:sz="0" w:space="0" w:color="auto"/>
                        <w:left w:val="none" w:sz="0" w:space="0" w:color="auto"/>
                        <w:bottom w:val="none" w:sz="0" w:space="0" w:color="auto"/>
                        <w:right w:val="none" w:sz="0" w:space="0" w:color="auto"/>
                      </w:divBdr>
                    </w:div>
                    <w:div w:id="1740787141">
                      <w:marLeft w:val="0"/>
                      <w:marRight w:val="0"/>
                      <w:marTop w:val="0"/>
                      <w:marBottom w:val="0"/>
                      <w:divBdr>
                        <w:top w:val="none" w:sz="0" w:space="0" w:color="auto"/>
                        <w:left w:val="none" w:sz="0" w:space="0" w:color="auto"/>
                        <w:bottom w:val="none" w:sz="0" w:space="0" w:color="auto"/>
                        <w:right w:val="none" w:sz="0" w:space="0" w:color="auto"/>
                      </w:divBdr>
                    </w:div>
                  </w:divsChild>
                </w:div>
                <w:div w:id="1408385426">
                  <w:marLeft w:val="0"/>
                  <w:marRight w:val="0"/>
                  <w:marTop w:val="0"/>
                  <w:marBottom w:val="0"/>
                  <w:divBdr>
                    <w:top w:val="none" w:sz="0" w:space="0" w:color="auto"/>
                    <w:left w:val="none" w:sz="0" w:space="0" w:color="auto"/>
                    <w:bottom w:val="none" w:sz="0" w:space="0" w:color="auto"/>
                    <w:right w:val="none" w:sz="0" w:space="0" w:color="auto"/>
                  </w:divBdr>
                  <w:divsChild>
                    <w:div w:id="797187960">
                      <w:marLeft w:val="0"/>
                      <w:marRight w:val="0"/>
                      <w:marTop w:val="0"/>
                      <w:marBottom w:val="0"/>
                      <w:divBdr>
                        <w:top w:val="none" w:sz="0" w:space="0" w:color="auto"/>
                        <w:left w:val="none" w:sz="0" w:space="0" w:color="auto"/>
                        <w:bottom w:val="none" w:sz="0" w:space="0" w:color="auto"/>
                        <w:right w:val="none" w:sz="0" w:space="0" w:color="auto"/>
                      </w:divBdr>
                    </w:div>
                  </w:divsChild>
                </w:div>
                <w:div w:id="1618177671">
                  <w:marLeft w:val="0"/>
                  <w:marRight w:val="0"/>
                  <w:marTop w:val="0"/>
                  <w:marBottom w:val="0"/>
                  <w:divBdr>
                    <w:top w:val="none" w:sz="0" w:space="0" w:color="auto"/>
                    <w:left w:val="none" w:sz="0" w:space="0" w:color="auto"/>
                    <w:bottom w:val="none" w:sz="0" w:space="0" w:color="auto"/>
                    <w:right w:val="none" w:sz="0" w:space="0" w:color="auto"/>
                  </w:divBdr>
                  <w:divsChild>
                    <w:div w:id="845902435">
                      <w:marLeft w:val="0"/>
                      <w:marRight w:val="0"/>
                      <w:marTop w:val="0"/>
                      <w:marBottom w:val="0"/>
                      <w:divBdr>
                        <w:top w:val="none" w:sz="0" w:space="0" w:color="auto"/>
                        <w:left w:val="none" w:sz="0" w:space="0" w:color="auto"/>
                        <w:bottom w:val="none" w:sz="0" w:space="0" w:color="auto"/>
                        <w:right w:val="none" w:sz="0" w:space="0" w:color="auto"/>
                      </w:divBdr>
                    </w:div>
                  </w:divsChild>
                </w:div>
                <w:div w:id="1688602565">
                  <w:marLeft w:val="0"/>
                  <w:marRight w:val="0"/>
                  <w:marTop w:val="0"/>
                  <w:marBottom w:val="0"/>
                  <w:divBdr>
                    <w:top w:val="none" w:sz="0" w:space="0" w:color="auto"/>
                    <w:left w:val="none" w:sz="0" w:space="0" w:color="auto"/>
                    <w:bottom w:val="none" w:sz="0" w:space="0" w:color="auto"/>
                    <w:right w:val="none" w:sz="0" w:space="0" w:color="auto"/>
                  </w:divBdr>
                  <w:divsChild>
                    <w:div w:id="1783302471">
                      <w:marLeft w:val="0"/>
                      <w:marRight w:val="0"/>
                      <w:marTop w:val="0"/>
                      <w:marBottom w:val="0"/>
                      <w:divBdr>
                        <w:top w:val="none" w:sz="0" w:space="0" w:color="auto"/>
                        <w:left w:val="none" w:sz="0" w:space="0" w:color="auto"/>
                        <w:bottom w:val="none" w:sz="0" w:space="0" w:color="auto"/>
                        <w:right w:val="none" w:sz="0" w:space="0" w:color="auto"/>
                      </w:divBdr>
                    </w:div>
                  </w:divsChild>
                </w:div>
                <w:div w:id="1923639345">
                  <w:marLeft w:val="0"/>
                  <w:marRight w:val="0"/>
                  <w:marTop w:val="0"/>
                  <w:marBottom w:val="0"/>
                  <w:divBdr>
                    <w:top w:val="none" w:sz="0" w:space="0" w:color="auto"/>
                    <w:left w:val="none" w:sz="0" w:space="0" w:color="auto"/>
                    <w:bottom w:val="none" w:sz="0" w:space="0" w:color="auto"/>
                    <w:right w:val="none" w:sz="0" w:space="0" w:color="auto"/>
                  </w:divBdr>
                  <w:divsChild>
                    <w:div w:id="1824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6489">
          <w:marLeft w:val="0"/>
          <w:marRight w:val="0"/>
          <w:marTop w:val="0"/>
          <w:marBottom w:val="0"/>
          <w:divBdr>
            <w:top w:val="none" w:sz="0" w:space="0" w:color="auto"/>
            <w:left w:val="none" w:sz="0" w:space="0" w:color="auto"/>
            <w:bottom w:val="none" w:sz="0" w:space="0" w:color="auto"/>
            <w:right w:val="none" w:sz="0" w:space="0" w:color="auto"/>
          </w:divBdr>
        </w:div>
        <w:div w:id="1305046974">
          <w:marLeft w:val="0"/>
          <w:marRight w:val="0"/>
          <w:marTop w:val="0"/>
          <w:marBottom w:val="0"/>
          <w:divBdr>
            <w:top w:val="none" w:sz="0" w:space="0" w:color="auto"/>
            <w:left w:val="none" w:sz="0" w:space="0" w:color="auto"/>
            <w:bottom w:val="none" w:sz="0" w:space="0" w:color="auto"/>
            <w:right w:val="none" w:sz="0" w:space="0" w:color="auto"/>
          </w:divBdr>
        </w:div>
        <w:div w:id="1385909558">
          <w:marLeft w:val="0"/>
          <w:marRight w:val="0"/>
          <w:marTop w:val="0"/>
          <w:marBottom w:val="0"/>
          <w:divBdr>
            <w:top w:val="none" w:sz="0" w:space="0" w:color="auto"/>
            <w:left w:val="none" w:sz="0" w:space="0" w:color="auto"/>
            <w:bottom w:val="none" w:sz="0" w:space="0" w:color="auto"/>
            <w:right w:val="none" w:sz="0" w:space="0" w:color="auto"/>
          </w:divBdr>
        </w:div>
        <w:div w:id="1387098992">
          <w:marLeft w:val="0"/>
          <w:marRight w:val="0"/>
          <w:marTop w:val="0"/>
          <w:marBottom w:val="0"/>
          <w:divBdr>
            <w:top w:val="none" w:sz="0" w:space="0" w:color="auto"/>
            <w:left w:val="none" w:sz="0" w:space="0" w:color="auto"/>
            <w:bottom w:val="none" w:sz="0" w:space="0" w:color="auto"/>
            <w:right w:val="none" w:sz="0" w:space="0" w:color="auto"/>
          </w:divBdr>
        </w:div>
        <w:div w:id="1388145192">
          <w:marLeft w:val="0"/>
          <w:marRight w:val="0"/>
          <w:marTop w:val="0"/>
          <w:marBottom w:val="0"/>
          <w:divBdr>
            <w:top w:val="none" w:sz="0" w:space="0" w:color="auto"/>
            <w:left w:val="none" w:sz="0" w:space="0" w:color="auto"/>
            <w:bottom w:val="none" w:sz="0" w:space="0" w:color="auto"/>
            <w:right w:val="none" w:sz="0" w:space="0" w:color="auto"/>
          </w:divBdr>
          <w:divsChild>
            <w:div w:id="261571337">
              <w:marLeft w:val="0"/>
              <w:marRight w:val="0"/>
              <w:marTop w:val="0"/>
              <w:marBottom w:val="0"/>
              <w:divBdr>
                <w:top w:val="none" w:sz="0" w:space="0" w:color="auto"/>
                <w:left w:val="none" w:sz="0" w:space="0" w:color="auto"/>
                <w:bottom w:val="none" w:sz="0" w:space="0" w:color="auto"/>
                <w:right w:val="none" w:sz="0" w:space="0" w:color="auto"/>
              </w:divBdr>
            </w:div>
            <w:div w:id="884605769">
              <w:marLeft w:val="0"/>
              <w:marRight w:val="0"/>
              <w:marTop w:val="0"/>
              <w:marBottom w:val="0"/>
              <w:divBdr>
                <w:top w:val="none" w:sz="0" w:space="0" w:color="auto"/>
                <w:left w:val="none" w:sz="0" w:space="0" w:color="auto"/>
                <w:bottom w:val="none" w:sz="0" w:space="0" w:color="auto"/>
                <w:right w:val="none" w:sz="0" w:space="0" w:color="auto"/>
              </w:divBdr>
            </w:div>
          </w:divsChild>
        </w:div>
        <w:div w:id="1410233866">
          <w:marLeft w:val="0"/>
          <w:marRight w:val="0"/>
          <w:marTop w:val="0"/>
          <w:marBottom w:val="0"/>
          <w:divBdr>
            <w:top w:val="none" w:sz="0" w:space="0" w:color="auto"/>
            <w:left w:val="none" w:sz="0" w:space="0" w:color="auto"/>
            <w:bottom w:val="none" w:sz="0" w:space="0" w:color="auto"/>
            <w:right w:val="none" w:sz="0" w:space="0" w:color="auto"/>
          </w:divBdr>
        </w:div>
        <w:div w:id="1417096992">
          <w:marLeft w:val="0"/>
          <w:marRight w:val="0"/>
          <w:marTop w:val="0"/>
          <w:marBottom w:val="0"/>
          <w:divBdr>
            <w:top w:val="none" w:sz="0" w:space="0" w:color="auto"/>
            <w:left w:val="none" w:sz="0" w:space="0" w:color="auto"/>
            <w:bottom w:val="none" w:sz="0" w:space="0" w:color="auto"/>
            <w:right w:val="none" w:sz="0" w:space="0" w:color="auto"/>
          </w:divBdr>
        </w:div>
        <w:div w:id="1418481251">
          <w:marLeft w:val="0"/>
          <w:marRight w:val="0"/>
          <w:marTop w:val="0"/>
          <w:marBottom w:val="0"/>
          <w:divBdr>
            <w:top w:val="none" w:sz="0" w:space="0" w:color="auto"/>
            <w:left w:val="none" w:sz="0" w:space="0" w:color="auto"/>
            <w:bottom w:val="none" w:sz="0" w:space="0" w:color="auto"/>
            <w:right w:val="none" w:sz="0" w:space="0" w:color="auto"/>
          </w:divBdr>
        </w:div>
        <w:div w:id="1429540489">
          <w:marLeft w:val="0"/>
          <w:marRight w:val="0"/>
          <w:marTop w:val="0"/>
          <w:marBottom w:val="0"/>
          <w:divBdr>
            <w:top w:val="none" w:sz="0" w:space="0" w:color="auto"/>
            <w:left w:val="none" w:sz="0" w:space="0" w:color="auto"/>
            <w:bottom w:val="none" w:sz="0" w:space="0" w:color="auto"/>
            <w:right w:val="none" w:sz="0" w:space="0" w:color="auto"/>
          </w:divBdr>
        </w:div>
        <w:div w:id="1431581457">
          <w:marLeft w:val="0"/>
          <w:marRight w:val="0"/>
          <w:marTop w:val="0"/>
          <w:marBottom w:val="0"/>
          <w:divBdr>
            <w:top w:val="none" w:sz="0" w:space="0" w:color="auto"/>
            <w:left w:val="none" w:sz="0" w:space="0" w:color="auto"/>
            <w:bottom w:val="none" w:sz="0" w:space="0" w:color="auto"/>
            <w:right w:val="none" w:sz="0" w:space="0" w:color="auto"/>
          </w:divBdr>
          <w:divsChild>
            <w:div w:id="105782195">
              <w:marLeft w:val="0"/>
              <w:marRight w:val="0"/>
              <w:marTop w:val="0"/>
              <w:marBottom w:val="0"/>
              <w:divBdr>
                <w:top w:val="none" w:sz="0" w:space="0" w:color="auto"/>
                <w:left w:val="none" w:sz="0" w:space="0" w:color="auto"/>
                <w:bottom w:val="none" w:sz="0" w:space="0" w:color="auto"/>
                <w:right w:val="none" w:sz="0" w:space="0" w:color="auto"/>
              </w:divBdr>
            </w:div>
            <w:div w:id="122894879">
              <w:marLeft w:val="0"/>
              <w:marRight w:val="0"/>
              <w:marTop w:val="0"/>
              <w:marBottom w:val="0"/>
              <w:divBdr>
                <w:top w:val="none" w:sz="0" w:space="0" w:color="auto"/>
                <w:left w:val="none" w:sz="0" w:space="0" w:color="auto"/>
                <w:bottom w:val="none" w:sz="0" w:space="0" w:color="auto"/>
                <w:right w:val="none" w:sz="0" w:space="0" w:color="auto"/>
              </w:divBdr>
            </w:div>
            <w:div w:id="576476819">
              <w:marLeft w:val="0"/>
              <w:marRight w:val="0"/>
              <w:marTop w:val="0"/>
              <w:marBottom w:val="0"/>
              <w:divBdr>
                <w:top w:val="none" w:sz="0" w:space="0" w:color="auto"/>
                <w:left w:val="none" w:sz="0" w:space="0" w:color="auto"/>
                <w:bottom w:val="none" w:sz="0" w:space="0" w:color="auto"/>
                <w:right w:val="none" w:sz="0" w:space="0" w:color="auto"/>
              </w:divBdr>
            </w:div>
          </w:divsChild>
        </w:div>
        <w:div w:id="1441101378">
          <w:marLeft w:val="0"/>
          <w:marRight w:val="0"/>
          <w:marTop w:val="0"/>
          <w:marBottom w:val="0"/>
          <w:divBdr>
            <w:top w:val="none" w:sz="0" w:space="0" w:color="auto"/>
            <w:left w:val="none" w:sz="0" w:space="0" w:color="auto"/>
            <w:bottom w:val="none" w:sz="0" w:space="0" w:color="auto"/>
            <w:right w:val="none" w:sz="0" w:space="0" w:color="auto"/>
          </w:divBdr>
        </w:div>
        <w:div w:id="1442414218">
          <w:marLeft w:val="0"/>
          <w:marRight w:val="0"/>
          <w:marTop w:val="0"/>
          <w:marBottom w:val="0"/>
          <w:divBdr>
            <w:top w:val="none" w:sz="0" w:space="0" w:color="auto"/>
            <w:left w:val="none" w:sz="0" w:space="0" w:color="auto"/>
            <w:bottom w:val="none" w:sz="0" w:space="0" w:color="auto"/>
            <w:right w:val="none" w:sz="0" w:space="0" w:color="auto"/>
          </w:divBdr>
        </w:div>
        <w:div w:id="1456868737">
          <w:marLeft w:val="0"/>
          <w:marRight w:val="0"/>
          <w:marTop w:val="0"/>
          <w:marBottom w:val="0"/>
          <w:divBdr>
            <w:top w:val="none" w:sz="0" w:space="0" w:color="auto"/>
            <w:left w:val="none" w:sz="0" w:space="0" w:color="auto"/>
            <w:bottom w:val="none" w:sz="0" w:space="0" w:color="auto"/>
            <w:right w:val="none" w:sz="0" w:space="0" w:color="auto"/>
          </w:divBdr>
        </w:div>
        <w:div w:id="1460026054">
          <w:marLeft w:val="0"/>
          <w:marRight w:val="0"/>
          <w:marTop w:val="0"/>
          <w:marBottom w:val="0"/>
          <w:divBdr>
            <w:top w:val="none" w:sz="0" w:space="0" w:color="auto"/>
            <w:left w:val="none" w:sz="0" w:space="0" w:color="auto"/>
            <w:bottom w:val="none" w:sz="0" w:space="0" w:color="auto"/>
            <w:right w:val="none" w:sz="0" w:space="0" w:color="auto"/>
          </w:divBdr>
        </w:div>
        <w:div w:id="1476753782">
          <w:marLeft w:val="0"/>
          <w:marRight w:val="0"/>
          <w:marTop w:val="0"/>
          <w:marBottom w:val="0"/>
          <w:divBdr>
            <w:top w:val="none" w:sz="0" w:space="0" w:color="auto"/>
            <w:left w:val="none" w:sz="0" w:space="0" w:color="auto"/>
            <w:bottom w:val="none" w:sz="0" w:space="0" w:color="auto"/>
            <w:right w:val="none" w:sz="0" w:space="0" w:color="auto"/>
          </w:divBdr>
        </w:div>
        <w:div w:id="1487623485">
          <w:marLeft w:val="0"/>
          <w:marRight w:val="0"/>
          <w:marTop w:val="0"/>
          <w:marBottom w:val="0"/>
          <w:divBdr>
            <w:top w:val="none" w:sz="0" w:space="0" w:color="auto"/>
            <w:left w:val="none" w:sz="0" w:space="0" w:color="auto"/>
            <w:bottom w:val="none" w:sz="0" w:space="0" w:color="auto"/>
            <w:right w:val="none" w:sz="0" w:space="0" w:color="auto"/>
          </w:divBdr>
          <w:divsChild>
            <w:div w:id="326439106">
              <w:marLeft w:val="0"/>
              <w:marRight w:val="0"/>
              <w:marTop w:val="0"/>
              <w:marBottom w:val="0"/>
              <w:divBdr>
                <w:top w:val="none" w:sz="0" w:space="0" w:color="auto"/>
                <w:left w:val="none" w:sz="0" w:space="0" w:color="auto"/>
                <w:bottom w:val="none" w:sz="0" w:space="0" w:color="auto"/>
                <w:right w:val="none" w:sz="0" w:space="0" w:color="auto"/>
              </w:divBdr>
            </w:div>
            <w:div w:id="1224873874">
              <w:marLeft w:val="0"/>
              <w:marRight w:val="0"/>
              <w:marTop w:val="0"/>
              <w:marBottom w:val="0"/>
              <w:divBdr>
                <w:top w:val="none" w:sz="0" w:space="0" w:color="auto"/>
                <w:left w:val="none" w:sz="0" w:space="0" w:color="auto"/>
                <w:bottom w:val="none" w:sz="0" w:space="0" w:color="auto"/>
                <w:right w:val="none" w:sz="0" w:space="0" w:color="auto"/>
              </w:divBdr>
            </w:div>
            <w:div w:id="2046443792">
              <w:marLeft w:val="0"/>
              <w:marRight w:val="0"/>
              <w:marTop w:val="0"/>
              <w:marBottom w:val="0"/>
              <w:divBdr>
                <w:top w:val="none" w:sz="0" w:space="0" w:color="auto"/>
                <w:left w:val="none" w:sz="0" w:space="0" w:color="auto"/>
                <w:bottom w:val="none" w:sz="0" w:space="0" w:color="auto"/>
                <w:right w:val="none" w:sz="0" w:space="0" w:color="auto"/>
              </w:divBdr>
            </w:div>
          </w:divsChild>
        </w:div>
        <w:div w:id="1492483121">
          <w:marLeft w:val="0"/>
          <w:marRight w:val="0"/>
          <w:marTop w:val="0"/>
          <w:marBottom w:val="0"/>
          <w:divBdr>
            <w:top w:val="none" w:sz="0" w:space="0" w:color="auto"/>
            <w:left w:val="none" w:sz="0" w:space="0" w:color="auto"/>
            <w:bottom w:val="none" w:sz="0" w:space="0" w:color="auto"/>
            <w:right w:val="none" w:sz="0" w:space="0" w:color="auto"/>
          </w:divBdr>
        </w:div>
        <w:div w:id="1493595907">
          <w:marLeft w:val="0"/>
          <w:marRight w:val="0"/>
          <w:marTop w:val="0"/>
          <w:marBottom w:val="0"/>
          <w:divBdr>
            <w:top w:val="none" w:sz="0" w:space="0" w:color="auto"/>
            <w:left w:val="none" w:sz="0" w:space="0" w:color="auto"/>
            <w:bottom w:val="none" w:sz="0" w:space="0" w:color="auto"/>
            <w:right w:val="none" w:sz="0" w:space="0" w:color="auto"/>
          </w:divBdr>
        </w:div>
        <w:div w:id="1498497589">
          <w:marLeft w:val="0"/>
          <w:marRight w:val="0"/>
          <w:marTop w:val="0"/>
          <w:marBottom w:val="0"/>
          <w:divBdr>
            <w:top w:val="none" w:sz="0" w:space="0" w:color="auto"/>
            <w:left w:val="none" w:sz="0" w:space="0" w:color="auto"/>
            <w:bottom w:val="none" w:sz="0" w:space="0" w:color="auto"/>
            <w:right w:val="none" w:sz="0" w:space="0" w:color="auto"/>
          </w:divBdr>
        </w:div>
        <w:div w:id="1508864089">
          <w:marLeft w:val="0"/>
          <w:marRight w:val="0"/>
          <w:marTop w:val="0"/>
          <w:marBottom w:val="0"/>
          <w:divBdr>
            <w:top w:val="none" w:sz="0" w:space="0" w:color="auto"/>
            <w:left w:val="none" w:sz="0" w:space="0" w:color="auto"/>
            <w:bottom w:val="none" w:sz="0" w:space="0" w:color="auto"/>
            <w:right w:val="none" w:sz="0" w:space="0" w:color="auto"/>
          </w:divBdr>
        </w:div>
        <w:div w:id="1516266104">
          <w:marLeft w:val="0"/>
          <w:marRight w:val="0"/>
          <w:marTop w:val="0"/>
          <w:marBottom w:val="0"/>
          <w:divBdr>
            <w:top w:val="none" w:sz="0" w:space="0" w:color="auto"/>
            <w:left w:val="none" w:sz="0" w:space="0" w:color="auto"/>
            <w:bottom w:val="none" w:sz="0" w:space="0" w:color="auto"/>
            <w:right w:val="none" w:sz="0" w:space="0" w:color="auto"/>
          </w:divBdr>
        </w:div>
        <w:div w:id="1517184213">
          <w:marLeft w:val="0"/>
          <w:marRight w:val="0"/>
          <w:marTop w:val="0"/>
          <w:marBottom w:val="0"/>
          <w:divBdr>
            <w:top w:val="none" w:sz="0" w:space="0" w:color="auto"/>
            <w:left w:val="none" w:sz="0" w:space="0" w:color="auto"/>
            <w:bottom w:val="none" w:sz="0" w:space="0" w:color="auto"/>
            <w:right w:val="none" w:sz="0" w:space="0" w:color="auto"/>
          </w:divBdr>
        </w:div>
        <w:div w:id="1522357956">
          <w:marLeft w:val="0"/>
          <w:marRight w:val="0"/>
          <w:marTop w:val="0"/>
          <w:marBottom w:val="0"/>
          <w:divBdr>
            <w:top w:val="none" w:sz="0" w:space="0" w:color="auto"/>
            <w:left w:val="none" w:sz="0" w:space="0" w:color="auto"/>
            <w:bottom w:val="none" w:sz="0" w:space="0" w:color="auto"/>
            <w:right w:val="none" w:sz="0" w:space="0" w:color="auto"/>
          </w:divBdr>
        </w:div>
        <w:div w:id="1527210959">
          <w:marLeft w:val="0"/>
          <w:marRight w:val="0"/>
          <w:marTop w:val="0"/>
          <w:marBottom w:val="0"/>
          <w:divBdr>
            <w:top w:val="none" w:sz="0" w:space="0" w:color="auto"/>
            <w:left w:val="none" w:sz="0" w:space="0" w:color="auto"/>
            <w:bottom w:val="none" w:sz="0" w:space="0" w:color="auto"/>
            <w:right w:val="none" w:sz="0" w:space="0" w:color="auto"/>
          </w:divBdr>
        </w:div>
        <w:div w:id="1545142922">
          <w:marLeft w:val="0"/>
          <w:marRight w:val="0"/>
          <w:marTop w:val="0"/>
          <w:marBottom w:val="0"/>
          <w:divBdr>
            <w:top w:val="none" w:sz="0" w:space="0" w:color="auto"/>
            <w:left w:val="none" w:sz="0" w:space="0" w:color="auto"/>
            <w:bottom w:val="none" w:sz="0" w:space="0" w:color="auto"/>
            <w:right w:val="none" w:sz="0" w:space="0" w:color="auto"/>
          </w:divBdr>
          <w:divsChild>
            <w:div w:id="724598231">
              <w:marLeft w:val="0"/>
              <w:marRight w:val="0"/>
              <w:marTop w:val="0"/>
              <w:marBottom w:val="0"/>
              <w:divBdr>
                <w:top w:val="none" w:sz="0" w:space="0" w:color="auto"/>
                <w:left w:val="none" w:sz="0" w:space="0" w:color="auto"/>
                <w:bottom w:val="none" w:sz="0" w:space="0" w:color="auto"/>
                <w:right w:val="none" w:sz="0" w:space="0" w:color="auto"/>
              </w:divBdr>
            </w:div>
            <w:div w:id="1364357297">
              <w:marLeft w:val="0"/>
              <w:marRight w:val="0"/>
              <w:marTop w:val="0"/>
              <w:marBottom w:val="0"/>
              <w:divBdr>
                <w:top w:val="none" w:sz="0" w:space="0" w:color="auto"/>
                <w:left w:val="none" w:sz="0" w:space="0" w:color="auto"/>
                <w:bottom w:val="none" w:sz="0" w:space="0" w:color="auto"/>
                <w:right w:val="none" w:sz="0" w:space="0" w:color="auto"/>
              </w:divBdr>
            </w:div>
            <w:div w:id="1876235790">
              <w:marLeft w:val="0"/>
              <w:marRight w:val="0"/>
              <w:marTop w:val="0"/>
              <w:marBottom w:val="0"/>
              <w:divBdr>
                <w:top w:val="none" w:sz="0" w:space="0" w:color="auto"/>
                <w:left w:val="none" w:sz="0" w:space="0" w:color="auto"/>
                <w:bottom w:val="none" w:sz="0" w:space="0" w:color="auto"/>
                <w:right w:val="none" w:sz="0" w:space="0" w:color="auto"/>
              </w:divBdr>
            </w:div>
          </w:divsChild>
        </w:div>
        <w:div w:id="1562595408">
          <w:marLeft w:val="0"/>
          <w:marRight w:val="0"/>
          <w:marTop w:val="0"/>
          <w:marBottom w:val="0"/>
          <w:divBdr>
            <w:top w:val="none" w:sz="0" w:space="0" w:color="auto"/>
            <w:left w:val="none" w:sz="0" w:space="0" w:color="auto"/>
            <w:bottom w:val="none" w:sz="0" w:space="0" w:color="auto"/>
            <w:right w:val="none" w:sz="0" w:space="0" w:color="auto"/>
          </w:divBdr>
        </w:div>
        <w:div w:id="1565407176">
          <w:marLeft w:val="0"/>
          <w:marRight w:val="0"/>
          <w:marTop w:val="0"/>
          <w:marBottom w:val="0"/>
          <w:divBdr>
            <w:top w:val="none" w:sz="0" w:space="0" w:color="auto"/>
            <w:left w:val="none" w:sz="0" w:space="0" w:color="auto"/>
            <w:bottom w:val="none" w:sz="0" w:space="0" w:color="auto"/>
            <w:right w:val="none" w:sz="0" w:space="0" w:color="auto"/>
          </w:divBdr>
        </w:div>
        <w:div w:id="1587618852">
          <w:marLeft w:val="0"/>
          <w:marRight w:val="0"/>
          <w:marTop w:val="0"/>
          <w:marBottom w:val="0"/>
          <w:divBdr>
            <w:top w:val="none" w:sz="0" w:space="0" w:color="auto"/>
            <w:left w:val="none" w:sz="0" w:space="0" w:color="auto"/>
            <w:bottom w:val="none" w:sz="0" w:space="0" w:color="auto"/>
            <w:right w:val="none" w:sz="0" w:space="0" w:color="auto"/>
          </w:divBdr>
        </w:div>
        <w:div w:id="1612474918">
          <w:marLeft w:val="0"/>
          <w:marRight w:val="0"/>
          <w:marTop w:val="0"/>
          <w:marBottom w:val="0"/>
          <w:divBdr>
            <w:top w:val="none" w:sz="0" w:space="0" w:color="auto"/>
            <w:left w:val="none" w:sz="0" w:space="0" w:color="auto"/>
            <w:bottom w:val="none" w:sz="0" w:space="0" w:color="auto"/>
            <w:right w:val="none" w:sz="0" w:space="0" w:color="auto"/>
          </w:divBdr>
        </w:div>
        <w:div w:id="1651713399">
          <w:marLeft w:val="0"/>
          <w:marRight w:val="0"/>
          <w:marTop w:val="0"/>
          <w:marBottom w:val="0"/>
          <w:divBdr>
            <w:top w:val="none" w:sz="0" w:space="0" w:color="auto"/>
            <w:left w:val="none" w:sz="0" w:space="0" w:color="auto"/>
            <w:bottom w:val="none" w:sz="0" w:space="0" w:color="auto"/>
            <w:right w:val="none" w:sz="0" w:space="0" w:color="auto"/>
          </w:divBdr>
        </w:div>
        <w:div w:id="1661229254">
          <w:marLeft w:val="0"/>
          <w:marRight w:val="0"/>
          <w:marTop w:val="0"/>
          <w:marBottom w:val="0"/>
          <w:divBdr>
            <w:top w:val="none" w:sz="0" w:space="0" w:color="auto"/>
            <w:left w:val="none" w:sz="0" w:space="0" w:color="auto"/>
            <w:bottom w:val="none" w:sz="0" w:space="0" w:color="auto"/>
            <w:right w:val="none" w:sz="0" w:space="0" w:color="auto"/>
          </w:divBdr>
        </w:div>
        <w:div w:id="1667629075">
          <w:marLeft w:val="0"/>
          <w:marRight w:val="0"/>
          <w:marTop w:val="0"/>
          <w:marBottom w:val="0"/>
          <w:divBdr>
            <w:top w:val="none" w:sz="0" w:space="0" w:color="auto"/>
            <w:left w:val="none" w:sz="0" w:space="0" w:color="auto"/>
            <w:bottom w:val="none" w:sz="0" w:space="0" w:color="auto"/>
            <w:right w:val="none" w:sz="0" w:space="0" w:color="auto"/>
          </w:divBdr>
        </w:div>
        <w:div w:id="1668751351">
          <w:marLeft w:val="0"/>
          <w:marRight w:val="0"/>
          <w:marTop w:val="0"/>
          <w:marBottom w:val="0"/>
          <w:divBdr>
            <w:top w:val="none" w:sz="0" w:space="0" w:color="auto"/>
            <w:left w:val="none" w:sz="0" w:space="0" w:color="auto"/>
            <w:bottom w:val="none" w:sz="0" w:space="0" w:color="auto"/>
            <w:right w:val="none" w:sz="0" w:space="0" w:color="auto"/>
          </w:divBdr>
        </w:div>
        <w:div w:id="1679429522">
          <w:marLeft w:val="0"/>
          <w:marRight w:val="0"/>
          <w:marTop w:val="0"/>
          <w:marBottom w:val="0"/>
          <w:divBdr>
            <w:top w:val="none" w:sz="0" w:space="0" w:color="auto"/>
            <w:left w:val="none" w:sz="0" w:space="0" w:color="auto"/>
            <w:bottom w:val="none" w:sz="0" w:space="0" w:color="auto"/>
            <w:right w:val="none" w:sz="0" w:space="0" w:color="auto"/>
          </w:divBdr>
          <w:divsChild>
            <w:div w:id="53621865">
              <w:marLeft w:val="0"/>
              <w:marRight w:val="0"/>
              <w:marTop w:val="0"/>
              <w:marBottom w:val="0"/>
              <w:divBdr>
                <w:top w:val="none" w:sz="0" w:space="0" w:color="auto"/>
                <w:left w:val="none" w:sz="0" w:space="0" w:color="auto"/>
                <w:bottom w:val="none" w:sz="0" w:space="0" w:color="auto"/>
                <w:right w:val="none" w:sz="0" w:space="0" w:color="auto"/>
              </w:divBdr>
            </w:div>
            <w:div w:id="324166823">
              <w:marLeft w:val="0"/>
              <w:marRight w:val="0"/>
              <w:marTop w:val="0"/>
              <w:marBottom w:val="0"/>
              <w:divBdr>
                <w:top w:val="none" w:sz="0" w:space="0" w:color="auto"/>
                <w:left w:val="none" w:sz="0" w:space="0" w:color="auto"/>
                <w:bottom w:val="none" w:sz="0" w:space="0" w:color="auto"/>
                <w:right w:val="none" w:sz="0" w:space="0" w:color="auto"/>
              </w:divBdr>
            </w:div>
            <w:div w:id="401105399">
              <w:marLeft w:val="0"/>
              <w:marRight w:val="0"/>
              <w:marTop w:val="0"/>
              <w:marBottom w:val="0"/>
              <w:divBdr>
                <w:top w:val="none" w:sz="0" w:space="0" w:color="auto"/>
                <w:left w:val="none" w:sz="0" w:space="0" w:color="auto"/>
                <w:bottom w:val="none" w:sz="0" w:space="0" w:color="auto"/>
                <w:right w:val="none" w:sz="0" w:space="0" w:color="auto"/>
              </w:divBdr>
            </w:div>
            <w:div w:id="1125390969">
              <w:marLeft w:val="0"/>
              <w:marRight w:val="0"/>
              <w:marTop w:val="0"/>
              <w:marBottom w:val="0"/>
              <w:divBdr>
                <w:top w:val="none" w:sz="0" w:space="0" w:color="auto"/>
                <w:left w:val="none" w:sz="0" w:space="0" w:color="auto"/>
                <w:bottom w:val="none" w:sz="0" w:space="0" w:color="auto"/>
                <w:right w:val="none" w:sz="0" w:space="0" w:color="auto"/>
              </w:divBdr>
            </w:div>
          </w:divsChild>
        </w:div>
        <w:div w:id="1690912903">
          <w:marLeft w:val="0"/>
          <w:marRight w:val="0"/>
          <w:marTop w:val="0"/>
          <w:marBottom w:val="0"/>
          <w:divBdr>
            <w:top w:val="none" w:sz="0" w:space="0" w:color="auto"/>
            <w:left w:val="none" w:sz="0" w:space="0" w:color="auto"/>
            <w:bottom w:val="none" w:sz="0" w:space="0" w:color="auto"/>
            <w:right w:val="none" w:sz="0" w:space="0" w:color="auto"/>
          </w:divBdr>
        </w:div>
        <w:div w:id="1694106817">
          <w:marLeft w:val="0"/>
          <w:marRight w:val="0"/>
          <w:marTop w:val="0"/>
          <w:marBottom w:val="0"/>
          <w:divBdr>
            <w:top w:val="none" w:sz="0" w:space="0" w:color="auto"/>
            <w:left w:val="none" w:sz="0" w:space="0" w:color="auto"/>
            <w:bottom w:val="none" w:sz="0" w:space="0" w:color="auto"/>
            <w:right w:val="none" w:sz="0" w:space="0" w:color="auto"/>
          </w:divBdr>
        </w:div>
        <w:div w:id="1764181609">
          <w:marLeft w:val="0"/>
          <w:marRight w:val="0"/>
          <w:marTop w:val="0"/>
          <w:marBottom w:val="0"/>
          <w:divBdr>
            <w:top w:val="none" w:sz="0" w:space="0" w:color="auto"/>
            <w:left w:val="none" w:sz="0" w:space="0" w:color="auto"/>
            <w:bottom w:val="none" w:sz="0" w:space="0" w:color="auto"/>
            <w:right w:val="none" w:sz="0" w:space="0" w:color="auto"/>
          </w:divBdr>
        </w:div>
        <w:div w:id="1767847700">
          <w:marLeft w:val="0"/>
          <w:marRight w:val="0"/>
          <w:marTop w:val="0"/>
          <w:marBottom w:val="0"/>
          <w:divBdr>
            <w:top w:val="none" w:sz="0" w:space="0" w:color="auto"/>
            <w:left w:val="none" w:sz="0" w:space="0" w:color="auto"/>
            <w:bottom w:val="none" w:sz="0" w:space="0" w:color="auto"/>
            <w:right w:val="none" w:sz="0" w:space="0" w:color="auto"/>
          </w:divBdr>
          <w:divsChild>
            <w:div w:id="698241057">
              <w:marLeft w:val="0"/>
              <w:marRight w:val="0"/>
              <w:marTop w:val="0"/>
              <w:marBottom w:val="0"/>
              <w:divBdr>
                <w:top w:val="none" w:sz="0" w:space="0" w:color="auto"/>
                <w:left w:val="none" w:sz="0" w:space="0" w:color="auto"/>
                <w:bottom w:val="none" w:sz="0" w:space="0" w:color="auto"/>
                <w:right w:val="none" w:sz="0" w:space="0" w:color="auto"/>
              </w:divBdr>
            </w:div>
            <w:div w:id="723335098">
              <w:marLeft w:val="0"/>
              <w:marRight w:val="0"/>
              <w:marTop w:val="0"/>
              <w:marBottom w:val="0"/>
              <w:divBdr>
                <w:top w:val="none" w:sz="0" w:space="0" w:color="auto"/>
                <w:left w:val="none" w:sz="0" w:space="0" w:color="auto"/>
                <w:bottom w:val="none" w:sz="0" w:space="0" w:color="auto"/>
                <w:right w:val="none" w:sz="0" w:space="0" w:color="auto"/>
              </w:divBdr>
            </w:div>
            <w:div w:id="822044605">
              <w:marLeft w:val="0"/>
              <w:marRight w:val="0"/>
              <w:marTop w:val="0"/>
              <w:marBottom w:val="0"/>
              <w:divBdr>
                <w:top w:val="none" w:sz="0" w:space="0" w:color="auto"/>
                <w:left w:val="none" w:sz="0" w:space="0" w:color="auto"/>
                <w:bottom w:val="none" w:sz="0" w:space="0" w:color="auto"/>
                <w:right w:val="none" w:sz="0" w:space="0" w:color="auto"/>
              </w:divBdr>
            </w:div>
            <w:div w:id="1793938896">
              <w:marLeft w:val="0"/>
              <w:marRight w:val="0"/>
              <w:marTop w:val="0"/>
              <w:marBottom w:val="0"/>
              <w:divBdr>
                <w:top w:val="none" w:sz="0" w:space="0" w:color="auto"/>
                <w:left w:val="none" w:sz="0" w:space="0" w:color="auto"/>
                <w:bottom w:val="none" w:sz="0" w:space="0" w:color="auto"/>
                <w:right w:val="none" w:sz="0" w:space="0" w:color="auto"/>
              </w:divBdr>
            </w:div>
          </w:divsChild>
        </w:div>
        <w:div w:id="1799642310">
          <w:marLeft w:val="0"/>
          <w:marRight w:val="0"/>
          <w:marTop w:val="0"/>
          <w:marBottom w:val="0"/>
          <w:divBdr>
            <w:top w:val="none" w:sz="0" w:space="0" w:color="auto"/>
            <w:left w:val="none" w:sz="0" w:space="0" w:color="auto"/>
            <w:bottom w:val="none" w:sz="0" w:space="0" w:color="auto"/>
            <w:right w:val="none" w:sz="0" w:space="0" w:color="auto"/>
          </w:divBdr>
        </w:div>
        <w:div w:id="1808549927">
          <w:marLeft w:val="0"/>
          <w:marRight w:val="0"/>
          <w:marTop w:val="0"/>
          <w:marBottom w:val="0"/>
          <w:divBdr>
            <w:top w:val="none" w:sz="0" w:space="0" w:color="auto"/>
            <w:left w:val="none" w:sz="0" w:space="0" w:color="auto"/>
            <w:bottom w:val="none" w:sz="0" w:space="0" w:color="auto"/>
            <w:right w:val="none" w:sz="0" w:space="0" w:color="auto"/>
          </w:divBdr>
        </w:div>
        <w:div w:id="1817186875">
          <w:marLeft w:val="0"/>
          <w:marRight w:val="0"/>
          <w:marTop w:val="0"/>
          <w:marBottom w:val="0"/>
          <w:divBdr>
            <w:top w:val="none" w:sz="0" w:space="0" w:color="auto"/>
            <w:left w:val="none" w:sz="0" w:space="0" w:color="auto"/>
            <w:bottom w:val="none" w:sz="0" w:space="0" w:color="auto"/>
            <w:right w:val="none" w:sz="0" w:space="0" w:color="auto"/>
          </w:divBdr>
        </w:div>
        <w:div w:id="1822651737">
          <w:marLeft w:val="0"/>
          <w:marRight w:val="0"/>
          <w:marTop w:val="0"/>
          <w:marBottom w:val="0"/>
          <w:divBdr>
            <w:top w:val="none" w:sz="0" w:space="0" w:color="auto"/>
            <w:left w:val="none" w:sz="0" w:space="0" w:color="auto"/>
            <w:bottom w:val="none" w:sz="0" w:space="0" w:color="auto"/>
            <w:right w:val="none" w:sz="0" w:space="0" w:color="auto"/>
          </w:divBdr>
          <w:divsChild>
            <w:div w:id="80640035">
              <w:marLeft w:val="0"/>
              <w:marRight w:val="0"/>
              <w:marTop w:val="0"/>
              <w:marBottom w:val="0"/>
              <w:divBdr>
                <w:top w:val="none" w:sz="0" w:space="0" w:color="auto"/>
                <w:left w:val="none" w:sz="0" w:space="0" w:color="auto"/>
                <w:bottom w:val="none" w:sz="0" w:space="0" w:color="auto"/>
                <w:right w:val="none" w:sz="0" w:space="0" w:color="auto"/>
              </w:divBdr>
            </w:div>
            <w:div w:id="673146916">
              <w:marLeft w:val="0"/>
              <w:marRight w:val="0"/>
              <w:marTop w:val="0"/>
              <w:marBottom w:val="0"/>
              <w:divBdr>
                <w:top w:val="none" w:sz="0" w:space="0" w:color="auto"/>
                <w:left w:val="none" w:sz="0" w:space="0" w:color="auto"/>
                <w:bottom w:val="none" w:sz="0" w:space="0" w:color="auto"/>
                <w:right w:val="none" w:sz="0" w:space="0" w:color="auto"/>
              </w:divBdr>
            </w:div>
            <w:div w:id="828055357">
              <w:marLeft w:val="0"/>
              <w:marRight w:val="0"/>
              <w:marTop w:val="0"/>
              <w:marBottom w:val="0"/>
              <w:divBdr>
                <w:top w:val="none" w:sz="0" w:space="0" w:color="auto"/>
                <w:left w:val="none" w:sz="0" w:space="0" w:color="auto"/>
                <w:bottom w:val="none" w:sz="0" w:space="0" w:color="auto"/>
                <w:right w:val="none" w:sz="0" w:space="0" w:color="auto"/>
              </w:divBdr>
            </w:div>
            <w:div w:id="1917737446">
              <w:marLeft w:val="0"/>
              <w:marRight w:val="0"/>
              <w:marTop w:val="0"/>
              <w:marBottom w:val="0"/>
              <w:divBdr>
                <w:top w:val="none" w:sz="0" w:space="0" w:color="auto"/>
                <w:left w:val="none" w:sz="0" w:space="0" w:color="auto"/>
                <w:bottom w:val="none" w:sz="0" w:space="0" w:color="auto"/>
                <w:right w:val="none" w:sz="0" w:space="0" w:color="auto"/>
              </w:divBdr>
            </w:div>
            <w:div w:id="1920361403">
              <w:marLeft w:val="0"/>
              <w:marRight w:val="0"/>
              <w:marTop w:val="0"/>
              <w:marBottom w:val="0"/>
              <w:divBdr>
                <w:top w:val="none" w:sz="0" w:space="0" w:color="auto"/>
                <w:left w:val="none" w:sz="0" w:space="0" w:color="auto"/>
                <w:bottom w:val="none" w:sz="0" w:space="0" w:color="auto"/>
                <w:right w:val="none" w:sz="0" w:space="0" w:color="auto"/>
              </w:divBdr>
            </w:div>
          </w:divsChild>
        </w:div>
        <w:div w:id="1830244031">
          <w:marLeft w:val="0"/>
          <w:marRight w:val="0"/>
          <w:marTop w:val="0"/>
          <w:marBottom w:val="0"/>
          <w:divBdr>
            <w:top w:val="none" w:sz="0" w:space="0" w:color="auto"/>
            <w:left w:val="none" w:sz="0" w:space="0" w:color="auto"/>
            <w:bottom w:val="none" w:sz="0" w:space="0" w:color="auto"/>
            <w:right w:val="none" w:sz="0" w:space="0" w:color="auto"/>
          </w:divBdr>
        </w:div>
        <w:div w:id="1839029533">
          <w:marLeft w:val="0"/>
          <w:marRight w:val="0"/>
          <w:marTop w:val="0"/>
          <w:marBottom w:val="0"/>
          <w:divBdr>
            <w:top w:val="none" w:sz="0" w:space="0" w:color="auto"/>
            <w:left w:val="none" w:sz="0" w:space="0" w:color="auto"/>
            <w:bottom w:val="none" w:sz="0" w:space="0" w:color="auto"/>
            <w:right w:val="none" w:sz="0" w:space="0" w:color="auto"/>
          </w:divBdr>
        </w:div>
        <w:div w:id="1857040594">
          <w:marLeft w:val="0"/>
          <w:marRight w:val="0"/>
          <w:marTop w:val="0"/>
          <w:marBottom w:val="0"/>
          <w:divBdr>
            <w:top w:val="none" w:sz="0" w:space="0" w:color="auto"/>
            <w:left w:val="none" w:sz="0" w:space="0" w:color="auto"/>
            <w:bottom w:val="none" w:sz="0" w:space="0" w:color="auto"/>
            <w:right w:val="none" w:sz="0" w:space="0" w:color="auto"/>
          </w:divBdr>
        </w:div>
        <w:div w:id="1860968868">
          <w:marLeft w:val="0"/>
          <w:marRight w:val="0"/>
          <w:marTop w:val="0"/>
          <w:marBottom w:val="0"/>
          <w:divBdr>
            <w:top w:val="none" w:sz="0" w:space="0" w:color="auto"/>
            <w:left w:val="none" w:sz="0" w:space="0" w:color="auto"/>
            <w:bottom w:val="none" w:sz="0" w:space="0" w:color="auto"/>
            <w:right w:val="none" w:sz="0" w:space="0" w:color="auto"/>
          </w:divBdr>
        </w:div>
        <w:div w:id="1882083965">
          <w:marLeft w:val="0"/>
          <w:marRight w:val="0"/>
          <w:marTop w:val="0"/>
          <w:marBottom w:val="0"/>
          <w:divBdr>
            <w:top w:val="none" w:sz="0" w:space="0" w:color="auto"/>
            <w:left w:val="none" w:sz="0" w:space="0" w:color="auto"/>
            <w:bottom w:val="none" w:sz="0" w:space="0" w:color="auto"/>
            <w:right w:val="none" w:sz="0" w:space="0" w:color="auto"/>
          </w:divBdr>
        </w:div>
        <w:div w:id="1882596036">
          <w:marLeft w:val="0"/>
          <w:marRight w:val="0"/>
          <w:marTop w:val="0"/>
          <w:marBottom w:val="0"/>
          <w:divBdr>
            <w:top w:val="none" w:sz="0" w:space="0" w:color="auto"/>
            <w:left w:val="none" w:sz="0" w:space="0" w:color="auto"/>
            <w:bottom w:val="none" w:sz="0" w:space="0" w:color="auto"/>
            <w:right w:val="none" w:sz="0" w:space="0" w:color="auto"/>
          </w:divBdr>
        </w:div>
        <w:div w:id="1886287617">
          <w:marLeft w:val="0"/>
          <w:marRight w:val="0"/>
          <w:marTop w:val="0"/>
          <w:marBottom w:val="0"/>
          <w:divBdr>
            <w:top w:val="none" w:sz="0" w:space="0" w:color="auto"/>
            <w:left w:val="none" w:sz="0" w:space="0" w:color="auto"/>
            <w:bottom w:val="none" w:sz="0" w:space="0" w:color="auto"/>
            <w:right w:val="none" w:sz="0" w:space="0" w:color="auto"/>
          </w:divBdr>
        </w:div>
        <w:div w:id="1906648463">
          <w:marLeft w:val="0"/>
          <w:marRight w:val="0"/>
          <w:marTop w:val="0"/>
          <w:marBottom w:val="0"/>
          <w:divBdr>
            <w:top w:val="none" w:sz="0" w:space="0" w:color="auto"/>
            <w:left w:val="none" w:sz="0" w:space="0" w:color="auto"/>
            <w:bottom w:val="none" w:sz="0" w:space="0" w:color="auto"/>
            <w:right w:val="none" w:sz="0" w:space="0" w:color="auto"/>
          </w:divBdr>
        </w:div>
        <w:div w:id="1914197517">
          <w:marLeft w:val="0"/>
          <w:marRight w:val="0"/>
          <w:marTop w:val="0"/>
          <w:marBottom w:val="0"/>
          <w:divBdr>
            <w:top w:val="none" w:sz="0" w:space="0" w:color="auto"/>
            <w:left w:val="none" w:sz="0" w:space="0" w:color="auto"/>
            <w:bottom w:val="none" w:sz="0" w:space="0" w:color="auto"/>
            <w:right w:val="none" w:sz="0" w:space="0" w:color="auto"/>
          </w:divBdr>
          <w:divsChild>
            <w:div w:id="1015763">
              <w:marLeft w:val="0"/>
              <w:marRight w:val="0"/>
              <w:marTop w:val="0"/>
              <w:marBottom w:val="0"/>
              <w:divBdr>
                <w:top w:val="none" w:sz="0" w:space="0" w:color="auto"/>
                <w:left w:val="none" w:sz="0" w:space="0" w:color="auto"/>
                <w:bottom w:val="none" w:sz="0" w:space="0" w:color="auto"/>
                <w:right w:val="none" w:sz="0" w:space="0" w:color="auto"/>
              </w:divBdr>
            </w:div>
            <w:div w:id="1662468210">
              <w:marLeft w:val="0"/>
              <w:marRight w:val="0"/>
              <w:marTop w:val="0"/>
              <w:marBottom w:val="0"/>
              <w:divBdr>
                <w:top w:val="none" w:sz="0" w:space="0" w:color="auto"/>
                <w:left w:val="none" w:sz="0" w:space="0" w:color="auto"/>
                <w:bottom w:val="none" w:sz="0" w:space="0" w:color="auto"/>
                <w:right w:val="none" w:sz="0" w:space="0" w:color="auto"/>
              </w:divBdr>
            </w:div>
            <w:div w:id="1800106492">
              <w:marLeft w:val="0"/>
              <w:marRight w:val="0"/>
              <w:marTop w:val="0"/>
              <w:marBottom w:val="0"/>
              <w:divBdr>
                <w:top w:val="none" w:sz="0" w:space="0" w:color="auto"/>
                <w:left w:val="none" w:sz="0" w:space="0" w:color="auto"/>
                <w:bottom w:val="none" w:sz="0" w:space="0" w:color="auto"/>
                <w:right w:val="none" w:sz="0" w:space="0" w:color="auto"/>
              </w:divBdr>
            </w:div>
          </w:divsChild>
        </w:div>
        <w:div w:id="1916893448">
          <w:marLeft w:val="0"/>
          <w:marRight w:val="0"/>
          <w:marTop w:val="0"/>
          <w:marBottom w:val="0"/>
          <w:divBdr>
            <w:top w:val="none" w:sz="0" w:space="0" w:color="auto"/>
            <w:left w:val="none" w:sz="0" w:space="0" w:color="auto"/>
            <w:bottom w:val="none" w:sz="0" w:space="0" w:color="auto"/>
            <w:right w:val="none" w:sz="0" w:space="0" w:color="auto"/>
          </w:divBdr>
          <w:divsChild>
            <w:div w:id="449204349">
              <w:marLeft w:val="0"/>
              <w:marRight w:val="0"/>
              <w:marTop w:val="0"/>
              <w:marBottom w:val="0"/>
              <w:divBdr>
                <w:top w:val="none" w:sz="0" w:space="0" w:color="auto"/>
                <w:left w:val="none" w:sz="0" w:space="0" w:color="auto"/>
                <w:bottom w:val="none" w:sz="0" w:space="0" w:color="auto"/>
                <w:right w:val="none" w:sz="0" w:space="0" w:color="auto"/>
              </w:divBdr>
            </w:div>
            <w:div w:id="746004133">
              <w:marLeft w:val="0"/>
              <w:marRight w:val="0"/>
              <w:marTop w:val="0"/>
              <w:marBottom w:val="0"/>
              <w:divBdr>
                <w:top w:val="none" w:sz="0" w:space="0" w:color="auto"/>
                <w:left w:val="none" w:sz="0" w:space="0" w:color="auto"/>
                <w:bottom w:val="none" w:sz="0" w:space="0" w:color="auto"/>
                <w:right w:val="none" w:sz="0" w:space="0" w:color="auto"/>
              </w:divBdr>
            </w:div>
            <w:div w:id="1756173190">
              <w:marLeft w:val="0"/>
              <w:marRight w:val="0"/>
              <w:marTop w:val="0"/>
              <w:marBottom w:val="0"/>
              <w:divBdr>
                <w:top w:val="none" w:sz="0" w:space="0" w:color="auto"/>
                <w:left w:val="none" w:sz="0" w:space="0" w:color="auto"/>
                <w:bottom w:val="none" w:sz="0" w:space="0" w:color="auto"/>
                <w:right w:val="none" w:sz="0" w:space="0" w:color="auto"/>
              </w:divBdr>
            </w:div>
            <w:div w:id="2144346556">
              <w:marLeft w:val="0"/>
              <w:marRight w:val="0"/>
              <w:marTop w:val="0"/>
              <w:marBottom w:val="0"/>
              <w:divBdr>
                <w:top w:val="none" w:sz="0" w:space="0" w:color="auto"/>
                <w:left w:val="none" w:sz="0" w:space="0" w:color="auto"/>
                <w:bottom w:val="none" w:sz="0" w:space="0" w:color="auto"/>
                <w:right w:val="none" w:sz="0" w:space="0" w:color="auto"/>
              </w:divBdr>
            </w:div>
          </w:divsChild>
        </w:div>
        <w:div w:id="1918247115">
          <w:marLeft w:val="0"/>
          <w:marRight w:val="0"/>
          <w:marTop w:val="0"/>
          <w:marBottom w:val="0"/>
          <w:divBdr>
            <w:top w:val="none" w:sz="0" w:space="0" w:color="auto"/>
            <w:left w:val="none" w:sz="0" w:space="0" w:color="auto"/>
            <w:bottom w:val="none" w:sz="0" w:space="0" w:color="auto"/>
            <w:right w:val="none" w:sz="0" w:space="0" w:color="auto"/>
          </w:divBdr>
        </w:div>
        <w:div w:id="1918779256">
          <w:marLeft w:val="0"/>
          <w:marRight w:val="0"/>
          <w:marTop w:val="0"/>
          <w:marBottom w:val="0"/>
          <w:divBdr>
            <w:top w:val="none" w:sz="0" w:space="0" w:color="auto"/>
            <w:left w:val="none" w:sz="0" w:space="0" w:color="auto"/>
            <w:bottom w:val="none" w:sz="0" w:space="0" w:color="auto"/>
            <w:right w:val="none" w:sz="0" w:space="0" w:color="auto"/>
          </w:divBdr>
        </w:div>
        <w:div w:id="1924098474">
          <w:marLeft w:val="0"/>
          <w:marRight w:val="0"/>
          <w:marTop w:val="0"/>
          <w:marBottom w:val="0"/>
          <w:divBdr>
            <w:top w:val="none" w:sz="0" w:space="0" w:color="auto"/>
            <w:left w:val="none" w:sz="0" w:space="0" w:color="auto"/>
            <w:bottom w:val="none" w:sz="0" w:space="0" w:color="auto"/>
            <w:right w:val="none" w:sz="0" w:space="0" w:color="auto"/>
          </w:divBdr>
          <w:divsChild>
            <w:div w:id="167140622">
              <w:marLeft w:val="0"/>
              <w:marRight w:val="0"/>
              <w:marTop w:val="0"/>
              <w:marBottom w:val="0"/>
              <w:divBdr>
                <w:top w:val="none" w:sz="0" w:space="0" w:color="auto"/>
                <w:left w:val="none" w:sz="0" w:space="0" w:color="auto"/>
                <w:bottom w:val="none" w:sz="0" w:space="0" w:color="auto"/>
                <w:right w:val="none" w:sz="0" w:space="0" w:color="auto"/>
              </w:divBdr>
            </w:div>
            <w:div w:id="454181901">
              <w:marLeft w:val="0"/>
              <w:marRight w:val="0"/>
              <w:marTop w:val="0"/>
              <w:marBottom w:val="0"/>
              <w:divBdr>
                <w:top w:val="none" w:sz="0" w:space="0" w:color="auto"/>
                <w:left w:val="none" w:sz="0" w:space="0" w:color="auto"/>
                <w:bottom w:val="none" w:sz="0" w:space="0" w:color="auto"/>
                <w:right w:val="none" w:sz="0" w:space="0" w:color="auto"/>
              </w:divBdr>
            </w:div>
            <w:div w:id="506333385">
              <w:marLeft w:val="0"/>
              <w:marRight w:val="0"/>
              <w:marTop w:val="0"/>
              <w:marBottom w:val="0"/>
              <w:divBdr>
                <w:top w:val="none" w:sz="0" w:space="0" w:color="auto"/>
                <w:left w:val="none" w:sz="0" w:space="0" w:color="auto"/>
                <w:bottom w:val="none" w:sz="0" w:space="0" w:color="auto"/>
                <w:right w:val="none" w:sz="0" w:space="0" w:color="auto"/>
              </w:divBdr>
            </w:div>
            <w:div w:id="759958303">
              <w:marLeft w:val="0"/>
              <w:marRight w:val="0"/>
              <w:marTop w:val="0"/>
              <w:marBottom w:val="0"/>
              <w:divBdr>
                <w:top w:val="none" w:sz="0" w:space="0" w:color="auto"/>
                <w:left w:val="none" w:sz="0" w:space="0" w:color="auto"/>
                <w:bottom w:val="none" w:sz="0" w:space="0" w:color="auto"/>
                <w:right w:val="none" w:sz="0" w:space="0" w:color="auto"/>
              </w:divBdr>
            </w:div>
            <w:div w:id="1310091846">
              <w:marLeft w:val="0"/>
              <w:marRight w:val="0"/>
              <w:marTop w:val="0"/>
              <w:marBottom w:val="0"/>
              <w:divBdr>
                <w:top w:val="none" w:sz="0" w:space="0" w:color="auto"/>
                <w:left w:val="none" w:sz="0" w:space="0" w:color="auto"/>
                <w:bottom w:val="none" w:sz="0" w:space="0" w:color="auto"/>
                <w:right w:val="none" w:sz="0" w:space="0" w:color="auto"/>
              </w:divBdr>
            </w:div>
          </w:divsChild>
        </w:div>
        <w:div w:id="1929851092">
          <w:marLeft w:val="0"/>
          <w:marRight w:val="0"/>
          <w:marTop w:val="0"/>
          <w:marBottom w:val="0"/>
          <w:divBdr>
            <w:top w:val="none" w:sz="0" w:space="0" w:color="auto"/>
            <w:left w:val="none" w:sz="0" w:space="0" w:color="auto"/>
            <w:bottom w:val="none" w:sz="0" w:space="0" w:color="auto"/>
            <w:right w:val="none" w:sz="0" w:space="0" w:color="auto"/>
          </w:divBdr>
        </w:div>
        <w:div w:id="1945183780">
          <w:marLeft w:val="0"/>
          <w:marRight w:val="0"/>
          <w:marTop w:val="0"/>
          <w:marBottom w:val="0"/>
          <w:divBdr>
            <w:top w:val="none" w:sz="0" w:space="0" w:color="auto"/>
            <w:left w:val="none" w:sz="0" w:space="0" w:color="auto"/>
            <w:bottom w:val="none" w:sz="0" w:space="0" w:color="auto"/>
            <w:right w:val="none" w:sz="0" w:space="0" w:color="auto"/>
          </w:divBdr>
        </w:div>
        <w:div w:id="1945578756">
          <w:marLeft w:val="0"/>
          <w:marRight w:val="0"/>
          <w:marTop w:val="0"/>
          <w:marBottom w:val="0"/>
          <w:divBdr>
            <w:top w:val="none" w:sz="0" w:space="0" w:color="auto"/>
            <w:left w:val="none" w:sz="0" w:space="0" w:color="auto"/>
            <w:bottom w:val="none" w:sz="0" w:space="0" w:color="auto"/>
            <w:right w:val="none" w:sz="0" w:space="0" w:color="auto"/>
          </w:divBdr>
        </w:div>
        <w:div w:id="1955668936">
          <w:marLeft w:val="0"/>
          <w:marRight w:val="0"/>
          <w:marTop w:val="0"/>
          <w:marBottom w:val="0"/>
          <w:divBdr>
            <w:top w:val="none" w:sz="0" w:space="0" w:color="auto"/>
            <w:left w:val="none" w:sz="0" w:space="0" w:color="auto"/>
            <w:bottom w:val="none" w:sz="0" w:space="0" w:color="auto"/>
            <w:right w:val="none" w:sz="0" w:space="0" w:color="auto"/>
          </w:divBdr>
        </w:div>
        <w:div w:id="1956908386">
          <w:marLeft w:val="0"/>
          <w:marRight w:val="0"/>
          <w:marTop w:val="0"/>
          <w:marBottom w:val="0"/>
          <w:divBdr>
            <w:top w:val="none" w:sz="0" w:space="0" w:color="auto"/>
            <w:left w:val="none" w:sz="0" w:space="0" w:color="auto"/>
            <w:bottom w:val="none" w:sz="0" w:space="0" w:color="auto"/>
            <w:right w:val="none" w:sz="0" w:space="0" w:color="auto"/>
          </w:divBdr>
        </w:div>
        <w:div w:id="1961186761">
          <w:marLeft w:val="0"/>
          <w:marRight w:val="0"/>
          <w:marTop w:val="0"/>
          <w:marBottom w:val="0"/>
          <w:divBdr>
            <w:top w:val="none" w:sz="0" w:space="0" w:color="auto"/>
            <w:left w:val="none" w:sz="0" w:space="0" w:color="auto"/>
            <w:bottom w:val="none" w:sz="0" w:space="0" w:color="auto"/>
            <w:right w:val="none" w:sz="0" w:space="0" w:color="auto"/>
          </w:divBdr>
        </w:div>
        <w:div w:id="1992520955">
          <w:marLeft w:val="0"/>
          <w:marRight w:val="0"/>
          <w:marTop w:val="0"/>
          <w:marBottom w:val="0"/>
          <w:divBdr>
            <w:top w:val="none" w:sz="0" w:space="0" w:color="auto"/>
            <w:left w:val="none" w:sz="0" w:space="0" w:color="auto"/>
            <w:bottom w:val="none" w:sz="0" w:space="0" w:color="auto"/>
            <w:right w:val="none" w:sz="0" w:space="0" w:color="auto"/>
          </w:divBdr>
          <w:divsChild>
            <w:div w:id="512957376">
              <w:marLeft w:val="0"/>
              <w:marRight w:val="0"/>
              <w:marTop w:val="0"/>
              <w:marBottom w:val="0"/>
              <w:divBdr>
                <w:top w:val="none" w:sz="0" w:space="0" w:color="auto"/>
                <w:left w:val="none" w:sz="0" w:space="0" w:color="auto"/>
                <w:bottom w:val="none" w:sz="0" w:space="0" w:color="auto"/>
                <w:right w:val="none" w:sz="0" w:space="0" w:color="auto"/>
              </w:divBdr>
            </w:div>
            <w:div w:id="1872914993">
              <w:marLeft w:val="0"/>
              <w:marRight w:val="0"/>
              <w:marTop w:val="0"/>
              <w:marBottom w:val="0"/>
              <w:divBdr>
                <w:top w:val="none" w:sz="0" w:space="0" w:color="auto"/>
                <w:left w:val="none" w:sz="0" w:space="0" w:color="auto"/>
                <w:bottom w:val="none" w:sz="0" w:space="0" w:color="auto"/>
                <w:right w:val="none" w:sz="0" w:space="0" w:color="auto"/>
              </w:divBdr>
            </w:div>
            <w:div w:id="2003193152">
              <w:marLeft w:val="0"/>
              <w:marRight w:val="0"/>
              <w:marTop w:val="0"/>
              <w:marBottom w:val="0"/>
              <w:divBdr>
                <w:top w:val="none" w:sz="0" w:space="0" w:color="auto"/>
                <w:left w:val="none" w:sz="0" w:space="0" w:color="auto"/>
                <w:bottom w:val="none" w:sz="0" w:space="0" w:color="auto"/>
                <w:right w:val="none" w:sz="0" w:space="0" w:color="auto"/>
              </w:divBdr>
            </w:div>
            <w:div w:id="2080013514">
              <w:marLeft w:val="0"/>
              <w:marRight w:val="0"/>
              <w:marTop w:val="0"/>
              <w:marBottom w:val="0"/>
              <w:divBdr>
                <w:top w:val="none" w:sz="0" w:space="0" w:color="auto"/>
                <w:left w:val="none" w:sz="0" w:space="0" w:color="auto"/>
                <w:bottom w:val="none" w:sz="0" w:space="0" w:color="auto"/>
                <w:right w:val="none" w:sz="0" w:space="0" w:color="auto"/>
              </w:divBdr>
            </w:div>
          </w:divsChild>
        </w:div>
        <w:div w:id="1996913891">
          <w:marLeft w:val="0"/>
          <w:marRight w:val="0"/>
          <w:marTop w:val="0"/>
          <w:marBottom w:val="0"/>
          <w:divBdr>
            <w:top w:val="none" w:sz="0" w:space="0" w:color="auto"/>
            <w:left w:val="none" w:sz="0" w:space="0" w:color="auto"/>
            <w:bottom w:val="none" w:sz="0" w:space="0" w:color="auto"/>
            <w:right w:val="none" w:sz="0" w:space="0" w:color="auto"/>
          </w:divBdr>
        </w:div>
        <w:div w:id="2011715726">
          <w:marLeft w:val="0"/>
          <w:marRight w:val="0"/>
          <w:marTop w:val="0"/>
          <w:marBottom w:val="0"/>
          <w:divBdr>
            <w:top w:val="none" w:sz="0" w:space="0" w:color="auto"/>
            <w:left w:val="none" w:sz="0" w:space="0" w:color="auto"/>
            <w:bottom w:val="none" w:sz="0" w:space="0" w:color="auto"/>
            <w:right w:val="none" w:sz="0" w:space="0" w:color="auto"/>
          </w:divBdr>
          <w:divsChild>
            <w:div w:id="102306601">
              <w:marLeft w:val="0"/>
              <w:marRight w:val="0"/>
              <w:marTop w:val="0"/>
              <w:marBottom w:val="0"/>
              <w:divBdr>
                <w:top w:val="none" w:sz="0" w:space="0" w:color="auto"/>
                <w:left w:val="none" w:sz="0" w:space="0" w:color="auto"/>
                <w:bottom w:val="none" w:sz="0" w:space="0" w:color="auto"/>
                <w:right w:val="none" w:sz="0" w:space="0" w:color="auto"/>
              </w:divBdr>
            </w:div>
            <w:div w:id="639769318">
              <w:marLeft w:val="0"/>
              <w:marRight w:val="0"/>
              <w:marTop w:val="0"/>
              <w:marBottom w:val="0"/>
              <w:divBdr>
                <w:top w:val="none" w:sz="0" w:space="0" w:color="auto"/>
                <w:left w:val="none" w:sz="0" w:space="0" w:color="auto"/>
                <w:bottom w:val="none" w:sz="0" w:space="0" w:color="auto"/>
                <w:right w:val="none" w:sz="0" w:space="0" w:color="auto"/>
              </w:divBdr>
            </w:div>
            <w:div w:id="1965883445">
              <w:marLeft w:val="0"/>
              <w:marRight w:val="0"/>
              <w:marTop w:val="0"/>
              <w:marBottom w:val="0"/>
              <w:divBdr>
                <w:top w:val="none" w:sz="0" w:space="0" w:color="auto"/>
                <w:left w:val="none" w:sz="0" w:space="0" w:color="auto"/>
                <w:bottom w:val="none" w:sz="0" w:space="0" w:color="auto"/>
                <w:right w:val="none" w:sz="0" w:space="0" w:color="auto"/>
              </w:divBdr>
            </w:div>
          </w:divsChild>
        </w:div>
        <w:div w:id="2046977324">
          <w:marLeft w:val="0"/>
          <w:marRight w:val="0"/>
          <w:marTop w:val="0"/>
          <w:marBottom w:val="0"/>
          <w:divBdr>
            <w:top w:val="none" w:sz="0" w:space="0" w:color="auto"/>
            <w:left w:val="none" w:sz="0" w:space="0" w:color="auto"/>
            <w:bottom w:val="none" w:sz="0" w:space="0" w:color="auto"/>
            <w:right w:val="none" w:sz="0" w:space="0" w:color="auto"/>
          </w:divBdr>
        </w:div>
        <w:div w:id="2049379033">
          <w:marLeft w:val="0"/>
          <w:marRight w:val="0"/>
          <w:marTop w:val="0"/>
          <w:marBottom w:val="0"/>
          <w:divBdr>
            <w:top w:val="none" w:sz="0" w:space="0" w:color="auto"/>
            <w:left w:val="none" w:sz="0" w:space="0" w:color="auto"/>
            <w:bottom w:val="none" w:sz="0" w:space="0" w:color="auto"/>
            <w:right w:val="none" w:sz="0" w:space="0" w:color="auto"/>
          </w:divBdr>
        </w:div>
        <w:div w:id="2070420592">
          <w:marLeft w:val="0"/>
          <w:marRight w:val="0"/>
          <w:marTop w:val="0"/>
          <w:marBottom w:val="0"/>
          <w:divBdr>
            <w:top w:val="none" w:sz="0" w:space="0" w:color="auto"/>
            <w:left w:val="none" w:sz="0" w:space="0" w:color="auto"/>
            <w:bottom w:val="none" w:sz="0" w:space="0" w:color="auto"/>
            <w:right w:val="none" w:sz="0" w:space="0" w:color="auto"/>
          </w:divBdr>
        </w:div>
        <w:div w:id="2094666673">
          <w:marLeft w:val="0"/>
          <w:marRight w:val="0"/>
          <w:marTop w:val="0"/>
          <w:marBottom w:val="0"/>
          <w:divBdr>
            <w:top w:val="none" w:sz="0" w:space="0" w:color="auto"/>
            <w:left w:val="none" w:sz="0" w:space="0" w:color="auto"/>
            <w:bottom w:val="none" w:sz="0" w:space="0" w:color="auto"/>
            <w:right w:val="none" w:sz="0" w:space="0" w:color="auto"/>
          </w:divBdr>
        </w:div>
        <w:div w:id="2102142697">
          <w:marLeft w:val="0"/>
          <w:marRight w:val="0"/>
          <w:marTop w:val="0"/>
          <w:marBottom w:val="0"/>
          <w:divBdr>
            <w:top w:val="none" w:sz="0" w:space="0" w:color="auto"/>
            <w:left w:val="none" w:sz="0" w:space="0" w:color="auto"/>
            <w:bottom w:val="none" w:sz="0" w:space="0" w:color="auto"/>
            <w:right w:val="none" w:sz="0" w:space="0" w:color="auto"/>
          </w:divBdr>
          <w:divsChild>
            <w:div w:id="790519299">
              <w:marLeft w:val="0"/>
              <w:marRight w:val="0"/>
              <w:marTop w:val="0"/>
              <w:marBottom w:val="0"/>
              <w:divBdr>
                <w:top w:val="none" w:sz="0" w:space="0" w:color="auto"/>
                <w:left w:val="none" w:sz="0" w:space="0" w:color="auto"/>
                <w:bottom w:val="none" w:sz="0" w:space="0" w:color="auto"/>
                <w:right w:val="none" w:sz="0" w:space="0" w:color="auto"/>
              </w:divBdr>
            </w:div>
            <w:div w:id="960842170">
              <w:marLeft w:val="0"/>
              <w:marRight w:val="0"/>
              <w:marTop w:val="0"/>
              <w:marBottom w:val="0"/>
              <w:divBdr>
                <w:top w:val="none" w:sz="0" w:space="0" w:color="auto"/>
                <w:left w:val="none" w:sz="0" w:space="0" w:color="auto"/>
                <w:bottom w:val="none" w:sz="0" w:space="0" w:color="auto"/>
                <w:right w:val="none" w:sz="0" w:space="0" w:color="auto"/>
              </w:divBdr>
            </w:div>
          </w:divsChild>
        </w:div>
        <w:div w:id="2129659731">
          <w:marLeft w:val="0"/>
          <w:marRight w:val="0"/>
          <w:marTop w:val="0"/>
          <w:marBottom w:val="0"/>
          <w:divBdr>
            <w:top w:val="none" w:sz="0" w:space="0" w:color="auto"/>
            <w:left w:val="none" w:sz="0" w:space="0" w:color="auto"/>
            <w:bottom w:val="none" w:sz="0" w:space="0" w:color="auto"/>
            <w:right w:val="none" w:sz="0" w:space="0" w:color="auto"/>
          </w:divBdr>
          <w:divsChild>
            <w:div w:id="617953256">
              <w:marLeft w:val="0"/>
              <w:marRight w:val="0"/>
              <w:marTop w:val="0"/>
              <w:marBottom w:val="0"/>
              <w:divBdr>
                <w:top w:val="none" w:sz="0" w:space="0" w:color="auto"/>
                <w:left w:val="none" w:sz="0" w:space="0" w:color="auto"/>
                <w:bottom w:val="none" w:sz="0" w:space="0" w:color="auto"/>
                <w:right w:val="none" w:sz="0" w:space="0" w:color="auto"/>
              </w:divBdr>
            </w:div>
            <w:div w:id="1275939864">
              <w:marLeft w:val="0"/>
              <w:marRight w:val="0"/>
              <w:marTop w:val="0"/>
              <w:marBottom w:val="0"/>
              <w:divBdr>
                <w:top w:val="none" w:sz="0" w:space="0" w:color="auto"/>
                <w:left w:val="none" w:sz="0" w:space="0" w:color="auto"/>
                <w:bottom w:val="none" w:sz="0" w:space="0" w:color="auto"/>
                <w:right w:val="none" w:sz="0" w:space="0" w:color="auto"/>
              </w:divBdr>
            </w:div>
            <w:div w:id="1346975720">
              <w:marLeft w:val="0"/>
              <w:marRight w:val="0"/>
              <w:marTop w:val="0"/>
              <w:marBottom w:val="0"/>
              <w:divBdr>
                <w:top w:val="none" w:sz="0" w:space="0" w:color="auto"/>
                <w:left w:val="none" w:sz="0" w:space="0" w:color="auto"/>
                <w:bottom w:val="none" w:sz="0" w:space="0" w:color="auto"/>
                <w:right w:val="none" w:sz="0" w:space="0" w:color="auto"/>
              </w:divBdr>
            </w:div>
            <w:div w:id="1591505922">
              <w:marLeft w:val="0"/>
              <w:marRight w:val="0"/>
              <w:marTop w:val="0"/>
              <w:marBottom w:val="0"/>
              <w:divBdr>
                <w:top w:val="none" w:sz="0" w:space="0" w:color="auto"/>
                <w:left w:val="none" w:sz="0" w:space="0" w:color="auto"/>
                <w:bottom w:val="none" w:sz="0" w:space="0" w:color="auto"/>
                <w:right w:val="none" w:sz="0" w:space="0" w:color="auto"/>
              </w:divBdr>
            </w:div>
            <w:div w:id="2129548584">
              <w:marLeft w:val="0"/>
              <w:marRight w:val="0"/>
              <w:marTop w:val="0"/>
              <w:marBottom w:val="0"/>
              <w:divBdr>
                <w:top w:val="none" w:sz="0" w:space="0" w:color="auto"/>
                <w:left w:val="none" w:sz="0" w:space="0" w:color="auto"/>
                <w:bottom w:val="none" w:sz="0" w:space="0" w:color="auto"/>
                <w:right w:val="none" w:sz="0" w:space="0" w:color="auto"/>
              </w:divBdr>
            </w:div>
          </w:divsChild>
        </w:div>
        <w:div w:id="2135294273">
          <w:marLeft w:val="0"/>
          <w:marRight w:val="0"/>
          <w:marTop w:val="0"/>
          <w:marBottom w:val="0"/>
          <w:divBdr>
            <w:top w:val="none" w:sz="0" w:space="0" w:color="auto"/>
            <w:left w:val="none" w:sz="0" w:space="0" w:color="auto"/>
            <w:bottom w:val="none" w:sz="0" w:space="0" w:color="auto"/>
            <w:right w:val="none" w:sz="0" w:space="0" w:color="auto"/>
          </w:divBdr>
        </w:div>
        <w:div w:id="2140413280">
          <w:marLeft w:val="0"/>
          <w:marRight w:val="0"/>
          <w:marTop w:val="0"/>
          <w:marBottom w:val="0"/>
          <w:divBdr>
            <w:top w:val="none" w:sz="0" w:space="0" w:color="auto"/>
            <w:left w:val="none" w:sz="0" w:space="0" w:color="auto"/>
            <w:bottom w:val="none" w:sz="0" w:space="0" w:color="auto"/>
            <w:right w:val="none" w:sz="0" w:space="0" w:color="auto"/>
          </w:divBdr>
        </w:div>
      </w:divsChild>
    </w:div>
    <w:div w:id="1923636822">
      <w:bodyDiv w:val="1"/>
      <w:marLeft w:val="0"/>
      <w:marRight w:val="0"/>
      <w:marTop w:val="0"/>
      <w:marBottom w:val="0"/>
      <w:divBdr>
        <w:top w:val="none" w:sz="0" w:space="0" w:color="auto"/>
        <w:left w:val="none" w:sz="0" w:space="0" w:color="auto"/>
        <w:bottom w:val="none" w:sz="0" w:space="0" w:color="auto"/>
        <w:right w:val="none" w:sz="0" w:space="0" w:color="auto"/>
      </w:divBdr>
      <w:divsChild>
        <w:div w:id="965352393">
          <w:marLeft w:val="0"/>
          <w:marRight w:val="0"/>
          <w:marTop w:val="0"/>
          <w:marBottom w:val="0"/>
          <w:divBdr>
            <w:top w:val="none" w:sz="0" w:space="0" w:color="auto"/>
            <w:left w:val="none" w:sz="0" w:space="0" w:color="auto"/>
            <w:bottom w:val="none" w:sz="0" w:space="0" w:color="auto"/>
            <w:right w:val="none" w:sz="0" w:space="0" w:color="auto"/>
          </w:divBdr>
          <w:divsChild>
            <w:div w:id="17315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7589">
      <w:bodyDiv w:val="1"/>
      <w:marLeft w:val="0"/>
      <w:marRight w:val="0"/>
      <w:marTop w:val="0"/>
      <w:marBottom w:val="0"/>
      <w:divBdr>
        <w:top w:val="none" w:sz="0" w:space="0" w:color="auto"/>
        <w:left w:val="none" w:sz="0" w:space="0" w:color="auto"/>
        <w:bottom w:val="none" w:sz="0" w:space="0" w:color="auto"/>
        <w:right w:val="none" w:sz="0" w:space="0" w:color="auto"/>
      </w:divBdr>
      <w:divsChild>
        <w:div w:id="1713378282">
          <w:marLeft w:val="0"/>
          <w:marRight w:val="0"/>
          <w:marTop w:val="0"/>
          <w:marBottom w:val="0"/>
          <w:divBdr>
            <w:top w:val="none" w:sz="0" w:space="0" w:color="auto"/>
            <w:left w:val="none" w:sz="0" w:space="0" w:color="auto"/>
            <w:bottom w:val="none" w:sz="0" w:space="0" w:color="auto"/>
            <w:right w:val="none" w:sz="0" w:space="0" w:color="auto"/>
          </w:divBdr>
          <w:divsChild>
            <w:div w:id="16377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0538">
      <w:bodyDiv w:val="1"/>
      <w:marLeft w:val="0"/>
      <w:marRight w:val="0"/>
      <w:marTop w:val="0"/>
      <w:marBottom w:val="0"/>
      <w:divBdr>
        <w:top w:val="none" w:sz="0" w:space="0" w:color="auto"/>
        <w:left w:val="none" w:sz="0" w:space="0" w:color="auto"/>
        <w:bottom w:val="none" w:sz="0" w:space="0" w:color="auto"/>
        <w:right w:val="none" w:sz="0" w:space="0" w:color="auto"/>
      </w:divBdr>
      <w:divsChild>
        <w:div w:id="664893852">
          <w:marLeft w:val="0"/>
          <w:marRight w:val="0"/>
          <w:marTop w:val="0"/>
          <w:marBottom w:val="0"/>
          <w:divBdr>
            <w:top w:val="none" w:sz="0" w:space="0" w:color="auto"/>
            <w:left w:val="none" w:sz="0" w:space="0" w:color="auto"/>
            <w:bottom w:val="none" w:sz="0" w:space="0" w:color="auto"/>
            <w:right w:val="none" w:sz="0" w:space="0" w:color="auto"/>
          </w:divBdr>
        </w:div>
      </w:divsChild>
    </w:div>
    <w:div w:id="1976837836">
      <w:bodyDiv w:val="1"/>
      <w:marLeft w:val="0"/>
      <w:marRight w:val="0"/>
      <w:marTop w:val="0"/>
      <w:marBottom w:val="0"/>
      <w:divBdr>
        <w:top w:val="none" w:sz="0" w:space="0" w:color="auto"/>
        <w:left w:val="none" w:sz="0" w:space="0" w:color="auto"/>
        <w:bottom w:val="none" w:sz="0" w:space="0" w:color="auto"/>
        <w:right w:val="none" w:sz="0" w:space="0" w:color="auto"/>
      </w:divBdr>
      <w:divsChild>
        <w:div w:id="9573170">
          <w:marLeft w:val="0"/>
          <w:marRight w:val="0"/>
          <w:marTop w:val="0"/>
          <w:marBottom w:val="0"/>
          <w:divBdr>
            <w:top w:val="none" w:sz="0" w:space="0" w:color="auto"/>
            <w:left w:val="none" w:sz="0" w:space="0" w:color="auto"/>
            <w:bottom w:val="none" w:sz="0" w:space="0" w:color="auto"/>
            <w:right w:val="none" w:sz="0" w:space="0" w:color="auto"/>
          </w:divBdr>
          <w:divsChild>
            <w:div w:id="4894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3069">
      <w:bodyDiv w:val="1"/>
      <w:marLeft w:val="0"/>
      <w:marRight w:val="0"/>
      <w:marTop w:val="0"/>
      <w:marBottom w:val="0"/>
      <w:divBdr>
        <w:top w:val="none" w:sz="0" w:space="0" w:color="auto"/>
        <w:left w:val="none" w:sz="0" w:space="0" w:color="auto"/>
        <w:bottom w:val="none" w:sz="0" w:space="0" w:color="auto"/>
        <w:right w:val="none" w:sz="0" w:space="0" w:color="auto"/>
      </w:divBdr>
    </w:div>
    <w:div w:id="2052226397">
      <w:bodyDiv w:val="1"/>
      <w:marLeft w:val="0"/>
      <w:marRight w:val="0"/>
      <w:marTop w:val="0"/>
      <w:marBottom w:val="0"/>
      <w:divBdr>
        <w:top w:val="none" w:sz="0" w:space="0" w:color="auto"/>
        <w:left w:val="none" w:sz="0" w:space="0" w:color="auto"/>
        <w:bottom w:val="none" w:sz="0" w:space="0" w:color="auto"/>
        <w:right w:val="none" w:sz="0" w:space="0" w:color="auto"/>
      </w:divBdr>
    </w:div>
    <w:div w:id="2079016673">
      <w:bodyDiv w:val="1"/>
      <w:marLeft w:val="0"/>
      <w:marRight w:val="0"/>
      <w:marTop w:val="0"/>
      <w:marBottom w:val="0"/>
      <w:divBdr>
        <w:top w:val="none" w:sz="0" w:space="0" w:color="auto"/>
        <w:left w:val="none" w:sz="0" w:space="0" w:color="auto"/>
        <w:bottom w:val="none" w:sz="0" w:space="0" w:color="auto"/>
        <w:right w:val="none" w:sz="0" w:space="0" w:color="auto"/>
      </w:divBdr>
    </w:div>
    <w:div w:id="2103377945">
      <w:bodyDiv w:val="1"/>
      <w:marLeft w:val="0"/>
      <w:marRight w:val="0"/>
      <w:marTop w:val="0"/>
      <w:marBottom w:val="0"/>
      <w:divBdr>
        <w:top w:val="none" w:sz="0" w:space="0" w:color="auto"/>
        <w:left w:val="none" w:sz="0" w:space="0" w:color="auto"/>
        <w:bottom w:val="none" w:sz="0" w:space="0" w:color="auto"/>
        <w:right w:val="none" w:sz="0" w:space="0" w:color="auto"/>
      </w:divBdr>
      <w:divsChild>
        <w:div w:id="383337089">
          <w:marLeft w:val="0"/>
          <w:marRight w:val="0"/>
          <w:marTop w:val="0"/>
          <w:marBottom w:val="0"/>
          <w:divBdr>
            <w:top w:val="none" w:sz="0" w:space="0" w:color="auto"/>
            <w:left w:val="none" w:sz="0" w:space="0" w:color="auto"/>
            <w:bottom w:val="none" w:sz="0" w:space="0" w:color="auto"/>
            <w:right w:val="none" w:sz="0" w:space="0" w:color="auto"/>
          </w:divBdr>
          <w:divsChild>
            <w:div w:id="17903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727">
      <w:bodyDiv w:val="1"/>
      <w:marLeft w:val="0"/>
      <w:marRight w:val="0"/>
      <w:marTop w:val="0"/>
      <w:marBottom w:val="0"/>
      <w:divBdr>
        <w:top w:val="none" w:sz="0" w:space="0" w:color="auto"/>
        <w:left w:val="none" w:sz="0" w:space="0" w:color="auto"/>
        <w:bottom w:val="none" w:sz="0" w:space="0" w:color="auto"/>
        <w:right w:val="none" w:sz="0" w:space="0" w:color="auto"/>
      </w:divBdr>
      <w:divsChild>
        <w:div w:id="530342879">
          <w:marLeft w:val="0"/>
          <w:marRight w:val="0"/>
          <w:marTop w:val="0"/>
          <w:marBottom w:val="0"/>
          <w:divBdr>
            <w:top w:val="none" w:sz="0" w:space="0" w:color="auto"/>
            <w:left w:val="none" w:sz="0" w:space="0" w:color="auto"/>
            <w:bottom w:val="none" w:sz="0" w:space="0" w:color="auto"/>
            <w:right w:val="none" w:sz="0" w:space="0" w:color="auto"/>
          </w:divBdr>
          <w:divsChild>
            <w:div w:id="14437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2314">
      <w:bodyDiv w:val="1"/>
      <w:marLeft w:val="0"/>
      <w:marRight w:val="0"/>
      <w:marTop w:val="0"/>
      <w:marBottom w:val="0"/>
      <w:divBdr>
        <w:top w:val="none" w:sz="0" w:space="0" w:color="auto"/>
        <w:left w:val="none" w:sz="0" w:space="0" w:color="auto"/>
        <w:bottom w:val="none" w:sz="0" w:space="0" w:color="auto"/>
        <w:right w:val="none" w:sz="0" w:space="0" w:color="auto"/>
      </w:divBdr>
      <w:divsChild>
        <w:div w:id="2114208702">
          <w:marLeft w:val="0"/>
          <w:marRight w:val="0"/>
          <w:marTop w:val="0"/>
          <w:marBottom w:val="0"/>
          <w:divBdr>
            <w:top w:val="none" w:sz="0" w:space="0" w:color="auto"/>
            <w:left w:val="none" w:sz="0" w:space="0" w:color="auto"/>
            <w:bottom w:val="none" w:sz="0" w:space="0" w:color="auto"/>
            <w:right w:val="none" w:sz="0" w:space="0" w:color="auto"/>
          </w:divBdr>
          <w:divsChild>
            <w:div w:id="5724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hyperlink" Target="https://www.adobe.com/legal/terms/enterprise-licensing/data-protection.html" TargetMode="External"/><Relationship Id="rId3" Type="http://schemas.openxmlformats.org/officeDocument/2006/relationships/customXml" Target="../customXml/item3.xml"/><Relationship Id="rId21" Type="http://schemas.openxmlformats.org/officeDocument/2006/relationships/header" Target="header5.xml"/><Relationship Id="rId34" Type="http://schemas.microsoft.com/office/2018/08/relationships/commentsExtensible" Target="commentsExtensi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hyperlink" Target="https://www.adobe.com/legal/terms/enterprise-licensing.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adobe.com/legal/terms/enterprise-licensing/genai-ww.html" TargetMode="Externa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helpx.adobe.com/support/programs/support-policies-terms-conditions.html" TargetMode="External"/><Relationship Id="rId28"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header" Target="header9.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2CE7920-A6DE-49A4-B58D-298225382FE4}">
  <we:reference id="74c1107f-e1d5-47c5-9aea-23f7b1956952" version="1.0.0.0" store="EXCatalog" storeType="EXCatalog"/>
  <we:alternateReferences>
    <we:reference id="WA200002654"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0A8B4FF-F1A6-4DD8-B5C8-471E393166A9}">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pc="http://schemas.microsoft.com/office/infopath/2007/PartnerControls" xmlns:xsi="http://www.w3.org/2001/XMLSchema-instance">
  <documentManagement>
    <lcf76f155ced4ddcb4097134ff3c332f xmlns="b77fbd5b-a1f4-4765-a48a-4b5b642135f1">
      <Terms xmlns="http://schemas.microsoft.com/office/infopath/2007/PartnerControls"/>
    </lcf76f155ced4ddcb4097134ff3c332f>
    <TaxCatchAll xmlns="b797c6f5-bcd7-431d-b780-b7f62f83600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Description="Create a new document." ma:contentTypeID="0x010100BD73BAC8D1FCE146AF28D36FF992F740" ma:contentTypeName="Document" ma:contentTypeScope="" ma:contentTypeVersion="17" ma:versionID="1eab68be24d75b0072d1cb1717cd3595">
  <xsd:schema xmlns:xsd="http://www.w3.org/2001/XMLSchema" xmlns:ns2="b77fbd5b-a1f4-4765-a48a-4b5b642135f1" xmlns:ns3="b797c6f5-bcd7-431d-b780-b7f62f836005" xmlns:p="http://schemas.microsoft.com/office/2006/metadata/properties" xmlns:xs="http://www.w3.org/2001/XMLSchema" ma:fieldsID="fd65ffc07c7a79b87fea546649e53229" ma:root="true" ns2:_="" ns3:_="" targetNamespace="http://schemas.microsoft.com/office/2006/metadata/properties">
    <xsd:import namespace="b77fbd5b-a1f4-4765-a48a-4b5b642135f1"/>
    <xsd:import namespace="b797c6f5-bcd7-431d-b780-b7f62f836005"/>
    <xsd:element name="properties">
      <xsd:complexType>
        <xsd:sequence>
          <xsd:element name="documentManagement">
            <xsd:complexType>
              <xsd:all>
                <xsd:element minOccurs="0" ref="ns2:MediaServiceMetadata"/>
                <xsd:element minOccurs="0" ref="ns2:MediaServiceFastMetadata"/>
                <xsd:element minOccurs="0" ref="ns3:SharedWithUsers"/>
                <xsd:element minOccurs="0" ref="ns3:SharedWithDetails"/>
                <xsd:element minOccurs="0" ref="ns2:MediaServiceAutoKeyPoints"/>
                <xsd:element minOccurs="0" ref="ns2:MediaServiceKeyPoints"/>
                <xsd:element minOccurs="0" ref="ns2:MediaServiceAutoTags"/>
                <xsd:element minOccurs="0" ref="ns2:MediaServiceOCR"/>
                <xsd:element minOccurs="0" ref="ns2:MediaServiceGenerationTime"/>
                <xsd:element minOccurs="0" ref="ns2:MediaServiceEventHashCode"/>
                <xsd:element minOccurs="0" ref="ns2:MediaServiceDateTaken"/>
                <xsd:element minOccurs="0" ref="ns2:MediaLengthInSeconds"/>
                <xsd:element minOccurs="0" ref="ns2:lcf76f155ced4ddcb4097134ff3c332f"/>
                <xsd:element minOccurs="0" ref="ns3:TaxCatchAll"/>
                <xsd:element minOccurs="0" ref="ns2:MediaServiceObjectDetectorVersions"/>
                <xsd:element minOccurs="0" ref="ns2:MediaServiceSearchProperties"/>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b77fbd5b-a1f4-4765-a48a-4b5b642135f1">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MediaServiceAutoKeyPoints" ma:hidden="true" ma:index="12" ma:internalName="MediaServiceAutoKeyPoints" ma:readOnly="true" name="MediaServiceAutoKeyPoints" nillable="true">
      <xsd:simpleType>
        <xsd:restriction base="dms:Note"/>
      </xsd:simpleType>
    </xsd:element>
    <xsd:element ma:displayName="KeyPoints" ma:index="13" ma:internalName="MediaServiceKeyPoints" ma:readOnly="true" name="MediaServiceKeyPoints" nillable="true">
      <xsd:simpleType>
        <xsd:restriction base="dms:Note">
          <xsd:maxLength value="255"/>
        </xsd:restriction>
      </xsd:simpleType>
    </xsd:element>
    <xsd:element ma:displayName="Tags" ma:index="14" ma:internalName="MediaServiceAutoTags" ma:readOnly="true" name="MediaServiceAutoTags" nillable="true">
      <xsd:simpleType>
        <xsd:restriction base="dms:Text"/>
      </xsd:simpleType>
    </xsd:element>
    <xsd:element ma:displayName="Extracted Text" ma:index="15" ma:internalName="MediaServiceOCR" ma:readOnly="true" name="MediaServiceOCR" nillable="true">
      <xsd:simpleType>
        <xsd:restriction base="dms:Note">
          <xsd:maxLength value="255"/>
        </xsd:restriction>
      </xsd:simpleType>
    </xsd:element>
    <xsd:element ma:displayName="MediaServiceGenerationTime" ma:hidden="true" ma:index="16" ma:internalName="MediaServiceGenerationTime" ma:readOnly="true" name="MediaServiceGenerationTime" nillable="true">
      <xsd:simpleType>
        <xsd:restriction base="dms:Text"/>
      </xsd:simpleType>
    </xsd:element>
    <xsd:element ma:displayName="MediaServiceEventHashCode" ma:hidden="true" ma:index="17" ma:internalName="MediaServiceEventHashCode" ma:readOnly="true" name="MediaServiceEventHashCode" nillable="true">
      <xsd:simpleType>
        <xsd:restriction base="dms:Text"/>
      </xsd:simpleType>
    </xsd:element>
    <xsd:element ma:displayName="MediaServiceDateTaken" ma:hidden="true" ma:index="18" ma:internalName="MediaServiceDateTaken" ma:readOnly="true" name="MediaServiceDateTaken" nillable="true">
      <xsd:simpleType>
        <xsd:restriction base="dms:Text"/>
      </xsd:simpleType>
    </xsd:element>
    <xsd:element ma:displayName="Length (seconds)" ma:index="19" ma:internalName="MediaLengthInSeconds" ma:readOnly="true" name="MediaLengthInSeconds" nillable="true">
      <xsd:simpleType>
        <xsd:restriction base="dms:Unknown"/>
      </xsd:simpleType>
    </xsd:element>
    <xsd:element ma:anchorId="fba54fb3-c3e1-fe81-a776-ca4b69148c4d" ma:displayName="Image Tags" ma:fieldId="{5cf76f15-5ced-4ddc-b409-7134ff3c332f}" ma:index="21" ma:internalName="lcf76f155ced4ddcb4097134ff3c332f" ma:isKeyword="false" ma:open="true" ma:readOnly="false" ma:sspId="4b1daa41-56b4-4620-81a0-b7316f7f93e2" ma:taxonomy="true" ma:taxonomyFieldName="MediaServiceImageTags" ma:taxonomyMulti="true" ma:termSetId="09814cd3-568e-fe90-9814-8d621ff8fb84" name="lcf76f155ced4ddcb4097134ff3c332f" nillable="true">
      <xsd:complexType>
        <xsd:sequence>
          <xsd:element maxOccurs="1" minOccurs="0" ref="pc:Terms"/>
        </xsd:sequence>
      </xsd:complexType>
    </xsd:element>
    <xsd:element ma:displayName="MediaServiceObjectDetectorVersions" ma:hidden="true" ma:index="23" ma:indexed="true" ma:internalName="MediaServiceObjectDetectorVersions" ma:readOnly="true" name="MediaServiceObjectDetectorVersions" nillable="true">
      <xsd:simpleType>
        <xsd:restriction base="dms:Text"/>
      </xsd:simpleType>
    </xsd:element>
    <xsd:element ma:displayName="MediaServiceSearchProperties" ma:hidden="true" ma:index="24" ma:internalName="MediaServiceSearchProperties" ma:readOnly="true" name="MediaServiceSearchProperties" nillable="true">
      <xsd:simpleType>
        <xsd:restriction base="dms:Note"/>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b797c6f5-bcd7-431d-b780-b7f62f836005">
    <xsd:import namespace="http://schemas.microsoft.com/office/2006/documentManagement/types"/>
    <xsd:import namespace="http://schemas.microsoft.com/office/infopath/2007/PartnerControls"/>
    <xsd:element ma:displayName="Shared With" ma:index="10"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1" ma:internalName="SharedWithDetails" ma:readOnly="true" name="SharedWithDetails" nillable="true">
      <xsd:simpleType>
        <xsd:restriction base="dms:Note">
          <xsd:maxLength value="255"/>
        </xsd:restriction>
      </xsd:simpleType>
    </xsd:element>
    <xsd:element ma:displayName="Taxonomy Catch All Column" ma:hidden="true" ma:index="22" ma:internalName="TaxCatchAll" ma:list="{676f0b0d-2df2-48a9-b7fc-7bfb7fff6558}" ma:showField="CatchAllData" ma:web="b797c6f5-bcd7-431d-b780-b7f62f836005" name="TaxCatchAll" nillable="true">
      <xsd:complexType>
        <xsd:complexContent>
          <xsd:extension base="dms:MultiChoiceLookup">
            <xsd:sequence>
              <xsd:element maxOccurs="unbounded" minOccurs="0" name="Value" nillable="true" type="dms:Lookup"/>
            </xsd:sequence>
          </xsd:extension>
        </xsd:complexContent>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4.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9B4A4824-0D1E-4F01-9C4D-354149C22BD3}">
  <ds:schemaRefs>
    <ds:schemaRef ds:uri="http://schemas.microsoft.com/office/2006/metadata/properties"/>
    <ds:schemaRef ds:uri="http://schemas.microsoft.com/office/infopath/2007/PartnerControls"/>
    <ds:schemaRef ds:uri="b77fbd5b-a1f4-4765-a48a-4b5b642135f1"/>
    <ds:schemaRef ds:uri="b797c6f5-bcd7-431d-b780-b7f62f836005"/>
  </ds:schemaRefs>
</ds:datastoreItem>
</file>

<file path=customXml/itemProps2.xml><?xml version="1.0" encoding="utf-8"?>
<ds:datastoreItem xmlns:ds="http://schemas.openxmlformats.org/officeDocument/2006/customXml" ds:itemID="{F5008C12-B7CE-43BF-83C6-BD26D5DA5ED1}">
  <ds:schemaRefs>
    <ds:schemaRef ds:uri="http://schemas.microsoft.com/sharepoint/v3/contenttype/forms"/>
  </ds:schemaRefs>
</ds:datastoreItem>
</file>

<file path=customXml/itemProps3.xml><?xml version="1.0" encoding="utf-8"?>
<ds:datastoreItem xmlns:ds="http://schemas.openxmlformats.org/officeDocument/2006/customXml" ds:itemID="{82AAA9DD-5183-4405-B126-36D8F79B91F3}">
  <ds:schemaRefs>
    <ds:schemaRef ds:uri="http://schemas.microsoft.com/office/2006/metadata/contentType"/>
    <ds:schemaRef ds:uri="http://schemas.microsoft.com/office/2006/metadata/properties/metaAttributes"/>
    <ds:schemaRef ds:uri="http://www.w3.org/2001/XMLSchema"/>
    <ds:schemaRef ds:uri="b77fbd5b-a1f4-4765-a48a-4b5b642135f1"/>
    <ds:schemaRef ds:uri="b797c6f5-bcd7-431d-b780-b7f62f83600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CC97EE-8341-4F22-8270-A7753D7267B7}">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Metadata/LabelInfo.xml><?xml version="1.0" encoding="utf-8"?>
<clbl:labelList xmlns:clbl="http://schemas.microsoft.com/office/2020/mipLabelMetadata">
  <clbl:label id="{923c0962-ae79-4d63-8876-4026a85e02da}" enabled="1" method="Standard" siteId="{fa7b1b5a-7b34-4387-94ae-d2c178decee1}" removed="0"/>
</clbl:labelList>
</file>

<file path=docProps/app.xml><?xml version="1.0" encoding="utf-8"?>
<Properties xmlns="http://schemas.openxmlformats.org/officeDocument/2006/extended-properties" xmlns:vt="http://schemas.openxmlformats.org/officeDocument/2006/docPropsVTypes">
  <Template>Normal</Template>
  <TotalTime>161</TotalTime>
  <Pages>15</Pages>
  <Words>6217</Words>
  <Characters>35441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41575</CharactersWithSpaces>
  <SharedDoc>false</SharedDoc>
  <HLinks>
    <vt:vector size="24" baseType="variant">
      <vt:variant>
        <vt:i4>3211315</vt:i4>
      </vt:variant>
      <vt:variant>
        <vt:i4>9</vt:i4>
      </vt:variant>
      <vt:variant>
        <vt:i4>0</vt:i4>
      </vt:variant>
      <vt:variant>
        <vt:i4>5</vt:i4>
      </vt:variant>
      <vt:variant>
        <vt:lpwstr>https://www.adobe.com/legal/terms/enterprise-licensing.html</vt:lpwstr>
      </vt:variant>
      <vt:variant>
        <vt:lpwstr/>
      </vt:variant>
      <vt:variant>
        <vt:i4>1376285</vt:i4>
      </vt:variant>
      <vt:variant>
        <vt:i4>6</vt:i4>
      </vt:variant>
      <vt:variant>
        <vt:i4>0</vt:i4>
      </vt:variant>
      <vt:variant>
        <vt:i4>5</vt:i4>
      </vt:variant>
      <vt:variant>
        <vt:lpwstr>https://www.adobe.com/legal/terms/enterprise-licensing/genai-ww.html</vt:lpwstr>
      </vt:variant>
      <vt:variant>
        <vt:lpwstr/>
      </vt:variant>
      <vt:variant>
        <vt:i4>7405668</vt:i4>
      </vt:variant>
      <vt:variant>
        <vt:i4>3</vt:i4>
      </vt:variant>
      <vt:variant>
        <vt:i4>0</vt:i4>
      </vt:variant>
      <vt:variant>
        <vt:i4>5</vt:i4>
      </vt:variant>
      <vt:variant>
        <vt:lpwstr>https://helpx.adobe.com/support/programs/support-policies-terms-conditions.html</vt:lpwstr>
      </vt:variant>
      <vt:variant>
        <vt:lpwstr/>
      </vt:variant>
      <vt:variant>
        <vt:i4>3211315</vt:i4>
      </vt:variant>
      <vt:variant>
        <vt:i4>0</vt:i4>
      </vt:variant>
      <vt:variant>
        <vt:i4>0</vt:i4>
      </vt:variant>
      <vt:variant>
        <vt:i4>5</vt:i4>
      </vt:variant>
      <vt:variant>
        <vt:lpwstr>https://www.adobe.com/legal/terms/enterprise-licensing.html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Ryan</dc:creator>
  <cp:keywords/>
  <dc:description/>
  <cp:lastModifiedBy>Prashant Mishra1 (Digital,ISC) (X-Deloitte)</cp:lastModifiedBy>
  <cp:revision>12</cp:revision>
  <dcterms:created xsi:type="dcterms:W3CDTF">2026-05-12T04:45:00Z</dcterms:created>
  <dcterms:modified xsi:type="dcterms:W3CDTF">2026-05-18T06:04:00Z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0x010100BD73BAC8D1FCE146AF28D36FF992F740</vt:lpwstr>
  </property>
  <property fmtid="{D5CDD505-2E9C-101B-9397-08002B2CF9AE}" pid="3" name="MediaServiceImageTags">
    <vt:lpwstr/>
  </property>
  <property fmtid="{D5CDD505-2E9C-101B-9397-08002B2CF9AE}" pid="4" name="MSIP_Label_923c0962-ae79-4d63-8876-4026a85e02da_Enabled">
    <vt:lpwstr>true</vt:lpwstr>
  </property>
  <property fmtid="{D5CDD505-2E9C-101B-9397-08002B2CF9AE}" pid="5" name="MSIP_Label_923c0962-ae79-4d63-8876-4026a85e02da_SetDate">
    <vt:lpwstr>2025-09-17T04:09:15Z</vt:lpwstr>
  </property>
  <property fmtid="{D5CDD505-2E9C-101B-9397-08002B2CF9AE}" pid="6" name="MSIP_Label_923c0962-ae79-4d63-8876-4026a85e02da_Method">
    <vt:lpwstr>Standard</vt:lpwstr>
  </property>
  <property fmtid="{D5CDD505-2E9C-101B-9397-08002B2CF9AE}" pid="7" name="MSIP_Label_923c0962-ae79-4d63-8876-4026a85e02da_Name">
    <vt:lpwstr>Confidential</vt:lpwstr>
  </property>
  <property fmtid="{D5CDD505-2E9C-101B-9397-08002B2CF9AE}" pid="8" name="MSIP_Label_923c0962-ae79-4d63-8876-4026a85e02da_SiteId">
    <vt:lpwstr>fa7b1b5a-7b34-4387-94ae-d2c178decee1</vt:lpwstr>
  </property>
  <property fmtid="{D5CDD505-2E9C-101B-9397-08002B2CF9AE}" pid="9" name="MSIP_Label_923c0962-ae79-4d63-8876-4026a85e02da_ActionId">
    <vt:lpwstr>70746463-b5fa-42be-b60d-73a3985bd246</vt:lpwstr>
  </property>
  <property fmtid="{D5CDD505-2E9C-101B-9397-08002B2CF9AE}" pid="10" name="MSIP_Label_923c0962-ae79-4d63-8876-4026a85e02da_ContentBits">
    <vt:lpwstr>0</vt:lpwstr>
  </property>
  <property fmtid="{D5CDD505-2E9C-101B-9397-08002B2CF9AE}" pid="11" name="MSIP_Label_923c0962-ae79-4d63-8876-4026a85e02da_Tag">
    <vt:lpwstr>10, 3, 0, 2</vt:lpwstr>
  </property>
  <property fmtid="{D5CDD505-2E9C-101B-9397-08002B2CF9AE}" pid="12" name="docLang">
    <vt:lpwstr>en</vt:lpwstr>
  </property>
  <property fmtid="{D5CDD505-2E9C-101B-9397-08002B2CF9AE}" pid="13" name="GrammarlyDocumentId">
    <vt:lpwstr>efd175d9-5943-46b1-bf22-9e88cb9ee101</vt:lpwstr>
  </property>
  <property fmtid="{D5CDD505-2E9C-101B-9397-08002B2CF9AE}" pid="14" name="MSIP_Label_c5616f8d-06f9-41da-a1a3-92ca0c5ba98a_Enabled">
    <vt:lpwstr>true</vt:lpwstr>
  </property>
  <property fmtid="{D5CDD505-2E9C-101B-9397-08002B2CF9AE}" pid="15" name="MSIP_Label_c5616f8d-06f9-41da-a1a3-92ca0c5ba98a_SetDate">
    <vt:lpwstr>2026-05-11T06:55:41Z</vt:lpwstr>
  </property>
  <property fmtid="{D5CDD505-2E9C-101B-9397-08002B2CF9AE}" pid="16" name="MSIP_Label_c5616f8d-06f9-41da-a1a3-92ca0c5ba98a_Method">
    <vt:lpwstr>Standard</vt:lpwstr>
  </property>
  <property fmtid="{D5CDD505-2E9C-101B-9397-08002B2CF9AE}" pid="17" name="MSIP_Label_c5616f8d-06f9-41da-a1a3-92ca0c5ba98a_Name">
    <vt:lpwstr>Internal</vt:lpwstr>
  </property>
  <property fmtid="{D5CDD505-2E9C-101B-9397-08002B2CF9AE}" pid="18" name="MSIP_Label_c5616f8d-06f9-41da-a1a3-92ca0c5ba98a_SiteId">
    <vt:lpwstr>73f2e714-a32e-4697-9449-dffe1df8a5d5</vt:lpwstr>
  </property>
  <property fmtid="{D5CDD505-2E9C-101B-9397-08002B2CF9AE}" pid="19" name="MSIP_Label_c5616f8d-06f9-41da-a1a3-92ca0c5ba98a_ActionId">
    <vt:lpwstr>a19daa49-8128-4b02-abd8-19f8fdb4d0ca</vt:lpwstr>
  </property>
  <property fmtid="{D5CDD505-2E9C-101B-9397-08002B2CF9AE}" pid="20" name="MSIP_Label_c5616f8d-06f9-41da-a1a3-92ca0c5ba98a_ContentBits">
    <vt:lpwstr>0</vt:lpwstr>
  </property>
  <property fmtid="{D5CDD505-2E9C-101B-9397-08002B2CF9AE}" pid="21" name="MSIP_Label_c5616f8d-06f9-41da-a1a3-92ca0c5ba98a_Tag">
    <vt:lpwstr>10, 3, 0, 1</vt:lpwstr>
  </property>
</Properties>
</file>