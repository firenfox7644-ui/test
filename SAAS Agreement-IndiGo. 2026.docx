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F591" w14:textId="77777777" w:rsidR="008F7A69" w:rsidRDefault="008F7A69" w:rsidP="007E40E4">
      <w:pPr>
        <w:spacing w:after="0" w:line="240" w:lineRule="auto"/>
        <w:jc w:val="center"/>
        <w:rPr>
          <w:ins w:id="0" w:author="IndiGo Legal" w:date="2025-09-15T07:55:00Z" w16du:dateUtc="2025-09-15T02:25:00Z"/>
          <w:rFonts w:ascii="Times New Roman" w:hAnsi="Times New Roman" w:cs="Times New Roman"/>
          <w:b/>
        </w:rPr>
      </w:pPr>
    </w:p>
    <w:p w14:paraId="693EA0E4" w14:textId="77777777" w:rsidR="00D33FF6" w:rsidRPr="000F44DA" w:rsidRDefault="00D33FF6" w:rsidP="007E40E4">
      <w:pPr>
        <w:spacing w:after="0" w:line="240" w:lineRule="auto"/>
        <w:jc w:val="center"/>
        <w:rPr>
          <w:rFonts w:ascii="Times New Roman" w:hAnsi="Times New Roman" w:cs="Times New Roman"/>
          <w:b/>
        </w:rPr>
      </w:pPr>
    </w:p>
    <w:p w14:paraId="1F668E66" w14:textId="77777777" w:rsidR="000A4D70" w:rsidRPr="000F44DA" w:rsidRDefault="000A4D70" w:rsidP="007E40E4">
      <w:pPr>
        <w:spacing w:after="0" w:line="240" w:lineRule="auto"/>
        <w:jc w:val="center"/>
        <w:rPr>
          <w:rFonts w:ascii="Times New Roman" w:hAnsi="Times New Roman" w:cs="Times New Roman"/>
          <w:b/>
        </w:rPr>
      </w:pPr>
    </w:p>
    <w:p w14:paraId="3C71A6E9" w14:textId="77777777" w:rsidR="000A4D70" w:rsidRPr="000F44DA" w:rsidRDefault="000A4D70" w:rsidP="007E40E4">
      <w:pPr>
        <w:spacing w:after="0" w:line="240" w:lineRule="auto"/>
        <w:jc w:val="center"/>
        <w:rPr>
          <w:rFonts w:ascii="Times New Roman" w:hAnsi="Times New Roman" w:cs="Times New Roman"/>
          <w:b/>
        </w:rPr>
      </w:pPr>
    </w:p>
    <w:p w14:paraId="6F1D19E6" w14:textId="77777777" w:rsidR="000A4D70" w:rsidRPr="000F44DA" w:rsidRDefault="000A4D70" w:rsidP="007E40E4">
      <w:pPr>
        <w:spacing w:after="0" w:line="240" w:lineRule="auto"/>
        <w:jc w:val="center"/>
        <w:rPr>
          <w:rFonts w:ascii="Times New Roman" w:hAnsi="Times New Roman" w:cs="Times New Roman"/>
          <w:b/>
        </w:rPr>
      </w:pPr>
    </w:p>
    <w:p w14:paraId="4A7783EA" w14:textId="77777777" w:rsidR="000A4D70" w:rsidRPr="000F44DA" w:rsidRDefault="000A4D70" w:rsidP="007E40E4">
      <w:pPr>
        <w:spacing w:after="0" w:line="240" w:lineRule="auto"/>
        <w:jc w:val="center"/>
        <w:rPr>
          <w:rFonts w:ascii="Times New Roman" w:hAnsi="Times New Roman" w:cs="Times New Roman"/>
          <w:b/>
        </w:rPr>
      </w:pPr>
    </w:p>
    <w:p w14:paraId="660C8F7B" w14:textId="77777777" w:rsidR="000A4D70" w:rsidRPr="000F44DA" w:rsidRDefault="000A4D70" w:rsidP="007E40E4">
      <w:pPr>
        <w:spacing w:after="0" w:line="240" w:lineRule="auto"/>
        <w:jc w:val="center"/>
        <w:rPr>
          <w:rFonts w:ascii="Times New Roman" w:hAnsi="Times New Roman" w:cs="Times New Roman"/>
          <w:b/>
        </w:rPr>
      </w:pPr>
    </w:p>
    <w:p w14:paraId="0AE95BF8" w14:textId="77777777" w:rsidR="000A4D70" w:rsidRPr="000F44DA" w:rsidRDefault="000A4D70" w:rsidP="007E40E4">
      <w:pPr>
        <w:spacing w:after="0" w:line="240" w:lineRule="auto"/>
        <w:jc w:val="center"/>
        <w:rPr>
          <w:rFonts w:ascii="Times New Roman" w:hAnsi="Times New Roman" w:cs="Times New Roman"/>
          <w:b/>
        </w:rPr>
      </w:pPr>
    </w:p>
    <w:p w14:paraId="3579FD5B" w14:textId="77777777" w:rsidR="000A4D70" w:rsidRPr="000F44DA" w:rsidRDefault="000A4D70" w:rsidP="007E40E4">
      <w:pPr>
        <w:spacing w:after="0" w:line="240" w:lineRule="auto"/>
        <w:jc w:val="center"/>
        <w:rPr>
          <w:rFonts w:ascii="Times New Roman" w:hAnsi="Times New Roman" w:cs="Times New Roman"/>
          <w:b/>
        </w:rPr>
      </w:pPr>
    </w:p>
    <w:p w14:paraId="23F951BE" w14:textId="77777777" w:rsidR="000A4D70" w:rsidRPr="000F44DA" w:rsidRDefault="000A4D70" w:rsidP="007E40E4">
      <w:pPr>
        <w:spacing w:after="0" w:line="240" w:lineRule="auto"/>
        <w:jc w:val="center"/>
        <w:rPr>
          <w:rFonts w:ascii="Times New Roman" w:hAnsi="Times New Roman" w:cs="Times New Roman"/>
          <w:b/>
        </w:rPr>
      </w:pPr>
    </w:p>
    <w:p w14:paraId="2EC1BD04" w14:textId="77777777" w:rsidR="000A4D70" w:rsidRPr="000F44DA" w:rsidRDefault="000A4D70" w:rsidP="007E40E4">
      <w:pPr>
        <w:spacing w:after="0" w:line="240" w:lineRule="auto"/>
        <w:jc w:val="center"/>
        <w:rPr>
          <w:rFonts w:ascii="Times New Roman" w:hAnsi="Times New Roman" w:cs="Times New Roman"/>
          <w:b/>
        </w:rPr>
      </w:pPr>
    </w:p>
    <w:p w14:paraId="597D17DF" w14:textId="77777777" w:rsidR="000A4D70" w:rsidRPr="000F44DA" w:rsidRDefault="000A4D70" w:rsidP="007E40E4">
      <w:pPr>
        <w:spacing w:after="0" w:line="240" w:lineRule="auto"/>
        <w:jc w:val="center"/>
        <w:rPr>
          <w:rFonts w:ascii="Times New Roman" w:hAnsi="Times New Roman" w:cs="Times New Roman"/>
          <w:b/>
        </w:rPr>
      </w:pPr>
    </w:p>
    <w:p w14:paraId="2F09A28D" w14:textId="77777777" w:rsidR="000A4D70" w:rsidRPr="000F44DA" w:rsidRDefault="000A4D70" w:rsidP="007E40E4">
      <w:pPr>
        <w:spacing w:after="0" w:line="240" w:lineRule="auto"/>
        <w:jc w:val="center"/>
        <w:rPr>
          <w:rFonts w:ascii="Times New Roman" w:hAnsi="Times New Roman" w:cs="Times New Roman"/>
          <w:b/>
        </w:rPr>
      </w:pPr>
    </w:p>
    <w:p w14:paraId="1FADBB37" w14:textId="77777777" w:rsidR="000A4D70" w:rsidRPr="000F44DA" w:rsidRDefault="000A4D70" w:rsidP="007E40E4">
      <w:pPr>
        <w:spacing w:after="0" w:line="240" w:lineRule="auto"/>
        <w:jc w:val="center"/>
        <w:rPr>
          <w:rFonts w:ascii="Times New Roman" w:hAnsi="Times New Roman" w:cs="Times New Roman"/>
          <w:b/>
        </w:rPr>
      </w:pPr>
    </w:p>
    <w:p w14:paraId="66F3E51A" w14:textId="77777777" w:rsidR="000A4D70" w:rsidRPr="000F44DA" w:rsidRDefault="000A4D70" w:rsidP="007E40E4">
      <w:pPr>
        <w:spacing w:after="0" w:line="240" w:lineRule="auto"/>
        <w:jc w:val="center"/>
        <w:rPr>
          <w:rFonts w:ascii="Times New Roman" w:hAnsi="Times New Roman" w:cs="Times New Roman"/>
          <w:b/>
        </w:rPr>
      </w:pPr>
    </w:p>
    <w:p w14:paraId="35A8F229" w14:textId="77777777" w:rsidR="008F7A69" w:rsidRPr="000F44DA" w:rsidRDefault="008F7A69" w:rsidP="007E40E4">
      <w:pPr>
        <w:spacing w:after="0" w:line="240" w:lineRule="auto"/>
        <w:jc w:val="center"/>
        <w:rPr>
          <w:rFonts w:ascii="Times New Roman" w:hAnsi="Times New Roman" w:cs="Times New Roman"/>
          <w:b/>
        </w:rPr>
      </w:pPr>
    </w:p>
    <w:p w14:paraId="2D5ECEF6" w14:textId="77777777" w:rsidR="008F7A69" w:rsidRPr="000F44DA" w:rsidRDefault="008F7A69" w:rsidP="007E40E4">
      <w:pPr>
        <w:spacing w:after="0" w:line="240" w:lineRule="auto"/>
        <w:jc w:val="center"/>
        <w:rPr>
          <w:rFonts w:ascii="Times New Roman" w:hAnsi="Times New Roman" w:cs="Times New Roman"/>
          <w:b/>
        </w:rPr>
      </w:pPr>
    </w:p>
    <w:p w14:paraId="29367275" w14:textId="77777777" w:rsidR="008F7A69" w:rsidRPr="000F44DA" w:rsidRDefault="008F7A69" w:rsidP="007E40E4">
      <w:pPr>
        <w:spacing w:after="0" w:line="240" w:lineRule="auto"/>
        <w:jc w:val="center"/>
        <w:rPr>
          <w:rFonts w:ascii="Times New Roman" w:hAnsi="Times New Roman" w:cs="Times New Roman"/>
          <w:b/>
        </w:rPr>
      </w:pPr>
    </w:p>
    <w:p w14:paraId="28D1CA19" w14:textId="77777777" w:rsidR="008F7A69" w:rsidRPr="000F44DA" w:rsidRDefault="008F7A69" w:rsidP="007E40E4">
      <w:pPr>
        <w:spacing w:after="0" w:line="240" w:lineRule="auto"/>
        <w:jc w:val="center"/>
        <w:rPr>
          <w:rFonts w:ascii="Times New Roman" w:hAnsi="Times New Roman" w:cs="Times New Roman"/>
          <w:b/>
        </w:rPr>
      </w:pPr>
    </w:p>
    <w:p w14:paraId="1342E186" w14:textId="77777777" w:rsidR="008F7A69" w:rsidRPr="000F44DA" w:rsidRDefault="008F7A69" w:rsidP="007E40E4">
      <w:pPr>
        <w:spacing w:after="0" w:line="240" w:lineRule="auto"/>
        <w:jc w:val="center"/>
        <w:rPr>
          <w:rFonts w:ascii="Times New Roman" w:hAnsi="Times New Roman" w:cs="Times New Roman"/>
          <w:b/>
        </w:rPr>
      </w:pPr>
    </w:p>
    <w:p w14:paraId="07D28D40" w14:textId="77777777" w:rsidR="008F7A69" w:rsidRPr="000F44DA" w:rsidRDefault="008F7A69" w:rsidP="007E40E4">
      <w:pPr>
        <w:spacing w:after="0" w:line="240" w:lineRule="auto"/>
        <w:jc w:val="center"/>
        <w:rPr>
          <w:rFonts w:ascii="Times New Roman" w:hAnsi="Times New Roman" w:cs="Times New Roman"/>
          <w:b/>
        </w:rPr>
      </w:pPr>
    </w:p>
    <w:p w14:paraId="3381933D" w14:textId="77777777" w:rsidR="008F7A69" w:rsidRPr="000F44DA" w:rsidRDefault="008F7A69" w:rsidP="007E40E4">
      <w:pPr>
        <w:spacing w:after="0" w:line="240" w:lineRule="auto"/>
        <w:jc w:val="center"/>
        <w:rPr>
          <w:rFonts w:ascii="Times New Roman" w:hAnsi="Times New Roman" w:cs="Times New Roman"/>
          <w:b/>
        </w:rPr>
      </w:pPr>
    </w:p>
    <w:p w14:paraId="0CFA4D7A" w14:textId="4CDB805C" w:rsidR="008F7A69" w:rsidRPr="00BB710F" w:rsidRDefault="00AE22D1" w:rsidP="007E40E4">
      <w:pPr>
        <w:spacing w:after="0" w:line="240" w:lineRule="auto"/>
        <w:jc w:val="center"/>
        <w:rPr>
          <w:rFonts w:ascii="Times New Roman" w:hAnsi="Times New Roman" w:cs="Times New Roman"/>
          <w:b/>
        </w:rPr>
      </w:pPr>
      <w:r w:rsidRPr="00BB710F">
        <w:rPr>
          <w:rFonts w:ascii="Times New Roman" w:hAnsi="Times New Roman" w:cs="Times New Roman"/>
          <w:b/>
        </w:rPr>
        <w:t xml:space="preserve">SOFTWARE LICENSE AND </w:t>
      </w:r>
      <w:r w:rsidR="00312B07" w:rsidRPr="00BB710F">
        <w:rPr>
          <w:rFonts w:ascii="Times New Roman" w:hAnsi="Times New Roman" w:cs="Times New Roman"/>
          <w:b/>
        </w:rPr>
        <w:t xml:space="preserve">SOFTWARE AS A SERVICE </w:t>
      </w:r>
      <w:r w:rsidR="008F7A69" w:rsidRPr="00BB710F">
        <w:rPr>
          <w:rFonts w:ascii="Times New Roman" w:hAnsi="Times New Roman" w:cs="Times New Roman"/>
          <w:b/>
        </w:rPr>
        <w:t>AGREEMEN</w:t>
      </w:r>
      <w:r w:rsidR="00D16E3D" w:rsidRPr="00BB710F">
        <w:rPr>
          <w:rFonts w:ascii="Times New Roman" w:hAnsi="Times New Roman" w:cs="Times New Roman"/>
          <w:b/>
        </w:rPr>
        <w:t>T</w:t>
      </w:r>
    </w:p>
    <w:p w14:paraId="797AEB47" w14:textId="77777777" w:rsidR="00756BAB" w:rsidRPr="00BB710F" w:rsidRDefault="00756BAB" w:rsidP="00E34CAE">
      <w:pPr>
        <w:spacing w:after="0" w:line="240" w:lineRule="auto"/>
        <w:jc w:val="center"/>
        <w:rPr>
          <w:rFonts w:ascii="Times New Roman" w:hAnsi="Times New Roman" w:cs="Times New Roman"/>
          <w:b/>
        </w:rPr>
      </w:pPr>
    </w:p>
    <w:p w14:paraId="7BA0F834" w14:textId="36FCAD65" w:rsidR="008F7A69" w:rsidRPr="00BB710F" w:rsidRDefault="00312B07" w:rsidP="00E34CAE">
      <w:pPr>
        <w:spacing w:after="0" w:line="240" w:lineRule="auto"/>
        <w:jc w:val="center"/>
        <w:rPr>
          <w:rFonts w:ascii="Times New Roman" w:hAnsi="Times New Roman" w:cs="Times New Roman"/>
        </w:rPr>
      </w:pPr>
      <w:r w:rsidRPr="00BB710F">
        <w:rPr>
          <w:rFonts w:ascii="Times New Roman" w:hAnsi="Times New Roman" w:cs="Times New Roman"/>
        </w:rPr>
        <w:t>b</w:t>
      </w:r>
      <w:r w:rsidR="008F7A69" w:rsidRPr="00BB710F">
        <w:rPr>
          <w:rFonts w:ascii="Times New Roman" w:hAnsi="Times New Roman" w:cs="Times New Roman"/>
        </w:rPr>
        <w:t>y and between</w:t>
      </w:r>
    </w:p>
    <w:p w14:paraId="695ED501" w14:textId="77777777" w:rsidR="00756BAB" w:rsidRPr="00BB710F" w:rsidRDefault="00756BAB" w:rsidP="007E40E4">
      <w:pPr>
        <w:spacing w:after="0" w:line="240" w:lineRule="auto"/>
        <w:jc w:val="center"/>
        <w:rPr>
          <w:rFonts w:ascii="Times New Roman" w:hAnsi="Times New Roman" w:cs="Times New Roman"/>
        </w:rPr>
      </w:pPr>
    </w:p>
    <w:p w14:paraId="659A73E1" w14:textId="528D8D76" w:rsidR="00133CD0" w:rsidRPr="00BB710F" w:rsidRDefault="00133CD0" w:rsidP="007E40E4">
      <w:pPr>
        <w:pStyle w:val="ListParagraph"/>
        <w:spacing w:after="0" w:line="240" w:lineRule="auto"/>
        <w:ind w:left="0"/>
        <w:jc w:val="center"/>
        <w:rPr>
          <w:rFonts w:ascii="Times New Roman" w:hAnsi="Times New Roman" w:cs="Times New Roman"/>
          <w:b/>
        </w:rPr>
      </w:pPr>
    </w:p>
    <w:p w14:paraId="761E79C7" w14:textId="564A2B4A" w:rsidR="008F7A69" w:rsidRPr="00BB710F" w:rsidRDefault="0024516A" w:rsidP="007E40E4">
      <w:pPr>
        <w:pStyle w:val="ListParagraph"/>
        <w:spacing w:after="0" w:line="240" w:lineRule="auto"/>
        <w:ind w:left="0"/>
        <w:jc w:val="center"/>
        <w:rPr>
          <w:rFonts w:ascii="Times New Roman" w:hAnsi="Times New Roman" w:cs="Times New Roman"/>
          <w:b/>
        </w:rPr>
      </w:pPr>
      <w:r w:rsidRPr="001F6317">
        <w:rPr>
          <w:rFonts w:ascii="Times New Roman" w:hAnsi="Times New Roman" w:cs="Times New Roman"/>
          <w:b/>
          <w:highlight w:val="yellow"/>
        </w:rPr>
        <w:t>_________________________</w:t>
      </w:r>
    </w:p>
    <w:p w14:paraId="0A32AF26" w14:textId="089E7A31" w:rsidR="008F7A69" w:rsidRPr="00BB710F" w:rsidRDefault="008F7A69" w:rsidP="00276DB9">
      <w:pPr>
        <w:spacing w:after="0" w:line="240" w:lineRule="auto"/>
        <w:jc w:val="center"/>
        <w:rPr>
          <w:rFonts w:ascii="Times New Roman" w:hAnsi="Times New Roman" w:cs="Times New Roman"/>
        </w:rPr>
      </w:pPr>
      <w:r w:rsidRPr="00BB710F">
        <w:rPr>
          <w:rFonts w:ascii="Times New Roman" w:hAnsi="Times New Roman" w:cs="Times New Roman"/>
        </w:rPr>
        <w:t xml:space="preserve">(as </w:t>
      </w:r>
      <w:r w:rsidR="00312B07" w:rsidRPr="00BB710F">
        <w:rPr>
          <w:rFonts w:ascii="Times New Roman" w:hAnsi="Times New Roman" w:cs="Times New Roman"/>
          <w:i/>
        </w:rPr>
        <w:t>Service Provider</w:t>
      </w:r>
      <w:r w:rsidRPr="00BB710F">
        <w:rPr>
          <w:rFonts w:ascii="Times New Roman" w:hAnsi="Times New Roman" w:cs="Times New Roman"/>
        </w:rPr>
        <w:t>)</w:t>
      </w:r>
    </w:p>
    <w:p w14:paraId="5575EEFD" w14:textId="77777777" w:rsidR="008F7A69" w:rsidRPr="00BB710F" w:rsidRDefault="008F7A69" w:rsidP="007E40E4">
      <w:pPr>
        <w:pStyle w:val="ListParagraph"/>
        <w:spacing w:after="0" w:line="240" w:lineRule="auto"/>
        <w:ind w:left="0" w:hanging="180"/>
        <w:jc w:val="center"/>
        <w:rPr>
          <w:rFonts w:ascii="Times New Roman" w:hAnsi="Times New Roman" w:cs="Times New Roman"/>
          <w:i/>
        </w:rPr>
      </w:pPr>
    </w:p>
    <w:p w14:paraId="285E43DE" w14:textId="65B6E0C0" w:rsidR="008F7A69" w:rsidRPr="00BB710F" w:rsidRDefault="00312B07" w:rsidP="007E40E4">
      <w:pPr>
        <w:pStyle w:val="ListParagraph"/>
        <w:spacing w:after="0" w:line="240" w:lineRule="auto"/>
        <w:ind w:left="0"/>
        <w:jc w:val="center"/>
        <w:rPr>
          <w:rFonts w:ascii="Times New Roman" w:hAnsi="Times New Roman" w:cs="Times New Roman"/>
        </w:rPr>
      </w:pPr>
      <w:r w:rsidRPr="00BB710F">
        <w:rPr>
          <w:rFonts w:ascii="Times New Roman" w:hAnsi="Times New Roman" w:cs="Times New Roman"/>
        </w:rPr>
        <w:t>a</w:t>
      </w:r>
      <w:r w:rsidR="008F7A69" w:rsidRPr="00BB710F">
        <w:rPr>
          <w:rFonts w:ascii="Times New Roman" w:hAnsi="Times New Roman" w:cs="Times New Roman"/>
        </w:rPr>
        <w:t xml:space="preserve">nd </w:t>
      </w:r>
    </w:p>
    <w:p w14:paraId="435E5AF7" w14:textId="77777777" w:rsidR="008F7A69" w:rsidRPr="00BB710F" w:rsidRDefault="008F7A69" w:rsidP="007E40E4">
      <w:pPr>
        <w:pStyle w:val="ListParagraph"/>
        <w:spacing w:after="0" w:line="240" w:lineRule="auto"/>
        <w:ind w:left="0"/>
        <w:jc w:val="center"/>
        <w:rPr>
          <w:rFonts w:ascii="Times New Roman" w:hAnsi="Times New Roman" w:cs="Times New Roman"/>
        </w:rPr>
      </w:pPr>
    </w:p>
    <w:p w14:paraId="15D47BDE" w14:textId="77777777" w:rsidR="008F7A69" w:rsidRPr="00BB710F" w:rsidRDefault="008F7A69" w:rsidP="007E40E4">
      <w:pPr>
        <w:pStyle w:val="ListParagraph"/>
        <w:spacing w:after="0" w:line="240" w:lineRule="auto"/>
        <w:ind w:left="0"/>
        <w:jc w:val="center"/>
        <w:rPr>
          <w:rFonts w:ascii="Times New Roman" w:hAnsi="Times New Roman" w:cs="Times New Roman"/>
          <w:b/>
        </w:rPr>
      </w:pPr>
      <w:r w:rsidRPr="00BB710F">
        <w:rPr>
          <w:rFonts w:ascii="Times New Roman" w:hAnsi="Times New Roman" w:cs="Times New Roman"/>
          <w:b/>
        </w:rPr>
        <w:t>InterGlobe Aviation Limited</w:t>
      </w:r>
    </w:p>
    <w:p w14:paraId="13A0A7BA" w14:textId="77777777" w:rsidR="008F7A69" w:rsidRPr="00BB710F" w:rsidRDefault="008F7A69" w:rsidP="007E40E4">
      <w:pPr>
        <w:pStyle w:val="ListParagraph"/>
        <w:spacing w:after="0" w:line="240" w:lineRule="auto"/>
        <w:ind w:left="0" w:hanging="180"/>
        <w:jc w:val="center"/>
        <w:rPr>
          <w:rFonts w:ascii="Times New Roman" w:hAnsi="Times New Roman" w:cs="Times New Roman"/>
        </w:rPr>
      </w:pPr>
      <w:r w:rsidRPr="00BB710F">
        <w:rPr>
          <w:rFonts w:ascii="Times New Roman" w:hAnsi="Times New Roman" w:cs="Times New Roman"/>
          <w:i/>
        </w:rPr>
        <w:t xml:space="preserve">(as </w:t>
      </w:r>
      <w:r w:rsidR="00D16E3D" w:rsidRPr="00BB710F">
        <w:rPr>
          <w:rFonts w:ascii="Times New Roman" w:hAnsi="Times New Roman" w:cs="Times New Roman"/>
          <w:i/>
        </w:rPr>
        <w:t>IndiGo or Customer</w:t>
      </w:r>
      <w:r w:rsidRPr="00BB710F">
        <w:rPr>
          <w:rFonts w:ascii="Times New Roman" w:hAnsi="Times New Roman" w:cs="Times New Roman"/>
          <w:i/>
        </w:rPr>
        <w:t>)</w:t>
      </w:r>
    </w:p>
    <w:sdt>
      <w:sdtPr>
        <w:rPr>
          <w:rFonts w:ascii="Times New Roman" w:hAnsi="Times New Roman" w:cs="Times New Roman"/>
        </w:rPr>
        <w:id w:val="-1306084200"/>
        <w:docPartObj>
          <w:docPartGallery w:val="Cover Pages"/>
          <w:docPartUnique/>
        </w:docPartObj>
      </w:sdtPr>
      <w:sdtEndPr>
        <w:rPr>
          <w:b/>
        </w:rPr>
      </w:sdtEndPr>
      <w:sdtContent>
        <w:p w14:paraId="154F4744" w14:textId="77777777" w:rsidR="008F7A69" w:rsidRPr="00BB710F" w:rsidRDefault="008F7A69" w:rsidP="007E40E4">
          <w:pPr>
            <w:spacing w:after="0" w:line="240" w:lineRule="auto"/>
            <w:rPr>
              <w:rFonts w:ascii="Times New Roman" w:hAnsi="Times New Roman" w:cs="Times New Roman"/>
            </w:rPr>
          </w:pPr>
          <w:r w:rsidRPr="00BB710F">
            <w:rPr>
              <w:rFonts w:ascii="Times New Roman" w:hAnsi="Times New Roman" w:cs="Times New Roman"/>
            </w:rPr>
            <w:t xml:space="preserve"> </w:t>
          </w:r>
        </w:p>
        <w:p w14:paraId="1D6DB420" w14:textId="77777777" w:rsidR="008F7A69" w:rsidRPr="00BB710F" w:rsidRDefault="008F7A69" w:rsidP="007E40E4">
          <w:pPr>
            <w:spacing w:after="0" w:line="240" w:lineRule="auto"/>
            <w:rPr>
              <w:rFonts w:ascii="Times New Roman" w:hAnsi="Times New Roman" w:cs="Times New Roman"/>
              <w:b/>
            </w:rPr>
          </w:pPr>
          <w:r w:rsidRPr="00BB710F">
            <w:rPr>
              <w:rFonts w:ascii="Times New Roman" w:hAnsi="Times New Roman" w:cs="Times New Roman"/>
              <w:b/>
            </w:rPr>
            <w:br w:type="page"/>
          </w:r>
        </w:p>
      </w:sdtContent>
    </w:sdt>
    <w:p w14:paraId="14A400DA" w14:textId="7725C943" w:rsidR="008F7A69" w:rsidRPr="00BB710F" w:rsidRDefault="0054644D" w:rsidP="00E34CAE">
      <w:pPr>
        <w:pStyle w:val="HTMLPreformatted"/>
        <w:jc w:val="center"/>
        <w:rPr>
          <w:rFonts w:ascii="Times New Roman" w:hAnsi="Times New Roman" w:cs="Times New Roman"/>
          <w:b/>
        </w:rPr>
      </w:pPr>
      <w:r w:rsidRPr="00BB710F">
        <w:rPr>
          <w:rFonts w:ascii="Times New Roman" w:hAnsi="Times New Roman" w:cs="Times New Roman"/>
          <w:b/>
        </w:rPr>
        <w:lastRenderedPageBreak/>
        <w:t xml:space="preserve">SOFTWARE LICENSE AND </w:t>
      </w:r>
      <w:r w:rsidR="00C836DD" w:rsidRPr="00BB710F">
        <w:rPr>
          <w:rFonts w:ascii="Times New Roman" w:hAnsi="Times New Roman" w:cs="Times New Roman"/>
          <w:b/>
        </w:rPr>
        <w:t xml:space="preserve">SOFTWARE AS A </w:t>
      </w:r>
      <w:r w:rsidR="005104AA" w:rsidRPr="00BB710F">
        <w:rPr>
          <w:rFonts w:ascii="Times New Roman" w:hAnsi="Times New Roman" w:cs="Times New Roman"/>
          <w:b/>
        </w:rPr>
        <w:t>SERVICE</w:t>
      </w:r>
      <w:r w:rsidR="00AE22D1" w:rsidRPr="00BB710F">
        <w:rPr>
          <w:rFonts w:ascii="Times New Roman" w:hAnsi="Times New Roman" w:cs="Times New Roman"/>
          <w:b/>
        </w:rPr>
        <w:t>S</w:t>
      </w:r>
      <w:r w:rsidR="00507A87" w:rsidRPr="00BB710F">
        <w:rPr>
          <w:rFonts w:ascii="Times New Roman" w:hAnsi="Times New Roman" w:cs="Times New Roman"/>
          <w:b/>
        </w:rPr>
        <w:t xml:space="preserve"> </w:t>
      </w:r>
      <w:r w:rsidR="008F7A69" w:rsidRPr="00BB710F">
        <w:rPr>
          <w:rFonts w:ascii="Times New Roman" w:hAnsi="Times New Roman" w:cs="Times New Roman"/>
          <w:b/>
        </w:rPr>
        <w:t>AGREEMENT</w:t>
      </w:r>
    </w:p>
    <w:p w14:paraId="72C15AC6" w14:textId="77777777" w:rsidR="008F7A69" w:rsidRPr="00BB710F" w:rsidRDefault="008F7A69" w:rsidP="00E34CAE">
      <w:pPr>
        <w:pStyle w:val="HTMLPreformatted"/>
        <w:jc w:val="both"/>
        <w:rPr>
          <w:rFonts w:ascii="Times New Roman" w:hAnsi="Times New Roman" w:cs="Times New Roman"/>
        </w:rPr>
      </w:pPr>
    </w:p>
    <w:p w14:paraId="7EC444E1" w14:textId="0B8F1B02" w:rsidR="008F7A69" w:rsidRPr="00BB710F" w:rsidRDefault="008F7A69" w:rsidP="00E34CAE">
      <w:pPr>
        <w:pStyle w:val="HTMLPreformatted"/>
        <w:jc w:val="both"/>
        <w:rPr>
          <w:rFonts w:ascii="Times New Roman" w:hAnsi="Times New Roman" w:cs="Times New Roman"/>
        </w:rPr>
      </w:pPr>
      <w:r w:rsidRPr="00BB710F">
        <w:rPr>
          <w:rFonts w:ascii="Times New Roman" w:hAnsi="Times New Roman" w:cs="Times New Roman"/>
        </w:rPr>
        <w:t xml:space="preserve">This </w:t>
      </w:r>
      <w:r w:rsidR="0054644D" w:rsidRPr="00BB710F">
        <w:rPr>
          <w:rFonts w:ascii="Times New Roman" w:hAnsi="Times New Roman" w:cs="Times New Roman"/>
        </w:rPr>
        <w:t xml:space="preserve">Software License and </w:t>
      </w:r>
      <w:r w:rsidR="00C836DD" w:rsidRPr="00BB710F">
        <w:rPr>
          <w:rFonts w:ascii="Times New Roman" w:hAnsi="Times New Roman" w:cs="Times New Roman"/>
        </w:rPr>
        <w:t xml:space="preserve">Software as a </w:t>
      </w:r>
      <w:r w:rsidR="005104AA" w:rsidRPr="00BB710F">
        <w:rPr>
          <w:rFonts w:ascii="Times New Roman" w:hAnsi="Times New Roman" w:cs="Times New Roman"/>
        </w:rPr>
        <w:t>Service</w:t>
      </w:r>
      <w:r w:rsidR="00AE22D1" w:rsidRPr="00BB710F">
        <w:rPr>
          <w:rFonts w:ascii="Times New Roman" w:hAnsi="Times New Roman" w:cs="Times New Roman"/>
        </w:rPr>
        <w:t>s</w:t>
      </w:r>
      <w:r w:rsidR="006714CD" w:rsidRPr="00BB710F">
        <w:rPr>
          <w:rFonts w:ascii="Times New Roman" w:hAnsi="Times New Roman" w:cs="Times New Roman"/>
        </w:rPr>
        <w:t xml:space="preserve"> </w:t>
      </w:r>
      <w:r w:rsidR="0054644D" w:rsidRPr="00BB710F">
        <w:rPr>
          <w:rFonts w:ascii="Times New Roman" w:hAnsi="Times New Roman" w:cs="Times New Roman"/>
        </w:rPr>
        <w:t>Agreement</w:t>
      </w:r>
      <w:r w:rsidRPr="00BB710F">
        <w:rPr>
          <w:rFonts w:ascii="Times New Roman" w:hAnsi="Times New Roman" w:cs="Times New Roman"/>
        </w:rPr>
        <w:t xml:space="preserve"> is entered as of </w:t>
      </w:r>
      <w:r w:rsidR="003231FE" w:rsidRPr="006B7C29">
        <w:rPr>
          <w:rFonts w:ascii="Times New Roman" w:hAnsi="Times New Roman" w:cs="Times New Roman"/>
          <w:highlight w:val="yellow"/>
        </w:rPr>
        <w:t>________________</w:t>
      </w:r>
      <w:r w:rsidR="00162247" w:rsidRPr="00BB710F">
        <w:rPr>
          <w:rFonts w:ascii="Times New Roman" w:hAnsi="Times New Roman" w:cs="Times New Roman"/>
        </w:rPr>
        <w:t xml:space="preserve"> </w:t>
      </w:r>
      <w:r w:rsidRPr="00BB710F">
        <w:rPr>
          <w:rFonts w:ascii="Times New Roman" w:hAnsi="Times New Roman" w:cs="Times New Roman"/>
        </w:rPr>
        <w:t xml:space="preserve">(the </w:t>
      </w:r>
      <w:r w:rsidR="00D606C5" w:rsidRPr="00BB710F">
        <w:rPr>
          <w:rFonts w:ascii="Times New Roman" w:hAnsi="Times New Roman" w:cs="Times New Roman"/>
        </w:rPr>
        <w:t>“</w:t>
      </w:r>
      <w:r w:rsidRPr="00BB710F">
        <w:rPr>
          <w:rFonts w:ascii="Times New Roman" w:hAnsi="Times New Roman" w:cs="Times New Roman"/>
          <w:b/>
        </w:rPr>
        <w:t>Effective Date</w:t>
      </w:r>
      <w:r w:rsidR="00D606C5" w:rsidRPr="00BB710F">
        <w:rPr>
          <w:rFonts w:ascii="Times New Roman" w:hAnsi="Times New Roman" w:cs="Times New Roman"/>
        </w:rPr>
        <w:t>”</w:t>
      </w:r>
      <w:r w:rsidRPr="00BB710F">
        <w:rPr>
          <w:rFonts w:ascii="Times New Roman" w:hAnsi="Times New Roman" w:cs="Times New Roman"/>
        </w:rPr>
        <w:t>), by and between:</w:t>
      </w:r>
      <w:r w:rsidR="00C836DD" w:rsidRPr="00BB710F">
        <w:rPr>
          <w:rFonts w:ascii="Times New Roman" w:hAnsi="Times New Roman" w:cs="Times New Roman"/>
        </w:rPr>
        <w:t xml:space="preserve"> </w:t>
      </w:r>
    </w:p>
    <w:p w14:paraId="4A935BC1" w14:textId="77777777" w:rsidR="008F7A69" w:rsidRPr="00BB710F" w:rsidRDefault="008F7A69" w:rsidP="00E34CAE">
      <w:pPr>
        <w:pStyle w:val="HTMLPreformatted"/>
        <w:jc w:val="both"/>
        <w:rPr>
          <w:rFonts w:ascii="Times New Roman" w:hAnsi="Times New Roman" w:cs="Times New Roman"/>
        </w:rPr>
      </w:pPr>
    </w:p>
    <w:p w14:paraId="1233EA3C" w14:textId="7E79C872" w:rsidR="008F7A69" w:rsidRPr="00BB710F" w:rsidRDefault="006B7C29" w:rsidP="007E40E4">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9160"/>
          <w:tab w:val="left" w:pos="709"/>
        </w:tabs>
        <w:ind w:left="567" w:hanging="567"/>
        <w:jc w:val="both"/>
        <w:rPr>
          <w:rFonts w:ascii="Times New Roman" w:hAnsi="Times New Roman" w:cs="Times New Roman"/>
        </w:rPr>
      </w:pPr>
      <w:r w:rsidRPr="006B7C29">
        <w:rPr>
          <w:rFonts w:ascii="Times New Roman" w:hAnsi="Times New Roman" w:cs="Times New Roman"/>
          <w:b/>
          <w:bCs/>
          <w:highlight w:val="yellow"/>
        </w:rPr>
        <w:t>____________________</w:t>
      </w:r>
      <w:r w:rsidR="005104AA" w:rsidRPr="006B7C29">
        <w:rPr>
          <w:rFonts w:ascii="Times New Roman" w:hAnsi="Times New Roman" w:cs="Times New Roman"/>
          <w:b/>
          <w:highlight w:val="yellow"/>
        </w:rPr>
        <w:t>,</w:t>
      </w:r>
      <w:r w:rsidR="008F7A69" w:rsidRPr="00BB710F">
        <w:rPr>
          <w:rFonts w:ascii="Times New Roman" w:hAnsi="Times New Roman" w:cs="Times New Roman"/>
          <w:b/>
        </w:rPr>
        <w:t xml:space="preserve"> </w:t>
      </w:r>
      <w:r w:rsidR="008F7A69" w:rsidRPr="00BB710F">
        <w:rPr>
          <w:rFonts w:ascii="Times New Roman" w:hAnsi="Times New Roman" w:cs="Times New Roman"/>
        </w:rPr>
        <w:t>a</w:t>
      </w:r>
      <w:r w:rsidR="008F7A69" w:rsidRPr="00BB710F">
        <w:rPr>
          <w:rFonts w:ascii="Times New Roman" w:hAnsi="Times New Roman" w:cs="Times New Roman"/>
          <w:b/>
        </w:rPr>
        <w:t xml:space="preserve"> </w:t>
      </w:r>
      <w:r w:rsidR="005104AA" w:rsidRPr="00BB710F">
        <w:rPr>
          <w:rFonts w:ascii="Times New Roman" w:hAnsi="Times New Roman" w:cs="Times New Roman"/>
        </w:rPr>
        <w:t>company</w:t>
      </w:r>
      <w:r w:rsidR="008F7A69" w:rsidRPr="00BB710F">
        <w:rPr>
          <w:rFonts w:ascii="Times New Roman" w:hAnsi="Times New Roman" w:cs="Times New Roman"/>
        </w:rPr>
        <w:t xml:space="preserve"> </w:t>
      </w:r>
      <w:r w:rsidR="00682437">
        <w:rPr>
          <w:rFonts w:ascii="Times New Roman" w:hAnsi="Times New Roman" w:cs="Times New Roman"/>
        </w:rPr>
        <w:t>incorporated under the</w:t>
      </w:r>
      <w:r w:rsidR="005F53AD" w:rsidRPr="00BB710F">
        <w:rPr>
          <w:rFonts w:ascii="Times New Roman" w:hAnsi="Times New Roman" w:cs="Times New Roman"/>
        </w:rPr>
        <w:t xml:space="preserve"> </w:t>
      </w:r>
      <w:r w:rsidR="00174572" w:rsidRPr="00174572">
        <w:rPr>
          <w:rFonts w:ascii="Times New Roman" w:hAnsi="Times New Roman" w:cs="Times New Roman"/>
          <w:highlight w:val="yellow"/>
        </w:rPr>
        <w:t>___________</w:t>
      </w:r>
      <w:r w:rsidR="005F53AD" w:rsidRPr="00BB710F">
        <w:rPr>
          <w:rFonts w:ascii="Times New Roman" w:hAnsi="Times New Roman" w:cs="Times New Roman"/>
        </w:rPr>
        <w:t xml:space="preserve"> </w:t>
      </w:r>
      <w:r w:rsidR="008F7A69" w:rsidRPr="00BB710F">
        <w:rPr>
          <w:rFonts w:ascii="Times New Roman" w:hAnsi="Times New Roman" w:cs="Times New Roman"/>
        </w:rPr>
        <w:t xml:space="preserve"> with its registered address at</w:t>
      </w:r>
      <w:r w:rsidR="005F53AD" w:rsidRPr="00BB710F">
        <w:rPr>
          <w:rFonts w:ascii="Times New Roman" w:hAnsi="Times New Roman" w:cs="Times New Roman"/>
        </w:rPr>
        <w:t xml:space="preserve"> </w:t>
      </w:r>
      <w:r w:rsidRPr="006B7C29">
        <w:rPr>
          <w:rFonts w:ascii="Times New Roman" w:hAnsi="Times New Roman" w:cs="Times New Roman"/>
          <w:highlight w:val="yellow"/>
        </w:rPr>
        <w:t>_____________________</w:t>
      </w:r>
      <w:r w:rsidR="005104AA" w:rsidRPr="00BB710F">
        <w:rPr>
          <w:rFonts w:ascii="Times New Roman" w:hAnsi="Times New Roman" w:cs="Times New Roman"/>
        </w:rPr>
        <w:t xml:space="preserve"> </w:t>
      </w:r>
      <w:r w:rsidR="00C81D1B" w:rsidRPr="00BB710F">
        <w:rPr>
          <w:rFonts w:ascii="Times New Roman" w:hAnsi="Times New Roman" w:cs="Times New Roman"/>
        </w:rPr>
        <w:t>(</w:t>
      </w:r>
      <w:r w:rsidR="008F7A69" w:rsidRPr="00BB710F">
        <w:rPr>
          <w:rFonts w:ascii="Times New Roman" w:hAnsi="Times New Roman" w:cs="Times New Roman"/>
        </w:rPr>
        <w:t xml:space="preserve">hereinafter referred to as </w:t>
      </w:r>
      <w:r w:rsidR="00411336" w:rsidRPr="00BB710F">
        <w:rPr>
          <w:rFonts w:ascii="Times New Roman" w:hAnsi="Times New Roman" w:cs="Times New Roman"/>
        </w:rPr>
        <w:t xml:space="preserve">the </w:t>
      </w:r>
      <w:r w:rsidR="008F7A69" w:rsidRPr="00BB710F">
        <w:rPr>
          <w:rFonts w:ascii="Times New Roman" w:hAnsi="Times New Roman" w:cs="Times New Roman"/>
        </w:rPr>
        <w:t>“</w:t>
      </w:r>
      <w:r w:rsidR="00411336" w:rsidRPr="00BB710F">
        <w:rPr>
          <w:rFonts w:ascii="Times New Roman" w:hAnsi="Times New Roman" w:cs="Times New Roman"/>
          <w:b/>
        </w:rPr>
        <w:t>Service Provider</w:t>
      </w:r>
      <w:r w:rsidR="008F7A69" w:rsidRPr="00BB710F">
        <w:rPr>
          <w:rFonts w:ascii="Times New Roman" w:hAnsi="Times New Roman" w:cs="Times New Roman"/>
        </w:rPr>
        <w:t>” which expression shall unless repugnant to the context, mean and include its successors and permitted assigns</w:t>
      </w:r>
      <w:r w:rsidR="00C81D1B" w:rsidRPr="00BB710F">
        <w:rPr>
          <w:rFonts w:ascii="Times New Roman" w:hAnsi="Times New Roman" w:cs="Times New Roman"/>
        </w:rPr>
        <w:t>)</w:t>
      </w:r>
      <w:r w:rsidR="008F7A69" w:rsidRPr="00BB710F">
        <w:rPr>
          <w:rFonts w:ascii="Times New Roman" w:hAnsi="Times New Roman" w:cs="Times New Roman"/>
        </w:rPr>
        <w:t>;</w:t>
      </w:r>
    </w:p>
    <w:p w14:paraId="6CADC195" w14:textId="77777777" w:rsidR="005104AA" w:rsidRPr="00BB710F" w:rsidRDefault="005104AA" w:rsidP="007E40E4">
      <w:pPr>
        <w:pStyle w:val="HTMLPreformatted"/>
        <w:tabs>
          <w:tab w:val="clear" w:pos="916"/>
          <w:tab w:val="left" w:pos="426"/>
        </w:tabs>
        <w:ind w:left="567" w:hanging="567"/>
        <w:jc w:val="both"/>
        <w:rPr>
          <w:rFonts w:ascii="Times New Roman" w:hAnsi="Times New Roman" w:cs="Times New Roman"/>
        </w:rPr>
      </w:pPr>
    </w:p>
    <w:p w14:paraId="60E85D66" w14:textId="77777777" w:rsidR="008F7A69" w:rsidRPr="00BB710F" w:rsidRDefault="008F7A69" w:rsidP="007E40E4">
      <w:pPr>
        <w:pStyle w:val="HTMLPreformatted"/>
        <w:tabs>
          <w:tab w:val="clear" w:pos="916"/>
          <w:tab w:val="left" w:pos="426"/>
        </w:tabs>
        <w:ind w:left="567" w:hanging="567"/>
        <w:jc w:val="both"/>
        <w:rPr>
          <w:rFonts w:ascii="Times New Roman" w:hAnsi="Times New Roman" w:cs="Times New Roman"/>
        </w:rPr>
      </w:pPr>
      <w:r w:rsidRPr="00BB710F">
        <w:rPr>
          <w:rFonts w:ascii="Times New Roman" w:hAnsi="Times New Roman" w:cs="Times New Roman"/>
        </w:rPr>
        <w:tab/>
      </w:r>
      <w:r w:rsidR="00A61A68" w:rsidRPr="00BB710F">
        <w:rPr>
          <w:rFonts w:ascii="Times New Roman" w:hAnsi="Times New Roman" w:cs="Times New Roman"/>
        </w:rPr>
        <w:tab/>
      </w:r>
      <w:r w:rsidRPr="00BB710F">
        <w:rPr>
          <w:rFonts w:ascii="Times New Roman" w:hAnsi="Times New Roman" w:cs="Times New Roman"/>
        </w:rPr>
        <w:t xml:space="preserve">And </w:t>
      </w:r>
    </w:p>
    <w:p w14:paraId="4D53FE07" w14:textId="77777777" w:rsidR="008F7A69" w:rsidRPr="00BB710F" w:rsidRDefault="008F7A69" w:rsidP="007E40E4">
      <w:pPr>
        <w:pStyle w:val="HTMLPreformatted"/>
        <w:tabs>
          <w:tab w:val="left" w:pos="426"/>
        </w:tabs>
        <w:ind w:left="567" w:hanging="567"/>
        <w:jc w:val="both"/>
        <w:rPr>
          <w:rFonts w:ascii="Times New Roman" w:hAnsi="Times New Roman" w:cs="Times New Roman"/>
        </w:rPr>
      </w:pPr>
    </w:p>
    <w:p w14:paraId="2A452291" w14:textId="379D9D94" w:rsidR="008F7A69" w:rsidRPr="00BB710F" w:rsidRDefault="008F7A69" w:rsidP="007E40E4">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9160"/>
          <w:tab w:val="left" w:pos="1134"/>
        </w:tabs>
        <w:ind w:left="567" w:hanging="567"/>
        <w:jc w:val="both"/>
        <w:rPr>
          <w:rFonts w:ascii="Times New Roman" w:hAnsi="Times New Roman" w:cs="Times New Roman"/>
        </w:rPr>
      </w:pPr>
      <w:r w:rsidRPr="00BB710F">
        <w:rPr>
          <w:rFonts w:ascii="Times New Roman" w:hAnsi="Times New Roman" w:cs="Times New Roman"/>
          <w:b/>
        </w:rPr>
        <w:t>InterGlobe Aviation Limited</w:t>
      </w:r>
      <w:r w:rsidRPr="00BB710F">
        <w:rPr>
          <w:rFonts w:ascii="Times New Roman" w:hAnsi="Times New Roman" w:cs="Times New Roman"/>
        </w:rPr>
        <w:t xml:space="preserve">, a company incorporated under the Companies Act, 1956, having its registered office at </w:t>
      </w:r>
      <w:r w:rsidR="005A0514" w:rsidRPr="00BB710F">
        <w:rPr>
          <w:rFonts w:ascii="Times New Roman" w:hAnsi="Times New Roman" w:cs="Times New Roman"/>
        </w:rPr>
        <w:t xml:space="preserve">Upper Ground Floor, Thapar House, Gate no. 2, Western Wing, 124 Janpath, New Delhi-110001, India </w:t>
      </w:r>
      <w:r w:rsidR="00C60F69" w:rsidRPr="00BB710F">
        <w:rPr>
          <w:rFonts w:ascii="Times New Roman" w:hAnsi="Times New Roman" w:cs="Times New Roman"/>
        </w:rPr>
        <w:t>(</w:t>
      </w:r>
      <w:r w:rsidRPr="00BB710F">
        <w:rPr>
          <w:rFonts w:ascii="Times New Roman" w:hAnsi="Times New Roman" w:cs="Times New Roman"/>
        </w:rPr>
        <w:t>hereinafter referred to as “</w:t>
      </w:r>
      <w:r w:rsidRPr="00BB710F">
        <w:rPr>
          <w:rFonts w:ascii="Times New Roman" w:hAnsi="Times New Roman" w:cs="Times New Roman"/>
          <w:b/>
        </w:rPr>
        <w:t>IndiGo</w:t>
      </w:r>
      <w:r w:rsidRPr="00BB710F">
        <w:rPr>
          <w:rFonts w:ascii="Times New Roman" w:hAnsi="Times New Roman" w:cs="Times New Roman"/>
        </w:rPr>
        <w:t>”</w:t>
      </w:r>
      <w:r w:rsidR="00A77F9B" w:rsidRPr="00BB710F">
        <w:rPr>
          <w:rFonts w:ascii="Times New Roman" w:hAnsi="Times New Roman" w:cs="Times New Roman"/>
        </w:rPr>
        <w:t xml:space="preserve"> or “</w:t>
      </w:r>
      <w:r w:rsidR="00A77F9B" w:rsidRPr="00BB710F">
        <w:rPr>
          <w:rFonts w:ascii="Times New Roman" w:hAnsi="Times New Roman" w:cs="Times New Roman"/>
          <w:b/>
        </w:rPr>
        <w:t>Customer</w:t>
      </w:r>
      <w:r w:rsidR="00A77F9B" w:rsidRPr="00BB710F">
        <w:rPr>
          <w:rFonts w:ascii="Times New Roman" w:hAnsi="Times New Roman" w:cs="Times New Roman"/>
        </w:rPr>
        <w:t>”</w:t>
      </w:r>
      <w:r w:rsidRPr="00BB710F">
        <w:rPr>
          <w:rFonts w:ascii="Times New Roman" w:hAnsi="Times New Roman" w:cs="Times New Roman"/>
        </w:rPr>
        <w:t xml:space="preserve"> which expression shall unless repugnant to the context, mean and include its successors and permitted assigns</w:t>
      </w:r>
      <w:r w:rsidR="00C60F69" w:rsidRPr="00BB710F">
        <w:rPr>
          <w:rFonts w:ascii="Times New Roman" w:hAnsi="Times New Roman" w:cs="Times New Roman"/>
        </w:rPr>
        <w:t>)</w:t>
      </w:r>
      <w:r w:rsidRPr="00BB710F">
        <w:rPr>
          <w:rFonts w:ascii="Times New Roman" w:hAnsi="Times New Roman" w:cs="Times New Roman"/>
        </w:rPr>
        <w:t>.</w:t>
      </w:r>
    </w:p>
    <w:p w14:paraId="394BEE37" w14:textId="77777777" w:rsidR="008F7A69" w:rsidRPr="00BB710F" w:rsidRDefault="008F7A69" w:rsidP="00E34CAE">
      <w:pPr>
        <w:pStyle w:val="BodyText"/>
        <w:widowControl w:val="0"/>
        <w:spacing w:before="0" w:line="240" w:lineRule="auto"/>
        <w:rPr>
          <w:sz w:val="22"/>
          <w:szCs w:val="22"/>
        </w:rPr>
      </w:pPr>
    </w:p>
    <w:p w14:paraId="30FE9025" w14:textId="7444FFA5" w:rsidR="008F7A69" w:rsidRPr="00BB710F" w:rsidRDefault="008F7A69" w:rsidP="00E34CAE">
      <w:pPr>
        <w:pStyle w:val="BodyText"/>
        <w:widowControl w:val="0"/>
        <w:spacing w:before="0" w:line="240" w:lineRule="auto"/>
        <w:rPr>
          <w:sz w:val="22"/>
          <w:szCs w:val="22"/>
        </w:rPr>
      </w:pPr>
      <w:r w:rsidRPr="00BB710F">
        <w:rPr>
          <w:sz w:val="22"/>
          <w:szCs w:val="22"/>
        </w:rPr>
        <w:t xml:space="preserve">Where ever the context so requires, </w:t>
      </w:r>
      <w:r w:rsidR="00411336" w:rsidRPr="00BB710F">
        <w:rPr>
          <w:sz w:val="22"/>
          <w:szCs w:val="22"/>
        </w:rPr>
        <w:t>Service Provider</w:t>
      </w:r>
      <w:r w:rsidRPr="00BB710F">
        <w:rPr>
          <w:sz w:val="22"/>
          <w:szCs w:val="22"/>
        </w:rPr>
        <w:t xml:space="preserve"> and </w:t>
      </w:r>
      <w:r w:rsidR="00913132" w:rsidRPr="00BB710F">
        <w:rPr>
          <w:sz w:val="22"/>
          <w:szCs w:val="22"/>
        </w:rPr>
        <w:t>IndiGo</w:t>
      </w:r>
      <w:r w:rsidRPr="00BB710F">
        <w:rPr>
          <w:sz w:val="22"/>
          <w:szCs w:val="22"/>
        </w:rPr>
        <w:t xml:space="preserve"> are individually referred to as “</w:t>
      </w:r>
      <w:r w:rsidRPr="00BB710F">
        <w:rPr>
          <w:b/>
          <w:sz w:val="22"/>
          <w:szCs w:val="22"/>
        </w:rPr>
        <w:t>Party</w:t>
      </w:r>
      <w:r w:rsidRPr="00BB710F">
        <w:rPr>
          <w:sz w:val="22"/>
          <w:szCs w:val="22"/>
        </w:rPr>
        <w:t>” and collectively as “</w:t>
      </w:r>
      <w:r w:rsidRPr="00BB710F">
        <w:rPr>
          <w:b/>
          <w:sz w:val="22"/>
          <w:szCs w:val="22"/>
        </w:rPr>
        <w:t>Parties</w:t>
      </w:r>
      <w:r w:rsidRPr="00BB710F">
        <w:rPr>
          <w:sz w:val="22"/>
          <w:szCs w:val="22"/>
        </w:rPr>
        <w:t>”.</w:t>
      </w:r>
      <w:r w:rsidR="000F7F0D" w:rsidRPr="00BB710F">
        <w:rPr>
          <w:sz w:val="22"/>
          <w:szCs w:val="22"/>
        </w:rPr>
        <w:t xml:space="preserve"> </w:t>
      </w:r>
    </w:p>
    <w:p w14:paraId="30EC9EF4" w14:textId="77777777" w:rsidR="008F7A69" w:rsidRPr="00BB710F" w:rsidRDefault="008F7A69" w:rsidP="00E34CAE">
      <w:pPr>
        <w:spacing w:after="0" w:line="240" w:lineRule="auto"/>
        <w:rPr>
          <w:rFonts w:ascii="Times New Roman" w:hAnsi="Times New Roman" w:cs="Times New Roman"/>
        </w:rPr>
      </w:pPr>
    </w:p>
    <w:p w14:paraId="009AC35F" w14:textId="77777777" w:rsidR="008F7A69" w:rsidRPr="00BB710F" w:rsidRDefault="008F7A69" w:rsidP="00E34CAE">
      <w:pPr>
        <w:spacing w:after="0" w:line="240" w:lineRule="auto"/>
        <w:rPr>
          <w:rFonts w:ascii="Times New Roman" w:hAnsi="Times New Roman" w:cs="Times New Roman"/>
          <w:b/>
        </w:rPr>
      </w:pPr>
      <w:r w:rsidRPr="00BB710F">
        <w:rPr>
          <w:rFonts w:ascii="Times New Roman" w:hAnsi="Times New Roman" w:cs="Times New Roman"/>
          <w:b/>
        </w:rPr>
        <w:t>RECITALS:</w:t>
      </w:r>
    </w:p>
    <w:p w14:paraId="4C45C6FD" w14:textId="77777777" w:rsidR="008F7A69" w:rsidRPr="00BB710F" w:rsidRDefault="008F7A69" w:rsidP="00E34CAE">
      <w:pPr>
        <w:spacing w:after="0" w:line="240" w:lineRule="auto"/>
        <w:rPr>
          <w:rFonts w:ascii="Times New Roman" w:hAnsi="Times New Roman" w:cs="Times New Roman"/>
          <w:b/>
        </w:rPr>
      </w:pPr>
    </w:p>
    <w:p w14:paraId="2BEFA996" w14:textId="74249930" w:rsidR="008F7A69" w:rsidRPr="00BB710F" w:rsidRDefault="00411336" w:rsidP="00272CB0">
      <w:pPr>
        <w:pStyle w:val="HTMLPreformatted"/>
        <w:numPr>
          <w:ilvl w:val="0"/>
          <w:numId w:val="29"/>
        </w:numPr>
        <w:tabs>
          <w:tab w:val="clear" w:pos="916"/>
          <w:tab w:val="left" w:pos="1134"/>
        </w:tabs>
        <w:ind w:left="540" w:hanging="540"/>
        <w:jc w:val="both"/>
        <w:rPr>
          <w:rFonts w:ascii="Times New Roman" w:hAnsi="Times New Roman" w:cs="Times New Roman"/>
        </w:rPr>
      </w:pPr>
      <w:commentRangeStart w:id="1"/>
      <w:r w:rsidRPr="00BB710F">
        <w:rPr>
          <w:rFonts w:ascii="Times New Roman" w:hAnsi="Times New Roman" w:cs="Times New Roman"/>
        </w:rPr>
        <w:t>The Service Provider</w:t>
      </w:r>
      <w:r w:rsidR="008F7A69" w:rsidRPr="00BB710F">
        <w:rPr>
          <w:rFonts w:ascii="Times New Roman" w:hAnsi="Times New Roman" w:cs="Times New Roman"/>
        </w:rPr>
        <w:t xml:space="preserve"> is</w:t>
      </w:r>
      <w:r w:rsidRPr="00BB710F">
        <w:rPr>
          <w:rFonts w:ascii="Times New Roman" w:hAnsi="Times New Roman" w:cs="Times New Roman"/>
        </w:rPr>
        <w:t xml:space="preserve"> engaged</w:t>
      </w:r>
      <w:r w:rsidR="008F7A69" w:rsidRPr="00BB710F">
        <w:rPr>
          <w:rFonts w:ascii="Times New Roman" w:hAnsi="Times New Roman" w:cs="Times New Roman"/>
        </w:rPr>
        <w:t xml:space="preserve"> in the business of developing software and providing </w:t>
      </w:r>
      <w:r w:rsidR="006B469B" w:rsidRPr="00BB710F">
        <w:rPr>
          <w:rFonts w:ascii="Times New Roman" w:hAnsi="Times New Roman" w:cs="Times New Roman"/>
        </w:rPr>
        <w:t xml:space="preserve">software </w:t>
      </w:r>
      <w:r w:rsidR="008F7A69" w:rsidRPr="00BB710F">
        <w:rPr>
          <w:rFonts w:ascii="Times New Roman" w:hAnsi="Times New Roman" w:cs="Times New Roman"/>
        </w:rPr>
        <w:t>relate</w:t>
      </w:r>
      <w:r w:rsidR="006B469B" w:rsidRPr="00BB710F">
        <w:rPr>
          <w:rFonts w:ascii="Times New Roman" w:hAnsi="Times New Roman" w:cs="Times New Roman"/>
        </w:rPr>
        <w:t>d services to various corporate customers</w:t>
      </w:r>
      <w:r w:rsidR="008F7A69" w:rsidRPr="00BB710F">
        <w:rPr>
          <w:rFonts w:ascii="Times New Roman" w:hAnsi="Times New Roman" w:cs="Times New Roman"/>
        </w:rPr>
        <w:t xml:space="preserve">. </w:t>
      </w:r>
      <w:r w:rsidRPr="00BB710F">
        <w:rPr>
          <w:rFonts w:ascii="Times New Roman" w:hAnsi="Times New Roman" w:cs="Times New Roman"/>
        </w:rPr>
        <w:t>Service Provider</w:t>
      </w:r>
      <w:r w:rsidR="008F7A69" w:rsidRPr="00BB710F">
        <w:rPr>
          <w:rFonts w:ascii="Times New Roman" w:hAnsi="Times New Roman" w:cs="Times New Roman"/>
        </w:rPr>
        <w:t xml:space="preserve"> has developed the Software (</w:t>
      </w:r>
      <w:r w:rsidR="008F7A69" w:rsidRPr="00BB710F">
        <w:rPr>
          <w:rFonts w:ascii="Times New Roman" w:hAnsi="Times New Roman" w:cs="Times New Roman"/>
          <w:i/>
        </w:rPr>
        <w:t>as defined below</w:t>
      </w:r>
      <w:r w:rsidR="00913132" w:rsidRPr="00BB710F">
        <w:rPr>
          <w:rFonts w:ascii="Times New Roman" w:hAnsi="Times New Roman" w:cs="Times New Roman"/>
        </w:rPr>
        <w:t xml:space="preserve">) </w:t>
      </w:r>
      <w:r w:rsidR="000F7F0D" w:rsidRPr="00BB710F">
        <w:rPr>
          <w:rFonts w:ascii="Times New Roman" w:hAnsi="Times New Roman" w:cs="Times New Roman"/>
        </w:rPr>
        <w:t xml:space="preserve">for </w:t>
      </w:r>
      <w:r w:rsidR="007300F5" w:rsidRPr="00BB710F">
        <w:rPr>
          <w:rFonts w:ascii="Times New Roman" w:hAnsi="Times New Roman" w:cs="Times New Roman"/>
          <w:i/>
        </w:rPr>
        <w:t xml:space="preserve"> </w:t>
      </w:r>
      <w:r w:rsidR="003231FE" w:rsidRPr="00D27A5A">
        <w:rPr>
          <w:rFonts w:ascii="Times New Roman" w:hAnsi="Times New Roman" w:cs="Times New Roman"/>
          <w:i/>
          <w:highlight w:val="yellow"/>
        </w:rPr>
        <w:t>_________________</w:t>
      </w:r>
      <w:r w:rsidR="006B469B" w:rsidRPr="00BB710F">
        <w:rPr>
          <w:rFonts w:ascii="Times New Roman" w:hAnsi="Times New Roman" w:cs="Times New Roman"/>
        </w:rPr>
        <w:t xml:space="preserve"> and</w:t>
      </w:r>
      <w:r w:rsidR="00C1074A" w:rsidRPr="00BB710F">
        <w:rPr>
          <w:rFonts w:ascii="Times New Roman" w:hAnsi="Times New Roman" w:cs="Times New Roman"/>
        </w:rPr>
        <w:t xml:space="preserve"> </w:t>
      </w:r>
      <w:r w:rsidR="006B469B" w:rsidRPr="00BB710F">
        <w:rPr>
          <w:rFonts w:ascii="Times New Roman" w:hAnsi="Times New Roman" w:cs="Times New Roman"/>
        </w:rPr>
        <w:t xml:space="preserve">offers managed services in relation to such Software to customers, hosted on </w:t>
      </w:r>
      <w:r w:rsidR="003231FE" w:rsidRPr="00D27A5A">
        <w:rPr>
          <w:rFonts w:ascii="Times New Roman" w:hAnsi="Times New Roman" w:cs="Times New Roman"/>
          <w:i/>
          <w:highlight w:val="yellow"/>
        </w:rPr>
        <w:t>_______________</w:t>
      </w:r>
      <w:r w:rsidR="008F7A69" w:rsidRPr="00D27A5A">
        <w:rPr>
          <w:rFonts w:ascii="Times New Roman" w:hAnsi="Times New Roman" w:cs="Times New Roman"/>
          <w:highlight w:val="yellow"/>
        </w:rPr>
        <w:t>.</w:t>
      </w:r>
      <w:r w:rsidR="008F7A69" w:rsidRPr="00BB710F">
        <w:rPr>
          <w:rFonts w:ascii="Times New Roman" w:hAnsi="Times New Roman" w:cs="Times New Roman"/>
        </w:rPr>
        <w:t xml:space="preserve"> </w:t>
      </w:r>
    </w:p>
    <w:p w14:paraId="03C11EE1" w14:textId="77777777" w:rsidR="008F5F26" w:rsidRPr="00BB710F" w:rsidRDefault="008F5F26" w:rsidP="00194D4B">
      <w:pPr>
        <w:pStyle w:val="HTMLPreformatted"/>
        <w:tabs>
          <w:tab w:val="clear" w:pos="916"/>
          <w:tab w:val="left" w:pos="1134"/>
        </w:tabs>
        <w:jc w:val="both"/>
        <w:rPr>
          <w:rFonts w:ascii="Times New Roman" w:hAnsi="Times New Roman" w:cs="Times New Roman"/>
        </w:rPr>
      </w:pPr>
    </w:p>
    <w:p w14:paraId="373E92C1" w14:textId="5A0BE722" w:rsidR="008F7A69" w:rsidRPr="00BB710F" w:rsidRDefault="002F4A53" w:rsidP="00272CB0">
      <w:pPr>
        <w:pStyle w:val="HTMLPreformatted"/>
        <w:numPr>
          <w:ilvl w:val="0"/>
          <w:numId w:val="29"/>
        </w:numPr>
        <w:tabs>
          <w:tab w:val="clear" w:pos="916"/>
          <w:tab w:val="left" w:pos="1134"/>
        </w:tabs>
        <w:ind w:left="540" w:hanging="540"/>
        <w:jc w:val="both"/>
        <w:rPr>
          <w:rFonts w:ascii="Times New Roman" w:hAnsi="Times New Roman" w:cs="Times New Roman"/>
        </w:rPr>
      </w:pPr>
      <w:r w:rsidRPr="00BB710F">
        <w:rPr>
          <w:rFonts w:ascii="Times New Roman" w:hAnsi="Times New Roman" w:cs="Times New Roman"/>
        </w:rPr>
        <w:t xml:space="preserve">The </w:t>
      </w:r>
      <w:r w:rsidR="008F7A69" w:rsidRPr="00BB710F">
        <w:rPr>
          <w:rFonts w:ascii="Times New Roman" w:hAnsi="Times New Roman" w:cs="Times New Roman"/>
        </w:rPr>
        <w:t>Customer is in the business of operating a scheduled airline</w:t>
      </w:r>
      <w:r w:rsidRPr="00BB710F">
        <w:rPr>
          <w:rFonts w:ascii="Times New Roman" w:hAnsi="Times New Roman" w:cs="Times New Roman"/>
        </w:rPr>
        <w:t xml:space="preserve">, </w:t>
      </w:r>
      <w:r w:rsidR="00411336" w:rsidRPr="00BB710F">
        <w:rPr>
          <w:rFonts w:ascii="Times New Roman" w:hAnsi="Times New Roman" w:cs="Times New Roman"/>
        </w:rPr>
        <w:t>within and outside India</w:t>
      </w:r>
      <w:r w:rsidR="008F7A69" w:rsidRPr="00BB710F">
        <w:rPr>
          <w:rFonts w:ascii="Times New Roman" w:hAnsi="Times New Roman" w:cs="Times New Roman"/>
        </w:rPr>
        <w:t>.</w:t>
      </w:r>
      <w:r w:rsidRPr="00BB710F">
        <w:rPr>
          <w:rFonts w:ascii="Times New Roman" w:hAnsi="Times New Roman" w:cs="Times New Roman"/>
        </w:rPr>
        <w:t xml:space="preserve"> The</w:t>
      </w:r>
      <w:r w:rsidR="008F7A69" w:rsidRPr="00BB710F">
        <w:rPr>
          <w:rFonts w:ascii="Times New Roman" w:hAnsi="Times New Roman" w:cs="Times New Roman"/>
        </w:rPr>
        <w:t xml:space="preserve"> Customer</w:t>
      </w:r>
      <w:r w:rsidRPr="00BB710F">
        <w:rPr>
          <w:rFonts w:ascii="Times New Roman" w:hAnsi="Times New Roman" w:cs="Times New Roman"/>
        </w:rPr>
        <w:t xml:space="preserve"> requires a </w:t>
      </w:r>
      <w:r w:rsidR="00E51129" w:rsidRPr="00BB710F">
        <w:rPr>
          <w:rFonts w:ascii="Times New Roman" w:hAnsi="Times New Roman" w:cs="Times New Roman"/>
        </w:rPr>
        <w:t xml:space="preserve">software solution to </w:t>
      </w:r>
      <w:r w:rsidR="004E6E97" w:rsidRPr="004E6E97">
        <w:rPr>
          <w:rFonts w:ascii="Times New Roman" w:hAnsi="Times New Roman" w:cs="Times New Roman"/>
          <w:color w:val="0D0D0D" w:themeColor="text1" w:themeTint="F2"/>
          <w:highlight w:val="yellow"/>
        </w:rPr>
        <w:t>______________</w:t>
      </w:r>
      <w:r w:rsidR="00411336" w:rsidRPr="00BB710F">
        <w:rPr>
          <w:rFonts w:ascii="Times New Roman" w:hAnsi="Times New Roman" w:cs="Times New Roman"/>
        </w:rPr>
        <w:t xml:space="preserve"> (“</w:t>
      </w:r>
      <w:r w:rsidR="00D66908">
        <w:rPr>
          <w:rFonts w:ascii="Times New Roman" w:hAnsi="Times New Roman" w:cs="Times New Roman"/>
          <w:b/>
        </w:rPr>
        <w:t>Business Unit</w:t>
      </w:r>
      <w:r w:rsidR="00411336" w:rsidRPr="00BB710F">
        <w:rPr>
          <w:rFonts w:ascii="Times New Roman" w:hAnsi="Times New Roman" w:cs="Times New Roman"/>
        </w:rPr>
        <w:t>”)</w:t>
      </w:r>
      <w:r w:rsidR="008F7A69" w:rsidRPr="00BB710F">
        <w:rPr>
          <w:rFonts w:ascii="Times New Roman" w:hAnsi="Times New Roman" w:cs="Times New Roman"/>
        </w:rPr>
        <w:t xml:space="preserve">. </w:t>
      </w:r>
      <w:r w:rsidR="00460965"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F7A69" w:rsidRPr="00BB710F">
        <w:rPr>
          <w:rFonts w:ascii="Times New Roman" w:hAnsi="Times New Roman" w:cs="Times New Roman"/>
        </w:rPr>
        <w:t xml:space="preserve"> has approached the Customer with a proposal </w:t>
      </w:r>
      <w:r w:rsidR="00C1074A" w:rsidRPr="00BB710F">
        <w:rPr>
          <w:rFonts w:ascii="Times New Roman" w:hAnsi="Times New Roman" w:cs="Times New Roman"/>
        </w:rPr>
        <w:t xml:space="preserve"> </w:t>
      </w:r>
      <w:r w:rsidR="008F7A69" w:rsidRPr="00BB710F">
        <w:rPr>
          <w:rFonts w:ascii="Times New Roman" w:hAnsi="Times New Roman" w:cs="Times New Roman"/>
        </w:rPr>
        <w:t>to license the Software (</w:t>
      </w:r>
      <w:r w:rsidR="008F7A69" w:rsidRPr="00BB710F">
        <w:rPr>
          <w:rFonts w:ascii="Times New Roman" w:hAnsi="Times New Roman" w:cs="Times New Roman"/>
          <w:i/>
        </w:rPr>
        <w:t>as defined below</w:t>
      </w:r>
      <w:r w:rsidR="008F7A69" w:rsidRPr="00BB710F">
        <w:rPr>
          <w:rFonts w:ascii="Times New Roman" w:hAnsi="Times New Roman" w:cs="Times New Roman"/>
        </w:rPr>
        <w:t>) and provide the Services (</w:t>
      </w:r>
      <w:r w:rsidR="008F7A69" w:rsidRPr="00BB710F">
        <w:rPr>
          <w:rFonts w:ascii="Times New Roman" w:hAnsi="Times New Roman" w:cs="Times New Roman"/>
          <w:i/>
        </w:rPr>
        <w:t>as defined below</w:t>
      </w:r>
      <w:r w:rsidR="008F7A69" w:rsidRPr="00BB710F">
        <w:rPr>
          <w:rFonts w:ascii="Times New Roman" w:hAnsi="Times New Roman" w:cs="Times New Roman"/>
        </w:rPr>
        <w:t xml:space="preserve">) to enable the Customer </w:t>
      </w:r>
      <w:r w:rsidR="00D606C5" w:rsidRPr="00BB710F">
        <w:rPr>
          <w:rFonts w:ascii="Times New Roman" w:hAnsi="Times New Roman" w:cs="Times New Roman"/>
        </w:rPr>
        <w:t xml:space="preserve">to </w:t>
      </w:r>
      <w:r w:rsidR="008F7A69" w:rsidRPr="00BB710F">
        <w:rPr>
          <w:rFonts w:ascii="Times New Roman" w:hAnsi="Times New Roman" w:cs="Times New Roman"/>
        </w:rPr>
        <w:t xml:space="preserve">effectively </w:t>
      </w:r>
      <w:r w:rsidR="00D606C5" w:rsidRPr="00BB710F">
        <w:rPr>
          <w:rFonts w:ascii="Times New Roman" w:hAnsi="Times New Roman" w:cs="Times New Roman"/>
        </w:rPr>
        <w:t xml:space="preserve">manage </w:t>
      </w:r>
      <w:r w:rsidR="008F7A69" w:rsidRPr="00BB710F">
        <w:rPr>
          <w:rFonts w:ascii="Times New Roman" w:hAnsi="Times New Roman" w:cs="Times New Roman"/>
        </w:rPr>
        <w:t xml:space="preserve">and </w:t>
      </w:r>
      <w:r w:rsidR="00411336" w:rsidRPr="00BB710F">
        <w:rPr>
          <w:rFonts w:ascii="Times New Roman" w:hAnsi="Times New Roman" w:cs="Times New Roman"/>
        </w:rPr>
        <w:t>support the Business Unit</w:t>
      </w:r>
      <w:r w:rsidR="008F7A69" w:rsidRPr="00BB710F">
        <w:rPr>
          <w:rFonts w:ascii="Times New Roman" w:hAnsi="Times New Roman" w:cs="Times New Roman"/>
        </w:rPr>
        <w:t>.</w:t>
      </w:r>
    </w:p>
    <w:p w14:paraId="7690D784" w14:textId="77777777" w:rsidR="00656B24" w:rsidRPr="00BB710F" w:rsidRDefault="00656B24" w:rsidP="00656B24">
      <w:pPr>
        <w:pStyle w:val="HTMLPreformatted"/>
        <w:tabs>
          <w:tab w:val="clear" w:pos="916"/>
          <w:tab w:val="left" w:pos="1134"/>
        </w:tabs>
        <w:ind w:left="540"/>
        <w:jc w:val="both"/>
        <w:rPr>
          <w:rFonts w:ascii="Times New Roman" w:hAnsi="Times New Roman" w:cs="Times New Roman"/>
        </w:rPr>
      </w:pPr>
    </w:p>
    <w:p w14:paraId="2DA8E841" w14:textId="635705C8" w:rsidR="00656B24" w:rsidRPr="00BB710F" w:rsidRDefault="00656B24" w:rsidP="00272CB0">
      <w:pPr>
        <w:pStyle w:val="HTMLPreformatted"/>
        <w:numPr>
          <w:ilvl w:val="0"/>
          <w:numId w:val="29"/>
        </w:numPr>
        <w:tabs>
          <w:tab w:val="clear" w:pos="916"/>
          <w:tab w:val="left" w:pos="1134"/>
        </w:tabs>
        <w:ind w:left="540" w:hanging="540"/>
        <w:jc w:val="both"/>
        <w:rPr>
          <w:rFonts w:ascii="Times New Roman" w:hAnsi="Times New Roman" w:cs="Times New Roman"/>
        </w:rPr>
      </w:pPr>
      <w:bookmarkStart w:id="2" w:name="_Hlk171523970"/>
      <w:r w:rsidRPr="00BB710F">
        <w:rPr>
          <w:rFonts w:ascii="Times New Roman" w:hAnsi="Times New Roman" w:cs="Times New Roman"/>
        </w:rPr>
        <w:t xml:space="preserve">The Customer had, in this regard, issued a request for proposal dated </w:t>
      </w:r>
      <w:r w:rsidR="004E6E97" w:rsidRPr="004E6E97">
        <w:rPr>
          <w:rFonts w:ascii="Times New Roman" w:hAnsi="Times New Roman" w:cs="Times New Roman"/>
          <w:color w:val="0D0D0D" w:themeColor="text1" w:themeTint="F2"/>
          <w:highlight w:val="yellow"/>
        </w:rPr>
        <w:t>_____________</w:t>
      </w:r>
      <w:r w:rsidR="001C5677" w:rsidRPr="00E27E45">
        <w:rPr>
          <w:rFonts w:ascii="Times New Roman" w:hAnsi="Times New Roman" w:cs="Times New Roman"/>
          <w:color w:val="0D0D0D" w:themeColor="text1" w:themeTint="F2"/>
        </w:rPr>
        <w:t xml:space="preserve"> </w:t>
      </w:r>
      <w:r w:rsidRPr="00BB710F">
        <w:rPr>
          <w:rFonts w:ascii="Times New Roman" w:hAnsi="Times New Roman" w:cs="Times New Roman"/>
        </w:rPr>
        <w:t>(“</w:t>
      </w:r>
      <w:r w:rsidRPr="00BB710F">
        <w:rPr>
          <w:rFonts w:ascii="Times New Roman" w:hAnsi="Times New Roman" w:cs="Times New Roman"/>
          <w:b/>
        </w:rPr>
        <w:t>RFP</w:t>
      </w:r>
      <w:r w:rsidRPr="00BB710F">
        <w:rPr>
          <w:rFonts w:ascii="Times New Roman" w:hAnsi="Times New Roman" w:cs="Times New Roman"/>
        </w:rPr>
        <w:t xml:space="preserve">”) to which </w:t>
      </w:r>
      <w:r w:rsidR="00460965"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had submitted its proposal dated </w:t>
      </w:r>
      <w:r w:rsidR="004E6E97" w:rsidRPr="004E6E97">
        <w:rPr>
          <w:rFonts w:ascii="Times New Roman" w:hAnsi="Times New Roman" w:cs="Times New Roman"/>
          <w:color w:val="0D0D0D" w:themeColor="text1" w:themeTint="F2"/>
          <w:highlight w:val="yellow"/>
        </w:rPr>
        <w:t>_____________</w:t>
      </w:r>
      <w:r w:rsidR="00C55075" w:rsidRPr="00E14E5C">
        <w:rPr>
          <w:rFonts w:ascii="Times New Roman" w:hAnsi="Times New Roman" w:cs="Times New Roman"/>
          <w:color w:val="0D0D0D" w:themeColor="text1" w:themeTint="F2"/>
        </w:rPr>
        <w:t xml:space="preserve"> </w:t>
      </w:r>
      <w:r w:rsidRPr="00BB710F">
        <w:rPr>
          <w:rFonts w:ascii="Times New Roman" w:hAnsi="Times New Roman" w:cs="Times New Roman"/>
        </w:rPr>
        <w:t>(“</w:t>
      </w:r>
      <w:r w:rsidRPr="00BB710F">
        <w:rPr>
          <w:rFonts w:ascii="Times New Roman" w:hAnsi="Times New Roman" w:cs="Times New Roman"/>
          <w:b/>
        </w:rPr>
        <w:t>Proposal</w:t>
      </w:r>
      <w:r w:rsidRPr="00BB710F">
        <w:rPr>
          <w:rFonts w:ascii="Times New Roman" w:hAnsi="Times New Roman" w:cs="Times New Roman"/>
        </w:rPr>
        <w:t xml:space="preserve">”) for provision of the Software on license and the Services to support the Customer’s </w:t>
      </w:r>
      <w:r w:rsidR="00460965" w:rsidRPr="00BB710F">
        <w:rPr>
          <w:rFonts w:ascii="Times New Roman" w:hAnsi="Times New Roman" w:cs="Times New Roman"/>
        </w:rPr>
        <w:t>Business Unit</w:t>
      </w:r>
      <w:r w:rsidRPr="00BB710F">
        <w:rPr>
          <w:rFonts w:ascii="Times New Roman" w:hAnsi="Times New Roman" w:cs="Times New Roman"/>
        </w:rPr>
        <w:t>.</w:t>
      </w:r>
      <w:r w:rsidR="00460965" w:rsidRPr="00BB710F">
        <w:rPr>
          <w:rFonts w:ascii="Times New Roman" w:hAnsi="Times New Roman" w:cs="Times New Roman"/>
        </w:rPr>
        <w:t xml:space="preserve"> </w:t>
      </w:r>
      <w:commentRangeEnd w:id="1"/>
      <w:r w:rsidR="00F96BBA" w:rsidRPr="00BB710F">
        <w:rPr>
          <w:rStyle w:val="CommentReference"/>
          <w:rFonts w:ascii="Times New Roman" w:hAnsi="Times New Roman" w:cs="Times New Roman"/>
          <w:sz w:val="22"/>
          <w:szCs w:val="22"/>
        </w:rPr>
        <w:commentReference w:id="1"/>
      </w:r>
    </w:p>
    <w:bookmarkEnd w:id="2"/>
    <w:p w14:paraId="43E2BE7C" w14:textId="77777777" w:rsidR="008F7A69" w:rsidRPr="00BB710F" w:rsidRDefault="008F7A69" w:rsidP="007E40E4">
      <w:pPr>
        <w:pStyle w:val="HTMLPreformatted"/>
        <w:tabs>
          <w:tab w:val="clear" w:pos="916"/>
          <w:tab w:val="left" w:pos="1134"/>
        </w:tabs>
        <w:ind w:left="567" w:hanging="567"/>
        <w:jc w:val="both"/>
        <w:rPr>
          <w:rFonts w:ascii="Times New Roman" w:hAnsi="Times New Roman" w:cs="Times New Roman"/>
        </w:rPr>
      </w:pPr>
    </w:p>
    <w:p w14:paraId="6CB26FB7" w14:textId="33B94569" w:rsidR="008F7A69" w:rsidRPr="00BB710F" w:rsidRDefault="00656B24" w:rsidP="00272CB0">
      <w:pPr>
        <w:pStyle w:val="HTMLPreformatted"/>
        <w:numPr>
          <w:ilvl w:val="0"/>
          <w:numId w:val="29"/>
        </w:numPr>
        <w:tabs>
          <w:tab w:val="clear" w:pos="916"/>
          <w:tab w:val="left" w:pos="1134"/>
        </w:tabs>
        <w:ind w:left="540" w:hanging="540"/>
        <w:jc w:val="both"/>
        <w:rPr>
          <w:rFonts w:ascii="Times New Roman" w:hAnsi="Times New Roman" w:cs="Times New Roman"/>
        </w:rPr>
      </w:pPr>
      <w:r w:rsidRPr="00BB710F">
        <w:rPr>
          <w:rFonts w:ascii="Times New Roman" w:hAnsi="Times New Roman" w:cs="Times New Roman"/>
        </w:rPr>
        <w:t>Based on the information and representations provided by</w:t>
      </w:r>
      <w:r w:rsidR="00460965" w:rsidRPr="00BB710F">
        <w:rPr>
          <w:rFonts w:ascii="Times New Roman" w:hAnsi="Times New Roman" w:cs="Times New Roman"/>
        </w:rPr>
        <w:t xml:space="preserve">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Pr="00BB710F">
        <w:rPr>
          <w:rFonts w:ascii="Times New Roman" w:hAnsi="Times New Roman" w:cs="Times New Roman"/>
        </w:rPr>
        <w:t xml:space="preserve"> in the Proposal,</w:t>
      </w:r>
      <w:r w:rsidR="008F7A69" w:rsidRPr="00BB710F">
        <w:rPr>
          <w:rFonts w:ascii="Times New Roman" w:hAnsi="Times New Roman" w:cs="Times New Roman"/>
        </w:rPr>
        <w:t xml:space="preserve"> </w:t>
      </w:r>
      <w:r w:rsidRPr="00BB710F">
        <w:rPr>
          <w:rFonts w:ascii="Times New Roman" w:hAnsi="Times New Roman" w:cs="Times New Roman"/>
        </w:rPr>
        <w:t xml:space="preserve">the Customer has selected </w:t>
      </w:r>
      <w:r w:rsidR="00460965"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for procuring the Software</w:t>
      </w:r>
      <w:r w:rsidR="008F7A69" w:rsidRPr="00BB710F">
        <w:rPr>
          <w:rFonts w:ascii="Times New Roman" w:hAnsi="Times New Roman" w:cs="Times New Roman"/>
        </w:rPr>
        <w:t xml:space="preserve"> </w:t>
      </w:r>
      <w:r w:rsidRPr="00BB710F">
        <w:rPr>
          <w:rFonts w:ascii="Times New Roman" w:hAnsi="Times New Roman" w:cs="Times New Roman"/>
        </w:rPr>
        <w:t xml:space="preserve">on license and the Services and therefore, the Parties </w:t>
      </w:r>
      <w:r w:rsidR="008F7A69" w:rsidRPr="00BB710F">
        <w:rPr>
          <w:rFonts w:ascii="Times New Roman" w:hAnsi="Times New Roman" w:cs="Times New Roman"/>
        </w:rPr>
        <w:t>are now entering into this Agreement to record the terms of Software licensing and provision of Services to the Customer by the Company.</w:t>
      </w:r>
      <w:r w:rsidR="00FB49EE" w:rsidRPr="00BB710F">
        <w:rPr>
          <w:rFonts w:ascii="Times New Roman" w:hAnsi="Times New Roman" w:cs="Times New Roman"/>
        </w:rPr>
        <w:t xml:space="preserve"> </w:t>
      </w:r>
    </w:p>
    <w:p w14:paraId="1474A310" w14:textId="77777777" w:rsidR="00053C80" w:rsidRPr="00BB710F" w:rsidRDefault="00053C80" w:rsidP="00E34CAE">
      <w:pPr>
        <w:pStyle w:val="HTMLPreformatted"/>
        <w:jc w:val="both"/>
        <w:rPr>
          <w:rFonts w:ascii="Times New Roman" w:hAnsi="Times New Roman" w:cs="Times New Roman"/>
        </w:rPr>
      </w:pPr>
    </w:p>
    <w:p w14:paraId="59A05FB9" w14:textId="77777777" w:rsidR="00053C80" w:rsidRPr="00BB710F" w:rsidRDefault="00053C80" w:rsidP="00E34CAE">
      <w:pPr>
        <w:pStyle w:val="HTMLPreformatted"/>
        <w:jc w:val="both"/>
        <w:rPr>
          <w:rFonts w:ascii="Times New Roman" w:hAnsi="Times New Roman" w:cs="Times New Roman"/>
        </w:rPr>
      </w:pPr>
      <w:r w:rsidRPr="00BB710F">
        <w:rPr>
          <w:rFonts w:ascii="Times New Roman" w:hAnsi="Times New Roman" w:cs="Times New Roman"/>
        </w:rPr>
        <w:t>IN CONSIDERATION OF THE MUTUAL PROMISES CONTAINED IN THIS AGREEMENT, THE PARTIES AGREE AS FOLLOWS:</w:t>
      </w:r>
    </w:p>
    <w:p w14:paraId="78851DE9" w14:textId="77777777" w:rsidR="00053C80" w:rsidRPr="00BB710F" w:rsidRDefault="00053C80" w:rsidP="00443959">
      <w:pPr>
        <w:spacing w:after="0" w:line="240" w:lineRule="auto"/>
        <w:rPr>
          <w:rFonts w:ascii="Times New Roman" w:hAnsi="Times New Roman" w:cs="Times New Roman"/>
          <w:b/>
        </w:rPr>
      </w:pPr>
    </w:p>
    <w:p w14:paraId="25D96E74" w14:textId="77777777" w:rsidR="008F7A69" w:rsidRPr="00BB710F" w:rsidRDefault="00053C80"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color w:val="000000"/>
        </w:rPr>
        <w:t>Definitions and Interpretations</w:t>
      </w:r>
    </w:p>
    <w:p w14:paraId="216F26E4" w14:textId="77777777" w:rsidR="00053C80" w:rsidRPr="00BB710F" w:rsidRDefault="00053C80" w:rsidP="00E34CAE">
      <w:pPr>
        <w:pStyle w:val="ListParagraph"/>
        <w:spacing w:after="0" w:line="240" w:lineRule="auto"/>
        <w:ind w:left="360"/>
        <w:rPr>
          <w:rFonts w:ascii="Times New Roman" w:hAnsi="Times New Roman" w:cs="Times New Roman"/>
          <w:b/>
        </w:rPr>
      </w:pPr>
    </w:p>
    <w:p w14:paraId="4033CEFF" w14:textId="77777777" w:rsidR="008A26F0" w:rsidRPr="00BB710F" w:rsidRDefault="0088220C" w:rsidP="00A61A68">
      <w:pPr>
        <w:spacing w:after="0" w:line="240" w:lineRule="auto"/>
        <w:ind w:left="567" w:hanging="567"/>
        <w:rPr>
          <w:rFonts w:ascii="Times New Roman" w:hAnsi="Times New Roman" w:cs="Times New Roman"/>
          <w:i/>
        </w:rPr>
      </w:pPr>
      <w:r w:rsidRPr="00BB710F">
        <w:rPr>
          <w:rFonts w:ascii="Times New Roman" w:hAnsi="Times New Roman" w:cs="Times New Roman"/>
        </w:rPr>
        <w:t>1.1</w:t>
      </w:r>
      <w:r w:rsidRPr="00BB710F">
        <w:rPr>
          <w:rFonts w:ascii="Times New Roman" w:hAnsi="Times New Roman" w:cs="Times New Roman"/>
        </w:rPr>
        <w:tab/>
      </w:r>
      <w:r w:rsidR="008A26F0" w:rsidRPr="00BB710F">
        <w:rPr>
          <w:rFonts w:ascii="Times New Roman" w:hAnsi="Times New Roman" w:cs="Times New Roman"/>
          <w:i/>
          <w:u w:val="single"/>
        </w:rPr>
        <w:t>Definitions</w:t>
      </w:r>
    </w:p>
    <w:p w14:paraId="1E98E222" w14:textId="77777777" w:rsidR="008A26F0" w:rsidRPr="00BB710F" w:rsidRDefault="008A26F0" w:rsidP="00E34CAE">
      <w:pPr>
        <w:spacing w:after="0" w:line="240" w:lineRule="auto"/>
        <w:ind w:left="360" w:hanging="360"/>
        <w:rPr>
          <w:rFonts w:ascii="Times New Roman" w:hAnsi="Times New Roman" w:cs="Times New Roman"/>
        </w:rPr>
      </w:pPr>
    </w:p>
    <w:p w14:paraId="6A27EF7E" w14:textId="77777777" w:rsidR="00257751" w:rsidRPr="00BB710F" w:rsidRDefault="00257751" w:rsidP="00257751">
      <w:pPr>
        <w:tabs>
          <w:tab w:val="left" w:pos="1418"/>
        </w:tabs>
        <w:spacing w:after="0" w:line="240" w:lineRule="auto"/>
        <w:ind w:left="567"/>
        <w:jc w:val="both"/>
        <w:rPr>
          <w:rFonts w:ascii="Times New Roman" w:hAnsi="Times New Roman" w:cs="Times New Roman"/>
        </w:rPr>
      </w:pPr>
      <w:r w:rsidRPr="00BB710F">
        <w:rPr>
          <w:rFonts w:ascii="Times New Roman" w:hAnsi="Times New Roman" w:cs="Times New Roman"/>
        </w:rPr>
        <w:t>Unless otherwise specifically defined in this Agreement, the following capitalised terms shall have the meanings assigned to them as herein below for the purposes of this Agreement:</w:t>
      </w:r>
    </w:p>
    <w:p w14:paraId="191B9702" w14:textId="09CE665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Agreement</w:t>
      </w:r>
      <w:r w:rsidRPr="00BB710F">
        <w:rPr>
          <w:rFonts w:ascii="Times New Roman" w:hAnsi="Times New Roman" w:cs="Times New Roman"/>
        </w:rPr>
        <w:t xml:space="preserve">” means this software license and services agreement and annexures attached to it </w:t>
      </w:r>
      <w:r w:rsidR="00C97875" w:rsidRPr="00BB710F">
        <w:rPr>
          <w:rFonts w:ascii="Times New Roman" w:hAnsi="Times New Roman" w:cs="Times New Roman"/>
        </w:rPr>
        <w:t xml:space="preserve">and </w:t>
      </w:r>
      <w:r w:rsidRPr="00BB710F">
        <w:rPr>
          <w:rFonts w:ascii="Times New Roman" w:hAnsi="Times New Roman" w:cs="Times New Roman"/>
        </w:rPr>
        <w:t xml:space="preserve">any Change </w:t>
      </w:r>
      <w:r w:rsidR="00A62EFC" w:rsidRPr="00BB710F">
        <w:rPr>
          <w:rFonts w:ascii="Times New Roman" w:hAnsi="Times New Roman" w:cs="Times New Roman"/>
        </w:rPr>
        <w:t>Order</w:t>
      </w:r>
      <w:r w:rsidR="00C97875" w:rsidRPr="00BB710F">
        <w:rPr>
          <w:rFonts w:ascii="Times New Roman" w:hAnsi="Times New Roman" w:cs="Times New Roman"/>
        </w:rPr>
        <w:t>s</w:t>
      </w:r>
      <w:r w:rsidR="00751F2B" w:rsidRPr="00BB710F">
        <w:rPr>
          <w:rFonts w:ascii="Times New Roman" w:hAnsi="Times New Roman" w:cs="Times New Roman"/>
        </w:rPr>
        <w:t>, amendment or statement of work</w:t>
      </w:r>
      <w:r w:rsidR="00A62EFC" w:rsidRPr="00BB710F">
        <w:rPr>
          <w:rFonts w:ascii="Times New Roman" w:hAnsi="Times New Roman" w:cs="Times New Roman"/>
        </w:rPr>
        <w:t xml:space="preserve"> entered pursuant to this agreement</w:t>
      </w:r>
      <w:r w:rsidRPr="00BB710F">
        <w:rPr>
          <w:rFonts w:ascii="Times New Roman" w:hAnsi="Times New Roman" w:cs="Times New Roman"/>
        </w:rPr>
        <w:t xml:space="preserve"> or any other document incorpo</w:t>
      </w:r>
      <w:r w:rsidR="00751F2B" w:rsidRPr="00BB710F">
        <w:rPr>
          <w:rFonts w:ascii="Times New Roman" w:hAnsi="Times New Roman" w:cs="Times New Roman"/>
        </w:rPr>
        <w:t>rated by reference thereto</w:t>
      </w:r>
      <w:r w:rsidRPr="00BB710F">
        <w:rPr>
          <w:rFonts w:ascii="Times New Roman" w:hAnsi="Times New Roman" w:cs="Times New Roman"/>
        </w:rPr>
        <w:t>.</w:t>
      </w:r>
    </w:p>
    <w:p w14:paraId="0A45C804" w14:textId="77777777" w:rsidR="00094218" w:rsidRPr="00BB710F" w:rsidRDefault="00094218" w:rsidP="00094218">
      <w:pPr>
        <w:pStyle w:val="ListParagraph"/>
        <w:tabs>
          <w:tab w:val="left" w:pos="1418"/>
        </w:tabs>
        <w:spacing w:before="100" w:beforeAutospacing="1" w:after="100" w:afterAutospacing="1" w:line="240" w:lineRule="auto"/>
        <w:jc w:val="both"/>
        <w:rPr>
          <w:rFonts w:ascii="Times New Roman" w:hAnsi="Times New Roman" w:cs="Times New Roman"/>
        </w:rPr>
      </w:pPr>
      <w:bookmarkStart w:id="3" w:name="_Toc474418680"/>
      <w:bookmarkStart w:id="4" w:name="_Toc475709301"/>
      <w:bookmarkStart w:id="5" w:name="_Toc478655613"/>
    </w:p>
    <w:p w14:paraId="3216F0BC" w14:textId="217FCD90" w:rsidR="00094218" w:rsidRPr="00CD382F" w:rsidRDefault="007360C9" w:rsidP="00597B89">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CD382F">
        <w:rPr>
          <w:rFonts w:ascii="Times New Roman" w:hAnsi="Times New Roman" w:cs="Times New Roman"/>
        </w:rPr>
        <w:t>“</w:t>
      </w:r>
      <w:r w:rsidRPr="00CD382F">
        <w:rPr>
          <w:rFonts w:ascii="Times New Roman" w:hAnsi="Times New Roman" w:cs="Times New Roman"/>
          <w:b/>
        </w:rPr>
        <w:t>API</w:t>
      </w:r>
      <w:r w:rsidRPr="00CD382F">
        <w:rPr>
          <w:rFonts w:ascii="Times New Roman" w:hAnsi="Times New Roman" w:cs="Times New Roman"/>
        </w:rPr>
        <w:t>” means application programming interface.</w:t>
      </w:r>
    </w:p>
    <w:p w14:paraId="399DD944" w14:textId="77777777" w:rsidR="00476D53" w:rsidRPr="00BB710F" w:rsidRDefault="00476D53" w:rsidP="00476D53">
      <w:pPr>
        <w:pStyle w:val="ListParagraph"/>
        <w:rPr>
          <w:rFonts w:ascii="Times New Roman" w:hAnsi="Times New Roman" w:cs="Times New Roman"/>
        </w:rPr>
      </w:pPr>
    </w:p>
    <w:p w14:paraId="33EBC361" w14:textId="2B4B5248" w:rsidR="00081FB6" w:rsidRPr="00BB710F" w:rsidRDefault="00081FB6"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Blueprint Document</w:t>
      </w:r>
      <w:r w:rsidRPr="00BB710F">
        <w:rPr>
          <w:rFonts w:ascii="Times New Roman" w:hAnsi="Times New Roman" w:cs="Times New Roman"/>
        </w:rPr>
        <w:t>” shall have the meaning assigned to such term under Clause 2.2.1(b).</w:t>
      </w:r>
    </w:p>
    <w:p w14:paraId="76B32133" w14:textId="351E2760" w:rsidR="00081FB6" w:rsidRPr="00BB710F" w:rsidRDefault="00081FB6"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510D8DDF" w14:textId="77777777" w:rsidR="004E5C72" w:rsidRPr="00BB710F" w:rsidRDefault="004E5C72"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00EF06FF" w:rsidRPr="00BB710F">
        <w:rPr>
          <w:rFonts w:ascii="Times New Roman" w:hAnsi="Times New Roman" w:cs="Times New Roman"/>
          <w:b/>
        </w:rPr>
        <w:t>Blueprint</w:t>
      </w:r>
      <w:r w:rsidRPr="00BB710F">
        <w:rPr>
          <w:rFonts w:ascii="Times New Roman" w:hAnsi="Times New Roman" w:cs="Times New Roman"/>
          <w:b/>
        </w:rPr>
        <w:t xml:space="preserve"> Phase</w:t>
      </w:r>
      <w:r w:rsidRPr="00BB710F">
        <w:rPr>
          <w:rFonts w:ascii="Times New Roman" w:hAnsi="Times New Roman" w:cs="Times New Roman"/>
        </w:rPr>
        <w:t xml:space="preserve">” shall have the meaning assigned to such term under </w:t>
      </w:r>
      <w:r w:rsidR="00A42A18" w:rsidRPr="00BB710F">
        <w:rPr>
          <w:rFonts w:ascii="Times New Roman" w:hAnsi="Times New Roman" w:cs="Times New Roman"/>
        </w:rPr>
        <w:t>Clause 2.2.1(b)</w:t>
      </w:r>
      <w:r w:rsidRPr="00BB710F">
        <w:rPr>
          <w:rFonts w:ascii="Times New Roman" w:hAnsi="Times New Roman" w:cs="Times New Roman"/>
        </w:rPr>
        <w:t>.</w:t>
      </w:r>
    </w:p>
    <w:p w14:paraId="10089708" w14:textId="77777777" w:rsidR="004E5C72" w:rsidRPr="00BB710F" w:rsidRDefault="004E5C72"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3496BA6A" w14:textId="77777777" w:rsidR="00081FB6" w:rsidRPr="00BB710F" w:rsidRDefault="00081FB6"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Blueprint Phase Sign Off</w:t>
      </w:r>
      <w:r w:rsidRPr="00BB710F">
        <w:rPr>
          <w:rFonts w:ascii="Times New Roman" w:hAnsi="Times New Roman" w:cs="Times New Roman"/>
        </w:rPr>
        <w:t>” shall have the meaning assigned to such term under Clause 2.2.1(b).</w:t>
      </w:r>
    </w:p>
    <w:p w14:paraId="157A4A4E" w14:textId="77777777" w:rsidR="004E5C72" w:rsidRPr="00BB710F" w:rsidRDefault="004E5C72"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0F8144FE" w14:textId="10C6E873"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Business</w:t>
      </w:r>
      <w:r w:rsidR="00C97875" w:rsidRPr="00BB710F">
        <w:rPr>
          <w:rFonts w:ascii="Times New Roman" w:hAnsi="Times New Roman" w:cs="Times New Roman"/>
          <w:b/>
        </w:rPr>
        <w:t xml:space="preserve"> Unit</w:t>
      </w:r>
      <w:r w:rsidRPr="00BB710F">
        <w:rPr>
          <w:rFonts w:ascii="Times New Roman" w:hAnsi="Times New Roman" w:cs="Times New Roman"/>
        </w:rPr>
        <w:t>” shall have the meaning assigned to such term under recital B.</w:t>
      </w:r>
      <w:r w:rsidR="004F4921" w:rsidRPr="00BB710F">
        <w:rPr>
          <w:rFonts w:ascii="Times New Roman" w:hAnsi="Times New Roman" w:cs="Times New Roman"/>
        </w:rPr>
        <w:tab/>
      </w:r>
    </w:p>
    <w:p w14:paraId="6D406FA8"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5C086063"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Change Order</w:t>
      </w:r>
      <w:r w:rsidRPr="00BB710F">
        <w:rPr>
          <w:rFonts w:ascii="Times New Roman" w:hAnsi="Times New Roman" w:cs="Times New Roman"/>
        </w:rPr>
        <w:t>” shall have the meaning assigned to the term in Clau</w:t>
      </w:r>
      <w:r w:rsidR="00880CD5" w:rsidRPr="00BB710F">
        <w:rPr>
          <w:rFonts w:ascii="Times New Roman" w:hAnsi="Times New Roman" w:cs="Times New Roman"/>
        </w:rPr>
        <w:t>se 2.2.5</w:t>
      </w:r>
      <w:r w:rsidRPr="00BB710F">
        <w:rPr>
          <w:rFonts w:ascii="Times New Roman" w:hAnsi="Times New Roman" w:cs="Times New Roman"/>
        </w:rPr>
        <w:t>.</w:t>
      </w:r>
    </w:p>
    <w:p w14:paraId="60D967DD"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4866A695" w14:textId="45B1A505"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Charges</w:t>
      </w:r>
      <w:r w:rsidRPr="00BB710F">
        <w:rPr>
          <w:rFonts w:ascii="Times New Roman" w:hAnsi="Times New Roman" w:cs="Times New Roman"/>
        </w:rPr>
        <w:t xml:space="preserve">” shall </w:t>
      </w:r>
      <w:r w:rsidR="004E257F">
        <w:rPr>
          <w:rFonts w:ascii="Times New Roman" w:hAnsi="Times New Roman" w:cs="Times New Roman"/>
        </w:rPr>
        <w:t xml:space="preserve">mean and include the </w:t>
      </w:r>
      <w:r w:rsidR="00AB114B">
        <w:rPr>
          <w:rFonts w:ascii="Times New Roman" w:hAnsi="Times New Roman" w:cs="Times New Roman"/>
        </w:rPr>
        <w:t>rates</w:t>
      </w:r>
      <w:r w:rsidR="004E257F">
        <w:rPr>
          <w:rFonts w:ascii="Times New Roman" w:hAnsi="Times New Roman" w:cs="Times New Roman"/>
        </w:rPr>
        <w:t xml:space="preserve"> and costs </w:t>
      </w:r>
      <w:r w:rsidR="00AB114B">
        <w:rPr>
          <w:rFonts w:ascii="Times New Roman" w:hAnsi="Times New Roman" w:cs="Times New Roman"/>
        </w:rPr>
        <w:t xml:space="preserve">as </w:t>
      </w:r>
      <w:r w:rsidR="004E257F">
        <w:rPr>
          <w:rFonts w:ascii="Times New Roman" w:hAnsi="Times New Roman" w:cs="Times New Roman"/>
        </w:rPr>
        <w:t>agreed to under Annexure C</w:t>
      </w:r>
      <w:r w:rsidRPr="00BB710F">
        <w:rPr>
          <w:rFonts w:ascii="Times New Roman" w:hAnsi="Times New Roman" w:cs="Times New Roman"/>
        </w:rPr>
        <w:t>.</w:t>
      </w:r>
    </w:p>
    <w:p w14:paraId="0F7268E6"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79F03843" w14:textId="77EC1D00"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Competitor</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means any en</w:t>
      </w:r>
      <w:r w:rsidR="007360C9" w:rsidRPr="00BB710F">
        <w:rPr>
          <w:rFonts w:ascii="Times New Roman" w:hAnsi="Times New Roman" w:cs="Times New Roman"/>
        </w:rPr>
        <w:t>tity engaged in the business of operating scheduled airline based in India</w:t>
      </w:r>
      <w:r w:rsidRPr="00BB710F">
        <w:rPr>
          <w:rFonts w:ascii="Times New Roman" w:hAnsi="Times New Roman" w:cs="Times New Roman"/>
        </w:rPr>
        <w:t xml:space="preserve"> and includes any party Controlling such entity, Controlled by such entity or under the common Control as that of such entity.</w:t>
      </w:r>
    </w:p>
    <w:bookmarkEnd w:id="3"/>
    <w:bookmarkEnd w:id="4"/>
    <w:bookmarkEnd w:id="5"/>
    <w:p w14:paraId="0FAB580E"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3B5DD259"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Composite Software</w:t>
      </w:r>
      <w:r w:rsidRPr="00BB710F">
        <w:rPr>
          <w:rFonts w:ascii="Times New Roman" w:hAnsi="Times New Roman" w:cs="Times New Roman"/>
        </w:rPr>
        <w:t xml:space="preserve">” means the Software incorporating Initial Enhancements as on the Effective Date and any Future Enhancements made to the Software from time to time thereafter through a Change Order. </w:t>
      </w:r>
    </w:p>
    <w:p w14:paraId="195B8231"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bookmarkStart w:id="6" w:name="_Toc474418681"/>
      <w:bookmarkStart w:id="7" w:name="_Toc475709302"/>
      <w:bookmarkStart w:id="8" w:name="_Toc478655614"/>
    </w:p>
    <w:p w14:paraId="669E4DD1"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Concurrent Users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the Users who can concurrently use and access the </w:t>
      </w:r>
      <w:r w:rsidR="000403F5" w:rsidRPr="00BB710F">
        <w:rPr>
          <w:rFonts w:ascii="Times New Roman" w:hAnsi="Times New Roman" w:cs="Times New Roman"/>
        </w:rPr>
        <w:t xml:space="preserve">Composite </w:t>
      </w:r>
      <w:r w:rsidRPr="00BB710F">
        <w:rPr>
          <w:rFonts w:ascii="Times New Roman" w:hAnsi="Times New Roman" w:cs="Times New Roman"/>
        </w:rPr>
        <w:t>Software, at any given point in time.</w:t>
      </w:r>
    </w:p>
    <w:p w14:paraId="621C37B8" w14:textId="77777777" w:rsidR="00AE22D1" w:rsidRPr="00BB710F" w:rsidRDefault="00AE22D1" w:rsidP="00094218">
      <w:pPr>
        <w:pStyle w:val="ListParagraph"/>
        <w:tabs>
          <w:tab w:val="left" w:pos="709"/>
        </w:tabs>
        <w:spacing w:before="100" w:beforeAutospacing="1" w:after="100" w:afterAutospacing="1" w:line="240" w:lineRule="auto"/>
        <w:jc w:val="both"/>
        <w:rPr>
          <w:rFonts w:ascii="Times New Roman" w:hAnsi="Times New Roman" w:cs="Times New Roman"/>
        </w:rPr>
      </w:pPr>
    </w:p>
    <w:p w14:paraId="6F928427"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Confidential Information</w:t>
      </w:r>
      <w:r w:rsidRPr="00BB710F">
        <w:rPr>
          <w:rFonts w:ascii="Times New Roman" w:hAnsi="Times New Roman" w:cs="Times New Roman"/>
        </w:rPr>
        <w:t>” means all data, information content and secrets, know-how, inventions, software and other financial, business or technical information disclosed by a Party (“</w:t>
      </w:r>
      <w:r w:rsidRPr="00BB710F">
        <w:rPr>
          <w:rFonts w:ascii="Times New Roman" w:hAnsi="Times New Roman" w:cs="Times New Roman"/>
          <w:b/>
        </w:rPr>
        <w:t>Disclosing Party</w:t>
      </w:r>
      <w:r w:rsidRPr="00BB710F">
        <w:rPr>
          <w:rFonts w:ascii="Times New Roman" w:hAnsi="Times New Roman" w:cs="Times New Roman"/>
        </w:rPr>
        <w:t xml:space="preserve">”) </w:t>
      </w:r>
      <w:r w:rsidR="004F7BBC" w:rsidRPr="00BB710F">
        <w:rPr>
          <w:rFonts w:ascii="Times New Roman" w:hAnsi="Times New Roman" w:cs="Times New Roman"/>
        </w:rPr>
        <w:t>to the other Party (“</w:t>
      </w:r>
      <w:r w:rsidR="004F7BBC" w:rsidRPr="00BB710F">
        <w:rPr>
          <w:rFonts w:ascii="Times New Roman" w:hAnsi="Times New Roman" w:cs="Times New Roman"/>
          <w:b/>
        </w:rPr>
        <w:t>Receiving Party</w:t>
      </w:r>
      <w:r w:rsidR="004F7BBC" w:rsidRPr="00BB710F">
        <w:rPr>
          <w:rFonts w:ascii="Times New Roman" w:hAnsi="Times New Roman" w:cs="Times New Roman"/>
        </w:rPr>
        <w:t>”)</w:t>
      </w:r>
      <w:r w:rsidRPr="00BB710F">
        <w:rPr>
          <w:rFonts w:ascii="Times New Roman" w:hAnsi="Times New Roman" w:cs="Times New Roman"/>
        </w:rPr>
        <w:t xml:space="preserve">, whether oral or written, in whatever media and form and whether or not marked ‘confidential’, relating to the </w:t>
      </w:r>
      <w:r w:rsidR="004F7BBC" w:rsidRPr="00BB710F">
        <w:rPr>
          <w:rFonts w:ascii="Times New Roman" w:hAnsi="Times New Roman" w:cs="Times New Roman"/>
        </w:rPr>
        <w:t>D</w:t>
      </w:r>
      <w:r w:rsidRPr="00BB710F">
        <w:rPr>
          <w:rFonts w:ascii="Times New Roman" w:hAnsi="Times New Roman" w:cs="Times New Roman"/>
        </w:rPr>
        <w:t xml:space="preserve">isclosing Party, its representatives, customers, employees, its business, financials, technology, systems, operations, facilities, services, procedures, security practices, research, development, ideas, concepts, invoices, copyrightable subject matter, the existence and terms of this Agreement, except such information that (a) is known to </w:t>
      </w:r>
      <w:r w:rsidR="004F7BBC" w:rsidRPr="00BB710F">
        <w:rPr>
          <w:rFonts w:ascii="Times New Roman" w:hAnsi="Times New Roman" w:cs="Times New Roman"/>
        </w:rPr>
        <w:t>the Receiving</w:t>
      </w:r>
      <w:r w:rsidRPr="00BB710F">
        <w:rPr>
          <w:rFonts w:ascii="Times New Roman" w:hAnsi="Times New Roman" w:cs="Times New Roman"/>
        </w:rPr>
        <w:t xml:space="preserve"> Party prior to its first receipt of such information from the Disclosing Party, provided that such information is received without breaching any confidentiality obligations; (b) is or becomes generally known to the public other than as a result of an unauthorized disclosure; or (c) is independently developed by the</w:t>
      </w:r>
      <w:r w:rsidR="004F7BBC" w:rsidRPr="00BB710F">
        <w:rPr>
          <w:rFonts w:ascii="Times New Roman" w:hAnsi="Times New Roman" w:cs="Times New Roman"/>
        </w:rPr>
        <w:t xml:space="preserve"> Receiving</w:t>
      </w:r>
      <w:r w:rsidRPr="00BB710F">
        <w:rPr>
          <w:rFonts w:ascii="Times New Roman" w:hAnsi="Times New Roman" w:cs="Times New Roman"/>
        </w:rPr>
        <w:t xml:space="preserve"> Party without access to or use of the Disclosing Party’s data or information or content accessed from the Disclosing Party. </w:t>
      </w:r>
    </w:p>
    <w:p w14:paraId="62E4C51A" w14:textId="77777777" w:rsidR="00AE22D1" w:rsidRPr="00BB710F" w:rsidRDefault="00AE22D1"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7D6A56E0"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lastRenderedPageBreak/>
        <w:t>“</w:t>
      </w:r>
      <w:r w:rsidRPr="00BB710F">
        <w:rPr>
          <w:rFonts w:ascii="Times New Roman" w:hAnsi="Times New Roman" w:cs="Times New Roman"/>
          <w:b/>
        </w:rPr>
        <w:t>Control</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means in relation to any entity, the power, whether by way of ownership (including beneficial ownership) of shares or partnership interest, stock, rights to acquire such shares or stock or partnership interest, or by contract or otherwise to either directly or indirectly: (i) appoint or remove all or a majority of the members of the board of directors (or persons performing similar functions like partners in a partnership firm) of such entity; or (ii) cast more than twenty five per cent (25%) of the voting rights attaching to voting securities or partnership interest or any other similar ownership interest of such entity either by itself or jointly in conjunction with any other party, or (iii) direct, manage, oversee, cause and/or restrict the affairs, business or asset of an entity, or the direction of the management and policies of an entity. “</w:t>
      </w:r>
      <w:r w:rsidRPr="00BB710F">
        <w:rPr>
          <w:rFonts w:ascii="Times New Roman" w:hAnsi="Times New Roman" w:cs="Times New Roman"/>
          <w:b/>
        </w:rPr>
        <w:t>Controlling</w:t>
      </w:r>
      <w:r w:rsidRPr="00BB710F">
        <w:rPr>
          <w:rFonts w:ascii="Times New Roman" w:hAnsi="Times New Roman" w:cs="Times New Roman"/>
        </w:rPr>
        <w:t>”, “</w:t>
      </w:r>
      <w:r w:rsidRPr="00BB710F">
        <w:rPr>
          <w:rFonts w:ascii="Times New Roman" w:hAnsi="Times New Roman" w:cs="Times New Roman"/>
          <w:b/>
        </w:rPr>
        <w:t>Controlled by</w:t>
      </w:r>
      <w:r w:rsidRPr="00BB710F">
        <w:rPr>
          <w:rFonts w:ascii="Times New Roman" w:hAnsi="Times New Roman" w:cs="Times New Roman"/>
        </w:rPr>
        <w:t>” and “</w:t>
      </w:r>
      <w:r w:rsidRPr="00BB710F">
        <w:rPr>
          <w:rFonts w:ascii="Times New Roman" w:hAnsi="Times New Roman" w:cs="Times New Roman"/>
          <w:b/>
        </w:rPr>
        <w:t>under the common Control</w:t>
      </w:r>
      <w:r w:rsidRPr="00BB710F">
        <w:rPr>
          <w:rFonts w:ascii="Times New Roman" w:hAnsi="Times New Roman" w:cs="Times New Roman"/>
        </w:rPr>
        <w:t xml:space="preserve">” shall be construed accordingly. </w:t>
      </w:r>
    </w:p>
    <w:bookmarkEnd w:id="6"/>
    <w:bookmarkEnd w:id="7"/>
    <w:bookmarkEnd w:id="8"/>
    <w:p w14:paraId="332EEA57"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7393C6CF" w14:textId="1BFCF4B5" w:rsidR="00BC6892" w:rsidRPr="00BB710F" w:rsidRDefault="00BC6892"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Customer Project Manager</w:t>
      </w:r>
      <w:r w:rsidRPr="00BB710F">
        <w:rPr>
          <w:rFonts w:ascii="Times New Roman" w:hAnsi="Times New Roman" w:cs="Times New Roman"/>
        </w:rPr>
        <w:t xml:space="preserve">” </w:t>
      </w:r>
      <w:r w:rsidR="007F3526" w:rsidRPr="00BB710F">
        <w:rPr>
          <w:rFonts w:ascii="Times New Roman" w:hAnsi="Times New Roman" w:cs="Times New Roman"/>
        </w:rPr>
        <w:t>means</w:t>
      </w:r>
      <w:r w:rsidRPr="00BB710F">
        <w:rPr>
          <w:rFonts w:ascii="Times New Roman" w:hAnsi="Times New Roman" w:cs="Times New Roman"/>
        </w:rPr>
        <w:t xml:space="preserve"> such designated person employed with the Customer, as notified to </w:t>
      </w:r>
      <w:r w:rsidR="00411336" w:rsidRPr="00BB710F">
        <w:rPr>
          <w:rFonts w:ascii="Times New Roman" w:hAnsi="Times New Roman" w:cs="Times New Roman"/>
        </w:rPr>
        <w:t>Service Provider</w:t>
      </w:r>
      <w:r w:rsidR="007360C9" w:rsidRPr="00BB710F">
        <w:rPr>
          <w:rFonts w:ascii="Times New Roman" w:hAnsi="Times New Roman" w:cs="Times New Roman"/>
        </w:rPr>
        <w:t>.</w:t>
      </w:r>
    </w:p>
    <w:p w14:paraId="29E0DA95"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073EE1B9" w14:textId="4F0E82C6" w:rsidR="00C23D75" w:rsidRPr="00BB710F" w:rsidRDefault="00C23D75"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Customer System</w:t>
      </w:r>
      <w:r w:rsidRPr="00BB710F">
        <w:rPr>
          <w:rFonts w:ascii="Times New Roman" w:hAnsi="Times New Roman" w:cs="Times New Roman"/>
        </w:rPr>
        <w:t xml:space="preserve">” means the entire information technology network of </w:t>
      </w:r>
      <w:r w:rsidR="005E784E">
        <w:rPr>
          <w:rFonts w:ascii="Times New Roman" w:hAnsi="Times New Roman" w:cs="Times New Roman"/>
        </w:rPr>
        <w:t>the Customer</w:t>
      </w:r>
      <w:r w:rsidRPr="00BB710F">
        <w:rPr>
          <w:rFonts w:ascii="Times New Roman" w:hAnsi="Times New Roman" w:cs="Times New Roman"/>
        </w:rPr>
        <w:t xml:space="preserve"> and includes all software, applications and hardware used or deployed by </w:t>
      </w:r>
      <w:r w:rsidR="005E784E">
        <w:rPr>
          <w:rFonts w:ascii="Times New Roman" w:hAnsi="Times New Roman" w:cs="Times New Roman"/>
        </w:rPr>
        <w:t>Customer</w:t>
      </w:r>
      <w:r w:rsidR="00B14725" w:rsidRPr="00BB710F">
        <w:rPr>
          <w:rFonts w:ascii="Times New Roman" w:hAnsi="Times New Roman" w:cs="Times New Roman"/>
        </w:rPr>
        <w:t xml:space="preserve"> </w:t>
      </w:r>
      <w:r w:rsidR="00897FDD" w:rsidRPr="00BB710F">
        <w:rPr>
          <w:rFonts w:ascii="Times New Roman" w:hAnsi="Times New Roman" w:cs="Times New Roman"/>
        </w:rPr>
        <w:t>and identified during th</w:t>
      </w:r>
      <w:r w:rsidR="000403F5" w:rsidRPr="00BB710F">
        <w:rPr>
          <w:rFonts w:ascii="Times New Roman" w:hAnsi="Times New Roman" w:cs="Times New Roman"/>
        </w:rPr>
        <w:t>e Blueprint Phase</w:t>
      </w:r>
      <w:r w:rsidRPr="00BB710F">
        <w:rPr>
          <w:rFonts w:ascii="Times New Roman" w:hAnsi="Times New Roman" w:cs="Times New Roman"/>
        </w:rPr>
        <w:t>.</w:t>
      </w:r>
    </w:p>
    <w:p w14:paraId="322E4AD7"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151CA450" w14:textId="1C36FA9D" w:rsidR="002767C6" w:rsidRPr="00BB710F" w:rsidRDefault="002767C6"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eastAsia="Times New Roman" w:hAnsi="Times New Roman" w:cs="Times New Roman"/>
        </w:rPr>
        <w:t>“</w:t>
      </w:r>
      <w:r w:rsidRPr="00BB710F">
        <w:rPr>
          <w:rFonts w:ascii="Times New Roman" w:eastAsia="Times New Roman" w:hAnsi="Times New Roman" w:cs="Times New Roman"/>
          <w:b/>
        </w:rPr>
        <w:t>Data Protection Laws</w:t>
      </w:r>
      <w:r w:rsidRPr="00BB710F">
        <w:rPr>
          <w:rFonts w:ascii="Times New Roman" w:eastAsia="Times New Roman" w:hAnsi="Times New Roman" w:cs="Times New Roman"/>
        </w:rPr>
        <w:t xml:space="preserve">” </w:t>
      </w:r>
      <w:r w:rsidR="00396B55" w:rsidRPr="00396B55">
        <w:rPr>
          <w:rFonts w:ascii="Times New Roman" w:eastAsia="Times New Roman" w:hAnsi="Times New Roman" w:cs="Times New Roman"/>
        </w:rPr>
        <w:t xml:space="preserve">means all laws and regulations applicable to the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rocessing of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ersonal </w:t>
      </w:r>
      <w:r w:rsidR="00396B55">
        <w:rPr>
          <w:rFonts w:ascii="Times New Roman" w:eastAsia="Times New Roman" w:hAnsi="Times New Roman" w:cs="Times New Roman"/>
        </w:rPr>
        <w:t>d</w:t>
      </w:r>
      <w:r w:rsidR="00396B55" w:rsidRPr="00396B55">
        <w:rPr>
          <w:rFonts w:ascii="Times New Roman" w:eastAsia="Times New Roman" w:hAnsi="Times New Roman" w:cs="Times New Roman"/>
        </w:rPr>
        <w:t xml:space="preserve">ata under the Agreement including but not limited to the EU GDPR, UK GDPR, Information Technology Act, 2000 (as amended from time to time), including Information Technology (Reasonable Security Practices and Procedures and Sensitive Personal Data or Information) Rules 2011, the CERT-In Directions, Digital Personal Data Protection Act, 2023, and any legislation and/or regulation implementing or made pursuant to, or which amends, replaces, re-enacts or consolidates them, and all other applicable laws relating to the processing of personal data issued by the Parties from time to time and any other applicable principles, industry codes and policies that may be applicable to the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rocessing of </w:t>
      </w:r>
      <w:r w:rsidR="00396B55">
        <w:rPr>
          <w:rFonts w:ascii="Times New Roman" w:eastAsia="Times New Roman" w:hAnsi="Times New Roman" w:cs="Times New Roman"/>
        </w:rPr>
        <w:t>p</w:t>
      </w:r>
      <w:r w:rsidR="00396B55" w:rsidRPr="00396B55">
        <w:rPr>
          <w:rFonts w:ascii="Times New Roman" w:eastAsia="Times New Roman" w:hAnsi="Times New Roman" w:cs="Times New Roman"/>
        </w:rPr>
        <w:t xml:space="preserve">ersonal </w:t>
      </w:r>
      <w:r w:rsidR="00396B55">
        <w:rPr>
          <w:rFonts w:ascii="Times New Roman" w:eastAsia="Times New Roman" w:hAnsi="Times New Roman" w:cs="Times New Roman"/>
        </w:rPr>
        <w:t>d</w:t>
      </w:r>
      <w:r w:rsidR="00396B55" w:rsidRPr="00396B55">
        <w:rPr>
          <w:rFonts w:ascii="Times New Roman" w:eastAsia="Times New Roman" w:hAnsi="Times New Roman" w:cs="Times New Roman"/>
        </w:rPr>
        <w:t>ata.</w:t>
      </w:r>
      <w:r w:rsidR="00D75755" w:rsidRPr="00BB710F">
        <w:rPr>
          <w:rFonts w:ascii="Times New Roman" w:eastAsia="Times New Roman" w:hAnsi="Times New Roman" w:cs="Times New Roman"/>
        </w:rPr>
        <w:t>.</w:t>
      </w:r>
    </w:p>
    <w:p w14:paraId="06D85F97" w14:textId="77777777" w:rsidR="002767C6" w:rsidRPr="00BB710F" w:rsidRDefault="002767C6" w:rsidP="002767C6">
      <w:pPr>
        <w:pStyle w:val="ListParagraph"/>
        <w:rPr>
          <w:rFonts w:ascii="Times New Roman" w:hAnsi="Times New Roman" w:cs="Times New Roman"/>
        </w:rPr>
      </w:pPr>
    </w:p>
    <w:p w14:paraId="126626B0"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Dispute</w:t>
      </w:r>
      <w:r w:rsidRPr="00BB710F">
        <w:rPr>
          <w:rFonts w:ascii="Times New Roman" w:hAnsi="Times New Roman" w:cs="Times New Roman"/>
        </w:rPr>
        <w:t>” shall have the meaning assigned to the term under Clause 11.3.</w:t>
      </w:r>
    </w:p>
    <w:p w14:paraId="34F9E33D"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bookmarkStart w:id="9" w:name="_Toc474418682"/>
      <w:bookmarkStart w:id="10" w:name="_Toc475709303"/>
      <w:bookmarkStart w:id="11" w:name="_Toc478655615"/>
    </w:p>
    <w:p w14:paraId="6134E4B4" w14:textId="4011B197" w:rsidR="00C4408E" w:rsidRPr="00C4408E" w:rsidRDefault="00AE22D1" w:rsidP="00C4408E">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Documentation</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user manuals, API manual, data dictionary, data download templates and release notes issued by </w:t>
      </w:r>
      <w:r w:rsidR="00411336" w:rsidRPr="00BB710F">
        <w:rPr>
          <w:rFonts w:ascii="Times New Roman" w:hAnsi="Times New Roman" w:cs="Times New Roman"/>
        </w:rPr>
        <w:t>Service Provider</w:t>
      </w:r>
      <w:r w:rsidRPr="00BB710F">
        <w:rPr>
          <w:rFonts w:ascii="Times New Roman" w:hAnsi="Times New Roman" w:cs="Times New Roman"/>
        </w:rPr>
        <w:t>,</w:t>
      </w:r>
      <w:r w:rsidRPr="00BB710F">
        <w:rPr>
          <w:rFonts w:ascii="Times New Roman" w:eastAsia="Cambria" w:hAnsi="Times New Roman" w:cs="Times New Roman"/>
        </w:rPr>
        <w:t xml:space="preserve"> pertaining to the Software</w:t>
      </w:r>
      <w:r w:rsidRPr="00BB710F">
        <w:rPr>
          <w:rFonts w:ascii="Times New Roman" w:hAnsi="Times New Roman" w:cs="Times New Roman"/>
        </w:rPr>
        <w:t>.</w:t>
      </w:r>
      <w:bookmarkEnd w:id="9"/>
      <w:bookmarkEnd w:id="10"/>
      <w:bookmarkEnd w:id="11"/>
    </w:p>
    <w:p w14:paraId="2CC2F8C2" w14:textId="77777777" w:rsidR="00B37B2C" w:rsidRPr="00BB710F" w:rsidRDefault="00B37B2C" w:rsidP="00094218">
      <w:pPr>
        <w:pStyle w:val="ListParagraph"/>
        <w:spacing w:before="100" w:beforeAutospacing="1" w:after="100" w:afterAutospacing="1" w:line="240" w:lineRule="auto"/>
        <w:jc w:val="both"/>
        <w:rPr>
          <w:rFonts w:ascii="Times New Roman" w:hAnsi="Times New Roman" w:cs="Times New Roman"/>
        </w:rPr>
      </w:pPr>
    </w:p>
    <w:p w14:paraId="4ECDE585" w14:textId="4CEAB545"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Effective Date</w:t>
      </w:r>
      <w:r w:rsidRPr="00BB710F">
        <w:rPr>
          <w:rFonts w:ascii="Times New Roman" w:hAnsi="Times New Roman" w:cs="Times New Roman"/>
        </w:rPr>
        <w:t>”</w:t>
      </w:r>
      <w:r w:rsidRPr="00BB710F">
        <w:rPr>
          <w:rFonts w:ascii="Times New Roman" w:hAnsi="Times New Roman" w:cs="Times New Roman"/>
          <w:b/>
        </w:rPr>
        <w:t xml:space="preserve"> </w:t>
      </w:r>
      <w:r w:rsidR="007F3526" w:rsidRPr="00BB710F">
        <w:rPr>
          <w:rFonts w:ascii="Times New Roman" w:hAnsi="Times New Roman" w:cs="Times New Roman"/>
        </w:rPr>
        <w:t xml:space="preserve">shall have </w:t>
      </w:r>
      <w:r w:rsidRPr="00BB710F">
        <w:rPr>
          <w:rFonts w:ascii="Times New Roman" w:hAnsi="Times New Roman" w:cs="Times New Roman"/>
        </w:rPr>
        <w:t xml:space="preserve">the meaning assigned to the term in the preamble of this Agreement. </w:t>
      </w:r>
      <w:r w:rsidRPr="00BB710F">
        <w:rPr>
          <w:rFonts w:ascii="Times New Roman" w:hAnsi="Times New Roman" w:cs="Times New Roman"/>
          <w:b/>
        </w:rPr>
        <w:t xml:space="preserve"> </w:t>
      </w:r>
    </w:p>
    <w:p w14:paraId="4BEAFE40" w14:textId="77777777" w:rsidR="00AE22D1" w:rsidRPr="00BB710F" w:rsidRDefault="00AE22D1" w:rsidP="00094218">
      <w:pPr>
        <w:pStyle w:val="ListParagraph"/>
        <w:spacing w:before="100" w:beforeAutospacing="1" w:after="100" w:afterAutospacing="1" w:line="240" w:lineRule="auto"/>
        <w:jc w:val="both"/>
        <w:rPr>
          <w:rFonts w:ascii="Times New Roman" w:hAnsi="Times New Roman" w:cs="Times New Roman"/>
        </w:rPr>
      </w:pPr>
    </w:p>
    <w:p w14:paraId="1128BC6A"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Enhancements</w:t>
      </w:r>
      <w:r w:rsidRPr="00BB710F">
        <w:rPr>
          <w:rFonts w:ascii="Times New Roman" w:hAnsi="Times New Roman" w:cs="Times New Roman"/>
        </w:rPr>
        <w:t>” means together the Initial Enhancements and Future Enhancements</w:t>
      </w:r>
      <w:r w:rsidR="00FD2E14" w:rsidRPr="00BB710F">
        <w:rPr>
          <w:rFonts w:ascii="Times New Roman" w:hAnsi="Times New Roman" w:cs="Times New Roman"/>
        </w:rPr>
        <w:t>, including any IndiGo Enhancements</w:t>
      </w:r>
      <w:r w:rsidRPr="00BB710F">
        <w:rPr>
          <w:rFonts w:ascii="Times New Roman" w:hAnsi="Times New Roman" w:cs="Times New Roman"/>
        </w:rPr>
        <w:t xml:space="preserve">. </w:t>
      </w:r>
    </w:p>
    <w:p w14:paraId="03DD0FB1"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bookmarkStart w:id="12" w:name="_Toc474418683"/>
      <w:bookmarkStart w:id="13" w:name="_Toc475709304"/>
      <w:bookmarkStart w:id="14" w:name="_Toc478655616"/>
    </w:p>
    <w:p w14:paraId="62D0D5D8"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Force Majeure Events</w:t>
      </w:r>
      <w:r w:rsidRPr="00BB710F">
        <w:rPr>
          <w:rFonts w:ascii="Times New Roman" w:hAnsi="Times New Roman" w:cs="Times New Roman"/>
        </w:rPr>
        <w:t>” shall have the meaning assigned to the term under Clause 11.8.</w:t>
      </w:r>
    </w:p>
    <w:p w14:paraId="52AFB8D7"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00A8A72C" w14:textId="233D7DA0"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Future Enhancements</w:t>
      </w:r>
      <w:r w:rsidRPr="00BB710F">
        <w:rPr>
          <w:rFonts w:ascii="Times New Roman" w:hAnsi="Times New Roman" w:cs="Times New Roman"/>
        </w:rPr>
        <w:t xml:space="preserve">” </w:t>
      </w:r>
      <w:r w:rsidR="007360C9" w:rsidRPr="00BB710F">
        <w:rPr>
          <w:rFonts w:ascii="Times New Roman" w:hAnsi="Times New Roman" w:cs="Times New Roman"/>
        </w:rPr>
        <w:t xml:space="preserve">means </w:t>
      </w:r>
      <w:r w:rsidRPr="00BB710F">
        <w:rPr>
          <w:rFonts w:ascii="Times New Roman" w:hAnsi="Times New Roman" w:cs="Times New Roman"/>
        </w:rPr>
        <w:t>all modifications and enhancements made to the Composite Software by way of a Change Order.</w:t>
      </w:r>
    </w:p>
    <w:bookmarkEnd w:id="12"/>
    <w:bookmarkEnd w:id="13"/>
    <w:bookmarkEnd w:id="14"/>
    <w:p w14:paraId="61220572" w14:textId="77777777" w:rsidR="00AE22D1" w:rsidRPr="00BB710F" w:rsidRDefault="00AE22D1" w:rsidP="00094218">
      <w:pPr>
        <w:pStyle w:val="ListParagraph"/>
        <w:spacing w:before="100" w:beforeAutospacing="1" w:after="100" w:afterAutospacing="1" w:line="240" w:lineRule="auto"/>
        <w:jc w:val="both"/>
        <w:rPr>
          <w:rFonts w:ascii="Times New Roman" w:hAnsi="Times New Roman" w:cs="Times New Roman"/>
        </w:rPr>
      </w:pPr>
    </w:p>
    <w:p w14:paraId="12CB13AF" w14:textId="330886EE" w:rsidR="002767C6" w:rsidRPr="00BB710F" w:rsidRDefault="00E86BB9"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b/>
        </w:rPr>
      </w:pPr>
      <w:r w:rsidRPr="00BB710F" w:rsidDel="00E86BB9">
        <w:rPr>
          <w:rFonts w:ascii="Times New Roman" w:eastAsia="Times New Roman" w:hAnsi="Times New Roman" w:cs="Times New Roman"/>
          <w:color w:val="000000"/>
        </w:rPr>
        <w:t xml:space="preserve"> </w:t>
      </w:r>
      <w:r w:rsidR="002767C6" w:rsidRPr="00BB710F">
        <w:rPr>
          <w:rFonts w:ascii="Times New Roman" w:eastAsia="Times New Roman" w:hAnsi="Times New Roman" w:cs="Times New Roman"/>
          <w:color w:val="000000"/>
        </w:rPr>
        <w:t>“</w:t>
      </w:r>
      <w:r w:rsidR="002767C6" w:rsidRPr="00BB710F">
        <w:rPr>
          <w:rFonts w:ascii="Times New Roman" w:eastAsia="Times New Roman" w:hAnsi="Times New Roman" w:cs="Times New Roman"/>
          <w:b/>
          <w:color w:val="000000"/>
        </w:rPr>
        <w:t>GDPR</w:t>
      </w:r>
      <w:r w:rsidR="002767C6" w:rsidRPr="00BB710F">
        <w:rPr>
          <w:rFonts w:ascii="Times New Roman" w:eastAsia="Times New Roman" w:hAnsi="Times New Roman" w:cs="Times New Roman"/>
          <w:color w:val="000000"/>
        </w:rPr>
        <w:t>” means the General Data Protection Regulation (Regulation (EU) 2016/679).</w:t>
      </w:r>
      <w:r w:rsidR="00A22B32" w:rsidRPr="00BB710F">
        <w:rPr>
          <w:rFonts w:ascii="Times New Roman" w:eastAsia="Times New Roman" w:hAnsi="Times New Roman" w:cs="Times New Roman"/>
          <w:color w:val="000000"/>
        </w:rPr>
        <w:t xml:space="preserve"> </w:t>
      </w:r>
    </w:p>
    <w:p w14:paraId="13BEE8A9" w14:textId="77777777" w:rsidR="002767C6" w:rsidRPr="00BB710F" w:rsidRDefault="002767C6" w:rsidP="002767C6">
      <w:pPr>
        <w:pStyle w:val="ListParagraph"/>
        <w:rPr>
          <w:rFonts w:ascii="Times New Roman" w:hAnsi="Times New Roman" w:cs="Times New Roman"/>
        </w:rPr>
      </w:pPr>
    </w:p>
    <w:p w14:paraId="7137C4AC" w14:textId="245E3E2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b/>
        </w:rPr>
      </w:pPr>
      <w:r w:rsidRPr="00BB710F">
        <w:rPr>
          <w:rFonts w:ascii="Times New Roman" w:hAnsi="Times New Roman" w:cs="Times New Roman"/>
        </w:rPr>
        <w:t>“</w:t>
      </w:r>
      <w:r w:rsidRPr="00BB710F">
        <w:rPr>
          <w:rFonts w:ascii="Times New Roman" w:hAnsi="Times New Roman" w:cs="Times New Roman"/>
          <w:b/>
        </w:rPr>
        <w:t>Go Live Date</w:t>
      </w:r>
      <w:r w:rsidRPr="00BB710F">
        <w:rPr>
          <w:rFonts w:ascii="Times New Roman" w:hAnsi="Times New Roman" w:cs="Times New Roman"/>
        </w:rPr>
        <w:t xml:space="preserve">” </w:t>
      </w:r>
      <w:r w:rsidR="007F3526" w:rsidRPr="00BB710F">
        <w:rPr>
          <w:rFonts w:ascii="Times New Roman" w:hAnsi="Times New Roman" w:cs="Times New Roman"/>
        </w:rPr>
        <w:t>shall have</w:t>
      </w:r>
      <w:r w:rsidRPr="00BB710F">
        <w:rPr>
          <w:rFonts w:ascii="Times New Roman" w:hAnsi="Times New Roman" w:cs="Times New Roman"/>
        </w:rPr>
        <w:t xml:space="preserve"> the meaning assigned to the term in Clause 2.2.1(</w:t>
      </w:r>
      <w:r w:rsidR="009528FD" w:rsidRPr="00BB710F">
        <w:rPr>
          <w:rFonts w:ascii="Times New Roman" w:hAnsi="Times New Roman" w:cs="Times New Roman"/>
        </w:rPr>
        <w:t>e</w:t>
      </w:r>
      <w:r w:rsidRPr="00BB710F">
        <w:rPr>
          <w:rFonts w:ascii="Times New Roman" w:hAnsi="Times New Roman" w:cs="Times New Roman"/>
        </w:rPr>
        <w:t>).</w:t>
      </w:r>
      <w:r w:rsidRPr="00BB710F">
        <w:rPr>
          <w:rFonts w:ascii="Times New Roman" w:hAnsi="Times New Roman" w:cs="Times New Roman"/>
          <w:b/>
        </w:rPr>
        <w:t xml:space="preserve"> </w:t>
      </w:r>
    </w:p>
    <w:p w14:paraId="0380F31F" w14:textId="77777777" w:rsidR="00B65ED2" w:rsidRPr="00BB710F" w:rsidRDefault="00B65ED2" w:rsidP="00094218">
      <w:pPr>
        <w:pStyle w:val="ListParagraph"/>
        <w:spacing w:before="100" w:beforeAutospacing="1" w:after="100" w:afterAutospacing="1" w:line="240" w:lineRule="auto"/>
        <w:jc w:val="both"/>
        <w:rPr>
          <w:rFonts w:ascii="Times New Roman" w:hAnsi="Times New Roman" w:cs="Times New Roman"/>
          <w:b/>
        </w:rPr>
      </w:pPr>
    </w:p>
    <w:p w14:paraId="1FCBE093" w14:textId="4FA95A38" w:rsidR="00094218" w:rsidRPr="004E257F" w:rsidRDefault="00B65ED2" w:rsidP="00F013DB">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4E257F">
        <w:rPr>
          <w:rFonts w:ascii="Times New Roman" w:hAnsi="Times New Roman" w:cs="Times New Roman"/>
        </w:rPr>
        <w:t>“</w:t>
      </w:r>
      <w:r w:rsidR="00B57CF6" w:rsidRPr="004E257F">
        <w:rPr>
          <w:rFonts w:ascii="Times New Roman" w:hAnsi="Times New Roman" w:cs="Times New Roman"/>
          <w:b/>
        </w:rPr>
        <w:t>Go-</w:t>
      </w:r>
      <w:r w:rsidRPr="004E257F">
        <w:rPr>
          <w:rFonts w:ascii="Times New Roman" w:hAnsi="Times New Roman" w:cs="Times New Roman"/>
          <w:b/>
        </w:rPr>
        <w:t>Live Sign Off</w:t>
      </w:r>
      <w:r w:rsidRPr="004E257F">
        <w:rPr>
          <w:rFonts w:ascii="Times New Roman" w:hAnsi="Times New Roman" w:cs="Times New Roman"/>
        </w:rPr>
        <w:t xml:space="preserve">” </w:t>
      </w:r>
      <w:r w:rsidR="007F3526" w:rsidRPr="004E257F">
        <w:rPr>
          <w:rFonts w:ascii="Times New Roman" w:hAnsi="Times New Roman" w:cs="Times New Roman"/>
        </w:rPr>
        <w:t>shall have</w:t>
      </w:r>
      <w:r w:rsidRPr="004E257F">
        <w:rPr>
          <w:rFonts w:ascii="Times New Roman" w:hAnsi="Times New Roman" w:cs="Times New Roman"/>
        </w:rPr>
        <w:t xml:space="preserve"> the meaning assigned to the term in Clause 2.2.1(e).</w:t>
      </w:r>
      <w:r w:rsidRPr="004E257F">
        <w:rPr>
          <w:rFonts w:ascii="Times New Roman" w:hAnsi="Times New Roman" w:cs="Times New Roman"/>
          <w:b/>
        </w:rPr>
        <w:t xml:space="preserve"> </w:t>
      </w:r>
      <w:bookmarkStart w:id="15" w:name="_Toc474418684"/>
      <w:bookmarkStart w:id="16" w:name="_Toc475709305"/>
      <w:bookmarkStart w:id="17" w:name="_Toc478655617"/>
    </w:p>
    <w:p w14:paraId="46BB49D8" w14:textId="6131E819" w:rsidR="00A25154" w:rsidRPr="00BB710F" w:rsidRDefault="00A25154" w:rsidP="004E257F">
      <w:pPr>
        <w:pStyle w:val="ListParagraph"/>
        <w:tabs>
          <w:tab w:val="left" w:pos="1418"/>
        </w:tabs>
        <w:spacing w:before="100" w:beforeAutospacing="1" w:after="100" w:afterAutospacing="1" w:line="240" w:lineRule="auto"/>
        <w:jc w:val="both"/>
        <w:rPr>
          <w:rFonts w:ascii="Times New Roman" w:hAnsi="Times New Roman" w:cs="Times New Roman"/>
        </w:rPr>
      </w:pPr>
    </w:p>
    <w:p w14:paraId="6B73212C"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1A0CD058" w14:textId="24EB17C1"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Implementation Services</w:t>
      </w:r>
      <w:r w:rsidRPr="00BB710F">
        <w:rPr>
          <w:rFonts w:ascii="Times New Roman" w:hAnsi="Times New Roman" w:cs="Times New Roman"/>
        </w:rPr>
        <w:t xml:space="preserve">” means the services to be provided by </w:t>
      </w:r>
      <w:r w:rsidR="00411336" w:rsidRPr="00BB710F">
        <w:rPr>
          <w:rFonts w:ascii="Times New Roman" w:hAnsi="Times New Roman" w:cs="Times New Roman"/>
        </w:rPr>
        <w:t>Service Provider</w:t>
      </w:r>
      <w:r w:rsidR="00A727FF" w:rsidRPr="00BB710F">
        <w:rPr>
          <w:rFonts w:ascii="Times New Roman" w:hAnsi="Times New Roman" w:cs="Times New Roman"/>
        </w:rPr>
        <w:t xml:space="preserve"> pursuant to Clause 2.2.1.</w:t>
      </w:r>
    </w:p>
    <w:bookmarkEnd w:id="15"/>
    <w:bookmarkEnd w:id="16"/>
    <w:bookmarkEnd w:id="17"/>
    <w:p w14:paraId="3ACC7C0D" w14:textId="77777777" w:rsidR="00094218" w:rsidRPr="00BB710F" w:rsidRDefault="00094218"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78A17085" w14:textId="2289234D" w:rsidR="00A727FF" w:rsidRPr="00BB710F" w:rsidRDefault="00A727FF"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IndiGo’s Applications</w:t>
      </w:r>
      <w:r w:rsidRPr="00BB710F">
        <w:rPr>
          <w:rFonts w:ascii="Times New Roman" w:hAnsi="Times New Roman" w:cs="Times New Roman"/>
        </w:rPr>
        <w:t xml:space="preserve">” </w:t>
      </w:r>
      <w:r w:rsidR="007F3526" w:rsidRPr="00BB710F">
        <w:rPr>
          <w:rFonts w:ascii="Times New Roman" w:hAnsi="Times New Roman" w:cs="Times New Roman"/>
        </w:rPr>
        <w:t>shall have</w:t>
      </w:r>
      <w:r w:rsidRPr="00BB710F">
        <w:rPr>
          <w:rFonts w:ascii="Times New Roman" w:hAnsi="Times New Roman" w:cs="Times New Roman"/>
        </w:rPr>
        <w:t xml:space="preserve"> the meaning assigned to the term in Clause 2.2.1(</w:t>
      </w:r>
      <w:r w:rsidR="00D93051" w:rsidRPr="00BB710F">
        <w:rPr>
          <w:rFonts w:ascii="Times New Roman" w:hAnsi="Times New Roman" w:cs="Times New Roman"/>
        </w:rPr>
        <w:t>c</w:t>
      </w:r>
      <w:r w:rsidRPr="00BB710F">
        <w:rPr>
          <w:rFonts w:ascii="Times New Roman" w:hAnsi="Times New Roman" w:cs="Times New Roman"/>
        </w:rPr>
        <w:t>).</w:t>
      </w:r>
    </w:p>
    <w:p w14:paraId="64669321" w14:textId="77777777" w:rsidR="00E31766" w:rsidRPr="00BB710F" w:rsidRDefault="00E31766"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4E2739B8" w14:textId="0A74384A" w:rsidR="00E31766" w:rsidRPr="00BB710F" w:rsidRDefault="00E31766"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IndiGo Enhancements</w:t>
      </w:r>
      <w:r w:rsidRPr="00BB710F">
        <w:rPr>
          <w:rFonts w:ascii="Times New Roman" w:hAnsi="Times New Roman" w:cs="Times New Roman"/>
        </w:rPr>
        <w:t xml:space="preserve">” </w:t>
      </w:r>
      <w:r w:rsidR="007F3526" w:rsidRPr="00BB710F">
        <w:rPr>
          <w:rFonts w:ascii="Times New Roman" w:hAnsi="Times New Roman" w:cs="Times New Roman"/>
        </w:rPr>
        <w:t>shall have</w:t>
      </w:r>
      <w:r w:rsidRPr="00BB710F">
        <w:rPr>
          <w:rFonts w:ascii="Times New Roman" w:hAnsi="Times New Roman" w:cs="Times New Roman"/>
        </w:rPr>
        <w:t xml:space="preserve"> the meaning assigned to the term in Clause </w:t>
      </w:r>
      <w:r w:rsidR="00EF4D61" w:rsidRPr="00BB710F">
        <w:rPr>
          <w:rFonts w:ascii="Times New Roman" w:hAnsi="Times New Roman" w:cs="Times New Roman"/>
        </w:rPr>
        <w:t>2.2.</w:t>
      </w:r>
      <w:r w:rsidR="00880CD5" w:rsidRPr="00BB710F">
        <w:rPr>
          <w:rFonts w:ascii="Times New Roman" w:hAnsi="Times New Roman" w:cs="Times New Roman"/>
        </w:rPr>
        <w:t>6</w:t>
      </w:r>
      <w:r w:rsidR="00EF4D61" w:rsidRPr="00BB710F">
        <w:rPr>
          <w:rFonts w:ascii="Times New Roman" w:hAnsi="Times New Roman" w:cs="Times New Roman"/>
        </w:rPr>
        <w:t>.</w:t>
      </w:r>
    </w:p>
    <w:p w14:paraId="51DE34CA" w14:textId="77777777" w:rsidR="00A727FF" w:rsidRPr="00BB710F" w:rsidRDefault="00A727FF" w:rsidP="00094218">
      <w:pPr>
        <w:pStyle w:val="ListParagraph"/>
        <w:tabs>
          <w:tab w:val="left" w:pos="360"/>
        </w:tabs>
        <w:spacing w:before="100" w:beforeAutospacing="1" w:after="100" w:afterAutospacing="1" w:line="240" w:lineRule="auto"/>
        <w:jc w:val="both"/>
        <w:rPr>
          <w:rFonts w:ascii="Times New Roman" w:hAnsi="Times New Roman" w:cs="Times New Roman"/>
        </w:rPr>
      </w:pPr>
    </w:p>
    <w:p w14:paraId="549C0744"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b/>
        </w:rPr>
      </w:pPr>
      <w:r w:rsidRPr="00BB710F">
        <w:rPr>
          <w:rFonts w:ascii="Times New Roman" w:hAnsi="Times New Roman" w:cs="Times New Roman"/>
        </w:rPr>
        <w:t>“</w:t>
      </w:r>
      <w:r w:rsidRPr="00BB710F">
        <w:rPr>
          <w:rFonts w:ascii="Times New Roman" w:hAnsi="Times New Roman" w:cs="Times New Roman"/>
          <w:b/>
        </w:rPr>
        <w:t>Initial Enhancements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any development work done for the purpose of implementing and integrating the </w:t>
      </w:r>
      <w:r w:rsidR="000403F5" w:rsidRPr="00BB710F">
        <w:rPr>
          <w:rFonts w:ascii="Times New Roman" w:hAnsi="Times New Roman" w:cs="Times New Roman"/>
        </w:rPr>
        <w:t xml:space="preserve">Composite </w:t>
      </w:r>
      <w:r w:rsidRPr="00BB710F">
        <w:rPr>
          <w:rFonts w:ascii="Times New Roman" w:hAnsi="Times New Roman" w:cs="Times New Roman"/>
        </w:rPr>
        <w:t xml:space="preserve">Software with the Customer System, including work related to any interface, workflow, configuration logic of any functionality and any scheduled processes/jobs to design and those works as more specifically set forth in </w:t>
      </w:r>
      <w:r w:rsidRPr="00BB710F">
        <w:rPr>
          <w:rFonts w:ascii="Times New Roman" w:hAnsi="Times New Roman" w:cs="Times New Roman"/>
          <w:b/>
        </w:rPr>
        <w:t>Annexure A</w:t>
      </w:r>
      <w:r w:rsidRPr="00BB710F">
        <w:rPr>
          <w:rFonts w:ascii="Times New Roman" w:hAnsi="Times New Roman" w:cs="Times New Roman"/>
        </w:rPr>
        <w:t xml:space="preserve">. </w:t>
      </w:r>
    </w:p>
    <w:p w14:paraId="423D0F04"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bookmarkStart w:id="18" w:name="_Toc474418685"/>
      <w:bookmarkStart w:id="19" w:name="_Toc475709306"/>
      <w:bookmarkStart w:id="20" w:name="_Toc478655618"/>
    </w:p>
    <w:p w14:paraId="00CFAC66"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Intellectual Property</w:t>
      </w:r>
      <w:r w:rsidRPr="00BB710F">
        <w:rPr>
          <w:rFonts w:ascii="Times New Roman" w:hAnsi="Times New Roman" w:cs="Times New Roman"/>
        </w:rPr>
        <w:t xml:space="preserve">” means and includes brand names, logos, trademarks, patents, </w:t>
      </w:r>
      <w:r w:rsidRPr="00BB710F">
        <w:rPr>
          <w:rFonts w:ascii="Times New Roman" w:eastAsia="Times New Roman" w:hAnsi="Times New Roman" w:cs="Times New Roman"/>
          <w:bCs/>
          <w:lang w:eastAsia="en-IN"/>
        </w:rPr>
        <w:t>copyright,</w:t>
      </w:r>
      <w:r w:rsidRPr="00BB710F">
        <w:rPr>
          <w:rFonts w:ascii="Times New Roman" w:hAnsi="Times New Roman" w:cs="Times New Roman"/>
        </w:rPr>
        <w:t xml:space="preserve"> literary works, pictorial works, graphic software architectural works, works of visual art, data and databases, formulas, designs, sequence, models, drawings, source codes, codes, computer programs, including all documentation, related listings, design specifications, flowcharts, all processes and any other work that may be the subject matter of any statutory protection.</w:t>
      </w:r>
    </w:p>
    <w:bookmarkEnd w:id="18"/>
    <w:bookmarkEnd w:id="19"/>
    <w:bookmarkEnd w:id="20"/>
    <w:p w14:paraId="3B75E791"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3A157FB9"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ISP</w:t>
      </w:r>
      <w:r w:rsidRPr="00BB710F">
        <w:rPr>
          <w:rFonts w:ascii="Times New Roman" w:hAnsi="Times New Roman" w:cs="Times New Roman"/>
        </w:rPr>
        <w:t>” shall have the meaning assigned to the term under Clause 3.8.</w:t>
      </w:r>
    </w:p>
    <w:p w14:paraId="35417AB8" w14:textId="77777777" w:rsidR="00094218" w:rsidRPr="00BB710F" w:rsidRDefault="00094218" w:rsidP="00094218">
      <w:pPr>
        <w:pStyle w:val="ListParagraph"/>
        <w:autoSpaceDE w:val="0"/>
        <w:autoSpaceDN w:val="0"/>
        <w:adjustRightInd w:val="0"/>
        <w:spacing w:before="100" w:beforeAutospacing="1" w:after="100" w:afterAutospacing="1" w:line="240" w:lineRule="auto"/>
        <w:jc w:val="both"/>
        <w:rPr>
          <w:rStyle w:val="DeltaViewInsertion"/>
          <w:rFonts w:ascii="Times New Roman" w:hAnsi="Times New Roman" w:cs="Times New Roman"/>
          <w:color w:val="auto"/>
          <w:u w:val="none"/>
          <w:lang w:val="en-GB"/>
        </w:rPr>
      </w:pPr>
    </w:p>
    <w:p w14:paraId="3A8C58A0" w14:textId="7BFD9BC2"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Style w:val="DeltaViewInsertion"/>
          <w:rFonts w:ascii="Times New Roman" w:hAnsi="Times New Roman" w:cs="Times New Roman"/>
          <w:color w:val="auto"/>
          <w:u w:val="none"/>
          <w:lang w:val="en-GB"/>
        </w:rPr>
        <w:t>“</w:t>
      </w:r>
      <w:r w:rsidRPr="00BB710F">
        <w:rPr>
          <w:rStyle w:val="DeltaViewInsertion"/>
          <w:rFonts w:ascii="Times New Roman" w:hAnsi="Times New Roman" w:cs="Times New Roman"/>
          <w:b/>
          <w:color w:val="auto"/>
          <w:u w:val="none"/>
          <w:lang w:val="en-GB"/>
        </w:rPr>
        <w:t>Law</w:t>
      </w:r>
      <w:r w:rsidRPr="00BB710F">
        <w:rPr>
          <w:rStyle w:val="DeltaViewInsertion"/>
          <w:rFonts w:ascii="Times New Roman" w:hAnsi="Times New Roman" w:cs="Times New Roman"/>
          <w:color w:val="auto"/>
          <w:u w:val="none"/>
          <w:lang w:val="en-GB"/>
        </w:rPr>
        <w:t>” means and includes</w:t>
      </w:r>
      <w:bookmarkStart w:id="21" w:name="_DV_X22"/>
      <w:bookmarkStart w:id="22" w:name="_DV_C8"/>
      <w:r w:rsidRPr="00BB710F">
        <w:rPr>
          <w:rStyle w:val="DeltaViewMoveDestination"/>
          <w:rFonts w:ascii="Times New Roman" w:hAnsi="Times New Roman" w:cs="Times New Roman"/>
          <w:color w:val="auto"/>
          <w:u w:val="none"/>
          <w:lang w:val="en-GB"/>
        </w:rPr>
        <w:t xml:space="preserve"> any statute, law, rules, regulation, ordinance, judgement, order, decree, authorisation, or any published </w:t>
      </w:r>
      <w:r w:rsidRPr="00BB710F">
        <w:t>directive</w:t>
      </w:r>
      <w:r w:rsidRPr="00BB710F">
        <w:rPr>
          <w:rStyle w:val="DeltaViewMoveDestination"/>
          <w:rFonts w:ascii="Times New Roman" w:hAnsi="Times New Roman" w:cs="Times New Roman"/>
          <w:color w:val="auto"/>
          <w:u w:val="none"/>
          <w:lang w:val="en-GB"/>
        </w:rPr>
        <w:t>, guideline, requirement or governmental restriction having the force of law, or any determination by, or interpretation of any of the foregoing by, any judicial authority.</w:t>
      </w:r>
      <w:bookmarkEnd w:id="21"/>
      <w:bookmarkEnd w:id="22"/>
    </w:p>
    <w:p w14:paraId="28C07A6D" w14:textId="77777777" w:rsidR="007C6472" w:rsidRPr="00BB710F" w:rsidRDefault="007C6472" w:rsidP="00094218">
      <w:pPr>
        <w:pStyle w:val="ListParagraph"/>
        <w:spacing w:before="100" w:beforeAutospacing="1" w:after="100" w:afterAutospacing="1" w:line="240" w:lineRule="auto"/>
        <w:jc w:val="both"/>
        <w:rPr>
          <w:rFonts w:ascii="Times New Roman" w:hAnsi="Times New Roman" w:cs="Times New Roman"/>
        </w:rPr>
      </w:pPr>
    </w:p>
    <w:p w14:paraId="7B2570F3" w14:textId="72C344BE"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Personnel</w:t>
      </w:r>
      <w:r w:rsidRPr="00BB710F">
        <w:rPr>
          <w:rFonts w:ascii="Times New Roman" w:hAnsi="Times New Roman" w:cs="Times New Roman"/>
        </w:rPr>
        <w:t xml:space="preserve">” means the employees, representatives or associates of </w:t>
      </w:r>
      <w:r w:rsidR="00411336" w:rsidRPr="00BB710F">
        <w:rPr>
          <w:rFonts w:ascii="Times New Roman" w:hAnsi="Times New Roman" w:cs="Times New Roman"/>
        </w:rPr>
        <w:t>Service Provider</w:t>
      </w:r>
      <w:r w:rsidRPr="00BB710F">
        <w:rPr>
          <w:rFonts w:ascii="Times New Roman" w:hAnsi="Times New Roman" w:cs="Times New Roman"/>
        </w:rPr>
        <w:t>.</w:t>
      </w:r>
    </w:p>
    <w:p w14:paraId="59FDDAAA" w14:textId="77777777" w:rsidR="009F1222" w:rsidRPr="00BB710F" w:rsidRDefault="009F1222" w:rsidP="009F1222">
      <w:pPr>
        <w:pStyle w:val="ListParagraph"/>
        <w:tabs>
          <w:tab w:val="left" w:pos="1418"/>
        </w:tabs>
        <w:spacing w:before="100" w:beforeAutospacing="1" w:after="100" w:afterAutospacing="1" w:line="240" w:lineRule="auto"/>
        <w:jc w:val="both"/>
        <w:rPr>
          <w:rFonts w:ascii="Times New Roman" w:hAnsi="Times New Roman" w:cs="Times New Roman"/>
        </w:rPr>
      </w:pPr>
    </w:p>
    <w:p w14:paraId="0C35479D" w14:textId="14D0B10E" w:rsidR="009F1222" w:rsidRPr="00BB710F" w:rsidRDefault="009F1222"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bCs/>
        </w:rPr>
        <w:t>Personal Data</w:t>
      </w:r>
      <w:r w:rsidRPr="00BB710F">
        <w:rPr>
          <w:rFonts w:ascii="Times New Roman" w:hAnsi="Times New Roman" w:cs="Times New Roman"/>
        </w:rPr>
        <w:t>” shall have the meaning assigned to the term under Clause 3.11.</w:t>
      </w:r>
    </w:p>
    <w:p w14:paraId="2C0DC4E7"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666B13CF" w14:textId="04347413"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Services</w:t>
      </w:r>
      <w:r w:rsidRPr="00BB710F">
        <w:rPr>
          <w:rFonts w:ascii="Times New Roman" w:hAnsi="Times New Roman" w:cs="Times New Roman"/>
        </w:rPr>
        <w:t xml:space="preserve">” means the Implementation Services and the </w:t>
      </w:r>
      <w:r w:rsidR="004F7BBC" w:rsidRPr="00BB710F">
        <w:rPr>
          <w:rFonts w:ascii="Times New Roman" w:hAnsi="Times New Roman" w:cs="Times New Roman"/>
        </w:rPr>
        <w:t xml:space="preserve">Subscription </w:t>
      </w:r>
      <w:r w:rsidRPr="00BB710F">
        <w:rPr>
          <w:rFonts w:ascii="Times New Roman" w:hAnsi="Times New Roman" w:cs="Times New Roman"/>
        </w:rPr>
        <w:t>Services.</w:t>
      </w:r>
    </w:p>
    <w:p w14:paraId="2747A684"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34E3DE04" w14:textId="2AC0CEAF"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commentRangeStart w:id="23"/>
      <w:r w:rsidRPr="00BB710F">
        <w:rPr>
          <w:rFonts w:ascii="Times New Roman" w:hAnsi="Times New Roman" w:cs="Times New Roman"/>
        </w:rPr>
        <w:t>“</w:t>
      </w:r>
      <w:r w:rsidRPr="00BB710F">
        <w:rPr>
          <w:rFonts w:ascii="Times New Roman" w:hAnsi="Times New Roman" w:cs="Times New Roman"/>
          <w:b/>
        </w:rPr>
        <w:t>Software</w:t>
      </w:r>
      <w:r w:rsidRPr="00BB710F">
        <w:rPr>
          <w:rFonts w:ascii="Times New Roman" w:hAnsi="Times New Roman" w:cs="Times New Roman"/>
        </w:rPr>
        <w:t xml:space="preserve">” means the cloud based </w:t>
      </w:r>
      <w:r w:rsidR="00411336" w:rsidRPr="00BB710F">
        <w:rPr>
          <w:rFonts w:ascii="Times New Roman" w:hAnsi="Times New Roman" w:cs="Times New Roman"/>
        </w:rPr>
        <w:t>Service Provider</w:t>
      </w:r>
      <w:r w:rsidRPr="00BB710F">
        <w:rPr>
          <w:rFonts w:ascii="Times New Roman" w:hAnsi="Times New Roman" w:cs="Times New Roman"/>
        </w:rPr>
        <w:t xml:space="preserve"> software solution to manage and operate </w:t>
      </w:r>
      <w:r w:rsidR="00A9154C" w:rsidRPr="00A9154C">
        <w:rPr>
          <w:rFonts w:ascii="Times New Roman" w:hAnsi="Times New Roman" w:cs="Times New Roman"/>
          <w:highlight w:val="yellow"/>
        </w:rPr>
        <w:t>______________</w:t>
      </w:r>
      <w:r w:rsidRPr="00A9154C">
        <w:rPr>
          <w:rFonts w:ascii="Times New Roman" w:hAnsi="Times New Roman" w:cs="Times New Roman"/>
          <w:highlight w:val="yellow"/>
        </w:rPr>
        <w:t>,</w:t>
      </w:r>
      <w:r w:rsidRPr="00BB710F">
        <w:rPr>
          <w:rFonts w:ascii="Times New Roman" w:eastAsia="Times New Roman" w:hAnsi="Times New Roman" w:cs="Times New Roman"/>
          <w:bCs/>
          <w:lang w:eastAsia="en-IN"/>
        </w:rPr>
        <w:t xml:space="preserve"> owned and developed by </w:t>
      </w:r>
      <w:r w:rsidR="00411336" w:rsidRPr="00BB710F">
        <w:rPr>
          <w:rFonts w:ascii="Times New Roman" w:eastAsia="Times New Roman" w:hAnsi="Times New Roman" w:cs="Times New Roman"/>
          <w:bCs/>
          <w:lang w:eastAsia="en-IN"/>
        </w:rPr>
        <w:t>Service Provider</w:t>
      </w:r>
      <w:r w:rsidRPr="00BB710F">
        <w:rPr>
          <w:rFonts w:ascii="Times New Roman" w:eastAsia="Times New Roman" w:hAnsi="Times New Roman" w:cs="Times New Roman"/>
          <w:bCs/>
          <w:lang w:eastAsia="en-IN"/>
        </w:rPr>
        <w:t xml:space="preserve"> and shall include the source code and executable object code of software programs and the patches, scripts, designs, concepts or other materials that constitute the software programs necessary for the proper function and operation of the Business</w:t>
      </w:r>
      <w:r w:rsidR="009E5145" w:rsidRPr="00BB710F">
        <w:rPr>
          <w:rFonts w:ascii="Times New Roman" w:eastAsia="Times New Roman" w:hAnsi="Times New Roman" w:cs="Times New Roman"/>
          <w:bCs/>
          <w:lang w:eastAsia="en-IN"/>
        </w:rPr>
        <w:t xml:space="preserve"> Unit</w:t>
      </w:r>
      <w:commentRangeEnd w:id="23"/>
      <w:r w:rsidR="00F40C52" w:rsidRPr="00BB710F">
        <w:rPr>
          <w:rStyle w:val="CommentReference"/>
          <w:rFonts w:ascii="Times New Roman" w:eastAsia="Times New Roman" w:hAnsi="Times New Roman" w:cs="Times New Roman"/>
          <w:bCs/>
          <w:sz w:val="22"/>
          <w:szCs w:val="22"/>
          <w:lang w:eastAsia="en-IN"/>
        </w:rPr>
        <w:commentReference w:id="23"/>
      </w:r>
      <w:r w:rsidRPr="00BB710F">
        <w:rPr>
          <w:rFonts w:ascii="Times New Roman" w:eastAsia="Times New Roman" w:hAnsi="Times New Roman" w:cs="Times New Roman"/>
          <w:bCs/>
          <w:lang w:eastAsia="en-IN"/>
        </w:rPr>
        <w:t>.</w:t>
      </w:r>
      <w:r w:rsidRPr="00BB710F">
        <w:rPr>
          <w:rFonts w:ascii="Times New Roman" w:hAnsi="Times New Roman" w:cs="Times New Roman"/>
        </w:rPr>
        <w:t xml:space="preserve">  </w:t>
      </w:r>
    </w:p>
    <w:p w14:paraId="24C915EC" w14:textId="77777777" w:rsidR="00097903" w:rsidRPr="00BB710F" w:rsidRDefault="00097903" w:rsidP="00094218">
      <w:pPr>
        <w:pStyle w:val="ListParagraph"/>
        <w:spacing w:before="100" w:beforeAutospacing="1" w:after="100" w:afterAutospacing="1" w:line="240" w:lineRule="auto"/>
        <w:jc w:val="both"/>
        <w:rPr>
          <w:rFonts w:ascii="Times New Roman" w:eastAsia="Times New Roman" w:hAnsi="Times New Roman" w:cs="Times New Roman"/>
          <w:bCs/>
          <w:lang w:eastAsia="en-IN"/>
        </w:rPr>
      </w:pPr>
    </w:p>
    <w:p w14:paraId="120D07F5" w14:textId="07B0ABB5" w:rsidR="00094218" w:rsidRDefault="00097903" w:rsidP="004E257F">
      <w:pPr>
        <w:pStyle w:val="ListParagraph"/>
        <w:numPr>
          <w:ilvl w:val="0"/>
          <w:numId w:val="31"/>
        </w:numPr>
        <w:tabs>
          <w:tab w:val="left" w:pos="1418"/>
        </w:tabs>
        <w:spacing w:before="100" w:beforeAutospacing="1" w:after="100" w:afterAutospacing="1" w:line="240" w:lineRule="auto"/>
        <w:ind w:hanging="720"/>
        <w:jc w:val="both"/>
        <w:rPr>
          <w:rFonts w:ascii="Times New Roman" w:eastAsia="Times New Roman" w:hAnsi="Times New Roman" w:cs="Times New Roman"/>
          <w:bCs/>
          <w:lang w:eastAsia="en-IN"/>
        </w:rPr>
      </w:pPr>
      <w:r w:rsidRPr="00BB710F">
        <w:rPr>
          <w:rFonts w:ascii="Times New Roman" w:eastAsia="Times New Roman" w:hAnsi="Times New Roman" w:cs="Times New Roman"/>
          <w:bCs/>
          <w:lang w:eastAsia="en-IN"/>
        </w:rPr>
        <w:t>“</w:t>
      </w:r>
      <w:r w:rsidRPr="00BB710F">
        <w:rPr>
          <w:rFonts w:ascii="Times New Roman" w:eastAsia="Times New Roman" w:hAnsi="Times New Roman" w:cs="Times New Roman"/>
          <w:b/>
          <w:bCs/>
          <w:lang w:eastAsia="en-IN"/>
        </w:rPr>
        <w:t>Source Code</w:t>
      </w:r>
      <w:r w:rsidRPr="00BB710F">
        <w:rPr>
          <w:rFonts w:ascii="Times New Roman" w:eastAsia="Times New Roman" w:hAnsi="Times New Roman" w:cs="Times New Roman"/>
          <w:bCs/>
          <w:lang w:eastAsia="en-IN"/>
        </w:rPr>
        <w:t xml:space="preserve">” means the source code of the IndiGo Enhancements to which it relates, in the language in which the IndiGo </w:t>
      </w:r>
      <w:r w:rsidRPr="00BB710F">
        <w:rPr>
          <w:rFonts w:ascii="Times New Roman" w:hAnsi="Times New Roman" w:cs="Times New Roman"/>
        </w:rPr>
        <w:t>Enhancement</w:t>
      </w:r>
      <w:r w:rsidRPr="00BB710F">
        <w:rPr>
          <w:rFonts w:ascii="Times New Roman" w:eastAsia="Times New Roman" w:hAnsi="Times New Roman" w:cs="Times New Roman"/>
          <w:bCs/>
          <w:lang w:eastAsia="en-IN"/>
        </w:rPr>
        <w:t xml:space="preserve"> was written, together with all related flow charts and technical documents, all of a level sufficient to enable the IndiGo’s development personnel to understand, develop and maintain such IndiGo Enhancements. </w:t>
      </w:r>
    </w:p>
    <w:p w14:paraId="1FA064AE" w14:textId="77777777" w:rsidR="004E257F" w:rsidRPr="004E257F" w:rsidRDefault="004E257F" w:rsidP="004E257F">
      <w:pPr>
        <w:pStyle w:val="ListParagraph"/>
        <w:rPr>
          <w:rFonts w:ascii="Times New Roman" w:eastAsia="Times New Roman" w:hAnsi="Times New Roman" w:cs="Times New Roman"/>
          <w:bCs/>
          <w:lang w:eastAsia="en-IN"/>
        </w:rPr>
      </w:pPr>
    </w:p>
    <w:p w14:paraId="6CEEC8F6" w14:textId="77777777" w:rsidR="004E257F" w:rsidRPr="004E257F" w:rsidRDefault="004E257F" w:rsidP="004E257F">
      <w:pPr>
        <w:pStyle w:val="ListParagraph"/>
        <w:tabs>
          <w:tab w:val="left" w:pos="1418"/>
        </w:tabs>
        <w:spacing w:before="100" w:beforeAutospacing="1" w:after="100" w:afterAutospacing="1" w:line="240" w:lineRule="auto"/>
        <w:jc w:val="both"/>
        <w:rPr>
          <w:rFonts w:ascii="Times New Roman" w:eastAsia="Times New Roman" w:hAnsi="Times New Roman" w:cs="Times New Roman"/>
          <w:bCs/>
          <w:lang w:eastAsia="en-IN"/>
        </w:rPr>
      </w:pPr>
    </w:p>
    <w:p w14:paraId="724438F0" w14:textId="534A23CC" w:rsidR="00E6580E" w:rsidRPr="00BB710F" w:rsidRDefault="00E6580E"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003C0DD3" w:rsidRPr="00BB710F">
        <w:rPr>
          <w:rFonts w:ascii="Times New Roman" w:hAnsi="Times New Roman" w:cs="Times New Roman"/>
          <w:b/>
        </w:rPr>
        <w:t>Support</w:t>
      </w:r>
      <w:r w:rsidRPr="00BB710F">
        <w:rPr>
          <w:rFonts w:ascii="Times New Roman" w:hAnsi="Times New Roman" w:cs="Times New Roman"/>
          <w:b/>
        </w:rPr>
        <w:t xml:space="preserve"> Services</w:t>
      </w:r>
      <w:r w:rsidRPr="00BB710F">
        <w:rPr>
          <w:rFonts w:ascii="Times New Roman" w:hAnsi="Times New Roman" w:cs="Times New Roman"/>
        </w:rPr>
        <w:t xml:space="preserve">” means the services to be provided by </w:t>
      </w:r>
      <w:r w:rsidR="00411336" w:rsidRPr="00BB710F">
        <w:rPr>
          <w:rFonts w:ascii="Times New Roman" w:hAnsi="Times New Roman" w:cs="Times New Roman"/>
        </w:rPr>
        <w:t>Service Provider</w:t>
      </w:r>
      <w:r w:rsidRPr="00BB710F">
        <w:rPr>
          <w:rFonts w:ascii="Times New Roman" w:hAnsi="Times New Roman" w:cs="Times New Roman"/>
        </w:rPr>
        <w:t xml:space="preserve"> pursuant to Clause 2.2.2.</w:t>
      </w:r>
    </w:p>
    <w:p w14:paraId="14F30961"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3E494653"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lastRenderedPageBreak/>
        <w:t>“</w:t>
      </w:r>
      <w:r w:rsidRPr="00BB710F">
        <w:rPr>
          <w:rFonts w:ascii="Times New Roman" w:hAnsi="Times New Roman" w:cs="Times New Roman"/>
          <w:b/>
        </w:rPr>
        <w:t>Suppliers’ Code of Conduct</w:t>
      </w:r>
      <w:r w:rsidRPr="00BB710F">
        <w:rPr>
          <w:rFonts w:ascii="Times New Roman" w:hAnsi="Times New Roman" w:cs="Times New Roman"/>
        </w:rPr>
        <w:t>” shall have the meaning assigned to the term under Clause 3.7.</w:t>
      </w:r>
    </w:p>
    <w:p w14:paraId="4ABB9951"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1C1BB0CD"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Term</w:t>
      </w:r>
      <w:r w:rsidRPr="00BB710F">
        <w:rPr>
          <w:rFonts w:ascii="Times New Roman" w:hAnsi="Times New Roman" w:cs="Times New Roman"/>
        </w:rPr>
        <w:t xml:space="preserve">” shall have the meaning assigned to such term in Clause 8.1. </w:t>
      </w:r>
    </w:p>
    <w:p w14:paraId="19F5926B"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6D5A695C"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Transition Period</w:t>
      </w:r>
      <w:r w:rsidRPr="00BB710F">
        <w:rPr>
          <w:rFonts w:ascii="Times New Roman" w:hAnsi="Times New Roman" w:cs="Times New Roman"/>
        </w:rPr>
        <w:t>” shall have the meaning assigned to the term under Clause 8.6.</w:t>
      </w:r>
    </w:p>
    <w:p w14:paraId="7CFECC1D" w14:textId="77777777" w:rsidR="00094218" w:rsidRPr="00BB710F" w:rsidRDefault="00094218" w:rsidP="00094218">
      <w:pPr>
        <w:pStyle w:val="ListParagraph"/>
        <w:spacing w:before="100" w:beforeAutospacing="1" w:after="100" w:afterAutospacing="1" w:line="240" w:lineRule="auto"/>
        <w:jc w:val="both"/>
        <w:rPr>
          <w:rFonts w:ascii="Times New Roman" w:hAnsi="Times New Roman" w:cs="Times New Roman"/>
        </w:rPr>
      </w:pPr>
    </w:p>
    <w:p w14:paraId="4088D3CD" w14:textId="77777777"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UAT</w:t>
      </w:r>
      <w:r w:rsidRPr="00BB710F">
        <w:rPr>
          <w:rFonts w:ascii="Times New Roman" w:hAnsi="Times New Roman" w:cs="Times New Roman"/>
        </w:rPr>
        <w:t>” means Customer’s user acceptance test for the Composite Software, in accordance with the terms of this Agreement.</w:t>
      </w:r>
    </w:p>
    <w:p w14:paraId="5C32302B" w14:textId="77777777" w:rsidR="00BD7DE7" w:rsidRPr="00BB710F" w:rsidRDefault="00BD7DE7" w:rsidP="00094218">
      <w:pPr>
        <w:pStyle w:val="ListParagraph"/>
        <w:spacing w:before="100" w:beforeAutospacing="1" w:after="100" w:afterAutospacing="1" w:line="240" w:lineRule="auto"/>
        <w:jc w:val="both"/>
        <w:rPr>
          <w:rFonts w:ascii="Times New Roman" w:hAnsi="Times New Roman" w:cs="Times New Roman"/>
        </w:rPr>
      </w:pPr>
    </w:p>
    <w:p w14:paraId="0C6ED384" w14:textId="77777777" w:rsidR="00BD7DE7" w:rsidRPr="00BB710F" w:rsidRDefault="00BD7DE7"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UAT Sign Off</w:t>
      </w:r>
      <w:r w:rsidRPr="00BB710F">
        <w:rPr>
          <w:rFonts w:ascii="Times New Roman" w:hAnsi="Times New Roman" w:cs="Times New Roman"/>
        </w:rPr>
        <w:t>” shall have the meaning assigned to the term in Clause 2.2.1 (d).</w:t>
      </w:r>
    </w:p>
    <w:p w14:paraId="12B52607" w14:textId="77777777" w:rsidR="00AE22D1" w:rsidRPr="00BB710F" w:rsidRDefault="00AE22D1" w:rsidP="00094218">
      <w:pPr>
        <w:pStyle w:val="ListParagraph"/>
        <w:spacing w:before="100" w:beforeAutospacing="1" w:after="100" w:afterAutospacing="1" w:line="240" w:lineRule="auto"/>
        <w:jc w:val="both"/>
        <w:rPr>
          <w:rFonts w:ascii="Times New Roman" w:hAnsi="Times New Roman" w:cs="Times New Roman"/>
        </w:rPr>
      </w:pPr>
    </w:p>
    <w:p w14:paraId="4A80A16D" w14:textId="77777777" w:rsidR="000644C4" w:rsidRPr="00A11DC7" w:rsidRDefault="000644C4"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bCs/>
        </w:rPr>
      </w:pPr>
      <w:r w:rsidRPr="00BB710F">
        <w:rPr>
          <w:rFonts w:ascii="Times New Roman" w:hAnsi="Times New Roman" w:cs="Times New Roman"/>
        </w:rPr>
        <w:t>“</w:t>
      </w:r>
      <w:r w:rsidRPr="00BB710F">
        <w:rPr>
          <w:rFonts w:ascii="Times New Roman" w:hAnsi="Times New Roman" w:cs="Times New Roman"/>
          <w:b/>
        </w:rPr>
        <w:t>Unavailable</w:t>
      </w:r>
      <w:r w:rsidRPr="00BB710F">
        <w:rPr>
          <w:rFonts w:ascii="Times New Roman" w:hAnsi="Times New Roman" w:cs="Times New Roman"/>
        </w:rPr>
        <w:t xml:space="preserve">” means </w:t>
      </w:r>
      <w:r w:rsidRPr="00A11DC7">
        <w:rPr>
          <w:rFonts w:ascii="Times New Roman" w:hAnsi="Times New Roman" w:cs="Times New Roman"/>
          <w:bCs/>
        </w:rPr>
        <w:t xml:space="preserve">that the Composite Software account has no external connectivity or is not working. </w:t>
      </w:r>
    </w:p>
    <w:p w14:paraId="43BDA5FE" w14:textId="77777777" w:rsidR="000644C4" w:rsidRPr="00BB710F" w:rsidRDefault="000644C4" w:rsidP="00094218">
      <w:pPr>
        <w:pStyle w:val="ListParagraph"/>
        <w:spacing w:before="100" w:beforeAutospacing="1" w:after="100" w:afterAutospacing="1" w:line="240" w:lineRule="auto"/>
        <w:jc w:val="both"/>
        <w:rPr>
          <w:rFonts w:ascii="Times New Roman" w:hAnsi="Times New Roman" w:cs="Times New Roman"/>
        </w:rPr>
      </w:pPr>
    </w:p>
    <w:p w14:paraId="5B03A286" w14:textId="12427D39" w:rsidR="00D56044"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Upgrades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mean</w:t>
      </w:r>
      <w:r w:rsidR="007F3526" w:rsidRPr="00BB710F">
        <w:rPr>
          <w:rFonts w:ascii="Times New Roman" w:hAnsi="Times New Roman" w:cs="Times New Roman"/>
        </w:rPr>
        <w:t>s</w:t>
      </w:r>
      <w:r w:rsidRPr="00BB710F">
        <w:rPr>
          <w:rFonts w:ascii="Times New Roman" w:hAnsi="Times New Roman" w:cs="Times New Roman"/>
        </w:rPr>
        <w:t xml:space="preserve"> and include</w:t>
      </w:r>
      <w:r w:rsidR="007F3526" w:rsidRPr="00BB710F">
        <w:rPr>
          <w:rFonts w:ascii="Times New Roman" w:hAnsi="Times New Roman" w:cs="Times New Roman"/>
        </w:rPr>
        <w:t>s</w:t>
      </w:r>
      <w:r w:rsidRPr="00BB710F">
        <w:rPr>
          <w:rFonts w:ascii="Times New Roman" w:hAnsi="Times New Roman" w:cs="Times New Roman"/>
        </w:rPr>
        <w:t xml:space="preserve"> all corrections, bug fixes</w:t>
      </w:r>
      <w:r w:rsidR="00372164" w:rsidRPr="00BB710F">
        <w:rPr>
          <w:rFonts w:ascii="Times New Roman" w:hAnsi="Times New Roman" w:cs="Times New Roman"/>
        </w:rPr>
        <w:t>,</w:t>
      </w:r>
      <w:r w:rsidRPr="00BB710F">
        <w:rPr>
          <w:rFonts w:ascii="Times New Roman" w:hAnsi="Times New Roman" w:cs="Times New Roman"/>
        </w:rPr>
        <w:t xml:space="preserve"> patches and upgrades in relation with the Composite Software.</w:t>
      </w:r>
    </w:p>
    <w:p w14:paraId="0CEBCF3D" w14:textId="77777777" w:rsidR="004C7001" w:rsidRPr="00BB710F" w:rsidRDefault="004C7001" w:rsidP="00C4026E">
      <w:pPr>
        <w:pStyle w:val="ListParagraph"/>
        <w:tabs>
          <w:tab w:val="left" w:pos="1418"/>
        </w:tabs>
        <w:spacing w:before="100" w:beforeAutospacing="1" w:after="100" w:afterAutospacing="1" w:line="240" w:lineRule="auto"/>
        <w:jc w:val="both"/>
        <w:rPr>
          <w:rFonts w:ascii="Times New Roman" w:hAnsi="Times New Roman" w:cs="Times New Roman"/>
        </w:rPr>
      </w:pPr>
    </w:p>
    <w:p w14:paraId="4A86CC67" w14:textId="7C1FED0D" w:rsidR="0039642E" w:rsidRPr="00BB710F" w:rsidRDefault="000644C4" w:rsidP="00272CB0">
      <w:pPr>
        <w:pStyle w:val="ListParagraph"/>
        <w:numPr>
          <w:ilvl w:val="0"/>
          <w:numId w:val="31"/>
        </w:numPr>
        <w:tabs>
          <w:tab w:val="left" w:pos="1418"/>
        </w:tabs>
        <w:spacing w:before="100" w:beforeAutospacing="1" w:after="100" w:afterAutospacing="1" w:line="240" w:lineRule="auto"/>
        <w:ind w:hanging="720"/>
        <w:jc w:val="both"/>
      </w:pPr>
      <w:r w:rsidRPr="00BB710F">
        <w:rPr>
          <w:rFonts w:ascii="Times New Roman" w:hAnsi="Times New Roman" w:cs="Times New Roman"/>
        </w:rPr>
        <w:t>“</w:t>
      </w:r>
      <w:r w:rsidRPr="00BB710F">
        <w:rPr>
          <w:rFonts w:ascii="Times New Roman" w:hAnsi="Times New Roman" w:cs="Times New Roman"/>
          <w:b/>
          <w:bCs/>
        </w:rPr>
        <w:t>Uptime Percentage</w:t>
      </w:r>
      <w:r w:rsidRPr="00BB710F">
        <w:rPr>
          <w:rFonts w:ascii="Times New Roman" w:hAnsi="Times New Roman" w:cs="Times New Roman"/>
        </w:rPr>
        <w:t xml:space="preserve">” </w:t>
      </w:r>
      <w:r w:rsidR="007F3526" w:rsidRPr="00BB710F">
        <w:rPr>
          <w:rFonts w:ascii="Times New Roman" w:hAnsi="Times New Roman" w:cs="Times New Roman"/>
        </w:rPr>
        <w:t xml:space="preserve">means the agreed level of operational </w:t>
      </w:r>
      <w:r w:rsidR="00AD4E85" w:rsidRPr="00BB710F">
        <w:rPr>
          <w:rFonts w:ascii="Times New Roman" w:hAnsi="Times New Roman" w:cs="Times New Roman"/>
        </w:rPr>
        <w:t>availability</w:t>
      </w:r>
      <w:r w:rsidR="007F3526" w:rsidRPr="00BB710F">
        <w:rPr>
          <w:rFonts w:ascii="Times New Roman" w:hAnsi="Times New Roman" w:cs="Times New Roman"/>
        </w:rPr>
        <w:t xml:space="preserve"> of the Composite Software</w:t>
      </w:r>
      <w:r w:rsidR="00B32E28">
        <w:rPr>
          <w:rFonts w:ascii="Times New Roman" w:hAnsi="Times New Roman" w:cs="Times New Roman"/>
        </w:rPr>
        <w:t xml:space="preserve"> as agreed under </w:t>
      </w:r>
      <w:r w:rsidR="00B32E28" w:rsidRPr="00B32E28">
        <w:rPr>
          <w:rFonts w:ascii="Times New Roman" w:hAnsi="Times New Roman" w:cs="Times New Roman"/>
          <w:b/>
          <w:bCs/>
        </w:rPr>
        <w:t>Annexure B</w:t>
      </w:r>
      <w:r w:rsidRPr="00BB710F">
        <w:rPr>
          <w:rFonts w:ascii="Times New Roman" w:hAnsi="Times New Roman" w:cs="Times New Roman"/>
        </w:rPr>
        <w:t>.</w:t>
      </w:r>
      <w:r w:rsidRPr="00BB710F">
        <w:t xml:space="preserve"> </w:t>
      </w:r>
    </w:p>
    <w:p w14:paraId="799E846F" w14:textId="77777777" w:rsidR="00D56044" w:rsidRPr="00BB710F" w:rsidRDefault="00D56044" w:rsidP="00D56044">
      <w:pPr>
        <w:pStyle w:val="ListParagraph"/>
        <w:tabs>
          <w:tab w:val="left" w:pos="1418"/>
        </w:tabs>
        <w:spacing w:before="100" w:beforeAutospacing="1" w:after="100" w:afterAutospacing="1" w:line="240" w:lineRule="auto"/>
        <w:jc w:val="both"/>
        <w:rPr>
          <w:rFonts w:ascii="Times New Roman" w:hAnsi="Times New Roman" w:cs="Times New Roman"/>
        </w:rPr>
      </w:pPr>
    </w:p>
    <w:p w14:paraId="305C5EBD" w14:textId="351B7684" w:rsidR="0039642E" w:rsidRPr="00BB710F" w:rsidRDefault="0039642E"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Users</w:t>
      </w:r>
      <w:r w:rsidRPr="00BB710F">
        <w:rPr>
          <w:rFonts w:ascii="Times New Roman" w:hAnsi="Times New Roman" w:cs="Times New Roman"/>
        </w:rPr>
        <w:t>”</w:t>
      </w:r>
      <w:r w:rsidRPr="00BB710F">
        <w:rPr>
          <w:rFonts w:ascii="Times New Roman" w:hAnsi="Times New Roman" w:cs="Times New Roman"/>
          <w:b/>
        </w:rPr>
        <w:t xml:space="preserve"> </w:t>
      </w:r>
      <w:r w:rsidRPr="00BB710F">
        <w:rPr>
          <w:rFonts w:ascii="Times New Roman" w:hAnsi="Times New Roman" w:cs="Times New Roman"/>
        </w:rPr>
        <w:t xml:space="preserve">means the Customer’s employees, </w:t>
      </w:r>
      <w:r w:rsidR="00903750" w:rsidRPr="00BB710F">
        <w:rPr>
          <w:rFonts w:ascii="Times New Roman" w:hAnsi="Times New Roman" w:cs="Times New Roman"/>
        </w:rPr>
        <w:t xml:space="preserve">customers, </w:t>
      </w:r>
      <w:r w:rsidR="007D6F4A" w:rsidRPr="00BB710F">
        <w:rPr>
          <w:rFonts w:ascii="Times New Roman" w:hAnsi="Times New Roman" w:cs="Times New Roman"/>
        </w:rPr>
        <w:t xml:space="preserve">agents, </w:t>
      </w:r>
      <w:r w:rsidRPr="00BB710F">
        <w:rPr>
          <w:rFonts w:ascii="Times New Roman" w:hAnsi="Times New Roman" w:cs="Times New Roman"/>
        </w:rPr>
        <w:t>persons and representatives authorized by the Customer to access and use the Composite Software.</w:t>
      </w:r>
    </w:p>
    <w:p w14:paraId="55E96C0B"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62AB51E6" w14:textId="03846508" w:rsidR="00AE22D1" w:rsidRPr="00BB710F" w:rsidRDefault="00AE22D1" w:rsidP="00272CB0">
      <w:pPr>
        <w:pStyle w:val="ListParagraph"/>
        <w:numPr>
          <w:ilvl w:val="0"/>
          <w:numId w:val="31"/>
        </w:numPr>
        <w:tabs>
          <w:tab w:val="left" w:pos="1418"/>
        </w:tabs>
        <w:spacing w:before="100" w:beforeAutospacing="1" w:after="100" w:afterAutospacing="1" w:line="240" w:lineRule="auto"/>
        <w:ind w:hanging="720"/>
        <w:jc w:val="both"/>
        <w:rPr>
          <w:rFonts w:ascii="Times New Roman" w:hAnsi="Times New Roman" w:cs="Times New Roman"/>
        </w:rPr>
      </w:pPr>
      <w:r w:rsidRPr="00BB710F">
        <w:rPr>
          <w:rFonts w:ascii="Times New Roman" w:hAnsi="Times New Roman" w:cs="Times New Roman"/>
        </w:rPr>
        <w:t>“</w:t>
      </w:r>
      <w:r w:rsidRPr="00BB710F">
        <w:rPr>
          <w:rFonts w:ascii="Times New Roman" w:hAnsi="Times New Roman" w:cs="Times New Roman"/>
          <w:b/>
        </w:rPr>
        <w:t>Warranty Period</w:t>
      </w:r>
      <w:r w:rsidRPr="00BB710F">
        <w:rPr>
          <w:rFonts w:ascii="Times New Roman" w:hAnsi="Times New Roman" w:cs="Times New Roman"/>
        </w:rPr>
        <w:t>” shall have the meaning assigned to the term under Clause 2.2.1 (</w:t>
      </w:r>
      <w:r w:rsidR="00D93051" w:rsidRPr="00BB710F">
        <w:rPr>
          <w:rFonts w:ascii="Times New Roman" w:hAnsi="Times New Roman" w:cs="Times New Roman"/>
        </w:rPr>
        <w:t>f</w:t>
      </w:r>
      <w:r w:rsidRPr="00BB710F">
        <w:rPr>
          <w:rFonts w:ascii="Times New Roman" w:hAnsi="Times New Roman" w:cs="Times New Roman"/>
        </w:rPr>
        <w:t>).</w:t>
      </w:r>
    </w:p>
    <w:p w14:paraId="037AE1F4" w14:textId="77777777" w:rsidR="00EB55AD" w:rsidRPr="00BB710F" w:rsidRDefault="00EB55AD" w:rsidP="00EB55AD">
      <w:pPr>
        <w:pStyle w:val="ListParagraph"/>
        <w:tabs>
          <w:tab w:val="left" w:pos="1418"/>
        </w:tabs>
        <w:spacing w:before="100" w:beforeAutospacing="1" w:after="100" w:afterAutospacing="1" w:line="240" w:lineRule="auto"/>
        <w:jc w:val="both"/>
        <w:rPr>
          <w:rFonts w:ascii="Times New Roman" w:hAnsi="Times New Roman" w:cs="Times New Roman"/>
        </w:rPr>
      </w:pPr>
    </w:p>
    <w:p w14:paraId="4C16AFB6" w14:textId="6451F756" w:rsidR="006749B7" w:rsidRPr="0063235C" w:rsidRDefault="00EB55AD" w:rsidP="0063235C">
      <w:pPr>
        <w:pStyle w:val="ListParagraph"/>
        <w:numPr>
          <w:ilvl w:val="0"/>
          <w:numId w:val="31"/>
        </w:numPr>
        <w:spacing w:after="0" w:line="240" w:lineRule="auto"/>
        <w:ind w:hanging="720"/>
        <w:jc w:val="both"/>
        <w:rPr>
          <w:rFonts w:ascii="Times New Roman" w:hAnsi="Times New Roman" w:cs="Times New Roman"/>
        </w:rPr>
      </w:pPr>
      <w:commentRangeStart w:id="24"/>
      <w:r w:rsidRPr="00BB710F">
        <w:rPr>
          <w:rFonts w:ascii="Times New Roman" w:hAnsi="Times New Roman" w:cs="Times New Roman"/>
          <w:b/>
          <w:bCs/>
        </w:rPr>
        <w:t>“</w:t>
      </w:r>
      <w:r w:rsidR="006749B7" w:rsidRPr="00BB710F">
        <w:rPr>
          <w:rFonts w:ascii="Times New Roman" w:hAnsi="Times New Roman" w:cs="Times New Roman"/>
          <w:b/>
          <w:bCs/>
        </w:rPr>
        <w:t>Go Live</w:t>
      </w:r>
      <w:r w:rsidRPr="00BB710F">
        <w:rPr>
          <w:rFonts w:ascii="Times New Roman" w:hAnsi="Times New Roman" w:cs="Times New Roman"/>
          <w:b/>
          <w:bCs/>
        </w:rPr>
        <w:t>”</w:t>
      </w:r>
      <w:r w:rsidR="006749B7" w:rsidRPr="00BB710F">
        <w:rPr>
          <w:rFonts w:ascii="Times New Roman" w:hAnsi="Times New Roman" w:cs="Times New Roman"/>
        </w:rPr>
        <w:t xml:space="preserve"> </w:t>
      </w:r>
      <w:r w:rsidRPr="00BB710F">
        <w:rPr>
          <w:rFonts w:ascii="Times New Roman" w:hAnsi="Times New Roman" w:cs="Times New Roman"/>
        </w:rPr>
        <w:t>shall mean</w:t>
      </w:r>
      <w:r w:rsidR="006749B7" w:rsidRPr="00BB710F">
        <w:rPr>
          <w:rFonts w:ascii="Times New Roman" w:hAnsi="Times New Roman" w:cs="Times New Roman"/>
        </w:rPr>
        <w:t xml:space="preserve"> the point in time when a bug-free </w:t>
      </w:r>
      <w:r w:rsidRPr="00BB710F">
        <w:rPr>
          <w:rFonts w:ascii="Times New Roman" w:hAnsi="Times New Roman" w:cs="Times New Roman"/>
        </w:rPr>
        <w:t>Composite Software</w:t>
      </w:r>
      <w:r w:rsidR="006749B7" w:rsidRPr="00BB710F">
        <w:rPr>
          <w:rFonts w:ascii="Times New Roman" w:hAnsi="Times New Roman" w:cs="Times New Roman"/>
        </w:rPr>
        <w:t>/</w:t>
      </w:r>
      <w:r w:rsidRPr="00BB710F">
        <w:rPr>
          <w:rFonts w:ascii="Times New Roman" w:hAnsi="Times New Roman" w:cs="Times New Roman"/>
        </w:rPr>
        <w:t xml:space="preserve">Service </w:t>
      </w:r>
      <w:r w:rsidR="006749B7" w:rsidRPr="00BB710F">
        <w:rPr>
          <w:rFonts w:ascii="Times New Roman" w:hAnsi="Times New Roman" w:cs="Times New Roman"/>
        </w:rPr>
        <w:t>becomes fully operational and available for use by</w:t>
      </w:r>
      <w:r w:rsidR="001B0DCF" w:rsidRPr="00BB710F">
        <w:rPr>
          <w:rFonts w:ascii="Times New Roman" w:hAnsi="Times New Roman" w:cs="Times New Roman"/>
        </w:rPr>
        <w:t xml:space="preserve"> subset of</w:t>
      </w:r>
      <w:r w:rsidR="006749B7" w:rsidRPr="00BB710F">
        <w:rPr>
          <w:rFonts w:ascii="Times New Roman" w:hAnsi="Times New Roman" w:cs="Times New Roman"/>
        </w:rPr>
        <w:t xml:space="preserve"> end-users</w:t>
      </w:r>
      <w:r w:rsidRPr="00BB710F">
        <w:rPr>
          <w:rFonts w:ascii="Times New Roman" w:hAnsi="Times New Roman" w:cs="Times New Roman"/>
        </w:rPr>
        <w:t xml:space="preserve"> of</w:t>
      </w:r>
      <w:r w:rsidR="00F962BF" w:rsidRPr="00BB710F">
        <w:rPr>
          <w:rFonts w:ascii="Times New Roman" w:hAnsi="Times New Roman" w:cs="Times New Roman"/>
        </w:rPr>
        <w:t xml:space="preserve"> Customer</w:t>
      </w:r>
      <w:r w:rsidR="006749B7" w:rsidRPr="00BB710F">
        <w:rPr>
          <w:rFonts w:ascii="Times New Roman" w:hAnsi="Times New Roman" w:cs="Times New Roman"/>
        </w:rPr>
        <w:t>, as per the agreed scope of each phase of work.</w:t>
      </w:r>
      <w:commentRangeEnd w:id="24"/>
      <w:r w:rsidR="00D450A8" w:rsidRPr="0063235C">
        <w:rPr>
          <w:rStyle w:val="CommentReference"/>
          <w:rFonts w:ascii="Times New Roman" w:hAnsi="Times New Roman" w:cs="Times New Roman"/>
          <w:sz w:val="22"/>
          <w:szCs w:val="22"/>
        </w:rPr>
        <w:commentReference w:id="24"/>
      </w:r>
    </w:p>
    <w:p w14:paraId="54CD8778" w14:textId="77777777" w:rsidR="00094218" w:rsidRPr="00BB710F" w:rsidRDefault="00094218" w:rsidP="00094218">
      <w:pPr>
        <w:pStyle w:val="ListParagraph"/>
        <w:spacing w:before="100" w:beforeAutospacing="1" w:after="100" w:afterAutospacing="1" w:line="240" w:lineRule="auto"/>
        <w:rPr>
          <w:rFonts w:ascii="Times New Roman" w:hAnsi="Times New Roman" w:cs="Times New Roman"/>
        </w:rPr>
      </w:pPr>
    </w:p>
    <w:p w14:paraId="0117567B" w14:textId="77777777" w:rsidR="00B448DA" w:rsidRPr="00BB710F" w:rsidRDefault="00E85E86" w:rsidP="001449DE">
      <w:pPr>
        <w:pStyle w:val="ListParagraph"/>
        <w:numPr>
          <w:ilvl w:val="1"/>
          <w:numId w:val="2"/>
        </w:numPr>
        <w:spacing w:after="0" w:line="240" w:lineRule="auto"/>
        <w:ind w:left="567" w:hanging="567"/>
        <w:rPr>
          <w:rFonts w:ascii="Times New Roman" w:hAnsi="Times New Roman" w:cs="Times New Roman"/>
          <w:u w:val="single"/>
        </w:rPr>
      </w:pPr>
      <w:bookmarkStart w:id="25" w:name="_Toc269135926"/>
      <w:bookmarkStart w:id="26" w:name="_Toc478655619"/>
      <w:r w:rsidRPr="00BB710F">
        <w:rPr>
          <w:rStyle w:val="TitleChar"/>
          <w:rFonts w:ascii="Times New Roman" w:eastAsia="Calibri" w:hAnsi="Times New Roman"/>
          <w:b w:val="0"/>
          <w:i/>
          <w:sz w:val="22"/>
          <w:szCs w:val="22"/>
          <w:u w:val="single"/>
        </w:rPr>
        <w:t>Interpretations</w:t>
      </w:r>
      <w:bookmarkEnd w:id="25"/>
      <w:bookmarkEnd w:id="26"/>
      <w:r w:rsidRPr="00BB710F">
        <w:rPr>
          <w:rFonts w:ascii="Times New Roman" w:hAnsi="Times New Roman" w:cs="Times New Roman"/>
          <w:u w:val="single"/>
        </w:rPr>
        <w:t xml:space="preserve"> </w:t>
      </w:r>
    </w:p>
    <w:p w14:paraId="775D6E3E" w14:textId="77777777" w:rsidR="00B448DA" w:rsidRPr="00BB710F" w:rsidRDefault="00B448DA" w:rsidP="00E34CAE">
      <w:pPr>
        <w:pStyle w:val="ListParagraph"/>
        <w:spacing w:after="0" w:line="240" w:lineRule="auto"/>
        <w:ind w:left="360"/>
        <w:rPr>
          <w:rFonts w:ascii="Times New Roman" w:hAnsi="Times New Roman" w:cs="Times New Roman"/>
        </w:rPr>
      </w:pPr>
    </w:p>
    <w:p w14:paraId="565B3E41" w14:textId="77777777" w:rsidR="00E85E86" w:rsidRPr="00BB710F" w:rsidRDefault="00E85E86" w:rsidP="007E40E4">
      <w:pPr>
        <w:pStyle w:val="ListParagraph"/>
        <w:spacing w:after="0" w:line="240" w:lineRule="auto"/>
        <w:ind w:left="567"/>
        <w:rPr>
          <w:rStyle w:val="Heading2Char"/>
          <w:rFonts w:eastAsia="Cambria"/>
          <w:sz w:val="22"/>
          <w:szCs w:val="22"/>
        </w:rPr>
      </w:pPr>
      <w:r w:rsidRPr="00BB710F">
        <w:rPr>
          <w:rFonts w:ascii="Times New Roman" w:hAnsi="Times New Roman" w:cs="Times New Roman"/>
        </w:rPr>
        <w:t xml:space="preserve">In this Agreement and </w:t>
      </w:r>
      <w:r w:rsidR="00FE7649" w:rsidRPr="00BB710F">
        <w:rPr>
          <w:rFonts w:ascii="Times New Roman" w:hAnsi="Times New Roman" w:cs="Times New Roman"/>
        </w:rPr>
        <w:t>a</w:t>
      </w:r>
      <w:r w:rsidRPr="00BB710F">
        <w:rPr>
          <w:rFonts w:ascii="Times New Roman" w:hAnsi="Times New Roman" w:cs="Times New Roman"/>
        </w:rPr>
        <w:t>nnexures:</w:t>
      </w:r>
    </w:p>
    <w:p w14:paraId="0570210E" w14:textId="77777777" w:rsidR="00E85E86" w:rsidRPr="00BB710F" w:rsidRDefault="00E85E86" w:rsidP="007E40E4">
      <w:pPr>
        <w:pStyle w:val="ListParagraph"/>
        <w:spacing w:after="0" w:line="240" w:lineRule="auto"/>
        <w:ind w:left="567"/>
        <w:jc w:val="both"/>
        <w:rPr>
          <w:rFonts w:ascii="Times New Roman" w:hAnsi="Times New Roman" w:cs="Times New Roman"/>
        </w:rPr>
      </w:pPr>
    </w:p>
    <w:p w14:paraId="39B0B69B"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References to ‘includes’, ‘including’ and words or phrases of similar import will be deemed to have the same meaning and are used without limitation and be deemed to be followed by the words “without limitation” or “but not limited to”.</w:t>
      </w:r>
    </w:p>
    <w:p w14:paraId="4B5A2BB4" w14:textId="77777777" w:rsidR="00E85E86" w:rsidRPr="00BB710F" w:rsidRDefault="00E85E86" w:rsidP="007E40E4">
      <w:pPr>
        <w:pStyle w:val="ListParagraph"/>
        <w:spacing w:after="0" w:line="240" w:lineRule="auto"/>
        <w:ind w:left="567"/>
        <w:jc w:val="both"/>
        <w:rPr>
          <w:rFonts w:ascii="Times New Roman" w:hAnsi="Times New Roman" w:cs="Times New Roman"/>
        </w:rPr>
      </w:pPr>
    </w:p>
    <w:p w14:paraId="5D4B7899"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References made in the Agreement to Clauses will be to the clauses of the Agreement. </w:t>
      </w:r>
    </w:p>
    <w:p w14:paraId="335E681D" w14:textId="77777777" w:rsidR="00E85E86" w:rsidRPr="00BB710F" w:rsidRDefault="00E85E86" w:rsidP="007E40E4">
      <w:pPr>
        <w:pStyle w:val="ListParagraph"/>
        <w:spacing w:after="0" w:line="240" w:lineRule="auto"/>
        <w:ind w:left="567"/>
        <w:rPr>
          <w:rFonts w:ascii="Times New Roman" w:hAnsi="Times New Roman" w:cs="Times New Roman"/>
        </w:rPr>
      </w:pPr>
    </w:p>
    <w:p w14:paraId="47CCF4E7"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References to any </w:t>
      </w:r>
      <w:r w:rsidR="00A103CF" w:rsidRPr="00BB710F">
        <w:rPr>
          <w:rFonts w:ascii="Times New Roman" w:hAnsi="Times New Roman" w:cs="Times New Roman"/>
        </w:rPr>
        <w:t xml:space="preserve">Law </w:t>
      </w:r>
      <w:r w:rsidRPr="00BB710F">
        <w:rPr>
          <w:rFonts w:ascii="Times New Roman" w:hAnsi="Times New Roman" w:cs="Times New Roman"/>
        </w:rPr>
        <w:t xml:space="preserve">or to any specified provision of any </w:t>
      </w:r>
      <w:r w:rsidR="00A103CF" w:rsidRPr="00BB710F">
        <w:rPr>
          <w:rFonts w:ascii="Times New Roman" w:hAnsi="Times New Roman" w:cs="Times New Roman"/>
        </w:rPr>
        <w:t>Law</w:t>
      </w:r>
      <w:r w:rsidRPr="00BB710F">
        <w:rPr>
          <w:rFonts w:ascii="Times New Roman" w:hAnsi="Times New Roman" w:cs="Times New Roman"/>
        </w:rPr>
        <w:t xml:space="preserve">, is a reference to such </w:t>
      </w:r>
      <w:r w:rsidR="00914E81" w:rsidRPr="00BB710F">
        <w:rPr>
          <w:rFonts w:ascii="Times New Roman" w:hAnsi="Times New Roman" w:cs="Times New Roman"/>
        </w:rPr>
        <w:t xml:space="preserve">Law </w:t>
      </w:r>
      <w:r w:rsidRPr="00BB710F">
        <w:rPr>
          <w:rFonts w:ascii="Times New Roman" w:hAnsi="Times New Roman" w:cs="Times New Roman"/>
        </w:rPr>
        <w:t>or provision as amended, substituted or re-enacted.</w:t>
      </w:r>
    </w:p>
    <w:p w14:paraId="1CDC2FFD" w14:textId="77777777" w:rsidR="00E85E86" w:rsidRPr="00BB710F" w:rsidRDefault="00E85E86" w:rsidP="007E40E4">
      <w:pPr>
        <w:pStyle w:val="ListParagraph"/>
        <w:spacing w:after="0" w:line="240" w:lineRule="auto"/>
        <w:ind w:left="567"/>
        <w:rPr>
          <w:rFonts w:ascii="Times New Roman" w:hAnsi="Times New Roman" w:cs="Times New Roman"/>
        </w:rPr>
      </w:pPr>
    </w:p>
    <w:p w14:paraId="4629D03B"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Clause, annexure and paragraph headings will not affect the construction or interpretation of the Agreement. </w:t>
      </w:r>
    </w:p>
    <w:p w14:paraId="4D2640AC" w14:textId="77777777" w:rsidR="00E85E86" w:rsidRPr="00BB710F" w:rsidRDefault="00E85E86" w:rsidP="007E40E4">
      <w:pPr>
        <w:pStyle w:val="ListParagraph"/>
        <w:spacing w:after="0" w:line="240" w:lineRule="auto"/>
        <w:ind w:left="567"/>
        <w:rPr>
          <w:rFonts w:ascii="Times New Roman" w:hAnsi="Times New Roman" w:cs="Times New Roman"/>
        </w:rPr>
      </w:pPr>
    </w:p>
    <w:p w14:paraId="4F8BED23"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Any obligation to not do something shall be deemed to include an obligation not to permit or cause that thing to be done. An obligation to do something shall be deemed to include an obligation to cause that thing to be done.</w:t>
      </w:r>
    </w:p>
    <w:p w14:paraId="46152BB6" w14:textId="77777777" w:rsidR="00E85E86" w:rsidRPr="00BB710F" w:rsidRDefault="00E85E86" w:rsidP="007E40E4">
      <w:pPr>
        <w:pStyle w:val="ListParagraph"/>
        <w:spacing w:after="0" w:line="240" w:lineRule="auto"/>
        <w:ind w:left="567"/>
        <w:rPr>
          <w:rFonts w:ascii="Times New Roman" w:hAnsi="Times New Roman" w:cs="Times New Roman"/>
        </w:rPr>
      </w:pPr>
    </w:p>
    <w:p w14:paraId="353AB059"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Words importing singular shall include the plural and vice versa. </w:t>
      </w:r>
    </w:p>
    <w:p w14:paraId="278C07E5" w14:textId="77777777" w:rsidR="00E85E86" w:rsidRPr="00BB710F" w:rsidRDefault="00E85E86" w:rsidP="007E40E4">
      <w:pPr>
        <w:pStyle w:val="ListParagraph"/>
        <w:spacing w:after="0" w:line="240" w:lineRule="auto"/>
        <w:ind w:left="567"/>
        <w:rPr>
          <w:rFonts w:ascii="Times New Roman" w:hAnsi="Times New Roman" w:cs="Times New Roman"/>
        </w:rPr>
      </w:pPr>
    </w:p>
    <w:p w14:paraId="4217B38F" w14:textId="77777777" w:rsidR="00E85E86" w:rsidRPr="00BB710F" w:rsidRDefault="00E85E86" w:rsidP="00372164">
      <w:pPr>
        <w:pStyle w:val="ListParagraph"/>
        <w:numPr>
          <w:ilvl w:val="5"/>
          <w:numId w:val="3"/>
        </w:numPr>
        <w:spacing w:after="0" w:line="240" w:lineRule="auto"/>
        <w:ind w:left="540" w:hanging="540"/>
        <w:jc w:val="both"/>
        <w:rPr>
          <w:rFonts w:ascii="Times New Roman" w:hAnsi="Times New Roman" w:cs="Times New Roman"/>
        </w:rPr>
      </w:pPr>
      <w:r w:rsidRPr="00BB710F">
        <w:rPr>
          <w:rFonts w:ascii="Times New Roman" w:hAnsi="Times New Roman" w:cs="Times New Roman"/>
        </w:rPr>
        <w:t>Words importing one gender will include a reference to the other gender</w:t>
      </w:r>
      <w:r w:rsidR="00914E81" w:rsidRPr="00BB710F">
        <w:rPr>
          <w:rFonts w:ascii="Times New Roman" w:hAnsi="Times New Roman" w:cs="Times New Roman"/>
        </w:rPr>
        <w:t>s</w:t>
      </w:r>
      <w:r w:rsidRPr="00BB710F">
        <w:rPr>
          <w:rFonts w:ascii="Times New Roman" w:hAnsi="Times New Roman" w:cs="Times New Roman"/>
        </w:rPr>
        <w:t>.</w:t>
      </w:r>
    </w:p>
    <w:p w14:paraId="225046D9" w14:textId="77777777" w:rsidR="00E85E86" w:rsidRPr="00BB710F" w:rsidRDefault="00E85E86" w:rsidP="00E34CAE">
      <w:pPr>
        <w:pStyle w:val="ListParagraph"/>
        <w:spacing w:after="0" w:line="240" w:lineRule="auto"/>
        <w:ind w:left="360"/>
        <w:rPr>
          <w:rFonts w:ascii="Times New Roman" w:hAnsi="Times New Roman" w:cs="Times New Roman"/>
          <w:b/>
        </w:rPr>
      </w:pPr>
      <w:commentRangeStart w:id="27"/>
    </w:p>
    <w:p w14:paraId="33381454" w14:textId="4A00C9F5" w:rsidR="0041343F" w:rsidRPr="00D16F5C" w:rsidRDefault="001166A8" w:rsidP="00D16F5C">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 xml:space="preserve">Scope </w:t>
      </w:r>
      <w:r w:rsidR="00E85E86" w:rsidRPr="00BB710F">
        <w:rPr>
          <w:rFonts w:ascii="Times New Roman" w:hAnsi="Times New Roman" w:cs="Times New Roman"/>
          <w:b/>
        </w:rPr>
        <w:t>of the Agreement</w:t>
      </w:r>
      <w:commentRangeEnd w:id="27"/>
      <w:r w:rsidR="00903A3F" w:rsidRPr="00D16F5C">
        <w:rPr>
          <w:rStyle w:val="CommentReference"/>
          <w:rFonts w:ascii="Times New Roman" w:hAnsi="Times New Roman" w:cs="Times New Roman"/>
          <w:b/>
          <w:sz w:val="22"/>
          <w:szCs w:val="22"/>
        </w:rPr>
        <w:commentReference w:id="27"/>
      </w:r>
    </w:p>
    <w:p w14:paraId="229BB311" w14:textId="77777777" w:rsidR="00CB60E3" w:rsidRPr="00BB710F" w:rsidRDefault="00CB60E3" w:rsidP="007E40E4">
      <w:pPr>
        <w:pStyle w:val="ListParagraph"/>
        <w:spacing w:after="0" w:line="240" w:lineRule="auto"/>
        <w:ind w:left="567" w:hanging="567"/>
        <w:rPr>
          <w:rFonts w:ascii="Times New Roman" w:hAnsi="Times New Roman" w:cs="Times New Roman"/>
          <w:i/>
        </w:rPr>
      </w:pPr>
    </w:p>
    <w:p w14:paraId="4A316020" w14:textId="77777777" w:rsidR="00CB60E3" w:rsidRPr="00BB710F" w:rsidRDefault="003731B2" w:rsidP="00A727FF">
      <w:pPr>
        <w:pStyle w:val="ListParagraph"/>
        <w:numPr>
          <w:ilvl w:val="0"/>
          <w:numId w:val="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License to the </w:t>
      </w:r>
      <w:r w:rsidR="000403F5" w:rsidRPr="00BB710F">
        <w:rPr>
          <w:rFonts w:ascii="Times New Roman" w:hAnsi="Times New Roman" w:cs="Times New Roman"/>
          <w:i/>
          <w:u w:val="single"/>
        </w:rPr>
        <w:t xml:space="preserve">Composite </w:t>
      </w:r>
      <w:r w:rsidRPr="00BB710F">
        <w:rPr>
          <w:rFonts w:ascii="Times New Roman" w:hAnsi="Times New Roman" w:cs="Times New Roman"/>
          <w:i/>
          <w:u w:val="single"/>
        </w:rPr>
        <w:t>Software and Documentation</w:t>
      </w:r>
    </w:p>
    <w:p w14:paraId="63419A5E" w14:textId="77777777" w:rsidR="003731B2" w:rsidRPr="00BB710F" w:rsidRDefault="003731B2" w:rsidP="00E34CAE">
      <w:pPr>
        <w:pStyle w:val="ListParagraph"/>
        <w:spacing w:after="0" w:line="240" w:lineRule="auto"/>
        <w:ind w:left="360"/>
        <w:jc w:val="both"/>
        <w:rPr>
          <w:rFonts w:ascii="Times New Roman" w:hAnsi="Times New Roman" w:cs="Times New Roman"/>
        </w:rPr>
      </w:pPr>
    </w:p>
    <w:p w14:paraId="66CBF3D1" w14:textId="792530D5" w:rsidR="00CB60E3" w:rsidRPr="00BB710F" w:rsidRDefault="00CB60E3" w:rsidP="00272CB0">
      <w:pPr>
        <w:pStyle w:val="ListParagraph"/>
        <w:numPr>
          <w:ilvl w:val="5"/>
          <w:numId w:val="28"/>
        </w:numPr>
        <w:spacing w:after="0" w:line="240" w:lineRule="auto"/>
        <w:ind w:left="540" w:hanging="540"/>
        <w:jc w:val="both"/>
        <w:rPr>
          <w:rFonts w:ascii="Times New Roman" w:hAnsi="Times New Roman" w:cs="Times New Roman"/>
        </w:rPr>
      </w:pPr>
      <w:r w:rsidRPr="00BB710F">
        <w:rPr>
          <w:rFonts w:ascii="Times New Roman" w:hAnsi="Times New Roman" w:cs="Times New Roman"/>
          <w:color w:val="000000"/>
        </w:rPr>
        <w:t xml:space="preserve">During the Term, </w:t>
      </w:r>
      <w:r w:rsidR="001C3C5E" w:rsidRPr="00BB710F">
        <w:rPr>
          <w:rFonts w:ascii="Times New Roman" w:hAnsi="Times New Roman" w:cs="Times New Roman"/>
          <w:color w:val="000000"/>
        </w:rPr>
        <w:t xml:space="preserve">and subject to Clause </w:t>
      </w:r>
      <w:r w:rsidR="00880CD5" w:rsidRPr="00BB710F">
        <w:rPr>
          <w:rFonts w:ascii="Times New Roman" w:hAnsi="Times New Roman" w:cs="Times New Roman"/>
          <w:color w:val="000000"/>
        </w:rPr>
        <w:t>2.2.6</w:t>
      </w:r>
      <w:r w:rsidR="001C3C5E" w:rsidRPr="00BB710F">
        <w:rPr>
          <w:rFonts w:ascii="Times New Roman" w:hAnsi="Times New Roman" w:cs="Times New Roman"/>
          <w:color w:val="000000"/>
        </w:rPr>
        <w:t xml:space="preserve"> hereto, </w:t>
      </w:r>
      <w:r w:rsidR="00372164" w:rsidRPr="00BB710F">
        <w:rPr>
          <w:rFonts w:ascii="Times New Roman" w:hAnsi="Times New Roman" w:cs="Times New Roman"/>
          <w:color w:val="000000"/>
        </w:rPr>
        <w:t xml:space="preserve">the </w:t>
      </w:r>
      <w:r w:rsidR="00411336" w:rsidRPr="00BB710F">
        <w:rPr>
          <w:rFonts w:ascii="Times New Roman" w:hAnsi="Times New Roman" w:cs="Times New Roman"/>
          <w:color w:val="000000"/>
        </w:rPr>
        <w:t>Service Provider</w:t>
      </w:r>
      <w:r w:rsidRPr="00BB710F">
        <w:rPr>
          <w:rFonts w:ascii="Times New Roman" w:hAnsi="Times New Roman" w:cs="Times New Roman"/>
          <w:color w:val="000000"/>
        </w:rPr>
        <w:t xml:space="preserve"> </w:t>
      </w:r>
      <w:r w:rsidRPr="00BB710F">
        <w:rPr>
          <w:rFonts w:ascii="Times New Roman" w:hAnsi="Times New Roman" w:cs="Times New Roman"/>
        </w:rPr>
        <w:t xml:space="preserve">hereby grants </w:t>
      </w:r>
      <w:r w:rsidR="00AB1C35" w:rsidRPr="00BB710F">
        <w:rPr>
          <w:rFonts w:ascii="Times New Roman" w:eastAsia="Cambria" w:hAnsi="Times New Roman" w:cs="Times New Roman"/>
          <w:bCs/>
        </w:rPr>
        <w:t xml:space="preserve">to </w:t>
      </w:r>
      <w:r w:rsidRPr="00BB710F">
        <w:rPr>
          <w:rFonts w:ascii="Times New Roman" w:hAnsi="Times New Roman" w:cs="Times New Roman"/>
        </w:rPr>
        <w:t xml:space="preserve">the Customer, an irrevocable, worldwide, non-exclusive license to access and use the </w:t>
      </w:r>
      <w:r w:rsidR="001C3C5E" w:rsidRPr="00BB710F">
        <w:rPr>
          <w:rFonts w:ascii="Times New Roman" w:hAnsi="Times New Roman" w:cs="Times New Roman"/>
        </w:rPr>
        <w:t xml:space="preserve">Composite </w:t>
      </w:r>
      <w:r w:rsidRPr="00BB710F">
        <w:rPr>
          <w:rFonts w:ascii="Times New Roman" w:hAnsi="Times New Roman" w:cs="Times New Roman"/>
        </w:rPr>
        <w:t xml:space="preserve">Software. </w:t>
      </w:r>
    </w:p>
    <w:p w14:paraId="395599CE" w14:textId="77777777" w:rsidR="001C3C5E" w:rsidRPr="00BB710F" w:rsidRDefault="001C3C5E" w:rsidP="001C3C5E">
      <w:pPr>
        <w:pStyle w:val="ListParagraph"/>
        <w:spacing w:after="0" w:line="240" w:lineRule="auto"/>
        <w:ind w:left="1080"/>
        <w:jc w:val="both"/>
        <w:rPr>
          <w:rFonts w:ascii="Times New Roman" w:hAnsi="Times New Roman" w:cs="Times New Roman"/>
        </w:rPr>
      </w:pPr>
    </w:p>
    <w:p w14:paraId="23FA3780" w14:textId="4754B55D" w:rsidR="001C3C5E" w:rsidRPr="00BB710F" w:rsidRDefault="00372164" w:rsidP="00272CB0">
      <w:pPr>
        <w:pStyle w:val="ListParagraph"/>
        <w:numPr>
          <w:ilvl w:val="5"/>
          <w:numId w:val="28"/>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1C3C5E" w:rsidRPr="00BB710F">
        <w:rPr>
          <w:rFonts w:ascii="Times New Roman" w:hAnsi="Times New Roman" w:cs="Times New Roman"/>
        </w:rPr>
        <w:t xml:space="preserve"> agrees that the Customer shall have the right to</w:t>
      </w:r>
      <w:r w:rsidR="008D53B2" w:rsidRPr="00BB710F">
        <w:rPr>
          <w:rFonts w:ascii="Times New Roman" w:hAnsi="Times New Roman" w:cs="Times New Roman"/>
        </w:rPr>
        <w:t xml:space="preserve"> </w:t>
      </w:r>
      <w:r w:rsidR="001C3C5E" w:rsidRPr="00BB710F">
        <w:rPr>
          <w:rFonts w:ascii="Times New Roman" w:hAnsi="Times New Roman" w:cs="Times New Roman"/>
        </w:rPr>
        <w:t xml:space="preserve">sub-license the Composite Software </w:t>
      </w:r>
      <w:r w:rsidR="00832C20" w:rsidRPr="00BB710F">
        <w:rPr>
          <w:rFonts w:ascii="Times New Roman" w:hAnsi="Times New Roman" w:cs="Times New Roman"/>
        </w:rPr>
        <w:t xml:space="preserve">for the purposes of supporting and operating </w:t>
      </w:r>
      <w:r w:rsidR="00964E9C" w:rsidRPr="00BB710F">
        <w:rPr>
          <w:rFonts w:ascii="Times New Roman" w:hAnsi="Times New Roman" w:cs="Times New Roman"/>
        </w:rPr>
        <w:t xml:space="preserve"> its </w:t>
      </w:r>
      <w:r w:rsidR="00A07C21" w:rsidRPr="00BB710F">
        <w:rPr>
          <w:rFonts w:ascii="Times New Roman" w:hAnsi="Times New Roman" w:cs="Times New Roman"/>
        </w:rPr>
        <w:t xml:space="preserve">company’s </w:t>
      </w:r>
      <w:r w:rsidR="00832C20" w:rsidRPr="00BB710F">
        <w:rPr>
          <w:rFonts w:ascii="Times New Roman" w:hAnsi="Times New Roman" w:cs="Times New Roman"/>
        </w:rPr>
        <w:t>Business</w:t>
      </w:r>
      <w:r w:rsidRPr="00BB710F">
        <w:rPr>
          <w:rFonts w:ascii="Times New Roman" w:hAnsi="Times New Roman" w:cs="Times New Roman"/>
        </w:rPr>
        <w:t xml:space="preserve"> Unit</w:t>
      </w:r>
      <w:r w:rsidR="00832C20" w:rsidRPr="00BB710F">
        <w:rPr>
          <w:rFonts w:ascii="Times New Roman" w:hAnsi="Times New Roman" w:cs="Times New Roman"/>
        </w:rPr>
        <w:t xml:space="preserve">, to its affiliates </w:t>
      </w:r>
      <w:r w:rsidR="006101B8" w:rsidRPr="00BB710F">
        <w:rPr>
          <w:rFonts w:ascii="Times New Roman" w:hAnsi="Times New Roman" w:cs="Times New Roman"/>
        </w:rPr>
        <w:t xml:space="preserve"> </w:t>
      </w:r>
      <w:r w:rsidR="0043040C" w:rsidRPr="00BB710F">
        <w:rPr>
          <w:rFonts w:ascii="Times New Roman" w:hAnsi="Times New Roman" w:cs="Times New Roman"/>
        </w:rPr>
        <w:t xml:space="preserve"> any prior </w:t>
      </w:r>
      <w:r w:rsidR="00B12444" w:rsidRPr="00BB710F">
        <w:rPr>
          <w:rFonts w:ascii="Times New Roman" w:hAnsi="Times New Roman" w:cs="Times New Roman"/>
        </w:rPr>
        <w:t>in</w:t>
      </w:r>
      <w:r w:rsidR="00D60533" w:rsidRPr="00BB710F">
        <w:rPr>
          <w:rFonts w:ascii="Times New Roman" w:hAnsi="Times New Roman" w:cs="Times New Roman"/>
        </w:rPr>
        <w:t xml:space="preserve">formation </w:t>
      </w:r>
      <w:r w:rsidR="00B12444" w:rsidRPr="00BB710F">
        <w:rPr>
          <w:rFonts w:ascii="Times New Roman" w:hAnsi="Times New Roman" w:cs="Times New Roman"/>
        </w:rPr>
        <w:t xml:space="preserve">to </w:t>
      </w:r>
      <w:r w:rsidR="00D60533" w:rsidRPr="00BB710F">
        <w:rPr>
          <w:rFonts w:ascii="Times New Roman" w:hAnsi="Times New Roman" w:cs="Times New Roman"/>
        </w:rPr>
        <w:t xml:space="preserve"> the </w:t>
      </w:r>
      <w:r w:rsidR="00411336" w:rsidRPr="00BB710F">
        <w:rPr>
          <w:rFonts w:ascii="Times New Roman" w:hAnsi="Times New Roman" w:cs="Times New Roman"/>
        </w:rPr>
        <w:t>Service Provider</w:t>
      </w:r>
      <w:r w:rsidR="0043040C" w:rsidRPr="00BB710F">
        <w:rPr>
          <w:rFonts w:ascii="Times New Roman" w:hAnsi="Times New Roman" w:cs="Times New Roman"/>
        </w:rPr>
        <w:t xml:space="preserve"> and </w:t>
      </w:r>
      <w:r w:rsidR="00832C20" w:rsidRPr="00BB710F">
        <w:rPr>
          <w:rFonts w:ascii="Times New Roman" w:hAnsi="Times New Roman" w:cs="Times New Roman"/>
        </w:rPr>
        <w:t xml:space="preserve">to any other third party, </w:t>
      </w:r>
      <w:r w:rsidR="0043040C" w:rsidRPr="00BB710F">
        <w:rPr>
          <w:rFonts w:ascii="Times New Roman" w:hAnsi="Times New Roman" w:cs="Times New Roman"/>
        </w:rPr>
        <w:t xml:space="preserve">with </w:t>
      </w:r>
      <w:r w:rsidR="00411336" w:rsidRPr="00BB710F">
        <w:rPr>
          <w:rFonts w:ascii="Times New Roman" w:hAnsi="Times New Roman" w:cs="Times New Roman"/>
        </w:rPr>
        <w:t>Service Provider</w:t>
      </w:r>
      <w:r w:rsidR="0043040C" w:rsidRPr="00BB710F">
        <w:rPr>
          <w:rFonts w:ascii="Times New Roman" w:hAnsi="Times New Roman" w:cs="Times New Roman"/>
        </w:rPr>
        <w:t>’s express written consent.</w:t>
      </w:r>
    </w:p>
    <w:p w14:paraId="512FDDCD" w14:textId="77777777" w:rsidR="001C3C5E" w:rsidRPr="00BB710F" w:rsidRDefault="001C3C5E" w:rsidP="001C3C5E">
      <w:pPr>
        <w:pStyle w:val="ListParagraph"/>
        <w:rPr>
          <w:rFonts w:ascii="Times New Roman" w:hAnsi="Times New Roman" w:cs="Times New Roman"/>
        </w:rPr>
      </w:pPr>
    </w:p>
    <w:p w14:paraId="345CD312" w14:textId="2B6637EC" w:rsidR="00CB60E3" w:rsidRPr="00BB710F" w:rsidRDefault="001C3C5E" w:rsidP="00272CB0">
      <w:pPr>
        <w:pStyle w:val="ListParagraph"/>
        <w:numPr>
          <w:ilvl w:val="5"/>
          <w:numId w:val="28"/>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Customer </w:t>
      </w:r>
      <w:r w:rsidR="0043040C" w:rsidRPr="00BB710F">
        <w:rPr>
          <w:rFonts w:ascii="Times New Roman" w:hAnsi="Times New Roman" w:cs="Times New Roman"/>
        </w:rPr>
        <w:t xml:space="preserve">(or any sub-licensee of the Customer) </w:t>
      </w:r>
      <w:r w:rsidRPr="00BB710F">
        <w:rPr>
          <w:rFonts w:ascii="Times New Roman" w:hAnsi="Times New Roman" w:cs="Times New Roman"/>
        </w:rPr>
        <w:t xml:space="preserve">will have the right to access, use and exploit the </w:t>
      </w:r>
      <w:r w:rsidR="00B14725" w:rsidRPr="00BB710F">
        <w:rPr>
          <w:rFonts w:ascii="Times New Roman" w:hAnsi="Times New Roman" w:cs="Times New Roman"/>
        </w:rPr>
        <w:t xml:space="preserve">Composite </w:t>
      </w:r>
      <w:r w:rsidRPr="00BB710F">
        <w:rPr>
          <w:rFonts w:ascii="Times New Roman" w:hAnsi="Times New Roman" w:cs="Times New Roman"/>
        </w:rPr>
        <w:t xml:space="preserve">Software in accordance with the user manual issued by </w:t>
      </w:r>
      <w:r w:rsidR="00411336" w:rsidRPr="00BB710F">
        <w:rPr>
          <w:rFonts w:ascii="Times New Roman" w:hAnsi="Times New Roman" w:cs="Times New Roman"/>
        </w:rPr>
        <w:t>Service Provider</w:t>
      </w:r>
      <w:r w:rsidRPr="00BB710F">
        <w:rPr>
          <w:rFonts w:ascii="Times New Roman" w:hAnsi="Times New Roman" w:cs="Times New Roman"/>
        </w:rPr>
        <w:t xml:space="preserve"> and terms of the Agreement, including the right to provide access of the </w:t>
      </w:r>
      <w:r w:rsidR="00B14725" w:rsidRPr="00BB710F">
        <w:rPr>
          <w:rFonts w:ascii="Times New Roman" w:hAnsi="Times New Roman" w:cs="Times New Roman"/>
        </w:rPr>
        <w:t xml:space="preserve">Composite </w:t>
      </w:r>
      <w:r w:rsidRPr="00BB710F">
        <w:rPr>
          <w:rFonts w:ascii="Times New Roman" w:hAnsi="Times New Roman" w:cs="Times New Roman"/>
        </w:rPr>
        <w:t>Software to the Users, during the Term.</w:t>
      </w:r>
    </w:p>
    <w:p w14:paraId="681A2BF5" w14:textId="77777777" w:rsidR="001C3C5E" w:rsidRPr="00BB710F" w:rsidRDefault="001C3C5E" w:rsidP="001C3C5E">
      <w:pPr>
        <w:pStyle w:val="ListParagraph"/>
        <w:rPr>
          <w:rFonts w:ascii="Times New Roman" w:hAnsi="Times New Roman" w:cs="Times New Roman"/>
        </w:rPr>
      </w:pPr>
    </w:p>
    <w:p w14:paraId="4F154EB6" w14:textId="77777777" w:rsidR="00CB60E3" w:rsidRPr="00BB710F" w:rsidRDefault="003A357B" w:rsidP="00272CB0">
      <w:pPr>
        <w:pStyle w:val="ListParagraph"/>
        <w:numPr>
          <w:ilvl w:val="5"/>
          <w:numId w:val="28"/>
        </w:numPr>
        <w:spacing w:after="0" w:line="240" w:lineRule="auto"/>
        <w:ind w:left="540" w:hanging="540"/>
        <w:jc w:val="both"/>
        <w:rPr>
          <w:rFonts w:ascii="Times New Roman" w:hAnsi="Times New Roman" w:cs="Times New Roman"/>
          <w:color w:val="000000"/>
        </w:rPr>
      </w:pPr>
      <w:r w:rsidRPr="00BB710F">
        <w:rPr>
          <w:rFonts w:ascii="Times New Roman" w:hAnsi="Times New Roman" w:cs="Times New Roman"/>
          <w:color w:val="000000"/>
        </w:rPr>
        <w:t xml:space="preserve">The </w:t>
      </w:r>
      <w:r w:rsidR="00CB60E3" w:rsidRPr="00BB710F">
        <w:rPr>
          <w:rFonts w:ascii="Times New Roman" w:hAnsi="Times New Roman" w:cs="Times New Roman"/>
          <w:color w:val="000000"/>
        </w:rPr>
        <w:t xml:space="preserve">Customer will have the right, during the Term, to access, reproduce and use the </w:t>
      </w:r>
      <w:r w:rsidR="00CB60E3" w:rsidRPr="00BB710F">
        <w:rPr>
          <w:rFonts w:ascii="Times New Roman" w:hAnsi="Times New Roman" w:cs="Times New Roman"/>
        </w:rPr>
        <w:t>Documentation</w:t>
      </w:r>
      <w:r w:rsidR="008C3C2E" w:rsidRPr="00BB710F">
        <w:rPr>
          <w:rFonts w:ascii="Times New Roman" w:hAnsi="Times New Roman" w:cs="Times New Roman"/>
          <w:color w:val="000000"/>
        </w:rPr>
        <w:t xml:space="preserve"> </w:t>
      </w:r>
      <w:r w:rsidR="00BE1033" w:rsidRPr="00BB710F">
        <w:rPr>
          <w:rFonts w:ascii="Times New Roman" w:hAnsi="Times New Roman" w:cs="Times New Roman"/>
          <w:color w:val="000000"/>
        </w:rPr>
        <w:t xml:space="preserve">in machine readable or printed form </w:t>
      </w:r>
      <w:r w:rsidR="00CB60E3" w:rsidRPr="00BB710F">
        <w:rPr>
          <w:rFonts w:ascii="Times New Roman" w:hAnsi="Times New Roman" w:cs="Times New Roman"/>
          <w:color w:val="000000"/>
        </w:rPr>
        <w:t>solely</w:t>
      </w:r>
      <w:r w:rsidR="008C3C2E" w:rsidRPr="00BB710F">
        <w:rPr>
          <w:rFonts w:ascii="Times New Roman" w:hAnsi="Times New Roman" w:cs="Times New Roman"/>
          <w:color w:val="000000"/>
        </w:rPr>
        <w:t xml:space="preserve"> </w:t>
      </w:r>
      <w:r w:rsidR="00CB60E3" w:rsidRPr="00BB710F">
        <w:rPr>
          <w:rFonts w:ascii="Times New Roman" w:hAnsi="Times New Roman" w:cs="Times New Roman"/>
          <w:color w:val="000000"/>
        </w:rPr>
        <w:t>for the purpose of</w:t>
      </w:r>
      <w:r w:rsidR="00763C2D" w:rsidRPr="00BB710F">
        <w:rPr>
          <w:rFonts w:ascii="Times New Roman" w:hAnsi="Times New Roman" w:cs="Times New Roman"/>
          <w:color w:val="000000"/>
        </w:rPr>
        <w:t xml:space="preserve"> facilitating the</w:t>
      </w:r>
      <w:r w:rsidR="00CB60E3" w:rsidRPr="00BB710F">
        <w:rPr>
          <w:rFonts w:ascii="Times New Roman" w:hAnsi="Times New Roman" w:cs="Times New Roman"/>
          <w:color w:val="000000"/>
        </w:rPr>
        <w:t xml:space="preserve"> Users </w:t>
      </w:r>
      <w:r w:rsidR="00763C2D" w:rsidRPr="00BB710F">
        <w:rPr>
          <w:rFonts w:ascii="Times New Roman" w:hAnsi="Times New Roman" w:cs="Times New Roman"/>
          <w:color w:val="000000"/>
        </w:rPr>
        <w:t xml:space="preserve">in </w:t>
      </w:r>
      <w:r w:rsidR="00763C2D" w:rsidRPr="00BB710F">
        <w:rPr>
          <w:rFonts w:ascii="Times New Roman" w:hAnsi="Times New Roman" w:cs="Times New Roman"/>
        </w:rPr>
        <w:t>accessing</w:t>
      </w:r>
      <w:r w:rsidR="00763C2D" w:rsidRPr="00BB710F">
        <w:rPr>
          <w:rFonts w:ascii="Times New Roman" w:hAnsi="Times New Roman" w:cs="Times New Roman"/>
          <w:color w:val="000000"/>
        </w:rPr>
        <w:t xml:space="preserve"> and </w:t>
      </w:r>
      <w:r w:rsidR="00CB60E3" w:rsidRPr="00BB710F">
        <w:rPr>
          <w:rFonts w:ascii="Times New Roman" w:hAnsi="Times New Roman" w:cs="Times New Roman"/>
          <w:color w:val="000000"/>
        </w:rPr>
        <w:t xml:space="preserve">using </w:t>
      </w:r>
      <w:r w:rsidR="00763C2D" w:rsidRPr="00BB710F">
        <w:rPr>
          <w:rFonts w:ascii="Times New Roman" w:hAnsi="Times New Roman" w:cs="Times New Roman"/>
          <w:color w:val="000000"/>
        </w:rPr>
        <w:t xml:space="preserve">the </w:t>
      </w:r>
      <w:r w:rsidR="00B14725" w:rsidRPr="00BB710F">
        <w:rPr>
          <w:rFonts w:ascii="Times New Roman" w:hAnsi="Times New Roman" w:cs="Times New Roman"/>
          <w:color w:val="000000"/>
        </w:rPr>
        <w:t xml:space="preserve">Composite </w:t>
      </w:r>
      <w:r w:rsidR="00763C2D" w:rsidRPr="00BB710F">
        <w:rPr>
          <w:rFonts w:ascii="Times New Roman" w:hAnsi="Times New Roman" w:cs="Times New Roman"/>
          <w:color w:val="000000"/>
        </w:rPr>
        <w:t xml:space="preserve">Software </w:t>
      </w:r>
      <w:r w:rsidR="00CB60E3" w:rsidRPr="00BB710F">
        <w:rPr>
          <w:rFonts w:ascii="Times New Roman" w:hAnsi="Times New Roman" w:cs="Times New Roman"/>
          <w:color w:val="000000"/>
        </w:rPr>
        <w:t xml:space="preserve">and supporting the </w:t>
      </w:r>
      <w:r w:rsidR="00B14725" w:rsidRPr="00BB710F">
        <w:rPr>
          <w:rFonts w:ascii="Times New Roman" w:hAnsi="Times New Roman" w:cs="Times New Roman"/>
          <w:color w:val="000000"/>
        </w:rPr>
        <w:t xml:space="preserve">Composite </w:t>
      </w:r>
      <w:r w:rsidR="00CB60E3" w:rsidRPr="00BB710F">
        <w:rPr>
          <w:rFonts w:ascii="Times New Roman" w:hAnsi="Times New Roman" w:cs="Times New Roman"/>
          <w:color w:val="000000"/>
        </w:rPr>
        <w:t>Software</w:t>
      </w:r>
      <w:r w:rsidR="00BE1033" w:rsidRPr="00BB710F">
        <w:rPr>
          <w:rFonts w:ascii="Times New Roman" w:hAnsi="Times New Roman" w:cs="Times New Roman"/>
          <w:color w:val="000000"/>
        </w:rPr>
        <w:t>, for archival purposes, as required under applicable Law</w:t>
      </w:r>
      <w:r w:rsidR="00CB60E3" w:rsidRPr="00BB710F">
        <w:rPr>
          <w:rFonts w:ascii="Times New Roman" w:hAnsi="Times New Roman" w:cs="Times New Roman"/>
          <w:color w:val="000000"/>
        </w:rPr>
        <w:t>.</w:t>
      </w:r>
      <w:r w:rsidR="00515E71" w:rsidRPr="00BB710F">
        <w:rPr>
          <w:rFonts w:ascii="Times New Roman" w:hAnsi="Times New Roman" w:cs="Times New Roman"/>
          <w:color w:val="000000"/>
        </w:rPr>
        <w:t xml:space="preserve"> </w:t>
      </w:r>
    </w:p>
    <w:p w14:paraId="7F798DDB" w14:textId="77777777" w:rsidR="00763C2D" w:rsidRPr="00BB710F" w:rsidRDefault="00763C2D" w:rsidP="00E34CAE">
      <w:pPr>
        <w:pStyle w:val="ListParagraph"/>
        <w:spacing w:after="0" w:line="240" w:lineRule="auto"/>
        <w:ind w:left="360"/>
        <w:jc w:val="both"/>
        <w:rPr>
          <w:rFonts w:ascii="Times New Roman" w:hAnsi="Times New Roman" w:cs="Times New Roman"/>
          <w:color w:val="000000"/>
        </w:rPr>
      </w:pPr>
    </w:p>
    <w:p w14:paraId="7544006B" w14:textId="77777777" w:rsidR="003731B2" w:rsidRPr="00BB710F" w:rsidRDefault="003731B2" w:rsidP="001449DE">
      <w:pPr>
        <w:pStyle w:val="ListParagraph"/>
        <w:numPr>
          <w:ilvl w:val="0"/>
          <w:numId w:val="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Services</w:t>
      </w:r>
    </w:p>
    <w:p w14:paraId="4CD0FE6F" w14:textId="77777777" w:rsidR="00BF0BA7" w:rsidRPr="00BB710F" w:rsidRDefault="00BF0BA7" w:rsidP="00E34CAE">
      <w:pPr>
        <w:pStyle w:val="ListParagraph"/>
        <w:spacing w:after="0" w:line="240" w:lineRule="auto"/>
        <w:ind w:left="360"/>
        <w:rPr>
          <w:rFonts w:ascii="Times New Roman" w:hAnsi="Times New Roman" w:cs="Times New Roman"/>
        </w:rPr>
      </w:pPr>
    </w:p>
    <w:p w14:paraId="08BDC204" w14:textId="235E3FD9" w:rsidR="00BF0BA7" w:rsidRPr="00BB710F" w:rsidRDefault="006101B8"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 </w:t>
      </w:r>
      <w:r w:rsidR="00372164" w:rsidRPr="00BB710F">
        <w:rPr>
          <w:rFonts w:ascii="Times New Roman" w:hAnsi="Times New Roman" w:cs="Times New Roman"/>
        </w:rPr>
        <w:t xml:space="preserve">The </w:t>
      </w:r>
      <w:r w:rsidR="00411336" w:rsidRPr="00BB710F">
        <w:rPr>
          <w:rFonts w:ascii="Times New Roman" w:hAnsi="Times New Roman" w:cs="Times New Roman"/>
        </w:rPr>
        <w:t>Service Provider</w:t>
      </w:r>
      <w:r w:rsidR="004B5813" w:rsidRPr="00BB710F">
        <w:rPr>
          <w:rFonts w:ascii="Times New Roman" w:hAnsi="Times New Roman" w:cs="Times New Roman"/>
        </w:rPr>
        <w:t xml:space="preserve"> </w:t>
      </w:r>
      <w:r w:rsidR="00BF0BA7" w:rsidRPr="00BB710F">
        <w:rPr>
          <w:rFonts w:ascii="Times New Roman" w:hAnsi="Times New Roman" w:cs="Times New Roman"/>
        </w:rPr>
        <w:t>will provide the</w:t>
      </w:r>
      <w:r w:rsidR="00655E44" w:rsidRPr="00BB710F">
        <w:rPr>
          <w:rFonts w:ascii="Times New Roman" w:hAnsi="Times New Roman" w:cs="Times New Roman"/>
        </w:rPr>
        <w:t xml:space="preserve"> I</w:t>
      </w:r>
      <w:r w:rsidR="00666D29" w:rsidRPr="00BB710F">
        <w:rPr>
          <w:rFonts w:ascii="Times New Roman" w:hAnsi="Times New Roman" w:cs="Times New Roman"/>
        </w:rPr>
        <w:t xml:space="preserve">mplementation Services and the </w:t>
      </w:r>
      <w:r w:rsidR="003C0DD3" w:rsidRPr="00BB710F">
        <w:rPr>
          <w:rFonts w:ascii="Times New Roman" w:hAnsi="Times New Roman" w:cs="Times New Roman"/>
        </w:rPr>
        <w:t>Support</w:t>
      </w:r>
      <w:r w:rsidR="00655E44" w:rsidRPr="00BB710F">
        <w:rPr>
          <w:rFonts w:ascii="Times New Roman" w:hAnsi="Times New Roman" w:cs="Times New Roman"/>
        </w:rPr>
        <w:t xml:space="preserve"> Services </w:t>
      </w:r>
      <w:r w:rsidR="00952C01" w:rsidRPr="00BB710F">
        <w:rPr>
          <w:rFonts w:ascii="Times New Roman" w:hAnsi="Times New Roman" w:cs="Times New Roman"/>
        </w:rPr>
        <w:t>(“</w:t>
      </w:r>
      <w:r w:rsidR="00952C01" w:rsidRPr="00BB710F">
        <w:rPr>
          <w:rFonts w:ascii="Times New Roman" w:hAnsi="Times New Roman" w:cs="Times New Roman"/>
          <w:b/>
          <w:bCs/>
        </w:rPr>
        <w:t>Services</w:t>
      </w:r>
      <w:r w:rsidR="00952C01" w:rsidRPr="00BB710F">
        <w:rPr>
          <w:rFonts w:ascii="Times New Roman" w:hAnsi="Times New Roman" w:cs="Times New Roman"/>
        </w:rPr>
        <w:t>”)</w:t>
      </w:r>
      <w:r w:rsidR="0076209F" w:rsidRPr="00BB710F">
        <w:rPr>
          <w:rFonts w:ascii="Times New Roman" w:hAnsi="Times New Roman" w:cs="Times New Roman"/>
        </w:rPr>
        <w:t xml:space="preserve"> </w:t>
      </w:r>
      <w:r w:rsidR="00BF0BA7" w:rsidRPr="00BB710F">
        <w:rPr>
          <w:rFonts w:ascii="Times New Roman" w:hAnsi="Times New Roman" w:cs="Times New Roman"/>
        </w:rPr>
        <w:t>to the Customer, on an on-site and off-site basis</w:t>
      </w:r>
      <w:r w:rsidR="00F12D38" w:rsidRPr="00BB710F">
        <w:rPr>
          <w:rFonts w:ascii="Times New Roman" w:hAnsi="Times New Roman" w:cs="Times New Roman"/>
        </w:rPr>
        <w:t xml:space="preserve"> (</w:t>
      </w:r>
      <w:r w:rsidR="00D93798">
        <w:rPr>
          <w:rFonts w:ascii="Times New Roman" w:hAnsi="Times New Roman" w:cs="Times New Roman"/>
        </w:rPr>
        <w:t>if pre-approved by the Customer, in writing</w:t>
      </w:r>
      <w:r w:rsidR="00F12D38" w:rsidRPr="00BB710F">
        <w:rPr>
          <w:rFonts w:ascii="Times New Roman" w:hAnsi="Times New Roman" w:cs="Times New Roman"/>
        </w:rPr>
        <w:t>)</w:t>
      </w:r>
      <w:r w:rsidR="00BF0BA7" w:rsidRPr="00BB710F">
        <w:rPr>
          <w:rFonts w:ascii="Times New Roman" w:hAnsi="Times New Roman" w:cs="Times New Roman"/>
        </w:rPr>
        <w:t xml:space="preserve">, as the case may be, </w:t>
      </w:r>
      <w:r w:rsidR="004D5D78" w:rsidRPr="00BB710F">
        <w:rPr>
          <w:rFonts w:ascii="Times New Roman" w:hAnsi="Times New Roman" w:cs="Times New Roman"/>
        </w:rPr>
        <w:t>in the manner</w:t>
      </w:r>
      <w:r w:rsidR="003A357B" w:rsidRPr="00BB710F">
        <w:rPr>
          <w:rFonts w:ascii="Times New Roman" w:hAnsi="Times New Roman" w:cs="Times New Roman"/>
        </w:rPr>
        <w:t xml:space="preserve"> set forth below and in </w:t>
      </w:r>
      <w:r w:rsidR="007D4AEF" w:rsidRPr="00BB710F">
        <w:rPr>
          <w:rFonts w:ascii="Times New Roman" w:hAnsi="Times New Roman" w:cs="Times New Roman"/>
          <w:b/>
        </w:rPr>
        <w:t>Annexure A</w:t>
      </w:r>
      <w:r w:rsidR="003A357B" w:rsidRPr="00BB710F">
        <w:rPr>
          <w:rFonts w:ascii="Times New Roman" w:hAnsi="Times New Roman" w:cs="Times New Roman"/>
        </w:rPr>
        <w:t>.</w:t>
      </w:r>
      <w:r w:rsidR="00372164" w:rsidRPr="00BB710F">
        <w:rPr>
          <w:rFonts w:ascii="Times New Roman" w:hAnsi="Times New Roman" w:cs="Times New Roman"/>
        </w:rPr>
        <w:t xml:space="preserve"> The</w:t>
      </w:r>
      <w:r w:rsidR="007C20F1" w:rsidRPr="00BB710F">
        <w:rPr>
          <w:rFonts w:ascii="Times New Roman" w:hAnsi="Times New Roman" w:cs="Times New Roman"/>
        </w:rPr>
        <w:t xml:space="preserve"> </w:t>
      </w:r>
      <w:r w:rsidR="00411336" w:rsidRPr="00BB710F">
        <w:rPr>
          <w:rFonts w:ascii="Times New Roman" w:hAnsi="Times New Roman" w:cs="Times New Roman"/>
        </w:rPr>
        <w:t>Service Provider</w:t>
      </w:r>
      <w:r w:rsidR="007C20F1" w:rsidRPr="00BB710F">
        <w:rPr>
          <w:rFonts w:ascii="Times New Roman" w:hAnsi="Times New Roman" w:cs="Times New Roman"/>
        </w:rPr>
        <w:t xml:space="preserve"> acknowledges and agrees that efficient and timely performance of Services and implementation of the Composite Software are critical for IndiGo and </w:t>
      </w:r>
      <w:r w:rsidR="00411336" w:rsidRPr="00BB710F">
        <w:rPr>
          <w:rFonts w:ascii="Times New Roman" w:hAnsi="Times New Roman" w:cs="Times New Roman"/>
        </w:rPr>
        <w:t>Service Provider</w:t>
      </w:r>
      <w:r w:rsidR="007C20F1" w:rsidRPr="00BB710F">
        <w:rPr>
          <w:rFonts w:ascii="Times New Roman" w:hAnsi="Times New Roman" w:cs="Times New Roman"/>
        </w:rPr>
        <w:t xml:space="preserve"> further undertakes to render and perform Services, in a timely manner.</w:t>
      </w:r>
    </w:p>
    <w:p w14:paraId="72C8D72F" w14:textId="77777777" w:rsidR="00BF0BA7" w:rsidRPr="00BB710F" w:rsidRDefault="00BF0BA7" w:rsidP="00E34CAE">
      <w:pPr>
        <w:pStyle w:val="ListParagraph"/>
        <w:spacing w:after="0" w:line="240" w:lineRule="auto"/>
        <w:ind w:left="360"/>
        <w:rPr>
          <w:rFonts w:ascii="Times New Roman" w:hAnsi="Times New Roman" w:cs="Times New Roman"/>
          <w:i/>
        </w:rPr>
      </w:pPr>
    </w:p>
    <w:p w14:paraId="1DF42E12" w14:textId="77777777" w:rsidR="00BF0BA7" w:rsidRPr="00BB710F" w:rsidRDefault="00655E44" w:rsidP="001449DE">
      <w:pPr>
        <w:pStyle w:val="ListParagraph"/>
        <w:numPr>
          <w:ilvl w:val="2"/>
          <w:numId w:val="2"/>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Implementation Services</w:t>
      </w:r>
    </w:p>
    <w:p w14:paraId="3B983617" w14:textId="77777777" w:rsidR="00BF0BA7" w:rsidRPr="00BB710F" w:rsidRDefault="00BF0BA7" w:rsidP="00E34CAE">
      <w:pPr>
        <w:pStyle w:val="ListParagraph"/>
        <w:spacing w:after="0" w:line="240" w:lineRule="auto"/>
        <w:ind w:left="360"/>
        <w:rPr>
          <w:rFonts w:ascii="Times New Roman" w:hAnsi="Times New Roman" w:cs="Times New Roman"/>
        </w:rPr>
      </w:pPr>
    </w:p>
    <w:p w14:paraId="595FEA1E" w14:textId="71418C51" w:rsidR="00EF06FF" w:rsidRDefault="002C1725"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i/>
          <w:u w:val="single"/>
        </w:rPr>
        <w:t xml:space="preserve">Implementation </w:t>
      </w:r>
      <w:r w:rsidR="00B313A4" w:rsidRPr="00BB710F">
        <w:rPr>
          <w:rFonts w:ascii="Times New Roman" w:hAnsi="Times New Roman" w:cs="Times New Roman"/>
          <w:i/>
          <w:u w:val="single"/>
        </w:rPr>
        <w:t xml:space="preserve">and Integration </w:t>
      </w:r>
      <w:r w:rsidR="00BF0BA7" w:rsidRPr="00BB710F">
        <w:rPr>
          <w:rFonts w:ascii="Times New Roman" w:hAnsi="Times New Roman" w:cs="Times New Roman"/>
          <w:i/>
          <w:u w:val="single"/>
        </w:rPr>
        <w:t xml:space="preserve">of the </w:t>
      </w:r>
      <w:r w:rsidR="00B14725" w:rsidRPr="00BB710F">
        <w:rPr>
          <w:rFonts w:ascii="Times New Roman" w:hAnsi="Times New Roman" w:cs="Times New Roman"/>
          <w:i/>
          <w:u w:val="single"/>
        </w:rPr>
        <w:t xml:space="preserve">Composite </w:t>
      </w:r>
      <w:r w:rsidR="00BF0BA7" w:rsidRPr="00BB710F">
        <w:rPr>
          <w:rFonts w:ascii="Times New Roman" w:hAnsi="Times New Roman" w:cs="Times New Roman"/>
          <w:i/>
          <w:u w:val="single"/>
        </w:rPr>
        <w:t>Software with Customer Systems</w:t>
      </w:r>
      <w:r w:rsidR="008D005D" w:rsidRPr="00BB710F">
        <w:rPr>
          <w:rFonts w:ascii="Times New Roman" w:hAnsi="Times New Roman" w:cs="Times New Roman"/>
        </w:rPr>
        <w:t xml:space="preserve">. </w:t>
      </w:r>
      <w:r w:rsidR="0088220C" w:rsidRPr="00BB710F">
        <w:rPr>
          <w:rFonts w:ascii="Times New Roman" w:hAnsi="Times New Roman" w:cs="Times New Roman"/>
        </w:rPr>
        <w:t xml:space="preserve">During the Term, </w:t>
      </w:r>
      <w:r w:rsidR="00372164"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D005D" w:rsidRPr="00BB710F">
        <w:rPr>
          <w:rFonts w:ascii="Times New Roman" w:hAnsi="Times New Roman" w:cs="Times New Roman"/>
        </w:rPr>
        <w:t xml:space="preserve"> will be responsible for </w:t>
      </w:r>
      <w:r w:rsidR="00B313A4" w:rsidRPr="00BB710F">
        <w:rPr>
          <w:rFonts w:ascii="Times New Roman" w:hAnsi="Times New Roman" w:cs="Times New Roman"/>
        </w:rPr>
        <w:t>complete and successful deployment, implementation and integration</w:t>
      </w:r>
      <w:r w:rsidR="00C1074A" w:rsidRPr="00BB710F">
        <w:rPr>
          <w:rFonts w:ascii="Times New Roman" w:hAnsi="Times New Roman" w:cs="Times New Roman"/>
        </w:rPr>
        <w:t xml:space="preserve"> </w:t>
      </w:r>
      <w:r w:rsidR="00B313A4" w:rsidRPr="00BB710F">
        <w:rPr>
          <w:rFonts w:ascii="Times New Roman" w:hAnsi="Times New Roman" w:cs="Times New Roman"/>
        </w:rPr>
        <w:t xml:space="preserve">of </w:t>
      </w:r>
      <w:r w:rsidR="008D005D" w:rsidRPr="00BB710F">
        <w:rPr>
          <w:rFonts w:ascii="Times New Roman" w:hAnsi="Times New Roman" w:cs="Times New Roman"/>
        </w:rPr>
        <w:t xml:space="preserve">the </w:t>
      </w:r>
      <w:r w:rsidR="004567C3" w:rsidRPr="00BB710F">
        <w:rPr>
          <w:rFonts w:ascii="Times New Roman" w:hAnsi="Times New Roman" w:cs="Times New Roman"/>
        </w:rPr>
        <w:t>Composite Software</w:t>
      </w:r>
      <w:r w:rsidR="00B313A4" w:rsidRPr="00BB710F">
        <w:rPr>
          <w:rFonts w:ascii="Times New Roman" w:hAnsi="Times New Roman" w:cs="Times New Roman"/>
        </w:rPr>
        <w:t xml:space="preserve"> with the Customer System</w:t>
      </w:r>
      <w:r w:rsidR="0088220C" w:rsidRPr="00BB710F">
        <w:rPr>
          <w:rFonts w:ascii="Times New Roman" w:hAnsi="Times New Roman" w:cs="Times New Roman"/>
        </w:rPr>
        <w:t>.</w:t>
      </w:r>
    </w:p>
    <w:p w14:paraId="4FA571F7" w14:textId="77777777" w:rsidR="00EF06FF" w:rsidRPr="00BB710F" w:rsidRDefault="00EF06FF" w:rsidP="00EF06FF">
      <w:pPr>
        <w:pStyle w:val="ListParagraph"/>
        <w:spacing w:after="0" w:line="240" w:lineRule="auto"/>
        <w:ind w:left="1080"/>
        <w:jc w:val="both"/>
        <w:rPr>
          <w:rFonts w:ascii="Times New Roman" w:hAnsi="Times New Roman" w:cs="Times New Roman"/>
        </w:rPr>
      </w:pPr>
    </w:p>
    <w:p w14:paraId="7649EE20" w14:textId="2B2A8D99" w:rsidR="0094647F" w:rsidRPr="00BB710F" w:rsidRDefault="00EF06FF"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i/>
          <w:u w:val="single"/>
        </w:rPr>
        <w:t>Blueprint Phase</w:t>
      </w:r>
      <w:r w:rsidRPr="00BB710F">
        <w:rPr>
          <w:rFonts w:ascii="Times New Roman" w:hAnsi="Times New Roman" w:cs="Times New Roman"/>
          <w:u w:val="single"/>
        </w:rPr>
        <w:t>.</w:t>
      </w:r>
      <w:r w:rsidRPr="00BB710F">
        <w:rPr>
          <w:rFonts w:ascii="Times New Roman" w:hAnsi="Times New Roman" w:cs="Times New Roman"/>
        </w:rPr>
        <w:t xml:space="preserve"> </w:t>
      </w:r>
      <w:r w:rsidR="00372164"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shall complete the blueprinting </w:t>
      </w:r>
      <w:r w:rsidR="002705FA" w:rsidRPr="00BB710F">
        <w:rPr>
          <w:rFonts w:ascii="Times New Roman" w:hAnsi="Times New Roman" w:cs="Times New Roman"/>
        </w:rPr>
        <w:t>analysis to generate the</w:t>
      </w:r>
      <w:r w:rsidRPr="00BB710F">
        <w:rPr>
          <w:rFonts w:ascii="Times New Roman" w:hAnsi="Times New Roman" w:cs="Times New Roman"/>
        </w:rPr>
        <w:t xml:space="preserve"> gap analysis </w:t>
      </w:r>
      <w:r w:rsidR="002705FA" w:rsidRPr="00BB710F">
        <w:rPr>
          <w:rFonts w:ascii="Times New Roman" w:hAnsi="Times New Roman" w:cs="Times New Roman"/>
        </w:rPr>
        <w:t xml:space="preserve">report and related technical and functional </w:t>
      </w:r>
      <w:r w:rsidRPr="00BB710F">
        <w:rPr>
          <w:rFonts w:ascii="Times New Roman" w:hAnsi="Times New Roman" w:cs="Times New Roman"/>
        </w:rPr>
        <w:t xml:space="preserve">requirements of the Customer for integration and implementation of the </w:t>
      </w:r>
      <w:r w:rsidR="00B14725" w:rsidRPr="00BB710F">
        <w:rPr>
          <w:rFonts w:ascii="Times New Roman" w:hAnsi="Times New Roman" w:cs="Times New Roman"/>
        </w:rPr>
        <w:t xml:space="preserve">Composite </w:t>
      </w:r>
      <w:r w:rsidRPr="00BB710F">
        <w:rPr>
          <w:rFonts w:ascii="Times New Roman" w:hAnsi="Times New Roman" w:cs="Times New Roman"/>
        </w:rPr>
        <w:t xml:space="preserve">Software with Customer Systems and applications and interfaces within the timelines and in the manner set forth in </w:t>
      </w:r>
      <w:r w:rsidR="000C0F84">
        <w:rPr>
          <w:rFonts w:ascii="Times New Roman" w:hAnsi="Times New Roman" w:cs="Times New Roman"/>
          <w:b/>
        </w:rPr>
        <w:t>Annexure A</w:t>
      </w:r>
      <w:r w:rsidRPr="00BB710F">
        <w:rPr>
          <w:rFonts w:ascii="Times New Roman" w:hAnsi="Times New Roman" w:cs="Times New Roman"/>
        </w:rPr>
        <w:t xml:space="preserve"> (“</w:t>
      </w:r>
      <w:r w:rsidRPr="00BB710F">
        <w:rPr>
          <w:rFonts w:ascii="Times New Roman" w:hAnsi="Times New Roman" w:cs="Times New Roman"/>
          <w:b/>
        </w:rPr>
        <w:t>Blueprint Phase</w:t>
      </w:r>
      <w:r w:rsidRPr="00BB710F">
        <w:rPr>
          <w:rFonts w:ascii="Times New Roman" w:hAnsi="Times New Roman" w:cs="Times New Roman"/>
        </w:rPr>
        <w:t xml:space="preserve">”). The gap analysis report and report of the technological requirements of the Customer in relation to the </w:t>
      </w:r>
      <w:r w:rsidRPr="00BB710F">
        <w:rPr>
          <w:rFonts w:ascii="Times New Roman" w:hAnsi="Times New Roman" w:cs="Times New Roman"/>
        </w:rPr>
        <w:lastRenderedPageBreak/>
        <w:t>Implementation Services shall be prepared and submitted by</w:t>
      </w:r>
      <w:r w:rsidR="000238AE" w:rsidRPr="00BB710F">
        <w:rPr>
          <w:rFonts w:ascii="Times New Roman" w:hAnsi="Times New Roman" w:cs="Times New Roman"/>
        </w:rPr>
        <w:t xml:space="preserve">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Pr="00BB710F">
        <w:rPr>
          <w:rFonts w:ascii="Times New Roman" w:hAnsi="Times New Roman" w:cs="Times New Roman"/>
        </w:rPr>
        <w:t xml:space="preserve"> to the Customer for approval at the end of the Blueprint Phase</w:t>
      </w:r>
      <w:r w:rsidR="00D76EC7" w:rsidRPr="00BB710F">
        <w:rPr>
          <w:rFonts w:ascii="Times New Roman" w:hAnsi="Times New Roman" w:cs="Times New Roman"/>
        </w:rPr>
        <w:t xml:space="preserve"> (“</w:t>
      </w:r>
      <w:r w:rsidR="00D76EC7" w:rsidRPr="00BB710F">
        <w:rPr>
          <w:rFonts w:ascii="Times New Roman" w:hAnsi="Times New Roman" w:cs="Times New Roman"/>
          <w:b/>
        </w:rPr>
        <w:t>Blueprint Documents</w:t>
      </w:r>
      <w:r w:rsidR="00D76EC7" w:rsidRPr="00BB710F">
        <w:rPr>
          <w:rFonts w:ascii="Times New Roman" w:hAnsi="Times New Roman" w:cs="Times New Roman"/>
        </w:rPr>
        <w:t>”)</w:t>
      </w:r>
      <w:r w:rsidRPr="00BB710F">
        <w:rPr>
          <w:rFonts w:ascii="Times New Roman" w:hAnsi="Times New Roman" w:cs="Times New Roman"/>
        </w:rPr>
        <w:t xml:space="preserve">. </w:t>
      </w:r>
      <w:r w:rsidR="00976B73" w:rsidRPr="00BB710F">
        <w:rPr>
          <w:rFonts w:ascii="Times New Roman" w:hAnsi="Times New Roman" w:cs="Times New Roman"/>
        </w:rPr>
        <w:t xml:space="preserve"> The process of integration and implementation of the </w:t>
      </w:r>
      <w:r w:rsidR="008E7C76" w:rsidRPr="00BB710F">
        <w:rPr>
          <w:rFonts w:ascii="Times New Roman" w:hAnsi="Times New Roman" w:cs="Times New Roman"/>
        </w:rPr>
        <w:t xml:space="preserve">Composite </w:t>
      </w:r>
      <w:r w:rsidR="00976B73" w:rsidRPr="00BB710F">
        <w:rPr>
          <w:rFonts w:ascii="Times New Roman" w:hAnsi="Times New Roman" w:cs="Times New Roman"/>
        </w:rPr>
        <w:t xml:space="preserve">Software </w:t>
      </w:r>
      <w:r w:rsidR="00764C1C" w:rsidRPr="00BB710F">
        <w:rPr>
          <w:rFonts w:ascii="Times New Roman" w:hAnsi="Times New Roman" w:cs="Times New Roman"/>
        </w:rPr>
        <w:t>will include development of interfaces</w:t>
      </w:r>
      <w:r w:rsidR="002C1725" w:rsidRPr="00BB710F">
        <w:rPr>
          <w:rFonts w:ascii="Times New Roman" w:hAnsi="Times New Roman" w:cs="Times New Roman"/>
        </w:rPr>
        <w:t xml:space="preserve"> identified during the Blueprint </w:t>
      </w:r>
      <w:r w:rsidR="004D5D78" w:rsidRPr="00BB710F">
        <w:rPr>
          <w:rFonts w:ascii="Times New Roman" w:hAnsi="Times New Roman" w:cs="Times New Roman"/>
        </w:rPr>
        <w:t>Phase, and the Parties agree that, upon completion of the Bluep</w:t>
      </w:r>
      <w:r w:rsidRPr="00BB710F">
        <w:rPr>
          <w:rFonts w:ascii="Times New Roman" w:hAnsi="Times New Roman" w:cs="Times New Roman"/>
        </w:rPr>
        <w:t>rint</w:t>
      </w:r>
      <w:r w:rsidR="004D5D78" w:rsidRPr="00BB710F">
        <w:rPr>
          <w:rFonts w:ascii="Times New Roman" w:hAnsi="Times New Roman" w:cs="Times New Roman"/>
        </w:rPr>
        <w:t xml:space="preserve"> </w:t>
      </w:r>
      <w:r w:rsidR="00D76EC7" w:rsidRPr="00BB710F">
        <w:rPr>
          <w:rFonts w:ascii="Times New Roman" w:hAnsi="Times New Roman" w:cs="Times New Roman"/>
        </w:rPr>
        <w:t>Phase, the Blueprint Documents approved by the Customer</w:t>
      </w:r>
      <w:r w:rsidR="004E293A" w:rsidRPr="00BB710F">
        <w:rPr>
          <w:rFonts w:ascii="Times New Roman" w:hAnsi="Times New Roman" w:cs="Times New Roman"/>
        </w:rPr>
        <w:t xml:space="preserve">’s </w:t>
      </w:r>
      <w:r w:rsidR="00BC6892" w:rsidRPr="00BB710F">
        <w:rPr>
          <w:rFonts w:ascii="Times New Roman" w:hAnsi="Times New Roman" w:cs="Times New Roman"/>
        </w:rPr>
        <w:t>Project M</w:t>
      </w:r>
      <w:r w:rsidR="004E293A" w:rsidRPr="00BB710F">
        <w:rPr>
          <w:rFonts w:ascii="Times New Roman" w:hAnsi="Times New Roman" w:cs="Times New Roman"/>
        </w:rPr>
        <w:t>anager</w:t>
      </w:r>
      <w:r w:rsidR="008E4E87" w:rsidRPr="00BB710F">
        <w:rPr>
          <w:rFonts w:ascii="Times New Roman" w:hAnsi="Times New Roman" w:cs="Times New Roman"/>
        </w:rPr>
        <w:t>, through e-mail</w:t>
      </w:r>
      <w:r w:rsidR="00684CCA" w:rsidRPr="00BB710F">
        <w:rPr>
          <w:rFonts w:ascii="Times New Roman" w:hAnsi="Times New Roman" w:cs="Times New Roman"/>
        </w:rPr>
        <w:t xml:space="preserve"> (“</w:t>
      </w:r>
      <w:r w:rsidR="00684CCA" w:rsidRPr="00BB710F">
        <w:rPr>
          <w:rFonts w:ascii="Times New Roman" w:hAnsi="Times New Roman" w:cs="Times New Roman"/>
          <w:b/>
        </w:rPr>
        <w:t>Blueprint Phase Sign Off</w:t>
      </w:r>
      <w:r w:rsidR="00684CCA" w:rsidRPr="00BB710F">
        <w:rPr>
          <w:rFonts w:ascii="Times New Roman" w:hAnsi="Times New Roman" w:cs="Times New Roman"/>
        </w:rPr>
        <w:t>”)</w:t>
      </w:r>
      <w:r w:rsidR="00D76EC7" w:rsidRPr="00BB710F">
        <w:rPr>
          <w:rFonts w:ascii="Times New Roman" w:hAnsi="Times New Roman" w:cs="Times New Roman"/>
        </w:rPr>
        <w:t>,</w:t>
      </w:r>
      <w:r w:rsidR="004D5D78" w:rsidRPr="00BB710F">
        <w:rPr>
          <w:rFonts w:ascii="Times New Roman" w:hAnsi="Times New Roman" w:cs="Times New Roman"/>
        </w:rPr>
        <w:t xml:space="preserve"> shall become an integral part of </w:t>
      </w:r>
      <w:r w:rsidR="004D5D78" w:rsidRPr="00BB710F">
        <w:rPr>
          <w:rFonts w:ascii="Times New Roman" w:hAnsi="Times New Roman" w:cs="Times New Roman"/>
          <w:b/>
        </w:rPr>
        <w:t>Annexure A</w:t>
      </w:r>
      <w:r w:rsidR="004D5D78" w:rsidRPr="00BB710F">
        <w:rPr>
          <w:rFonts w:ascii="Times New Roman" w:hAnsi="Times New Roman" w:cs="Times New Roman"/>
        </w:rPr>
        <w:t xml:space="preserve"> and this Agreement</w:t>
      </w:r>
      <w:r w:rsidR="00764C1C" w:rsidRPr="00BB710F">
        <w:rPr>
          <w:rFonts w:ascii="Times New Roman" w:hAnsi="Times New Roman" w:cs="Times New Roman"/>
        </w:rPr>
        <w:t>.</w:t>
      </w:r>
      <w:r w:rsidR="003A357B" w:rsidRPr="00BB710F">
        <w:rPr>
          <w:rFonts w:ascii="Times New Roman" w:hAnsi="Times New Roman" w:cs="Times New Roman"/>
        </w:rPr>
        <w:t xml:space="preserve"> </w:t>
      </w:r>
    </w:p>
    <w:p w14:paraId="38ADEB86" w14:textId="77777777" w:rsidR="0094647F" w:rsidRPr="00BB710F" w:rsidRDefault="0094647F" w:rsidP="0094647F">
      <w:pPr>
        <w:pStyle w:val="ListParagraph"/>
        <w:spacing w:after="0" w:line="240" w:lineRule="auto"/>
        <w:ind w:left="540"/>
        <w:jc w:val="both"/>
        <w:rPr>
          <w:rFonts w:ascii="Times New Roman" w:hAnsi="Times New Roman" w:cs="Times New Roman"/>
        </w:rPr>
      </w:pPr>
    </w:p>
    <w:p w14:paraId="6EE1F921" w14:textId="02E3B8F0" w:rsidR="001D1409" w:rsidRPr="00BB710F" w:rsidRDefault="00287465"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i/>
          <w:iCs/>
          <w:u w:val="single"/>
        </w:rPr>
        <w:t>Integration</w:t>
      </w:r>
      <w:r w:rsidR="00487D72" w:rsidRPr="00BB710F">
        <w:rPr>
          <w:rFonts w:ascii="Times New Roman" w:hAnsi="Times New Roman" w:cs="Times New Roman"/>
        </w:rPr>
        <w:t xml:space="preserve">. </w:t>
      </w:r>
      <w:r w:rsidRPr="00BB710F">
        <w:rPr>
          <w:rFonts w:ascii="Times New Roman" w:hAnsi="Times New Roman" w:cs="Times New Roman"/>
        </w:rPr>
        <w:t xml:space="preserve">The Composite Software shall be integrated by </w:t>
      </w:r>
      <w:r w:rsidR="00411336" w:rsidRPr="00BB710F">
        <w:rPr>
          <w:rFonts w:ascii="Times New Roman" w:hAnsi="Times New Roman" w:cs="Times New Roman"/>
        </w:rPr>
        <w:t>Service Provider</w:t>
      </w:r>
      <w:r w:rsidRPr="00BB710F">
        <w:rPr>
          <w:rFonts w:ascii="Times New Roman" w:hAnsi="Times New Roman" w:cs="Times New Roman"/>
        </w:rPr>
        <w:t xml:space="preserve"> with various applications of IndiGo as informed by IndiGo from time to time (</w:t>
      </w:r>
      <w:r w:rsidRPr="00125DAC">
        <w:rPr>
          <w:rFonts w:ascii="Times New Roman" w:hAnsi="Times New Roman" w:cs="Times New Roman"/>
          <w:b/>
          <w:bCs/>
        </w:rPr>
        <w:t>“IndiGo’s Applications”</w:t>
      </w:r>
      <w:r w:rsidRPr="00BB710F">
        <w:rPr>
          <w:rFonts w:ascii="Times New Roman" w:hAnsi="Times New Roman" w:cs="Times New Roman"/>
        </w:rPr>
        <w:t xml:space="preserve">). </w:t>
      </w:r>
      <w:r w:rsidR="005B2220" w:rsidRPr="00BB710F">
        <w:rPr>
          <w:rFonts w:ascii="Times New Roman" w:hAnsi="Times New Roman" w:cs="Times New Roman"/>
        </w:rPr>
        <w:t>Customer</w:t>
      </w:r>
      <w:r w:rsidR="001D1409" w:rsidRPr="00BB710F">
        <w:rPr>
          <w:rFonts w:ascii="Times New Roman" w:hAnsi="Times New Roman" w:cs="Times New Roman"/>
        </w:rPr>
        <w:t xml:space="preserve"> </w:t>
      </w:r>
      <w:r w:rsidR="00225E5F">
        <w:rPr>
          <w:rFonts w:ascii="Times New Roman" w:hAnsi="Times New Roman" w:cs="Times New Roman"/>
        </w:rPr>
        <w:t>S</w:t>
      </w:r>
      <w:r w:rsidR="001D1409" w:rsidRPr="00BB710F">
        <w:rPr>
          <w:rFonts w:ascii="Times New Roman" w:hAnsi="Times New Roman" w:cs="Times New Roman"/>
        </w:rPr>
        <w:t>ystem</w:t>
      </w:r>
      <w:r w:rsidR="00225E5F">
        <w:rPr>
          <w:rFonts w:ascii="Times New Roman" w:hAnsi="Times New Roman" w:cs="Times New Roman"/>
        </w:rPr>
        <w:t>’s</w:t>
      </w:r>
      <w:r w:rsidR="001D1409" w:rsidRPr="00BB710F">
        <w:rPr>
          <w:rFonts w:ascii="Times New Roman" w:hAnsi="Times New Roman" w:cs="Times New Roman"/>
        </w:rPr>
        <w:t xml:space="preserve"> integrations with</w:t>
      </w:r>
      <w:r w:rsidR="00225E5F">
        <w:rPr>
          <w:rFonts w:ascii="Times New Roman" w:hAnsi="Times New Roman" w:cs="Times New Roman"/>
        </w:rPr>
        <w:t xml:space="preserve"> the</w:t>
      </w:r>
      <w:r w:rsidR="001D1409" w:rsidRPr="00BB710F">
        <w:rPr>
          <w:rFonts w:ascii="Times New Roman" w:hAnsi="Times New Roman" w:cs="Times New Roman"/>
        </w:rPr>
        <w:t xml:space="preserve"> </w:t>
      </w:r>
      <w:r w:rsidR="005B2220" w:rsidRPr="00BB710F">
        <w:rPr>
          <w:rFonts w:ascii="Times New Roman" w:hAnsi="Times New Roman" w:cs="Times New Roman"/>
        </w:rPr>
        <w:t xml:space="preserve">Composite Software </w:t>
      </w:r>
      <w:r w:rsidR="003E146D" w:rsidRPr="00BB710F">
        <w:rPr>
          <w:rFonts w:ascii="Times New Roman" w:hAnsi="Times New Roman" w:cs="Times New Roman"/>
        </w:rPr>
        <w:t xml:space="preserve">may </w:t>
      </w:r>
      <w:r w:rsidR="001D1409" w:rsidRPr="00BB710F">
        <w:rPr>
          <w:rFonts w:ascii="Times New Roman" w:hAnsi="Times New Roman" w:cs="Times New Roman"/>
        </w:rPr>
        <w:t xml:space="preserve">have changes </w:t>
      </w:r>
      <w:r w:rsidR="00225E5F">
        <w:rPr>
          <w:rFonts w:ascii="Times New Roman" w:hAnsi="Times New Roman" w:cs="Times New Roman"/>
        </w:rPr>
        <w:t>from</w:t>
      </w:r>
      <w:r w:rsidR="001D1409" w:rsidRPr="00BB710F">
        <w:rPr>
          <w:rFonts w:ascii="Times New Roman" w:hAnsi="Times New Roman" w:cs="Times New Roman"/>
        </w:rPr>
        <w:t xml:space="preserve"> time to time. </w:t>
      </w:r>
      <w:r w:rsidR="005B2220" w:rsidRPr="00BB710F">
        <w:rPr>
          <w:rFonts w:ascii="Times New Roman" w:hAnsi="Times New Roman" w:cs="Times New Roman"/>
        </w:rPr>
        <w:t>Service Provider</w:t>
      </w:r>
      <w:r w:rsidR="001D1409" w:rsidRPr="00BB710F">
        <w:rPr>
          <w:rFonts w:ascii="Times New Roman" w:hAnsi="Times New Roman" w:cs="Times New Roman"/>
        </w:rPr>
        <w:t xml:space="preserve"> </w:t>
      </w:r>
      <w:r w:rsidR="003E146D" w:rsidRPr="00BB710F">
        <w:rPr>
          <w:rFonts w:ascii="Times New Roman" w:hAnsi="Times New Roman" w:cs="Times New Roman"/>
        </w:rPr>
        <w:t>shall</w:t>
      </w:r>
      <w:r w:rsidR="001D1409" w:rsidRPr="00BB710F">
        <w:rPr>
          <w:rFonts w:ascii="Times New Roman" w:hAnsi="Times New Roman" w:cs="Times New Roman"/>
        </w:rPr>
        <w:t xml:space="preserve"> make all necessary changes in </w:t>
      </w:r>
      <w:r w:rsidR="00D71F15">
        <w:rPr>
          <w:rFonts w:ascii="Times New Roman" w:hAnsi="Times New Roman" w:cs="Times New Roman"/>
        </w:rPr>
        <w:t>i</w:t>
      </w:r>
      <w:r w:rsidR="001D1409" w:rsidRPr="00BB710F">
        <w:rPr>
          <w:rFonts w:ascii="Times New Roman" w:hAnsi="Times New Roman" w:cs="Times New Roman"/>
        </w:rPr>
        <w:t xml:space="preserve">ntegration or in </w:t>
      </w:r>
      <w:r w:rsidR="005B2220" w:rsidRPr="00BB710F">
        <w:rPr>
          <w:rFonts w:ascii="Times New Roman" w:hAnsi="Times New Roman" w:cs="Times New Roman"/>
        </w:rPr>
        <w:t xml:space="preserve">Composite Software </w:t>
      </w:r>
      <w:r w:rsidR="001D1409" w:rsidRPr="00BB710F">
        <w:rPr>
          <w:rFonts w:ascii="Times New Roman" w:hAnsi="Times New Roman" w:cs="Times New Roman"/>
        </w:rPr>
        <w:t xml:space="preserve">to keep the </w:t>
      </w:r>
      <w:r w:rsidR="005B2220" w:rsidRPr="00BB710F">
        <w:rPr>
          <w:rFonts w:ascii="Times New Roman" w:hAnsi="Times New Roman" w:cs="Times New Roman"/>
        </w:rPr>
        <w:t xml:space="preserve">Composite Software </w:t>
      </w:r>
      <w:r w:rsidR="001D1409" w:rsidRPr="00BB710F">
        <w:rPr>
          <w:rFonts w:ascii="Times New Roman" w:hAnsi="Times New Roman" w:cs="Times New Roman"/>
        </w:rPr>
        <w:t xml:space="preserve">up and running.  Integration of </w:t>
      </w:r>
      <w:r w:rsidR="009B5D29" w:rsidRPr="00BB710F">
        <w:rPr>
          <w:rFonts w:ascii="Times New Roman" w:hAnsi="Times New Roman" w:cs="Times New Roman"/>
        </w:rPr>
        <w:t xml:space="preserve">IndiGo’s </w:t>
      </w:r>
      <w:r w:rsidR="001D1409" w:rsidRPr="00BB710F">
        <w:rPr>
          <w:rFonts w:ascii="Times New Roman" w:hAnsi="Times New Roman" w:cs="Times New Roman"/>
        </w:rPr>
        <w:t xml:space="preserve">Applications with the Composite Software does not involve any dependency on </w:t>
      </w:r>
      <w:r w:rsidR="005B2220" w:rsidRPr="00BB710F">
        <w:rPr>
          <w:rFonts w:ascii="Times New Roman" w:hAnsi="Times New Roman" w:cs="Times New Roman"/>
        </w:rPr>
        <w:t>Customer</w:t>
      </w:r>
      <w:r w:rsidR="001D1409" w:rsidRPr="00BB710F">
        <w:rPr>
          <w:rFonts w:ascii="Times New Roman" w:hAnsi="Times New Roman" w:cs="Times New Roman"/>
        </w:rPr>
        <w:t xml:space="preserve"> to disclose its intellectual property.</w:t>
      </w:r>
    </w:p>
    <w:p w14:paraId="4503B8AD" w14:textId="73C0364F" w:rsidR="0094647F" w:rsidRPr="00BB710F" w:rsidRDefault="0094647F" w:rsidP="0094647F">
      <w:pPr>
        <w:pStyle w:val="ListParagraph"/>
        <w:spacing w:after="0" w:line="240" w:lineRule="auto"/>
        <w:ind w:left="540"/>
        <w:jc w:val="both"/>
      </w:pPr>
    </w:p>
    <w:p w14:paraId="5D5EC6F9" w14:textId="2D77C5FF" w:rsidR="00287465" w:rsidRPr="00BB710F" w:rsidRDefault="005B2220" w:rsidP="00272CB0">
      <w:pPr>
        <w:pStyle w:val="ListParagraph"/>
        <w:numPr>
          <w:ilvl w:val="0"/>
          <w:numId w:val="16"/>
        </w:numPr>
        <w:spacing w:after="0" w:line="240" w:lineRule="auto"/>
        <w:ind w:left="630" w:hanging="630"/>
        <w:jc w:val="both"/>
        <w:rPr>
          <w:rFonts w:ascii="Times New Roman" w:hAnsi="Times New Roman" w:cs="Times New Roman"/>
          <w:i/>
          <w:u w:val="single"/>
        </w:rPr>
      </w:pPr>
      <w:r w:rsidRPr="00BB710F">
        <w:rPr>
          <w:rFonts w:ascii="Times New Roman" w:hAnsi="Times New Roman" w:cs="Times New Roman"/>
        </w:rPr>
        <w:t>Customer</w:t>
      </w:r>
      <w:r w:rsidR="001D1409" w:rsidRPr="00BB710F">
        <w:rPr>
          <w:rFonts w:ascii="Times New Roman" w:hAnsi="Times New Roman" w:cs="Times New Roman"/>
        </w:rPr>
        <w:t xml:space="preserve"> has agreed to allow Service Provider to integrate the Composite Software with </w:t>
      </w:r>
      <w:r w:rsidR="00D71F15">
        <w:rPr>
          <w:rFonts w:ascii="Times New Roman" w:hAnsi="Times New Roman" w:cs="Times New Roman"/>
        </w:rPr>
        <w:t>IndiGo</w:t>
      </w:r>
      <w:r w:rsidR="001D1409" w:rsidRPr="00BB710F">
        <w:rPr>
          <w:rFonts w:ascii="Times New Roman" w:hAnsi="Times New Roman" w:cs="Times New Roman"/>
        </w:rPr>
        <w:t>’s Applications in accordance with the specifications and service levels agreed between the Parties .</w:t>
      </w:r>
    </w:p>
    <w:p w14:paraId="18042496" w14:textId="77777777" w:rsidR="00287465" w:rsidRPr="00BB710F" w:rsidRDefault="00287465" w:rsidP="00287465">
      <w:pPr>
        <w:pStyle w:val="ListParagraph"/>
        <w:rPr>
          <w:rFonts w:ascii="Times New Roman" w:hAnsi="Times New Roman" w:cs="Times New Roman"/>
          <w:u w:val="single"/>
        </w:rPr>
      </w:pPr>
    </w:p>
    <w:p w14:paraId="71FC5812" w14:textId="1BB4EF46" w:rsidR="004408BC" w:rsidRPr="00BB710F" w:rsidRDefault="0088220C" w:rsidP="00272CB0">
      <w:pPr>
        <w:pStyle w:val="ListParagraph"/>
        <w:numPr>
          <w:ilvl w:val="0"/>
          <w:numId w:val="16"/>
        </w:numPr>
        <w:spacing w:after="0" w:line="240" w:lineRule="auto"/>
        <w:ind w:left="540" w:hanging="540"/>
        <w:jc w:val="both"/>
        <w:rPr>
          <w:rFonts w:ascii="Times New Roman" w:hAnsi="Times New Roman" w:cs="Times New Roman"/>
          <w:u w:val="single"/>
        </w:rPr>
      </w:pPr>
      <w:r w:rsidRPr="00BB710F">
        <w:rPr>
          <w:rFonts w:ascii="Times New Roman" w:hAnsi="Times New Roman" w:cs="Times New Roman"/>
          <w:i/>
          <w:u w:val="single"/>
        </w:rPr>
        <w:t>UAT</w:t>
      </w:r>
      <w:r w:rsidR="002C1725" w:rsidRPr="00BB710F">
        <w:rPr>
          <w:rFonts w:ascii="Times New Roman" w:hAnsi="Times New Roman" w:cs="Times New Roman"/>
        </w:rPr>
        <w:t xml:space="preserve">. Prior to </w:t>
      </w:r>
      <w:r w:rsidR="00B313A4" w:rsidRPr="00BB710F">
        <w:rPr>
          <w:rFonts w:ascii="Times New Roman" w:hAnsi="Times New Roman" w:cs="Times New Roman"/>
        </w:rPr>
        <w:t xml:space="preserve">deployment and </w:t>
      </w:r>
      <w:r w:rsidR="002C1725" w:rsidRPr="00BB710F">
        <w:rPr>
          <w:rFonts w:ascii="Times New Roman" w:hAnsi="Times New Roman" w:cs="Times New Roman"/>
        </w:rPr>
        <w:t>implementation</w:t>
      </w:r>
      <w:r w:rsidR="003A357B" w:rsidRPr="00BB710F">
        <w:rPr>
          <w:rFonts w:ascii="Times New Roman" w:hAnsi="Times New Roman" w:cs="Times New Roman"/>
        </w:rPr>
        <w:t xml:space="preserve"> of the</w:t>
      </w:r>
      <w:r w:rsidR="00B313A4" w:rsidRPr="00BB710F">
        <w:rPr>
          <w:rFonts w:ascii="Times New Roman" w:hAnsi="Times New Roman" w:cs="Times New Roman"/>
        </w:rPr>
        <w:t xml:space="preserve"> </w:t>
      </w:r>
      <w:r w:rsidR="008E7C76" w:rsidRPr="00BB710F">
        <w:rPr>
          <w:rFonts w:ascii="Times New Roman" w:hAnsi="Times New Roman" w:cs="Times New Roman"/>
        </w:rPr>
        <w:t>Composite Software</w:t>
      </w:r>
      <w:r w:rsidR="00AF0E73" w:rsidRPr="00BB710F">
        <w:rPr>
          <w:rFonts w:ascii="Times New Roman" w:hAnsi="Times New Roman" w:cs="Times New Roman"/>
        </w:rPr>
        <w:t xml:space="preserve"> in production system</w:t>
      </w:r>
      <w:r w:rsidR="00B313A4" w:rsidRPr="00BB710F">
        <w:rPr>
          <w:rFonts w:ascii="Times New Roman" w:hAnsi="Times New Roman" w:cs="Times New Roman"/>
        </w:rPr>
        <w:t xml:space="preserve">, </w:t>
      </w:r>
      <w:r w:rsidR="00676F48" w:rsidRPr="00BB710F">
        <w:rPr>
          <w:rFonts w:ascii="Times New Roman" w:hAnsi="Times New Roman" w:cs="Times New Roman"/>
        </w:rPr>
        <w:t>the Composite Software</w:t>
      </w:r>
      <w:r w:rsidR="00B313A4" w:rsidRPr="00BB710F">
        <w:rPr>
          <w:rFonts w:ascii="Times New Roman" w:hAnsi="Times New Roman" w:cs="Times New Roman"/>
        </w:rPr>
        <w:t xml:space="preserve"> will </w:t>
      </w:r>
      <w:r w:rsidR="00067B37" w:rsidRPr="00BB710F">
        <w:rPr>
          <w:rFonts w:ascii="Times New Roman" w:hAnsi="Times New Roman" w:cs="Times New Roman"/>
        </w:rPr>
        <w:t xml:space="preserve">be </w:t>
      </w:r>
      <w:r w:rsidR="00B313A4" w:rsidRPr="00BB710F">
        <w:rPr>
          <w:rFonts w:ascii="Times New Roman" w:hAnsi="Times New Roman" w:cs="Times New Roman"/>
        </w:rPr>
        <w:t>subject to UAT</w:t>
      </w:r>
      <w:r w:rsidR="003A357B" w:rsidRPr="00BB710F">
        <w:rPr>
          <w:rFonts w:ascii="Times New Roman" w:hAnsi="Times New Roman" w:cs="Times New Roman"/>
        </w:rPr>
        <w:t xml:space="preserve"> in accordance with the schedule provided in </w:t>
      </w:r>
      <w:r w:rsidR="003A357B" w:rsidRPr="00BB710F">
        <w:rPr>
          <w:rFonts w:ascii="Times New Roman" w:hAnsi="Times New Roman" w:cs="Times New Roman"/>
          <w:b/>
        </w:rPr>
        <w:t>Annexure A</w:t>
      </w:r>
      <w:r w:rsidR="0041204C">
        <w:rPr>
          <w:rFonts w:ascii="Times New Roman" w:hAnsi="Times New Roman" w:cs="Times New Roman"/>
          <w:b/>
        </w:rPr>
        <w:t xml:space="preserve"> </w:t>
      </w:r>
      <w:r w:rsidR="0041204C" w:rsidRPr="0041204C">
        <w:rPr>
          <w:rFonts w:ascii="Times New Roman" w:hAnsi="Times New Roman" w:cs="Times New Roman"/>
          <w:bCs/>
        </w:rPr>
        <w:t>or mutually agreed between the Parties, in writing</w:t>
      </w:r>
      <w:r w:rsidR="00B313A4" w:rsidRPr="0041204C">
        <w:rPr>
          <w:rFonts w:ascii="Times New Roman" w:hAnsi="Times New Roman" w:cs="Times New Roman"/>
          <w:bCs/>
        </w:rPr>
        <w:t>. The</w:t>
      </w:r>
      <w:r w:rsidR="00B313A4" w:rsidRPr="00BB710F">
        <w:rPr>
          <w:rFonts w:ascii="Times New Roman" w:hAnsi="Times New Roman" w:cs="Times New Roman"/>
        </w:rPr>
        <w:t xml:space="preserve"> UAT will be conducted and completed by the Customer</w:t>
      </w:r>
      <w:r w:rsidR="00F05D0D" w:rsidRPr="00BB710F">
        <w:rPr>
          <w:rFonts w:ascii="Times New Roman" w:hAnsi="Times New Roman" w:cs="Times New Roman"/>
        </w:rPr>
        <w:t xml:space="preserve"> in accordance of phased delivery of Composite software</w:t>
      </w:r>
      <w:r w:rsidR="00B313A4" w:rsidRPr="00BB710F">
        <w:rPr>
          <w:rFonts w:ascii="Times New Roman" w:hAnsi="Times New Roman" w:cs="Times New Roman"/>
        </w:rPr>
        <w:t>, within the timelines agreed, in writing, between the Parties. The acceptance criteri</w:t>
      </w:r>
      <w:r w:rsidR="00083F12" w:rsidRPr="00BB710F">
        <w:rPr>
          <w:rFonts w:ascii="Times New Roman" w:hAnsi="Times New Roman" w:cs="Times New Roman"/>
        </w:rPr>
        <w:t>a</w:t>
      </w:r>
      <w:r w:rsidR="00B313A4" w:rsidRPr="00BB710F">
        <w:rPr>
          <w:rFonts w:ascii="Times New Roman" w:hAnsi="Times New Roman" w:cs="Times New Roman"/>
        </w:rPr>
        <w:t xml:space="preserve"> for the UAT </w:t>
      </w:r>
      <w:r w:rsidR="00EF06FF" w:rsidRPr="00BB710F">
        <w:rPr>
          <w:rFonts w:ascii="Times New Roman" w:hAnsi="Times New Roman" w:cs="Times New Roman"/>
        </w:rPr>
        <w:t xml:space="preserve">of </w:t>
      </w:r>
      <w:r w:rsidR="00676F48" w:rsidRPr="00BB710F">
        <w:rPr>
          <w:rFonts w:ascii="Times New Roman" w:hAnsi="Times New Roman" w:cs="Times New Roman"/>
        </w:rPr>
        <w:t xml:space="preserve">the Composite Software </w:t>
      </w:r>
      <w:r w:rsidR="00B313A4" w:rsidRPr="00BB710F">
        <w:rPr>
          <w:rFonts w:ascii="Times New Roman" w:hAnsi="Times New Roman" w:cs="Times New Roman"/>
        </w:rPr>
        <w:t xml:space="preserve">will be </w:t>
      </w:r>
      <w:r w:rsidR="00F60D7F" w:rsidRPr="00BB710F">
        <w:rPr>
          <w:rFonts w:ascii="Times New Roman" w:hAnsi="Times New Roman" w:cs="Times New Roman"/>
        </w:rPr>
        <w:t xml:space="preserve">as set forth in </w:t>
      </w:r>
      <w:r w:rsidR="00F60D7F" w:rsidRPr="00BB710F">
        <w:rPr>
          <w:rFonts w:ascii="Times New Roman" w:hAnsi="Times New Roman" w:cs="Times New Roman"/>
          <w:b/>
        </w:rPr>
        <w:t>Annexure A</w:t>
      </w:r>
      <w:r w:rsidR="00F60D7F" w:rsidRPr="00BB710F">
        <w:rPr>
          <w:rFonts w:ascii="Times New Roman" w:hAnsi="Times New Roman" w:cs="Times New Roman"/>
        </w:rPr>
        <w:t xml:space="preserve"> hereto</w:t>
      </w:r>
      <w:r w:rsidR="00B313A4" w:rsidRPr="00BB710F">
        <w:rPr>
          <w:rFonts w:ascii="Times New Roman" w:hAnsi="Times New Roman" w:cs="Times New Roman"/>
        </w:rPr>
        <w:t>.</w:t>
      </w:r>
      <w:r w:rsidR="00234AE2" w:rsidRPr="00BB710F">
        <w:rPr>
          <w:rFonts w:ascii="Times New Roman" w:hAnsi="Times New Roman" w:cs="Times New Roman"/>
        </w:rPr>
        <w:t xml:space="preserve"> </w:t>
      </w:r>
      <w:r w:rsidR="00D204A2" w:rsidRPr="00BB710F">
        <w:rPr>
          <w:rFonts w:ascii="Times New Roman" w:hAnsi="Times New Roman" w:cs="Times New Roman"/>
        </w:rPr>
        <w:t>The sign-off of successful completion of the UAT for the Composite Software</w:t>
      </w:r>
      <w:r w:rsidR="005564E9" w:rsidRPr="00BB710F">
        <w:rPr>
          <w:rFonts w:ascii="Times New Roman" w:hAnsi="Times New Roman" w:cs="Times New Roman"/>
        </w:rPr>
        <w:t xml:space="preserve"> under </w:t>
      </w:r>
      <w:r w:rsidR="005564E9" w:rsidRPr="00BB710F">
        <w:rPr>
          <w:rFonts w:ascii="Times New Roman" w:hAnsi="Times New Roman" w:cs="Times New Roman"/>
          <w:b/>
        </w:rPr>
        <w:t>Annexure A</w:t>
      </w:r>
      <w:r w:rsidR="00D204A2" w:rsidRPr="00BB710F">
        <w:rPr>
          <w:rFonts w:ascii="Times New Roman" w:hAnsi="Times New Roman" w:cs="Times New Roman"/>
        </w:rPr>
        <w:t xml:space="preserve"> shall only be considered final and legitimate if provided either by way of written confirmation or through e-mail by the </w:t>
      </w:r>
      <w:r w:rsidR="00BC6892" w:rsidRPr="00BB710F">
        <w:rPr>
          <w:rFonts w:ascii="Times New Roman" w:hAnsi="Times New Roman" w:cs="Times New Roman"/>
        </w:rPr>
        <w:t>Customer’s Project M</w:t>
      </w:r>
      <w:r w:rsidR="005564E9" w:rsidRPr="00BB710F">
        <w:rPr>
          <w:rFonts w:ascii="Times New Roman" w:hAnsi="Times New Roman" w:cs="Times New Roman"/>
        </w:rPr>
        <w:t>anager</w:t>
      </w:r>
      <w:r w:rsidR="00D204A2" w:rsidRPr="00BB710F">
        <w:rPr>
          <w:rFonts w:ascii="Times New Roman" w:hAnsi="Times New Roman" w:cs="Times New Roman"/>
        </w:rPr>
        <w:t xml:space="preserve"> </w:t>
      </w:r>
      <w:r w:rsidR="00DA060B" w:rsidRPr="00BB710F">
        <w:rPr>
          <w:rFonts w:ascii="Times New Roman" w:hAnsi="Times New Roman" w:cs="Times New Roman"/>
        </w:rPr>
        <w:t>(“</w:t>
      </w:r>
      <w:r w:rsidR="007F3526" w:rsidRPr="00BB710F">
        <w:rPr>
          <w:rFonts w:ascii="Times New Roman" w:hAnsi="Times New Roman" w:cs="Times New Roman"/>
          <w:b/>
        </w:rPr>
        <w:t xml:space="preserve">UAT Sign </w:t>
      </w:r>
      <w:r w:rsidR="00DA060B" w:rsidRPr="00BB710F">
        <w:rPr>
          <w:rFonts w:ascii="Times New Roman" w:hAnsi="Times New Roman" w:cs="Times New Roman"/>
          <w:b/>
        </w:rPr>
        <w:t>Off</w:t>
      </w:r>
      <w:r w:rsidR="00DA060B" w:rsidRPr="00BB710F">
        <w:rPr>
          <w:rFonts w:ascii="Times New Roman" w:hAnsi="Times New Roman" w:cs="Times New Roman"/>
        </w:rPr>
        <w:t>”)</w:t>
      </w:r>
      <w:r w:rsidR="00D204A2" w:rsidRPr="00BB710F">
        <w:rPr>
          <w:rFonts w:ascii="Times New Roman" w:hAnsi="Times New Roman" w:cs="Times New Roman"/>
        </w:rPr>
        <w:t xml:space="preserve">. </w:t>
      </w:r>
      <w:r w:rsidR="00B313A4" w:rsidRPr="00BB710F">
        <w:rPr>
          <w:rFonts w:ascii="Times New Roman" w:hAnsi="Times New Roman" w:cs="Times New Roman"/>
        </w:rPr>
        <w:t xml:space="preserve">In the event that </w:t>
      </w:r>
      <w:r w:rsidR="00676F48" w:rsidRPr="00BB710F">
        <w:rPr>
          <w:rFonts w:ascii="Times New Roman" w:hAnsi="Times New Roman" w:cs="Times New Roman"/>
        </w:rPr>
        <w:t>the Composite Software</w:t>
      </w:r>
      <w:r w:rsidR="00B313A4" w:rsidRPr="00BB710F">
        <w:rPr>
          <w:rFonts w:ascii="Times New Roman" w:hAnsi="Times New Roman" w:cs="Times New Roman"/>
        </w:rPr>
        <w:t xml:space="preserve"> fails the UAT, the Customer may, at its sole discretion, permit </w:t>
      </w:r>
      <w:r w:rsidR="00411336" w:rsidRPr="00BB710F">
        <w:rPr>
          <w:rFonts w:ascii="Times New Roman" w:hAnsi="Times New Roman" w:cs="Times New Roman"/>
        </w:rPr>
        <w:t>Service Provider</w:t>
      </w:r>
      <w:r w:rsidR="003A357B" w:rsidRPr="00BB710F">
        <w:rPr>
          <w:rFonts w:ascii="Times New Roman" w:hAnsi="Times New Roman" w:cs="Times New Roman"/>
        </w:rPr>
        <w:t xml:space="preserve"> </w:t>
      </w:r>
      <w:r w:rsidR="00B313A4" w:rsidRPr="00BB710F">
        <w:rPr>
          <w:rFonts w:ascii="Times New Roman" w:hAnsi="Times New Roman" w:cs="Times New Roman"/>
        </w:rPr>
        <w:t xml:space="preserve">to rectify any defects, errors and gaps, identified during the UAT, within </w:t>
      </w:r>
      <w:r w:rsidR="000238AE" w:rsidRPr="00BB710F">
        <w:rPr>
          <w:rFonts w:ascii="Times New Roman" w:hAnsi="Times New Roman" w:cs="Times New Roman"/>
        </w:rPr>
        <w:t xml:space="preserve">such </w:t>
      </w:r>
      <w:r w:rsidR="00B313A4" w:rsidRPr="00BB710F">
        <w:rPr>
          <w:rFonts w:ascii="Times New Roman" w:hAnsi="Times New Roman" w:cs="Times New Roman"/>
        </w:rPr>
        <w:t xml:space="preserve">time period as may be acceptable to </w:t>
      </w:r>
      <w:r w:rsidR="003A357B" w:rsidRPr="00BB710F">
        <w:rPr>
          <w:rFonts w:ascii="Times New Roman" w:hAnsi="Times New Roman" w:cs="Times New Roman"/>
        </w:rPr>
        <w:t xml:space="preserve">the </w:t>
      </w:r>
      <w:r w:rsidR="00B313A4" w:rsidRPr="00BB710F">
        <w:rPr>
          <w:rFonts w:ascii="Times New Roman" w:hAnsi="Times New Roman" w:cs="Times New Roman"/>
        </w:rPr>
        <w:t xml:space="preserve">Customer, at </w:t>
      </w:r>
      <w:r w:rsidR="00411336" w:rsidRPr="00BB710F">
        <w:rPr>
          <w:rFonts w:ascii="Times New Roman" w:hAnsi="Times New Roman" w:cs="Times New Roman"/>
        </w:rPr>
        <w:t>Service Provider</w:t>
      </w:r>
      <w:r w:rsidR="001D258C" w:rsidRPr="00BB710F">
        <w:rPr>
          <w:rFonts w:ascii="Times New Roman" w:hAnsi="Times New Roman" w:cs="Times New Roman"/>
        </w:rPr>
        <w:t>’s</w:t>
      </w:r>
      <w:r w:rsidR="00B313A4" w:rsidRPr="00BB710F">
        <w:rPr>
          <w:rFonts w:ascii="Times New Roman" w:hAnsi="Times New Roman" w:cs="Times New Roman"/>
        </w:rPr>
        <w:t xml:space="preserve"> sole cost. </w:t>
      </w:r>
      <w:r w:rsidR="00F74518" w:rsidRPr="00BB710F">
        <w:rPr>
          <w:rFonts w:ascii="Times New Roman" w:hAnsi="Times New Roman" w:cs="Times New Roman"/>
        </w:rPr>
        <w:t>Notwithstanding anything set forth in this Agreement</w:t>
      </w:r>
      <w:r w:rsidR="0074331E" w:rsidRPr="00BB710F">
        <w:rPr>
          <w:rFonts w:ascii="Times New Roman" w:hAnsi="Times New Roman" w:cs="Times New Roman"/>
        </w:rPr>
        <w:t>, i</w:t>
      </w:r>
      <w:r w:rsidR="00B313A4" w:rsidRPr="00BB710F">
        <w:rPr>
          <w:rFonts w:ascii="Times New Roman" w:hAnsi="Times New Roman" w:cs="Times New Roman"/>
        </w:rPr>
        <w:t xml:space="preserve">f the </w:t>
      </w:r>
      <w:r w:rsidR="00676F48" w:rsidRPr="00BB710F">
        <w:rPr>
          <w:rFonts w:ascii="Times New Roman" w:hAnsi="Times New Roman" w:cs="Times New Roman"/>
        </w:rPr>
        <w:t>Composite Software is deployed in stages or phases</w:t>
      </w:r>
      <w:r w:rsidR="00F97CA6" w:rsidRPr="00BB710F">
        <w:rPr>
          <w:rFonts w:ascii="Times New Roman" w:hAnsi="Times New Roman" w:cs="Times New Roman"/>
        </w:rPr>
        <w:t xml:space="preserve"> as agreed between Parties in writing and</w:t>
      </w:r>
      <w:r w:rsidR="00676F48" w:rsidRPr="00BB710F">
        <w:rPr>
          <w:rFonts w:ascii="Times New Roman" w:hAnsi="Times New Roman" w:cs="Times New Roman"/>
        </w:rPr>
        <w:t xml:space="preserve"> if </w:t>
      </w:r>
      <w:r w:rsidR="004E6DDF" w:rsidRPr="00BB710F">
        <w:rPr>
          <w:rFonts w:ascii="Times New Roman" w:hAnsi="Times New Roman" w:cs="Times New Roman"/>
        </w:rPr>
        <w:t xml:space="preserve">any </w:t>
      </w:r>
      <w:r w:rsidR="002A451D" w:rsidRPr="00BB710F">
        <w:rPr>
          <w:rFonts w:ascii="Times New Roman" w:hAnsi="Times New Roman" w:cs="Times New Roman"/>
        </w:rPr>
        <w:t>requirement/items under any</w:t>
      </w:r>
      <w:r w:rsidR="00676F48" w:rsidRPr="00BB710F">
        <w:rPr>
          <w:rFonts w:ascii="Times New Roman" w:hAnsi="Times New Roman" w:cs="Times New Roman"/>
        </w:rPr>
        <w:t xml:space="preserve"> phase of Composite Software</w:t>
      </w:r>
      <w:r w:rsidR="004408BC" w:rsidRPr="00BB710F">
        <w:rPr>
          <w:rFonts w:ascii="Times New Roman" w:hAnsi="Times New Roman" w:cs="Times New Roman"/>
        </w:rPr>
        <w:t xml:space="preserve"> </w:t>
      </w:r>
      <w:r w:rsidR="00B313A4" w:rsidRPr="00BB710F">
        <w:rPr>
          <w:rFonts w:ascii="Times New Roman" w:hAnsi="Times New Roman" w:cs="Times New Roman"/>
        </w:rPr>
        <w:t>fails to successfully clear the UAT,</w:t>
      </w:r>
      <w:r w:rsidR="00067B37" w:rsidRPr="00BB710F">
        <w:rPr>
          <w:rFonts w:ascii="Times New Roman" w:hAnsi="Times New Roman" w:cs="Times New Roman"/>
        </w:rPr>
        <w:t xml:space="preserve"> the</w:t>
      </w:r>
      <w:r w:rsidR="001D258C" w:rsidRPr="00BB710F">
        <w:rPr>
          <w:rFonts w:ascii="Times New Roman" w:hAnsi="Times New Roman" w:cs="Times New Roman"/>
        </w:rPr>
        <w:t xml:space="preserve"> Customer </w:t>
      </w:r>
      <w:r w:rsidR="00F97CA6" w:rsidRPr="00BB710F">
        <w:rPr>
          <w:rFonts w:ascii="Times New Roman" w:hAnsi="Times New Roman" w:cs="Times New Roman"/>
        </w:rPr>
        <w:t xml:space="preserve">will have </w:t>
      </w:r>
      <w:r w:rsidR="00021E4E" w:rsidRPr="00BB710F">
        <w:rPr>
          <w:rFonts w:ascii="Times New Roman" w:hAnsi="Times New Roman" w:cs="Times New Roman"/>
        </w:rPr>
        <w:t>the right to</w:t>
      </w:r>
      <w:r w:rsidR="001D258C" w:rsidRPr="00BB710F">
        <w:rPr>
          <w:rFonts w:ascii="Times New Roman" w:hAnsi="Times New Roman" w:cs="Times New Roman"/>
        </w:rPr>
        <w:t xml:space="preserve"> reject </w:t>
      </w:r>
      <w:r w:rsidR="00676F48" w:rsidRPr="00BB710F">
        <w:rPr>
          <w:rFonts w:ascii="Times New Roman" w:hAnsi="Times New Roman" w:cs="Times New Roman"/>
        </w:rPr>
        <w:t xml:space="preserve">the </w:t>
      </w:r>
      <w:r w:rsidR="00F97CA6" w:rsidRPr="00BB710F">
        <w:rPr>
          <w:rFonts w:ascii="Times New Roman" w:hAnsi="Times New Roman" w:cs="Times New Roman"/>
        </w:rPr>
        <w:t xml:space="preserve">entire </w:t>
      </w:r>
      <w:r w:rsidR="00676F48" w:rsidRPr="00BB710F">
        <w:rPr>
          <w:rFonts w:ascii="Times New Roman" w:hAnsi="Times New Roman" w:cs="Times New Roman"/>
        </w:rPr>
        <w:t>Composite Software</w:t>
      </w:r>
      <w:r w:rsidR="0077464F" w:rsidRPr="00BB710F">
        <w:rPr>
          <w:rFonts w:ascii="Times New Roman" w:hAnsi="Times New Roman" w:cs="Times New Roman"/>
        </w:rPr>
        <w:t xml:space="preserve"> or any portion thereof which has not cleared the UAT (at the Customer’s sole discretion)</w:t>
      </w:r>
      <w:r w:rsidR="000238AE" w:rsidRPr="00BB710F">
        <w:rPr>
          <w:rFonts w:ascii="Times New Roman" w:hAnsi="Times New Roman" w:cs="Times New Roman"/>
        </w:rPr>
        <w:t xml:space="preserve">. In such an event the Customer shall have </w:t>
      </w:r>
      <w:r w:rsidR="006A7A73" w:rsidRPr="00BB710F">
        <w:rPr>
          <w:rFonts w:ascii="Times New Roman" w:hAnsi="Times New Roman" w:cs="Times New Roman"/>
        </w:rPr>
        <w:t xml:space="preserve">the right </w:t>
      </w:r>
      <w:r w:rsidR="00896A11" w:rsidRPr="00BB710F">
        <w:rPr>
          <w:rFonts w:ascii="Times New Roman" w:hAnsi="Times New Roman" w:cs="Times New Roman"/>
        </w:rPr>
        <w:t xml:space="preserve">to </w:t>
      </w:r>
      <w:r w:rsidR="007F6DC5" w:rsidRPr="00BB710F">
        <w:rPr>
          <w:rFonts w:ascii="Times New Roman" w:hAnsi="Times New Roman" w:cs="Times New Roman"/>
        </w:rPr>
        <w:t xml:space="preserve">terminate this Agreement </w:t>
      </w:r>
      <w:r w:rsidR="002D69DF" w:rsidRPr="00BB710F">
        <w:rPr>
          <w:rFonts w:ascii="Times New Roman" w:hAnsi="Times New Roman" w:cs="Times New Roman"/>
        </w:rPr>
        <w:t>without</w:t>
      </w:r>
      <w:r w:rsidR="00896A11" w:rsidRPr="00BB710F">
        <w:rPr>
          <w:rFonts w:ascii="Times New Roman" w:hAnsi="Times New Roman" w:cs="Times New Roman"/>
        </w:rPr>
        <w:t xml:space="preserve"> any</w:t>
      </w:r>
      <w:r w:rsidR="002D69DF" w:rsidRPr="00BB710F">
        <w:rPr>
          <w:rFonts w:ascii="Times New Roman" w:hAnsi="Times New Roman" w:cs="Times New Roman"/>
        </w:rPr>
        <w:t xml:space="preserve"> liability</w:t>
      </w:r>
      <w:r w:rsidR="00B313A4" w:rsidRPr="00BB710F">
        <w:rPr>
          <w:rFonts w:ascii="Times New Roman" w:hAnsi="Times New Roman" w:cs="Times New Roman"/>
        </w:rPr>
        <w:t xml:space="preserve"> to </w:t>
      </w:r>
      <w:r w:rsidR="00F60D7F" w:rsidRPr="00BB710F">
        <w:rPr>
          <w:rFonts w:ascii="Times New Roman" w:hAnsi="Times New Roman" w:cs="Times New Roman"/>
        </w:rPr>
        <w:t>make</w:t>
      </w:r>
      <w:r w:rsidR="00B313A4" w:rsidRPr="00BB710F">
        <w:rPr>
          <w:rFonts w:ascii="Times New Roman" w:hAnsi="Times New Roman" w:cs="Times New Roman"/>
        </w:rPr>
        <w:t xml:space="preserve"> </w:t>
      </w:r>
      <w:r w:rsidR="00083F12" w:rsidRPr="00BB710F">
        <w:rPr>
          <w:rFonts w:ascii="Times New Roman" w:hAnsi="Times New Roman" w:cs="Times New Roman"/>
        </w:rPr>
        <w:t xml:space="preserve">any further </w:t>
      </w:r>
      <w:r w:rsidR="00B313A4" w:rsidRPr="00BB710F">
        <w:rPr>
          <w:rFonts w:ascii="Times New Roman" w:hAnsi="Times New Roman" w:cs="Times New Roman"/>
        </w:rPr>
        <w:t xml:space="preserve">payment </w:t>
      </w:r>
      <w:r w:rsidR="001D258C" w:rsidRPr="00BB710F">
        <w:rPr>
          <w:rFonts w:ascii="Times New Roman" w:hAnsi="Times New Roman" w:cs="Times New Roman"/>
        </w:rPr>
        <w:t xml:space="preserve">to </w:t>
      </w:r>
      <w:r w:rsidR="00411336" w:rsidRPr="00BB710F">
        <w:rPr>
          <w:rFonts w:ascii="Times New Roman" w:hAnsi="Times New Roman" w:cs="Times New Roman"/>
        </w:rPr>
        <w:t>Service Provider</w:t>
      </w:r>
      <w:r w:rsidR="001D258C" w:rsidRPr="00BB710F">
        <w:rPr>
          <w:rFonts w:ascii="Times New Roman" w:hAnsi="Times New Roman" w:cs="Times New Roman"/>
        </w:rPr>
        <w:t xml:space="preserve"> under this Agreement</w:t>
      </w:r>
      <w:r w:rsidR="000238AE" w:rsidRPr="00BB710F">
        <w:rPr>
          <w:rFonts w:ascii="Times New Roman" w:hAnsi="Times New Roman" w:cs="Times New Roman"/>
        </w:rPr>
        <w:t xml:space="preserve"> and the Service Provider shall be liable to refund any advance payments made to the Service Provider under the terms of this Agreement</w:t>
      </w:r>
      <w:r w:rsidR="00B313A4" w:rsidRPr="00BB710F">
        <w:rPr>
          <w:rFonts w:ascii="Times New Roman" w:hAnsi="Times New Roman" w:cs="Times New Roman"/>
        </w:rPr>
        <w:t>.</w:t>
      </w:r>
      <w:r w:rsidR="00D52F7F" w:rsidRPr="00BB710F">
        <w:rPr>
          <w:rFonts w:ascii="Times New Roman" w:hAnsi="Times New Roman" w:cs="Times New Roman"/>
        </w:rPr>
        <w:t xml:space="preserve"> </w:t>
      </w:r>
      <w:r w:rsidR="003A357B" w:rsidRPr="00BB710F">
        <w:rPr>
          <w:rFonts w:ascii="Times New Roman" w:hAnsi="Times New Roman" w:cs="Times New Roman"/>
        </w:rPr>
        <w:t xml:space="preserve"> </w:t>
      </w:r>
    </w:p>
    <w:p w14:paraId="78CB929C" w14:textId="77777777" w:rsidR="00F60D7F" w:rsidRPr="00BB710F" w:rsidRDefault="00F60D7F" w:rsidP="00F60D7F">
      <w:pPr>
        <w:pStyle w:val="ListParagraph"/>
        <w:rPr>
          <w:rFonts w:ascii="Times New Roman" w:hAnsi="Times New Roman" w:cs="Times New Roman"/>
          <w:u w:val="single"/>
        </w:rPr>
      </w:pPr>
    </w:p>
    <w:p w14:paraId="6FFF9134" w14:textId="248FFBC0" w:rsidR="009E5B1E" w:rsidRPr="00BB710F" w:rsidRDefault="008D3A03" w:rsidP="00272CB0">
      <w:pPr>
        <w:pStyle w:val="ListParagraph"/>
        <w:numPr>
          <w:ilvl w:val="0"/>
          <w:numId w:val="16"/>
        </w:numPr>
        <w:tabs>
          <w:tab w:val="left" w:pos="540"/>
        </w:tabs>
        <w:spacing w:after="0" w:line="240" w:lineRule="auto"/>
        <w:ind w:left="540" w:hanging="540"/>
        <w:jc w:val="both"/>
        <w:rPr>
          <w:rFonts w:ascii="Times New Roman" w:hAnsi="Times New Roman" w:cs="Times New Roman"/>
        </w:rPr>
      </w:pPr>
      <w:r w:rsidRPr="00BB710F">
        <w:rPr>
          <w:rFonts w:ascii="Times New Roman" w:hAnsi="Times New Roman"/>
          <w:i/>
          <w:u w:val="single"/>
        </w:rPr>
        <w:t>Go-Live Date</w:t>
      </w:r>
      <w:r w:rsidRPr="00BB710F">
        <w:rPr>
          <w:rFonts w:ascii="Times New Roman" w:hAnsi="Times New Roman"/>
        </w:rPr>
        <w:t xml:space="preserve">. </w:t>
      </w:r>
      <w:r w:rsidR="001F7F98" w:rsidRPr="00BB710F">
        <w:rPr>
          <w:rFonts w:ascii="Times New Roman" w:hAnsi="Times New Roman"/>
        </w:rPr>
        <w:t xml:space="preserve">For each </w:t>
      </w:r>
      <w:r w:rsidR="0030178D" w:rsidRPr="00BB710F">
        <w:rPr>
          <w:rFonts w:ascii="Times New Roman" w:hAnsi="Times New Roman"/>
        </w:rPr>
        <w:t xml:space="preserve">agreed scope of a </w:t>
      </w:r>
      <w:r w:rsidR="001F7F98" w:rsidRPr="00BB710F">
        <w:rPr>
          <w:rFonts w:ascii="Times New Roman" w:hAnsi="Times New Roman"/>
        </w:rPr>
        <w:t>phase</w:t>
      </w:r>
      <w:r w:rsidR="0030178D" w:rsidRPr="00BB710F">
        <w:rPr>
          <w:rFonts w:ascii="Times New Roman" w:hAnsi="Times New Roman"/>
        </w:rPr>
        <w:t>,</w:t>
      </w:r>
      <w:r w:rsidR="001F7F98" w:rsidRPr="00BB710F">
        <w:rPr>
          <w:rFonts w:ascii="Times New Roman" w:hAnsi="Times New Roman"/>
        </w:rPr>
        <w:t xml:space="preserve"> a</w:t>
      </w:r>
      <w:r w:rsidRPr="00BB710F">
        <w:rPr>
          <w:rFonts w:ascii="Times New Roman" w:hAnsi="Times New Roman"/>
        </w:rPr>
        <w:t xml:space="preserve">fter </w:t>
      </w:r>
      <w:r w:rsidRPr="00BB710F">
        <w:rPr>
          <w:rFonts w:ascii="Times New Roman" w:hAnsi="Times New Roman" w:cs="Times New Roman"/>
        </w:rPr>
        <w:t>successfully</w:t>
      </w:r>
      <w:r w:rsidRPr="00BB710F">
        <w:rPr>
          <w:rFonts w:ascii="Times New Roman" w:hAnsi="Times New Roman"/>
        </w:rPr>
        <w:t xml:space="preserve"> clearing the UAT, the Composite Software shall be implemented by </w:t>
      </w:r>
      <w:r w:rsidR="00411336" w:rsidRPr="00BB710F">
        <w:rPr>
          <w:rFonts w:ascii="Times New Roman" w:hAnsi="Times New Roman"/>
        </w:rPr>
        <w:t>Service Provider</w:t>
      </w:r>
      <w:r w:rsidRPr="00BB710F">
        <w:rPr>
          <w:rFonts w:ascii="Times New Roman" w:hAnsi="Times New Roman"/>
        </w:rPr>
        <w:t xml:space="preserve"> in the live environment within </w:t>
      </w:r>
      <w:r w:rsidR="00FF176C" w:rsidRPr="00BB710F">
        <w:rPr>
          <w:rFonts w:ascii="Times New Roman" w:hAnsi="Times New Roman"/>
        </w:rPr>
        <w:t xml:space="preserve">30 (thirty) </w:t>
      </w:r>
      <w:r w:rsidRPr="00BB710F">
        <w:rPr>
          <w:rFonts w:ascii="Times New Roman" w:hAnsi="Times New Roman"/>
        </w:rPr>
        <w:t>days</w:t>
      </w:r>
      <w:r w:rsidR="003F1F1E" w:rsidRPr="00BB710F">
        <w:rPr>
          <w:rFonts w:ascii="Times New Roman" w:hAnsi="Times New Roman"/>
        </w:rPr>
        <w:t xml:space="preserve"> (or such other date as agreed by the Customer)</w:t>
      </w:r>
      <w:r w:rsidRPr="00BB710F">
        <w:rPr>
          <w:rFonts w:ascii="Times New Roman" w:hAnsi="Times New Roman"/>
        </w:rPr>
        <w:t xml:space="preserve"> of the UAT </w:t>
      </w:r>
      <w:r w:rsidR="009F0178" w:rsidRPr="00BB710F">
        <w:rPr>
          <w:rFonts w:ascii="Times New Roman" w:hAnsi="Times New Roman"/>
        </w:rPr>
        <w:t xml:space="preserve">Sign Off </w:t>
      </w:r>
      <w:r w:rsidRPr="00BB710F">
        <w:rPr>
          <w:rFonts w:ascii="Times New Roman" w:hAnsi="Times New Roman"/>
        </w:rPr>
        <w:t>(“</w:t>
      </w:r>
      <w:r w:rsidRPr="00BB710F">
        <w:rPr>
          <w:rFonts w:ascii="Times New Roman" w:hAnsi="Times New Roman"/>
          <w:b/>
        </w:rPr>
        <w:t>Go Live Date</w:t>
      </w:r>
      <w:r w:rsidRPr="00BB710F">
        <w:rPr>
          <w:rFonts w:ascii="Times New Roman" w:hAnsi="Times New Roman"/>
        </w:rPr>
        <w:t xml:space="preserve">”), </w:t>
      </w:r>
      <w:r w:rsidR="00AB73FC" w:rsidRPr="00BB710F">
        <w:rPr>
          <w:rFonts w:ascii="Times New Roman" w:hAnsi="Times New Roman"/>
        </w:rPr>
        <w:t xml:space="preserve">which may be further extended at IndiGo’s sole discretion upon request from </w:t>
      </w:r>
      <w:r w:rsidR="00411336" w:rsidRPr="00BB710F">
        <w:rPr>
          <w:rFonts w:ascii="Times New Roman" w:hAnsi="Times New Roman"/>
        </w:rPr>
        <w:t>Service Provider</w:t>
      </w:r>
      <w:r w:rsidRPr="00BB710F">
        <w:rPr>
          <w:rFonts w:ascii="Times New Roman" w:hAnsi="Times New Roman"/>
        </w:rPr>
        <w:t>.</w:t>
      </w:r>
      <w:r w:rsidR="00BC6892" w:rsidRPr="00BB710F">
        <w:rPr>
          <w:rFonts w:ascii="Times New Roman" w:hAnsi="Times New Roman"/>
        </w:rPr>
        <w:t xml:space="preserve"> The </w:t>
      </w:r>
      <w:r w:rsidR="0072048F" w:rsidRPr="00BB710F">
        <w:rPr>
          <w:rFonts w:ascii="Times New Roman" w:hAnsi="Times New Roman"/>
        </w:rPr>
        <w:t>g</w:t>
      </w:r>
      <w:r w:rsidR="00BC6892" w:rsidRPr="00BB710F">
        <w:rPr>
          <w:rFonts w:ascii="Times New Roman" w:hAnsi="Times New Roman"/>
        </w:rPr>
        <w:t>o-</w:t>
      </w:r>
      <w:r w:rsidR="0072048F" w:rsidRPr="00BB710F">
        <w:rPr>
          <w:rFonts w:ascii="Times New Roman" w:hAnsi="Times New Roman"/>
        </w:rPr>
        <w:t>l</w:t>
      </w:r>
      <w:r w:rsidR="00BC6892" w:rsidRPr="00BB710F">
        <w:rPr>
          <w:rFonts w:ascii="Times New Roman" w:hAnsi="Times New Roman"/>
        </w:rPr>
        <w:t>ive</w:t>
      </w:r>
      <w:r w:rsidR="0072048F" w:rsidRPr="00BB710F">
        <w:rPr>
          <w:rFonts w:ascii="Times New Roman" w:hAnsi="Times New Roman"/>
        </w:rPr>
        <w:t xml:space="preserve"> of the Composite Software</w:t>
      </w:r>
      <w:r w:rsidR="00BC6892" w:rsidRPr="00BB710F">
        <w:rPr>
          <w:rFonts w:ascii="Times New Roman" w:hAnsi="Times New Roman"/>
        </w:rPr>
        <w:t xml:space="preserve"> shall be confirmed by the Customer’s Project Manager</w:t>
      </w:r>
      <w:r w:rsidR="008E4E87" w:rsidRPr="00BB710F">
        <w:rPr>
          <w:rFonts w:ascii="Times New Roman" w:hAnsi="Times New Roman"/>
        </w:rPr>
        <w:t xml:space="preserve"> through e-mail</w:t>
      </w:r>
      <w:r w:rsidR="003D5B35" w:rsidRPr="00BB710F">
        <w:rPr>
          <w:rFonts w:ascii="Times New Roman" w:hAnsi="Times New Roman"/>
        </w:rPr>
        <w:t xml:space="preserve"> (“</w:t>
      </w:r>
      <w:r w:rsidR="003D5B35" w:rsidRPr="00BB710F">
        <w:rPr>
          <w:rFonts w:ascii="Times New Roman" w:hAnsi="Times New Roman"/>
          <w:b/>
        </w:rPr>
        <w:t>Go-Live Sign Off</w:t>
      </w:r>
      <w:r w:rsidR="003D5B35" w:rsidRPr="00BB710F">
        <w:rPr>
          <w:rFonts w:ascii="Times New Roman" w:hAnsi="Times New Roman"/>
        </w:rPr>
        <w:t>”)</w:t>
      </w:r>
      <w:r w:rsidR="00BC6892" w:rsidRPr="00BB710F">
        <w:rPr>
          <w:rFonts w:ascii="Times New Roman" w:hAnsi="Times New Roman"/>
        </w:rPr>
        <w:t>.</w:t>
      </w:r>
      <w:r w:rsidRPr="00BB710F">
        <w:rPr>
          <w:rFonts w:ascii="Times New Roman" w:hAnsi="Times New Roman"/>
        </w:rPr>
        <w:t xml:space="preserve"> </w:t>
      </w:r>
      <w:r w:rsidR="00411336" w:rsidRPr="00BB710F">
        <w:rPr>
          <w:rFonts w:ascii="Times New Roman" w:hAnsi="Times New Roman"/>
        </w:rPr>
        <w:t>Service Provider</w:t>
      </w:r>
      <w:r w:rsidRPr="00BB710F">
        <w:rPr>
          <w:rFonts w:ascii="Times New Roman" w:hAnsi="Times New Roman"/>
        </w:rPr>
        <w:t xml:space="preserve"> shall be responsible for successful implementation of the </w:t>
      </w:r>
      <w:r w:rsidR="00AB73FC" w:rsidRPr="00BB710F">
        <w:rPr>
          <w:rFonts w:ascii="Times New Roman" w:hAnsi="Times New Roman"/>
        </w:rPr>
        <w:t xml:space="preserve">Composite </w:t>
      </w:r>
      <w:r w:rsidRPr="00BB710F">
        <w:rPr>
          <w:rFonts w:ascii="Times New Roman" w:hAnsi="Times New Roman"/>
        </w:rPr>
        <w:t xml:space="preserve">Software by Go Live Date.  </w:t>
      </w:r>
      <w:r w:rsidR="00FA6912" w:rsidRPr="00BB710F">
        <w:rPr>
          <w:rFonts w:ascii="Times New Roman" w:hAnsi="Times New Roman"/>
        </w:rPr>
        <w:t xml:space="preserve">In case the Composite Software fails to be successfully implemented in the live environment by the Go-Live Date </w:t>
      </w:r>
      <w:r w:rsidR="00896A11" w:rsidRPr="00BB710F">
        <w:rPr>
          <w:rFonts w:ascii="Times New Roman" w:hAnsi="Times New Roman"/>
        </w:rPr>
        <w:t>(</w:t>
      </w:r>
      <w:r w:rsidR="00896093" w:rsidRPr="00BB710F">
        <w:rPr>
          <w:rFonts w:ascii="Times New Roman" w:hAnsi="Times New Roman"/>
        </w:rPr>
        <w:t>or any extended Go-Live Date</w:t>
      </w:r>
      <w:r w:rsidR="00896A11" w:rsidRPr="00BB710F">
        <w:rPr>
          <w:rFonts w:ascii="Times New Roman" w:hAnsi="Times New Roman"/>
        </w:rPr>
        <w:t>)</w:t>
      </w:r>
      <w:r w:rsidR="00896093" w:rsidRPr="00BB710F">
        <w:rPr>
          <w:rFonts w:ascii="Times New Roman" w:hAnsi="Times New Roman"/>
        </w:rPr>
        <w:t xml:space="preserve">, </w:t>
      </w:r>
      <w:r w:rsidR="00FA6912" w:rsidRPr="00BB710F">
        <w:rPr>
          <w:rFonts w:ascii="Times New Roman" w:hAnsi="Times New Roman"/>
        </w:rPr>
        <w:t>then the Customer shall</w:t>
      </w:r>
      <w:r w:rsidR="00896A11" w:rsidRPr="00BB710F">
        <w:rPr>
          <w:rFonts w:ascii="Times New Roman" w:hAnsi="Times New Roman"/>
        </w:rPr>
        <w:t xml:space="preserve"> have to the right to reject the Composite Software</w:t>
      </w:r>
      <w:r w:rsidR="00FA6912" w:rsidRPr="00BB710F">
        <w:rPr>
          <w:rFonts w:ascii="Times New Roman" w:hAnsi="Times New Roman"/>
        </w:rPr>
        <w:t xml:space="preserve"> </w:t>
      </w:r>
      <w:r w:rsidR="00896A11" w:rsidRPr="00BB710F">
        <w:rPr>
          <w:rFonts w:ascii="Times New Roman" w:hAnsi="Times New Roman"/>
        </w:rPr>
        <w:t xml:space="preserve">and to terminate this Agreement without any liability to make any further payment to </w:t>
      </w:r>
      <w:r w:rsidR="00411336" w:rsidRPr="00BB710F">
        <w:rPr>
          <w:rFonts w:ascii="Times New Roman" w:hAnsi="Times New Roman"/>
        </w:rPr>
        <w:t>Service Provider</w:t>
      </w:r>
      <w:r w:rsidR="00896A11" w:rsidRPr="00BB710F">
        <w:rPr>
          <w:rFonts w:ascii="Times New Roman" w:hAnsi="Times New Roman"/>
        </w:rPr>
        <w:t xml:space="preserve"> under this Agreement</w:t>
      </w:r>
      <w:r w:rsidR="009F0178" w:rsidRPr="00BB710F">
        <w:rPr>
          <w:rFonts w:ascii="Times New Roman" w:hAnsi="Times New Roman"/>
        </w:rPr>
        <w:t xml:space="preserve"> </w:t>
      </w:r>
      <w:r w:rsidR="009F0178" w:rsidRPr="00BB710F">
        <w:rPr>
          <w:rFonts w:ascii="Times New Roman" w:hAnsi="Times New Roman" w:cs="Times New Roman"/>
        </w:rPr>
        <w:t xml:space="preserve">and the </w:t>
      </w:r>
      <w:r w:rsidR="009F0178" w:rsidRPr="00BB710F">
        <w:rPr>
          <w:rFonts w:ascii="Times New Roman" w:hAnsi="Times New Roman" w:cs="Times New Roman"/>
        </w:rPr>
        <w:lastRenderedPageBreak/>
        <w:t>Service Provider shall be liable to refund any advance payments made to the Service Provider under the terms of this Agreement</w:t>
      </w:r>
      <w:r w:rsidR="00896A11" w:rsidRPr="00BB710F">
        <w:rPr>
          <w:rFonts w:ascii="Times New Roman" w:hAnsi="Times New Roman"/>
        </w:rPr>
        <w:t>.</w:t>
      </w:r>
      <w:r w:rsidR="0072048F" w:rsidRPr="00BB710F">
        <w:rPr>
          <w:rFonts w:ascii="Times New Roman" w:hAnsi="Times New Roman"/>
        </w:rPr>
        <w:t xml:space="preserve"> </w:t>
      </w:r>
    </w:p>
    <w:p w14:paraId="5C923040" w14:textId="77777777" w:rsidR="000853B6" w:rsidRPr="00BB710F" w:rsidRDefault="000853B6" w:rsidP="000853B6">
      <w:pPr>
        <w:pStyle w:val="ListParagraph"/>
        <w:spacing w:after="0" w:line="240" w:lineRule="auto"/>
        <w:ind w:left="1080"/>
        <w:jc w:val="both"/>
        <w:rPr>
          <w:rFonts w:ascii="Times New Roman" w:hAnsi="Times New Roman" w:cs="Times New Roman"/>
        </w:rPr>
      </w:pPr>
    </w:p>
    <w:p w14:paraId="3A7269C8" w14:textId="5A82BCDD" w:rsidR="00862DB9" w:rsidRPr="00BB710F" w:rsidRDefault="0072048F" w:rsidP="00272CB0">
      <w:pPr>
        <w:pStyle w:val="ListParagraph"/>
        <w:numPr>
          <w:ilvl w:val="0"/>
          <w:numId w:val="16"/>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 xml:space="preserve">Service </w:t>
      </w:r>
      <w:r w:rsidR="00411336" w:rsidRPr="00BB710F">
        <w:rPr>
          <w:rFonts w:ascii="Times New Roman" w:hAnsi="Times New Roman"/>
        </w:rPr>
        <w:t>Provider</w:t>
      </w:r>
      <w:r w:rsidR="00002709" w:rsidRPr="00BB710F">
        <w:rPr>
          <w:rFonts w:ascii="Times New Roman" w:hAnsi="Times New Roman" w:cs="Times New Roman"/>
        </w:rPr>
        <w:t xml:space="preserve"> </w:t>
      </w:r>
      <w:r w:rsidR="009E5B1E" w:rsidRPr="00BB710F">
        <w:rPr>
          <w:rFonts w:ascii="Times New Roman" w:hAnsi="Times New Roman" w:cs="Times New Roman"/>
        </w:rPr>
        <w:t xml:space="preserve">will provide a warranty </w:t>
      </w:r>
      <w:r w:rsidR="00C96A91" w:rsidRPr="00BB710F">
        <w:rPr>
          <w:rFonts w:ascii="Times New Roman" w:hAnsi="Times New Roman" w:cs="Times New Roman"/>
        </w:rPr>
        <w:t>period of</w:t>
      </w:r>
      <w:r w:rsidR="009E5B1E" w:rsidRPr="00BB710F">
        <w:rPr>
          <w:rFonts w:ascii="Times New Roman" w:hAnsi="Times New Roman" w:cs="Times New Roman"/>
        </w:rPr>
        <w:t xml:space="preserve"> </w:t>
      </w:r>
      <w:r w:rsidR="00864C90" w:rsidRPr="00BB710F">
        <w:rPr>
          <w:rFonts w:ascii="Times New Roman" w:hAnsi="Times New Roman" w:cs="Times New Roman"/>
        </w:rPr>
        <w:t xml:space="preserve"> </w:t>
      </w:r>
      <w:commentRangeStart w:id="28"/>
      <w:r w:rsidR="00837679" w:rsidRPr="00837679">
        <w:rPr>
          <w:rFonts w:ascii="Times New Roman" w:hAnsi="Times New Roman" w:cs="Times New Roman"/>
          <w:highlight w:val="yellow"/>
        </w:rPr>
        <w:t>____</w:t>
      </w:r>
      <w:commentRangeEnd w:id="28"/>
      <w:r w:rsidR="00837679" w:rsidRPr="00BB710F">
        <w:rPr>
          <w:rStyle w:val="CommentReference"/>
          <w:rFonts w:ascii="Times New Roman" w:hAnsi="Times New Roman" w:cs="Times New Roman"/>
          <w:sz w:val="22"/>
          <w:szCs w:val="22"/>
        </w:rPr>
        <w:commentReference w:id="28"/>
      </w:r>
      <w:r w:rsidR="009E5B1E" w:rsidRPr="00BB710F">
        <w:rPr>
          <w:rFonts w:ascii="Times New Roman" w:hAnsi="Times New Roman" w:cs="Times New Roman"/>
        </w:rPr>
        <w:t xml:space="preserve"> from the Go-Live Date (“</w:t>
      </w:r>
      <w:r w:rsidR="009E5B1E" w:rsidRPr="00BB710F">
        <w:rPr>
          <w:rFonts w:ascii="Times New Roman" w:hAnsi="Times New Roman" w:cs="Times New Roman"/>
          <w:b/>
        </w:rPr>
        <w:t>Warranty Period</w:t>
      </w:r>
      <w:r w:rsidR="009E5B1E" w:rsidRPr="00BB710F">
        <w:rPr>
          <w:rFonts w:ascii="Times New Roman" w:hAnsi="Times New Roman" w:cs="Times New Roman"/>
        </w:rPr>
        <w:t xml:space="preserve">”), during which </w:t>
      </w:r>
      <w:r w:rsidR="009E5B1E" w:rsidRPr="00BB710F">
        <w:rPr>
          <w:rFonts w:ascii="Times New Roman" w:hAnsi="Times New Roman"/>
        </w:rPr>
        <w:t>period</w:t>
      </w:r>
      <w:r w:rsidR="009E5B1E" w:rsidRPr="00BB710F">
        <w:rPr>
          <w:rFonts w:ascii="Times New Roman" w:hAnsi="Times New Roman" w:cs="Times New Roman"/>
        </w:rPr>
        <w:t xml:space="preserve"> </w:t>
      </w:r>
      <w:r w:rsidR="00411336" w:rsidRPr="00BB710F">
        <w:rPr>
          <w:rFonts w:ascii="Times New Roman" w:hAnsi="Times New Roman" w:cs="Times New Roman"/>
        </w:rPr>
        <w:t>Service Provider</w:t>
      </w:r>
      <w:r w:rsidR="00002709" w:rsidRPr="00BB710F">
        <w:rPr>
          <w:rFonts w:ascii="Times New Roman" w:hAnsi="Times New Roman" w:cs="Times New Roman"/>
        </w:rPr>
        <w:t xml:space="preserve"> </w:t>
      </w:r>
      <w:r w:rsidR="009E5B1E" w:rsidRPr="00BB710F">
        <w:rPr>
          <w:rFonts w:ascii="Times New Roman" w:hAnsi="Times New Roman" w:cs="Times New Roman"/>
        </w:rPr>
        <w:t>shall fix all errors, bugs, issues</w:t>
      </w:r>
      <w:r w:rsidRPr="00BB710F">
        <w:rPr>
          <w:rFonts w:ascii="Times New Roman" w:hAnsi="Times New Roman" w:cs="Times New Roman"/>
        </w:rPr>
        <w:t>, defects</w:t>
      </w:r>
      <w:r w:rsidR="009E5B1E" w:rsidRPr="00BB710F">
        <w:rPr>
          <w:rFonts w:ascii="Times New Roman" w:hAnsi="Times New Roman" w:cs="Times New Roman"/>
        </w:rPr>
        <w:t xml:space="preserve"> and </w:t>
      </w:r>
      <w:r w:rsidR="00896A11" w:rsidRPr="00BB710F">
        <w:rPr>
          <w:rFonts w:ascii="Times New Roman" w:hAnsi="Times New Roman" w:cs="Times New Roman"/>
        </w:rPr>
        <w:t xml:space="preserve">such </w:t>
      </w:r>
      <w:r w:rsidR="009E5B1E" w:rsidRPr="00BB710F">
        <w:rPr>
          <w:rFonts w:ascii="Times New Roman" w:hAnsi="Times New Roman" w:cs="Times New Roman"/>
        </w:rPr>
        <w:t xml:space="preserve">gaps </w:t>
      </w:r>
      <w:r w:rsidR="00BD7399" w:rsidRPr="00BB710F">
        <w:rPr>
          <w:rFonts w:ascii="Times New Roman" w:hAnsi="Times New Roman" w:cs="Times New Roman"/>
        </w:rPr>
        <w:t xml:space="preserve">as </w:t>
      </w:r>
      <w:r w:rsidR="00896A11" w:rsidRPr="00BB710F">
        <w:rPr>
          <w:rFonts w:ascii="Times New Roman" w:hAnsi="Times New Roman" w:cs="Times New Roman"/>
        </w:rPr>
        <w:t>are identified in the</w:t>
      </w:r>
      <w:r w:rsidR="00BD7399" w:rsidRPr="00BB710F">
        <w:rPr>
          <w:rFonts w:ascii="Times New Roman" w:hAnsi="Times New Roman" w:cs="Times New Roman"/>
        </w:rPr>
        <w:t xml:space="preserve"> Blueprint Documents</w:t>
      </w:r>
      <w:r w:rsidR="00006AA7" w:rsidRPr="00BB710F">
        <w:rPr>
          <w:rFonts w:ascii="Times New Roman" w:hAnsi="Times New Roman" w:cs="Times New Roman"/>
        </w:rPr>
        <w:t>,</w:t>
      </w:r>
      <w:r w:rsidR="00BD7399" w:rsidRPr="00BB710F">
        <w:rPr>
          <w:rFonts w:ascii="Times New Roman" w:hAnsi="Times New Roman" w:cs="Times New Roman"/>
        </w:rPr>
        <w:t xml:space="preserve"> </w:t>
      </w:r>
      <w:r w:rsidR="00627D9A" w:rsidRPr="00BB710F">
        <w:rPr>
          <w:rFonts w:ascii="Times New Roman" w:hAnsi="Times New Roman" w:cs="Times New Roman"/>
        </w:rPr>
        <w:t>within the Composite Software to ensure proper functioning and operation of the Composite Software in live environment</w:t>
      </w:r>
      <w:r w:rsidR="00002709" w:rsidRPr="00BB710F">
        <w:rPr>
          <w:rFonts w:ascii="Times New Roman" w:hAnsi="Times New Roman" w:cs="Times New Roman"/>
        </w:rPr>
        <w:t xml:space="preserve">. </w:t>
      </w:r>
    </w:p>
    <w:p w14:paraId="5250FB17" w14:textId="77777777" w:rsidR="009E5B1E" w:rsidRPr="00BB710F" w:rsidRDefault="009E5B1E" w:rsidP="009E5B1E">
      <w:pPr>
        <w:pStyle w:val="ListParagraph"/>
        <w:rPr>
          <w:rFonts w:ascii="Times New Roman" w:hAnsi="Times New Roman" w:cs="Times New Roman"/>
          <w:i/>
        </w:rPr>
      </w:pPr>
    </w:p>
    <w:p w14:paraId="72CD9AC1" w14:textId="77777777" w:rsidR="00182544" w:rsidRPr="00BB710F" w:rsidRDefault="00366665" w:rsidP="001449DE">
      <w:pPr>
        <w:pStyle w:val="ListParagraph"/>
        <w:numPr>
          <w:ilvl w:val="2"/>
          <w:numId w:val="2"/>
        </w:numPr>
        <w:spacing w:after="0" w:line="240" w:lineRule="auto"/>
        <w:ind w:left="567" w:hanging="567"/>
        <w:rPr>
          <w:rFonts w:ascii="Times New Roman" w:hAnsi="Times New Roman" w:cs="Times New Roman"/>
          <w:u w:val="single"/>
        </w:rPr>
      </w:pPr>
      <w:r w:rsidRPr="00BB710F">
        <w:rPr>
          <w:rFonts w:ascii="Times New Roman" w:hAnsi="Times New Roman" w:cs="Times New Roman"/>
          <w:i/>
          <w:u w:val="single"/>
        </w:rPr>
        <w:t xml:space="preserve">Subscription, </w:t>
      </w:r>
      <w:r w:rsidR="004408BC" w:rsidRPr="00BB710F">
        <w:rPr>
          <w:rFonts w:ascii="Times New Roman" w:hAnsi="Times New Roman" w:cs="Times New Roman"/>
          <w:i/>
          <w:u w:val="single"/>
        </w:rPr>
        <w:t>S</w:t>
      </w:r>
      <w:r w:rsidR="00EB264F" w:rsidRPr="00BB710F">
        <w:rPr>
          <w:rFonts w:ascii="Times New Roman" w:hAnsi="Times New Roman" w:cs="Times New Roman"/>
          <w:i/>
          <w:u w:val="single"/>
        </w:rPr>
        <w:t>upport and Maintenance Services</w:t>
      </w:r>
      <w:r w:rsidR="009961BA" w:rsidRPr="00BB710F">
        <w:rPr>
          <w:rFonts w:ascii="Times New Roman" w:hAnsi="Times New Roman" w:cs="Times New Roman"/>
          <w:u w:val="single"/>
        </w:rPr>
        <w:t>.</w:t>
      </w:r>
      <w:r w:rsidR="009961BA" w:rsidRPr="00BB710F">
        <w:rPr>
          <w:rFonts w:ascii="Times New Roman" w:hAnsi="Times New Roman" w:cs="Times New Roman"/>
        </w:rPr>
        <w:t xml:space="preserve"> </w:t>
      </w:r>
    </w:p>
    <w:p w14:paraId="0539A9A9" w14:textId="77777777" w:rsidR="00182544" w:rsidRPr="00BB710F" w:rsidRDefault="00182544" w:rsidP="00182544">
      <w:pPr>
        <w:pStyle w:val="ListParagraph"/>
        <w:spacing w:after="0" w:line="240" w:lineRule="auto"/>
        <w:ind w:left="567"/>
        <w:rPr>
          <w:rFonts w:ascii="Times New Roman" w:hAnsi="Times New Roman" w:cs="Times New Roman"/>
          <w:i/>
          <w:u w:val="single"/>
        </w:rPr>
      </w:pPr>
    </w:p>
    <w:p w14:paraId="07BD8E9B" w14:textId="1E3BBF76" w:rsidR="00EB264F" w:rsidRPr="00BB710F" w:rsidRDefault="0072048F" w:rsidP="0072048F">
      <w:pPr>
        <w:pStyle w:val="ListParagraph"/>
        <w:spacing w:after="0" w:line="240" w:lineRule="auto"/>
        <w:ind w:left="567"/>
        <w:jc w:val="both"/>
        <w:rPr>
          <w:rFonts w:ascii="Times New Roman" w:hAnsi="Times New Roman" w:cs="Times New Roman"/>
          <w:u w:val="single"/>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9961BA" w:rsidRPr="00BB710F">
        <w:rPr>
          <w:rFonts w:ascii="Times New Roman" w:hAnsi="Times New Roman" w:cs="Times New Roman"/>
        </w:rPr>
        <w:t xml:space="preserve"> shall provide the following </w:t>
      </w:r>
      <w:r w:rsidR="00DE1064" w:rsidRPr="00BB710F">
        <w:rPr>
          <w:rFonts w:ascii="Times New Roman" w:hAnsi="Times New Roman" w:cs="Times New Roman"/>
        </w:rPr>
        <w:t>s</w:t>
      </w:r>
      <w:r w:rsidR="009961BA" w:rsidRPr="00BB710F">
        <w:rPr>
          <w:rFonts w:ascii="Times New Roman" w:hAnsi="Times New Roman" w:cs="Times New Roman"/>
        </w:rPr>
        <w:t xml:space="preserve">ervices </w:t>
      </w:r>
      <w:r w:rsidR="00DE1064" w:rsidRPr="00BB710F">
        <w:rPr>
          <w:rFonts w:ascii="Times New Roman" w:hAnsi="Times New Roman" w:cs="Times New Roman"/>
        </w:rPr>
        <w:t>(“</w:t>
      </w:r>
      <w:r w:rsidR="00DE1064" w:rsidRPr="00BB710F">
        <w:rPr>
          <w:rFonts w:ascii="Times New Roman" w:hAnsi="Times New Roman" w:cs="Times New Roman"/>
          <w:b/>
        </w:rPr>
        <w:t>Support Services</w:t>
      </w:r>
      <w:r w:rsidR="00DE1064" w:rsidRPr="00BB710F">
        <w:rPr>
          <w:rFonts w:ascii="Times New Roman" w:hAnsi="Times New Roman" w:cs="Times New Roman"/>
        </w:rPr>
        <w:t xml:space="preserve">”) </w:t>
      </w:r>
      <w:r w:rsidR="009961BA" w:rsidRPr="00BB710F">
        <w:rPr>
          <w:rFonts w:ascii="Times New Roman" w:hAnsi="Times New Roman" w:cs="Times New Roman"/>
        </w:rPr>
        <w:t xml:space="preserve">to the Customer, after </w:t>
      </w:r>
      <w:r w:rsidR="0030178D" w:rsidRPr="00BB710F">
        <w:rPr>
          <w:rFonts w:ascii="Times New Roman" w:hAnsi="Times New Roman" w:cs="Times New Roman"/>
        </w:rPr>
        <w:t xml:space="preserve">phase wise </w:t>
      </w:r>
      <w:r w:rsidR="009961BA" w:rsidRPr="00BB710F">
        <w:rPr>
          <w:rFonts w:ascii="Times New Roman" w:hAnsi="Times New Roman" w:cs="Times New Roman"/>
        </w:rPr>
        <w:t>go-live of the Composite Software, until the end of the Term:</w:t>
      </w:r>
    </w:p>
    <w:p w14:paraId="0E147D58" w14:textId="77777777" w:rsidR="00EB264F" w:rsidRPr="00BB710F" w:rsidRDefault="00EB264F" w:rsidP="00E34CAE">
      <w:pPr>
        <w:pStyle w:val="ListParagraph"/>
        <w:spacing w:after="0" w:line="240" w:lineRule="auto"/>
        <w:ind w:left="360"/>
        <w:rPr>
          <w:rFonts w:ascii="Times New Roman" w:hAnsi="Times New Roman" w:cs="Times New Roman"/>
        </w:rPr>
      </w:pPr>
    </w:p>
    <w:p w14:paraId="431952D0" w14:textId="0CB7AE85" w:rsidR="000B54DD" w:rsidRPr="00BB710F" w:rsidRDefault="00B313A4" w:rsidP="00272CB0">
      <w:pPr>
        <w:pStyle w:val="CommentText"/>
        <w:numPr>
          <w:ilvl w:val="0"/>
          <w:numId w:val="17"/>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Following the </w:t>
      </w:r>
      <w:r w:rsidR="00002709" w:rsidRPr="00BB710F">
        <w:rPr>
          <w:rFonts w:ascii="Times New Roman" w:hAnsi="Times New Roman"/>
          <w:sz w:val="22"/>
          <w:szCs w:val="22"/>
        </w:rPr>
        <w:t>end of the Warranty Period</w:t>
      </w:r>
      <w:r w:rsidR="001D258C" w:rsidRPr="00BB710F">
        <w:rPr>
          <w:rFonts w:ascii="Times New Roman" w:hAnsi="Times New Roman"/>
          <w:sz w:val="22"/>
          <w:szCs w:val="22"/>
        </w:rPr>
        <w:t xml:space="preserve"> </w:t>
      </w:r>
      <w:r w:rsidR="00002709" w:rsidRPr="00BB710F">
        <w:rPr>
          <w:rFonts w:ascii="Times New Roman" w:hAnsi="Times New Roman"/>
          <w:sz w:val="22"/>
          <w:szCs w:val="22"/>
        </w:rPr>
        <w:t>and thereafter until the end of the Term</w:t>
      </w:r>
      <w:r w:rsidRPr="00BB710F">
        <w:rPr>
          <w:rFonts w:ascii="Times New Roman" w:hAnsi="Times New Roman"/>
          <w:sz w:val="22"/>
          <w:szCs w:val="22"/>
        </w:rPr>
        <w:t xml:space="preserve">, </w:t>
      </w:r>
      <w:r w:rsidR="00411336" w:rsidRPr="00BB710F">
        <w:rPr>
          <w:rFonts w:ascii="Times New Roman" w:hAnsi="Times New Roman"/>
          <w:sz w:val="22"/>
          <w:szCs w:val="22"/>
        </w:rPr>
        <w:t>Service Provider</w:t>
      </w:r>
      <w:r w:rsidRPr="00BB710F">
        <w:rPr>
          <w:rFonts w:ascii="Times New Roman" w:hAnsi="Times New Roman"/>
          <w:sz w:val="22"/>
          <w:szCs w:val="22"/>
        </w:rPr>
        <w:t xml:space="preserve"> will provide all </w:t>
      </w:r>
      <w:r w:rsidR="009961BA" w:rsidRPr="00BB710F">
        <w:rPr>
          <w:rFonts w:ascii="Times New Roman" w:hAnsi="Times New Roman"/>
          <w:sz w:val="22"/>
          <w:szCs w:val="22"/>
        </w:rPr>
        <w:t>such</w:t>
      </w:r>
      <w:r w:rsidR="000B54DD" w:rsidRPr="00BB710F">
        <w:rPr>
          <w:rFonts w:ascii="Times New Roman" w:hAnsi="Times New Roman"/>
          <w:sz w:val="22"/>
          <w:szCs w:val="22"/>
        </w:rPr>
        <w:t xml:space="preserve"> Services</w:t>
      </w:r>
      <w:r w:rsidRPr="00BB710F">
        <w:rPr>
          <w:rFonts w:ascii="Times New Roman" w:hAnsi="Times New Roman"/>
          <w:sz w:val="22"/>
          <w:szCs w:val="22"/>
        </w:rPr>
        <w:t xml:space="preserve"> </w:t>
      </w:r>
      <w:r w:rsidR="00DE1064" w:rsidRPr="00BB710F">
        <w:rPr>
          <w:rFonts w:ascii="Times New Roman" w:hAnsi="Times New Roman"/>
          <w:sz w:val="22"/>
          <w:szCs w:val="22"/>
        </w:rPr>
        <w:t>(</w:t>
      </w:r>
      <w:r w:rsidR="00FE7649" w:rsidRPr="00BB710F">
        <w:rPr>
          <w:rFonts w:ascii="Times New Roman" w:hAnsi="Times New Roman"/>
          <w:sz w:val="22"/>
          <w:szCs w:val="22"/>
        </w:rPr>
        <w:t>including scheduled and unscheduled maintenance services</w:t>
      </w:r>
      <w:r w:rsidR="00DE1064" w:rsidRPr="00BB710F">
        <w:rPr>
          <w:rFonts w:ascii="Times New Roman" w:hAnsi="Times New Roman"/>
          <w:sz w:val="22"/>
          <w:szCs w:val="22"/>
        </w:rPr>
        <w:t>)</w:t>
      </w:r>
      <w:r w:rsidR="00FE7649" w:rsidRPr="00BB710F">
        <w:rPr>
          <w:rFonts w:ascii="Times New Roman" w:hAnsi="Times New Roman"/>
          <w:sz w:val="22"/>
          <w:szCs w:val="22"/>
        </w:rPr>
        <w:t xml:space="preserve"> as described in </w:t>
      </w:r>
      <w:r w:rsidR="00FE7649" w:rsidRPr="00BB710F">
        <w:rPr>
          <w:rFonts w:ascii="Times New Roman" w:hAnsi="Times New Roman"/>
          <w:b/>
          <w:sz w:val="22"/>
          <w:szCs w:val="22"/>
        </w:rPr>
        <w:t>Annexure A</w:t>
      </w:r>
      <w:r w:rsidR="00002709" w:rsidRPr="00BB710F">
        <w:rPr>
          <w:rFonts w:ascii="Times New Roman" w:hAnsi="Times New Roman"/>
          <w:sz w:val="22"/>
          <w:szCs w:val="22"/>
        </w:rPr>
        <w:t>,</w:t>
      </w:r>
      <w:r w:rsidR="004408BC" w:rsidRPr="00BB710F">
        <w:rPr>
          <w:rFonts w:ascii="Times New Roman" w:hAnsi="Times New Roman"/>
          <w:sz w:val="22"/>
          <w:szCs w:val="22"/>
        </w:rPr>
        <w:t xml:space="preserve"> </w:t>
      </w:r>
      <w:r w:rsidR="00FE0833" w:rsidRPr="00BB710F">
        <w:rPr>
          <w:rFonts w:ascii="Times New Roman" w:hAnsi="Times New Roman"/>
          <w:sz w:val="22"/>
          <w:szCs w:val="22"/>
        </w:rPr>
        <w:t xml:space="preserve">in accordance with the </w:t>
      </w:r>
      <w:r w:rsidRPr="00BB710F">
        <w:rPr>
          <w:rFonts w:ascii="Times New Roman" w:hAnsi="Times New Roman"/>
          <w:sz w:val="22"/>
          <w:szCs w:val="22"/>
        </w:rPr>
        <w:t>service levels</w:t>
      </w:r>
      <w:r w:rsidR="00FE0833" w:rsidRPr="00BB710F">
        <w:rPr>
          <w:rFonts w:ascii="Times New Roman" w:hAnsi="Times New Roman"/>
          <w:sz w:val="22"/>
          <w:szCs w:val="22"/>
        </w:rPr>
        <w:t>,</w:t>
      </w:r>
      <w:r w:rsidRPr="00BB710F">
        <w:rPr>
          <w:rFonts w:ascii="Times New Roman" w:hAnsi="Times New Roman"/>
          <w:sz w:val="22"/>
          <w:szCs w:val="22"/>
        </w:rPr>
        <w:t xml:space="preserve"> </w:t>
      </w:r>
      <w:r w:rsidR="004331BA" w:rsidRPr="00BB710F">
        <w:rPr>
          <w:rFonts w:ascii="Times New Roman" w:hAnsi="Times New Roman"/>
          <w:sz w:val="22"/>
          <w:szCs w:val="22"/>
        </w:rPr>
        <w:t xml:space="preserve">as </w:t>
      </w:r>
      <w:r w:rsidRPr="00BB710F">
        <w:rPr>
          <w:rFonts w:ascii="Times New Roman" w:hAnsi="Times New Roman"/>
          <w:sz w:val="22"/>
          <w:szCs w:val="22"/>
        </w:rPr>
        <w:t xml:space="preserve">detailed in </w:t>
      </w:r>
      <w:r w:rsidR="004408BC" w:rsidRPr="00BB710F">
        <w:rPr>
          <w:rFonts w:ascii="Times New Roman" w:hAnsi="Times New Roman"/>
          <w:b/>
          <w:sz w:val="22"/>
          <w:szCs w:val="22"/>
        </w:rPr>
        <w:t>Annexure B</w:t>
      </w:r>
      <w:r w:rsidR="00C26730" w:rsidRPr="00BB710F">
        <w:rPr>
          <w:rFonts w:ascii="Times New Roman" w:hAnsi="Times New Roman"/>
          <w:b/>
          <w:sz w:val="22"/>
          <w:szCs w:val="22"/>
        </w:rPr>
        <w:t xml:space="preserve"> </w:t>
      </w:r>
      <w:r w:rsidR="00C26730" w:rsidRPr="00BB710F">
        <w:rPr>
          <w:rFonts w:ascii="Times New Roman" w:hAnsi="Times New Roman"/>
          <w:sz w:val="22"/>
          <w:szCs w:val="22"/>
        </w:rPr>
        <w:t>(“</w:t>
      </w:r>
      <w:r w:rsidR="00C26730" w:rsidRPr="00BB710F">
        <w:rPr>
          <w:rFonts w:ascii="Times New Roman" w:hAnsi="Times New Roman"/>
          <w:b/>
          <w:sz w:val="22"/>
          <w:szCs w:val="22"/>
        </w:rPr>
        <w:t>Service Levels</w:t>
      </w:r>
      <w:r w:rsidR="00C26730" w:rsidRPr="00BB710F">
        <w:rPr>
          <w:rFonts w:ascii="Times New Roman" w:hAnsi="Times New Roman"/>
          <w:sz w:val="22"/>
          <w:szCs w:val="22"/>
        </w:rPr>
        <w:t>”)</w:t>
      </w:r>
      <w:r w:rsidR="004408BC" w:rsidRPr="00BB710F">
        <w:rPr>
          <w:rFonts w:ascii="Times New Roman" w:hAnsi="Times New Roman"/>
          <w:sz w:val="22"/>
          <w:szCs w:val="22"/>
        </w:rPr>
        <w:t>.</w:t>
      </w:r>
      <w:r w:rsidR="00224D78" w:rsidRPr="00BB710F">
        <w:rPr>
          <w:rFonts w:ascii="Times New Roman" w:hAnsi="Times New Roman"/>
          <w:sz w:val="22"/>
          <w:szCs w:val="22"/>
        </w:rPr>
        <w:t xml:space="preserve"> </w:t>
      </w:r>
      <w:r w:rsidR="0072048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135934" w:rsidRPr="00BB710F">
        <w:rPr>
          <w:rFonts w:ascii="Times New Roman" w:hAnsi="Times New Roman"/>
          <w:sz w:val="22"/>
          <w:szCs w:val="22"/>
        </w:rPr>
        <w:t xml:space="preserve"> </w:t>
      </w:r>
      <w:r w:rsidR="00C26730" w:rsidRPr="00BB710F">
        <w:rPr>
          <w:rFonts w:ascii="Times New Roman" w:hAnsi="Times New Roman"/>
          <w:sz w:val="22"/>
          <w:szCs w:val="22"/>
        </w:rPr>
        <w:t>acknowledges and agrees that failu</w:t>
      </w:r>
      <w:r w:rsidR="00135934" w:rsidRPr="00BB710F">
        <w:rPr>
          <w:rFonts w:ascii="Times New Roman" w:hAnsi="Times New Roman"/>
          <w:sz w:val="22"/>
          <w:szCs w:val="22"/>
        </w:rPr>
        <w:t>re to adhere to the timelines</w:t>
      </w:r>
      <w:r w:rsidR="00C26730" w:rsidRPr="00BB710F">
        <w:rPr>
          <w:rFonts w:ascii="Times New Roman" w:hAnsi="Times New Roman"/>
          <w:sz w:val="22"/>
          <w:szCs w:val="22"/>
        </w:rPr>
        <w:t xml:space="preserve"> and Service Levels shall be deemed as a material breach of the terms of this Agreement. </w:t>
      </w:r>
      <w:r w:rsidR="00135934" w:rsidRPr="00BB710F">
        <w:rPr>
          <w:rFonts w:ascii="Times New Roman" w:hAnsi="Times New Roman"/>
          <w:sz w:val="22"/>
          <w:szCs w:val="22"/>
        </w:rPr>
        <w:t xml:space="preserve"> </w:t>
      </w:r>
      <w:r w:rsidR="00D91BCB" w:rsidRPr="00BB710F">
        <w:rPr>
          <w:rFonts w:ascii="Times New Roman" w:hAnsi="Times New Roman"/>
          <w:sz w:val="22"/>
          <w:szCs w:val="22"/>
        </w:rPr>
        <w:t xml:space="preserve">In the event of any breach of the Service Levels specified above, IndiGo will, without prejudice to any rights or remedies available to it under the Agreement or Law (including IndiGo’s right to terminate this Agreement under Clause 8.2), be eligible to receive a credit in the manner specified </w:t>
      </w:r>
      <w:r w:rsidR="004E257F">
        <w:rPr>
          <w:rFonts w:ascii="Times New Roman" w:hAnsi="Times New Roman"/>
          <w:sz w:val="22"/>
          <w:szCs w:val="22"/>
        </w:rPr>
        <w:t>under</w:t>
      </w:r>
      <w:r w:rsidR="00D91BCB" w:rsidRPr="00BB710F">
        <w:rPr>
          <w:rFonts w:ascii="Times New Roman" w:hAnsi="Times New Roman"/>
          <w:sz w:val="22"/>
          <w:szCs w:val="22"/>
        </w:rPr>
        <w:t xml:space="preserve"> </w:t>
      </w:r>
      <w:r w:rsidR="00D91BCB" w:rsidRPr="00BB710F">
        <w:rPr>
          <w:rFonts w:ascii="Times New Roman" w:hAnsi="Times New Roman"/>
          <w:b/>
          <w:sz w:val="22"/>
          <w:szCs w:val="22"/>
        </w:rPr>
        <w:t>Annexure B</w:t>
      </w:r>
      <w:r w:rsidR="008339F5">
        <w:rPr>
          <w:rFonts w:ascii="Times New Roman" w:hAnsi="Times New Roman"/>
          <w:b/>
          <w:sz w:val="22"/>
          <w:szCs w:val="22"/>
        </w:rPr>
        <w:t xml:space="preserve"> </w:t>
      </w:r>
      <w:r w:rsidR="008339F5" w:rsidRPr="002B2317">
        <w:rPr>
          <w:rFonts w:ascii="Times New Roman" w:hAnsi="Times New Roman"/>
          <w:bCs/>
          <w:sz w:val="22"/>
          <w:szCs w:val="22"/>
        </w:rPr>
        <w:t>(</w:t>
      </w:r>
      <w:r w:rsidR="008339F5">
        <w:rPr>
          <w:rFonts w:ascii="Times New Roman" w:hAnsi="Times New Roman"/>
          <w:b/>
          <w:sz w:val="22"/>
          <w:szCs w:val="22"/>
        </w:rPr>
        <w:t>“Service Credit”</w:t>
      </w:r>
      <w:r w:rsidR="008339F5" w:rsidRPr="002B2317">
        <w:rPr>
          <w:rFonts w:ascii="Times New Roman" w:hAnsi="Times New Roman"/>
          <w:bCs/>
          <w:sz w:val="22"/>
          <w:szCs w:val="22"/>
        </w:rPr>
        <w:t>)</w:t>
      </w:r>
      <w:r w:rsidR="00D91BCB" w:rsidRPr="00BB710F">
        <w:rPr>
          <w:rFonts w:ascii="Times New Roman" w:hAnsi="Times New Roman"/>
          <w:sz w:val="22"/>
          <w:szCs w:val="22"/>
        </w:rPr>
        <w:t xml:space="preserve">, which shall be applied and adjusted as a discount in the invoice issued by </w:t>
      </w:r>
      <w:r w:rsidR="0072048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D91BCB" w:rsidRPr="00BB710F">
        <w:rPr>
          <w:rFonts w:ascii="Times New Roman" w:hAnsi="Times New Roman"/>
          <w:sz w:val="22"/>
          <w:szCs w:val="22"/>
        </w:rPr>
        <w:t xml:space="preserve"> in the immediately subsequent month</w:t>
      </w:r>
      <w:r w:rsidR="00135934" w:rsidRPr="00BB710F">
        <w:rPr>
          <w:rFonts w:ascii="Times New Roman" w:hAnsi="Times New Roman"/>
          <w:sz w:val="22"/>
          <w:szCs w:val="22"/>
        </w:rPr>
        <w:t xml:space="preserve">. </w:t>
      </w:r>
      <w:r w:rsidR="00A863D0">
        <w:rPr>
          <w:rFonts w:ascii="Times New Roman" w:hAnsi="Times New Roman"/>
          <w:sz w:val="22"/>
          <w:szCs w:val="22"/>
        </w:rPr>
        <w:t xml:space="preserve">Service Provider </w:t>
      </w:r>
      <w:r w:rsidR="00A863D0" w:rsidRPr="00A863D0">
        <w:rPr>
          <w:rFonts w:ascii="Times New Roman" w:hAnsi="Times New Roman"/>
          <w:sz w:val="22"/>
          <w:szCs w:val="22"/>
        </w:rPr>
        <w:t xml:space="preserve">acknowledges and agrees that Service Credits are not penalties or liquidated damages but are an adjustment to the fees to compensate the </w:t>
      </w:r>
      <w:r w:rsidR="00845C31">
        <w:rPr>
          <w:rFonts w:ascii="Times New Roman" w:hAnsi="Times New Roman"/>
          <w:sz w:val="22"/>
          <w:szCs w:val="22"/>
        </w:rPr>
        <w:t>IndiGo</w:t>
      </w:r>
      <w:r w:rsidR="00A863D0" w:rsidRPr="00A863D0">
        <w:rPr>
          <w:rFonts w:ascii="Times New Roman" w:hAnsi="Times New Roman"/>
          <w:sz w:val="22"/>
          <w:szCs w:val="22"/>
        </w:rPr>
        <w:t xml:space="preserve"> for the diminished value of the products and services.</w:t>
      </w:r>
    </w:p>
    <w:p w14:paraId="7B6028B4" w14:textId="77777777" w:rsidR="008E0DB9" w:rsidRPr="00BB710F" w:rsidRDefault="008E0DB9" w:rsidP="008E0DB9">
      <w:pPr>
        <w:pStyle w:val="CommentText"/>
        <w:spacing w:after="0" w:line="240" w:lineRule="auto"/>
        <w:jc w:val="both"/>
        <w:rPr>
          <w:rFonts w:ascii="Times New Roman" w:hAnsi="Times New Roman"/>
          <w:u w:val="single"/>
        </w:rPr>
      </w:pPr>
    </w:p>
    <w:p w14:paraId="40651822" w14:textId="6EE749E4" w:rsidR="008019D4" w:rsidRPr="00BB710F" w:rsidRDefault="00954E93" w:rsidP="00272CB0">
      <w:pPr>
        <w:pStyle w:val="CommentText"/>
        <w:numPr>
          <w:ilvl w:val="0"/>
          <w:numId w:val="17"/>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During the Term, </w:t>
      </w:r>
      <w:r w:rsidR="0072048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Pr="00BB710F">
        <w:rPr>
          <w:rFonts w:ascii="Times New Roman" w:hAnsi="Times New Roman"/>
          <w:sz w:val="22"/>
          <w:szCs w:val="22"/>
        </w:rPr>
        <w:t xml:space="preserve">will release </w:t>
      </w:r>
      <w:r w:rsidR="008019D4" w:rsidRPr="00BB710F">
        <w:rPr>
          <w:rFonts w:ascii="Times New Roman" w:hAnsi="Times New Roman"/>
          <w:sz w:val="22"/>
          <w:szCs w:val="22"/>
        </w:rPr>
        <w:t xml:space="preserve">all necessary </w:t>
      </w:r>
      <w:r w:rsidRPr="00BB710F">
        <w:rPr>
          <w:rFonts w:ascii="Times New Roman" w:hAnsi="Times New Roman"/>
          <w:sz w:val="22"/>
          <w:szCs w:val="22"/>
        </w:rPr>
        <w:t xml:space="preserve">Upgrades, </w:t>
      </w:r>
      <w:r w:rsidR="00C738FC" w:rsidRPr="00BB710F">
        <w:rPr>
          <w:rFonts w:ascii="Times New Roman" w:hAnsi="Times New Roman"/>
          <w:sz w:val="22"/>
          <w:szCs w:val="22"/>
        </w:rPr>
        <w:t>on a timely basis</w:t>
      </w:r>
      <w:r w:rsidR="008019D4" w:rsidRPr="00BB710F">
        <w:rPr>
          <w:rFonts w:ascii="Times New Roman" w:hAnsi="Times New Roman"/>
          <w:sz w:val="22"/>
          <w:szCs w:val="22"/>
        </w:rPr>
        <w:t>, at no additional cost to the Customer</w:t>
      </w:r>
      <w:r w:rsidRPr="00BB710F">
        <w:rPr>
          <w:rFonts w:ascii="Times New Roman" w:hAnsi="Times New Roman"/>
          <w:sz w:val="22"/>
          <w:szCs w:val="22"/>
        </w:rPr>
        <w:t>.</w:t>
      </w:r>
      <w:r w:rsidR="008019D4" w:rsidRPr="00BB710F">
        <w:rPr>
          <w:rFonts w:ascii="Times New Roman" w:hAnsi="Times New Roman"/>
          <w:sz w:val="22"/>
          <w:szCs w:val="22"/>
        </w:rPr>
        <w:t xml:space="preserv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00C738FC" w:rsidRPr="00BB710F">
        <w:rPr>
          <w:rFonts w:ascii="Times New Roman" w:hAnsi="Times New Roman"/>
          <w:sz w:val="22"/>
          <w:szCs w:val="22"/>
        </w:rPr>
        <w:t xml:space="preserve">will, at a minimum, give </w:t>
      </w:r>
      <w:r w:rsidR="0049585C" w:rsidRPr="00BB710F">
        <w:rPr>
          <w:rFonts w:ascii="Times New Roman" w:hAnsi="Times New Roman"/>
          <w:sz w:val="22"/>
          <w:szCs w:val="22"/>
        </w:rPr>
        <w:t xml:space="preserve"> </w:t>
      </w:r>
      <w:r w:rsidR="00F12D38" w:rsidRPr="00BB710F">
        <w:rPr>
          <w:rFonts w:ascii="Times New Roman" w:hAnsi="Times New Roman"/>
          <w:sz w:val="22"/>
          <w:szCs w:val="22"/>
        </w:rPr>
        <w:t>4</w:t>
      </w:r>
      <w:r w:rsidR="001A3E65">
        <w:rPr>
          <w:rFonts w:ascii="Times New Roman" w:hAnsi="Times New Roman"/>
          <w:sz w:val="22"/>
          <w:szCs w:val="22"/>
        </w:rPr>
        <w:t xml:space="preserve"> (four)</w:t>
      </w:r>
      <w:r w:rsidR="00F12D38" w:rsidRPr="00BB710F">
        <w:rPr>
          <w:rFonts w:ascii="Times New Roman" w:hAnsi="Times New Roman"/>
          <w:sz w:val="22"/>
          <w:szCs w:val="22"/>
        </w:rPr>
        <w:t xml:space="preserve"> weeks </w:t>
      </w:r>
      <w:r w:rsidR="00C738FC" w:rsidRPr="00BB710F">
        <w:rPr>
          <w:rFonts w:ascii="Times New Roman" w:hAnsi="Times New Roman"/>
          <w:sz w:val="22"/>
          <w:szCs w:val="22"/>
        </w:rPr>
        <w:t xml:space="preserve">notice to the Customer of any Upgrade that will significantly impact the Customer </w:t>
      </w:r>
      <w:r w:rsidR="007B0645" w:rsidRPr="00BB710F">
        <w:rPr>
          <w:rFonts w:ascii="Times New Roman" w:hAnsi="Times New Roman"/>
          <w:sz w:val="22"/>
          <w:szCs w:val="22"/>
        </w:rPr>
        <w:t xml:space="preserve">System </w:t>
      </w:r>
      <w:r w:rsidR="00C738FC" w:rsidRPr="00BB710F">
        <w:rPr>
          <w:rFonts w:ascii="Times New Roman" w:hAnsi="Times New Roman"/>
          <w:sz w:val="22"/>
          <w:szCs w:val="22"/>
        </w:rPr>
        <w:t xml:space="preserve">or </w:t>
      </w:r>
      <w:r w:rsidR="007B0645" w:rsidRPr="00BB710F">
        <w:rPr>
          <w:rFonts w:ascii="Times New Roman" w:hAnsi="Times New Roman"/>
          <w:sz w:val="22"/>
          <w:szCs w:val="22"/>
        </w:rPr>
        <w:t xml:space="preserve">Composite </w:t>
      </w:r>
      <w:r w:rsidR="00C738FC" w:rsidRPr="00BB710F">
        <w:rPr>
          <w:rFonts w:ascii="Times New Roman" w:hAnsi="Times New Roman"/>
          <w:sz w:val="22"/>
          <w:szCs w:val="22"/>
        </w:rPr>
        <w:t xml:space="preserve">Software.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008019D4" w:rsidRPr="00BB710F">
        <w:rPr>
          <w:rFonts w:ascii="Times New Roman" w:hAnsi="Times New Roman"/>
          <w:sz w:val="22"/>
          <w:szCs w:val="22"/>
        </w:rPr>
        <w:t>will ensure that all Upgrades are compatible with Customer Systems</w:t>
      </w:r>
      <w:r w:rsidR="00FF4A43">
        <w:rPr>
          <w:rFonts w:ascii="Times New Roman" w:hAnsi="Times New Roman"/>
          <w:sz w:val="22"/>
          <w:szCs w:val="22"/>
        </w:rPr>
        <w:t xml:space="preserve"> and do </w:t>
      </w:r>
      <w:r w:rsidR="004929BE">
        <w:rPr>
          <w:rFonts w:ascii="Times New Roman" w:hAnsi="Times New Roman"/>
          <w:sz w:val="22"/>
          <w:szCs w:val="22"/>
        </w:rPr>
        <w:t xml:space="preserve">not reduce the functionality or </w:t>
      </w:r>
      <w:r w:rsidR="004929BE" w:rsidRPr="004929BE">
        <w:rPr>
          <w:rFonts w:ascii="Times New Roman" w:hAnsi="Times New Roman"/>
          <w:sz w:val="22"/>
          <w:szCs w:val="22"/>
        </w:rPr>
        <w:t>cause any adverse impact on the Customer</w:t>
      </w:r>
      <w:r w:rsidR="004929BE">
        <w:rPr>
          <w:rFonts w:ascii="Times New Roman" w:hAnsi="Times New Roman"/>
          <w:sz w:val="22"/>
          <w:szCs w:val="22"/>
        </w:rPr>
        <w:t>, without the prior written approval of the Customer</w:t>
      </w:r>
      <w:r w:rsidR="008019D4" w:rsidRPr="00BB710F">
        <w:rPr>
          <w:rFonts w:ascii="Times New Roman" w:hAnsi="Times New Roman"/>
          <w:sz w:val="22"/>
          <w:szCs w:val="22"/>
        </w:rPr>
        <w:t>. If any Upgrade:</w:t>
      </w:r>
      <w:r w:rsidR="001D258C" w:rsidRPr="00BB710F">
        <w:rPr>
          <w:rFonts w:ascii="Times New Roman" w:hAnsi="Times New Roman"/>
          <w:sz w:val="22"/>
          <w:szCs w:val="22"/>
        </w:rPr>
        <w:t xml:space="preserve">   </w:t>
      </w:r>
    </w:p>
    <w:p w14:paraId="015BA998" w14:textId="77777777" w:rsidR="008019D4" w:rsidRPr="00BB710F" w:rsidRDefault="008019D4" w:rsidP="007E40E4">
      <w:pPr>
        <w:pStyle w:val="ListParagraph"/>
        <w:spacing w:after="0" w:line="240" w:lineRule="auto"/>
        <w:rPr>
          <w:rFonts w:ascii="Times New Roman" w:hAnsi="Times New Roman" w:cs="Times New Roman"/>
        </w:rPr>
      </w:pPr>
    </w:p>
    <w:p w14:paraId="3485EC82" w14:textId="7593C06C" w:rsidR="008019D4" w:rsidRPr="00BB710F" w:rsidRDefault="008019D4" w:rsidP="0072048F">
      <w:pPr>
        <w:pStyle w:val="ListParagraph"/>
        <w:spacing w:after="0" w:line="240" w:lineRule="auto"/>
        <w:ind w:left="1170" w:hanging="630"/>
        <w:jc w:val="both"/>
        <w:rPr>
          <w:rFonts w:ascii="Times New Roman" w:hAnsi="Times New Roman" w:cs="Times New Roman"/>
        </w:rPr>
      </w:pPr>
      <w:r w:rsidRPr="00BB710F">
        <w:rPr>
          <w:rFonts w:ascii="Times New Roman" w:hAnsi="Times New Roman" w:cs="Times New Roman"/>
        </w:rPr>
        <w:t xml:space="preserve">(i) </w:t>
      </w:r>
      <w:r w:rsidR="007F5FBC" w:rsidRPr="00BB710F">
        <w:rPr>
          <w:rFonts w:ascii="Times New Roman" w:hAnsi="Times New Roman" w:cs="Times New Roman"/>
        </w:rPr>
        <w:tab/>
      </w:r>
      <w:r w:rsidRPr="00BB710F">
        <w:rPr>
          <w:rFonts w:ascii="Times New Roman" w:hAnsi="Times New Roman" w:cs="Times New Roman"/>
        </w:rPr>
        <w:t xml:space="preserve">results in any interference or disruption in the </w:t>
      </w:r>
      <w:r w:rsidR="007B0645" w:rsidRPr="00BB710F">
        <w:rPr>
          <w:rFonts w:ascii="Times New Roman" w:hAnsi="Times New Roman" w:cs="Times New Roman"/>
        </w:rPr>
        <w:t xml:space="preserve">Composite </w:t>
      </w:r>
      <w:r w:rsidRPr="00BB710F">
        <w:rPr>
          <w:rFonts w:ascii="Times New Roman" w:hAnsi="Times New Roman" w:cs="Times New Roman"/>
        </w:rPr>
        <w:t xml:space="preserve">Software, </w:t>
      </w:r>
      <w:r w:rsidR="00411336" w:rsidRPr="00BB710F">
        <w:rPr>
          <w:rFonts w:ascii="Times New Roman" w:hAnsi="Times New Roman" w:cs="Times New Roman"/>
        </w:rPr>
        <w:t>Service Provider</w:t>
      </w:r>
      <w:r w:rsidR="001D258C" w:rsidRPr="00BB710F">
        <w:rPr>
          <w:rFonts w:ascii="Times New Roman" w:hAnsi="Times New Roman" w:cs="Times New Roman"/>
        </w:rPr>
        <w:t xml:space="preserve"> </w:t>
      </w:r>
      <w:r w:rsidRPr="00BB710F">
        <w:rPr>
          <w:rFonts w:ascii="Times New Roman" w:hAnsi="Times New Roman" w:cs="Times New Roman"/>
        </w:rPr>
        <w:t>will be responsible and liable for removing such interference or disruption, at its sole cost and liability; and/or</w:t>
      </w:r>
      <w:r w:rsidR="001D258C" w:rsidRPr="00BB710F">
        <w:rPr>
          <w:rFonts w:ascii="Times New Roman" w:hAnsi="Times New Roman" w:cs="Times New Roman"/>
        </w:rPr>
        <w:t xml:space="preserve"> </w:t>
      </w:r>
    </w:p>
    <w:p w14:paraId="10CF0B3A" w14:textId="77777777" w:rsidR="007F5FBC" w:rsidRPr="00BB710F" w:rsidRDefault="007F5FBC" w:rsidP="0072048F">
      <w:pPr>
        <w:pStyle w:val="ListParagraph"/>
        <w:spacing w:after="0" w:line="240" w:lineRule="auto"/>
        <w:ind w:left="1170" w:hanging="630"/>
        <w:jc w:val="both"/>
        <w:rPr>
          <w:rFonts w:ascii="Times New Roman" w:hAnsi="Times New Roman" w:cs="Times New Roman"/>
        </w:rPr>
      </w:pPr>
    </w:p>
    <w:p w14:paraId="71EE606F" w14:textId="4179542F" w:rsidR="003434A7" w:rsidRPr="00BB710F" w:rsidRDefault="008019D4" w:rsidP="00272CB0">
      <w:pPr>
        <w:pStyle w:val="ListParagraph"/>
        <w:numPr>
          <w:ilvl w:val="3"/>
          <w:numId w:val="28"/>
        </w:numPr>
        <w:spacing w:after="0" w:line="240" w:lineRule="auto"/>
        <w:ind w:left="1170" w:hanging="630"/>
        <w:jc w:val="both"/>
        <w:rPr>
          <w:rFonts w:ascii="Times New Roman" w:hAnsi="Times New Roman" w:cs="Times New Roman"/>
        </w:rPr>
      </w:pPr>
      <w:r w:rsidRPr="00BB710F">
        <w:rPr>
          <w:rFonts w:ascii="Times New Roman" w:hAnsi="Times New Roman" w:cs="Times New Roman"/>
        </w:rPr>
        <w:t xml:space="preserve">requires any change in the Customer </w:t>
      </w:r>
      <w:r w:rsidR="007B0645" w:rsidRPr="00BB710F">
        <w:rPr>
          <w:rFonts w:ascii="Times New Roman" w:hAnsi="Times New Roman" w:cs="Times New Roman"/>
        </w:rPr>
        <w:t>System</w:t>
      </w:r>
      <w:r w:rsidRPr="00BB710F">
        <w:rPr>
          <w:rFonts w:ascii="Times New Roman" w:hAnsi="Times New Roman" w:cs="Times New Roman"/>
        </w:rPr>
        <w:t xml:space="preserve">, the same may be carried out by the Customer, at its sole discretion. If however, the Customer is unwilling or unable to </w:t>
      </w:r>
      <w:r w:rsidR="007F5FBC" w:rsidRPr="00BB710F">
        <w:rPr>
          <w:rFonts w:ascii="Times New Roman" w:hAnsi="Times New Roman" w:cs="Times New Roman"/>
        </w:rPr>
        <w:t xml:space="preserve">carry out the required changes in the Customer </w:t>
      </w:r>
      <w:r w:rsidR="007B0645" w:rsidRPr="00BB710F">
        <w:rPr>
          <w:rFonts w:ascii="Times New Roman" w:hAnsi="Times New Roman" w:cs="Times New Roman"/>
        </w:rPr>
        <w:t>System</w:t>
      </w:r>
      <w:r w:rsidR="007F5FBC" w:rsidRPr="00BB710F">
        <w:rPr>
          <w:rFonts w:ascii="Times New Roman" w:hAnsi="Times New Roman" w:cs="Times New Roman"/>
        </w:rPr>
        <w:t xml:space="preserve">, </w:t>
      </w:r>
      <w:r w:rsidR="00411336" w:rsidRPr="00BB710F">
        <w:rPr>
          <w:rFonts w:ascii="Times New Roman" w:hAnsi="Times New Roman" w:cs="Times New Roman"/>
        </w:rPr>
        <w:t>Service Provider</w:t>
      </w:r>
      <w:r w:rsidR="001D258C" w:rsidRPr="00BB710F">
        <w:rPr>
          <w:rFonts w:ascii="Times New Roman" w:hAnsi="Times New Roman" w:cs="Times New Roman"/>
        </w:rPr>
        <w:t xml:space="preserve"> </w:t>
      </w:r>
      <w:r w:rsidR="007F5FBC" w:rsidRPr="00BB710F">
        <w:rPr>
          <w:rFonts w:ascii="Times New Roman" w:hAnsi="Times New Roman" w:cs="Times New Roman"/>
        </w:rPr>
        <w:t xml:space="preserve">will be solely liable to ensure that the </w:t>
      </w:r>
      <w:r w:rsidR="007B0645" w:rsidRPr="00BB710F">
        <w:rPr>
          <w:rFonts w:ascii="Times New Roman" w:hAnsi="Times New Roman" w:cs="Times New Roman"/>
        </w:rPr>
        <w:t xml:space="preserve">Composite </w:t>
      </w:r>
      <w:r w:rsidR="007F5FBC" w:rsidRPr="00BB710F">
        <w:rPr>
          <w:rFonts w:ascii="Times New Roman" w:hAnsi="Times New Roman" w:cs="Times New Roman"/>
        </w:rPr>
        <w:t xml:space="preserve">Software and Upgrades are modified to become compatible with the Customer </w:t>
      </w:r>
      <w:r w:rsidR="007B0645" w:rsidRPr="00BB710F">
        <w:rPr>
          <w:rFonts w:ascii="Times New Roman" w:hAnsi="Times New Roman" w:cs="Times New Roman"/>
        </w:rPr>
        <w:t>System</w:t>
      </w:r>
      <w:r w:rsidR="00893E64" w:rsidRPr="00BB710F">
        <w:rPr>
          <w:rFonts w:ascii="Times New Roman" w:hAnsi="Times New Roman" w:cs="Times New Roman"/>
        </w:rPr>
        <w:t xml:space="preserve"> within a period </w:t>
      </w:r>
      <w:r w:rsidR="00304E11" w:rsidRPr="00BB710F">
        <w:rPr>
          <w:rFonts w:ascii="Times New Roman" w:hAnsi="Times New Roman" w:cs="Times New Roman"/>
        </w:rPr>
        <w:t xml:space="preserve">mutually agreed </w:t>
      </w:r>
      <w:r w:rsidR="009F2112" w:rsidRPr="00BB710F">
        <w:rPr>
          <w:rFonts w:ascii="Times New Roman" w:hAnsi="Times New Roman" w:cs="Times New Roman"/>
        </w:rPr>
        <w:t xml:space="preserve">in writing </w:t>
      </w:r>
      <w:r w:rsidR="00304E11" w:rsidRPr="00BB710F">
        <w:rPr>
          <w:rFonts w:ascii="Times New Roman" w:hAnsi="Times New Roman" w:cs="Times New Roman"/>
        </w:rPr>
        <w:t>between the Parties</w:t>
      </w:r>
      <w:r w:rsidR="00A02085" w:rsidRPr="00BB710F">
        <w:rPr>
          <w:rFonts w:ascii="Times New Roman" w:hAnsi="Times New Roman" w:cs="Times New Roman"/>
        </w:rPr>
        <w:t xml:space="preserve">, at </w:t>
      </w:r>
      <w:r w:rsidR="00411336" w:rsidRPr="00BB710F">
        <w:rPr>
          <w:rFonts w:ascii="Times New Roman" w:hAnsi="Times New Roman" w:cs="Times New Roman"/>
        </w:rPr>
        <w:t>Service Provider</w:t>
      </w:r>
      <w:r w:rsidR="00A02085" w:rsidRPr="00BB710F">
        <w:rPr>
          <w:rFonts w:ascii="Times New Roman" w:hAnsi="Times New Roman" w:cs="Times New Roman"/>
        </w:rPr>
        <w:t>’s sole cost</w:t>
      </w:r>
      <w:r w:rsidR="003434A7" w:rsidRPr="00BB710F">
        <w:rPr>
          <w:rFonts w:ascii="Times New Roman" w:hAnsi="Times New Roman" w:cs="Times New Roman"/>
        </w:rPr>
        <w:t>; and/or</w:t>
      </w:r>
    </w:p>
    <w:p w14:paraId="60F678E6" w14:textId="77777777" w:rsidR="003434A7" w:rsidRPr="00BB710F" w:rsidRDefault="003434A7" w:rsidP="0072048F">
      <w:pPr>
        <w:pStyle w:val="ListParagraph"/>
        <w:spacing w:after="0" w:line="240" w:lineRule="auto"/>
        <w:ind w:left="1170" w:hanging="630"/>
        <w:jc w:val="both"/>
        <w:rPr>
          <w:rFonts w:ascii="Times New Roman" w:hAnsi="Times New Roman" w:cs="Times New Roman"/>
        </w:rPr>
      </w:pPr>
    </w:p>
    <w:p w14:paraId="6A88E771" w14:textId="248AD6D6" w:rsidR="003434A7" w:rsidRPr="00BB710F" w:rsidRDefault="003434A7" w:rsidP="00272CB0">
      <w:pPr>
        <w:pStyle w:val="ListParagraph"/>
        <w:numPr>
          <w:ilvl w:val="3"/>
          <w:numId w:val="28"/>
        </w:numPr>
        <w:spacing w:after="0" w:line="240" w:lineRule="auto"/>
        <w:ind w:left="1170" w:hanging="630"/>
        <w:jc w:val="both"/>
        <w:rPr>
          <w:rFonts w:ascii="Times New Roman" w:hAnsi="Times New Roman" w:cs="Times New Roman"/>
        </w:rPr>
      </w:pPr>
      <w:r w:rsidRPr="00BB710F">
        <w:rPr>
          <w:rFonts w:ascii="Times New Roman" w:hAnsi="Times New Roman" w:cs="Times New Roman"/>
        </w:rPr>
        <w:t xml:space="preserve">is required to be implemented pursuant to a legal requirement or mandated by applicable Law </w:t>
      </w:r>
      <w:r w:rsidR="00F12D38" w:rsidRPr="00BB710F">
        <w:rPr>
          <w:rFonts w:ascii="Times New Roman" w:hAnsi="Times New Roman" w:cs="Times New Roman"/>
        </w:rPr>
        <w:t xml:space="preserve">with respect to software services </w:t>
      </w:r>
      <w:r w:rsidRPr="00BB710F">
        <w:rPr>
          <w:rFonts w:ascii="Times New Roman" w:hAnsi="Times New Roman" w:cs="Times New Roman"/>
        </w:rPr>
        <w:t>then such Upgrades shall be released and implemented free of cost, within timelines specified under Law or by IndiGo.</w:t>
      </w:r>
    </w:p>
    <w:p w14:paraId="2123DCBA" w14:textId="77777777" w:rsidR="00C738FC" w:rsidRPr="00BB710F" w:rsidRDefault="008019D4" w:rsidP="003434A7">
      <w:pPr>
        <w:pStyle w:val="ListParagraph"/>
        <w:spacing w:after="0" w:line="240" w:lineRule="auto"/>
        <w:ind w:left="1620" w:hanging="540"/>
        <w:jc w:val="both"/>
        <w:rPr>
          <w:rFonts w:ascii="Times New Roman" w:hAnsi="Times New Roman" w:cs="Times New Roman"/>
          <w:u w:val="single"/>
        </w:rPr>
      </w:pPr>
      <w:r w:rsidRPr="00BB710F">
        <w:rPr>
          <w:rFonts w:ascii="Times New Roman" w:hAnsi="Times New Roman" w:cs="Times New Roman"/>
        </w:rPr>
        <w:t xml:space="preserve"> </w:t>
      </w:r>
      <w:r w:rsidR="001D258C" w:rsidRPr="00BB710F">
        <w:rPr>
          <w:rFonts w:ascii="Times New Roman" w:hAnsi="Times New Roman" w:cs="Times New Roman"/>
        </w:rPr>
        <w:t xml:space="preserve">  </w:t>
      </w:r>
    </w:p>
    <w:p w14:paraId="77D79D04" w14:textId="4212FD80" w:rsidR="00C738FC" w:rsidRPr="00BB710F" w:rsidRDefault="0072048F" w:rsidP="00272CB0">
      <w:pPr>
        <w:pStyle w:val="CommentText"/>
        <w:numPr>
          <w:ilvl w:val="0"/>
          <w:numId w:val="17"/>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lastRenderedPageBreak/>
        <w:t xml:space="preserve">The </w:t>
      </w:r>
      <w:r w:rsidR="00411336" w:rsidRPr="00BB710F">
        <w:rPr>
          <w:rFonts w:ascii="Times New Roman" w:hAnsi="Times New Roman"/>
          <w:sz w:val="22"/>
          <w:szCs w:val="22"/>
        </w:rPr>
        <w:t>Service Provider</w:t>
      </w:r>
      <w:r w:rsidR="001D258C" w:rsidRPr="00BB710F">
        <w:rPr>
          <w:rFonts w:ascii="Times New Roman" w:hAnsi="Times New Roman"/>
          <w:sz w:val="22"/>
          <w:szCs w:val="22"/>
        </w:rPr>
        <w:t xml:space="preserve"> </w:t>
      </w:r>
      <w:r w:rsidR="00C738FC" w:rsidRPr="00BB710F">
        <w:rPr>
          <w:rFonts w:ascii="Times New Roman" w:hAnsi="Times New Roman"/>
          <w:sz w:val="22"/>
          <w:szCs w:val="22"/>
        </w:rPr>
        <w:t xml:space="preserve">will furnish </w:t>
      </w:r>
      <w:r w:rsidR="00304E11" w:rsidRPr="00BB710F">
        <w:rPr>
          <w:rFonts w:ascii="Times New Roman" w:hAnsi="Times New Roman"/>
          <w:sz w:val="22"/>
          <w:szCs w:val="22"/>
        </w:rPr>
        <w:t xml:space="preserve">the relevant </w:t>
      </w:r>
      <w:r w:rsidR="007529DA" w:rsidRPr="00BB710F">
        <w:rPr>
          <w:rFonts w:ascii="Times New Roman" w:hAnsi="Times New Roman"/>
          <w:sz w:val="22"/>
          <w:szCs w:val="22"/>
        </w:rPr>
        <w:t>Documentation</w:t>
      </w:r>
      <w:r w:rsidR="00C738FC" w:rsidRPr="00BB710F">
        <w:rPr>
          <w:rFonts w:ascii="Times New Roman" w:hAnsi="Times New Roman"/>
          <w:sz w:val="22"/>
          <w:szCs w:val="22"/>
        </w:rPr>
        <w:t xml:space="preserve"> </w:t>
      </w:r>
      <w:r w:rsidR="00304E11" w:rsidRPr="00BB710F">
        <w:rPr>
          <w:rFonts w:ascii="Times New Roman" w:hAnsi="Times New Roman"/>
          <w:sz w:val="22"/>
          <w:szCs w:val="22"/>
        </w:rPr>
        <w:t>(including release notes</w:t>
      </w:r>
      <w:r w:rsidR="001D258C" w:rsidRPr="00BB710F">
        <w:rPr>
          <w:rFonts w:ascii="Times New Roman" w:hAnsi="Times New Roman"/>
          <w:sz w:val="22"/>
          <w:szCs w:val="22"/>
        </w:rPr>
        <w:t xml:space="preserve"> and test cases for performing the UAT on such Upgrade</w:t>
      </w:r>
      <w:r w:rsidR="00304E11" w:rsidRPr="00BB710F">
        <w:rPr>
          <w:rFonts w:ascii="Times New Roman" w:hAnsi="Times New Roman"/>
          <w:sz w:val="22"/>
          <w:szCs w:val="22"/>
        </w:rPr>
        <w:t xml:space="preserve">) </w:t>
      </w:r>
      <w:r w:rsidR="007529DA" w:rsidRPr="00BB710F">
        <w:rPr>
          <w:rFonts w:ascii="Times New Roman" w:hAnsi="Times New Roman"/>
          <w:sz w:val="22"/>
          <w:szCs w:val="22"/>
        </w:rPr>
        <w:t xml:space="preserve">simultaneously with the release of an </w:t>
      </w:r>
      <w:r w:rsidR="00C738FC" w:rsidRPr="00BB710F">
        <w:rPr>
          <w:rFonts w:ascii="Times New Roman" w:hAnsi="Times New Roman"/>
          <w:sz w:val="22"/>
          <w:szCs w:val="22"/>
        </w:rPr>
        <w:t>Upgrade to the Customer.</w:t>
      </w:r>
      <w:r w:rsidR="001D258C" w:rsidRPr="00BB710F">
        <w:rPr>
          <w:rFonts w:ascii="Times New Roman" w:hAnsi="Times New Roman"/>
          <w:sz w:val="22"/>
          <w:szCs w:val="22"/>
        </w:rPr>
        <w:t xml:space="preserve"> </w:t>
      </w:r>
    </w:p>
    <w:p w14:paraId="25AF8D4E" w14:textId="77777777" w:rsidR="00744E23" w:rsidRPr="00BB710F" w:rsidRDefault="00744E23" w:rsidP="00E34CAE">
      <w:pPr>
        <w:pStyle w:val="ListParagraph"/>
        <w:spacing w:after="0" w:line="240" w:lineRule="auto"/>
        <w:ind w:left="360"/>
        <w:rPr>
          <w:rFonts w:ascii="Times New Roman" w:hAnsi="Times New Roman" w:cs="Times New Roman"/>
        </w:rPr>
      </w:pPr>
    </w:p>
    <w:p w14:paraId="5ACC9DB6" w14:textId="77777777" w:rsidR="00EB264F" w:rsidRPr="00BB710F" w:rsidRDefault="004408BC" w:rsidP="001449DE">
      <w:pPr>
        <w:pStyle w:val="ListParagraph"/>
        <w:numPr>
          <w:ilvl w:val="2"/>
          <w:numId w:val="2"/>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Hosting Services </w:t>
      </w:r>
    </w:p>
    <w:p w14:paraId="76CB27AE" w14:textId="77777777" w:rsidR="00EB264F" w:rsidRPr="00BB710F" w:rsidRDefault="00EB264F" w:rsidP="00E34CAE">
      <w:pPr>
        <w:pStyle w:val="ListParagraph"/>
        <w:spacing w:after="0" w:line="240" w:lineRule="auto"/>
        <w:ind w:left="360"/>
        <w:rPr>
          <w:rFonts w:ascii="Times New Roman" w:hAnsi="Times New Roman" w:cs="Times New Roman"/>
        </w:rPr>
      </w:pPr>
    </w:p>
    <w:p w14:paraId="6ABE32DF" w14:textId="354BD3E2" w:rsidR="004408BC" w:rsidRPr="00BB710F" w:rsidRDefault="0072048F"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4408BC" w:rsidRPr="00BB710F">
        <w:rPr>
          <w:rFonts w:ascii="Times New Roman" w:hAnsi="Times New Roman" w:cs="Times New Roman"/>
        </w:rPr>
        <w:t xml:space="preserve">will be responsible for ensuring that the </w:t>
      </w:r>
      <w:r w:rsidR="006E0944" w:rsidRPr="00BB710F">
        <w:rPr>
          <w:rFonts w:ascii="Times New Roman" w:hAnsi="Times New Roman" w:cs="Times New Roman"/>
        </w:rPr>
        <w:t xml:space="preserve">Composite </w:t>
      </w:r>
      <w:r w:rsidR="004408BC" w:rsidRPr="00BB710F">
        <w:rPr>
          <w:rFonts w:ascii="Times New Roman" w:hAnsi="Times New Roman" w:cs="Times New Roman"/>
        </w:rPr>
        <w:t xml:space="preserve">Software is hosted in a secure environment. </w:t>
      </w:r>
      <w:commentRangeStart w:id="29"/>
      <w:r w:rsidR="00EB264F" w:rsidRPr="00BB710F">
        <w:rPr>
          <w:rFonts w:ascii="Times New Roman" w:hAnsi="Times New Roman" w:cs="Times New Roman"/>
        </w:rPr>
        <w:t xml:space="preserve">Accordingly,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EB264F" w:rsidRPr="00BB710F">
        <w:rPr>
          <w:rFonts w:ascii="Times New Roman" w:hAnsi="Times New Roman" w:cs="Times New Roman"/>
        </w:rPr>
        <w:t xml:space="preserve">will host the </w:t>
      </w:r>
      <w:r w:rsidR="006E0944" w:rsidRPr="00BB710F">
        <w:rPr>
          <w:rFonts w:ascii="Times New Roman" w:hAnsi="Times New Roman" w:cs="Times New Roman"/>
        </w:rPr>
        <w:t xml:space="preserve">Composite </w:t>
      </w:r>
      <w:r w:rsidR="00EB264F" w:rsidRPr="00BB710F">
        <w:rPr>
          <w:rFonts w:ascii="Times New Roman" w:hAnsi="Times New Roman" w:cs="Times New Roman"/>
        </w:rPr>
        <w:t xml:space="preserve">Software on </w:t>
      </w:r>
      <w:r w:rsidR="0054181B">
        <w:rPr>
          <w:rFonts w:ascii="Times New Roman" w:hAnsi="Times New Roman" w:cs="Times New Roman"/>
        </w:rPr>
        <w:t>Azure</w:t>
      </w:r>
      <w:r w:rsidR="00C44DE5">
        <w:rPr>
          <w:rFonts w:ascii="Times New Roman" w:hAnsi="Times New Roman" w:cs="Times New Roman"/>
        </w:rPr>
        <w:t>/</w:t>
      </w:r>
      <w:r w:rsidR="001E7345">
        <w:rPr>
          <w:rFonts w:ascii="Times New Roman" w:hAnsi="Times New Roman" w:cs="Times New Roman"/>
        </w:rPr>
        <w:t>GCP-India region</w:t>
      </w:r>
      <w:r w:rsidR="007B0645" w:rsidRPr="00BB710F">
        <w:rPr>
          <w:rFonts w:ascii="Times New Roman" w:hAnsi="Times New Roman" w:cs="Times New Roman"/>
        </w:rPr>
        <w:t xml:space="preserve"> </w:t>
      </w:r>
      <w:commentRangeEnd w:id="29"/>
      <w:r w:rsidR="009F1A76" w:rsidRPr="00BB710F">
        <w:rPr>
          <w:rStyle w:val="CommentReference"/>
          <w:rFonts w:ascii="Times New Roman" w:hAnsi="Times New Roman" w:cs="Times New Roman"/>
          <w:sz w:val="22"/>
          <w:szCs w:val="22"/>
        </w:rPr>
        <w:commentReference w:id="29"/>
      </w:r>
      <w:r w:rsidR="007B0645" w:rsidRPr="00BB710F">
        <w:rPr>
          <w:rFonts w:ascii="Times New Roman" w:hAnsi="Times New Roman" w:cs="Times New Roman"/>
        </w:rPr>
        <w:t>and will not change the host without prior written consent of the Customer</w:t>
      </w:r>
      <w:r w:rsidR="00EB264F" w:rsidRPr="00BB710F">
        <w:rPr>
          <w:rFonts w:ascii="Times New Roman" w:hAnsi="Times New Roman" w:cs="Times New Roman"/>
        </w:rPr>
        <w:t xml:space="preserv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4408BC" w:rsidRPr="00BB710F">
        <w:rPr>
          <w:rFonts w:ascii="Times New Roman" w:hAnsi="Times New Roman" w:cs="Times New Roman"/>
        </w:rPr>
        <w:t xml:space="preserve">warrants that </w:t>
      </w:r>
      <w:r w:rsidR="00411336" w:rsidRPr="00BB710F">
        <w:rPr>
          <w:rFonts w:ascii="Times New Roman" w:hAnsi="Times New Roman" w:cs="Times New Roman"/>
        </w:rPr>
        <w:t>Service Provider</w:t>
      </w:r>
      <w:r w:rsidR="00676F48" w:rsidRPr="00BB710F">
        <w:rPr>
          <w:rFonts w:ascii="Times New Roman" w:hAnsi="Times New Roman" w:cs="Times New Roman"/>
        </w:rPr>
        <w:t xml:space="preserve"> </w:t>
      </w:r>
      <w:r w:rsidR="00EB264F" w:rsidRPr="00BB710F">
        <w:rPr>
          <w:rFonts w:ascii="Times New Roman" w:hAnsi="Times New Roman" w:cs="Times New Roman"/>
        </w:rPr>
        <w:t xml:space="preserve">will </w:t>
      </w:r>
      <w:r w:rsidR="004408BC" w:rsidRPr="00BB710F">
        <w:rPr>
          <w:rFonts w:ascii="Times New Roman" w:hAnsi="Times New Roman" w:cs="Times New Roman"/>
        </w:rPr>
        <w:t xml:space="preserve">be solely responsible and liable for the acts and omissions of such third party hosting </w:t>
      </w:r>
      <w:r w:rsidRPr="00BB710F">
        <w:rPr>
          <w:rFonts w:ascii="Times New Roman" w:hAnsi="Times New Roman" w:cs="Times New Roman"/>
        </w:rPr>
        <w:t xml:space="preserve">service </w:t>
      </w:r>
      <w:r w:rsidR="004408BC" w:rsidRPr="00BB710F">
        <w:rPr>
          <w:rFonts w:ascii="Times New Roman" w:hAnsi="Times New Roman" w:cs="Times New Roman"/>
        </w:rPr>
        <w:t xml:space="preserve">providers.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EB264F" w:rsidRPr="00BB710F">
        <w:rPr>
          <w:rFonts w:ascii="Times New Roman" w:hAnsi="Times New Roman" w:cs="Times New Roman"/>
        </w:rPr>
        <w:t>wi</w:t>
      </w:r>
      <w:r w:rsidR="004408BC" w:rsidRPr="00BB710F">
        <w:rPr>
          <w:rFonts w:ascii="Times New Roman" w:hAnsi="Times New Roman" w:cs="Times New Roman"/>
        </w:rPr>
        <w:t xml:space="preserve">ll cause and ensure that that the services are provided by such third party in a seamless manner and without </w:t>
      </w:r>
      <w:r w:rsidR="00EB264F" w:rsidRPr="00BB710F">
        <w:rPr>
          <w:rFonts w:ascii="Times New Roman" w:hAnsi="Times New Roman" w:cs="Times New Roman"/>
        </w:rPr>
        <w:t xml:space="preserve">any </w:t>
      </w:r>
      <w:r w:rsidR="004408BC" w:rsidRPr="00BB710F">
        <w:rPr>
          <w:rFonts w:ascii="Times New Roman" w:hAnsi="Times New Roman" w:cs="Times New Roman"/>
        </w:rPr>
        <w:t xml:space="preserve">disruptions.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6E0944" w:rsidRPr="00BB710F">
        <w:rPr>
          <w:rFonts w:ascii="Times New Roman" w:hAnsi="Times New Roman" w:cs="Times New Roman"/>
        </w:rPr>
        <w:t xml:space="preserve"> </w:t>
      </w:r>
      <w:r w:rsidR="004408BC" w:rsidRPr="00BB710F">
        <w:rPr>
          <w:rFonts w:ascii="Times New Roman" w:hAnsi="Times New Roman" w:cs="Times New Roman"/>
        </w:rPr>
        <w:t xml:space="preserve">expressly agrees that such third party </w:t>
      </w:r>
      <w:r w:rsidR="00EB264F" w:rsidRPr="00BB710F">
        <w:rPr>
          <w:rFonts w:ascii="Times New Roman" w:hAnsi="Times New Roman" w:cs="Times New Roman"/>
        </w:rPr>
        <w:t>wi</w:t>
      </w:r>
      <w:r w:rsidR="004408BC" w:rsidRPr="00BB710F">
        <w:rPr>
          <w:rFonts w:ascii="Times New Roman" w:hAnsi="Times New Roman" w:cs="Times New Roman"/>
        </w:rPr>
        <w:t>ll have no recourse to the Customer.</w:t>
      </w:r>
      <w:r w:rsidR="006E0944" w:rsidRPr="00BB710F">
        <w:rPr>
          <w:rFonts w:ascii="Times New Roman" w:hAnsi="Times New Roman" w:cs="Times New Roman"/>
        </w:rPr>
        <w:t xml:space="preserve">    </w:t>
      </w:r>
    </w:p>
    <w:p w14:paraId="1DB28E2C" w14:textId="77777777" w:rsidR="00EB264F" w:rsidRPr="00BB710F" w:rsidRDefault="00EB264F" w:rsidP="00E34CAE">
      <w:pPr>
        <w:pStyle w:val="ListParagraph"/>
        <w:spacing w:after="0" w:line="240" w:lineRule="auto"/>
        <w:ind w:left="360"/>
        <w:jc w:val="both"/>
        <w:rPr>
          <w:rFonts w:ascii="Times New Roman" w:hAnsi="Times New Roman" w:cs="Times New Roman"/>
          <w:u w:val="single"/>
          <w:lang w:val="en-IN"/>
        </w:rPr>
      </w:pPr>
    </w:p>
    <w:p w14:paraId="6604FCCF" w14:textId="77777777" w:rsidR="00744E23" w:rsidRPr="00BB710F" w:rsidRDefault="00744E23" w:rsidP="001449DE">
      <w:pPr>
        <w:pStyle w:val="ListParagraph"/>
        <w:numPr>
          <w:ilvl w:val="2"/>
          <w:numId w:val="2"/>
        </w:numPr>
        <w:spacing w:after="0" w:line="240" w:lineRule="auto"/>
        <w:ind w:left="567" w:hanging="567"/>
        <w:rPr>
          <w:rStyle w:val="Heading2Char"/>
          <w:rFonts w:eastAsia="Calibri"/>
          <w:b w:val="0"/>
          <w:i/>
          <w:sz w:val="22"/>
          <w:szCs w:val="22"/>
          <w:u w:val="single"/>
        </w:rPr>
      </w:pPr>
      <w:bookmarkStart w:id="30" w:name="_Toc474418691"/>
      <w:bookmarkStart w:id="31" w:name="_Toc475709312"/>
      <w:bookmarkStart w:id="32" w:name="_Toc478655625"/>
      <w:commentRangeStart w:id="33"/>
      <w:r w:rsidRPr="00BB710F">
        <w:rPr>
          <w:rStyle w:val="Heading2Char"/>
          <w:rFonts w:eastAsia="Calibri"/>
          <w:b w:val="0"/>
          <w:i/>
          <w:sz w:val="22"/>
          <w:szCs w:val="22"/>
          <w:u w:val="single"/>
        </w:rPr>
        <w:t>Training</w:t>
      </w:r>
      <w:bookmarkEnd w:id="30"/>
      <w:bookmarkEnd w:id="31"/>
      <w:bookmarkEnd w:id="32"/>
      <w:r w:rsidRPr="00BB710F">
        <w:rPr>
          <w:rStyle w:val="Heading2Char"/>
          <w:rFonts w:eastAsia="Calibri"/>
          <w:b w:val="0"/>
          <w:i/>
          <w:sz w:val="22"/>
          <w:szCs w:val="22"/>
          <w:u w:val="single"/>
        </w:rPr>
        <w:t xml:space="preserve"> </w:t>
      </w:r>
    </w:p>
    <w:p w14:paraId="68636E55" w14:textId="77777777" w:rsidR="00744E23" w:rsidRPr="00BB710F" w:rsidRDefault="00744E23" w:rsidP="007E40E4">
      <w:pPr>
        <w:pStyle w:val="ListParagraph"/>
        <w:spacing w:after="0" w:line="240" w:lineRule="auto"/>
        <w:jc w:val="both"/>
        <w:rPr>
          <w:rStyle w:val="Heading2Char"/>
          <w:rFonts w:eastAsia="Calibri"/>
          <w:sz w:val="22"/>
          <w:szCs w:val="22"/>
        </w:rPr>
      </w:pPr>
    </w:p>
    <w:p w14:paraId="498CAA9D" w14:textId="7E7F6536" w:rsidR="00744E23" w:rsidRPr="00433C9B" w:rsidRDefault="00744E23" w:rsidP="00433C9B">
      <w:pPr>
        <w:pStyle w:val="ListParagraph"/>
        <w:spacing w:after="0" w:line="240" w:lineRule="auto"/>
        <w:ind w:left="567"/>
        <w:jc w:val="both"/>
        <w:rPr>
          <w:rStyle w:val="Heading2Char"/>
          <w:rFonts w:eastAsiaTheme="minorHAnsi"/>
          <w:b w:val="0"/>
          <w:bCs w:val="0"/>
          <w:sz w:val="22"/>
          <w:szCs w:val="22"/>
          <w:lang w:val="en-US" w:eastAsia="en-US"/>
        </w:rPr>
      </w:pPr>
      <w:r w:rsidRPr="00BB710F">
        <w:rPr>
          <w:rFonts w:ascii="Times New Roman" w:hAnsi="Times New Roman" w:cs="Times New Roman"/>
        </w:rPr>
        <w:t xml:space="preserve">During the Term, </w:t>
      </w:r>
      <w:r w:rsidR="0072048F" w:rsidRPr="00BB710F">
        <w:rPr>
          <w:rFonts w:ascii="Times New Roman" w:hAnsi="Times New Roman" w:cs="Times New Roman"/>
        </w:rPr>
        <w:t xml:space="preserve">the </w:t>
      </w:r>
      <w:r w:rsidR="00411336" w:rsidRPr="00BB710F">
        <w:rPr>
          <w:rFonts w:ascii="Times New Roman" w:hAnsi="Times New Roman" w:cs="Times New Roman"/>
        </w:rPr>
        <w:t>Service Provider</w:t>
      </w:r>
      <w:r w:rsidR="002F5D0D" w:rsidRPr="00BB710F">
        <w:rPr>
          <w:rFonts w:ascii="Times New Roman" w:hAnsi="Times New Roman" w:cs="Times New Roman"/>
        </w:rPr>
        <w:t>, at no additional cost,</w:t>
      </w:r>
      <w:r w:rsidRPr="00BB710F">
        <w:rPr>
          <w:rFonts w:ascii="Times New Roman" w:hAnsi="Times New Roman" w:cs="Times New Roman"/>
        </w:rPr>
        <w:t xml:space="preserve"> agrees to conduct </w:t>
      </w:r>
      <w:r w:rsidR="00001816" w:rsidRPr="00BB710F">
        <w:rPr>
          <w:rFonts w:ascii="Times New Roman" w:hAnsi="Times New Roman" w:cs="Times New Roman"/>
        </w:rPr>
        <w:t xml:space="preserve">a </w:t>
      </w:r>
      <w:r w:rsidR="0049585C" w:rsidRPr="00BB710F">
        <w:rPr>
          <w:rFonts w:ascii="Times New Roman" w:hAnsi="Times New Roman" w:cs="Times New Roman"/>
        </w:rPr>
        <w:t xml:space="preserve">(online/video) </w:t>
      </w:r>
      <w:r w:rsidR="00001816" w:rsidRPr="00BB710F">
        <w:rPr>
          <w:rFonts w:ascii="Times New Roman" w:hAnsi="Times New Roman" w:cs="Times New Roman"/>
        </w:rPr>
        <w:t>training eve</w:t>
      </w:r>
      <w:r w:rsidR="00265393" w:rsidRPr="00BB710F">
        <w:rPr>
          <w:rFonts w:ascii="Times New Roman" w:hAnsi="Times New Roman" w:cs="Times New Roman"/>
        </w:rPr>
        <w:t>ry time a</w:t>
      </w:r>
      <w:r w:rsidR="00001816" w:rsidRPr="00BB710F">
        <w:rPr>
          <w:rFonts w:ascii="Times New Roman" w:hAnsi="Times New Roman" w:cs="Times New Roman"/>
        </w:rPr>
        <w:t xml:space="preserve"> major Upgrade</w:t>
      </w:r>
      <w:r w:rsidR="00F40DBD" w:rsidRPr="00BB710F">
        <w:rPr>
          <w:rFonts w:ascii="Times New Roman" w:hAnsi="Times New Roman" w:cs="Times New Roman"/>
        </w:rPr>
        <w:t xml:space="preserve"> or major release</w:t>
      </w:r>
      <w:r w:rsidR="00001816" w:rsidRPr="00BB710F">
        <w:rPr>
          <w:rFonts w:ascii="Times New Roman" w:hAnsi="Times New Roman" w:cs="Times New Roman"/>
        </w:rPr>
        <w:t xml:space="preserve"> is made to the Composite Software</w:t>
      </w:r>
      <w:r w:rsidR="00EC381B" w:rsidRPr="00BB710F">
        <w:rPr>
          <w:rFonts w:ascii="Times New Roman" w:hAnsi="Times New Roman" w:cs="Times New Roman"/>
        </w:rPr>
        <w:t xml:space="preserve"> and for</w:t>
      </w:r>
      <w:r w:rsidR="00D65937" w:rsidRPr="00BB710F">
        <w:rPr>
          <w:rFonts w:ascii="Times New Roman" w:hAnsi="Times New Roman" w:cs="Times New Roman"/>
        </w:rPr>
        <w:t xml:space="preserve"> Business Users, Customer affiliates,</w:t>
      </w:r>
      <w:r w:rsidR="00EC381B" w:rsidRPr="00BB710F">
        <w:rPr>
          <w:rFonts w:ascii="Times New Roman" w:hAnsi="Times New Roman" w:cs="Times New Roman"/>
        </w:rPr>
        <w:t xml:space="preserve"> L1 support to the Customer’s personnel</w:t>
      </w:r>
      <w:r w:rsidR="00724CD7" w:rsidRPr="00BB710F">
        <w:rPr>
          <w:rFonts w:ascii="Times New Roman" w:hAnsi="Times New Roman" w:cs="Times New Roman"/>
        </w:rPr>
        <w:t xml:space="preserve"> or representatives, as and whe</w:t>
      </w:r>
      <w:r w:rsidR="00EC381B" w:rsidRPr="00BB710F">
        <w:rPr>
          <w:rFonts w:ascii="Times New Roman" w:hAnsi="Times New Roman" w:cs="Times New Roman"/>
        </w:rPr>
        <w:t xml:space="preserve">n requested by </w:t>
      </w:r>
      <w:r w:rsidR="003E5ADD" w:rsidRPr="00BB710F">
        <w:rPr>
          <w:rFonts w:ascii="Times New Roman" w:hAnsi="Times New Roman" w:cs="Times New Roman"/>
        </w:rPr>
        <w:t xml:space="preserve">the </w:t>
      </w:r>
      <w:r w:rsidR="00EC381B" w:rsidRPr="00BB710F">
        <w:rPr>
          <w:rFonts w:ascii="Times New Roman" w:hAnsi="Times New Roman" w:cs="Times New Roman"/>
        </w:rPr>
        <w:t>Customer</w:t>
      </w:r>
      <w:r w:rsidR="00001816" w:rsidRPr="00BB710F">
        <w:rPr>
          <w:rFonts w:ascii="Times New Roman" w:hAnsi="Times New Roman" w:cs="Times New Roman"/>
        </w:rPr>
        <w:t xml:space="preserve">. </w:t>
      </w:r>
      <w:r w:rsidR="00034F65" w:rsidRPr="00BB710F">
        <w:rPr>
          <w:rFonts w:ascii="Times New Roman" w:hAnsi="Times New Roman" w:cs="Times New Roman"/>
        </w:rPr>
        <w:t xml:space="preserve">The </w:t>
      </w:r>
      <w:r w:rsidR="00411336" w:rsidRPr="00BB710F">
        <w:rPr>
          <w:rFonts w:ascii="Times New Roman" w:hAnsi="Times New Roman" w:cs="Times New Roman"/>
        </w:rPr>
        <w:t>Service Provider</w:t>
      </w:r>
      <w:r w:rsidR="00A36237" w:rsidRPr="00BB710F">
        <w:rPr>
          <w:rFonts w:ascii="Times New Roman" w:hAnsi="Times New Roman" w:cs="Times New Roman"/>
        </w:rPr>
        <w:t xml:space="preserve"> will provide updated training manuals with each Upgrade. </w:t>
      </w:r>
      <w:r w:rsidR="00001816" w:rsidRPr="00BB710F">
        <w:rPr>
          <w:rFonts w:ascii="Times New Roman" w:hAnsi="Times New Roman" w:cs="Times New Roman"/>
        </w:rPr>
        <w:t xml:space="preserve">Additionally, IndiGo shall have the right to request </w:t>
      </w:r>
      <w:r w:rsidR="00A02085" w:rsidRPr="00BB710F">
        <w:rPr>
          <w:rFonts w:ascii="Times New Roman" w:hAnsi="Times New Roman" w:cs="Times New Roman"/>
        </w:rPr>
        <w:t>such number of</w:t>
      </w:r>
      <w:r w:rsidRPr="00BB710F">
        <w:rPr>
          <w:rFonts w:ascii="Times New Roman" w:hAnsi="Times New Roman" w:cs="Times New Roman"/>
        </w:rPr>
        <w:t xml:space="preserve"> training session</w:t>
      </w:r>
      <w:r w:rsidR="00A02085" w:rsidRPr="00BB710F">
        <w:rPr>
          <w:rFonts w:ascii="Times New Roman" w:hAnsi="Times New Roman" w:cs="Times New Roman"/>
        </w:rPr>
        <w:t>s</w:t>
      </w:r>
      <w:r w:rsidR="00001816" w:rsidRPr="00BB710F">
        <w:rPr>
          <w:rFonts w:ascii="Times New Roman" w:hAnsi="Times New Roman" w:cs="Times New Roman"/>
        </w:rPr>
        <w:t>, at no additional cost,</w:t>
      </w:r>
      <w:r w:rsidR="00A02085" w:rsidRPr="00BB710F">
        <w:rPr>
          <w:rFonts w:ascii="Times New Roman" w:hAnsi="Times New Roman" w:cs="Times New Roman"/>
        </w:rPr>
        <w:t xml:space="preserve"> </w:t>
      </w:r>
      <w:r w:rsidRPr="00BB710F">
        <w:rPr>
          <w:rFonts w:ascii="Times New Roman" w:hAnsi="Times New Roman" w:cs="Times New Roman"/>
        </w:rPr>
        <w:t>in a</w:t>
      </w:r>
      <w:r w:rsidR="00A02085" w:rsidRPr="00BB710F">
        <w:rPr>
          <w:rFonts w:ascii="Times New Roman" w:hAnsi="Times New Roman" w:cs="Times New Roman"/>
        </w:rPr>
        <w:t xml:space="preserve"> “Train-the-Trainer”</w:t>
      </w:r>
      <w:r w:rsidRPr="00BB710F">
        <w:rPr>
          <w:rFonts w:ascii="Times New Roman" w:hAnsi="Times New Roman" w:cs="Times New Roman"/>
        </w:rPr>
        <w:t xml:space="preserve"> format</w:t>
      </w:r>
      <w:r w:rsidR="00A02085" w:rsidRPr="00BB710F">
        <w:rPr>
          <w:rFonts w:ascii="Times New Roman" w:hAnsi="Times New Roman" w:cs="Times New Roman"/>
        </w:rPr>
        <w:t xml:space="preserve">, </w:t>
      </w:r>
      <w:r w:rsidR="00265393" w:rsidRPr="00BB710F">
        <w:rPr>
          <w:rFonts w:ascii="Times New Roman" w:hAnsi="Times New Roman" w:cs="Times New Roman"/>
        </w:rPr>
        <w:t>on</w:t>
      </w:r>
      <w:r w:rsidR="00A02085" w:rsidRPr="00BB710F">
        <w:rPr>
          <w:rFonts w:ascii="Times New Roman" w:hAnsi="Times New Roman" w:cs="Times New Roman"/>
        </w:rPr>
        <w:t xml:space="preserve"> such on-site location</w:t>
      </w:r>
      <w:r w:rsidR="0049585C" w:rsidRPr="00BB710F">
        <w:rPr>
          <w:rFonts w:ascii="Times New Roman" w:hAnsi="Times New Roman" w:cs="Times New Roman"/>
        </w:rPr>
        <w:t xml:space="preserve"> (travel, lodging &amp; boarding to be provided by the </w:t>
      </w:r>
      <w:r w:rsidR="008A1734" w:rsidRPr="00BB710F">
        <w:rPr>
          <w:rFonts w:ascii="Times New Roman" w:hAnsi="Times New Roman" w:cs="Times New Roman"/>
        </w:rPr>
        <w:t>C</w:t>
      </w:r>
      <w:r w:rsidR="0049585C" w:rsidRPr="00BB710F">
        <w:rPr>
          <w:rFonts w:ascii="Times New Roman" w:hAnsi="Times New Roman" w:cs="Times New Roman"/>
        </w:rPr>
        <w:t>ustomer</w:t>
      </w:r>
      <w:r w:rsidR="003A40C1" w:rsidRPr="00BB710F">
        <w:rPr>
          <w:rFonts w:ascii="Times New Roman" w:hAnsi="Times New Roman" w:cs="Times New Roman"/>
        </w:rPr>
        <w:t xml:space="preserve"> as per </w:t>
      </w:r>
      <w:r w:rsidR="00493031" w:rsidRPr="00BB710F">
        <w:rPr>
          <w:rFonts w:ascii="Times New Roman" w:hAnsi="Times New Roman" w:cs="Times New Roman"/>
        </w:rPr>
        <w:t>its</w:t>
      </w:r>
      <w:r w:rsidR="003A40C1" w:rsidRPr="00BB710F">
        <w:rPr>
          <w:rFonts w:ascii="Times New Roman" w:hAnsi="Times New Roman" w:cs="Times New Roman"/>
        </w:rPr>
        <w:t xml:space="preserve"> internal policies in this regard</w:t>
      </w:r>
      <w:r w:rsidR="0049585C" w:rsidRPr="00BB710F">
        <w:rPr>
          <w:rFonts w:ascii="Times New Roman" w:hAnsi="Times New Roman" w:cs="Times New Roman"/>
        </w:rPr>
        <w:t>)</w:t>
      </w:r>
      <w:r w:rsidR="00A02085" w:rsidRPr="00BB710F">
        <w:rPr>
          <w:rFonts w:ascii="Times New Roman" w:hAnsi="Times New Roman" w:cs="Times New Roman"/>
        </w:rPr>
        <w:t xml:space="preserve"> as agreed between the Parties.</w:t>
      </w:r>
      <w:r w:rsidRPr="00BB710F">
        <w:rPr>
          <w:rFonts w:ascii="Times New Roman" w:hAnsi="Times New Roman" w:cs="Times New Roman"/>
        </w:rPr>
        <w:t xml:space="preserve"> </w:t>
      </w:r>
      <w:commentRangeEnd w:id="33"/>
      <w:r w:rsidR="00EF48E5" w:rsidRPr="00433C9B">
        <w:rPr>
          <w:rStyle w:val="CommentReference"/>
          <w:rFonts w:ascii="Times New Roman" w:hAnsi="Times New Roman" w:cs="Times New Roman"/>
          <w:sz w:val="22"/>
          <w:szCs w:val="22"/>
        </w:rPr>
        <w:commentReference w:id="33"/>
      </w:r>
    </w:p>
    <w:p w14:paraId="347A2CEA" w14:textId="77777777" w:rsidR="00A82BCD" w:rsidRPr="00BB710F" w:rsidRDefault="00A82BCD" w:rsidP="00A82BCD">
      <w:pPr>
        <w:pStyle w:val="ListParagraph"/>
        <w:spacing w:after="0" w:line="240" w:lineRule="auto"/>
        <w:ind w:left="567"/>
        <w:rPr>
          <w:rFonts w:ascii="Times New Roman" w:hAnsi="Times New Roman" w:cs="Times New Roman"/>
          <w:u w:val="single"/>
          <w:lang w:val="en-IN"/>
        </w:rPr>
      </w:pPr>
    </w:p>
    <w:p w14:paraId="4E19EBB7" w14:textId="77777777" w:rsidR="00764C1C" w:rsidRPr="00BB710F" w:rsidRDefault="00437AF4" w:rsidP="001449DE">
      <w:pPr>
        <w:pStyle w:val="ListParagraph"/>
        <w:numPr>
          <w:ilvl w:val="2"/>
          <w:numId w:val="2"/>
        </w:numPr>
        <w:spacing w:after="0" w:line="240" w:lineRule="auto"/>
        <w:ind w:left="567" w:hanging="567"/>
        <w:rPr>
          <w:rFonts w:ascii="Times New Roman" w:hAnsi="Times New Roman" w:cs="Times New Roman"/>
          <w:i/>
          <w:u w:val="single"/>
          <w:lang w:val="en-IN"/>
        </w:rPr>
      </w:pPr>
      <w:r w:rsidRPr="00BB710F">
        <w:rPr>
          <w:rFonts w:ascii="Times New Roman" w:hAnsi="Times New Roman" w:cs="Times New Roman"/>
          <w:i/>
          <w:u w:val="single"/>
          <w:lang w:val="en-IN"/>
        </w:rPr>
        <w:t>Change Management</w:t>
      </w:r>
    </w:p>
    <w:p w14:paraId="5374BC19" w14:textId="77777777" w:rsidR="00764C1C" w:rsidRPr="00BB710F" w:rsidRDefault="00764C1C" w:rsidP="00E34CAE">
      <w:pPr>
        <w:pStyle w:val="ListParagraph"/>
        <w:spacing w:after="0" w:line="240" w:lineRule="auto"/>
        <w:ind w:left="360"/>
        <w:rPr>
          <w:rFonts w:ascii="Times New Roman" w:hAnsi="Times New Roman" w:cs="Times New Roman"/>
          <w:lang w:val="en-IN"/>
        </w:rPr>
      </w:pPr>
    </w:p>
    <w:p w14:paraId="4060E525" w14:textId="033506DE" w:rsidR="00764C1C" w:rsidRPr="00BB710F" w:rsidRDefault="00F050AC" w:rsidP="007E40E4">
      <w:pPr>
        <w:pStyle w:val="ListParagraph"/>
        <w:spacing w:after="0" w:line="240" w:lineRule="auto"/>
        <w:ind w:left="567"/>
        <w:jc w:val="both"/>
        <w:rPr>
          <w:rFonts w:ascii="Times New Roman" w:hAnsi="Times New Roman" w:cs="Times New Roman"/>
          <w:lang w:val="en-IN"/>
        </w:rPr>
      </w:pPr>
      <w:r w:rsidRPr="00BB710F">
        <w:rPr>
          <w:rFonts w:ascii="Times New Roman" w:hAnsi="Times New Roman" w:cs="Times New Roman"/>
        </w:rPr>
        <w:t xml:space="preserve">Either the Customer or </w:t>
      </w:r>
      <w:r w:rsidR="00BA7120"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may initiate a change request for Future Enhancements to the Composite Software or </w:t>
      </w:r>
      <w:r w:rsidR="002A7E58" w:rsidRPr="00BB710F">
        <w:rPr>
          <w:rFonts w:ascii="Times New Roman" w:hAnsi="Times New Roman" w:cs="Times New Roman"/>
        </w:rPr>
        <w:t>any additional s</w:t>
      </w:r>
      <w:r w:rsidRPr="00BB710F">
        <w:rPr>
          <w:rFonts w:ascii="Times New Roman" w:hAnsi="Times New Roman" w:cs="Times New Roman"/>
        </w:rPr>
        <w:t xml:space="preserve">ervices, </w:t>
      </w:r>
      <w:r w:rsidRPr="00BB710F">
        <w:rPr>
          <w:rFonts w:ascii="Times New Roman" w:hAnsi="Times New Roman" w:cs="Times New Roman"/>
          <w:lang w:val="en-IN"/>
        </w:rPr>
        <w:t>during the Term. The Future Enhancements</w:t>
      </w:r>
      <w:r w:rsidR="009E4F7D" w:rsidRPr="00BB710F">
        <w:rPr>
          <w:rFonts w:ascii="Times New Roman" w:hAnsi="Times New Roman" w:cs="Times New Roman"/>
          <w:lang w:val="en-IN"/>
        </w:rPr>
        <w:t xml:space="preserve"> or additional services</w:t>
      </w:r>
      <w:r w:rsidRPr="00BB710F">
        <w:rPr>
          <w:rFonts w:ascii="Times New Roman" w:hAnsi="Times New Roman" w:cs="Times New Roman"/>
          <w:lang w:val="en-IN"/>
        </w:rPr>
        <w:t xml:space="preserve"> must be implemented within the timelines and as per the specifications and other details agreed between the Parties (including </w:t>
      </w:r>
      <w:r w:rsidRPr="00BB710F">
        <w:rPr>
          <w:rFonts w:ascii="Times New Roman" w:hAnsi="Times New Roman" w:cs="Times New Roman"/>
          <w:color w:val="212529"/>
        </w:rPr>
        <w:t>date of requested implementation)</w:t>
      </w:r>
      <w:r w:rsidRPr="00BB710F">
        <w:rPr>
          <w:rFonts w:ascii="Times New Roman" w:hAnsi="Times New Roman" w:cs="Times New Roman"/>
          <w:lang w:val="en-IN"/>
        </w:rPr>
        <w:t>, in writing (“</w:t>
      </w:r>
      <w:r w:rsidRPr="00BB710F">
        <w:rPr>
          <w:rFonts w:ascii="Times New Roman" w:hAnsi="Times New Roman" w:cs="Times New Roman"/>
          <w:b/>
          <w:lang w:val="en-IN"/>
        </w:rPr>
        <w:t>Change Order</w:t>
      </w:r>
      <w:r w:rsidRPr="00BB710F">
        <w:rPr>
          <w:rFonts w:ascii="Times New Roman" w:hAnsi="Times New Roman" w:cs="Times New Roman"/>
          <w:lang w:val="en-IN"/>
        </w:rPr>
        <w:t>”). All Future Enhancements</w:t>
      </w:r>
      <w:r w:rsidR="009E4F7D" w:rsidRPr="00BB710F">
        <w:rPr>
          <w:rFonts w:ascii="Times New Roman" w:hAnsi="Times New Roman" w:cs="Times New Roman"/>
          <w:lang w:val="en-IN"/>
        </w:rPr>
        <w:t xml:space="preserve"> or additional services</w:t>
      </w:r>
      <w:r w:rsidRPr="00BB710F">
        <w:rPr>
          <w:rFonts w:ascii="Times New Roman" w:hAnsi="Times New Roman" w:cs="Times New Roman"/>
          <w:lang w:val="en-IN"/>
        </w:rPr>
        <w:t xml:space="preserve">, which are requested or accepted by IndiGo, will be either at an additional cost </w:t>
      </w:r>
      <w:r w:rsidR="000F44DA" w:rsidRPr="00BB710F">
        <w:rPr>
          <w:rFonts w:ascii="Times New Roman" w:hAnsi="Times New Roman" w:cs="Times New Roman"/>
          <w:lang w:val="en-IN"/>
        </w:rPr>
        <w:t xml:space="preserve">(in accordance with </w:t>
      </w:r>
      <w:r w:rsidR="00BA49CE" w:rsidRPr="00BB710F">
        <w:rPr>
          <w:rFonts w:ascii="Times New Roman" w:hAnsi="Times New Roman" w:cs="Times New Roman"/>
          <w:lang w:val="en-IN"/>
        </w:rPr>
        <w:t>Clause 2.2.6 below</w:t>
      </w:r>
      <w:r w:rsidR="000F44DA" w:rsidRPr="00BB710F">
        <w:rPr>
          <w:rFonts w:ascii="Times New Roman" w:hAnsi="Times New Roman" w:cs="Times New Roman"/>
          <w:lang w:val="en-IN"/>
        </w:rPr>
        <w:t xml:space="preserve">) </w:t>
      </w:r>
      <w:r w:rsidRPr="00BB710F">
        <w:rPr>
          <w:rFonts w:ascii="Times New Roman" w:hAnsi="Times New Roman" w:cs="Times New Roman"/>
          <w:lang w:val="en-IN"/>
        </w:rPr>
        <w:t>or f</w:t>
      </w:r>
      <w:r w:rsidR="00CE4B38" w:rsidRPr="00BB710F">
        <w:rPr>
          <w:rFonts w:ascii="Times New Roman" w:hAnsi="Times New Roman" w:cs="Times New Roman"/>
          <w:lang w:val="en-IN"/>
        </w:rPr>
        <w:t>ree of cost as mutually agreed</w:t>
      </w:r>
      <w:r w:rsidRPr="00BB710F">
        <w:rPr>
          <w:rFonts w:ascii="Times New Roman" w:hAnsi="Times New Roman" w:cs="Times New Roman"/>
          <w:lang w:val="en-IN"/>
        </w:rPr>
        <w:t xml:space="preserve"> between the Parties and reflected in the Change Order. </w:t>
      </w:r>
      <w:r w:rsidR="00C05B84" w:rsidRPr="00BB710F">
        <w:rPr>
          <w:rFonts w:ascii="Times New Roman" w:hAnsi="Times New Roman" w:cs="Times New Roman"/>
          <w:lang w:val="en-IN"/>
        </w:rPr>
        <w:t xml:space="preserve">If any Enhancement implemented by </w:t>
      </w:r>
      <w:r w:rsidR="00411336" w:rsidRPr="00BB710F">
        <w:rPr>
          <w:rFonts w:ascii="Times New Roman" w:hAnsi="Times New Roman" w:cs="Times New Roman"/>
          <w:lang w:val="en-IN"/>
        </w:rPr>
        <w:t>Service Provider</w:t>
      </w:r>
      <w:r w:rsidR="00C05B84" w:rsidRPr="00BB710F">
        <w:rPr>
          <w:rFonts w:ascii="Times New Roman" w:hAnsi="Times New Roman" w:cs="Times New Roman"/>
          <w:lang w:val="en-IN"/>
        </w:rPr>
        <w:t xml:space="preserve"> results in a disruption/ interference or renders something incorrect, </w:t>
      </w:r>
      <w:r w:rsidR="005F0366" w:rsidRPr="00BB710F">
        <w:rPr>
          <w:rFonts w:ascii="Times New Roman" w:hAnsi="Times New Roman" w:cs="Times New Roman"/>
          <w:lang w:val="en-IN"/>
        </w:rPr>
        <w:t xml:space="preserve">the </w:t>
      </w:r>
      <w:r w:rsidR="00411336" w:rsidRPr="00BB710F">
        <w:rPr>
          <w:rFonts w:ascii="Times New Roman" w:hAnsi="Times New Roman" w:cs="Times New Roman"/>
          <w:lang w:val="en-IN"/>
        </w:rPr>
        <w:t>Service Provider</w:t>
      </w:r>
      <w:r w:rsidR="00C05B84" w:rsidRPr="00BB710F">
        <w:rPr>
          <w:rFonts w:ascii="Times New Roman" w:hAnsi="Times New Roman" w:cs="Times New Roman"/>
          <w:lang w:val="en-IN"/>
        </w:rPr>
        <w:t xml:space="preserve"> shall, at its sole cost and liability, rectify such disruption/ interference within mutually agreed upon timeline</w:t>
      </w:r>
      <w:r w:rsidR="00F854C3" w:rsidRPr="00BB710F">
        <w:rPr>
          <w:rFonts w:ascii="Times New Roman" w:hAnsi="Times New Roman" w:cs="Times New Roman"/>
        </w:rPr>
        <w:t>.</w:t>
      </w:r>
    </w:p>
    <w:p w14:paraId="6043A304" w14:textId="77777777" w:rsidR="00F26F6F" w:rsidRPr="00BB710F" w:rsidRDefault="00F26F6F" w:rsidP="007E40E4">
      <w:pPr>
        <w:pStyle w:val="ListParagraph"/>
        <w:spacing w:after="0" w:line="240" w:lineRule="auto"/>
        <w:ind w:left="567"/>
        <w:jc w:val="both"/>
        <w:rPr>
          <w:rFonts w:ascii="Times New Roman" w:hAnsi="Times New Roman" w:cs="Times New Roman"/>
          <w:lang w:val="en-IN"/>
        </w:rPr>
      </w:pPr>
    </w:p>
    <w:p w14:paraId="1DD1C3D8" w14:textId="77777777" w:rsidR="00C05B84" w:rsidRPr="00BB710F" w:rsidRDefault="00C05B84" w:rsidP="00C05B84">
      <w:pPr>
        <w:pStyle w:val="ListParagraph"/>
        <w:numPr>
          <w:ilvl w:val="2"/>
          <w:numId w:val="2"/>
        </w:numPr>
        <w:spacing w:after="0" w:line="240" w:lineRule="auto"/>
        <w:ind w:left="567" w:hanging="567"/>
        <w:rPr>
          <w:rFonts w:ascii="Times New Roman" w:hAnsi="Times New Roman" w:cs="Times New Roman"/>
          <w:i/>
          <w:u w:val="single"/>
          <w:lang w:val="en-IN"/>
        </w:rPr>
      </w:pPr>
      <w:r w:rsidRPr="00BB710F">
        <w:rPr>
          <w:rFonts w:ascii="Times New Roman" w:hAnsi="Times New Roman" w:cs="Times New Roman"/>
          <w:i/>
          <w:u w:val="single"/>
          <w:lang w:val="en-IN"/>
        </w:rPr>
        <w:t>Enhancements</w:t>
      </w:r>
    </w:p>
    <w:p w14:paraId="135304D2" w14:textId="77777777" w:rsidR="00C05B84" w:rsidRPr="00BB710F" w:rsidRDefault="00C05B84" w:rsidP="00C05B84">
      <w:pPr>
        <w:pStyle w:val="ListParagraph"/>
        <w:spacing w:after="0" w:line="240" w:lineRule="auto"/>
        <w:ind w:left="567"/>
        <w:rPr>
          <w:rFonts w:ascii="Times New Roman" w:hAnsi="Times New Roman" w:cs="Times New Roman"/>
          <w:lang w:val="en-IN"/>
        </w:rPr>
      </w:pPr>
    </w:p>
    <w:p w14:paraId="72ECAD79" w14:textId="22812E52" w:rsidR="00C05B84" w:rsidRPr="00BB710F" w:rsidRDefault="00C05B84" w:rsidP="00272CB0">
      <w:pPr>
        <w:pStyle w:val="ListParagraph"/>
        <w:numPr>
          <w:ilvl w:val="5"/>
          <w:numId w:val="28"/>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t xml:space="preserve">Any Enhancements to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Software (after the Go-Live Date</w:t>
      </w:r>
      <w:r w:rsidR="009C4A16" w:rsidRPr="00BB710F">
        <w:rPr>
          <w:rFonts w:ascii="Times New Roman" w:hAnsi="Times New Roman" w:cs="Times New Roman"/>
          <w:lang w:val="en-IN"/>
        </w:rPr>
        <w:t xml:space="preserve"> of </w:t>
      </w:r>
      <w:r w:rsidR="00AB457D" w:rsidRPr="00BB710F">
        <w:rPr>
          <w:rFonts w:ascii="Times New Roman" w:hAnsi="Times New Roman" w:cs="Times New Roman"/>
          <w:lang w:val="en-IN"/>
        </w:rPr>
        <w:t>final</w:t>
      </w:r>
      <w:r w:rsidR="009C4A16" w:rsidRPr="00BB710F">
        <w:rPr>
          <w:rFonts w:ascii="Times New Roman" w:hAnsi="Times New Roman" w:cs="Times New Roman"/>
          <w:lang w:val="en-IN"/>
        </w:rPr>
        <w:t xml:space="preserve"> phase</w:t>
      </w:r>
      <w:r w:rsidRPr="00BB710F">
        <w:rPr>
          <w:rFonts w:ascii="Times New Roman" w:hAnsi="Times New Roman" w:cs="Times New Roman"/>
          <w:lang w:val="en-IN"/>
        </w:rPr>
        <w:t>), which are made at the request of IndiGo shall be requeste</w:t>
      </w:r>
      <w:r w:rsidR="009B0C76" w:rsidRPr="00BB710F">
        <w:rPr>
          <w:rFonts w:ascii="Times New Roman" w:hAnsi="Times New Roman" w:cs="Times New Roman"/>
          <w:lang w:val="en-IN"/>
        </w:rPr>
        <w:t>d by way of entering into a Chan</w:t>
      </w:r>
      <w:r w:rsidRPr="00BB710F">
        <w:rPr>
          <w:rFonts w:ascii="Times New Roman" w:hAnsi="Times New Roman" w:cs="Times New Roman"/>
          <w:lang w:val="en-IN"/>
        </w:rPr>
        <w:t>ge Order in accordance with Clause 2.2.</w:t>
      </w:r>
      <w:r w:rsidR="00F34315" w:rsidRPr="00BB710F">
        <w:rPr>
          <w:rFonts w:ascii="Times New Roman" w:hAnsi="Times New Roman" w:cs="Times New Roman"/>
          <w:lang w:val="en-IN"/>
        </w:rPr>
        <w:t>5</w:t>
      </w:r>
      <w:r w:rsidRPr="00BB710F">
        <w:rPr>
          <w:rFonts w:ascii="Times New Roman" w:hAnsi="Times New Roman" w:cs="Times New Roman"/>
          <w:lang w:val="en-IN"/>
        </w:rPr>
        <w:t xml:space="preserve"> above. IndiGo may request the following kinds of Enhancements:</w:t>
      </w:r>
    </w:p>
    <w:p w14:paraId="7CC7FC34" w14:textId="77777777" w:rsidR="00C05B84" w:rsidRPr="00BB710F" w:rsidRDefault="00C05B84" w:rsidP="00C05B84">
      <w:pPr>
        <w:pStyle w:val="ListParagraph"/>
        <w:spacing w:after="0" w:line="240" w:lineRule="auto"/>
        <w:ind w:left="567"/>
        <w:jc w:val="both"/>
        <w:rPr>
          <w:rFonts w:ascii="Times New Roman" w:hAnsi="Times New Roman" w:cs="Times New Roman"/>
          <w:lang w:val="en-IN"/>
        </w:rPr>
      </w:pPr>
    </w:p>
    <w:p w14:paraId="1F2363D5" w14:textId="08C40400" w:rsidR="00C05B84" w:rsidRPr="00BB710F" w:rsidRDefault="00C05B84" w:rsidP="00272CB0">
      <w:pPr>
        <w:pStyle w:val="ListParagraph"/>
        <w:numPr>
          <w:ilvl w:val="6"/>
          <w:numId w:val="28"/>
        </w:numPr>
        <w:spacing w:after="0" w:line="240" w:lineRule="auto"/>
        <w:ind w:left="990" w:hanging="270"/>
        <w:jc w:val="both"/>
        <w:rPr>
          <w:rFonts w:ascii="Times New Roman" w:hAnsi="Times New Roman" w:cs="Times New Roman"/>
          <w:lang w:val="en-IN"/>
        </w:rPr>
      </w:pPr>
      <w:r w:rsidRPr="00BB710F">
        <w:rPr>
          <w:rFonts w:ascii="Times New Roman" w:hAnsi="Times New Roman" w:cs="Times New Roman"/>
          <w:lang w:val="en-IN"/>
        </w:rPr>
        <w:t xml:space="preserve">Enhancements which shall be made upon IndiGo’s request and as per business and technical requirements identified </w:t>
      </w:r>
      <w:r w:rsidR="009B0C76" w:rsidRPr="00BB710F">
        <w:rPr>
          <w:rFonts w:ascii="Times New Roman" w:hAnsi="Times New Roman" w:cs="Times New Roman"/>
          <w:lang w:val="en-IN"/>
        </w:rPr>
        <w:t xml:space="preserve">by </w:t>
      </w:r>
      <w:r w:rsidRPr="00BB710F">
        <w:rPr>
          <w:rFonts w:ascii="Times New Roman" w:hAnsi="Times New Roman" w:cs="Times New Roman"/>
          <w:lang w:val="en-IN"/>
        </w:rPr>
        <w:t xml:space="preserve">IndiGo but which shall (with IndiGo’s permission) become a part of </w:t>
      </w:r>
      <w:r w:rsidRPr="00BB710F">
        <w:rPr>
          <w:rFonts w:ascii="Times New Roman" w:hAnsi="Times New Roman" w:cs="Times New Roman"/>
          <w:lang w:val="en-IN"/>
        </w:rPr>
        <w:lastRenderedPageBreak/>
        <w:t xml:space="preserve">the core functionality of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 xml:space="preserve">Software and hence available to all other customers of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 or</w:t>
      </w:r>
    </w:p>
    <w:p w14:paraId="2BB9AF7B" w14:textId="77777777" w:rsidR="00C05B84" w:rsidRPr="00BB710F" w:rsidRDefault="00C05B84" w:rsidP="005F0366">
      <w:pPr>
        <w:pStyle w:val="ListParagraph"/>
        <w:spacing w:after="0" w:line="240" w:lineRule="auto"/>
        <w:ind w:left="990" w:hanging="270"/>
        <w:jc w:val="both"/>
        <w:rPr>
          <w:rFonts w:ascii="Times New Roman" w:hAnsi="Times New Roman" w:cs="Times New Roman"/>
          <w:lang w:val="en-IN"/>
        </w:rPr>
      </w:pPr>
    </w:p>
    <w:p w14:paraId="15A45B6F" w14:textId="77777777" w:rsidR="00C05B84" w:rsidRPr="00BB710F" w:rsidRDefault="00C05B84" w:rsidP="00C05B84">
      <w:pPr>
        <w:pStyle w:val="ListParagraph"/>
        <w:spacing w:after="0" w:line="240" w:lineRule="auto"/>
        <w:ind w:left="567"/>
        <w:jc w:val="both"/>
        <w:rPr>
          <w:rFonts w:ascii="Times New Roman" w:hAnsi="Times New Roman" w:cs="Times New Roman"/>
          <w:lang w:val="en-IN"/>
        </w:rPr>
      </w:pPr>
    </w:p>
    <w:p w14:paraId="5D546639" w14:textId="57A6D5BC" w:rsidR="00C05B84" w:rsidRPr="00BB710F" w:rsidRDefault="00C05B84" w:rsidP="00272CB0">
      <w:pPr>
        <w:pStyle w:val="ListParagraph"/>
        <w:numPr>
          <w:ilvl w:val="5"/>
          <w:numId w:val="28"/>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t xml:space="preserve">The Parties agree that any Enhancements to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Software, made</w:t>
      </w:r>
      <w:r w:rsidR="00880CD5" w:rsidRPr="00BB710F">
        <w:rPr>
          <w:rFonts w:ascii="Times New Roman" w:hAnsi="Times New Roman" w:cs="Times New Roman"/>
          <w:lang w:val="en-IN"/>
        </w:rPr>
        <w:t xml:space="preserve"> in accordance with Clause 2.2.6</w:t>
      </w:r>
      <w:r w:rsidRPr="00BB710F">
        <w:rPr>
          <w:rFonts w:ascii="Times New Roman" w:hAnsi="Times New Roman" w:cs="Times New Roman"/>
          <w:lang w:val="en-IN"/>
        </w:rPr>
        <w:t xml:space="preserve"> (a)</w:t>
      </w:r>
      <w:r w:rsidR="00B2285F" w:rsidRPr="00BB710F">
        <w:rPr>
          <w:rFonts w:ascii="Times New Roman" w:hAnsi="Times New Roman" w:cs="Times New Roman"/>
          <w:lang w:val="en-IN"/>
        </w:rPr>
        <w:t xml:space="preserve"> (i)</w:t>
      </w:r>
      <w:r w:rsidRPr="00BB710F">
        <w:rPr>
          <w:rFonts w:ascii="Times New Roman" w:hAnsi="Times New Roman" w:cs="Times New Roman"/>
          <w:lang w:val="en-IN"/>
        </w:rPr>
        <w:t xml:space="preserve"> above shall be developed by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 xml:space="preserve"> at a cost of development as agreed between the Parties in the Change Order.</w:t>
      </w:r>
    </w:p>
    <w:p w14:paraId="09E27BB1" w14:textId="77777777" w:rsidR="00B2285F" w:rsidRPr="00BB710F" w:rsidRDefault="00B2285F" w:rsidP="00B2285F">
      <w:pPr>
        <w:pStyle w:val="ListParagraph"/>
        <w:spacing w:after="0" w:line="240" w:lineRule="auto"/>
        <w:ind w:left="990"/>
        <w:jc w:val="both"/>
        <w:rPr>
          <w:rFonts w:ascii="Times New Roman" w:hAnsi="Times New Roman" w:cs="Times New Roman"/>
          <w:lang w:val="en-IN"/>
        </w:rPr>
      </w:pPr>
    </w:p>
    <w:p w14:paraId="50AFE6C1" w14:textId="08138F54" w:rsidR="00B2285F" w:rsidRPr="00BB710F" w:rsidRDefault="00B2285F" w:rsidP="00272CB0">
      <w:pPr>
        <w:pStyle w:val="ListParagraph"/>
        <w:numPr>
          <w:ilvl w:val="5"/>
          <w:numId w:val="28"/>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t xml:space="preserve">The Parties agree that any Enhancements to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Software made</w:t>
      </w:r>
      <w:r w:rsidR="00880CD5" w:rsidRPr="00BB710F">
        <w:rPr>
          <w:rFonts w:ascii="Times New Roman" w:hAnsi="Times New Roman" w:cs="Times New Roman"/>
          <w:lang w:val="en-IN"/>
        </w:rPr>
        <w:t xml:space="preserve"> in accordance with </w:t>
      </w:r>
      <w:r w:rsidR="00634C88" w:rsidRPr="00BB710F">
        <w:rPr>
          <w:rFonts w:ascii="Times New Roman" w:hAnsi="Times New Roman" w:cs="Times New Roman"/>
          <w:lang w:val="en-IN"/>
        </w:rPr>
        <w:t>this Agreement</w:t>
      </w:r>
      <w:r w:rsidRPr="00BB710F">
        <w:rPr>
          <w:rFonts w:ascii="Times New Roman" w:hAnsi="Times New Roman" w:cs="Times New Roman"/>
          <w:lang w:val="en-IN"/>
        </w:rPr>
        <w:t xml:space="preserve"> or any Enhancements (whether Initial Enhancements or Future Enhancements) incorporated in relation to the design, look and feel of any interface (each such Enhancements, hereinafter referred to as “IndiGo Enhancements”) shall be developed or provided by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w:t>
      </w:r>
    </w:p>
    <w:p w14:paraId="07344F76" w14:textId="77777777" w:rsidR="00B2285F" w:rsidRPr="00BB710F" w:rsidRDefault="00B2285F" w:rsidP="001555CC">
      <w:pPr>
        <w:pStyle w:val="ListParagraph"/>
        <w:spacing w:after="0" w:line="240" w:lineRule="auto"/>
        <w:ind w:left="540"/>
        <w:jc w:val="both"/>
        <w:rPr>
          <w:rFonts w:ascii="Times New Roman" w:hAnsi="Times New Roman" w:cs="Times New Roman"/>
          <w:lang w:val="en-IN"/>
        </w:rPr>
      </w:pPr>
    </w:p>
    <w:p w14:paraId="7CD91112" w14:textId="067A73AF" w:rsidR="00B2285F" w:rsidRPr="00BB710F" w:rsidRDefault="00B2285F" w:rsidP="00272CB0">
      <w:pPr>
        <w:pStyle w:val="ListParagraph"/>
        <w:numPr>
          <w:ilvl w:val="6"/>
          <w:numId w:val="28"/>
        </w:numPr>
        <w:spacing w:after="0" w:line="240" w:lineRule="auto"/>
        <w:ind w:left="1440"/>
        <w:jc w:val="both"/>
        <w:rPr>
          <w:rFonts w:ascii="Times New Roman" w:hAnsi="Times New Roman" w:cs="Times New Roman"/>
          <w:lang w:val="en-IN"/>
        </w:rPr>
      </w:pPr>
      <w:r w:rsidRPr="00BB710F">
        <w:rPr>
          <w:rFonts w:ascii="Times New Roman" w:hAnsi="Times New Roman" w:cs="Times New Roman"/>
          <w:lang w:val="en-IN"/>
        </w:rPr>
        <w:t xml:space="preserve">at such </w:t>
      </w:r>
      <w:r w:rsidR="00BA49CE" w:rsidRPr="00BB710F">
        <w:rPr>
          <w:rFonts w:ascii="Times New Roman" w:hAnsi="Times New Roman" w:cs="Times New Roman"/>
          <w:lang w:val="en-IN"/>
        </w:rPr>
        <w:t>charges</w:t>
      </w:r>
      <w:r w:rsidRPr="00BB710F">
        <w:rPr>
          <w:rFonts w:ascii="Times New Roman" w:hAnsi="Times New Roman" w:cs="Times New Roman"/>
          <w:lang w:val="en-IN"/>
        </w:rPr>
        <w:t xml:space="preserve"> as agreed between the Parties in the Change Order</w:t>
      </w:r>
      <w:r w:rsidR="00BA49CE" w:rsidRPr="00BB710F">
        <w:rPr>
          <w:rFonts w:ascii="Times New Roman" w:hAnsi="Times New Roman" w:cs="Times New Roman"/>
          <w:lang w:val="en-IN"/>
        </w:rPr>
        <w:t xml:space="preserve"> (based on the Blended Rate agreed between the Parties hereunder)</w:t>
      </w:r>
      <w:r w:rsidRPr="00BB710F">
        <w:rPr>
          <w:rFonts w:ascii="Times New Roman" w:hAnsi="Times New Roman" w:cs="Times New Roman"/>
          <w:lang w:val="en-IN"/>
        </w:rPr>
        <w:t>; and</w:t>
      </w:r>
    </w:p>
    <w:p w14:paraId="2E70CA03" w14:textId="77777777" w:rsidR="00F854C3" w:rsidRPr="00BB710F" w:rsidRDefault="00F854C3" w:rsidP="00F854C3">
      <w:pPr>
        <w:spacing w:after="0" w:line="240" w:lineRule="auto"/>
        <w:jc w:val="both"/>
        <w:rPr>
          <w:rFonts w:ascii="Times New Roman" w:hAnsi="Times New Roman" w:cs="Times New Roman"/>
          <w:lang w:val="en-IN"/>
        </w:rPr>
      </w:pPr>
    </w:p>
    <w:p w14:paraId="3802B347" w14:textId="0EC5D5EE" w:rsidR="00B2285F" w:rsidRPr="00BB710F" w:rsidRDefault="00411336" w:rsidP="00272CB0">
      <w:pPr>
        <w:pStyle w:val="ListParagraph"/>
        <w:numPr>
          <w:ilvl w:val="6"/>
          <w:numId w:val="28"/>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lang w:val="en-IN"/>
        </w:rPr>
        <w:t>Service Provider</w:t>
      </w:r>
      <w:r w:rsidR="00B2285F" w:rsidRPr="00BB710F">
        <w:rPr>
          <w:rFonts w:ascii="Times New Roman" w:hAnsi="Times New Roman" w:cs="Times New Roman"/>
          <w:lang w:val="en-IN"/>
        </w:rPr>
        <w:t xml:space="preserve"> shall provide </w:t>
      </w:r>
      <w:r w:rsidR="00902564" w:rsidRPr="00BB710F">
        <w:rPr>
          <w:rFonts w:ascii="Times New Roman" w:hAnsi="Times New Roman" w:cs="Times New Roman"/>
          <w:lang w:val="en-IN"/>
        </w:rPr>
        <w:t>the Customer</w:t>
      </w:r>
      <w:r w:rsidR="00B2285F" w:rsidRPr="00BB710F">
        <w:rPr>
          <w:rFonts w:ascii="Times New Roman" w:hAnsi="Times New Roman" w:cs="Times New Roman"/>
          <w:lang w:val="en-IN"/>
        </w:rPr>
        <w:t xml:space="preserve"> with an exclusive, perpetual, transferable </w:t>
      </w:r>
      <w:r w:rsidR="00C977F1" w:rsidRPr="00BB710F">
        <w:rPr>
          <w:rFonts w:ascii="Times New Roman" w:hAnsi="Times New Roman" w:cs="Times New Roman"/>
          <w:lang w:val="en-IN"/>
        </w:rPr>
        <w:t xml:space="preserve">only within the territorial </w:t>
      </w:r>
      <w:r w:rsidR="00981F6D" w:rsidRPr="00BB710F">
        <w:rPr>
          <w:rFonts w:ascii="Times New Roman" w:hAnsi="Times New Roman" w:cs="Times New Roman"/>
          <w:lang w:val="en-IN"/>
        </w:rPr>
        <w:t>jurisdiction</w:t>
      </w:r>
      <w:r w:rsidR="00C977F1" w:rsidRPr="00BB710F">
        <w:rPr>
          <w:rFonts w:ascii="Times New Roman" w:hAnsi="Times New Roman" w:cs="Times New Roman"/>
          <w:lang w:val="en-IN"/>
        </w:rPr>
        <w:t xml:space="preserve"> of India </w:t>
      </w:r>
      <w:r w:rsidR="00B2285F" w:rsidRPr="00BB710F">
        <w:rPr>
          <w:rFonts w:ascii="Times New Roman" w:hAnsi="Times New Roman" w:cs="Times New Roman"/>
          <w:lang w:val="en-IN"/>
        </w:rPr>
        <w:t>and unlimited license to such IndiGo Enhancements; and</w:t>
      </w:r>
    </w:p>
    <w:p w14:paraId="5AA46AA1" w14:textId="77777777" w:rsidR="00F854C3" w:rsidRPr="00BB710F" w:rsidRDefault="00F854C3" w:rsidP="00F854C3">
      <w:pPr>
        <w:pStyle w:val="ListParagraph"/>
        <w:rPr>
          <w:rFonts w:ascii="Times New Roman" w:hAnsi="Times New Roman" w:cs="Times New Roman"/>
          <w:lang w:val="en-IN"/>
        </w:rPr>
      </w:pPr>
    </w:p>
    <w:p w14:paraId="709B9966" w14:textId="5A6845BC" w:rsidR="00B2285F" w:rsidRPr="00BB710F" w:rsidRDefault="00B2285F" w:rsidP="00272CB0">
      <w:pPr>
        <w:pStyle w:val="ListParagraph"/>
        <w:numPr>
          <w:ilvl w:val="6"/>
          <w:numId w:val="28"/>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lang w:val="en-IN"/>
        </w:rPr>
        <w:t xml:space="preserve">In the event of termination or expiry of this Agreement (without further renewal) </w:t>
      </w:r>
      <w:r w:rsidR="00411336" w:rsidRPr="00BB710F">
        <w:rPr>
          <w:rFonts w:ascii="Times New Roman" w:hAnsi="Times New Roman" w:cs="Times New Roman"/>
          <w:lang w:val="en-IN"/>
        </w:rPr>
        <w:t>Service Provider</w:t>
      </w:r>
      <w:r w:rsidR="00902564" w:rsidRPr="00BB710F">
        <w:rPr>
          <w:rFonts w:ascii="Times New Roman" w:hAnsi="Times New Roman" w:cs="Times New Roman"/>
          <w:lang w:val="en-IN"/>
        </w:rPr>
        <w:t xml:space="preserve"> shall transfer such IndiGo Enhancement and assign all Intellectual Property in such IndiGo Enhancement and its Source Code to the Customer a</w:t>
      </w:r>
      <w:r w:rsidR="00801CF0" w:rsidRPr="00BB710F">
        <w:rPr>
          <w:rFonts w:ascii="Times New Roman" w:hAnsi="Times New Roman" w:cs="Times New Roman"/>
          <w:lang w:val="en-IN"/>
        </w:rPr>
        <w:t>t no additional cost or charges;</w:t>
      </w:r>
      <w:r w:rsidR="006332F2" w:rsidRPr="00BB710F">
        <w:rPr>
          <w:rFonts w:ascii="Times New Roman" w:hAnsi="Times New Roman" w:cs="Times New Roman"/>
          <w:lang w:val="en-IN"/>
        </w:rPr>
        <w:t xml:space="preserve"> and</w:t>
      </w:r>
      <w:r w:rsidR="005F0366" w:rsidRPr="00BB710F">
        <w:rPr>
          <w:rFonts w:ascii="Times New Roman" w:hAnsi="Times New Roman" w:cs="Times New Roman"/>
          <w:lang w:val="en-IN"/>
        </w:rPr>
        <w:t xml:space="preserve"> </w:t>
      </w:r>
    </w:p>
    <w:p w14:paraId="1C58C203" w14:textId="77777777" w:rsidR="00801CF0" w:rsidRPr="00BB710F" w:rsidRDefault="00801CF0" w:rsidP="00801CF0">
      <w:pPr>
        <w:pStyle w:val="ListParagraph"/>
        <w:rPr>
          <w:rFonts w:ascii="Times New Roman" w:hAnsi="Times New Roman" w:cs="Times New Roman"/>
          <w:lang w:val="en-IN"/>
        </w:rPr>
      </w:pPr>
    </w:p>
    <w:p w14:paraId="1417AC8F" w14:textId="34017032" w:rsidR="00801CF0" w:rsidRPr="00BB710F" w:rsidRDefault="00801CF0" w:rsidP="00272CB0">
      <w:pPr>
        <w:pStyle w:val="ListParagraph"/>
        <w:numPr>
          <w:ilvl w:val="6"/>
          <w:numId w:val="28"/>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rPr>
        <w:t xml:space="preserve">The </w:t>
      </w:r>
      <w:r w:rsidRPr="00BB710F">
        <w:rPr>
          <w:rFonts w:ascii="Times New Roman" w:hAnsi="Times New Roman" w:cs="Times New Roman"/>
          <w:lang w:val="en-IN"/>
        </w:rPr>
        <w:t>IndiGo</w:t>
      </w:r>
      <w:r w:rsidRPr="00BB710F">
        <w:rPr>
          <w:rFonts w:ascii="Times New Roman" w:hAnsi="Times New Roman" w:cs="Times New Roman"/>
        </w:rPr>
        <w:t xml:space="preserve"> </w:t>
      </w:r>
      <w:r w:rsidR="00360629" w:rsidRPr="00BB710F">
        <w:rPr>
          <w:rFonts w:ascii="Times New Roman" w:hAnsi="Times New Roman" w:cs="Times New Roman"/>
        </w:rPr>
        <w:t>Enhancements</w:t>
      </w:r>
      <w:r w:rsidRPr="00BB710F">
        <w:rPr>
          <w:rFonts w:ascii="Times New Roman" w:hAnsi="Times New Roman" w:cs="Times New Roman"/>
        </w:rPr>
        <w:t xml:space="preserve"> shall be implemented in an isolated manner in Composite Software, to be determined as per the Change Order and </w:t>
      </w:r>
      <w:r w:rsidR="00411336" w:rsidRPr="00BB710F">
        <w:rPr>
          <w:rFonts w:ascii="Times New Roman" w:hAnsi="Times New Roman" w:cs="Times New Roman"/>
        </w:rPr>
        <w:t>Service Provider</w:t>
      </w:r>
      <w:r w:rsidRPr="00BB710F">
        <w:rPr>
          <w:rFonts w:ascii="Times New Roman" w:hAnsi="Times New Roman" w:cs="Times New Roman"/>
        </w:rPr>
        <w:t xml:space="preserve"> will make the functionality accessible only to the Customer via configuration and disable the same for other customers; and</w:t>
      </w:r>
      <w:r w:rsidR="005F0366" w:rsidRPr="00BB710F">
        <w:rPr>
          <w:rFonts w:ascii="Times New Roman" w:hAnsi="Times New Roman" w:cs="Times New Roman"/>
        </w:rPr>
        <w:t xml:space="preserve"> </w:t>
      </w:r>
    </w:p>
    <w:p w14:paraId="6B4397A7" w14:textId="77777777" w:rsidR="00801CF0" w:rsidRPr="00BB710F" w:rsidRDefault="00801CF0" w:rsidP="00801CF0">
      <w:pPr>
        <w:pStyle w:val="ListParagraph"/>
        <w:rPr>
          <w:rFonts w:ascii="Times New Roman" w:hAnsi="Times New Roman" w:cs="Times New Roman"/>
          <w:lang w:val="en-IN"/>
        </w:rPr>
      </w:pPr>
    </w:p>
    <w:p w14:paraId="1B1DDA3B" w14:textId="622A28D7" w:rsidR="00801CF0" w:rsidRPr="00BB710F" w:rsidRDefault="00411336" w:rsidP="00272CB0">
      <w:pPr>
        <w:pStyle w:val="ListParagraph"/>
        <w:numPr>
          <w:ilvl w:val="6"/>
          <w:numId w:val="28"/>
        </w:numPr>
        <w:spacing w:after="0" w:line="240" w:lineRule="auto"/>
        <w:ind w:left="1440" w:hanging="630"/>
        <w:jc w:val="both"/>
        <w:rPr>
          <w:rFonts w:ascii="Times New Roman" w:hAnsi="Times New Roman" w:cs="Times New Roman"/>
          <w:lang w:val="en-IN"/>
        </w:rPr>
      </w:pPr>
      <w:r w:rsidRPr="00BB710F">
        <w:rPr>
          <w:rFonts w:ascii="Times New Roman" w:hAnsi="Times New Roman" w:cs="Times New Roman"/>
        </w:rPr>
        <w:t xml:space="preserve">Service </w:t>
      </w:r>
      <w:r w:rsidRPr="00BB710F">
        <w:rPr>
          <w:rFonts w:ascii="Times New Roman" w:hAnsi="Times New Roman" w:cs="Times New Roman"/>
          <w:lang w:val="en-IN"/>
        </w:rPr>
        <w:t>Provider</w:t>
      </w:r>
      <w:r w:rsidR="00801CF0" w:rsidRPr="00BB710F">
        <w:rPr>
          <w:rFonts w:ascii="Times New Roman" w:hAnsi="Times New Roman" w:cs="Times New Roman"/>
        </w:rPr>
        <w:t xml:space="preserve"> shall offer the highest level of Intellectual Property Rights </w:t>
      </w:r>
      <w:r w:rsidR="00A9007A" w:rsidRPr="00BB710F">
        <w:rPr>
          <w:rFonts w:ascii="Times New Roman" w:hAnsi="Times New Roman" w:cs="Times New Roman"/>
        </w:rPr>
        <w:t xml:space="preserve">and security </w:t>
      </w:r>
      <w:r w:rsidR="00801CF0" w:rsidRPr="00BB710F">
        <w:rPr>
          <w:rFonts w:ascii="Times New Roman" w:hAnsi="Times New Roman" w:cs="Times New Roman"/>
        </w:rPr>
        <w:t xml:space="preserve">protection as separate solution for the IndiGo Enhancements. </w:t>
      </w:r>
    </w:p>
    <w:p w14:paraId="6349C6F3" w14:textId="77777777" w:rsidR="00B25D7D" w:rsidRPr="00BB710F" w:rsidRDefault="00B25D7D" w:rsidP="00B25D7D">
      <w:pPr>
        <w:pStyle w:val="ListParagraph"/>
        <w:rPr>
          <w:rFonts w:ascii="Times New Roman" w:hAnsi="Times New Roman" w:cs="Times New Roman"/>
          <w:lang w:val="en-IN"/>
        </w:rPr>
      </w:pPr>
    </w:p>
    <w:p w14:paraId="206236FD" w14:textId="77777777" w:rsidR="00B25D7D" w:rsidRPr="00BB710F" w:rsidRDefault="00B25D7D" w:rsidP="00272CB0">
      <w:pPr>
        <w:pStyle w:val="ListParagraph"/>
        <w:numPr>
          <w:ilvl w:val="5"/>
          <w:numId w:val="28"/>
        </w:numPr>
        <w:spacing w:after="0" w:line="240" w:lineRule="auto"/>
        <w:ind w:left="540" w:hanging="540"/>
        <w:jc w:val="both"/>
        <w:rPr>
          <w:rFonts w:ascii="Times New Roman" w:hAnsi="Times New Roman" w:cs="Times New Roman"/>
          <w:lang w:val="en-IN"/>
        </w:rPr>
      </w:pPr>
      <w:r w:rsidRPr="00BB710F">
        <w:rPr>
          <w:rFonts w:ascii="Times New Roman" w:hAnsi="Times New Roman" w:cs="Times New Roman"/>
          <w:lang w:val="en-IN"/>
        </w:rPr>
        <w:t>The provisions of sub-Clauses 2.2.1 (d), (e) and (f) in relation to user acceptance test, go-live and warranty period shall apply mutatis mutandis to each Future Enhancement and the timelines thereof shall be as provided in the Change Order.</w:t>
      </w:r>
    </w:p>
    <w:p w14:paraId="72E45229" w14:textId="77777777" w:rsidR="00C05B84" w:rsidRPr="00BB710F" w:rsidRDefault="00C05B84" w:rsidP="00C05B84">
      <w:pPr>
        <w:pStyle w:val="ListParagraph"/>
        <w:spacing w:after="0" w:line="240" w:lineRule="auto"/>
        <w:ind w:left="567"/>
        <w:jc w:val="both"/>
        <w:rPr>
          <w:rFonts w:ascii="Times New Roman" w:hAnsi="Times New Roman" w:cs="Times New Roman"/>
          <w:lang w:val="en-IN"/>
        </w:rPr>
      </w:pPr>
    </w:p>
    <w:p w14:paraId="3C30EF52" w14:textId="77777777" w:rsidR="00734BA6" w:rsidRPr="00BB710F" w:rsidRDefault="00734BA6" w:rsidP="001449DE">
      <w:pPr>
        <w:pStyle w:val="ListParagraph"/>
        <w:numPr>
          <w:ilvl w:val="2"/>
          <w:numId w:val="2"/>
        </w:numPr>
        <w:spacing w:after="0" w:line="240" w:lineRule="auto"/>
        <w:ind w:left="567" w:hanging="567"/>
        <w:rPr>
          <w:rFonts w:ascii="Times New Roman" w:hAnsi="Times New Roman" w:cs="Times New Roman"/>
          <w:b/>
          <w:i/>
          <w:u w:val="single"/>
        </w:rPr>
      </w:pPr>
      <w:bookmarkStart w:id="34" w:name="_Toc474418692"/>
      <w:bookmarkStart w:id="35" w:name="_Toc475709313"/>
      <w:bookmarkStart w:id="36" w:name="_Toc478655626"/>
      <w:r w:rsidRPr="00BB710F">
        <w:rPr>
          <w:rStyle w:val="Heading2Char"/>
          <w:rFonts w:eastAsiaTheme="minorHAnsi"/>
          <w:b w:val="0"/>
          <w:i/>
          <w:sz w:val="22"/>
          <w:szCs w:val="22"/>
          <w:u w:val="single"/>
        </w:rPr>
        <w:t>Customary and Necessary Adjunct to Services Implied</w:t>
      </w:r>
      <w:bookmarkEnd w:id="34"/>
      <w:bookmarkEnd w:id="35"/>
      <w:bookmarkEnd w:id="36"/>
      <w:r w:rsidRPr="00BB710F">
        <w:rPr>
          <w:rFonts w:ascii="Times New Roman" w:hAnsi="Times New Roman" w:cs="Times New Roman"/>
          <w:b/>
          <w:i/>
          <w:u w:val="single"/>
        </w:rPr>
        <w:t xml:space="preserve"> </w:t>
      </w:r>
    </w:p>
    <w:p w14:paraId="3C5A0384" w14:textId="77777777" w:rsidR="00734BA6" w:rsidRPr="00BB710F" w:rsidRDefault="00734BA6" w:rsidP="00E34CAE">
      <w:pPr>
        <w:pStyle w:val="ListParagraph"/>
        <w:spacing w:after="0" w:line="240" w:lineRule="auto"/>
        <w:ind w:left="360"/>
        <w:jc w:val="both"/>
        <w:rPr>
          <w:rFonts w:ascii="Times New Roman" w:hAnsi="Times New Roman" w:cs="Times New Roman"/>
        </w:rPr>
      </w:pPr>
    </w:p>
    <w:p w14:paraId="6445B9EA" w14:textId="730DEBFB" w:rsidR="00734BA6" w:rsidRPr="00BB710F" w:rsidRDefault="00734BA6" w:rsidP="007E40E4">
      <w:pPr>
        <w:pStyle w:val="ListParagraph"/>
        <w:spacing w:after="0" w:line="240" w:lineRule="auto"/>
        <w:ind w:left="567"/>
        <w:jc w:val="both"/>
        <w:rPr>
          <w:rFonts w:ascii="Times New Roman" w:hAnsi="Times New Roman" w:cs="Times New Roman"/>
          <w:lang w:val="en-IN"/>
        </w:rPr>
      </w:pPr>
      <w:r w:rsidRPr="00BB710F">
        <w:rPr>
          <w:rFonts w:ascii="Times New Roman" w:hAnsi="Times New Roman" w:cs="Times New Roman"/>
        </w:rPr>
        <w:t>If any responsibility not specifically described in this Agreement is found to be an inherent, necessary or customary part of the Services or required for proper performance or provision of the Services</w:t>
      </w:r>
      <w:r w:rsidR="006E0944" w:rsidRPr="00BB710F">
        <w:rPr>
          <w:rFonts w:ascii="Times New Roman" w:hAnsi="Times New Roman" w:cs="Times New Roman"/>
        </w:rPr>
        <w:t>,</w:t>
      </w:r>
      <w:r w:rsidRPr="00BB710F">
        <w:rPr>
          <w:rFonts w:ascii="Times New Roman" w:hAnsi="Times New Roman" w:cs="Times New Roman"/>
        </w:rPr>
        <w:t xml:space="preserve"> then such responsibility shall, at all times, be deemed to be included within the scope of the Services, to be delivered by </w:t>
      </w:r>
      <w:r w:rsidR="00411336" w:rsidRPr="00BB710F">
        <w:rPr>
          <w:rFonts w:ascii="Times New Roman" w:hAnsi="Times New Roman" w:cs="Times New Roman"/>
        </w:rPr>
        <w:t>Service Provider</w:t>
      </w:r>
      <w:r w:rsidRPr="00BB710F">
        <w:rPr>
          <w:rFonts w:ascii="Times New Roman" w:hAnsi="Times New Roman" w:cs="Times New Roman"/>
        </w:rPr>
        <w:t>.</w:t>
      </w:r>
    </w:p>
    <w:p w14:paraId="61FA337A" w14:textId="77777777" w:rsidR="00734459" w:rsidRPr="00BB710F" w:rsidRDefault="00734459" w:rsidP="00E34CAE">
      <w:pPr>
        <w:pStyle w:val="ListParagraph"/>
        <w:spacing w:after="0" w:line="240" w:lineRule="auto"/>
        <w:ind w:left="360"/>
        <w:rPr>
          <w:rFonts w:ascii="Times New Roman" w:hAnsi="Times New Roman" w:cs="Times New Roman"/>
          <w:b/>
        </w:rPr>
      </w:pPr>
    </w:p>
    <w:p w14:paraId="5695B79F" w14:textId="706A3D05" w:rsidR="00CB60E3" w:rsidRPr="00BB710F" w:rsidRDefault="00411336" w:rsidP="001449DE">
      <w:pPr>
        <w:pStyle w:val="ListParagraph"/>
        <w:numPr>
          <w:ilvl w:val="0"/>
          <w:numId w:val="2"/>
        </w:numPr>
        <w:spacing w:after="0" w:line="240" w:lineRule="auto"/>
        <w:ind w:left="567" w:hanging="567"/>
        <w:rPr>
          <w:rFonts w:ascii="Times New Roman" w:hAnsi="Times New Roman" w:cs="Times New Roman"/>
          <w:b/>
        </w:rPr>
      </w:pPr>
      <w:commentRangeStart w:id="37"/>
      <w:r w:rsidRPr="00BB710F">
        <w:rPr>
          <w:rFonts w:ascii="Times New Roman" w:hAnsi="Times New Roman" w:cs="Times New Roman"/>
          <w:b/>
        </w:rPr>
        <w:t>Service Provider</w:t>
      </w:r>
      <w:r w:rsidR="00734459" w:rsidRPr="00BB710F">
        <w:rPr>
          <w:rFonts w:ascii="Times New Roman" w:hAnsi="Times New Roman" w:cs="Times New Roman"/>
          <w:b/>
        </w:rPr>
        <w:t xml:space="preserve">’s Responsibilities </w:t>
      </w:r>
      <w:commentRangeEnd w:id="37"/>
      <w:r w:rsidR="00090505" w:rsidRPr="00BB710F">
        <w:rPr>
          <w:rStyle w:val="CommentReference"/>
          <w:rFonts w:ascii="Times New Roman" w:hAnsi="Times New Roman" w:cs="Times New Roman"/>
          <w:b/>
          <w:sz w:val="22"/>
          <w:szCs w:val="22"/>
        </w:rPr>
        <w:commentReference w:id="37"/>
      </w:r>
    </w:p>
    <w:p w14:paraId="48B2229B" w14:textId="77777777" w:rsidR="00734459" w:rsidRPr="00BB710F" w:rsidRDefault="00734459" w:rsidP="00E34CAE">
      <w:pPr>
        <w:pStyle w:val="ListParagraph"/>
        <w:spacing w:after="0" w:line="240" w:lineRule="auto"/>
        <w:ind w:left="360"/>
        <w:rPr>
          <w:rFonts w:ascii="Times New Roman" w:hAnsi="Times New Roman" w:cs="Times New Roman"/>
        </w:rPr>
      </w:pPr>
    </w:p>
    <w:p w14:paraId="74E677F6" w14:textId="77777777" w:rsidR="00734459" w:rsidRPr="00BB710F" w:rsidRDefault="00734459" w:rsidP="001449DE">
      <w:pPr>
        <w:pStyle w:val="ListParagraph"/>
        <w:numPr>
          <w:ilvl w:val="0"/>
          <w:numId w:val="5"/>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lastRenderedPageBreak/>
        <w:t xml:space="preserve">Access and Use of the </w:t>
      </w:r>
      <w:r w:rsidR="00B14725" w:rsidRPr="00BB710F">
        <w:rPr>
          <w:rFonts w:ascii="Times New Roman" w:hAnsi="Times New Roman" w:cs="Times New Roman"/>
          <w:i/>
          <w:u w:val="single"/>
        </w:rPr>
        <w:t xml:space="preserve">Composite </w:t>
      </w:r>
      <w:r w:rsidRPr="00BB710F">
        <w:rPr>
          <w:rFonts w:ascii="Times New Roman" w:hAnsi="Times New Roman" w:cs="Times New Roman"/>
          <w:i/>
          <w:u w:val="single"/>
        </w:rPr>
        <w:t>Software</w:t>
      </w:r>
    </w:p>
    <w:p w14:paraId="48950889" w14:textId="77777777" w:rsidR="00734459" w:rsidRPr="00BB710F" w:rsidRDefault="00734459" w:rsidP="00F549C5">
      <w:pPr>
        <w:tabs>
          <w:tab w:val="left" w:pos="4210"/>
        </w:tabs>
        <w:spacing w:after="0" w:line="240" w:lineRule="auto"/>
        <w:rPr>
          <w:rFonts w:ascii="Times New Roman" w:hAnsi="Times New Roman" w:cs="Times New Roman"/>
        </w:rPr>
      </w:pPr>
    </w:p>
    <w:p w14:paraId="18754677" w14:textId="311EF0BA" w:rsidR="00C738FC" w:rsidRPr="00BB710F" w:rsidRDefault="00434F1A" w:rsidP="00272CB0">
      <w:pPr>
        <w:pStyle w:val="CommentText"/>
        <w:numPr>
          <w:ilvl w:val="0"/>
          <w:numId w:val="18"/>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C738FC" w:rsidRPr="00BB710F">
        <w:rPr>
          <w:rFonts w:ascii="Times New Roman" w:hAnsi="Times New Roman"/>
          <w:sz w:val="22"/>
          <w:szCs w:val="22"/>
        </w:rPr>
        <w:t xml:space="preserve"> will ensure that </w:t>
      </w:r>
      <w:r w:rsidR="00D6266A">
        <w:rPr>
          <w:rFonts w:ascii="Times New Roman" w:hAnsi="Times New Roman"/>
          <w:sz w:val="22"/>
          <w:szCs w:val="22"/>
        </w:rPr>
        <w:t xml:space="preserve">there is no limit on </w:t>
      </w:r>
      <w:r w:rsidR="00C738FC" w:rsidRPr="00BB710F">
        <w:rPr>
          <w:rStyle w:val="Heading2Char"/>
          <w:rFonts w:eastAsia="Calibri"/>
          <w:b w:val="0"/>
          <w:sz w:val="22"/>
          <w:szCs w:val="22"/>
        </w:rPr>
        <w:t xml:space="preserve">Concurrent </w:t>
      </w:r>
      <w:r w:rsidR="00C738FC" w:rsidRPr="00BB710F">
        <w:rPr>
          <w:rFonts w:ascii="Times New Roman" w:hAnsi="Times New Roman"/>
          <w:sz w:val="22"/>
          <w:szCs w:val="22"/>
        </w:rPr>
        <w:t>Users</w:t>
      </w:r>
      <w:r w:rsidR="00090505">
        <w:rPr>
          <w:rFonts w:ascii="Times New Roman" w:hAnsi="Times New Roman"/>
          <w:sz w:val="22"/>
          <w:szCs w:val="22"/>
        </w:rPr>
        <w:t xml:space="preserve"> who</w:t>
      </w:r>
      <w:r w:rsidR="00C738FC" w:rsidRPr="00BB710F">
        <w:rPr>
          <w:rFonts w:ascii="Times New Roman" w:hAnsi="Times New Roman"/>
          <w:sz w:val="22"/>
          <w:szCs w:val="22"/>
        </w:rPr>
        <w:t xml:space="preserve"> can access and use the </w:t>
      </w:r>
      <w:r w:rsidR="00B14725" w:rsidRPr="00BB710F">
        <w:rPr>
          <w:rFonts w:ascii="Times New Roman" w:hAnsi="Times New Roman"/>
          <w:sz w:val="22"/>
          <w:szCs w:val="22"/>
        </w:rPr>
        <w:t xml:space="preserve">Composite </w:t>
      </w:r>
      <w:r w:rsidR="00C738FC" w:rsidRPr="00BB710F">
        <w:rPr>
          <w:rFonts w:ascii="Times New Roman" w:hAnsi="Times New Roman"/>
          <w:sz w:val="22"/>
          <w:szCs w:val="22"/>
        </w:rPr>
        <w:t>Software</w:t>
      </w:r>
      <w:r w:rsidR="00A040C4" w:rsidRPr="00BB710F">
        <w:rPr>
          <w:rFonts w:ascii="Times New Roman" w:hAnsi="Times New Roman"/>
          <w:sz w:val="22"/>
          <w:szCs w:val="22"/>
        </w:rPr>
        <w:t xml:space="preserve"> at the same time</w:t>
      </w:r>
      <w:r w:rsidR="00C738FC" w:rsidRPr="00BB710F">
        <w:rPr>
          <w:rFonts w:ascii="Times New Roman" w:hAnsi="Times New Roman"/>
          <w:sz w:val="22"/>
          <w:szCs w:val="22"/>
        </w:rPr>
        <w:t xml:space="preserve">. </w:t>
      </w:r>
      <w:r w:rsidR="006E0944" w:rsidRPr="00BB710F">
        <w:rPr>
          <w:rFonts w:ascii="Times New Roman" w:hAnsi="Times New Roman"/>
          <w:sz w:val="22"/>
          <w:szCs w:val="22"/>
        </w:rPr>
        <w:t xml:space="preserve"> </w:t>
      </w:r>
    </w:p>
    <w:p w14:paraId="661CFCC6" w14:textId="77777777" w:rsidR="00C738FC" w:rsidRPr="00BB710F" w:rsidRDefault="00C738FC" w:rsidP="00F549C5">
      <w:pPr>
        <w:spacing w:after="0" w:line="240" w:lineRule="auto"/>
        <w:jc w:val="both"/>
        <w:rPr>
          <w:rFonts w:ascii="Times New Roman" w:hAnsi="Times New Roman" w:cs="Times New Roman"/>
        </w:rPr>
      </w:pPr>
    </w:p>
    <w:p w14:paraId="63086321" w14:textId="1BCD4068" w:rsidR="00C738FC" w:rsidRDefault="00434F1A" w:rsidP="00136E09">
      <w:pPr>
        <w:pStyle w:val="CommentText"/>
        <w:numPr>
          <w:ilvl w:val="0"/>
          <w:numId w:val="18"/>
        </w:numPr>
        <w:spacing w:after="0" w:line="240" w:lineRule="auto"/>
        <w:ind w:left="540" w:hanging="540"/>
        <w:jc w:val="both"/>
        <w:rPr>
          <w:rFonts w:ascii="Times New Roman" w:hAnsi="Times New Roman"/>
          <w:sz w:val="22"/>
          <w:szCs w:val="22"/>
        </w:rPr>
      </w:pPr>
      <w:r w:rsidRPr="00447709">
        <w:rPr>
          <w:rFonts w:ascii="Times New Roman" w:hAnsi="Times New Roman"/>
          <w:sz w:val="22"/>
          <w:szCs w:val="22"/>
        </w:rPr>
        <w:t xml:space="preserve">The </w:t>
      </w:r>
      <w:r w:rsidR="00411336" w:rsidRPr="00447709">
        <w:rPr>
          <w:rFonts w:ascii="Times New Roman" w:hAnsi="Times New Roman"/>
          <w:sz w:val="22"/>
          <w:szCs w:val="22"/>
        </w:rPr>
        <w:t>Service Provider</w:t>
      </w:r>
      <w:r w:rsidR="00F050AC" w:rsidRPr="00447709">
        <w:rPr>
          <w:rFonts w:ascii="Times New Roman" w:hAnsi="Times New Roman"/>
          <w:sz w:val="22"/>
          <w:szCs w:val="22"/>
        </w:rPr>
        <w:t xml:space="preserve"> shall ensure that any data, document or information once submitted on the Composite Software, will be </w:t>
      </w:r>
      <w:r w:rsidRPr="00447709">
        <w:rPr>
          <w:rFonts w:ascii="Times New Roman" w:hAnsi="Times New Roman"/>
          <w:sz w:val="22"/>
          <w:szCs w:val="22"/>
        </w:rPr>
        <w:t xml:space="preserve">stored and maintained </w:t>
      </w:r>
      <w:r w:rsidR="007A493F" w:rsidRPr="00447709">
        <w:rPr>
          <w:rFonts w:ascii="Times New Roman" w:hAnsi="Times New Roman"/>
          <w:sz w:val="22"/>
          <w:szCs w:val="22"/>
        </w:rPr>
        <w:t>for the period notified by IndiGo</w:t>
      </w:r>
      <w:r w:rsidR="003C737E" w:rsidRPr="00447709">
        <w:rPr>
          <w:rFonts w:ascii="Times New Roman" w:hAnsi="Times New Roman"/>
          <w:sz w:val="22"/>
          <w:szCs w:val="22"/>
        </w:rPr>
        <w:t xml:space="preserve"> </w:t>
      </w:r>
      <w:r w:rsidR="00F050AC" w:rsidRPr="00447709">
        <w:rPr>
          <w:rFonts w:ascii="Times New Roman" w:hAnsi="Times New Roman"/>
          <w:sz w:val="22"/>
          <w:szCs w:val="22"/>
        </w:rPr>
        <w:t xml:space="preserve">and will not be deleted during the Term and archived from time to time. </w:t>
      </w:r>
      <w:r w:rsidRPr="00447709">
        <w:rPr>
          <w:rFonts w:ascii="Times New Roman" w:hAnsi="Times New Roman"/>
          <w:sz w:val="22"/>
          <w:szCs w:val="22"/>
        </w:rPr>
        <w:t xml:space="preserve">The </w:t>
      </w:r>
      <w:r w:rsidR="00411336" w:rsidRPr="00447709">
        <w:rPr>
          <w:rFonts w:ascii="Times New Roman" w:hAnsi="Times New Roman"/>
          <w:sz w:val="22"/>
          <w:szCs w:val="22"/>
        </w:rPr>
        <w:t>Service Provider</w:t>
      </w:r>
      <w:r w:rsidR="00F050AC" w:rsidRPr="00447709">
        <w:rPr>
          <w:rFonts w:ascii="Times New Roman" w:hAnsi="Times New Roman"/>
          <w:sz w:val="22"/>
          <w:szCs w:val="22"/>
        </w:rPr>
        <w:t xml:space="preserve"> acknowledges that the rights in data</w:t>
      </w:r>
      <w:r w:rsidR="00B55226" w:rsidRPr="00447709">
        <w:rPr>
          <w:rFonts w:ascii="Times New Roman" w:hAnsi="Times New Roman"/>
          <w:sz w:val="22"/>
          <w:szCs w:val="22"/>
        </w:rPr>
        <w:t xml:space="preserve"> (i) </w:t>
      </w:r>
      <w:r w:rsidR="00F027F1" w:rsidRPr="00447709">
        <w:rPr>
          <w:rFonts w:ascii="Times New Roman" w:hAnsi="Times New Roman"/>
          <w:sz w:val="22"/>
          <w:szCs w:val="22"/>
        </w:rPr>
        <w:t>that Customer or its Users submit to the Software or otherwise make available to Service Provider</w:t>
      </w:r>
      <w:r w:rsidR="008B4FCB" w:rsidRPr="00447709">
        <w:rPr>
          <w:rFonts w:ascii="Times New Roman" w:hAnsi="Times New Roman"/>
          <w:sz w:val="22"/>
          <w:szCs w:val="22"/>
        </w:rPr>
        <w:t>; (ii)</w:t>
      </w:r>
      <w:r w:rsidR="00F050AC" w:rsidRPr="00447709">
        <w:rPr>
          <w:rFonts w:ascii="Times New Roman" w:hAnsi="Times New Roman"/>
          <w:sz w:val="22"/>
          <w:szCs w:val="22"/>
        </w:rPr>
        <w:t xml:space="preserve"> residing in the </w:t>
      </w:r>
      <w:r w:rsidR="00B14725" w:rsidRPr="00447709">
        <w:rPr>
          <w:rFonts w:ascii="Times New Roman" w:hAnsi="Times New Roman"/>
          <w:sz w:val="22"/>
          <w:szCs w:val="22"/>
        </w:rPr>
        <w:t xml:space="preserve">Composite </w:t>
      </w:r>
      <w:r w:rsidR="00F050AC" w:rsidRPr="00447709">
        <w:rPr>
          <w:rFonts w:ascii="Times New Roman" w:hAnsi="Times New Roman"/>
          <w:sz w:val="22"/>
          <w:szCs w:val="22"/>
        </w:rPr>
        <w:t xml:space="preserve">Software in relation to </w:t>
      </w:r>
      <w:r w:rsidRPr="00447709">
        <w:rPr>
          <w:rFonts w:ascii="Times New Roman" w:hAnsi="Times New Roman"/>
          <w:sz w:val="22"/>
          <w:szCs w:val="22"/>
        </w:rPr>
        <w:t>the</w:t>
      </w:r>
      <w:r w:rsidR="00F050AC" w:rsidRPr="00447709">
        <w:rPr>
          <w:rFonts w:ascii="Times New Roman" w:hAnsi="Times New Roman"/>
          <w:sz w:val="22"/>
          <w:szCs w:val="22"/>
        </w:rPr>
        <w:t xml:space="preserve"> Business</w:t>
      </w:r>
      <w:r w:rsidRPr="00447709">
        <w:rPr>
          <w:rFonts w:ascii="Times New Roman" w:hAnsi="Times New Roman"/>
          <w:sz w:val="22"/>
          <w:szCs w:val="22"/>
        </w:rPr>
        <w:t xml:space="preserve"> Unit</w:t>
      </w:r>
      <w:r w:rsidR="00F050AC" w:rsidRPr="00447709">
        <w:rPr>
          <w:rFonts w:ascii="Times New Roman" w:hAnsi="Times New Roman"/>
          <w:sz w:val="22"/>
          <w:szCs w:val="22"/>
        </w:rPr>
        <w:t xml:space="preserve"> at all times</w:t>
      </w:r>
      <w:r w:rsidR="008B4FCB" w:rsidRPr="00447709">
        <w:rPr>
          <w:rFonts w:ascii="Times New Roman" w:hAnsi="Times New Roman"/>
          <w:sz w:val="22"/>
          <w:szCs w:val="22"/>
        </w:rPr>
        <w:t xml:space="preserve">,  and any derivative works of the foregoing (together referred to </w:t>
      </w:r>
      <w:r w:rsidR="00224BAC" w:rsidRPr="00447709">
        <w:rPr>
          <w:rFonts w:ascii="Times New Roman" w:hAnsi="Times New Roman"/>
          <w:sz w:val="22"/>
          <w:szCs w:val="22"/>
        </w:rPr>
        <w:t>the</w:t>
      </w:r>
      <w:r w:rsidR="008B4FCB" w:rsidRPr="00447709">
        <w:rPr>
          <w:rFonts w:ascii="Times New Roman" w:hAnsi="Times New Roman"/>
          <w:sz w:val="22"/>
          <w:szCs w:val="22"/>
        </w:rPr>
        <w:t xml:space="preserve"> “Customer Data”)</w:t>
      </w:r>
      <w:r w:rsidR="00F050AC" w:rsidRPr="00447709">
        <w:rPr>
          <w:rFonts w:ascii="Times New Roman" w:hAnsi="Times New Roman"/>
          <w:sz w:val="22"/>
          <w:szCs w:val="22"/>
        </w:rPr>
        <w:t xml:space="preserve"> remains the property of the Customer and shall be accessible by Customer at all times and the Customer shall be free to extract any such data in any form and </w:t>
      </w:r>
      <w:r w:rsidRPr="00447709">
        <w:rPr>
          <w:rFonts w:ascii="Times New Roman" w:hAnsi="Times New Roman"/>
          <w:sz w:val="22"/>
          <w:szCs w:val="22"/>
        </w:rPr>
        <w:t xml:space="preserve">the </w:t>
      </w:r>
      <w:r w:rsidR="00411336" w:rsidRPr="00447709">
        <w:rPr>
          <w:rFonts w:ascii="Times New Roman" w:hAnsi="Times New Roman"/>
          <w:sz w:val="22"/>
          <w:szCs w:val="22"/>
        </w:rPr>
        <w:t>Service Provider</w:t>
      </w:r>
      <w:r w:rsidR="00F050AC" w:rsidRPr="00447709">
        <w:rPr>
          <w:rFonts w:ascii="Times New Roman" w:hAnsi="Times New Roman"/>
          <w:sz w:val="22"/>
          <w:szCs w:val="22"/>
        </w:rPr>
        <w:t xml:space="preserve"> shall facilitate such extraction in the form or format available using built-in data reporting tools</w:t>
      </w:r>
      <w:r w:rsidRPr="00447709">
        <w:rPr>
          <w:rFonts w:ascii="Times New Roman" w:hAnsi="Times New Roman"/>
          <w:sz w:val="22"/>
          <w:szCs w:val="22"/>
        </w:rPr>
        <w:t>, at no cost to the Customer</w:t>
      </w:r>
      <w:r w:rsidR="00447709">
        <w:rPr>
          <w:rFonts w:ascii="Times New Roman" w:hAnsi="Times New Roman"/>
          <w:sz w:val="22"/>
          <w:szCs w:val="22"/>
        </w:rPr>
        <w:t>.</w:t>
      </w:r>
    </w:p>
    <w:p w14:paraId="4588E468" w14:textId="77777777" w:rsidR="00447709" w:rsidRPr="00447709" w:rsidRDefault="00447709" w:rsidP="00447709">
      <w:pPr>
        <w:pStyle w:val="CommentText"/>
        <w:spacing w:after="0" w:line="240" w:lineRule="auto"/>
        <w:jc w:val="both"/>
        <w:rPr>
          <w:rFonts w:ascii="Times New Roman" w:hAnsi="Times New Roman"/>
          <w:sz w:val="22"/>
          <w:szCs w:val="22"/>
        </w:rPr>
      </w:pPr>
    </w:p>
    <w:p w14:paraId="53CFD58F" w14:textId="387C6D44" w:rsidR="00234AE2" w:rsidRPr="00BB710F" w:rsidRDefault="00C738FC" w:rsidP="00272CB0">
      <w:pPr>
        <w:pStyle w:val="CommentText"/>
        <w:numPr>
          <w:ilvl w:val="0"/>
          <w:numId w:val="18"/>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To ensure the safety and security of the Confidential Information available on the </w:t>
      </w:r>
      <w:r w:rsidR="00CC75AD" w:rsidRPr="00BB710F">
        <w:rPr>
          <w:rFonts w:ascii="Times New Roman" w:hAnsi="Times New Roman"/>
          <w:sz w:val="22"/>
          <w:szCs w:val="22"/>
        </w:rPr>
        <w:t xml:space="preserve">Composite </w:t>
      </w:r>
      <w:r w:rsidRPr="00BB710F">
        <w:rPr>
          <w:rFonts w:ascii="Times New Roman" w:hAnsi="Times New Roman"/>
          <w:sz w:val="22"/>
          <w:szCs w:val="22"/>
        </w:rPr>
        <w:t xml:space="preserve">Software,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hereby undertakes to limit the access to the</w:t>
      </w:r>
      <w:r w:rsidR="00CC75AD" w:rsidRPr="00BB710F">
        <w:rPr>
          <w:rFonts w:ascii="Times New Roman" w:hAnsi="Times New Roman"/>
          <w:sz w:val="22"/>
          <w:szCs w:val="22"/>
        </w:rPr>
        <w:t xml:space="preserve"> Composite</w:t>
      </w:r>
      <w:r w:rsidRPr="00BB710F">
        <w:rPr>
          <w:rFonts w:ascii="Times New Roman" w:hAnsi="Times New Roman"/>
          <w:sz w:val="22"/>
          <w:szCs w:val="22"/>
        </w:rPr>
        <w:t xml:space="preserve"> Software and Confidential Information, for each User, as per the roles, requirements and other details, provided by </w:t>
      </w:r>
      <w:r w:rsidR="00CC75AD" w:rsidRPr="00BB710F">
        <w:rPr>
          <w:rFonts w:ascii="Times New Roman" w:hAnsi="Times New Roman"/>
          <w:sz w:val="22"/>
          <w:szCs w:val="22"/>
        </w:rPr>
        <w:t xml:space="preserve">the </w:t>
      </w:r>
      <w:r w:rsidRPr="00BB710F">
        <w:rPr>
          <w:rFonts w:ascii="Times New Roman" w:hAnsi="Times New Roman"/>
          <w:sz w:val="22"/>
          <w:szCs w:val="22"/>
        </w:rPr>
        <w:t xml:space="preserve">Customer.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 xml:space="preserve">must equip the </w:t>
      </w:r>
      <w:r w:rsidR="00B14725" w:rsidRPr="00BB710F">
        <w:rPr>
          <w:rFonts w:ascii="Times New Roman" w:hAnsi="Times New Roman"/>
          <w:sz w:val="22"/>
          <w:szCs w:val="22"/>
        </w:rPr>
        <w:t xml:space="preserve">Composite </w:t>
      </w:r>
      <w:r w:rsidRPr="00BB710F">
        <w:rPr>
          <w:rFonts w:ascii="Times New Roman" w:hAnsi="Times New Roman"/>
          <w:sz w:val="22"/>
          <w:szCs w:val="22"/>
        </w:rPr>
        <w:t>Software with</w:t>
      </w:r>
      <w:r w:rsidR="00BA3178" w:rsidRPr="00BB710F">
        <w:rPr>
          <w:rFonts w:ascii="Times New Roman" w:hAnsi="Times New Roman"/>
          <w:sz w:val="22"/>
          <w:szCs w:val="22"/>
        </w:rPr>
        <w:t xml:space="preserve"> </w:t>
      </w:r>
      <w:r w:rsidRPr="00BB710F">
        <w:rPr>
          <w:rFonts w:ascii="Times New Roman" w:hAnsi="Times New Roman"/>
          <w:sz w:val="22"/>
          <w:szCs w:val="22"/>
        </w:rPr>
        <w:t xml:space="preserve">features to detect unauthorized access of the </w:t>
      </w:r>
      <w:r w:rsidR="00CC75AD" w:rsidRPr="00BB710F">
        <w:rPr>
          <w:rFonts w:ascii="Times New Roman" w:hAnsi="Times New Roman"/>
          <w:sz w:val="22"/>
          <w:szCs w:val="22"/>
        </w:rPr>
        <w:t xml:space="preserve">Composite </w:t>
      </w:r>
      <w:r w:rsidRPr="00BB710F">
        <w:rPr>
          <w:rFonts w:ascii="Times New Roman" w:hAnsi="Times New Roman"/>
          <w:sz w:val="22"/>
          <w:szCs w:val="22"/>
        </w:rPr>
        <w:t xml:space="preserve">Software and Confidential Information. The most current available antivirus programs and policies shall be deployed by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 xml:space="preserve">to reduce the risk, to the maximum extent possible, of any form of malicious code being introduced into </w:t>
      </w:r>
      <w:r w:rsidR="00B263A0" w:rsidRPr="00BB710F">
        <w:rPr>
          <w:rFonts w:ascii="Times New Roman" w:hAnsi="Times New Roman"/>
          <w:sz w:val="22"/>
          <w:szCs w:val="22"/>
        </w:rPr>
        <w:t xml:space="preserve">Composite </w:t>
      </w:r>
      <w:r w:rsidRPr="00BB710F">
        <w:rPr>
          <w:rFonts w:ascii="Times New Roman" w:hAnsi="Times New Roman"/>
          <w:sz w:val="22"/>
          <w:szCs w:val="22"/>
        </w:rPr>
        <w:t xml:space="preserve">Software. Additionally, </w:t>
      </w:r>
      <w:r w:rsidR="00C1173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CC75AD" w:rsidRPr="00BB710F">
        <w:rPr>
          <w:rFonts w:ascii="Times New Roman" w:hAnsi="Times New Roman"/>
          <w:sz w:val="22"/>
          <w:szCs w:val="22"/>
        </w:rPr>
        <w:t xml:space="preserve"> </w:t>
      </w:r>
      <w:r w:rsidRPr="00BB710F">
        <w:rPr>
          <w:rFonts w:ascii="Times New Roman" w:hAnsi="Times New Roman"/>
          <w:sz w:val="22"/>
          <w:szCs w:val="22"/>
        </w:rPr>
        <w:t xml:space="preserve">will not: (a) incorporate malicious code into the </w:t>
      </w:r>
      <w:r w:rsidR="00B263A0" w:rsidRPr="00BB710F">
        <w:rPr>
          <w:rFonts w:ascii="Times New Roman" w:hAnsi="Times New Roman"/>
          <w:sz w:val="22"/>
          <w:szCs w:val="22"/>
        </w:rPr>
        <w:t xml:space="preserve">Customer Systems or any other </w:t>
      </w:r>
      <w:r w:rsidRPr="00BB710F">
        <w:rPr>
          <w:rFonts w:ascii="Times New Roman" w:hAnsi="Times New Roman"/>
          <w:sz w:val="22"/>
          <w:szCs w:val="22"/>
        </w:rPr>
        <w:t xml:space="preserve">software of </w:t>
      </w:r>
      <w:r w:rsidR="00B263A0" w:rsidRPr="00BB710F">
        <w:rPr>
          <w:rFonts w:ascii="Times New Roman" w:hAnsi="Times New Roman"/>
          <w:sz w:val="22"/>
          <w:szCs w:val="22"/>
        </w:rPr>
        <w:t xml:space="preserve">the </w:t>
      </w:r>
      <w:r w:rsidRPr="00BB710F">
        <w:rPr>
          <w:rFonts w:ascii="Times New Roman" w:hAnsi="Times New Roman"/>
          <w:sz w:val="22"/>
          <w:szCs w:val="22"/>
        </w:rPr>
        <w:t>Customer; and (b) invoke any hardware limiting, software limiting or services limiting function (including any key, node lock, time out or other similar functions) at any time, whether implemented by electronic or other means.</w:t>
      </w:r>
      <w:r w:rsidR="002F5D0D" w:rsidRPr="00BB710F">
        <w:rPr>
          <w:rFonts w:ascii="Times New Roman" w:hAnsi="Times New Roman"/>
          <w:sz w:val="22"/>
          <w:szCs w:val="22"/>
        </w:rPr>
        <w:t xml:space="preserve"> This obligation shall be a material obligation of </w:t>
      </w:r>
      <w:r w:rsidR="00C1173F" w:rsidRPr="00BB710F">
        <w:rPr>
          <w:rFonts w:ascii="Times New Roman" w:hAnsi="Times New Roman"/>
          <w:sz w:val="22"/>
          <w:szCs w:val="22"/>
        </w:rPr>
        <w:t xml:space="preserve">the </w:t>
      </w:r>
      <w:r w:rsidR="00411336" w:rsidRPr="00BB710F">
        <w:rPr>
          <w:rFonts w:ascii="Times New Roman" w:hAnsi="Times New Roman"/>
          <w:sz w:val="22"/>
          <w:szCs w:val="22"/>
        </w:rPr>
        <w:t>Service Provider</w:t>
      </w:r>
      <w:r w:rsidR="002F5D0D" w:rsidRPr="00BB710F">
        <w:rPr>
          <w:rFonts w:ascii="Times New Roman" w:hAnsi="Times New Roman"/>
          <w:sz w:val="22"/>
          <w:szCs w:val="22"/>
        </w:rPr>
        <w:t>.</w:t>
      </w:r>
    </w:p>
    <w:p w14:paraId="19DA551F" w14:textId="77777777" w:rsidR="00F549C5" w:rsidRPr="00BB710F" w:rsidRDefault="00F549C5" w:rsidP="00F549C5">
      <w:pPr>
        <w:pStyle w:val="CommentText"/>
        <w:spacing w:after="0" w:line="240" w:lineRule="auto"/>
        <w:jc w:val="both"/>
        <w:rPr>
          <w:rFonts w:ascii="Times New Roman" w:hAnsi="Times New Roman"/>
          <w:sz w:val="22"/>
          <w:szCs w:val="22"/>
        </w:rPr>
      </w:pPr>
    </w:p>
    <w:p w14:paraId="39723E35" w14:textId="3F11326D" w:rsidR="00C738FC" w:rsidRPr="00BB710F" w:rsidRDefault="00234AE2" w:rsidP="00272CB0">
      <w:pPr>
        <w:pStyle w:val="CommentText"/>
        <w:numPr>
          <w:ilvl w:val="0"/>
          <w:numId w:val="18"/>
        </w:numPr>
        <w:spacing w:after="0" w:line="240" w:lineRule="auto"/>
        <w:ind w:left="540" w:hanging="540"/>
        <w:jc w:val="both"/>
        <w:rPr>
          <w:rFonts w:ascii="Times New Roman" w:hAnsi="Times New Roman"/>
          <w:sz w:val="22"/>
          <w:szCs w:val="22"/>
        </w:rPr>
      </w:pPr>
      <w:r w:rsidRPr="00BB710F">
        <w:rPr>
          <w:rFonts w:ascii="Times New Roman" w:hAnsi="Times New Roman"/>
          <w:sz w:val="22"/>
          <w:szCs w:val="22"/>
        </w:rPr>
        <w:t xml:space="preserve">The acceptance of the UAT and artefacts thereof shall be recorded in writing (including by e-mail) and shall be preserved by the </w:t>
      </w:r>
      <w:r w:rsidR="006C690F">
        <w:rPr>
          <w:rFonts w:ascii="Times New Roman" w:hAnsi="Times New Roman"/>
          <w:sz w:val="22"/>
          <w:szCs w:val="22"/>
        </w:rPr>
        <w:t>Service Provider</w:t>
      </w:r>
      <w:r w:rsidRPr="00BB710F">
        <w:rPr>
          <w:rFonts w:ascii="Times New Roman" w:hAnsi="Times New Roman"/>
          <w:sz w:val="22"/>
          <w:szCs w:val="22"/>
        </w:rPr>
        <w:t xml:space="preserve"> in </w:t>
      </w:r>
      <w:r w:rsidR="006C690F">
        <w:rPr>
          <w:rFonts w:ascii="Times New Roman" w:hAnsi="Times New Roman"/>
          <w:sz w:val="22"/>
          <w:szCs w:val="22"/>
        </w:rPr>
        <w:t>its</w:t>
      </w:r>
      <w:r w:rsidRPr="00BB710F">
        <w:rPr>
          <w:rFonts w:ascii="Times New Roman" w:hAnsi="Times New Roman"/>
          <w:sz w:val="22"/>
          <w:szCs w:val="22"/>
        </w:rPr>
        <w:t xml:space="preserve"> records during the Term and up to </w:t>
      </w:r>
      <w:r w:rsidR="004F5E96">
        <w:rPr>
          <w:rFonts w:ascii="Times New Roman" w:hAnsi="Times New Roman"/>
          <w:sz w:val="22"/>
          <w:szCs w:val="22"/>
        </w:rPr>
        <w:t>3</w:t>
      </w:r>
      <w:r w:rsidRPr="00BB710F">
        <w:rPr>
          <w:rFonts w:ascii="Times New Roman" w:hAnsi="Times New Roman"/>
          <w:sz w:val="22"/>
          <w:szCs w:val="22"/>
        </w:rPr>
        <w:t xml:space="preserve"> (</w:t>
      </w:r>
      <w:r w:rsidR="004F5E96">
        <w:rPr>
          <w:rFonts w:ascii="Times New Roman" w:hAnsi="Times New Roman"/>
          <w:sz w:val="22"/>
          <w:szCs w:val="22"/>
        </w:rPr>
        <w:t>three</w:t>
      </w:r>
      <w:r w:rsidRPr="00BB710F">
        <w:rPr>
          <w:rFonts w:ascii="Times New Roman" w:hAnsi="Times New Roman"/>
          <w:sz w:val="22"/>
          <w:szCs w:val="22"/>
        </w:rPr>
        <w:t xml:space="preserve">) years of the expiry of the </w:t>
      </w:r>
      <w:r w:rsidR="00C1173F" w:rsidRPr="00BB710F">
        <w:rPr>
          <w:rFonts w:ascii="Times New Roman" w:hAnsi="Times New Roman"/>
          <w:sz w:val="22"/>
          <w:szCs w:val="22"/>
        </w:rPr>
        <w:t>T</w:t>
      </w:r>
      <w:r w:rsidRPr="00BB710F">
        <w:rPr>
          <w:rFonts w:ascii="Times New Roman" w:hAnsi="Times New Roman"/>
          <w:sz w:val="22"/>
          <w:szCs w:val="22"/>
        </w:rPr>
        <w:t>erm.</w:t>
      </w:r>
      <w:r w:rsidR="00CC75AD" w:rsidRPr="00BB710F">
        <w:rPr>
          <w:rFonts w:ascii="Times New Roman" w:hAnsi="Times New Roman"/>
          <w:sz w:val="22"/>
          <w:szCs w:val="22"/>
        </w:rPr>
        <w:t xml:space="preserve">   </w:t>
      </w:r>
    </w:p>
    <w:p w14:paraId="6EC945B4" w14:textId="77777777" w:rsidR="00C738FC" w:rsidRPr="00BB710F" w:rsidRDefault="00C738FC" w:rsidP="00F549C5">
      <w:pPr>
        <w:spacing w:after="0" w:line="240" w:lineRule="auto"/>
        <w:rPr>
          <w:rFonts w:ascii="Times New Roman" w:hAnsi="Times New Roman" w:cs="Times New Roman"/>
        </w:rPr>
      </w:pPr>
    </w:p>
    <w:p w14:paraId="3A83EB0C" w14:textId="77777777" w:rsidR="007529DA" w:rsidRPr="00BB710F" w:rsidRDefault="007529DA" w:rsidP="001449DE">
      <w:pPr>
        <w:pStyle w:val="ListParagraph"/>
        <w:numPr>
          <w:ilvl w:val="0"/>
          <w:numId w:val="5"/>
        </w:numPr>
        <w:spacing w:after="0" w:line="240" w:lineRule="auto"/>
        <w:ind w:left="567" w:hanging="567"/>
        <w:rPr>
          <w:rFonts w:ascii="Times New Roman" w:hAnsi="Times New Roman" w:cs="Times New Roman"/>
          <w:b/>
          <w:i/>
          <w:u w:val="single"/>
        </w:rPr>
      </w:pPr>
      <w:bookmarkStart w:id="38" w:name="_Toc474418696"/>
      <w:bookmarkStart w:id="39" w:name="_Toc475709317"/>
      <w:bookmarkStart w:id="40" w:name="_Toc478655630"/>
      <w:r w:rsidRPr="00BB710F">
        <w:rPr>
          <w:rStyle w:val="Heading2Char"/>
          <w:rFonts w:eastAsia="Cambria"/>
          <w:b w:val="0"/>
          <w:i/>
          <w:sz w:val="22"/>
          <w:szCs w:val="22"/>
          <w:u w:val="single"/>
        </w:rPr>
        <w:t>Services in General</w:t>
      </w:r>
      <w:bookmarkEnd w:id="38"/>
      <w:bookmarkEnd w:id="39"/>
      <w:bookmarkEnd w:id="40"/>
    </w:p>
    <w:p w14:paraId="71DD117C" w14:textId="77777777" w:rsidR="007529DA" w:rsidRPr="00BB710F" w:rsidRDefault="007529DA" w:rsidP="00E34CAE">
      <w:pPr>
        <w:pStyle w:val="ListParagraph"/>
        <w:spacing w:after="0" w:line="240" w:lineRule="auto"/>
        <w:ind w:left="360"/>
        <w:jc w:val="both"/>
        <w:rPr>
          <w:rFonts w:ascii="Times New Roman" w:hAnsi="Times New Roman" w:cs="Times New Roman"/>
        </w:rPr>
      </w:pPr>
    </w:p>
    <w:p w14:paraId="48F4B1FD" w14:textId="03A3A426" w:rsidR="007529DA" w:rsidRPr="00BB710F" w:rsidRDefault="003812A0" w:rsidP="00272CB0">
      <w:pPr>
        <w:pStyle w:val="ListParagraph"/>
        <w:numPr>
          <w:ilvl w:val="0"/>
          <w:numId w:val="19"/>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CC75AD" w:rsidRPr="00BB710F">
        <w:rPr>
          <w:rFonts w:ascii="Times New Roman" w:hAnsi="Times New Roman" w:cs="Times New Roman"/>
        </w:rPr>
        <w:t xml:space="preserve"> </w:t>
      </w:r>
      <w:r w:rsidR="007529DA" w:rsidRPr="00BB710F">
        <w:rPr>
          <w:rFonts w:ascii="Times New Roman" w:hAnsi="Times New Roman" w:cs="Times New Roman"/>
        </w:rPr>
        <w:t xml:space="preserve">will, at all times, ensure prompt and efficient discharge of Services.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CC75AD" w:rsidRPr="00BB710F">
        <w:rPr>
          <w:rFonts w:ascii="Times New Roman" w:hAnsi="Times New Roman" w:cs="Times New Roman"/>
        </w:rPr>
        <w:t xml:space="preserve"> </w:t>
      </w:r>
      <w:r w:rsidR="007529DA" w:rsidRPr="00BB710F">
        <w:rPr>
          <w:rFonts w:ascii="Times New Roman" w:hAnsi="Times New Roman" w:cs="Times New Roman"/>
        </w:rPr>
        <w:t xml:space="preserve">acknowledges that efficient and timely delivery of milestones and performance of Services are critical for </w:t>
      </w:r>
      <w:r w:rsidR="00CC75AD" w:rsidRPr="00BB710F">
        <w:rPr>
          <w:rFonts w:ascii="Times New Roman" w:hAnsi="Times New Roman" w:cs="Times New Roman"/>
        </w:rPr>
        <w:t xml:space="preserve">the </w:t>
      </w:r>
      <w:r w:rsidR="007529DA" w:rsidRPr="00BB710F">
        <w:rPr>
          <w:rFonts w:ascii="Times New Roman" w:hAnsi="Times New Roman" w:cs="Times New Roman"/>
        </w:rPr>
        <w:t>Customer and a breach of this obligation will be deemed as a material breach</w:t>
      </w:r>
      <w:r w:rsidR="004574AE" w:rsidRPr="00BB710F">
        <w:rPr>
          <w:rFonts w:ascii="Times New Roman" w:hAnsi="Times New Roman" w:cs="Times New Roman"/>
          <w:bCs/>
        </w:rPr>
        <w:t xml:space="preserve"> of this Agreement</w:t>
      </w:r>
      <w:r w:rsidR="007529DA" w:rsidRPr="00BB710F">
        <w:rPr>
          <w:rFonts w:ascii="Times New Roman" w:hAnsi="Times New Roman" w:cs="Times New Roman"/>
          <w:bCs/>
        </w:rPr>
        <w:t>.</w:t>
      </w:r>
      <w:r w:rsidR="007529DA" w:rsidRPr="00BB710F">
        <w:rPr>
          <w:rFonts w:ascii="Times New Roman" w:hAnsi="Times New Roman" w:cs="Times New Roman"/>
        </w:rPr>
        <w:t xml:space="preserve"> </w:t>
      </w:r>
    </w:p>
    <w:p w14:paraId="6E5D1F22" w14:textId="77777777" w:rsidR="007529DA" w:rsidRPr="00BB710F" w:rsidRDefault="007529DA" w:rsidP="007E40E4">
      <w:pPr>
        <w:pStyle w:val="ListParagraph"/>
        <w:spacing w:after="0" w:line="240" w:lineRule="auto"/>
        <w:ind w:left="993" w:hanging="426"/>
        <w:jc w:val="both"/>
        <w:rPr>
          <w:rFonts w:ascii="Times New Roman" w:hAnsi="Times New Roman" w:cs="Times New Roman"/>
        </w:rPr>
      </w:pPr>
    </w:p>
    <w:p w14:paraId="05804E98" w14:textId="601686EC" w:rsidR="00006992" w:rsidRPr="00BB710F" w:rsidRDefault="007529DA" w:rsidP="00272CB0">
      <w:pPr>
        <w:pStyle w:val="ListParagraph"/>
        <w:numPr>
          <w:ilvl w:val="0"/>
          <w:numId w:val="19"/>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Services will be performed by </w:t>
      </w:r>
      <w:r w:rsidR="00411336" w:rsidRPr="00BB710F">
        <w:rPr>
          <w:rFonts w:ascii="Times New Roman" w:hAnsi="Times New Roman" w:cs="Times New Roman"/>
        </w:rPr>
        <w:t>Service Provider</w:t>
      </w:r>
      <w:r w:rsidR="00CC75AD" w:rsidRPr="00BB710F">
        <w:rPr>
          <w:rFonts w:ascii="Times New Roman" w:hAnsi="Times New Roman" w:cs="Times New Roman"/>
        </w:rPr>
        <w:t xml:space="preserve"> </w:t>
      </w:r>
      <w:r w:rsidRPr="00BB710F">
        <w:rPr>
          <w:rFonts w:ascii="Times New Roman" w:hAnsi="Times New Roman" w:cs="Times New Roman"/>
        </w:rPr>
        <w:t xml:space="preserve">in accordance with and at the levels of accuracy, quality, completeness, responsiveness and productivity, </w:t>
      </w:r>
      <w:r w:rsidR="003812A0" w:rsidRPr="00BB710F">
        <w:rPr>
          <w:rFonts w:ascii="Times New Roman" w:hAnsi="Times New Roman" w:cs="Times New Roman"/>
        </w:rPr>
        <w:t>as provided in</w:t>
      </w:r>
      <w:r w:rsidRPr="00BB710F">
        <w:rPr>
          <w:rFonts w:ascii="Times New Roman" w:hAnsi="Times New Roman" w:cs="Times New Roman"/>
        </w:rPr>
        <w:t xml:space="preserve"> this Agreement. </w:t>
      </w:r>
    </w:p>
    <w:p w14:paraId="2653DEC8" w14:textId="77777777" w:rsidR="007529DA" w:rsidRPr="00BB710F" w:rsidRDefault="007529DA" w:rsidP="00006992">
      <w:pPr>
        <w:pStyle w:val="ListParagraph"/>
        <w:spacing w:after="0" w:line="240" w:lineRule="auto"/>
        <w:ind w:left="1080"/>
        <w:jc w:val="both"/>
        <w:rPr>
          <w:rFonts w:ascii="Times New Roman" w:hAnsi="Times New Roman" w:cs="Times New Roman"/>
        </w:rPr>
      </w:pPr>
      <w:r w:rsidRPr="00BB710F">
        <w:rPr>
          <w:rFonts w:ascii="Times New Roman" w:hAnsi="Times New Roman" w:cs="Times New Roman"/>
        </w:rPr>
        <w:t xml:space="preserve">   </w:t>
      </w:r>
      <w:r w:rsidR="00CC75AD" w:rsidRPr="00BB710F">
        <w:rPr>
          <w:rFonts w:ascii="Times New Roman" w:hAnsi="Times New Roman" w:cs="Times New Roman"/>
        </w:rPr>
        <w:t xml:space="preserve"> </w:t>
      </w:r>
    </w:p>
    <w:p w14:paraId="7A967605" w14:textId="77777777" w:rsidR="007529DA" w:rsidRPr="00BB710F" w:rsidRDefault="007529DA" w:rsidP="001449DE">
      <w:pPr>
        <w:pStyle w:val="ListParagraph"/>
        <w:numPr>
          <w:ilvl w:val="0"/>
          <w:numId w:val="5"/>
        </w:numPr>
        <w:spacing w:after="0" w:line="240" w:lineRule="auto"/>
        <w:ind w:left="567" w:hanging="567"/>
        <w:rPr>
          <w:rFonts w:ascii="Times New Roman" w:hAnsi="Times New Roman" w:cs="Times New Roman"/>
          <w:b/>
          <w:i/>
          <w:u w:val="single"/>
        </w:rPr>
      </w:pPr>
      <w:bookmarkStart w:id="41" w:name="_Toc474418697"/>
      <w:bookmarkStart w:id="42" w:name="_Toc475709318"/>
      <w:bookmarkStart w:id="43" w:name="_Toc478655631"/>
      <w:r w:rsidRPr="00BB710F">
        <w:rPr>
          <w:rStyle w:val="Heading2Char"/>
          <w:rFonts w:eastAsia="Cambria"/>
          <w:b w:val="0"/>
          <w:i/>
          <w:sz w:val="22"/>
          <w:szCs w:val="22"/>
          <w:u w:val="single"/>
        </w:rPr>
        <w:t>Personnel</w:t>
      </w:r>
      <w:bookmarkEnd w:id="41"/>
      <w:bookmarkEnd w:id="42"/>
      <w:bookmarkEnd w:id="43"/>
    </w:p>
    <w:p w14:paraId="793A9613" w14:textId="77777777" w:rsidR="007529DA" w:rsidRPr="00BB710F" w:rsidRDefault="007529DA" w:rsidP="00E34CAE">
      <w:pPr>
        <w:spacing w:after="0" w:line="240" w:lineRule="auto"/>
        <w:ind w:left="360"/>
        <w:jc w:val="both"/>
        <w:rPr>
          <w:rFonts w:ascii="Times New Roman" w:hAnsi="Times New Roman" w:cs="Times New Roman"/>
        </w:rPr>
      </w:pPr>
    </w:p>
    <w:p w14:paraId="579C4545" w14:textId="6ED047C5" w:rsidR="007529DA" w:rsidRPr="00BB710F" w:rsidRDefault="00E021AD"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be entirely responsible for deployment of adequate Personnel with the necessary qualification, experience and skill set, for ensuring timely and efficient discharge of its obligations under this Agreement. </w:t>
      </w:r>
      <w:r w:rsidR="0071741C" w:rsidRPr="00BB710F">
        <w:rPr>
          <w:rFonts w:ascii="Times New Roman" w:hAnsi="Times New Roman" w:cs="Times New Roman"/>
        </w:rPr>
        <w:t xml:space="preserve"> </w:t>
      </w:r>
    </w:p>
    <w:p w14:paraId="211A5756" w14:textId="77777777" w:rsidR="007529DA" w:rsidRPr="00BB710F" w:rsidRDefault="007529DA" w:rsidP="007E40E4">
      <w:pPr>
        <w:spacing w:after="0" w:line="240" w:lineRule="auto"/>
        <w:ind w:left="993" w:hanging="426"/>
        <w:jc w:val="both"/>
        <w:rPr>
          <w:rFonts w:ascii="Times New Roman" w:hAnsi="Times New Roman" w:cs="Times New Roman"/>
        </w:rPr>
      </w:pPr>
    </w:p>
    <w:p w14:paraId="0A954DF8" w14:textId="1458E3E1" w:rsidR="009816F1"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lastRenderedPageBreak/>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at all times, be solely responsible for the acts and omissions of the Personnel. </w:t>
      </w:r>
      <w:r w:rsidR="009816F1" w:rsidRPr="00BB710F">
        <w:rPr>
          <w:rFonts w:ascii="Times New Roman" w:hAnsi="Times New Roman" w:cs="Times New Roman"/>
          <w:lang w:val="en-IN" w:eastAsia="en-IN"/>
        </w:rPr>
        <w:t xml:space="preserve">Nothing in </w:t>
      </w:r>
      <w:r w:rsidR="009816F1" w:rsidRPr="00BB710F">
        <w:rPr>
          <w:rFonts w:ascii="Times New Roman" w:hAnsi="Times New Roman" w:cs="Times New Roman"/>
        </w:rPr>
        <w:t>this</w:t>
      </w:r>
      <w:r w:rsidR="009816F1" w:rsidRPr="00BB710F">
        <w:rPr>
          <w:rFonts w:ascii="Times New Roman" w:hAnsi="Times New Roman" w:cs="Times New Roman"/>
          <w:lang w:val="en-IN" w:eastAsia="en-IN"/>
        </w:rPr>
        <w:t xml:space="preserve"> Agreement shall by implication or expression be taken to mean or imply that any of the </w:t>
      </w:r>
      <w:r w:rsidR="006853F1" w:rsidRPr="00BB710F">
        <w:rPr>
          <w:rFonts w:ascii="Times New Roman" w:hAnsi="Times New Roman" w:cs="Times New Roman"/>
          <w:lang w:val="en-IN" w:eastAsia="en-IN"/>
        </w:rPr>
        <w:t>Personnel eng</w:t>
      </w:r>
      <w:r w:rsidR="009816F1" w:rsidRPr="00BB710F">
        <w:rPr>
          <w:rFonts w:ascii="Times New Roman" w:hAnsi="Times New Roman" w:cs="Times New Roman"/>
          <w:lang w:val="en-IN" w:eastAsia="en-IN"/>
        </w:rPr>
        <w:t>aged by</w:t>
      </w:r>
      <w:r w:rsidRPr="00BB710F">
        <w:rPr>
          <w:rFonts w:ascii="Times New Roman" w:hAnsi="Times New Roman" w:cs="Times New Roman"/>
          <w:lang w:val="en-IN" w:eastAsia="en-IN"/>
        </w:rPr>
        <w:t xml:space="preserve"> the</w:t>
      </w:r>
      <w:r w:rsidR="009816F1" w:rsidRPr="00BB710F">
        <w:rPr>
          <w:rFonts w:ascii="Times New Roman" w:hAnsi="Times New Roman" w:cs="Times New Roman"/>
          <w:lang w:val="en-IN" w:eastAsia="en-IN"/>
        </w:rPr>
        <w:t xml:space="preserve"> </w:t>
      </w:r>
      <w:r w:rsidR="00411336" w:rsidRPr="00BB710F">
        <w:rPr>
          <w:rFonts w:ascii="Times New Roman" w:hAnsi="Times New Roman" w:cs="Times New Roman"/>
        </w:rPr>
        <w:t>Service Provider</w:t>
      </w:r>
      <w:r w:rsidR="0071741C" w:rsidRPr="00BB710F">
        <w:rPr>
          <w:rFonts w:ascii="Times New Roman" w:hAnsi="Times New Roman" w:cs="Times New Roman"/>
          <w:lang w:val="en-IN" w:eastAsia="en-IN"/>
        </w:rPr>
        <w:t xml:space="preserve"> </w:t>
      </w:r>
      <w:r w:rsidR="009816F1" w:rsidRPr="00BB710F">
        <w:rPr>
          <w:rFonts w:ascii="Times New Roman" w:hAnsi="Times New Roman" w:cs="Times New Roman"/>
          <w:lang w:val="en-IN" w:eastAsia="en-IN"/>
        </w:rPr>
        <w:t xml:space="preserve">for rendering the Services, are the employees of </w:t>
      </w:r>
      <w:r w:rsidR="002C592D" w:rsidRPr="00BB710F">
        <w:rPr>
          <w:rFonts w:ascii="Times New Roman" w:hAnsi="Times New Roman" w:cs="Times New Roman"/>
          <w:lang w:val="en-IN" w:eastAsia="en-IN"/>
        </w:rPr>
        <w:t xml:space="preserve">the Customer </w:t>
      </w:r>
      <w:r w:rsidR="009816F1" w:rsidRPr="00BB710F">
        <w:rPr>
          <w:rFonts w:ascii="Times New Roman" w:hAnsi="Times New Roman" w:cs="Times New Roman"/>
          <w:lang w:val="en-IN" w:eastAsia="en-IN"/>
        </w:rPr>
        <w:t xml:space="preserve">or engaged by </w:t>
      </w:r>
      <w:r w:rsidR="002C592D" w:rsidRPr="00BB710F">
        <w:rPr>
          <w:rFonts w:ascii="Times New Roman" w:hAnsi="Times New Roman" w:cs="Times New Roman"/>
          <w:lang w:val="en-IN" w:eastAsia="en-IN"/>
        </w:rPr>
        <w:t>the Customer</w:t>
      </w:r>
      <w:r w:rsidR="009816F1" w:rsidRPr="00BB710F">
        <w:rPr>
          <w:rFonts w:ascii="Times New Roman" w:hAnsi="Times New Roman" w:cs="Times New Roman"/>
          <w:lang w:val="en-IN" w:eastAsia="en-IN"/>
        </w:rPr>
        <w:t>.</w:t>
      </w:r>
      <w:r w:rsidR="0071741C" w:rsidRPr="00BB710F">
        <w:rPr>
          <w:rFonts w:ascii="Times New Roman" w:hAnsi="Times New Roman" w:cs="Times New Roman"/>
          <w:lang w:val="en-IN" w:eastAsia="en-IN"/>
        </w:rPr>
        <w:t xml:space="preserve">  </w:t>
      </w:r>
    </w:p>
    <w:p w14:paraId="1CDCE0C3" w14:textId="77777777" w:rsidR="00D6067E" w:rsidRPr="00BB710F" w:rsidRDefault="00D6067E" w:rsidP="00E34CAE">
      <w:pPr>
        <w:spacing w:after="0" w:line="240" w:lineRule="auto"/>
        <w:ind w:left="360"/>
        <w:jc w:val="both"/>
        <w:rPr>
          <w:rFonts w:ascii="Times New Roman" w:hAnsi="Times New Roman" w:cs="Times New Roman"/>
        </w:rPr>
      </w:pPr>
    </w:p>
    <w:p w14:paraId="60A75F1F" w14:textId="312AEDD4" w:rsidR="007529DA" w:rsidRPr="00BB710F" w:rsidRDefault="007529DA"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While </w:t>
      </w:r>
      <w:r w:rsidRPr="00BB710F">
        <w:rPr>
          <w:rFonts w:ascii="Times New Roman" w:hAnsi="Times New Roman" w:cs="Times New Roman"/>
          <w:lang w:val="en-IN" w:eastAsia="en-IN"/>
        </w:rPr>
        <w:t>at</w:t>
      </w:r>
      <w:r w:rsidRPr="00BB710F">
        <w:rPr>
          <w:rFonts w:ascii="Times New Roman" w:hAnsi="Times New Roman" w:cs="Times New Roman"/>
        </w:rPr>
        <w:t xml:space="preserve"> the Customer’s premises, </w:t>
      </w:r>
      <w:r w:rsidR="009E6B4D"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will ensure that its Personnel: </w:t>
      </w:r>
    </w:p>
    <w:p w14:paraId="0FF910A4" w14:textId="77777777" w:rsidR="007529DA" w:rsidRPr="00BB710F" w:rsidRDefault="007529DA" w:rsidP="007E40E4">
      <w:pPr>
        <w:pStyle w:val="ListParagraph"/>
        <w:spacing w:after="0" w:line="240" w:lineRule="auto"/>
        <w:ind w:left="1418" w:hanging="425"/>
        <w:jc w:val="both"/>
        <w:rPr>
          <w:rFonts w:ascii="Times New Roman" w:hAnsi="Times New Roman" w:cs="Times New Roman"/>
        </w:rPr>
      </w:pPr>
    </w:p>
    <w:p w14:paraId="61001807" w14:textId="6A8673B8" w:rsidR="007529DA" w:rsidRPr="00BB710F" w:rsidRDefault="007529DA" w:rsidP="009E6B4D">
      <w:pPr>
        <w:pStyle w:val="ListParagraph"/>
        <w:numPr>
          <w:ilvl w:val="0"/>
          <w:numId w:val="6"/>
        </w:numPr>
        <w:spacing w:after="0" w:line="240" w:lineRule="auto"/>
        <w:ind w:left="1080" w:hanging="540"/>
        <w:jc w:val="both"/>
        <w:rPr>
          <w:rFonts w:ascii="Times New Roman" w:hAnsi="Times New Roman" w:cs="Times New Roman"/>
        </w:rPr>
      </w:pPr>
      <w:r w:rsidRPr="00BB710F">
        <w:rPr>
          <w:rFonts w:ascii="Times New Roman" w:hAnsi="Times New Roman" w:cs="Times New Roman"/>
        </w:rPr>
        <w:t>adhere to the policies and procedures of</w:t>
      </w:r>
      <w:r w:rsidR="009E6B4D" w:rsidRPr="00BB710F">
        <w:rPr>
          <w:rFonts w:ascii="Times New Roman" w:hAnsi="Times New Roman" w:cs="Times New Roman"/>
        </w:rPr>
        <w:t xml:space="preserve"> the</w:t>
      </w:r>
      <w:r w:rsidRPr="00BB710F">
        <w:rPr>
          <w:rFonts w:ascii="Times New Roman" w:hAnsi="Times New Roman" w:cs="Times New Roman"/>
        </w:rPr>
        <w:t xml:space="preserve"> Customer; </w:t>
      </w:r>
    </w:p>
    <w:p w14:paraId="5BA6A413" w14:textId="77777777" w:rsidR="007529DA" w:rsidRPr="00BB710F" w:rsidRDefault="007529DA" w:rsidP="009E6B4D">
      <w:pPr>
        <w:pStyle w:val="ListParagraph"/>
        <w:spacing w:after="0" w:line="240" w:lineRule="auto"/>
        <w:ind w:left="1080" w:hanging="540"/>
        <w:jc w:val="both"/>
        <w:rPr>
          <w:rFonts w:ascii="Times New Roman" w:hAnsi="Times New Roman" w:cs="Times New Roman"/>
        </w:rPr>
      </w:pPr>
    </w:p>
    <w:p w14:paraId="22F15D72" w14:textId="4312467D" w:rsidR="007529DA" w:rsidRPr="00BB710F" w:rsidRDefault="007529DA" w:rsidP="009E6B4D">
      <w:pPr>
        <w:pStyle w:val="ListParagraph"/>
        <w:numPr>
          <w:ilvl w:val="0"/>
          <w:numId w:val="6"/>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carry a valid identity card, issued by </w:t>
      </w:r>
      <w:r w:rsidR="009E6B4D"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and</w:t>
      </w:r>
    </w:p>
    <w:p w14:paraId="209AB183" w14:textId="77777777" w:rsidR="007529DA" w:rsidRPr="00BB710F" w:rsidRDefault="007529DA" w:rsidP="009E6B4D">
      <w:pPr>
        <w:pStyle w:val="ListParagraph"/>
        <w:spacing w:after="0" w:line="240" w:lineRule="auto"/>
        <w:ind w:left="1080" w:hanging="540"/>
        <w:rPr>
          <w:rFonts w:ascii="Times New Roman" w:hAnsi="Times New Roman" w:cs="Times New Roman"/>
        </w:rPr>
      </w:pPr>
    </w:p>
    <w:p w14:paraId="6998B2EC" w14:textId="2F2711C9" w:rsidR="007529DA" w:rsidRPr="00BB710F" w:rsidRDefault="007529DA" w:rsidP="009E6B4D">
      <w:pPr>
        <w:pStyle w:val="ListParagraph"/>
        <w:numPr>
          <w:ilvl w:val="0"/>
          <w:numId w:val="6"/>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conduct themselves in a professional manner and should not in any manner cause any interference, annoyance, nuisance, obstruction or any difficulty to </w:t>
      </w:r>
      <w:r w:rsidR="009E6B4D" w:rsidRPr="00BB710F">
        <w:rPr>
          <w:rFonts w:ascii="Times New Roman" w:hAnsi="Times New Roman" w:cs="Times New Roman"/>
        </w:rPr>
        <w:t xml:space="preserve">the </w:t>
      </w:r>
      <w:r w:rsidRPr="00BB710F">
        <w:rPr>
          <w:rFonts w:ascii="Times New Roman" w:hAnsi="Times New Roman" w:cs="Times New Roman"/>
        </w:rPr>
        <w:t>Customer or its employees or any third party.</w:t>
      </w:r>
    </w:p>
    <w:p w14:paraId="2214FAC0" w14:textId="77777777" w:rsidR="007529DA" w:rsidRPr="00BB710F" w:rsidRDefault="007529DA" w:rsidP="00E34CAE">
      <w:pPr>
        <w:pStyle w:val="ListParagraph"/>
        <w:spacing w:after="0" w:line="240" w:lineRule="auto"/>
        <w:jc w:val="both"/>
        <w:rPr>
          <w:rFonts w:ascii="Times New Roman" w:hAnsi="Times New Roman" w:cs="Times New Roman"/>
        </w:rPr>
      </w:pPr>
    </w:p>
    <w:p w14:paraId="19E46AA0" w14:textId="06F668D9" w:rsidR="007529DA" w:rsidRPr="00BB710F" w:rsidRDefault="009E6B4D" w:rsidP="005162A2">
      <w:pPr>
        <w:spacing w:after="0" w:line="240" w:lineRule="auto"/>
        <w:ind w:left="540"/>
        <w:jc w:val="both"/>
        <w:rPr>
          <w:rFonts w:ascii="Times New Roman" w:hAnsi="Times New Roman" w:cs="Times New Roman"/>
          <w:b/>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1741C" w:rsidRPr="00BB710F">
        <w:rPr>
          <w:rFonts w:ascii="Times New Roman" w:hAnsi="Times New Roman" w:cs="Times New Roman"/>
        </w:rPr>
        <w:t xml:space="preserve"> </w:t>
      </w:r>
      <w:r w:rsidR="007529DA" w:rsidRPr="00BB710F">
        <w:rPr>
          <w:rFonts w:ascii="Times New Roman" w:hAnsi="Times New Roman" w:cs="Times New Roman"/>
        </w:rPr>
        <w:t xml:space="preserve">hereby agrees that in case </w:t>
      </w:r>
      <w:r w:rsidR="0074331E" w:rsidRPr="00BB710F">
        <w:rPr>
          <w:rFonts w:ascii="Times New Roman" w:hAnsi="Times New Roman" w:cs="Times New Roman"/>
        </w:rPr>
        <w:t xml:space="preserve">the </w:t>
      </w:r>
      <w:r w:rsidR="007529DA" w:rsidRPr="00BB710F">
        <w:rPr>
          <w:rFonts w:ascii="Times New Roman" w:hAnsi="Times New Roman" w:cs="Times New Roman"/>
        </w:rPr>
        <w:t>Customer raises</w:t>
      </w:r>
      <w:r w:rsidR="0071741C" w:rsidRPr="00BB710F">
        <w:rPr>
          <w:rFonts w:ascii="Times New Roman" w:hAnsi="Times New Roman" w:cs="Times New Roman"/>
        </w:rPr>
        <w:t xml:space="preserve"> any objection to any Personnel,</w:t>
      </w:r>
      <w:r w:rsidR="007529DA" w:rsidRPr="00BB710F">
        <w:rPr>
          <w:rFonts w:ascii="Times New Roman" w:hAnsi="Times New Roman" w:cs="Times New Roman"/>
        </w:rPr>
        <w:t xml:space="preserve"> then </w:t>
      </w:r>
      <w:r w:rsidR="00411336" w:rsidRPr="00BB710F">
        <w:rPr>
          <w:rFonts w:ascii="Times New Roman" w:hAnsi="Times New Roman" w:cs="Times New Roman"/>
        </w:rPr>
        <w:t>Service Provider</w:t>
      </w:r>
      <w:r w:rsidR="0071741C" w:rsidRPr="00BB710F">
        <w:rPr>
          <w:rFonts w:ascii="Times New Roman" w:hAnsi="Times New Roman" w:cs="Times New Roman"/>
        </w:rPr>
        <w:t xml:space="preserve"> </w:t>
      </w:r>
      <w:r w:rsidR="007529DA" w:rsidRPr="00BB710F">
        <w:rPr>
          <w:rFonts w:ascii="Times New Roman" w:hAnsi="Times New Roman" w:cs="Times New Roman"/>
        </w:rPr>
        <w:t>will immediately remove such Personnel from Customer’s premises, and</w:t>
      </w:r>
      <w:r w:rsidRPr="00BB710F">
        <w:rPr>
          <w:rFonts w:ascii="Times New Roman" w:hAnsi="Times New Roman" w:cs="Times New Roman"/>
        </w:rPr>
        <w:t xml:space="preserve"> forthwith</w:t>
      </w:r>
      <w:r w:rsidR="007529DA" w:rsidRPr="00BB710F">
        <w:rPr>
          <w:rFonts w:ascii="Times New Roman" w:hAnsi="Times New Roman" w:cs="Times New Roman"/>
        </w:rPr>
        <w:t xml:space="preserve"> substitute such Personnel by other Personnel agreeable to Customer</w:t>
      </w:r>
      <w:r w:rsidR="00417353" w:rsidRPr="00BB710F">
        <w:rPr>
          <w:rFonts w:ascii="Times New Roman" w:hAnsi="Times New Roman" w:cs="Times New Roman"/>
        </w:rPr>
        <w:t xml:space="preserve"> without any additional costs on Customer</w:t>
      </w:r>
      <w:r w:rsidR="007529DA" w:rsidRPr="00BB710F">
        <w:rPr>
          <w:rFonts w:ascii="Times New Roman" w:hAnsi="Times New Roman" w:cs="Times New Roman"/>
        </w:rPr>
        <w:t xml:space="preserve">. </w:t>
      </w:r>
      <w:r w:rsidR="0071741C" w:rsidRPr="00BB710F">
        <w:rPr>
          <w:rFonts w:ascii="Times New Roman" w:hAnsi="Times New Roman" w:cs="Times New Roman"/>
        </w:rPr>
        <w:t xml:space="preserve">  </w:t>
      </w:r>
    </w:p>
    <w:p w14:paraId="6ADB2B8D" w14:textId="77777777" w:rsidR="007529DA" w:rsidRPr="00BB710F" w:rsidRDefault="007529DA" w:rsidP="00E34CAE">
      <w:pPr>
        <w:spacing w:after="0" w:line="240" w:lineRule="auto"/>
        <w:ind w:left="1080"/>
        <w:jc w:val="both"/>
        <w:rPr>
          <w:rFonts w:ascii="Times New Roman" w:hAnsi="Times New Roman" w:cs="Times New Roman"/>
          <w:u w:val="single"/>
        </w:rPr>
      </w:pPr>
    </w:p>
    <w:p w14:paraId="7522BF99" w14:textId="6F3FF775" w:rsidR="007529DA"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u w:val="single"/>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ensure that</w:t>
      </w:r>
      <w:r w:rsidRPr="00BB710F">
        <w:rPr>
          <w:rFonts w:ascii="Times New Roman" w:hAnsi="Times New Roman" w:cs="Times New Roman"/>
        </w:rPr>
        <w:t xml:space="preserve"> the</w:t>
      </w:r>
      <w:r w:rsidR="007529DA" w:rsidRPr="00BB710F">
        <w:rPr>
          <w:rFonts w:ascii="Times New Roman" w:hAnsi="Times New Roman" w:cs="Times New Roman"/>
        </w:rPr>
        <w:t xml:space="preserve"> Personnel do not indulge in unlawful activities, including but not limited to theft or any unauthorized use of any property of</w:t>
      </w:r>
      <w:r w:rsidR="0071741C" w:rsidRPr="00BB710F">
        <w:rPr>
          <w:rFonts w:ascii="Times New Roman" w:hAnsi="Times New Roman" w:cs="Times New Roman"/>
        </w:rPr>
        <w:t xml:space="preserve"> the</w:t>
      </w:r>
      <w:r w:rsidR="007529DA" w:rsidRPr="00BB710F">
        <w:rPr>
          <w:rFonts w:ascii="Times New Roman" w:hAnsi="Times New Roman" w:cs="Times New Roman"/>
        </w:rPr>
        <w:t xml:space="preserve"> Customer </w:t>
      </w:r>
      <w:r w:rsidR="00B668F5" w:rsidRPr="00BB710F">
        <w:rPr>
          <w:rFonts w:ascii="Times New Roman" w:hAnsi="Times New Roman" w:cs="Times New Roman"/>
        </w:rPr>
        <w:t xml:space="preserve">(including any data or any other intellectual property) </w:t>
      </w:r>
      <w:r w:rsidR="007529DA" w:rsidRPr="00BB710F">
        <w:rPr>
          <w:rFonts w:ascii="Times New Roman" w:hAnsi="Times New Roman" w:cs="Times New Roman"/>
        </w:rPr>
        <w:t xml:space="preserve">and/or any third party. </w:t>
      </w:r>
      <w:r w:rsidR="0071741C" w:rsidRPr="00BB710F">
        <w:rPr>
          <w:rFonts w:ascii="Times New Roman" w:hAnsi="Times New Roman" w:cs="Times New Roman"/>
        </w:rPr>
        <w:t xml:space="preserve"> </w:t>
      </w:r>
    </w:p>
    <w:p w14:paraId="511D48B1" w14:textId="77777777" w:rsidR="007529DA" w:rsidRPr="00BB710F" w:rsidRDefault="007529DA" w:rsidP="007E40E4">
      <w:pPr>
        <w:spacing w:after="0" w:line="240" w:lineRule="auto"/>
        <w:ind w:left="993" w:hanging="426"/>
        <w:jc w:val="both"/>
        <w:rPr>
          <w:rFonts w:ascii="Times New Roman" w:hAnsi="Times New Roman" w:cs="Times New Roman"/>
          <w:u w:val="single"/>
        </w:rPr>
      </w:pPr>
    </w:p>
    <w:p w14:paraId="6B7A8EBB" w14:textId="10358D60" w:rsidR="007529DA"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u w:val="single"/>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at all times, be solely liable and responsible for the safety of its Personnel and </w:t>
      </w:r>
      <w:r w:rsidR="0071741C" w:rsidRPr="00BB710F">
        <w:rPr>
          <w:rFonts w:ascii="Times New Roman" w:hAnsi="Times New Roman" w:cs="Times New Roman"/>
        </w:rPr>
        <w:t xml:space="preserve">the </w:t>
      </w:r>
      <w:r w:rsidR="007529DA" w:rsidRPr="00BB710F">
        <w:rPr>
          <w:rFonts w:ascii="Times New Roman" w:hAnsi="Times New Roman" w:cs="Times New Roman"/>
        </w:rPr>
        <w:t xml:space="preserve">Customer shall have no liability or responsibility towards the same. Accordingly,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obtain adequate insurance cover against all legal liability for loss or damage to property or bodily injury or death of the Personnel arising out of or in consequence of performance of its obligations under this Agreement and against all actions, claims, demands, costs and expenses in relation thereto. </w:t>
      </w:r>
      <w:r w:rsidR="0071741C" w:rsidRPr="00BB710F">
        <w:rPr>
          <w:rFonts w:ascii="Times New Roman" w:hAnsi="Times New Roman" w:cs="Times New Roman"/>
        </w:rPr>
        <w:t xml:space="preserve">  </w:t>
      </w:r>
    </w:p>
    <w:p w14:paraId="57C2935E" w14:textId="77777777" w:rsidR="00327D42" w:rsidRPr="00BB710F" w:rsidRDefault="00327D42" w:rsidP="00E34CAE">
      <w:pPr>
        <w:spacing w:after="0" w:line="240" w:lineRule="auto"/>
        <w:ind w:left="360"/>
        <w:jc w:val="both"/>
        <w:rPr>
          <w:rFonts w:ascii="Times New Roman" w:hAnsi="Times New Roman" w:cs="Times New Roman"/>
        </w:rPr>
      </w:pPr>
    </w:p>
    <w:p w14:paraId="5E9C6BAB" w14:textId="4D53E9B1" w:rsidR="007529DA" w:rsidRPr="00BB710F" w:rsidRDefault="009E6B4D" w:rsidP="00272CB0">
      <w:pPr>
        <w:pStyle w:val="ListParagraph"/>
        <w:numPr>
          <w:ilvl w:val="0"/>
          <w:numId w:val="20"/>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529DA" w:rsidRPr="00BB710F">
        <w:rPr>
          <w:rFonts w:ascii="Times New Roman" w:hAnsi="Times New Roman" w:cs="Times New Roman"/>
        </w:rPr>
        <w:t xml:space="preserve"> will ensure that the facilities, if any, provided by </w:t>
      </w:r>
      <w:r w:rsidR="0071741C" w:rsidRPr="00BB710F">
        <w:rPr>
          <w:rFonts w:ascii="Times New Roman" w:hAnsi="Times New Roman" w:cs="Times New Roman"/>
        </w:rPr>
        <w:t xml:space="preserve">the </w:t>
      </w:r>
      <w:r w:rsidR="007529DA" w:rsidRPr="00BB710F">
        <w:rPr>
          <w:rFonts w:ascii="Times New Roman" w:hAnsi="Times New Roman" w:cs="Times New Roman"/>
        </w:rPr>
        <w:t xml:space="preserve">Customer, are utilized with an appropriate degree of care and attention. </w:t>
      </w:r>
      <w:r w:rsidR="0071741C" w:rsidRPr="00BB710F">
        <w:rPr>
          <w:rFonts w:ascii="Times New Roman" w:hAnsi="Times New Roman" w:cs="Times New Roman"/>
        </w:rPr>
        <w:t xml:space="preserve"> </w:t>
      </w:r>
    </w:p>
    <w:p w14:paraId="31DB55E4" w14:textId="77777777" w:rsidR="007529DA" w:rsidRPr="00BB710F" w:rsidRDefault="007529DA" w:rsidP="007E40E4">
      <w:pPr>
        <w:spacing w:after="0" w:line="240" w:lineRule="auto"/>
        <w:ind w:left="993" w:hanging="426"/>
        <w:jc w:val="both"/>
        <w:rPr>
          <w:rFonts w:ascii="Times New Roman" w:hAnsi="Times New Roman" w:cs="Times New Roman"/>
        </w:rPr>
      </w:pPr>
    </w:p>
    <w:p w14:paraId="007F5018" w14:textId="77777777" w:rsidR="00061452" w:rsidRPr="00BB710F" w:rsidRDefault="00061452" w:rsidP="001449DE">
      <w:pPr>
        <w:pStyle w:val="ListParagraph"/>
        <w:numPr>
          <w:ilvl w:val="0"/>
          <w:numId w:val="5"/>
        </w:numPr>
        <w:spacing w:after="0" w:line="240" w:lineRule="auto"/>
        <w:ind w:left="567" w:hanging="567"/>
        <w:rPr>
          <w:rFonts w:ascii="Times New Roman" w:hAnsi="Times New Roman" w:cs="Times New Roman"/>
          <w:b/>
          <w:i/>
          <w:u w:val="single"/>
        </w:rPr>
      </w:pPr>
      <w:bookmarkStart w:id="44" w:name="_Toc474418698"/>
      <w:bookmarkStart w:id="45" w:name="_Toc475709319"/>
      <w:bookmarkStart w:id="46" w:name="_Toc478655632"/>
      <w:r w:rsidRPr="00BB710F">
        <w:rPr>
          <w:rStyle w:val="Heading2Char"/>
          <w:rFonts w:eastAsia="Cambria"/>
          <w:b w:val="0"/>
          <w:i/>
          <w:sz w:val="22"/>
          <w:szCs w:val="22"/>
          <w:u w:val="single"/>
        </w:rPr>
        <w:t>Reports and Maintaining Records</w:t>
      </w:r>
      <w:bookmarkEnd w:id="44"/>
      <w:bookmarkEnd w:id="45"/>
      <w:bookmarkEnd w:id="46"/>
      <w:r w:rsidRPr="00BB710F">
        <w:rPr>
          <w:rFonts w:ascii="Times New Roman" w:hAnsi="Times New Roman" w:cs="Times New Roman"/>
          <w:b/>
          <w:i/>
          <w:u w:val="single"/>
        </w:rPr>
        <w:t xml:space="preserve"> </w:t>
      </w:r>
    </w:p>
    <w:p w14:paraId="2F306B7B" w14:textId="77777777" w:rsidR="00FF5483" w:rsidRPr="00BB710F" w:rsidRDefault="00FF5483" w:rsidP="00E34CAE">
      <w:pPr>
        <w:pStyle w:val="ListParagraph"/>
        <w:spacing w:after="0" w:line="240" w:lineRule="auto"/>
        <w:ind w:left="360"/>
        <w:rPr>
          <w:rFonts w:ascii="Times New Roman" w:hAnsi="Times New Roman" w:cs="Times New Roman"/>
          <w:b/>
        </w:rPr>
      </w:pPr>
    </w:p>
    <w:p w14:paraId="6F982174" w14:textId="3075D2CD" w:rsidR="00061452" w:rsidRPr="00BB710F" w:rsidRDefault="009E6B4D" w:rsidP="00272CB0">
      <w:pPr>
        <w:pStyle w:val="ListParagraph"/>
        <w:numPr>
          <w:ilvl w:val="0"/>
          <w:numId w:val="21"/>
        </w:numPr>
        <w:spacing w:after="0" w:line="240" w:lineRule="auto"/>
        <w:ind w:left="630" w:hanging="63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FD4828" w:rsidRPr="00BB710F">
        <w:rPr>
          <w:rFonts w:ascii="Times New Roman" w:hAnsi="Times New Roman" w:cs="Times New Roman"/>
        </w:rPr>
        <w:t xml:space="preserve"> will submit reports to the Customer, in</w:t>
      </w:r>
      <w:r w:rsidR="00CD5EB4" w:rsidRPr="00BB710F">
        <w:rPr>
          <w:rFonts w:ascii="Times New Roman" w:hAnsi="Times New Roman" w:cs="Times New Roman"/>
        </w:rPr>
        <w:t xml:space="preserve"> such format(s) and </w:t>
      </w:r>
      <w:r w:rsidR="00FD4828" w:rsidRPr="00BB710F">
        <w:rPr>
          <w:rFonts w:ascii="Times New Roman" w:hAnsi="Times New Roman" w:cs="Times New Roman"/>
        </w:rPr>
        <w:t xml:space="preserve">containing such details and at </w:t>
      </w:r>
      <w:r w:rsidR="00CD5EB4" w:rsidRPr="00BB710F">
        <w:rPr>
          <w:rFonts w:ascii="Times New Roman" w:hAnsi="Times New Roman" w:cs="Times New Roman"/>
        </w:rPr>
        <w:t xml:space="preserve">such </w:t>
      </w:r>
      <w:r w:rsidR="00FD4828" w:rsidRPr="00BB710F">
        <w:rPr>
          <w:rFonts w:ascii="Times New Roman" w:hAnsi="Times New Roman" w:cs="Times New Roman"/>
        </w:rPr>
        <w:t>intervals, as required by the Customer</w:t>
      </w:r>
      <w:r w:rsidR="008246F8" w:rsidRPr="00BB710F">
        <w:rPr>
          <w:rFonts w:ascii="Times New Roman" w:hAnsi="Times New Roman" w:cs="Times New Roman"/>
        </w:rPr>
        <w:t xml:space="preserve"> </w:t>
      </w:r>
      <w:r w:rsidR="00896A11" w:rsidRPr="00BB710F">
        <w:rPr>
          <w:rFonts w:ascii="Times New Roman" w:hAnsi="Times New Roman" w:cs="Times New Roman"/>
        </w:rPr>
        <w:t>in relation to the operations and requirements of the Business</w:t>
      </w:r>
      <w:r w:rsidRPr="00BB710F">
        <w:rPr>
          <w:rFonts w:ascii="Times New Roman" w:hAnsi="Times New Roman" w:cs="Times New Roman"/>
        </w:rPr>
        <w:t xml:space="preserve"> Unit</w:t>
      </w:r>
      <w:r w:rsidR="00FD4828" w:rsidRPr="00BB710F">
        <w:rPr>
          <w:rFonts w:ascii="Times New Roman" w:hAnsi="Times New Roman" w:cs="Times New Roman"/>
        </w:rPr>
        <w:t xml:space="preserve">.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195914" w:rsidRPr="00BB710F">
        <w:rPr>
          <w:rFonts w:ascii="Times New Roman" w:hAnsi="Times New Roman" w:cs="Times New Roman"/>
        </w:rPr>
        <w:t xml:space="preserve"> agrees to customize </w:t>
      </w:r>
      <w:r w:rsidR="00FD4828" w:rsidRPr="00BB710F">
        <w:rPr>
          <w:rFonts w:ascii="Times New Roman" w:hAnsi="Times New Roman" w:cs="Times New Roman"/>
        </w:rPr>
        <w:t>reports</w:t>
      </w:r>
      <w:r w:rsidR="00CE7230">
        <w:rPr>
          <w:rFonts w:ascii="Times New Roman" w:hAnsi="Times New Roman" w:cs="Times New Roman"/>
        </w:rPr>
        <w:t>(PDF, Excel, etc.)</w:t>
      </w:r>
      <w:r w:rsidR="00FD4828" w:rsidRPr="00BB710F">
        <w:rPr>
          <w:rFonts w:ascii="Times New Roman" w:hAnsi="Times New Roman" w:cs="Times New Roman"/>
        </w:rPr>
        <w:t>, according to the operational requirements of the Customer,</w:t>
      </w:r>
      <w:r w:rsidR="00896A11" w:rsidRPr="00BB710F">
        <w:rPr>
          <w:rFonts w:ascii="Times New Roman" w:hAnsi="Times New Roman" w:cs="Times New Roman"/>
        </w:rPr>
        <w:t xml:space="preserve"> as requested by the Customer </w:t>
      </w:r>
      <w:r w:rsidR="00FD4828" w:rsidRPr="00BB710F">
        <w:rPr>
          <w:rFonts w:ascii="Times New Roman" w:hAnsi="Times New Roman" w:cs="Times New Roman"/>
        </w:rPr>
        <w:t>at no additional cost</w:t>
      </w:r>
      <w:r w:rsidRPr="00BB710F">
        <w:rPr>
          <w:rFonts w:ascii="Times New Roman" w:hAnsi="Times New Roman" w:cs="Times New Roman"/>
        </w:rPr>
        <w:t xml:space="preserve"> to the Customer</w:t>
      </w:r>
      <w:r w:rsidR="00FD4828" w:rsidRPr="00BB710F">
        <w:rPr>
          <w:rFonts w:ascii="Times New Roman" w:hAnsi="Times New Roman" w:cs="Times New Roman"/>
        </w:rPr>
        <w:t>.</w:t>
      </w:r>
      <w:r w:rsidR="005120F4" w:rsidRPr="00BB710F">
        <w:rPr>
          <w:rFonts w:ascii="Times New Roman" w:hAnsi="Times New Roman" w:cs="Times New Roman"/>
        </w:rPr>
        <w:t xml:space="preserve"> </w:t>
      </w:r>
    </w:p>
    <w:p w14:paraId="3A484754" w14:textId="77777777" w:rsidR="007F613F" w:rsidRPr="00BB710F" w:rsidRDefault="007F613F" w:rsidP="007F613F">
      <w:pPr>
        <w:pStyle w:val="ListParagraph"/>
        <w:spacing w:after="0" w:line="240" w:lineRule="auto"/>
        <w:ind w:left="1080"/>
        <w:jc w:val="both"/>
        <w:rPr>
          <w:rFonts w:ascii="Times New Roman" w:hAnsi="Times New Roman" w:cs="Times New Roman"/>
        </w:rPr>
      </w:pPr>
    </w:p>
    <w:p w14:paraId="01E53E35" w14:textId="44EBB365" w:rsidR="00A22915" w:rsidRPr="00BB710F" w:rsidRDefault="009E6B4D" w:rsidP="00272CB0">
      <w:pPr>
        <w:pStyle w:val="ListParagraph"/>
        <w:numPr>
          <w:ilvl w:val="0"/>
          <w:numId w:val="21"/>
        </w:numPr>
        <w:spacing w:after="0" w:line="240" w:lineRule="auto"/>
        <w:ind w:left="630" w:hanging="63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A22915" w:rsidRPr="00BB710F">
        <w:rPr>
          <w:rFonts w:ascii="Times New Roman" w:hAnsi="Times New Roman" w:cs="Times New Roman"/>
        </w:rPr>
        <w:t xml:space="preserve"> will, in connection to its obligations under this Agreement, maintain proper records and documentation and audit trails</w:t>
      </w:r>
      <w:r w:rsidR="00B8310D" w:rsidRPr="00BB710F">
        <w:rPr>
          <w:rFonts w:ascii="Times New Roman" w:hAnsi="Times New Roman" w:cs="Times New Roman"/>
        </w:rPr>
        <w:t xml:space="preserve"> as required by the Customer</w:t>
      </w:r>
      <w:r w:rsidR="00A22915" w:rsidRPr="00BB710F">
        <w:rPr>
          <w:rFonts w:ascii="Times New Roman" w:hAnsi="Times New Roman" w:cs="Times New Roman"/>
        </w:rPr>
        <w:t>, which shall be open for inspection and audit by the Customer</w:t>
      </w:r>
      <w:r w:rsidR="00B8310D" w:rsidRPr="00BB710F">
        <w:rPr>
          <w:rFonts w:ascii="Times New Roman" w:hAnsi="Times New Roman" w:cs="Times New Roman"/>
        </w:rPr>
        <w:t>, at all times</w:t>
      </w:r>
      <w:r w:rsidR="00A22915" w:rsidRPr="00BB710F">
        <w:rPr>
          <w:rFonts w:ascii="Times New Roman" w:hAnsi="Times New Roman" w:cs="Times New Roman"/>
        </w:rPr>
        <w:t xml:space="preserve">. </w:t>
      </w:r>
    </w:p>
    <w:p w14:paraId="52901ED1" w14:textId="77777777" w:rsidR="00061452" w:rsidRPr="00BB710F" w:rsidRDefault="00061452" w:rsidP="00E34CAE">
      <w:pPr>
        <w:spacing w:after="0" w:line="240" w:lineRule="auto"/>
        <w:ind w:left="720" w:hanging="360"/>
        <w:jc w:val="both"/>
        <w:rPr>
          <w:rFonts w:ascii="Times New Roman" w:hAnsi="Times New Roman" w:cs="Times New Roman"/>
        </w:rPr>
      </w:pPr>
    </w:p>
    <w:p w14:paraId="7DFB0E2B" w14:textId="77777777" w:rsidR="00061452" w:rsidRPr="00BB710F" w:rsidRDefault="00061452" w:rsidP="001449DE">
      <w:pPr>
        <w:pStyle w:val="ListParagraph"/>
        <w:numPr>
          <w:ilvl w:val="0"/>
          <w:numId w:val="5"/>
        </w:numPr>
        <w:spacing w:after="0" w:line="240" w:lineRule="auto"/>
        <w:ind w:left="567" w:hanging="567"/>
        <w:rPr>
          <w:rFonts w:ascii="Times New Roman" w:hAnsi="Times New Roman" w:cs="Times New Roman"/>
          <w:b/>
          <w:i/>
          <w:u w:val="single"/>
        </w:rPr>
      </w:pPr>
      <w:bookmarkStart w:id="47" w:name="_Toc396747788"/>
      <w:bookmarkStart w:id="48" w:name="_Toc474418699"/>
      <w:bookmarkStart w:id="49" w:name="_Toc475709320"/>
      <w:bookmarkStart w:id="50" w:name="_Toc478655633"/>
      <w:r w:rsidRPr="00BB710F">
        <w:rPr>
          <w:rStyle w:val="Heading2Char"/>
          <w:rFonts w:eastAsia="Cambria"/>
          <w:b w:val="0"/>
          <w:i/>
          <w:sz w:val="22"/>
          <w:szCs w:val="22"/>
          <w:u w:val="single"/>
        </w:rPr>
        <w:t>Remaining Responsible for Itself</w:t>
      </w:r>
      <w:bookmarkEnd w:id="47"/>
      <w:bookmarkEnd w:id="48"/>
      <w:bookmarkEnd w:id="49"/>
      <w:bookmarkEnd w:id="50"/>
    </w:p>
    <w:p w14:paraId="235B7B16" w14:textId="77777777" w:rsidR="00FF5483" w:rsidRPr="00BB710F" w:rsidRDefault="00FF5483" w:rsidP="00E34CAE">
      <w:pPr>
        <w:spacing w:after="0" w:line="240" w:lineRule="auto"/>
        <w:ind w:left="360"/>
        <w:jc w:val="both"/>
        <w:rPr>
          <w:rFonts w:ascii="Times New Roman" w:hAnsi="Times New Roman" w:cs="Times New Roman"/>
        </w:rPr>
      </w:pPr>
    </w:p>
    <w:p w14:paraId="078DD163" w14:textId="2E7A3E64" w:rsidR="00C92681" w:rsidRPr="00BB710F" w:rsidRDefault="009E6B4D" w:rsidP="00272CB0">
      <w:pPr>
        <w:pStyle w:val="ListParagraph"/>
        <w:numPr>
          <w:ilvl w:val="0"/>
          <w:numId w:val="22"/>
        </w:numPr>
        <w:spacing w:after="0" w:line="240" w:lineRule="auto"/>
        <w:ind w:left="630" w:hanging="630"/>
        <w:jc w:val="both"/>
        <w:rPr>
          <w:rFonts w:ascii="Times New Roman" w:hAnsi="Times New Roman" w:cs="Times New Roman"/>
        </w:rPr>
      </w:pPr>
      <w:r w:rsidRPr="00BB710F">
        <w:rPr>
          <w:rFonts w:ascii="Times New Roman" w:hAnsi="Times New Roman" w:cs="Times New Roman"/>
        </w:rPr>
        <w:lastRenderedPageBreak/>
        <w:t xml:space="preserve">The </w:t>
      </w:r>
      <w:r w:rsidR="00411336" w:rsidRPr="00BB710F">
        <w:rPr>
          <w:rFonts w:ascii="Times New Roman" w:hAnsi="Times New Roman" w:cs="Times New Roman"/>
        </w:rPr>
        <w:t>Service Provider</w:t>
      </w:r>
      <w:r w:rsidR="00C92681" w:rsidRPr="00BB710F">
        <w:rPr>
          <w:rFonts w:ascii="Times New Roman" w:hAnsi="Times New Roman" w:cs="Times New Roman"/>
        </w:rPr>
        <w:t xml:space="preserve"> will under no circumstances have the right to commit on behalf of the Customer or bind the Customer in any manner or enter into any agreement or arrangement in the name of or purporting to be in the name of the Customer. </w:t>
      </w:r>
    </w:p>
    <w:p w14:paraId="66A686FF" w14:textId="77777777" w:rsidR="00061452" w:rsidRPr="00BB710F" w:rsidRDefault="00061452" w:rsidP="007E40E4">
      <w:pPr>
        <w:spacing w:after="0" w:line="240" w:lineRule="auto"/>
        <w:ind w:left="993" w:hanging="426"/>
        <w:jc w:val="both"/>
        <w:rPr>
          <w:rFonts w:ascii="Times New Roman" w:hAnsi="Times New Roman" w:cs="Times New Roman"/>
        </w:rPr>
      </w:pPr>
    </w:p>
    <w:p w14:paraId="1D95E225" w14:textId="604615EA" w:rsidR="00061452" w:rsidRPr="00BB710F" w:rsidRDefault="00061452" w:rsidP="00272CB0">
      <w:pPr>
        <w:pStyle w:val="ListParagraph"/>
        <w:numPr>
          <w:ilvl w:val="0"/>
          <w:numId w:val="22"/>
        </w:numPr>
        <w:spacing w:after="0" w:line="240" w:lineRule="auto"/>
        <w:ind w:left="630" w:hanging="630"/>
        <w:jc w:val="both"/>
        <w:rPr>
          <w:rFonts w:ascii="Times New Roman" w:hAnsi="Times New Roman" w:cs="Times New Roman"/>
          <w:u w:val="single"/>
        </w:rPr>
      </w:pPr>
      <w:r w:rsidRPr="00BB710F">
        <w:rPr>
          <w:rFonts w:ascii="Times New Roman" w:hAnsi="Times New Roman" w:cs="Times New Roman"/>
        </w:rPr>
        <w:t>Notwithstanding anything elsewhere</w:t>
      </w:r>
      <w:r w:rsidR="00501624" w:rsidRPr="00BB710F">
        <w:rPr>
          <w:rFonts w:ascii="Times New Roman" w:hAnsi="Times New Roman" w:cs="Times New Roman"/>
        </w:rPr>
        <w:t>,</w:t>
      </w:r>
      <w:r w:rsidRPr="00BB710F">
        <w:rPr>
          <w:rFonts w:ascii="Times New Roman" w:hAnsi="Times New Roman" w:cs="Times New Roman"/>
        </w:rPr>
        <w:t xml:space="preserve"> </w:t>
      </w:r>
      <w:r w:rsidR="009E6B4D"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understands that it alone stands responsible for its infrastructure, facilities and </w:t>
      </w:r>
      <w:r w:rsidR="009E6B4D" w:rsidRPr="00BB710F">
        <w:rPr>
          <w:rFonts w:ascii="Times New Roman" w:hAnsi="Times New Roman" w:cs="Times New Roman"/>
        </w:rPr>
        <w:t xml:space="preserve">the </w:t>
      </w:r>
      <w:r w:rsidRPr="00BB710F">
        <w:rPr>
          <w:rFonts w:ascii="Times New Roman" w:hAnsi="Times New Roman" w:cs="Times New Roman"/>
        </w:rPr>
        <w:t xml:space="preserve">Personnel and that Customer </w:t>
      </w:r>
      <w:r w:rsidR="00FF5483" w:rsidRPr="00BB710F">
        <w:rPr>
          <w:rFonts w:ascii="Times New Roman" w:hAnsi="Times New Roman" w:cs="Times New Roman"/>
        </w:rPr>
        <w:t>wi</w:t>
      </w:r>
      <w:r w:rsidRPr="00BB710F">
        <w:rPr>
          <w:rFonts w:ascii="Times New Roman" w:hAnsi="Times New Roman" w:cs="Times New Roman"/>
        </w:rPr>
        <w:t>ll not bear or have any responsibility or liability with respect to the same.</w:t>
      </w:r>
      <w:r w:rsidR="00614F54" w:rsidRPr="00BB710F">
        <w:rPr>
          <w:rFonts w:ascii="Times New Roman" w:hAnsi="Times New Roman" w:cs="Times New Roman"/>
        </w:rPr>
        <w:t xml:space="preserve"> </w:t>
      </w:r>
      <w:r w:rsidR="00FE0450" w:rsidRPr="00BB710F">
        <w:rPr>
          <w:rFonts w:ascii="Times New Roman" w:hAnsi="Times New Roman" w:cs="Times New Roman"/>
        </w:rPr>
        <w:t xml:space="preserve"> </w:t>
      </w:r>
    </w:p>
    <w:p w14:paraId="1A116270" w14:textId="77777777" w:rsidR="009639C9" w:rsidRPr="00BB710F" w:rsidRDefault="009639C9" w:rsidP="009639C9">
      <w:pPr>
        <w:spacing w:after="0" w:line="240" w:lineRule="auto"/>
        <w:jc w:val="both"/>
        <w:rPr>
          <w:rFonts w:ascii="Times New Roman" w:hAnsi="Times New Roman" w:cs="Times New Roman"/>
          <w:u w:val="single"/>
        </w:rPr>
      </w:pPr>
    </w:p>
    <w:p w14:paraId="27FA109F" w14:textId="77BE859C" w:rsidR="00061452" w:rsidRPr="00BB710F" w:rsidRDefault="005408F2" w:rsidP="001449DE">
      <w:pPr>
        <w:pStyle w:val="ListParagraph"/>
        <w:numPr>
          <w:ilvl w:val="0"/>
          <w:numId w:val="5"/>
        </w:numPr>
        <w:spacing w:after="0" w:line="240" w:lineRule="auto"/>
        <w:ind w:left="567" w:hanging="567"/>
        <w:rPr>
          <w:rFonts w:ascii="Times New Roman" w:hAnsi="Times New Roman" w:cs="Times New Roman"/>
          <w:i/>
          <w:u w:val="single"/>
        </w:rPr>
      </w:pPr>
      <w:r>
        <w:rPr>
          <w:rFonts w:ascii="Times New Roman" w:hAnsi="Times New Roman" w:cs="Times New Roman"/>
          <w:i/>
          <w:u w:val="single"/>
        </w:rPr>
        <w:t>Business Continuity</w:t>
      </w:r>
    </w:p>
    <w:p w14:paraId="3F5C6480" w14:textId="77777777" w:rsidR="00FF5483" w:rsidRPr="00BB710F" w:rsidRDefault="00FF5483" w:rsidP="00E34CAE">
      <w:pPr>
        <w:pStyle w:val="ListParagraph"/>
        <w:spacing w:after="0" w:line="240" w:lineRule="auto"/>
        <w:ind w:left="360"/>
        <w:rPr>
          <w:rFonts w:ascii="Times New Roman" w:hAnsi="Times New Roman" w:cs="Times New Roman"/>
          <w:i/>
        </w:rPr>
      </w:pPr>
    </w:p>
    <w:p w14:paraId="568859F1" w14:textId="3DB2D7CB" w:rsidR="00061452" w:rsidRPr="005408F2" w:rsidRDefault="005408F2" w:rsidP="005408F2">
      <w:pPr>
        <w:pStyle w:val="ListParagraph"/>
        <w:numPr>
          <w:ilvl w:val="0"/>
          <w:numId w:val="23"/>
        </w:numPr>
        <w:spacing w:after="0" w:line="240" w:lineRule="auto"/>
        <w:ind w:left="540" w:hanging="540"/>
        <w:jc w:val="both"/>
        <w:rPr>
          <w:rFonts w:ascii="Times New Roman" w:hAnsi="Times New Roman" w:cs="Times New Roman"/>
        </w:rPr>
      </w:pPr>
      <w:r>
        <w:rPr>
          <w:rFonts w:ascii="Times New Roman" w:hAnsi="Times New Roman" w:cs="Times New Roman"/>
        </w:rPr>
        <w:t>Service Provider</w:t>
      </w:r>
      <w:r w:rsidRPr="005408F2">
        <w:rPr>
          <w:rFonts w:ascii="Times New Roman" w:hAnsi="Times New Roman" w:cs="Times New Roman"/>
        </w:rPr>
        <w:t xml:space="preserve"> shall ensure to have sufficient business continuity and disaster recovery procedures in place, to ensure continuity of provision of </w:t>
      </w:r>
      <w:r>
        <w:rPr>
          <w:rFonts w:ascii="Times New Roman" w:hAnsi="Times New Roman" w:cs="Times New Roman"/>
        </w:rPr>
        <w:t>the Composite Software</w:t>
      </w:r>
      <w:r w:rsidRPr="005408F2">
        <w:rPr>
          <w:rFonts w:ascii="Times New Roman" w:hAnsi="Times New Roman" w:cs="Times New Roman"/>
        </w:rPr>
        <w:t xml:space="preserve"> and associated products/services to the Customer and shall promptly implement the same, as and when required.</w:t>
      </w:r>
    </w:p>
    <w:p w14:paraId="47EF4B6A" w14:textId="77777777" w:rsidR="00061452" w:rsidRPr="00BB710F" w:rsidRDefault="00061452" w:rsidP="00E34CAE">
      <w:pPr>
        <w:spacing w:after="0" w:line="240" w:lineRule="auto"/>
        <w:ind w:left="360" w:hanging="360"/>
        <w:jc w:val="both"/>
        <w:rPr>
          <w:rFonts w:ascii="Times New Roman" w:hAnsi="Times New Roman" w:cs="Times New Roman"/>
        </w:rPr>
      </w:pPr>
    </w:p>
    <w:p w14:paraId="422D0BAE" w14:textId="77777777" w:rsidR="00061452" w:rsidRPr="00BB710F" w:rsidRDefault="00061452" w:rsidP="00272CB0">
      <w:pPr>
        <w:pStyle w:val="ListParagraph"/>
        <w:numPr>
          <w:ilvl w:val="0"/>
          <w:numId w:val="23"/>
        </w:numPr>
        <w:spacing w:after="0" w:line="240" w:lineRule="auto"/>
        <w:ind w:left="540" w:hanging="540"/>
        <w:jc w:val="both"/>
        <w:rPr>
          <w:rFonts w:ascii="Times New Roman" w:hAnsi="Times New Roman" w:cs="Times New Roman"/>
        </w:rPr>
      </w:pPr>
      <w:r w:rsidRPr="00BB710F">
        <w:rPr>
          <w:rFonts w:ascii="Times New Roman" w:hAnsi="Times New Roman" w:cs="Times New Roman"/>
        </w:rPr>
        <w:t>In the event the disaster recovery plan is operational for more than sixty (60) day</w:t>
      </w:r>
      <w:r w:rsidR="00FE0450" w:rsidRPr="00BB710F">
        <w:rPr>
          <w:rFonts w:ascii="Times New Roman" w:hAnsi="Times New Roman" w:cs="Times New Roman"/>
        </w:rPr>
        <w:t>s,</w:t>
      </w:r>
      <w:r w:rsidRPr="00BB710F">
        <w:rPr>
          <w:rFonts w:ascii="Times New Roman" w:hAnsi="Times New Roman" w:cs="Times New Roman"/>
        </w:rPr>
        <w:t xml:space="preserve"> the Customer </w:t>
      </w:r>
      <w:r w:rsidR="00FF5483" w:rsidRPr="00BB710F">
        <w:rPr>
          <w:rFonts w:ascii="Times New Roman" w:hAnsi="Times New Roman" w:cs="Times New Roman"/>
        </w:rPr>
        <w:t>wi</w:t>
      </w:r>
      <w:r w:rsidRPr="00BB710F">
        <w:rPr>
          <w:rFonts w:ascii="Times New Roman" w:hAnsi="Times New Roman" w:cs="Times New Roman"/>
        </w:rPr>
        <w:t>ll have the right to forthwith terminate the Agreement</w:t>
      </w:r>
      <w:r w:rsidR="00FF5483" w:rsidRPr="00BB710F">
        <w:rPr>
          <w:rFonts w:ascii="Times New Roman" w:hAnsi="Times New Roman" w:cs="Times New Roman"/>
        </w:rPr>
        <w:t>, without any liability</w:t>
      </w:r>
      <w:r w:rsidRPr="00BB710F">
        <w:rPr>
          <w:rFonts w:ascii="Times New Roman" w:hAnsi="Times New Roman" w:cs="Times New Roman"/>
        </w:rPr>
        <w:t xml:space="preserve">. </w:t>
      </w:r>
    </w:p>
    <w:p w14:paraId="5525FACF" w14:textId="77777777" w:rsidR="00061452" w:rsidRPr="00BB710F" w:rsidRDefault="00061452" w:rsidP="007E40E4">
      <w:pPr>
        <w:pStyle w:val="ListParagraph"/>
        <w:spacing w:after="0" w:line="240" w:lineRule="auto"/>
        <w:rPr>
          <w:rFonts w:ascii="Times New Roman" w:hAnsi="Times New Roman" w:cs="Times New Roman"/>
        </w:rPr>
      </w:pPr>
    </w:p>
    <w:p w14:paraId="2D13C6EB" w14:textId="77777777" w:rsidR="00061452" w:rsidRPr="00BB710F" w:rsidRDefault="00061452" w:rsidP="001449DE">
      <w:pPr>
        <w:pStyle w:val="ListParagraph"/>
        <w:numPr>
          <w:ilvl w:val="0"/>
          <w:numId w:val="5"/>
        </w:numPr>
        <w:spacing w:after="0" w:line="240" w:lineRule="auto"/>
        <w:ind w:left="567" w:hanging="567"/>
        <w:rPr>
          <w:rStyle w:val="Heading2Char"/>
          <w:rFonts w:eastAsia="Calibri"/>
          <w:b w:val="0"/>
          <w:i/>
          <w:sz w:val="22"/>
          <w:szCs w:val="22"/>
          <w:u w:val="single"/>
        </w:rPr>
      </w:pPr>
      <w:bookmarkStart w:id="51" w:name="_Toc474418702"/>
      <w:bookmarkStart w:id="52" w:name="_Toc475709323"/>
      <w:bookmarkStart w:id="53" w:name="_Toc478655636"/>
      <w:r w:rsidRPr="00BB710F">
        <w:rPr>
          <w:rStyle w:val="Heading2Char"/>
          <w:rFonts w:eastAsia="Cambria"/>
          <w:b w:val="0"/>
          <w:i/>
          <w:sz w:val="22"/>
          <w:szCs w:val="22"/>
          <w:u w:val="single"/>
        </w:rPr>
        <w:t>Compliance with Suppliers Code of Conduct</w:t>
      </w:r>
      <w:bookmarkEnd w:id="51"/>
      <w:bookmarkEnd w:id="52"/>
      <w:bookmarkEnd w:id="53"/>
    </w:p>
    <w:p w14:paraId="6AC2F88A" w14:textId="77777777" w:rsidR="00FF5483" w:rsidRPr="00BB710F" w:rsidRDefault="00FF5483" w:rsidP="007E40E4">
      <w:pPr>
        <w:pStyle w:val="ListParagraph"/>
        <w:spacing w:after="0" w:line="240" w:lineRule="auto"/>
        <w:ind w:left="360"/>
        <w:jc w:val="both"/>
        <w:rPr>
          <w:rFonts w:ascii="Times New Roman" w:hAnsi="Times New Roman" w:cs="Times New Roman"/>
        </w:rPr>
      </w:pPr>
    </w:p>
    <w:p w14:paraId="54C5B7CC" w14:textId="07D4DE8D" w:rsidR="00061452" w:rsidRPr="00BB710F" w:rsidRDefault="002767C6" w:rsidP="007E40E4">
      <w:pPr>
        <w:pStyle w:val="ListParagraph"/>
        <w:spacing w:after="0" w:line="240" w:lineRule="auto"/>
        <w:ind w:left="567"/>
        <w:jc w:val="both"/>
        <w:rPr>
          <w:rFonts w:ascii="Times New Roman" w:hAnsi="Times New Roman" w:cs="Times New Roman"/>
          <w:b/>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061452" w:rsidRPr="00BB710F">
        <w:rPr>
          <w:rFonts w:ascii="Times New Roman" w:hAnsi="Times New Roman" w:cs="Times New Roman"/>
        </w:rPr>
        <w:t xml:space="preserve"> hereby unconditionally agrees to comply </w:t>
      </w:r>
      <w:r w:rsidRPr="00BB710F">
        <w:rPr>
          <w:rFonts w:ascii="Times New Roman" w:hAnsi="Times New Roman" w:cs="Times New Roman"/>
        </w:rPr>
        <w:t xml:space="preserve">with </w:t>
      </w:r>
      <w:r w:rsidR="00061452" w:rsidRPr="00BB710F">
        <w:rPr>
          <w:rFonts w:ascii="Times New Roman" w:hAnsi="Times New Roman" w:cs="Times New Roman"/>
        </w:rPr>
        <w:t xml:space="preserve">and to ensure that the Personnel comply with the terms and conditions of </w:t>
      </w:r>
      <w:r w:rsidR="00FE0450" w:rsidRPr="00BB710F">
        <w:rPr>
          <w:rFonts w:ascii="Times New Roman" w:hAnsi="Times New Roman" w:cs="Times New Roman"/>
        </w:rPr>
        <w:t xml:space="preserve">IndiGo’s suppliers’ code of conduct as amended from time to time, the current version of which is annexed hereto as </w:t>
      </w:r>
      <w:r w:rsidR="00FE0450" w:rsidRPr="00BB710F">
        <w:rPr>
          <w:rFonts w:ascii="Times New Roman" w:hAnsi="Times New Roman" w:cs="Times New Roman"/>
          <w:b/>
        </w:rPr>
        <w:t xml:space="preserve">Annexure </w:t>
      </w:r>
      <w:r w:rsidR="00FE7649" w:rsidRPr="00BB710F">
        <w:rPr>
          <w:rFonts w:ascii="Times New Roman" w:hAnsi="Times New Roman" w:cs="Times New Roman"/>
          <w:b/>
        </w:rPr>
        <w:t>D</w:t>
      </w:r>
      <w:r w:rsidR="00FE0450" w:rsidRPr="00BB710F">
        <w:rPr>
          <w:rFonts w:ascii="Times New Roman" w:hAnsi="Times New Roman" w:cs="Times New Roman"/>
        </w:rPr>
        <w:t xml:space="preserve"> (“</w:t>
      </w:r>
      <w:r w:rsidR="00FE0450" w:rsidRPr="00BB710F">
        <w:rPr>
          <w:rFonts w:ascii="Times New Roman" w:hAnsi="Times New Roman" w:cs="Times New Roman"/>
          <w:b/>
        </w:rPr>
        <w:t>Suppliers’ Code of Conduct</w:t>
      </w:r>
      <w:r w:rsidR="00FE0450" w:rsidRPr="00BB710F">
        <w:rPr>
          <w:rFonts w:ascii="Times New Roman" w:hAnsi="Times New Roman" w:cs="Times New Roman"/>
        </w:rPr>
        <w:t>”)</w:t>
      </w:r>
      <w:r w:rsidR="00061452" w:rsidRPr="00BB710F">
        <w:rPr>
          <w:rFonts w:ascii="Times New Roman" w:hAnsi="Times New Roman" w:cs="Times New Roman"/>
        </w:rPr>
        <w:t>.</w:t>
      </w:r>
      <w:r w:rsidR="00FE0450" w:rsidRPr="00BB710F">
        <w:rPr>
          <w:rFonts w:ascii="Times New Roman" w:hAnsi="Times New Roman" w:cs="Times New Roman"/>
        </w:rPr>
        <w:t xml:space="preserve"> </w:t>
      </w:r>
    </w:p>
    <w:p w14:paraId="4028FC01" w14:textId="77777777" w:rsidR="00061452" w:rsidRPr="00BB710F" w:rsidRDefault="00061452" w:rsidP="007E40E4">
      <w:pPr>
        <w:pStyle w:val="ListParagraph"/>
        <w:spacing w:after="0" w:line="240" w:lineRule="auto"/>
        <w:rPr>
          <w:rStyle w:val="Heading2Char"/>
          <w:rFonts w:eastAsia="Cambria"/>
          <w:sz w:val="22"/>
          <w:szCs w:val="22"/>
        </w:rPr>
      </w:pPr>
      <w:bookmarkStart w:id="54" w:name="_Toc396747793"/>
    </w:p>
    <w:p w14:paraId="7F58859B" w14:textId="77777777" w:rsidR="00061452" w:rsidRPr="00BB710F" w:rsidRDefault="00061452" w:rsidP="001449DE">
      <w:pPr>
        <w:pStyle w:val="ListParagraph"/>
        <w:numPr>
          <w:ilvl w:val="0"/>
          <w:numId w:val="5"/>
        </w:numPr>
        <w:spacing w:after="0" w:line="240" w:lineRule="auto"/>
        <w:ind w:left="567" w:hanging="567"/>
        <w:rPr>
          <w:rStyle w:val="Heading2Char"/>
          <w:rFonts w:eastAsia="Cambria"/>
          <w:b w:val="0"/>
          <w:i/>
          <w:sz w:val="22"/>
          <w:szCs w:val="22"/>
          <w:u w:val="single"/>
        </w:rPr>
      </w:pPr>
      <w:bookmarkStart w:id="55" w:name="_Toc474418703"/>
      <w:bookmarkStart w:id="56" w:name="_Toc475709324"/>
      <w:bookmarkStart w:id="57" w:name="_Toc478655637"/>
      <w:r w:rsidRPr="00BB710F">
        <w:rPr>
          <w:rStyle w:val="Heading2Char"/>
          <w:rFonts w:eastAsia="Cambria"/>
          <w:b w:val="0"/>
          <w:i/>
          <w:sz w:val="22"/>
          <w:szCs w:val="22"/>
          <w:u w:val="single"/>
        </w:rPr>
        <w:t>Compliance with Customer’s Information Security Policy/ies</w:t>
      </w:r>
      <w:bookmarkEnd w:id="54"/>
      <w:bookmarkEnd w:id="55"/>
      <w:bookmarkEnd w:id="56"/>
      <w:bookmarkEnd w:id="57"/>
    </w:p>
    <w:p w14:paraId="020A83F2" w14:textId="77777777" w:rsidR="00FF5483" w:rsidRPr="00BB710F" w:rsidRDefault="00FF5483" w:rsidP="00E34CAE">
      <w:pPr>
        <w:pStyle w:val="ListParagraph"/>
        <w:spacing w:after="0" w:line="240" w:lineRule="auto"/>
        <w:ind w:left="360"/>
        <w:contextualSpacing w:val="0"/>
        <w:jc w:val="both"/>
        <w:rPr>
          <w:rFonts w:ascii="Times New Roman" w:hAnsi="Times New Roman" w:cs="Times New Roman"/>
        </w:rPr>
      </w:pPr>
    </w:p>
    <w:p w14:paraId="2F9A9521" w14:textId="7A420CFB" w:rsidR="00F67A56" w:rsidRDefault="002767C6" w:rsidP="00F734FC">
      <w:pPr>
        <w:pStyle w:val="ListParagraph"/>
        <w:spacing w:after="0" w:line="240" w:lineRule="auto"/>
        <w:ind w:left="567"/>
        <w:jc w:val="both"/>
        <w:rPr>
          <w:rFonts w:ascii="Times New Roman" w:hAnsi="Times New Roman"/>
          <w:iCs/>
        </w:rPr>
      </w:pPr>
      <w:r w:rsidRPr="00BB710F">
        <w:rPr>
          <w:rFonts w:ascii="Times New Roman" w:hAnsi="Times New Roman"/>
        </w:rPr>
        <w:t xml:space="preserve">The </w:t>
      </w:r>
      <w:r w:rsidR="00411336" w:rsidRPr="00BB710F">
        <w:rPr>
          <w:rFonts w:ascii="Times New Roman" w:hAnsi="Times New Roman"/>
        </w:rPr>
        <w:t>Service Provider</w:t>
      </w:r>
      <w:r w:rsidR="00AE1BF9" w:rsidRPr="00BB710F">
        <w:rPr>
          <w:rFonts w:ascii="Times New Roman" w:hAnsi="Times New Roman"/>
        </w:rPr>
        <w:t xml:space="preserve"> </w:t>
      </w:r>
      <w:r w:rsidR="00FF5483" w:rsidRPr="00BB710F">
        <w:rPr>
          <w:rFonts w:ascii="Times New Roman" w:hAnsi="Times New Roman"/>
        </w:rPr>
        <w:t>wi</w:t>
      </w:r>
      <w:r w:rsidR="00061452" w:rsidRPr="00BB710F">
        <w:rPr>
          <w:rFonts w:ascii="Times New Roman" w:hAnsi="Times New Roman"/>
        </w:rPr>
        <w:t>ll, at a minimum, comply with Customer’s information security policy/ies, as may be amended from time to time (“</w:t>
      </w:r>
      <w:r w:rsidR="00061452" w:rsidRPr="00BB710F">
        <w:rPr>
          <w:rFonts w:ascii="Times New Roman" w:hAnsi="Times New Roman"/>
          <w:b/>
        </w:rPr>
        <w:t>ISP</w:t>
      </w:r>
      <w:r w:rsidR="00061452" w:rsidRPr="00BB710F">
        <w:rPr>
          <w:rFonts w:ascii="Times New Roman" w:hAnsi="Times New Roman"/>
        </w:rPr>
        <w:t>”)</w:t>
      </w:r>
      <w:r w:rsidR="009D4761">
        <w:rPr>
          <w:rFonts w:ascii="Times New Roman" w:hAnsi="Times New Roman"/>
        </w:rPr>
        <w:t>.</w:t>
      </w:r>
      <w:r w:rsidRPr="00BB710F">
        <w:rPr>
          <w:rFonts w:ascii="Times New Roman" w:hAnsi="Times New Roman"/>
        </w:rPr>
        <w:t xml:space="preserve">The </w:t>
      </w:r>
      <w:r w:rsidR="00411336" w:rsidRPr="00BB710F">
        <w:rPr>
          <w:rFonts w:ascii="Times New Roman" w:hAnsi="Times New Roman"/>
        </w:rPr>
        <w:t>Service Provider</w:t>
      </w:r>
      <w:r w:rsidR="00AE1BF9" w:rsidRPr="00BB710F">
        <w:rPr>
          <w:rFonts w:ascii="Times New Roman" w:hAnsi="Times New Roman"/>
        </w:rPr>
        <w:t xml:space="preserve"> </w:t>
      </w:r>
      <w:r w:rsidR="00061452" w:rsidRPr="00BB710F">
        <w:rPr>
          <w:rFonts w:ascii="Times New Roman" w:hAnsi="Times New Roman"/>
        </w:rPr>
        <w:t xml:space="preserve">hereby acknowledges that it has received a copy of the current ISP </w:t>
      </w:r>
      <w:r w:rsidR="00515D71" w:rsidRPr="00BB710F">
        <w:rPr>
          <w:rFonts w:ascii="Times New Roman" w:hAnsi="Times New Roman"/>
        </w:rPr>
        <w:t>and the Data Privacy Agreement (“</w:t>
      </w:r>
      <w:r w:rsidR="00515D71" w:rsidRPr="00BB710F">
        <w:rPr>
          <w:rFonts w:ascii="Times New Roman" w:hAnsi="Times New Roman"/>
          <w:b/>
        </w:rPr>
        <w:t>DPA</w:t>
      </w:r>
      <w:r w:rsidR="00515D71" w:rsidRPr="00BB710F">
        <w:rPr>
          <w:rFonts w:ascii="Times New Roman" w:hAnsi="Times New Roman"/>
        </w:rPr>
        <w:t xml:space="preserve">”) </w:t>
      </w:r>
      <w:r w:rsidR="00061452" w:rsidRPr="00BB710F">
        <w:rPr>
          <w:rFonts w:ascii="Times New Roman" w:hAnsi="Times New Roman"/>
        </w:rPr>
        <w:t xml:space="preserve">simultaneously with the execution of this Agreement. </w:t>
      </w:r>
      <w:r w:rsidRPr="00BB710F">
        <w:rPr>
          <w:rFonts w:ascii="Times New Roman" w:hAnsi="Times New Roman"/>
        </w:rPr>
        <w:t xml:space="preserve">The </w:t>
      </w:r>
      <w:r w:rsidR="00411336" w:rsidRPr="00BB710F">
        <w:rPr>
          <w:rFonts w:ascii="Times New Roman" w:hAnsi="Times New Roman"/>
        </w:rPr>
        <w:t>Service Provider</w:t>
      </w:r>
      <w:r w:rsidR="00061452" w:rsidRPr="00BB710F">
        <w:rPr>
          <w:rFonts w:ascii="Times New Roman" w:hAnsi="Times New Roman"/>
        </w:rPr>
        <w:t xml:space="preserve"> </w:t>
      </w:r>
      <w:r w:rsidR="00FF5483" w:rsidRPr="00BB710F">
        <w:rPr>
          <w:rFonts w:ascii="Times New Roman" w:hAnsi="Times New Roman"/>
        </w:rPr>
        <w:t>wi</w:t>
      </w:r>
      <w:r w:rsidR="00061452" w:rsidRPr="00BB710F">
        <w:rPr>
          <w:rFonts w:ascii="Times New Roman" w:hAnsi="Times New Roman"/>
        </w:rPr>
        <w:t xml:space="preserve">ll not assign any </w:t>
      </w:r>
      <w:r w:rsidR="00061452" w:rsidRPr="00BB710F">
        <w:rPr>
          <w:rFonts w:ascii="Times New Roman" w:hAnsi="Times New Roman"/>
          <w:iCs/>
        </w:rPr>
        <w:t>Person</w:t>
      </w:r>
      <w:r w:rsidR="00865A15" w:rsidRPr="00BB710F">
        <w:rPr>
          <w:rFonts w:ascii="Times New Roman" w:hAnsi="Times New Roman"/>
          <w:iCs/>
        </w:rPr>
        <w:t>ne</w:t>
      </w:r>
      <w:r w:rsidR="00061452" w:rsidRPr="00BB710F">
        <w:rPr>
          <w:rFonts w:ascii="Times New Roman" w:hAnsi="Times New Roman"/>
          <w:iCs/>
        </w:rPr>
        <w:t>l</w:t>
      </w:r>
      <w:r w:rsidR="00061452" w:rsidRPr="00BB710F">
        <w:rPr>
          <w:rFonts w:ascii="Times New Roman" w:hAnsi="Times New Roman"/>
        </w:rPr>
        <w:t xml:space="preserve"> to perform the Services under this Agreement who does not comply with the provisions of the ISP</w:t>
      </w:r>
      <w:r w:rsidR="00B20C82" w:rsidRPr="00BB710F">
        <w:rPr>
          <w:rFonts w:ascii="Times New Roman" w:hAnsi="Times New Roman"/>
        </w:rPr>
        <w:t xml:space="preserve"> and DPA</w:t>
      </w:r>
      <w:r w:rsidR="00061452" w:rsidRPr="00BB710F">
        <w:rPr>
          <w:rFonts w:ascii="Times New Roman" w:hAnsi="Times New Roman"/>
        </w:rPr>
        <w:t>.</w:t>
      </w:r>
    </w:p>
    <w:p w14:paraId="3D7C1157" w14:textId="77777777" w:rsidR="00F67A56" w:rsidRPr="00BB710F" w:rsidRDefault="00F67A56" w:rsidP="008B1FF6">
      <w:pPr>
        <w:pStyle w:val="CommentText"/>
        <w:spacing w:after="0" w:line="240" w:lineRule="auto"/>
        <w:ind w:left="567"/>
        <w:jc w:val="both"/>
        <w:rPr>
          <w:rFonts w:ascii="Times New Roman" w:hAnsi="Times New Roman"/>
          <w:iCs/>
          <w:sz w:val="22"/>
          <w:szCs w:val="22"/>
        </w:rPr>
      </w:pPr>
    </w:p>
    <w:p w14:paraId="5D16C684" w14:textId="77777777" w:rsidR="00602C99" w:rsidRPr="00BB710F" w:rsidRDefault="00602C99" w:rsidP="007E40E4">
      <w:pPr>
        <w:pStyle w:val="ListParagraph"/>
        <w:spacing w:after="0" w:line="240" w:lineRule="auto"/>
        <w:ind w:left="360"/>
        <w:contextualSpacing w:val="0"/>
        <w:jc w:val="both"/>
        <w:rPr>
          <w:rFonts w:ascii="Times New Roman" w:hAnsi="Times New Roman" w:cs="Times New Roman"/>
        </w:rPr>
      </w:pPr>
    </w:p>
    <w:p w14:paraId="4DCA9377" w14:textId="77777777" w:rsidR="00061452" w:rsidRPr="00BB710F" w:rsidRDefault="00061452" w:rsidP="001449DE">
      <w:pPr>
        <w:pStyle w:val="ListParagraph"/>
        <w:numPr>
          <w:ilvl w:val="0"/>
          <w:numId w:val="5"/>
        </w:numPr>
        <w:spacing w:after="0" w:line="240" w:lineRule="auto"/>
        <w:ind w:left="567" w:hanging="567"/>
        <w:rPr>
          <w:rStyle w:val="Heading2Char"/>
          <w:rFonts w:eastAsia="Cambria"/>
          <w:b w:val="0"/>
          <w:i/>
          <w:sz w:val="22"/>
          <w:szCs w:val="22"/>
          <w:u w:val="single"/>
        </w:rPr>
      </w:pPr>
      <w:bookmarkStart w:id="58" w:name="_Toc396747794"/>
      <w:bookmarkStart w:id="59" w:name="_Toc474418704"/>
      <w:bookmarkStart w:id="60" w:name="_Toc475709325"/>
      <w:bookmarkStart w:id="61" w:name="_Toc478655638"/>
      <w:r w:rsidRPr="00BB710F">
        <w:rPr>
          <w:rStyle w:val="Heading2Char"/>
          <w:rFonts w:eastAsia="Cambria"/>
          <w:b w:val="0"/>
          <w:i/>
          <w:sz w:val="22"/>
          <w:szCs w:val="22"/>
          <w:u w:val="single"/>
        </w:rPr>
        <w:t xml:space="preserve">Co-ordination with </w:t>
      </w:r>
      <w:bookmarkEnd w:id="58"/>
      <w:bookmarkEnd w:id="59"/>
      <w:bookmarkEnd w:id="60"/>
      <w:bookmarkEnd w:id="61"/>
      <w:r w:rsidRPr="00BB710F">
        <w:rPr>
          <w:rStyle w:val="Heading2Char"/>
          <w:rFonts w:eastAsia="Cambria"/>
          <w:b w:val="0"/>
          <w:i/>
          <w:sz w:val="22"/>
          <w:szCs w:val="22"/>
          <w:u w:val="single"/>
        </w:rPr>
        <w:t>Customer</w:t>
      </w:r>
    </w:p>
    <w:p w14:paraId="6F880A14" w14:textId="77777777" w:rsidR="00FF5483" w:rsidRPr="00BB710F" w:rsidRDefault="00FF5483" w:rsidP="00E34CAE">
      <w:pPr>
        <w:pStyle w:val="ListParagraph"/>
        <w:spacing w:after="0" w:line="240" w:lineRule="auto"/>
        <w:ind w:left="360"/>
        <w:jc w:val="both"/>
        <w:rPr>
          <w:rFonts w:ascii="Times New Roman" w:hAnsi="Times New Roman" w:cs="Times New Roman"/>
        </w:rPr>
      </w:pPr>
    </w:p>
    <w:p w14:paraId="50F796E7" w14:textId="3A704F8C" w:rsidR="00061452" w:rsidRPr="00BB710F" w:rsidRDefault="00061452"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For the purpose of co-ordination and interaction with</w:t>
      </w:r>
      <w:r w:rsidR="002767C6" w:rsidRPr="00BB710F">
        <w:rPr>
          <w:rFonts w:ascii="Times New Roman" w:hAnsi="Times New Roman" w:cs="Times New Roman"/>
        </w:rPr>
        <w:t xml:space="preserve"> the</w:t>
      </w:r>
      <w:r w:rsidRPr="00BB710F">
        <w:rPr>
          <w:rFonts w:ascii="Times New Roman" w:hAnsi="Times New Roman" w:cs="Times New Roman"/>
        </w:rPr>
        <w:t xml:space="preserve"> Customer, </w:t>
      </w:r>
      <w:r w:rsidR="002767C6" w:rsidRPr="00BB710F">
        <w:rPr>
          <w:rFonts w:ascii="Times New Roman" w:hAnsi="Times New Roman" w:cs="Times New Roman"/>
        </w:rPr>
        <w:t xml:space="preserve">the </w:t>
      </w:r>
      <w:r w:rsidR="00411336" w:rsidRPr="00BB710F">
        <w:rPr>
          <w:rFonts w:ascii="Times New Roman" w:hAnsi="Times New Roman" w:cs="Times New Roman"/>
        </w:rPr>
        <w:t>Service Provider</w:t>
      </w:r>
      <w:r w:rsidR="004D3695" w:rsidRPr="00BB710F">
        <w:rPr>
          <w:rFonts w:ascii="Times New Roman" w:hAnsi="Times New Roman" w:cs="Times New Roman"/>
        </w:rPr>
        <w:t xml:space="preserve"> </w:t>
      </w:r>
      <w:r w:rsidR="00FF5483" w:rsidRPr="00BB710F">
        <w:rPr>
          <w:rFonts w:ascii="Times New Roman" w:hAnsi="Times New Roman" w:cs="Times New Roman"/>
        </w:rPr>
        <w:t>wi</w:t>
      </w:r>
      <w:r w:rsidRPr="00BB710F">
        <w:rPr>
          <w:rFonts w:ascii="Times New Roman" w:hAnsi="Times New Roman" w:cs="Times New Roman"/>
        </w:rPr>
        <w:t xml:space="preserve">ll nominate one </w:t>
      </w:r>
      <w:r w:rsidR="00FF5483" w:rsidRPr="00BB710F">
        <w:rPr>
          <w:rFonts w:ascii="Times New Roman" w:hAnsi="Times New Roman" w:cs="Times New Roman"/>
        </w:rPr>
        <w:t xml:space="preserve">of its </w:t>
      </w:r>
      <w:r w:rsidRPr="00BB710F">
        <w:rPr>
          <w:rFonts w:ascii="Times New Roman" w:hAnsi="Times New Roman" w:cs="Times New Roman"/>
        </w:rPr>
        <w:t>Personnel</w:t>
      </w:r>
      <w:r w:rsidR="007B4EC7" w:rsidRPr="00BB710F">
        <w:rPr>
          <w:rFonts w:ascii="Times New Roman" w:hAnsi="Times New Roman" w:cs="Times New Roman"/>
        </w:rPr>
        <w:t xml:space="preserve"> and keep the Customer informed of any change in such nominated Personnel. </w:t>
      </w:r>
      <w:r w:rsidR="004D3695" w:rsidRPr="00BB710F">
        <w:rPr>
          <w:rFonts w:ascii="Times New Roman" w:hAnsi="Times New Roman" w:cs="Times New Roman"/>
        </w:rPr>
        <w:t xml:space="preserve"> </w:t>
      </w:r>
    </w:p>
    <w:p w14:paraId="4564FCA6" w14:textId="77777777" w:rsidR="00061452" w:rsidRPr="00BB710F" w:rsidRDefault="00061452" w:rsidP="00E34CAE">
      <w:pPr>
        <w:pStyle w:val="ListParagraph"/>
        <w:spacing w:after="0" w:line="240" w:lineRule="auto"/>
        <w:ind w:left="360"/>
        <w:jc w:val="both"/>
        <w:rPr>
          <w:rFonts w:ascii="Times New Roman" w:hAnsi="Times New Roman" w:cs="Times New Roman"/>
        </w:rPr>
      </w:pPr>
    </w:p>
    <w:p w14:paraId="4E3D5940" w14:textId="77777777" w:rsidR="00061452" w:rsidRPr="00BB710F" w:rsidRDefault="00061452" w:rsidP="001449DE">
      <w:pPr>
        <w:pStyle w:val="ListParagraph"/>
        <w:numPr>
          <w:ilvl w:val="0"/>
          <w:numId w:val="5"/>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Compliance with Law</w:t>
      </w:r>
    </w:p>
    <w:p w14:paraId="2295CA23" w14:textId="77777777" w:rsidR="00F810B1" w:rsidRPr="00BB710F" w:rsidRDefault="00F810B1" w:rsidP="00E34CAE">
      <w:pPr>
        <w:pStyle w:val="ListParagraph"/>
        <w:spacing w:after="0" w:line="240" w:lineRule="auto"/>
        <w:ind w:left="360"/>
        <w:contextualSpacing w:val="0"/>
        <w:jc w:val="both"/>
        <w:rPr>
          <w:rFonts w:ascii="Times New Roman" w:hAnsi="Times New Roman" w:cs="Times New Roman"/>
        </w:rPr>
      </w:pPr>
    </w:p>
    <w:p w14:paraId="10F84971" w14:textId="2972CED2" w:rsidR="0028262B" w:rsidRPr="001442DE" w:rsidRDefault="00DA36D4" w:rsidP="001442DE">
      <w:pPr>
        <w:pStyle w:val="ListParagraph"/>
        <w:numPr>
          <w:ilvl w:val="0"/>
          <w:numId w:val="5"/>
        </w:numPr>
        <w:spacing w:after="0" w:line="240" w:lineRule="auto"/>
        <w:ind w:left="567" w:hanging="567"/>
        <w:jc w:val="both"/>
        <w:rPr>
          <w:rFonts w:ascii="Times New Roman" w:eastAsia="Times New Roman" w:hAnsi="Times New Roman" w:cs="Times New Roman"/>
          <w:color w:val="000000"/>
        </w:rPr>
      </w:pPr>
      <w:r w:rsidRPr="001442DE">
        <w:rPr>
          <w:rFonts w:ascii="Times New Roman" w:eastAsia="Times New Roman" w:hAnsi="Times New Roman" w:cs="Times New Roman"/>
          <w:color w:val="000000"/>
        </w:rPr>
        <w:t xml:space="preserve">The Service Provider </w:t>
      </w:r>
      <w:r w:rsidR="001442DE" w:rsidRPr="001442DE">
        <w:rPr>
          <w:rFonts w:ascii="Times New Roman" w:eastAsia="Times New Roman" w:hAnsi="Times New Roman" w:cs="Times New Roman"/>
          <w:color w:val="000000"/>
        </w:rPr>
        <w:t xml:space="preserve">shall ensure that </w:t>
      </w:r>
      <w:r w:rsidR="001442DE">
        <w:rPr>
          <w:rFonts w:ascii="Times New Roman" w:eastAsia="Times New Roman" w:hAnsi="Times New Roman" w:cs="Times New Roman"/>
          <w:color w:val="000000"/>
        </w:rPr>
        <w:t>Composite Software</w:t>
      </w:r>
      <w:r w:rsidR="001442DE" w:rsidRPr="001442DE">
        <w:rPr>
          <w:rFonts w:ascii="Times New Roman" w:eastAsia="Times New Roman" w:hAnsi="Times New Roman" w:cs="Times New Roman"/>
          <w:color w:val="000000"/>
        </w:rPr>
        <w:t xml:space="preserve"> comply with all applicable </w:t>
      </w:r>
      <w:r w:rsidR="001442DE">
        <w:rPr>
          <w:rFonts w:ascii="Times New Roman" w:eastAsia="Times New Roman" w:hAnsi="Times New Roman" w:cs="Times New Roman"/>
          <w:color w:val="000000"/>
        </w:rPr>
        <w:t>L</w:t>
      </w:r>
      <w:r w:rsidR="001442DE" w:rsidRPr="001442DE">
        <w:rPr>
          <w:rFonts w:ascii="Times New Roman" w:eastAsia="Times New Roman" w:hAnsi="Times New Roman" w:cs="Times New Roman"/>
          <w:color w:val="000000"/>
        </w:rPr>
        <w:t>aws, and shall implement any change in law, within the timelines set out in the relevant law.</w:t>
      </w:r>
      <w:r w:rsidR="001442DE">
        <w:rPr>
          <w:rFonts w:ascii="Times New Roman" w:eastAsia="Times New Roman" w:hAnsi="Times New Roman" w:cs="Times New Roman"/>
          <w:color w:val="000000"/>
        </w:rPr>
        <w:t xml:space="preserve"> </w:t>
      </w:r>
      <w:r w:rsidR="00B859A3">
        <w:rPr>
          <w:rFonts w:ascii="Times New Roman" w:eastAsia="Times New Roman" w:hAnsi="Times New Roman" w:cs="Times New Roman"/>
          <w:color w:val="000000"/>
        </w:rPr>
        <w:t>Further, t</w:t>
      </w:r>
      <w:r w:rsidR="00A22B32" w:rsidRPr="001442DE">
        <w:rPr>
          <w:rFonts w:ascii="Times New Roman" w:eastAsia="Times New Roman" w:hAnsi="Times New Roman" w:cs="Times New Roman"/>
          <w:color w:val="000000"/>
        </w:rPr>
        <w:t>he Service Provider will perform the Services and its other obligations in a manner that complies with all applicable Laws, that is, all applicable Laws relating to the collection, use, processing, protection, confidentiality, transfer or disclosure of information relating to individuals and their personal data</w:t>
      </w:r>
      <w:r w:rsidR="00101844" w:rsidRPr="001442DE">
        <w:rPr>
          <w:rFonts w:ascii="Times New Roman" w:eastAsia="Times New Roman" w:hAnsi="Times New Roman" w:cs="Times New Roman"/>
          <w:color w:val="000000"/>
        </w:rPr>
        <w:t xml:space="preserve"> (“</w:t>
      </w:r>
      <w:r w:rsidR="00101844" w:rsidRPr="001442DE">
        <w:rPr>
          <w:rFonts w:ascii="Times New Roman" w:eastAsia="Times New Roman" w:hAnsi="Times New Roman" w:cs="Times New Roman"/>
          <w:b/>
          <w:bCs/>
          <w:color w:val="000000"/>
        </w:rPr>
        <w:t>Personal Data</w:t>
      </w:r>
      <w:r w:rsidR="00101844" w:rsidRPr="001442DE">
        <w:rPr>
          <w:rFonts w:ascii="Times New Roman" w:eastAsia="Times New Roman" w:hAnsi="Times New Roman" w:cs="Times New Roman"/>
          <w:color w:val="000000"/>
        </w:rPr>
        <w:t>”)</w:t>
      </w:r>
      <w:r w:rsidR="00A22B32" w:rsidRPr="001442DE">
        <w:rPr>
          <w:rFonts w:ascii="Times New Roman" w:eastAsia="Times New Roman" w:hAnsi="Times New Roman" w:cs="Times New Roman"/>
          <w:color w:val="000000"/>
        </w:rPr>
        <w:t>. Service Provider will not take any action that puts Customer in breach of its obligations under the</w:t>
      </w:r>
      <w:r w:rsidR="00875613" w:rsidRPr="001442DE">
        <w:rPr>
          <w:rFonts w:ascii="Times New Roman" w:eastAsia="Times New Roman" w:hAnsi="Times New Roman" w:cs="Times New Roman"/>
          <w:color w:val="000000"/>
        </w:rPr>
        <w:t xml:space="preserve"> applicab</w:t>
      </w:r>
      <w:r w:rsidR="00101844" w:rsidRPr="001442DE">
        <w:rPr>
          <w:rFonts w:ascii="Times New Roman" w:eastAsia="Times New Roman" w:hAnsi="Times New Roman" w:cs="Times New Roman"/>
          <w:color w:val="000000"/>
        </w:rPr>
        <w:t>le</w:t>
      </w:r>
      <w:r w:rsidR="00875613" w:rsidRPr="001442DE">
        <w:rPr>
          <w:rFonts w:ascii="Times New Roman" w:eastAsia="Times New Roman" w:hAnsi="Times New Roman" w:cs="Times New Roman"/>
          <w:color w:val="000000"/>
        </w:rPr>
        <w:t xml:space="preserve"> </w:t>
      </w:r>
      <w:r w:rsidR="00A22B32" w:rsidRPr="001442DE">
        <w:rPr>
          <w:rFonts w:ascii="Times New Roman" w:eastAsia="Times New Roman" w:hAnsi="Times New Roman" w:cs="Times New Roman"/>
          <w:color w:val="000000"/>
        </w:rPr>
        <w:t xml:space="preserve"> Data Protection Laws and nothing in the Agreement will be deemed </w:t>
      </w:r>
      <w:r w:rsidR="00A22B32" w:rsidRPr="001442DE">
        <w:rPr>
          <w:rFonts w:ascii="Times New Roman" w:eastAsia="Times New Roman" w:hAnsi="Times New Roman" w:cs="Times New Roman"/>
          <w:color w:val="000000"/>
        </w:rPr>
        <w:lastRenderedPageBreak/>
        <w:t xml:space="preserve">to prevent Customer from taking the steps it reasonably deems necessary to comply with the </w:t>
      </w:r>
      <w:r w:rsidR="00875613" w:rsidRPr="001442DE">
        <w:rPr>
          <w:rFonts w:ascii="Times New Roman" w:eastAsia="Times New Roman" w:hAnsi="Times New Roman" w:cs="Times New Roman"/>
          <w:color w:val="000000"/>
        </w:rPr>
        <w:t xml:space="preserve">applicable </w:t>
      </w:r>
      <w:r w:rsidR="00A22B32" w:rsidRPr="001442DE">
        <w:rPr>
          <w:rFonts w:ascii="Times New Roman" w:eastAsia="Times New Roman" w:hAnsi="Times New Roman" w:cs="Times New Roman"/>
          <w:color w:val="000000"/>
        </w:rPr>
        <w:t xml:space="preserve">Data Protection Laws. </w:t>
      </w:r>
      <w:r w:rsidR="00395E3D" w:rsidRPr="001442DE">
        <w:rPr>
          <w:rFonts w:ascii="Times New Roman" w:eastAsia="Times New Roman" w:hAnsi="Times New Roman" w:cs="Times New Roman"/>
          <w:color w:val="000000"/>
        </w:rPr>
        <w:t xml:space="preserve">For the purpose of </w:t>
      </w:r>
      <w:r w:rsidR="00101844" w:rsidRPr="001442DE">
        <w:rPr>
          <w:rFonts w:ascii="Times New Roman" w:eastAsia="Times New Roman" w:hAnsi="Times New Roman" w:cs="Times New Roman"/>
          <w:color w:val="000000"/>
        </w:rPr>
        <w:t xml:space="preserve">protection of Personal Data, parties agree to the </w:t>
      </w:r>
      <w:r w:rsidR="008E7D3C" w:rsidRPr="001442DE">
        <w:rPr>
          <w:rFonts w:ascii="Times New Roman" w:eastAsia="Times New Roman" w:hAnsi="Times New Roman" w:cs="Times New Roman"/>
          <w:color w:val="000000"/>
        </w:rPr>
        <w:t xml:space="preserve">provisions of </w:t>
      </w:r>
      <w:r w:rsidR="00192B95" w:rsidRPr="001442DE">
        <w:rPr>
          <w:rFonts w:ascii="Times New Roman" w:eastAsia="Times New Roman" w:hAnsi="Times New Roman" w:cs="Times New Roman"/>
          <w:color w:val="000000"/>
        </w:rPr>
        <w:t xml:space="preserve">the DPA </w:t>
      </w:r>
      <w:r w:rsidR="008E7D3C" w:rsidRPr="001442DE">
        <w:rPr>
          <w:rFonts w:ascii="Times New Roman" w:eastAsia="Times New Roman" w:hAnsi="Times New Roman" w:cs="Times New Roman"/>
          <w:color w:val="000000"/>
        </w:rPr>
        <w:t xml:space="preserve">and technical and organisations measure as </w:t>
      </w:r>
      <w:r w:rsidR="00A22B32" w:rsidRPr="001442DE">
        <w:rPr>
          <w:rFonts w:ascii="Times New Roman" w:eastAsia="Times New Roman" w:hAnsi="Times New Roman" w:cs="Times New Roman"/>
          <w:color w:val="000000"/>
        </w:rPr>
        <w:t xml:space="preserve">as </w:t>
      </w:r>
      <w:r w:rsidR="00B05078" w:rsidRPr="001442DE">
        <w:rPr>
          <w:rFonts w:ascii="Times New Roman" w:eastAsia="Times New Roman" w:hAnsi="Times New Roman" w:cs="Times New Roman"/>
          <w:color w:val="000000"/>
        </w:rPr>
        <w:t>separately executed between the Parties</w:t>
      </w:r>
      <w:r w:rsidR="00A22B32" w:rsidRPr="001442DE">
        <w:rPr>
          <w:rFonts w:ascii="Times New Roman" w:eastAsia="Times New Roman" w:hAnsi="Times New Roman" w:cs="Times New Roman"/>
          <w:color w:val="000000"/>
        </w:rPr>
        <w:t>.</w:t>
      </w:r>
    </w:p>
    <w:p w14:paraId="71B998D4" w14:textId="55C66051" w:rsidR="00E37AC6" w:rsidRDefault="00E37AC6" w:rsidP="00A76C0A">
      <w:pPr>
        <w:spacing w:after="0" w:line="240" w:lineRule="auto"/>
        <w:jc w:val="both"/>
        <w:rPr>
          <w:rFonts w:ascii="Times New Roman" w:hAnsi="Times New Roman" w:cs="Times New Roman"/>
        </w:rPr>
      </w:pPr>
    </w:p>
    <w:p w14:paraId="78290023" w14:textId="77777777" w:rsidR="00734459" w:rsidRPr="00BB710F" w:rsidRDefault="00734459"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Customer</w:t>
      </w:r>
      <w:r w:rsidR="00F810B1" w:rsidRPr="00BB710F">
        <w:rPr>
          <w:rFonts w:ascii="Times New Roman" w:hAnsi="Times New Roman" w:cs="Times New Roman"/>
          <w:b/>
        </w:rPr>
        <w:t>’s Rights and Obligations</w:t>
      </w:r>
    </w:p>
    <w:p w14:paraId="57F73A1F" w14:textId="77777777" w:rsidR="00F810B1" w:rsidRPr="00BB710F" w:rsidRDefault="00F810B1" w:rsidP="00E34CAE">
      <w:pPr>
        <w:pStyle w:val="ListParagraph"/>
        <w:spacing w:after="0" w:line="240" w:lineRule="auto"/>
        <w:ind w:left="360"/>
        <w:rPr>
          <w:rFonts w:ascii="Times New Roman" w:hAnsi="Times New Roman" w:cs="Times New Roman"/>
          <w:b/>
        </w:rPr>
      </w:pPr>
    </w:p>
    <w:p w14:paraId="427D9765" w14:textId="77777777" w:rsidR="000F7358" w:rsidRPr="00BB710F" w:rsidRDefault="000F7358" w:rsidP="001449DE">
      <w:pPr>
        <w:pStyle w:val="ListParagraph"/>
        <w:numPr>
          <w:ilvl w:val="0"/>
          <w:numId w:val="8"/>
        </w:numPr>
        <w:spacing w:after="0" w:line="240" w:lineRule="auto"/>
        <w:ind w:left="567" w:hanging="567"/>
        <w:rPr>
          <w:rFonts w:ascii="Times New Roman" w:hAnsi="Times New Roman" w:cs="Times New Roman"/>
          <w:b/>
          <w:u w:val="single"/>
        </w:rPr>
      </w:pPr>
      <w:r w:rsidRPr="00BB710F">
        <w:rPr>
          <w:rFonts w:ascii="Times New Roman" w:hAnsi="Times New Roman" w:cs="Times New Roman"/>
          <w:i/>
          <w:u w:val="single"/>
        </w:rPr>
        <w:t>Compliance with Laws</w:t>
      </w:r>
      <w:r w:rsidRPr="00BB710F">
        <w:rPr>
          <w:rFonts w:ascii="Times New Roman" w:hAnsi="Times New Roman" w:cs="Times New Roman"/>
          <w:u w:val="single"/>
        </w:rPr>
        <w:t xml:space="preserve"> </w:t>
      </w:r>
    </w:p>
    <w:p w14:paraId="6725D940" w14:textId="77777777" w:rsidR="00B668F5" w:rsidRPr="00BB710F" w:rsidRDefault="00B668F5" w:rsidP="00E34CAE">
      <w:pPr>
        <w:pStyle w:val="ListParagraph"/>
        <w:spacing w:after="0" w:line="240" w:lineRule="auto"/>
        <w:ind w:left="360"/>
        <w:rPr>
          <w:rFonts w:ascii="Times New Roman" w:hAnsi="Times New Roman" w:cs="Times New Roman"/>
          <w:color w:val="000000"/>
        </w:rPr>
      </w:pPr>
    </w:p>
    <w:p w14:paraId="320C6B1B" w14:textId="18F81933" w:rsidR="00F810B1" w:rsidRPr="00BB710F" w:rsidRDefault="004D3695" w:rsidP="007E40E4">
      <w:pPr>
        <w:pStyle w:val="ListParagraph"/>
        <w:spacing w:after="0" w:line="240" w:lineRule="auto"/>
        <w:ind w:left="567"/>
        <w:jc w:val="both"/>
        <w:rPr>
          <w:rFonts w:ascii="Times New Roman" w:hAnsi="Times New Roman" w:cs="Times New Roman"/>
          <w:color w:val="000000"/>
        </w:rPr>
      </w:pPr>
      <w:r w:rsidRPr="00BB710F">
        <w:rPr>
          <w:rFonts w:ascii="Times New Roman" w:hAnsi="Times New Roman" w:cs="Times New Roman"/>
          <w:color w:val="000000"/>
        </w:rPr>
        <w:t xml:space="preserve">The </w:t>
      </w:r>
      <w:r w:rsidR="000F7358" w:rsidRPr="00BB710F">
        <w:rPr>
          <w:rFonts w:ascii="Times New Roman" w:hAnsi="Times New Roman" w:cs="Times New Roman"/>
          <w:color w:val="000000"/>
        </w:rPr>
        <w:t xml:space="preserve">Customer shall comply with all applicable Laws </w:t>
      </w:r>
      <w:r w:rsidR="00D67A3D">
        <w:rPr>
          <w:rFonts w:ascii="Times New Roman" w:hAnsi="Times New Roman" w:cs="Times New Roman"/>
          <w:color w:val="000000"/>
        </w:rPr>
        <w:t>to the extent applicable to fulfillment of its obligations under this Agreement</w:t>
      </w:r>
      <w:r w:rsidR="000F7358" w:rsidRPr="00BB710F">
        <w:rPr>
          <w:rFonts w:ascii="Times New Roman" w:hAnsi="Times New Roman" w:cs="Times New Roman"/>
          <w:color w:val="000000"/>
        </w:rPr>
        <w:t>.</w:t>
      </w:r>
    </w:p>
    <w:p w14:paraId="2175B224" w14:textId="77777777" w:rsidR="000F7358" w:rsidRPr="00BB710F" w:rsidRDefault="000F7358" w:rsidP="00E34CAE">
      <w:pPr>
        <w:pStyle w:val="ListParagraph"/>
        <w:spacing w:after="0" w:line="240" w:lineRule="auto"/>
        <w:ind w:left="360"/>
        <w:rPr>
          <w:rFonts w:ascii="Times New Roman" w:hAnsi="Times New Roman" w:cs="Times New Roman"/>
          <w:b/>
        </w:rPr>
      </w:pPr>
    </w:p>
    <w:p w14:paraId="3B3FE5EC" w14:textId="77777777" w:rsidR="00106480" w:rsidRPr="00BB710F" w:rsidRDefault="00106480" w:rsidP="001449DE">
      <w:pPr>
        <w:pStyle w:val="ListParagraph"/>
        <w:numPr>
          <w:ilvl w:val="0"/>
          <w:numId w:val="8"/>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Right to Audit</w:t>
      </w:r>
    </w:p>
    <w:p w14:paraId="1D645638" w14:textId="77777777" w:rsidR="00106480" w:rsidRPr="00BB710F" w:rsidRDefault="00106480" w:rsidP="00E34CAE">
      <w:pPr>
        <w:pStyle w:val="ListParagraph"/>
        <w:spacing w:after="0" w:line="240" w:lineRule="auto"/>
        <w:ind w:left="360"/>
        <w:rPr>
          <w:rFonts w:ascii="Times New Roman" w:hAnsi="Times New Roman" w:cs="Times New Roman"/>
        </w:rPr>
      </w:pPr>
    </w:p>
    <w:p w14:paraId="2D4C60C3" w14:textId="2E0A42EF" w:rsidR="00BE18D0" w:rsidRPr="00BB710F" w:rsidRDefault="00011F91" w:rsidP="007E40E4">
      <w:pPr>
        <w:pStyle w:val="ListParagraph"/>
        <w:spacing w:after="0" w:line="240" w:lineRule="auto"/>
        <w:ind w:left="567"/>
        <w:jc w:val="both"/>
        <w:rPr>
          <w:rFonts w:ascii="Times New Roman" w:hAnsi="Times New Roman" w:cs="Times New Roman"/>
        </w:rPr>
      </w:pPr>
      <w:r w:rsidRPr="00011F91">
        <w:rPr>
          <w:rFonts w:ascii="Times New Roman" w:hAnsi="Times New Roman" w:cs="Times New Roman"/>
        </w:rPr>
        <w:t>The Service Provider shall retain all records relating to the performance of this Agreement for a minimum period of eight (8) years after the end of the Term</w:t>
      </w:r>
      <w:r w:rsidR="00F86B91">
        <w:rPr>
          <w:rFonts w:ascii="Times New Roman" w:hAnsi="Times New Roman" w:cs="Times New Roman"/>
        </w:rPr>
        <w:t xml:space="preserve">. </w:t>
      </w:r>
      <w:r w:rsidR="00711A86" w:rsidRPr="00BB710F">
        <w:rPr>
          <w:rFonts w:ascii="Times New Roman" w:hAnsi="Times New Roman" w:cs="Times New Roman"/>
        </w:rPr>
        <w:t xml:space="preserve">The </w:t>
      </w:r>
      <w:r w:rsidR="00411336" w:rsidRPr="00BB710F">
        <w:rPr>
          <w:rFonts w:ascii="Times New Roman" w:hAnsi="Times New Roman" w:cs="Times New Roman"/>
        </w:rPr>
        <w:t>Service Provider</w:t>
      </w:r>
      <w:r w:rsidR="00BE18D0" w:rsidRPr="00BB710F">
        <w:rPr>
          <w:rFonts w:ascii="Times New Roman" w:hAnsi="Times New Roman" w:cs="Times New Roman"/>
        </w:rPr>
        <w:t xml:space="preserve">’s records relevant to the performance of the Services and discharge of its obligations herein, </w:t>
      </w:r>
      <w:r w:rsidR="00106480" w:rsidRPr="00BB710F">
        <w:rPr>
          <w:rFonts w:ascii="Times New Roman" w:hAnsi="Times New Roman" w:cs="Times New Roman"/>
        </w:rPr>
        <w:t>wi</w:t>
      </w:r>
      <w:r w:rsidR="00BE18D0" w:rsidRPr="00BB710F">
        <w:rPr>
          <w:rFonts w:ascii="Times New Roman" w:hAnsi="Times New Roman" w:cs="Times New Roman"/>
        </w:rPr>
        <w:t xml:space="preserve">ll </w:t>
      </w:r>
      <w:r w:rsidR="00711A86" w:rsidRPr="00BB710F">
        <w:rPr>
          <w:rFonts w:ascii="Times New Roman" w:hAnsi="Times New Roman" w:cs="Times New Roman"/>
        </w:rPr>
        <w:t>at all times</w:t>
      </w:r>
      <w:r w:rsidR="00BE18D0" w:rsidRPr="00BB710F">
        <w:rPr>
          <w:rFonts w:ascii="Times New Roman" w:hAnsi="Times New Roman" w:cs="Times New Roman"/>
        </w:rPr>
        <w:t xml:space="preserve"> be open for inspection by Customer (or its designees including independent auditors) during normal business hours, or at such other times as may be reasonably required by </w:t>
      </w:r>
      <w:r w:rsidR="004D3695" w:rsidRPr="00BB710F">
        <w:rPr>
          <w:rFonts w:ascii="Times New Roman" w:hAnsi="Times New Roman" w:cs="Times New Roman"/>
        </w:rPr>
        <w:t xml:space="preserve">the </w:t>
      </w:r>
      <w:r w:rsidR="00BE18D0" w:rsidRPr="00BB710F">
        <w:rPr>
          <w:rFonts w:ascii="Times New Roman" w:hAnsi="Times New Roman" w:cs="Times New Roman"/>
        </w:rPr>
        <w:t xml:space="preserve">Customer. </w:t>
      </w:r>
      <w:r w:rsidR="004D3695" w:rsidRPr="00BB710F">
        <w:rPr>
          <w:rFonts w:ascii="Times New Roman" w:hAnsi="Times New Roman" w:cs="Times New Roman"/>
        </w:rPr>
        <w:t xml:space="preserve">The </w:t>
      </w:r>
      <w:r w:rsidR="00BE18D0" w:rsidRPr="00BB710F">
        <w:rPr>
          <w:rFonts w:ascii="Times New Roman" w:hAnsi="Times New Roman" w:cs="Times New Roman"/>
        </w:rPr>
        <w:t xml:space="preserve">Customer (or its designees including independent auditors) </w:t>
      </w:r>
      <w:r w:rsidR="00106480" w:rsidRPr="00BB710F">
        <w:rPr>
          <w:rFonts w:ascii="Times New Roman" w:hAnsi="Times New Roman" w:cs="Times New Roman"/>
        </w:rPr>
        <w:t>wi</w:t>
      </w:r>
      <w:r w:rsidR="00BE18D0" w:rsidRPr="00BB710F">
        <w:rPr>
          <w:rFonts w:ascii="Times New Roman" w:hAnsi="Times New Roman" w:cs="Times New Roman"/>
        </w:rPr>
        <w:t xml:space="preserve">ll be permitted access to and have the right to examine, make extracts or copy </w:t>
      </w:r>
      <w:r w:rsidR="00411336" w:rsidRPr="00BB710F">
        <w:rPr>
          <w:rFonts w:ascii="Times New Roman" w:hAnsi="Times New Roman" w:cs="Times New Roman"/>
        </w:rPr>
        <w:t>Service Provider</w:t>
      </w:r>
      <w:r w:rsidR="004D3695" w:rsidRPr="00BB710F">
        <w:rPr>
          <w:rFonts w:ascii="Times New Roman" w:hAnsi="Times New Roman" w:cs="Times New Roman"/>
        </w:rPr>
        <w:t xml:space="preserve">’s </w:t>
      </w:r>
      <w:r w:rsidR="00BE18D0" w:rsidRPr="00BB710F">
        <w:rPr>
          <w:rFonts w:ascii="Times New Roman" w:hAnsi="Times New Roman" w:cs="Times New Roman"/>
        </w:rPr>
        <w:t xml:space="preserve">records, information and facilities related to its obligations under the Agreement (excluding any proprietary information) </w:t>
      </w:r>
      <w:r w:rsidR="00CD68E8" w:rsidRPr="00BB710F">
        <w:rPr>
          <w:rFonts w:ascii="Times New Roman" w:hAnsi="Times New Roman" w:cs="Times New Roman"/>
        </w:rPr>
        <w:t>in relation</w:t>
      </w:r>
      <w:r w:rsidR="00BE18D0" w:rsidRPr="00BB710F">
        <w:rPr>
          <w:rFonts w:ascii="Times New Roman" w:hAnsi="Times New Roman" w:cs="Times New Roman"/>
        </w:rPr>
        <w:t xml:space="preserve"> to: (a) audit</w:t>
      </w:r>
      <w:r w:rsidR="00BC603D" w:rsidRPr="00BB710F">
        <w:rPr>
          <w:rFonts w:ascii="Times New Roman" w:hAnsi="Times New Roman" w:cs="Times New Roman"/>
        </w:rPr>
        <w:t>ing</w:t>
      </w:r>
      <w:r w:rsidR="00BE18D0" w:rsidRPr="00BB710F">
        <w:rPr>
          <w:rFonts w:ascii="Times New Roman" w:hAnsi="Times New Roman" w:cs="Times New Roman"/>
        </w:rPr>
        <w:t xml:space="preserve"> the completeness and accuracy of the Services covered within the scope of this Agreement; (b) verify</w:t>
      </w:r>
      <w:r w:rsidR="00BC603D" w:rsidRPr="00BB710F">
        <w:rPr>
          <w:rFonts w:ascii="Times New Roman" w:hAnsi="Times New Roman" w:cs="Times New Roman"/>
        </w:rPr>
        <w:t>ing</w:t>
      </w:r>
      <w:r w:rsidR="00BE18D0" w:rsidRPr="00BB710F">
        <w:rPr>
          <w:rFonts w:ascii="Times New Roman" w:hAnsi="Times New Roman" w:cs="Times New Roman"/>
        </w:rPr>
        <w:t xml:space="preserve"> the accuracy and validity of all billings and charges to Customer within the scope of this Agreement; and (c) verify</w:t>
      </w:r>
      <w:r w:rsidR="00BC603D" w:rsidRPr="00BB710F">
        <w:rPr>
          <w:rFonts w:ascii="Times New Roman" w:hAnsi="Times New Roman" w:cs="Times New Roman"/>
        </w:rPr>
        <w:t>ing</w:t>
      </w:r>
      <w:r w:rsidR="00BE18D0" w:rsidRPr="00BB710F">
        <w:rPr>
          <w:rFonts w:ascii="Times New Roman" w:hAnsi="Times New Roman" w:cs="Times New Roman"/>
        </w:rPr>
        <w:t xml:space="preserve"> </w:t>
      </w:r>
      <w:r w:rsidR="00711A86" w:rsidRPr="00BB710F">
        <w:rPr>
          <w:rFonts w:ascii="Times New Roman" w:hAnsi="Times New Roman" w:cs="Times New Roman"/>
        </w:rPr>
        <w:t xml:space="preserve">the </w:t>
      </w:r>
      <w:r w:rsidR="00411336" w:rsidRPr="00BB710F">
        <w:rPr>
          <w:rFonts w:ascii="Times New Roman" w:hAnsi="Times New Roman" w:cs="Times New Roman"/>
        </w:rPr>
        <w:t>Service Provider</w:t>
      </w:r>
      <w:r w:rsidR="00BE18D0" w:rsidRPr="00BB710F">
        <w:rPr>
          <w:rFonts w:ascii="Times New Roman" w:hAnsi="Times New Roman" w:cs="Times New Roman"/>
        </w:rPr>
        <w:t xml:space="preserve">’s overall compliance with the terms, including performance, security, disaster recovery plan and preparedness, and legal and regulatory compliance terms, of this Agreement and guidelines provided by </w:t>
      </w:r>
      <w:r w:rsidR="004D3695" w:rsidRPr="00BB710F">
        <w:rPr>
          <w:rFonts w:ascii="Times New Roman" w:hAnsi="Times New Roman" w:cs="Times New Roman"/>
        </w:rPr>
        <w:t xml:space="preserve">the </w:t>
      </w:r>
      <w:r w:rsidR="00BE18D0" w:rsidRPr="00BB710F">
        <w:rPr>
          <w:rFonts w:ascii="Times New Roman" w:hAnsi="Times New Roman" w:cs="Times New Roman"/>
        </w:rPr>
        <w:t>Customer, from time to time.</w:t>
      </w:r>
      <w:r w:rsidR="004D3695" w:rsidRPr="00BB710F">
        <w:rPr>
          <w:rFonts w:ascii="Times New Roman" w:hAnsi="Times New Roman" w:cs="Times New Roman"/>
        </w:rPr>
        <w:t xml:space="preserve"> </w:t>
      </w:r>
      <w:r w:rsidR="005170FD" w:rsidRPr="005170FD">
        <w:rPr>
          <w:rFonts w:ascii="Times New Roman" w:hAnsi="Times New Roman" w:cs="Times New Roman"/>
        </w:rPr>
        <w:t xml:space="preserve">Each Party shall bear its own costs in relation to an audit; provided that, if any deficiency is discovered in the audit, the Service Provider shall bear the entire cost of the audit. </w:t>
      </w:r>
      <w:r w:rsidR="004D3695" w:rsidRPr="00BB710F">
        <w:rPr>
          <w:rFonts w:ascii="Times New Roman" w:hAnsi="Times New Roman" w:cs="Times New Roman"/>
        </w:rPr>
        <w:t xml:space="preserve"> </w:t>
      </w:r>
    </w:p>
    <w:p w14:paraId="6628D814" w14:textId="77777777" w:rsidR="00106480" w:rsidRPr="00BB710F" w:rsidRDefault="00106480" w:rsidP="00E34CAE">
      <w:pPr>
        <w:pStyle w:val="ListParagraph"/>
        <w:spacing w:after="0" w:line="240" w:lineRule="auto"/>
        <w:ind w:left="360"/>
        <w:jc w:val="both"/>
        <w:rPr>
          <w:rFonts w:ascii="Times New Roman" w:hAnsi="Times New Roman" w:cs="Times New Roman"/>
        </w:rPr>
      </w:pPr>
    </w:p>
    <w:p w14:paraId="47F65CCB" w14:textId="77777777" w:rsidR="00F810B1" w:rsidRPr="00BB710F" w:rsidRDefault="00F810B1" w:rsidP="001449DE">
      <w:pPr>
        <w:pStyle w:val="ListParagraph"/>
        <w:numPr>
          <w:ilvl w:val="0"/>
          <w:numId w:val="2"/>
        </w:numPr>
        <w:spacing w:after="0" w:line="240" w:lineRule="auto"/>
        <w:ind w:left="567" w:hanging="567"/>
        <w:rPr>
          <w:rFonts w:ascii="Times New Roman" w:hAnsi="Times New Roman" w:cs="Times New Roman"/>
          <w:b/>
        </w:rPr>
      </w:pPr>
      <w:r w:rsidRPr="00BB710F">
        <w:rPr>
          <w:rFonts w:ascii="Times New Roman" w:hAnsi="Times New Roman" w:cs="Times New Roman"/>
          <w:b/>
        </w:rPr>
        <w:t>Intellectual Property Rights</w:t>
      </w:r>
    </w:p>
    <w:p w14:paraId="5152B64E" w14:textId="77777777" w:rsidR="00106480" w:rsidRPr="00BB710F" w:rsidRDefault="00106480" w:rsidP="00E34CAE">
      <w:pPr>
        <w:pStyle w:val="ListParagraph"/>
        <w:spacing w:after="0" w:line="240" w:lineRule="auto"/>
        <w:ind w:left="360"/>
        <w:rPr>
          <w:rFonts w:ascii="Times New Roman" w:hAnsi="Times New Roman" w:cs="Times New Roman"/>
          <w:b/>
        </w:rPr>
      </w:pPr>
    </w:p>
    <w:p w14:paraId="6BEF8916"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5.1  </w:t>
      </w:r>
      <w:r w:rsidRPr="00BB710F">
        <w:rPr>
          <w:rFonts w:ascii="Times New Roman" w:hAnsi="Times New Roman" w:cs="Times New Roman"/>
          <w:iCs/>
        </w:rPr>
        <w:tab/>
        <w:t>Pre-existing Intellectual Property</w:t>
      </w:r>
    </w:p>
    <w:p w14:paraId="5F6B0B33"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28998742" w14:textId="22714F9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All Pre-existing Intellectual Property is and shall remain the exclusive property of the respective Party, and that nothing herein shall be deemed or construed to grant to the other Party any rights, licenses or permissions with respect to any such Pre-existing Intellectual Property, other than as set forth below</w:t>
      </w:r>
      <w:r w:rsidR="009240A3" w:rsidRPr="00BB710F">
        <w:rPr>
          <w:rFonts w:ascii="Times New Roman" w:hAnsi="Times New Roman" w:cs="Times New Roman"/>
          <w:iCs/>
        </w:rPr>
        <w:t>.</w:t>
      </w:r>
    </w:p>
    <w:p w14:paraId="24E6BFC0"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4356FB3F" w14:textId="24828B3B"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5.1.1 To the extent any Service Provider Pre-existing Intellectual Property is used as an embedded part of a Deliverable/Service and such Deliverable/receipt of Service is dependent on the Service Provider Pre-existing Intellectual Property to be used or to provide the functionality as intended, Service Provider hereby, without any requirement of payment of any additional costs by the Customer, grants to Customer a limited, royalty free, non-exclusive, perpetual, irrevocable, transferrable, sub-licenseable license to use, copy, modify such Service Provider Pre-existing Intellectual Property solely to the extent necessary for Customer to receive/use the Deliverables/Services consistent with and limited to the scope of Services provided by Service Provider. Except to the extent necessary for Customer to use the Deliverables, Customer does not have the right to duplicate, reverse engineer, decompile, disassemble, reconstruct, or commercialize Service Provider Pre-Existing Intellectual Property.    </w:t>
      </w:r>
    </w:p>
    <w:p w14:paraId="7AF17933"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lastRenderedPageBreak/>
        <w:t xml:space="preserve"> </w:t>
      </w:r>
    </w:p>
    <w:p w14:paraId="1CC38726" w14:textId="5A82E333"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5.1.2 Customer hereby grants to Service Provider a non-exclusive, royalty-free, worldwide, revocable, non-transferable, non-sublicensable license to use Customer Pre-existing Intellectual Property</w:t>
      </w:r>
      <w:r w:rsidR="00CD6B36">
        <w:rPr>
          <w:rFonts w:ascii="Times New Roman" w:hAnsi="Times New Roman" w:cs="Times New Roman"/>
          <w:iCs/>
        </w:rPr>
        <w:t xml:space="preserve"> and the Customer Data</w:t>
      </w:r>
      <w:r w:rsidRPr="00BB710F">
        <w:rPr>
          <w:rFonts w:ascii="Times New Roman" w:hAnsi="Times New Roman" w:cs="Times New Roman"/>
          <w:iCs/>
        </w:rPr>
        <w:t xml:space="preserve">, during the term </w:t>
      </w:r>
      <w:r w:rsidR="00CD6B36">
        <w:rPr>
          <w:rFonts w:ascii="Times New Roman" w:hAnsi="Times New Roman" w:cs="Times New Roman"/>
          <w:iCs/>
        </w:rPr>
        <w:t>of the Agreement</w:t>
      </w:r>
      <w:r w:rsidRPr="00BB710F">
        <w:rPr>
          <w:rFonts w:ascii="Times New Roman" w:hAnsi="Times New Roman" w:cs="Times New Roman"/>
          <w:iCs/>
        </w:rPr>
        <w:t xml:space="preserve">, solely to the extent required by, and solely and limited for the purpose of, provision of the Services under this Agreement. </w:t>
      </w:r>
    </w:p>
    <w:p w14:paraId="14248CC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59389AAF" w14:textId="77777777" w:rsidR="007E62BE" w:rsidRPr="00BB710F" w:rsidRDefault="007E62BE" w:rsidP="007E62BE">
      <w:pPr>
        <w:pStyle w:val="ListParagraph"/>
        <w:widowControl w:val="0"/>
        <w:tabs>
          <w:tab w:val="left" w:pos="540"/>
        </w:tabs>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5.2 </w:t>
      </w:r>
      <w:r w:rsidRPr="00BB710F">
        <w:rPr>
          <w:rFonts w:ascii="Times New Roman" w:hAnsi="Times New Roman" w:cs="Times New Roman"/>
          <w:iCs/>
        </w:rPr>
        <w:tab/>
        <w:t>Ownership and Use of Deliverables</w:t>
      </w:r>
    </w:p>
    <w:p w14:paraId="6B930BDB"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033ABA10"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All Deliverables created under this Agreement pursuant to the Services are the exclusive property of Customer and shall vest solely in the Customer upon creation, free of any liens or encumbrance and without any requirement of payment of any additional costs by the Customer.    </w:t>
      </w:r>
    </w:p>
    <w:p w14:paraId="7F00A1B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5648181C" w14:textId="77777777" w:rsidR="007E62BE" w:rsidRPr="00BB710F" w:rsidRDefault="007E62BE" w:rsidP="007E62BE">
      <w:pPr>
        <w:pStyle w:val="ListParagraph"/>
        <w:widowControl w:val="0"/>
        <w:tabs>
          <w:tab w:val="left" w:pos="540"/>
        </w:tabs>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5.3 </w:t>
      </w:r>
      <w:r w:rsidRPr="00BB710F">
        <w:rPr>
          <w:rFonts w:ascii="Times New Roman" w:hAnsi="Times New Roman" w:cs="Times New Roman"/>
          <w:iCs/>
        </w:rPr>
        <w:tab/>
        <w:t>Ownership of Intellectual Property</w:t>
      </w:r>
    </w:p>
    <w:p w14:paraId="26D1D10D"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5A4DA24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Notwithstanding anything herein to the contrary, however except as set forth in this Clause 5, Service Provider owns all right, title, and interest in and to the intellectual property that Service Provider provides as part of the Services including any and all revisions, modifications, or alterations thereto whether or not such revisions, modifications, or alterations were made by Customer, Service Provider, or any third party and whether or not such revisions, modifications, or alterations were approved by Customer.  In relation to the intellectual property that Service Provider provides as part of the Services/Deliverables including any and all revisions, modifications, or alterations,  Service Provider hereby, without any requirement of payment of any additional costs by the Customer, grants to Customer a limited, royalty free, non-exclusive, worldwide, irrevocable, transferrable, sub-licensable license to use, copy, modify such Service Provider intellectual property, during the term of the respective SOW, solely to the extent necessary for Customer to receive/use the Deliverables/Services.</w:t>
      </w:r>
    </w:p>
    <w:p w14:paraId="6F56A334"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69BFEAF0"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If Customer would gain any title, by operation of law or otherwise, in any intellectual property that Service Provider provides as part of the Services (a) by virtue of having contributed to any such intellectual property ; or (b) by virtue of any revisions, modifications, or alterations made to such intellectual property by Customer, Service Provider, or any third party, Customer will, at the cost of Service Provider and to the extent reasonably necessary to vest ownership of  such intellectual property in Service Provider,  execute any and all other documents and instruments reasonably acceptable to Customer, including any assignments, that may be necessary to assign to Service Provider all right, title, and interest in and to any such intellectual property or any revisions, modifications, or alterations thereto, provided that Customer shall not be required to incur any expense with respect thereto.  Subject to (i) the foregoing and (ii) the license grant set forth in Section 5.1.2 above, in no event shall Service Provider obtain any rights, title, or interest whatsoever in or to any intellectual property or other proprietary right or any data or information whatsoever owned, licensed, or held by Customer which shall remain as between Service Provider and Customer, the property of Customer.</w:t>
      </w:r>
    </w:p>
    <w:p w14:paraId="02A4EC8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0C11D93F" w14:textId="77777777" w:rsidR="007E62BE" w:rsidRPr="00BB710F" w:rsidRDefault="007E62BE" w:rsidP="007E62BE">
      <w:pPr>
        <w:pStyle w:val="ListParagraph"/>
        <w:widowControl w:val="0"/>
        <w:tabs>
          <w:tab w:val="left" w:pos="540"/>
        </w:tabs>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5.4 </w:t>
      </w:r>
      <w:r w:rsidRPr="00BB710F">
        <w:rPr>
          <w:rFonts w:ascii="Times New Roman" w:hAnsi="Times New Roman" w:cs="Times New Roman"/>
          <w:iCs/>
        </w:rPr>
        <w:tab/>
        <w:t>Third party material</w:t>
      </w:r>
    </w:p>
    <w:p w14:paraId="23C80B33"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1383E92D"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Service Provider shall not include any third party material in the Deliverables and/or for providing Services under this Agreement. Where Customer approves the inclusion of any third party material Service Provider shall (i) ensure that it obtains all necessary rights, waivers and consents at the its costs, in order for Service Provider to make use of such third party material; (ii) ensure that the Customer receives rights from third party equivalent to its rights as available from Service Provider under this Agreement; (iii) shall be responsible for any and all claims from the respective third party; and (iv) </w:t>
      </w:r>
      <w:r w:rsidRPr="00BB710F">
        <w:rPr>
          <w:rFonts w:ascii="Times New Roman" w:hAnsi="Times New Roman" w:cs="Times New Roman"/>
          <w:iCs/>
        </w:rPr>
        <w:lastRenderedPageBreak/>
        <w:t>shall be responsible and liable for any third party claims in respect of such third party material.</w:t>
      </w:r>
    </w:p>
    <w:p w14:paraId="642B8532" w14:textId="77777777" w:rsidR="007E62BE" w:rsidRPr="00BB710F" w:rsidRDefault="007E62BE" w:rsidP="007E62BE">
      <w:pPr>
        <w:pStyle w:val="ListParagraph"/>
        <w:widowControl w:val="0"/>
        <w:spacing w:after="0" w:line="240" w:lineRule="auto"/>
        <w:ind w:left="360"/>
        <w:jc w:val="both"/>
        <w:rPr>
          <w:rFonts w:ascii="Times New Roman" w:hAnsi="Times New Roman" w:cs="Times New Roman"/>
          <w:iCs/>
        </w:rPr>
      </w:pPr>
    </w:p>
    <w:p w14:paraId="6D28B104" w14:textId="379BE669" w:rsidR="00106480" w:rsidRPr="00BB710F" w:rsidRDefault="007E62BE" w:rsidP="007E62BE">
      <w:pPr>
        <w:pStyle w:val="ListParagraph"/>
        <w:widowControl w:val="0"/>
        <w:spacing w:after="0" w:line="240" w:lineRule="auto"/>
        <w:ind w:left="360"/>
        <w:jc w:val="both"/>
        <w:rPr>
          <w:rFonts w:ascii="Times New Roman" w:hAnsi="Times New Roman" w:cs="Times New Roman"/>
          <w:iCs/>
        </w:rPr>
      </w:pPr>
      <w:r w:rsidRPr="00BB710F">
        <w:rPr>
          <w:rFonts w:ascii="Times New Roman" w:hAnsi="Times New Roman" w:cs="Times New Roman"/>
          <w:iCs/>
        </w:rPr>
        <w:t xml:space="preserve">5.5 </w:t>
      </w:r>
      <w:r w:rsidR="00106480" w:rsidRPr="00BB710F">
        <w:rPr>
          <w:rFonts w:ascii="Times New Roman" w:hAnsi="Times New Roman" w:cs="Times New Roman"/>
          <w:i/>
          <w:u w:val="single"/>
        </w:rPr>
        <w:t xml:space="preserve">Intellectual Property Rights in the </w:t>
      </w:r>
      <w:r w:rsidR="00B14725" w:rsidRPr="00BB710F">
        <w:rPr>
          <w:rFonts w:ascii="Times New Roman" w:hAnsi="Times New Roman" w:cs="Times New Roman"/>
          <w:i/>
          <w:u w:val="single"/>
        </w:rPr>
        <w:t xml:space="preserve">Composite </w:t>
      </w:r>
      <w:r w:rsidR="00106480" w:rsidRPr="00BB710F">
        <w:rPr>
          <w:rFonts w:ascii="Times New Roman" w:hAnsi="Times New Roman" w:cs="Times New Roman"/>
          <w:i/>
          <w:u w:val="single"/>
        </w:rPr>
        <w:t>Software</w:t>
      </w:r>
    </w:p>
    <w:p w14:paraId="4D1BC8C2" w14:textId="77777777" w:rsidR="00106480" w:rsidRPr="00BB710F" w:rsidRDefault="00106480" w:rsidP="007E40E4">
      <w:pPr>
        <w:pStyle w:val="ListParagraph"/>
        <w:widowControl w:val="0"/>
        <w:spacing w:after="0" w:line="240" w:lineRule="auto"/>
        <w:ind w:left="360"/>
        <w:jc w:val="both"/>
        <w:rPr>
          <w:rFonts w:ascii="Times New Roman" w:hAnsi="Times New Roman" w:cs="Times New Roman"/>
        </w:rPr>
      </w:pPr>
    </w:p>
    <w:p w14:paraId="3DF1A04E" w14:textId="1A509782" w:rsidR="00106480" w:rsidRPr="00BB710F" w:rsidRDefault="00106480" w:rsidP="00272CB0">
      <w:pPr>
        <w:pStyle w:val="ListParagraph"/>
        <w:numPr>
          <w:ilvl w:val="0"/>
          <w:numId w:val="32"/>
        </w:numPr>
        <w:spacing w:after="0" w:line="240" w:lineRule="auto"/>
        <w:ind w:left="540" w:hanging="540"/>
        <w:jc w:val="both"/>
        <w:rPr>
          <w:rFonts w:ascii="Times New Roman" w:hAnsi="Times New Roman" w:cs="Times New Roman"/>
        </w:rPr>
      </w:pPr>
      <w:r w:rsidRPr="00BB710F">
        <w:rPr>
          <w:rFonts w:ascii="Times New Roman" w:hAnsi="Times New Roman" w:cs="Times New Roman"/>
        </w:rPr>
        <w:t>All rights, title and interest</w:t>
      </w:r>
      <w:r w:rsidR="00711A86" w:rsidRPr="00BB710F">
        <w:rPr>
          <w:rFonts w:ascii="Times New Roman" w:hAnsi="Times New Roman" w:cs="Times New Roman"/>
        </w:rPr>
        <w:t xml:space="preserve"> (including patents, copyrights, trade secrets and trademarks)</w:t>
      </w:r>
      <w:r w:rsidRPr="00BB710F">
        <w:rPr>
          <w:rFonts w:ascii="Times New Roman" w:hAnsi="Times New Roman" w:cs="Times New Roman"/>
        </w:rPr>
        <w:t xml:space="preserve"> in and to the </w:t>
      </w:r>
      <w:r w:rsidR="00B14725" w:rsidRPr="00BB710F">
        <w:rPr>
          <w:rFonts w:ascii="Times New Roman" w:hAnsi="Times New Roman" w:cs="Times New Roman"/>
        </w:rPr>
        <w:t xml:space="preserve">Composite </w:t>
      </w:r>
      <w:r w:rsidR="00711A86" w:rsidRPr="00BB710F">
        <w:rPr>
          <w:rFonts w:ascii="Times New Roman" w:hAnsi="Times New Roman" w:cs="Times New Roman"/>
        </w:rPr>
        <w:t>Software (except for any IndiGo Enhancements) will belong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Pr="00BB710F">
        <w:rPr>
          <w:rFonts w:ascii="Times New Roman" w:hAnsi="Times New Roman" w:cs="Times New Roman"/>
        </w:rPr>
        <w:t xml:space="preserve">. </w:t>
      </w:r>
      <w:r w:rsidR="00F06EA6" w:rsidRPr="00BB710F">
        <w:rPr>
          <w:rFonts w:ascii="Times New Roman" w:hAnsi="Times New Roman" w:cs="Times New Roman"/>
        </w:rPr>
        <w:t xml:space="preserve">Subject always to Clauses </w:t>
      </w:r>
      <w:r w:rsidR="00097903" w:rsidRPr="00BB710F">
        <w:rPr>
          <w:rFonts w:ascii="Times New Roman" w:hAnsi="Times New Roman" w:cs="Times New Roman"/>
        </w:rPr>
        <w:t>2.1</w:t>
      </w:r>
      <w:r w:rsidR="00F06EA6" w:rsidRPr="00BB710F">
        <w:rPr>
          <w:rFonts w:ascii="Times New Roman" w:hAnsi="Times New Roman" w:cs="Times New Roman"/>
        </w:rPr>
        <w:t xml:space="preserve"> and </w:t>
      </w:r>
      <w:r w:rsidR="00880CD5" w:rsidRPr="00BB710F">
        <w:rPr>
          <w:rFonts w:ascii="Times New Roman" w:hAnsi="Times New Roman" w:cs="Times New Roman"/>
        </w:rPr>
        <w:t>2.2.6</w:t>
      </w:r>
      <w:r w:rsidR="00F06EA6" w:rsidRPr="00BB710F">
        <w:rPr>
          <w:rFonts w:ascii="Times New Roman" w:hAnsi="Times New Roman" w:cs="Times New Roman"/>
        </w:rPr>
        <w:t xml:space="preserve"> of this Agreement,</w:t>
      </w:r>
      <w:r w:rsidRPr="00BB710F">
        <w:rPr>
          <w:rFonts w:ascii="Times New Roman" w:hAnsi="Times New Roman" w:cs="Times New Roman"/>
        </w:rPr>
        <w:t xml:space="preserve"> no other right, license or option </w:t>
      </w:r>
      <w:r w:rsidR="00F06EA6" w:rsidRPr="00BB710F">
        <w:rPr>
          <w:rFonts w:ascii="Times New Roman" w:hAnsi="Times New Roman" w:cs="Times New Roman"/>
        </w:rPr>
        <w:t xml:space="preserve">in the </w:t>
      </w:r>
      <w:r w:rsidR="00B14725" w:rsidRPr="00BB710F">
        <w:rPr>
          <w:rFonts w:ascii="Times New Roman" w:hAnsi="Times New Roman" w:cs="Times New Roman"/>
        </w:rPr>
        <w:t xml:space="preserve">Composite </w:t>
      </w:r>
      <w:r w:rsidR="00F06EA6" w:rsidRPr="00BB710F">
        <w:rPr>
          <w:rFonts w:ascii="Times New Roman" w:hAnsi="Times New Roman" w:cs="Times New Roman"/>
        </w:rPr>
        <w:t xml:space="preserve">Software </w:t>
      </w:r>
      <w:r w:rsidRPr="00BB710F">
        <w:rPr>
          <w:rFonts w:ascii="Times New Roman" w:hAnsi="Times New Roman" w:cs="Times New Roman"/>
        </w:rPr>
        <w:t>is granted,</w:t>
      </w:r>
      <w:r w:rsidR="00F06EA6" w:rsidRPr="00BB710F">
        <w:rPr>
          <w:rFonts w:ascii="Times New Roman" w:hAnsi="Times New Roman" w:cs="Times New Roman"/>
        </w:rPr>
        <w:t xml:space="preserve"> and</w:t>
      </w:r>
      <w:r w:rsidRPr="00BB710F">
        <w:rPr>
          <w:rFonts w:ascii="Times New Roman" w:hAnsi="Times New Roman" w:cs="Times New Roman"/>
        </w:rPr>
        <w:t xml:space="preserve"> no other use</w:t>
      </w:r>
      <w:r w:rsidR="00F06EA6" w:rsidRPr="00BB710F">
        <w:rPr>
          <w:rFonts w:ascii="Times New Roman" w:hAnsi="Times New Roman" w:cs="Times New Roman"/>
        </w:rPr>
        <w:t xml:space="preserve"> of the </w:t>
      </w:r>
      <w:r w:rsidR="00B14725" w:rsidRPr="00BB710F">
        <w:rPr>
          <w:rFonts w:ascii="Times New Roman" w:hAnsi="Times New Roman" w:cs="Times New Roman"/>
        </w:rPr>
        <w:t xml:space="preserve">Composite </w:t>
      </w:r>
      <w:r w:rsidR="00F06EA6" w:rsidRPr="00BB710F">
        <w:rPr>
          <w:rFonts w:ascii="Times New Roman" w:hAnsi="Times New Roman" w:cs="Times New Roman"/>
        </w:rPr>
        <w:t>Software</w:t>
      </w:r>
      <w:r w:rsidRPr="00BB710F">
        <w:rPr>
          <w:rFonts w:ascii="Times New Roman" w:hAnsi="Times New Roman" w:cs="Times New Roman"/>
        </w:rPr>
        <w:t xml:space="preserve"> is permitted </w:t>
      </w:r>
      <w:r w:rsidR="00F06EA6" w:rsidRPr="00BB710F">
        <w:rPr>
          <w:rFonts w:ascii="Times New Roman" w:hAnsi="Times New Roman" w:cs="Times New Roman"/>
        </w:rPr>
        <w:t>by</w:t>
      </w:r>
      <w:r w:rsidR="00711A86" w:rsidRPr="00BB710F">
        <w:rPr>
          <w:rFonts w:ascii="Times New Roman" w:hAnsi="Times New Roman" w:cs="Times New Roman"/>
        </w:rPr>
        <w:t xml:space="preserve"> the</w:t>
      </w:r>
      <w:r w:rsidR="00F06EA6" w:rsidRPr="00BB710F">
        <w:rPr>
          <w:rFonts w:ascii="Times New Roman" w:hAnsi="Times New Roman" w:cs="Times New Roman"/>
        </w:rPr>
        <w:t xml:space="preserve"> </w:t>
      </w:r>
      <w:r w:rsidR="00411336" w:rsidRPr="00BB710F">
        <w:rPr>
          <w:rFonts w:ascii="Times New Roman" w:hAnsi="Times New Roman" w:cs="Times New Roman"/>
        </w:rPr>
        <w:t>Service Provider</w:t>
      </w:r>
      <w:r w:rsidR="00F06EA6" w:rsidRPr="00BB710F">
        <w:rPr>
          <w:rFonts w:ascii="Times New Roman" w:hAnsi="Times New Roman" w:cs="Times New Roman"/>
        </w:rPr>
        <w:t xml:space="preserve"> to the Customer</w:t>
      </w:r>
      <w:r w:rsidRPr="00BB710F">
        <w:rPr>
          <w:rFonts w:ascii="Times New Roman" w:hAnsi="Times New Roman" w:cs="Times New Roman"/>
        </w:rPr>
        <w:t xml:space="preserve">. </w:t>
      </w:r>
      <w:r w:rsidR="00F06EA6" w:rsidRPr="00BB710F">
        <w:rPr>
          <w:rFonts w:ascii="Times New Roman" w:hAnsi="Times New Roman" w:cs="Times New Roman"/>
        </w:rPr>
        <w:t xml:space="preserve">Subject always to Clause </w:t>
      </w:r>
      <w:r w:rsidR="00097903" w:rsidRPr="00BB710F">
        <w:rPr>
          <w:rFonts w:ascii="Times New Roman" w:hAnsi="Times New Roman" w:cs="Times New Roman"/>
        </w:rPr>
        <w:t>2.</w:t>
      </w:r>
      <w:r w:rsidR="00880CD5" w:rsidRPr="00BB710F">
        <w:rPr>
          <w:rFonts w:ascii="Times New Roman" w:hAnsi="Times New Roman" w:cs="Times New Roman"/>
        </w:rPr>
        <w:t>2.6</w:t>
      </w:r>
      <w:r w:rsidR="00F06EA6" w:rsidRPr="00BB710F">
        <w:rPr>
          <w:rFonts w:ascii="Times New Roman" w:hAnsi="Times New Roman" w:cs="Times New Roman"/>
        </w:rPr>
        <w:t xml:space="preserve"> of this Agreement, the Customer</w:t>
      </w:r>
      <w:r w:rsidRPr="00BB710F">
        <w:rPr>
          <w:rFonts w:ascii="Times New Roman" w:hAnsi="Times New Roman" w:cs="Times New Roman"/>
        </w:rPr>
        <w:t xml:space="preserve"> agrees that </w:t>
      </w:r>
      <w:r w:rsidR="00411336" w:rsidRPr="00BB710F">
        <w:rPr>
          <w:rFonts w:ascii="Times New Roman" w:hAnsi="Times New Roman" w:cs="Times New Roman"/>
        </w:rPr>
        <w:t>Service Provider</w:t>
      </w:r>
      <w:r w:rsidRPr="00BB710F">
        <w:rPr>
          <w:rFonts w:ascii="Times New Roman" w:hAnsi="Times New Roman" w:cs="Times New Roman"/>
        </w:rPr>
        <w:t xml:space="preserve"> is free to </w:t>
      </w:r>
      <w:r w:rsidR="00097A4D" w:rsidRPr="00BB710F">
        <w:rPr>
          <w:rFonts w:ascii="Times New Roman" w:hAnsi="Times New Roman" w:cs="Times New Roman"/>
        </w:rPr>
        <w:t>use all generalized knowledge,</w:t>
      </w:r>
      <w:r w:rsidRPr="00BB710F">
        <w:rPr>
          <w:rFonts w:ascii="Times New Roman" w:hAnsi="Times New Roman" w:cs="Times New Roman"/>
        </w:rPr>
        <w:t xml:space="preserve"> know-how and technologies acquired in providing the Service, in any manner for all purposes (including developing new or improved products and services).</w:t>
      </w:r>
    </w:p>
    <w:p w14:paraId="799FA467" w14:textId="77777777" w:rsidR="00106480" w:rsidRPr="00BB710F" w:rsidRDefault="00106480" w:rsidP="007E40E4">
      <w:pPr>
        <w:pStyle w:val="ListParagraph"/>
        <w:widowControl w:val="0"/>
        <w:spacing w:after="0" w:line="240" w:lineRule="auto"/>
        <w:ind w:left="360" w:firstLine="207"/>
        <w:jc w:val="both"/>
        <w:rPr>
          <w:rFonts w:ascii="Times New Roman" w:hAnsi="Times New Roman" w:cs="Times New Roman"/>
        </w:rPr>
      </w:pPr>
    </w:p>
    <w:p w14:paraId="7C72FBF9" w14:textId="2D90AECD" w:rsidR="00DF653C" w:rsidRPr="00BB710F" w:rsidRDefault="002D7D34" w:rsidP="00272CB0">
      <w:pPr>
        <w:pStyle w:val="ListParagraph"/>
        <w:numPr>
          <w:ilvl w:val="0"/>
          <w:numId w:val="32"/>
        </w:numPr>
        <w:spacing w:after="0" w:line="240" w:lineRule="auto"/>
        <w:ind w:left="540" w:hanging="540"/>
        <w:jc w:val="both"/>
        <w:rPr>
          <w:rFonts w:ascii="Times New Roman" w:hAnsi="Times New Roman" w:cs="Times New Roman"/>
        </w:rPr>
      </w:pPr>
      <w:r w:rsidRPr="00BB710F">
        <w:rPr>
          <w:rFonts w:ascii="Times New Roman" w:hAnsi="Times New Roman" w:cs="Times New Roman"/>
        </w:rPr>
        <w:t xml:space="preserve">Subject to the </w:t>
      </w:r>
      <w:r w:rsidR="00880CD5" w:rsidRPr="00BB710F">
        <w:rPr>
          <w:rFonts w:ascii="Times New Roman" w:hAnsi="Times New Roman" w:cs="Times New Roman"/>
        </w:rPr>
        <w:t>Clause 2.2.6</w:t>
      </w:r>
      <w:r w:rsidR="004662F1" w:rsidRPr="00BB710F">
        <w:rPr>
          <w:rFonts w:ascii="Times New Roman" w:hAnsi="Times New Roman" w:cs="Times New Roman"/>
        </w:rPr>
        <w:t xml:space="preserve"> of this Agreement, t</w:t>
      </w:r>
      <w:r w:rsidR="00F06EA6" w:rsidRPr="00BB710F">
        <w:rPr>
          <w:rFonts w:ascii="Times New Roman" w:hAnsi="Times New Roman" w:cs="Times New Roman"/>
        </w:rPr>
        <w:t>he Customer</w:t>
      </w:r>
      <w:r w:rsidR="00106480" w:rsidRPr="00BB710F">
        <w:rPr>
          <w:rFonts w:ascii="Times New Roman" w:hAnsi="Times New Roman" w:cs="Times New Roman"/>
        </w:rPr>
        <w:t xml:space="preserve"> shall not, directly or indirectly (</w:t>
      </w:r>
      <w:r w:rsidR="00702D4C" w:rsidRPr="00BB710F">
        <w:rPr>
          <w:rFonts w:ascii="Times New Roman" w:hAnsi="Times New Roman" w:cs="Times New Roman"/>
        </w:rPr>
        <w:t>i</w:t>
      </w:r>
      <w:r w:rsidR="00106480" w:rsidRPr="00BB710F">
        <w:rPr>
          <w:rFonts w:ascii="Times New Roman" w:hAnsi="Times New Roman" w:cs="Times New Roman"/>
        </w:rPr>
        <w:t xml:space="preserve">)  attempt to access any component of </w:t>
      </w:r>
      <w:r w:rsidR="00411336" w:rsidRPr="00BB710F">
        <w:rPr>
          <w:rFonts w:ascii="Times New Roman" w:hAnsi="Times New Roman" w:cs="Times New Roman"/>
        </w:rPr>
        <w:t>Service Provider</w:t>
      </w:r>
      <w:r w:rsidR="00106480" w:rsidRPr="00BB710F">
        <w:rPr>
          <w:rFonts w:ascii="Times New Roman" w:hAnsi="Times New Roman" w:cs="Times New Roman"/>
        </w:rPr>
        <w:t>’s technology platform or to disassemble, decompile, reverse engi</w:t>
      </w:r>
      <w:r w:rsidR="00A16FA4" w:rsidRPr="00BB710F">
        <w:rPr>
          <w:rFonts w:ascii="Times New Roman" w:hAnsi="Times New Roman" w:cs="Times New Roman"/>
        </w:rPr>
        <w:t>neer or otherwise discover any Source C</w:t>
      </w:r>
      <w:r w:rsidR="00106480" w:rsidRPr="00BB710F">
        <w:rPr>
          <w:rFonts w:ascii="Times New Roman" w:hAnsi="Times New Roman" w:cs="Times New Roman"/>
        </w:rPr>
        <w:t xml:space="preserve">ode or underlying organization, structures, ideas or algorithms of the </w:t>
      </w:r>
      <w:r w:rsidR="00B14725" w:rsidRPr="00BB710F">
        <w:rPr>
          <w:rFonts w:ascii="Times New Roman" w:hAnsi="Times New Roman" w:cs="Times New Roman"/>
        </w:rPr>
        <w:t xml:space="preserve">Composite </w:t>
      </w:r>
      <w:r w:rsidR="00106480" w:rsidRPr="00BB710F">
        <w:rPr>
          <w:rFonts w:ascii="Times New Roman" w:hAnsi="Times New Roman" w:cs="Times New Roman"/>
        </w:rPr>
        <w:t>Software, (</w:t>
      </w:r>
      <w:r w:rsidR="00702D4C" w:rsidRPr="00BB710F">
        <w:rPr>
          <w:rFonts w:ascii="Times New Roman" w:hAnsi="Times New Roman" w:cs="Times New Roman"/>
        </w:rPr>
        <w:t>ii</w:t>
      </w:r>
      <w:r w:rsidR="00106480" w:rsidRPr="00BB710F">
        <w:rPr>
          <w:rFonts w:ascii="Times New Roman" w:hAnsi="Times New Roman" w:cs="Times New Roman"/>
        </w:rPr>
        <w:t>) encumber, sublicense</w:t>
      </w:r>
      <w:r w:rsidR="00700D6E" w:rsidRPr="00BB710F">
        <w:rPr>
          <w:rFonts w:ascii="Times New Roman" w:hAnsi="Times New Roman" w:cs="Times New Roman"/>
        </w:rPr>
        <w:t xml:space="preserve"> (except in accordance with terms of this Agreement)</w:t>
      </w:r>
      <w:r w:rsidR="00106480" w:rsidRPr="00BB710F">
        <w:rPr>
          <w:rFonts w:ascii="Times New Roman" w:hAnsi="Times New Roman" w:cs="Times New Roman"/>
        </w:rPr>
        <w:t xml:space="preserve">, distribute, transfer, rent, lease, lend, access or use </w:t>
      </w:r>
      <w:r w:rsidR="00F06EA6" w:rsidRPr="00BB710F">
        <w:rPr>
          <w:rFonts w:ascii="Times New Roman" w:hAnsi="Times New Roman" w:cs="Times New Roman"/>
        </w:rPr>
        <w:t xml:space="preserve">the </w:t>
      </w:r>
      <w:r w:rsidR="00B14725" w:rsidRPr="00BB710F">
        <w:rPr>
          <w:rFonts w:ascii="Times New Roman" w:hAnsi="Times New Roman" w:cs="Times New Roman"/>
        </w:rPr>
        <w:t xml:space="preserve">Composite </w:t>
      </w:r>
      <w:r w:rsidR="00F06EA6" w:rsidRPr="00BB710F">
        <w:rPr>
          <w:rFonts w:ascii="Times New Roman" w:hAnsi="Times New Roman" w:cs="Times New Roman"/>
        </w:rPr>
        <w:t>S</w:t>
      </w:r>
      <w:r w:rsidR="00106480" w:rsidRPr="00BB710F">
        <w:rPr>
          <w:rFonts w:ascii="Times New Roman" w:hAnsi="Times New Roman" w:cs="Times New Roman"/>
        </w:rPr>
        <w:t>oftware in any time-share, service bureau or similar arrangement, (</w:t>
      </w:r>
      <w:r w:rsidR="00A16FA4" w:rsidRPr="00BB710F">
        <w:rPr>
          <w:rFonts w:ascii="Times New Roman" w:hAnsi="Times New Roman" w:cs="Times New Roman"/>
        </w:rPr>
        <w:t>iii</w:t>
      </w:r>
      <w:r w:rsidR="00106480" w:rsidRPr="00BB710F">
        <w:rPr>
          <w:rFonts w:ascii="Times New Roman" w:hAnsi="Times New Roman" w:cs="Times New Roman"/>
        </w:rPr>
        <w:t xml:space="preserve">) copy, adapt, combine, create derivative works of, translate, localize, port or otherwise modify </w:t>
      </w:r>
      <w:r w:rsidR="00F06EA6" w:rsidRPr="00BB710F">
        <w:rPr>
          <w:rFonts w:ascii="Times New Roman" w:hAnsi="Times New Roman" w:cs="Times New Roman"/>
        </w:rPr>
        <w:t xml:space="preserve">the </w:t>
      </w:r>
      <w:r w:rsidR="00B14725" w:rsidRPr="00BB710F">
        <w:rPr>
          <w:rFonts w:ascii="Times New Roman" w:hAnsi="Times New Roman" w:cs="Times New Roman"/>
        </w:rPr>
        <w:t xml:space="preserve">Composite </w:t>
      </w:r>
      <w:r w:rsidR="00F06EA6" w:rsidRPr="00BB710F">
        <w:rPr>
          <w:rFonts w:ascii="Times New Roman" w:hAnsi="Times New Roman" w:cs="Times New Roman"/>
        </w:rPr>
        <w:t>S</w:t>
      </w:r>
      <w:r w:rsidR="00106480" w:rsidRPr="00BB710F">
        <w:rPr>
          <w:rFonts w:ascii="Times New Roman" w:hAnsi="Times New Roman" w:cs="Times New Roman"/>
        </w:rPr>
        <w:t xml:space="preserve">oftware, </w:t>
      </w:r>
      <w:r w:rsidR="0014136B" w:rsidRPr="00BB710F">
        <w:rPr>
          <w:rFonts w:ascii="Times New Roman" w:hAnsi="Times New Roman" w:cs="Times New Roman"/>
        </w:rPr>
        <w:t xml:space="preserve">or </w:t>
      </w:r>
      <w:r w:rsidR="00106480" w:rsidRPr="00BB710F">
        <w:rPr>
          <w:rFonts w:ascii="Times New Roman" w:hAnsi="Times New Roman" w:cs="Times New Roman"/>
        </w:rPr>
        <w:t>(</w:t>
      </w:r>
      <w:r w:rsidR="00995369" w:rsidRPr="00BB710F">
        <w:rPr>
          <w:rFonts w:ascii="Times New Roman" w:hAnsi="Times New Roman" w:cs="Times New Roman"/>
        </w:rPr>
        <w:t>i</w:t>
      </w:r>
      <w:r w:rsidR="00702D4C" w:rsidRPr="00BB710F">
        <w:rPr>
          <w:rFonts w:ascii="Times New Roman" w:hAnsi="Times New Roman" w:cs="Times New Roman"/>
        </w:rPr>
        <w:t>v</w:t>
      </w:r>
      <w:r w:rsidR="00106480" w:rsidRPr="00BB710F">
        <w:rPr>
          <w:rFonts w:ascii="Times New Roman" w:hAnsi="Times New Roman" w:cs="Times New Roman"/>
        </w:rPr>
        <w:t>) use or allow the transmission, transfer, export, re-export or other transfer of any product, technology or information it obtains or learns pursuant to this Agreement (or any direct product thereof) in violation of any export control or other laws and regulations of India or any other relevant jurisdiction.</w:t>
      </w:r>
    </w:p>
    <w:p w14:paraId="623989B3" w14:textId="77777777" w:rsidR="00DF653C" w:rsidRPr="00BB710F" w:rsidRDefault="00DF653C" w:rsidP="00DF653C">
      <w:pPr>
        <w:pStyle w:val="ListParagraph"/>
        <w:spacing w:after="0" w:line="240" w:lineRule="auto"/>
        <w:ind w:left="0"/>
        <w:rPr>
          <w:rFonts w:ascii="Times New Roman" w:hAnsi="Times New Roman" w:cs="Times New Roman"/>
        </w:rPr>
      </w:pPr>
    </w:p>
    <w:p w14:paraId="546476D0" w14:textId="77777777" w:rsidR="00106480" w:rsidRPr="00BB710F" w:rsidRDefault="00531A47" w:rsidP="001449DE">
      <w:pPr>
        <w:pStyle w:val="ListParagraph"/>
        <w:numPr>
          <w:ilvl w:val="0"/>
          <w:numId w:val="2"/>
        </w:numPr>
        <w:spacing w:after="0" w:line="240" w:lineRule="auto"/>
        <w:ind w:left="567" w:hanging="567"/>
        <w:rPr>
          <w:rFonts w:ascii="Times New Roman" w:hAnsi="Times New Roman" w:cs="Times New Roman"/>
          <w:b/>
        </w:rPr>
      </w:pPr>
      <w:commentRangeStart w:id="62"/>
      <w:r w:rsidRPr="00BB710F">
        <w:rPr>
          <w:rFonts w:ascii="Times New Roman" w:hAnsi="Times New Roman" w:cs="Times New Roman"/>
          <w:b/>
        </w:rPr>
        <w:t>Commercial Terms</w:t>
      </w:r>
      <w:commentRangeEnd w:id="62"/>
      <w:r w:rsidR="009664D2" w:rsidRPr="00BB710F">
        <w:rPr>
          <w:rStyle w:val="CommentReference"/>
          <w:rFonts w:ascii="Times New Roman" w:hAnsi="Times New Roman" w:cs="Times New Roman"/>
          <w:b/>
          <w:sz w:val="22"/>
          <w:szCs w:val="22"/>
        </w:rPr>
        <w:commentReference w:id="62"/>
      </w:r>
    </w:p>
    <w:p w14:paraId="2D2EDAC9" w14:textId="77777777" w:rsidR="007A2D24" w:rsidRPr="00BB710F" w:rsidRDefault="007A2D24" w:rsidP="00E34CAE">
      <w:pPr>
        <w:pStyle w:val="ListParagraph"/>
        <w:spacing w:after="0" w:line="240" w:lineRule="auto"/>
        <w:ind w:left="360"/>
        <w:rPr>
          <w:rFonts w:ascii="Times New Roman" w:hAnsi="Times New Roman" w:cs="Times New Roman"/>
          <w:b/>
        </w:rPr>
      </w:pPr>
    </w:p>
    <w:p w14:paraId="798C26F6" w14:textId="77777777" w:rsidR="001D7195" w:rsidRPr="00BB710F" w:rsidRDefault="001D7195" w:rsidP="00272CB0">
      <w:pPr>
        <w:pStyle w:val="ListParagraph"/>
        <w:numPr>
          <w:ilvl w:val="1"/>
          <w:numId w:val="30"/>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Charges </w:t>
      </w:r>
    </w:p>
    <w:p w14:paraId="10BF9252" w14:textId="77777777" w:rsidR="001D7195" w:rsidRPr="00BB710F" w:rsidRDefault="001D7195" w:rsidP="001D7195">
      <w:pPr>
        <w:spacing w:after="0" w:line="240" w:lineRule="auto"/>
        <w:ind w:left="360" w:hanging="360"/>
        <w:rPr>
          <w:rFonts w:ascii="Times New Roman" w:hAnsi="Times New Roman" w:cs="Times New Roman"/>
        </w:rPr>
      </w:pPr>
    </w:p>
    <w:p w14:paraId="0F46FB44" w14:textId="77777777" w:rsidR="003F186B" w:rsidRPr="00BB710F" w:rsidRDefault="003F186B" w:rsidP="003F186B">
      <w:pPr>
        <w:pStyle w:val="ListParagraph"/>
        <w:rPr>
          <w:rFonts w:ascii="Times New Roman" w:hAnsi="Times New Roman" w:cs="Times New Roman"/>
        </w:rPr>
      </w:pPr>
    </w:p>
    <w:p w14:paraId="31222B9B" w14:textId="539AD6B4" w:rsidR="001D7195" w:rsidRPr="00BB710F" w:rsidRDefault="001D7195" w:rsidP="00272CB0">
      <w:pPr>
        <w:pStyle w:val="ListParagraph"/>
        <w:widowControl w:val="0"/>
        <w:numPr>
          <w:ilvl w:val="0"/>
          <w:numId w:val="24"/>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All payments </w:t>
      </w:r>
      <w:r w:rsidRPr="00BB710F">
        <w:rPr>
          <w:rFonts w:ascii="Times New Roman" w:eastAsia="Cambria" w:hAnsi="Times New Roman" w:cs="Times New Roman"/>
        </w:rPr>
        <w:t>shall</w:t>
      </w:r>
      <w:r w:rsidRPr="00BB710F">
        <w:rPr>
          <w:rFonts w:ascii="Times New Roman" w:hAnsi="Times New Roman" w:cs="Times New Roman"/>
        </w:rPr>
        <w:t xml:space="preserve"> be made by </w:t>
      </w:r>
      <w:r w:rsidR="000C2E45" w:rsidRPr="00BB710F">
        <w:rPr>
          <w:rFonts w:ascii="Times New Roman" w:hAnsi="Times New Roman" w:cs="Times New Roman"/>
        </w:rPr>
        <w:t>the Customer</w:t>
      </w:r>
      <w:r w:rsidRPr="00BB710F">
        <w:rPr>
          <w:rFonts w:ascii="Times New Roman" w:hAnsi="Times New Roman" w:cs="Times New Roman"/>
        </w:rPr>
        <w:t xml:space="preserve">, pursuant to this Agreement, within </w:t>
      </w:r>
      <w:r w:rsidR="000F0B52" w:rsidRPr="00BB710F">
        <w:rPr>
          <w:rFonts w:ascii="Times New Roman" w:hAnsi="Times New Roman" w:cs="Times New Roman"/>
        </w:rPr>
        <w:t>30</w:t>
      </w:r>
      <w:r w:rsidR="009E7BCE" w:rsidRPr="00BB710F">
        <w:rPr>
          <w:rFonts w:ascii="Times New Roman" w:hAnsi="Times New Roman" w:cs="Times New Roman"/>
        </w:rPr>
        <w:t xml:space="preserve"> </w:t>
      </w:r>
      <w:r w:rsidR="00C432EB" w:rsidRPr="00BB710F">
        <w:rPr>
          <w:rFonts w:ascii="Times New Roman" w:hAnsi="Times New Roman" w:cs="Times New Roman"/>
        </w:rPr>
        <w:t>(</w:t>
      </w:r>
      <w:r w:rsidR="000F0B52" w:rsidRPr="00BB710F">
        <w:rPr>
          <w:rFonts w:ascii="Times New Roman" w:hAnsi="Times New Roman" w:cs="Times New Roman"/>
        </w:rPr>
        <w:t>thirty</w:t>
      </w:r>
      <w:r w:rsidR="00C432EB" w:rsidRPr="00BB710F">
        <w:rPr>
          <w:rFonts w:ascii="Times New Roman" w:hAnsi="Times New Roman" w:cs="Times New Roman"/>
        </w:rPr>
        <w:t>)</w:t>
      </w:r>
      <w:r w:rsidRPr="00BB710F">
        <w:rPr>
          <w:rFonts w:ascii="Times New Roman" w:hAnsi="Times New Roman" w:cs="Times New Roman"/>
        </w:rPr>
        <w:t xml:space="preserve"> days of receipt of the valid</w:t>
      </w:r>
      <w:r w:rsidR="00687A28">
        <w:rPr>
          <w:rFonts w:ascii="Times New Roman" w:hAnsi="Times New Roman" w:cs="Times New Roman"/>
        </w:rPr>
        <w:t xml:space="preserve"> undisputed</w:t>
      </w:r>
      <w:r w:rsidRPr="00BB710F">
        <w:rPr>
          <w:rFonts w:ascii="Times New Roman" w:hAnsi="Times New Roman" w:cs="Times New Roman"/>
        </w:rPr>
        <w:t xml:space="preserve"> invoice with all supporting documents. </w:t>
      </w:r>
    </w:p>
    <w:p w14:paraId="06EFB33A" w14:textId="77777777" w:rsidR="001D7195" w:rsidRPr="00BB710F" w:rsidRDefault="001D7195" w:rsidP="001D7195">
      <w:pPr>
        <w:pStyle w:val="ListParagraph"/>
        <w:spacing w:after="0" w:line="240" w:lineRule="auto"/>
        <w:ind w:hanging="360"/>
        <w:jc w:val="both"/>
        <w:rPr>
          <w:rFonts w:ascii="Times New Roman" w:hAnsi="Times New Roman" w:cs="Times New Roman"/>
        </w:rPr>
      </w:pPr>
    </w:p>
    <w:p w14:paraId="34BB6A59" w14:textId="6D0CBA58" w:rsidR="001D7195" w:rsidRPr="00BB710F" w:rsidRDefault="00EC65AF" w:rsidP="00272CB0">
      <w:pPr>
        <w:pStyle w:val="ListParagraph"/>
        <w:widowControl w:val="0"/>
        <w:numPr>
          <w:ilvl w:val="0"/>
          <w:numId w:val="24"/>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The Customer shall have the right to set off any amount due and payable to </w:t>
      </w:r>
      <w:r w:rsidR="00456C9C"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from any amount (including any</w:t>
      </w:r>
      <w:r w:rsidR="0009484E" w:rsidRPr="00BB710F">
        <w:rPr>
          <w:rFonts w:ascii="Times New Roman" w:hAnsi="Times New Roman" w:cs="Times New Roman"/>
        </w:rPr>
        <w:t xml:space="preserve"> service</w:t>
      </w:r>
      <w:r w:rsidRPr="00BB710F">
        <w:rPr>
          <w:rFonts w:ascii="Times New Roman" w:hAnsi="Times New Roman" w:cs="Times New Roman"/>
        </w:rPr>
        <w:t xml:space="preserve"> credit) due and payable by the </w:t>
      </w:r>
      <w:r w:rsidR="00411336" w:rsidRPr="00BB710F">
        <w:rPr>
          <w:rFonts w:ascii="Times New Roman" w:hAnsi="Times New Roman" w:cs="Times New Roman"/>
        </w:rPr>
        <w:t>Service Provider</w:t>
      </w:r>
      <w:r w:rsidRPr="00BB710F">
        <w:rPr>
          <w:rFonts w:ascii="Times New Roman" w:hAnsi="Times New Roman" w:cs="Times New Roman"/>
        </w:rPr>
        <w:t xml:space="preserve"> to the Customer</w:t>
      </w:r>
      <w:r w:rsidR="00D31A39" w:rsidRPr="00BB710F">
        <w:rPr>
          <w:rFonts w:ascii="Times New Roman" w:hAnsi="Times New Roman" w:cs="Times New Roman"/>
        </w:rPr>
        <w:t>, in accordance with the terms of this Agreement</w:t>
      </w:r>
      <w:r w:rsidRPr="00BB710F">
        <w:rPr>
          <w:rFonts w:ascii="Times New Roman" w:hAnsi="Times New Roman" w:cs="Times New Roman"/>
        </w:rPr>
        <w:t>.</w:t>
      </w:r>
      <w:r w:rsidR="000C2E45" w:rsidRPr="00BB710F">
        <w:rPr>
          <w:rFonts w:ascii="Times New Roman" w:hAnsi="Times New Roman" w:cs="Times New Roman"/>
        </w:rPr>
        <w:t xml:space="preserve">  </w:t>
      </w:r>
    </w:p>
    <w:p w14:paraId="4716CA50" w14:textId="77777777" w:rsidR="002626D5" w:rsidRPr="006C0FB3" w:rsidRDefault="002626D5" w:rsidP="006C0FB3">
      <w:pPr>
        <w:widowControl w:val="0"/>
        <w:spacing w:after="0" w:line="240" w:lineRule="auto"/>
        <w:jc w:val="both"/>
        <w:rPr>
          <w:rFonts w:ascii="Times New Roman" w:hAnsi="Times New Roman" w:cs="Times New Roman"/>
        </w:rPr>
      </w:pPr>
    </w:p>
    <w:p w14:paraId="11292EFA" w14:textId="27E7A706" w:rsidR="002626D5" w:rsidRPr="00BB710F" w:rsidRDefault="002626D5" w:rsidP="00272CB0">
      <w:pPr>
        <w:pStyle w:val="ListParagraph"/>
        <w:widowControl w:val="0"/>
        <w:numPr>
          <w:ilvl w:val="0"/>
          <w:numId w:val="24"/>
        </w:numPr>
        <w:spacing w:after="0" w:line="240" w:lineRule="auto"/>
        <w:ind w:left="1170" w:hanging="630"/>
        <w:jc w:val="both"/>
        <w:rPr>
          <w:rFonts w:ascii="Times New Roman" w:hAnsi="Times New Roman" w:cs="Times New Roman"/>
        </w:rPr>
      </w:pPr>
      <w:r w:rsidRPr="00BB710F">
        <w:rPr>
          <w:rFonts w:ascii="Times New Roman" w:hAnsi="Times New Roman" w:cs="Times New Roman"/>
        </w:rPr>
        <w:t>The Service Provider shall issue invoices on the seventh (7th) day of the month following the month in which the charges were incurred.</w:t>
      </w:r>
    </w:p>
    <w:p w14:paraId="702D848A" w14:textId="77777777" w:rsidR="0028262B" w:rsidRPr="00BB710F" w:rsidRDefault="0028262B" w:rsidP="0028262B">
      <w:pPr>
        <w:pStyle w:val="ListParagraph"/>
        <w:widowControl w:val="0"/>
        <w:spacing w:after="0" w:line="240" w:lineRule="auto"/>
        <w:ind w:left="1080"/>
        <w:jc w:val="both"/>
        <w:rPr>
          <w:rFonts w:ascii="Times New Roman" w:hAnsi="Times New Roman" w:cs="Times New Roman"/>
        </w:rPr>
      </w:pPr>
    </w:p>
    <w:p w14:paraId="14EBAD9A" w14:textId="77777777" w:rsidR="00726FDC" w:rsidRPr="00BB710F" w:rsidRDefault="00726FDC" w:rsidP="001D7195">
      <w:pPr>
        <w:pStyle w:val="ListParagraph"/>
        <w:widowControl w:val="0"/>
        <w:spacing w:after="0" w:line="240" w:lineRule="auto"/>
        <w:jc w:val="both"/>
        <w:rPr>
          <w:rFonts w:ascii="Times New Roman" w:hAnsi="Times New Roman" w:cs="Times New Roman"/>
        </w:rPr>
      </w:pPr>
    </w:p>
    <w:p w14:paraId="306FBB8C" w14:textId="2D12745B" w:rsidR="00893C7D" w:rsidRPr="004A0C5B" w:rsidRDefault="00893C7D" w:rsidP="00272CB0">
      <w:pPr>
        <w:pStyle w:val="CommentText"/>
        <w:numPr>
          <w:ilvl w:val="1"/>
          <w:numId w:val="30"/>
        </w:numPr>
        <w:spacing w:after="0" w:line="240" w:lineRule="auto"/>
        <w:ind w:left="630" w:hanging="567"/>
        <w:rPr>
          <w:rFonts w:ascii="Times New Roman" w:hAnsi="Times New Roman"/>
          <w:i/>
          <w:sz w:val="22"/>
          <w:szCs w:val="22"/>
          <w:u w:val="single"/>
        </w:rPr>
      </w:pPr>
      <w:r w:rsidRPr="00BB710F">
        <w:rPr>
          <w:rFonts w:ascii="Times New Roman" w:hAnsi="Times New Roman"/>
          <w:i/>
          <w:sz w:val="22"/>
          <w:szCs w:val="22"/>
          <w:u w:val="single"/>
        </w:rPr>
        <w:t>Taxes</w:t>
      </w:r>
      <w:r w:rsidR="00E75286" w:rsidRPr="00BB710F">
        <w:rPr>
          <w:rFonts w:ascii="Times New Roman" w:hAnsi="Times New Roman"/>
          <w:sz w:val="22"/>
          <w:szCs w:val="22"/>
        </w:rPr>
        <w:t xml:space="preserve"> </w:t>
      </w:r>
    </w:p>
    <w:p w14:paraId="03B5F210" w14:textId="77777777" w:rsidR="004A0C5B" w:rsidRPr="004A0C5B" w:rsidRDefault="004A0C5B" w:rsidP="004A0C5B">
      <w:pPr>
        <w:widowControl w:val="0"/>
        <w:spacing w:after="0" w:line="240" w:lineRule="auto"/>
        <w:jc w:val="both"/>
        <w:rPr>
          <w:rFonts w:ascii="Times New Roman" w:hAnsi="Times New Roman" w:cs="Times New Roman"/>
        </w:rPr>
      </w:pPr>
    </w:p>
    <w:p w14:paraId="084C5C6C" w14:textId="34AD471E" w:rsidR="004A0C5B" w:rsidRPr="00E00009" w:rsidRDefault="004A0C5B" w:rsidP="00E00009">
      <w:pPr>
        <w:widowControl w:val="0"/>
        <w:spacing w:after="0" w:line="240" w:lineRule="auto"/>
        <w:jc w:val="both"/>
        <w:rPr>
          <w:rFonts w:ascii="Times New Roman" w:hAnsi="Times New Roman" w:cs="Times New Roman"/>
        </w:rPr>
      </w:pPr>
      <w:r w:rsidRPr="00E00009">
        <w:rPr>
          <w:rFonts w:ascii="Times New Roman" w:hAnsi="Times New Roman" w:cs="Times New Roman"/>
        </w:rPr>
        <w:t xml:space="preserve">All payments by IndiGo (including reimbursable expense) to the Service Provider shall be subject to deduction of applicable withholding taxes which shall be fully borne by the Service Provider. IndiGo shall arrange to issue a prescribed tax deduction certificate under the Income Tax Act, 1961. It is hereby agreed that the service charges agreed herein are inclusive of all applicable taxes except Goods and Services Tax (“GST”), which will be charged in addition and borne by IndiGo. GST means goods and services tax levied </w:t>
      </w:r>
      <w:r w:rsidRPr="00E00009">
        <w:rPr>
          <w:rFonts w:ascii="Times New Roman" w:hAnsi="Times New Roman" w:cs="Times New Roman"/>
        </w:rPr>
        <w:lastRenderedPageBreak/>
        <w:t>in India under relevant Central Goods and Service Tax Act, 2017, State Goods and Service Tax Act, 2017, Union Territory Goods and Services Tax Act, 2017 or Integrated Goods and Service Tax Act, 2017 read with rules prescribed under the aforesaid acts (hereinafter collectively referred as “GST laws”).</w:t>
      </w:r>
    </w:p>
    <w:p w14:paraId="5A8D9271" w14:textId="77777777" w:rsidR="004A0C5B" w:rsidRDefault="004A0C5B" w:rsidP="004A0C5B">
      <w:pPr>
        <w:widowControl w:val="0"/>
        <w:spacing w:after="0" w:line="240" w:lineRule="auto"/>
        <w:jc w:val="both"/>
        <w:rPr>
          <w:rFonts w:ascii="Times New Roman" w:hAnsi="Times New Roman" w:cs="Times New Roman"/>
        </w:rPr>
      </w:pPr>
    </w:p>
    <w:p w14:paraId="182A0767" w14:textId="0D41858F" w:rsidR="004A0C5B" w:rsidRDefault="004A0C5B" w:rsidP="003A64C6">
      <w:pPr>
        <w:widowControl w:val="0"/>
        <w:spacing w:after="0" w:line="240" w:lineRule="auto"/>
        <w:jc w:val="both"/>
        <w:rPr>
          <w:rFonts w:ascii="Times New Roman" w:hAnsi="Times New Roman" w:cs="Times New Roman"/>
        </w:rPr>
      </w:pPr>
      <w:r w:rsidRPr="00E00009">
        <w:rPr>
          <w:rFonts w:ascii="Times New Roman" w:hAnsi="Times New Roman" w:cs="Times New Roman"/>
        </w:rPr>
        <w:t xml:space="preserve">The Service Provider shall prepare and provide relevant tax invoices to IndiGo in compliance with GST laws and shall specifically state therein the applicable GST along with discount/incentive, if any, as may be agreed between the Parties before applying the applicable GST. IndiGo shall be liable to release payments against invoices only upon receipt of the correct invoice to its full satisfaction. The Service Provider hereby undertakes and covenants that it shall comply with all the applicable Central, State, and local tax laws of India including GST Laws in respect of the transactions envisaged under this Agreement. </w:t>
      </w:r>
    </w:p>
    <w:p w14:paraId="0D168E3A" w14:textId="77777777" w:rsidR="003A64C6" w:rsidRPr="003A64C6" w:rsidRDefault="003A64C6" w:rsidP="003A64C6">
      <w:pPr>
        <w:widowControl w:val="0"/>
        <w:spacing w:after="0" w:line="240" w:lineRule="auto"/>
        <w:jc w:val="both"/>
        <w:rPr>
          <w:rFonts w:ascii="Times New Roman" w:hAnsi="Times New Roman" w:cs="Times New Roman"/>
        </w:rPr>
      </w:pPr>
    </w:p>
    <w:p w14:paraId="4C48F1FC" w14:textId="1DE292E4" w:rsidR="004A0C5B" w:rsidRPr="004A0C5B" w:rsidRDefault="004A0C5B" w:rsidP="004A0C5B">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It is agreed and understood that if the Service Provider fails to charge applicable taxes at the time of invoicing , IndiGo shall not be held liable in any manner whatsoever to pay applicable GST thereafter (including , interest , penalty if any) and the same shall be borne by the Service Provider.</w:t>
      </w:r>
    </w:p>
    <w:p w14:paraId="5D9281A8" w14:textId="77777777" w:rsidR="004A0C5B" w:rsidRPr="004A0C5B" w:rsidRDefault="004A0C5B" w:rsidP="004A0C5B">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Without prejudice and limitation to the said general obligation, the Service Provider shall obtain and maintain in force all the applicable registrations, consent or other authorizations from appropriate authorities, timely deposit and pay full amount of applicable taxes to the tax authorities, file all the returns with appropriate authorities within prescribed timelines and furnish true and correct details therein, maintain all the statutory records and ensure all other compliances in the form and manner and within such time limit as may be prescribed under the laws of India including GST Laws. Further, if the input tax credit of GST availed by IndiGo is denied or questioned by the tax authorities due to non-disclosure or inaccurate disclosure of supplies by the Service Provider; the Service Provider agrees to take necessary action to rectify its relevant GST returns to ensure the credit of GST to IndiGo. However, if the input tax credit of GST availed by IndiGo is denied or questioned by tax authorities due to non-deposit of tax with the Government by the Service Provider; the Service Provider shall reimburse to IndiGo, the taxes along with applicable interest and shall also be liable to pay any amounts which are imposed by way of penalty by the Governmental Authorities. </w:t>
      </w:r>
    </w:p>
    <w:p w14:paraId="2E81232B" w14:textId="46F6FC3F" w:rsidR="004A0C5B" w:rsidRPr="004A0C5B" w:rsidRDefault="004A0C5B" w:rsidP="004A0C5B">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It shall be the obligation of the Service Provider to provide a copy of its Permanent Account Number (“PAN”) Card to IndiGo. In the event that the Service Provider fails to provide a copy of its PAN before the end of the month in which any payment becomes due and payable to the Service Provider, IndiGo shall deduct withholding tax at the highest of the following rates from such amount:</w:t>
      </w:r>
    </w:p>
    <w:p w14:paraId="2B2EFDBE" w14:textId="77777777" w:rsidR="004A0C5B" w:rsidRPr="004A0C5B" w:rsidRDefault="004A0C5B" w:rsidP="00272CB0">
      <w:pPr>
        <w:pStyle w:val="CommentText"/>
        <w:numPr>
          <w:ilvl w:val="0"/>
          <w:numId w:val="42"/>
        </w:numPr>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at the rate specified in the Indian Income Tax Act, 1961; or</w:t>
      </w:r>
    </w:p>
    <w:p w14:paraId="44C939B1" w14:textId="77777777" w:rsidR="004A0C5B" w:rsidRPr="004A0C5B" w:rsidRDefault="004A0C5B" w:rsidP="00272CB0">
      <w:pPr>
        <w:pStyle w:val="CommentText"/>
        <w:numPr>
          <w:ilvl w:val="0"/>
          <w:numId w:val="42"/>
        </w:numPr>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at the rate(s) in force as per Indian tax laws; or </w:t>
      </w:r>
    </w:p>
    <w:p w14:paraId="76B702B4" w14:textId="77777777" w:rsidR="004A0C5B" w:rsidRPr="004A0C5B" w:rsidRDefault="004A0C5B" w:rsidP="00272CB0">
      <w:pPr>
        <w:pStyle w:val="CommentText"/>
        <w:numPr>
          <w:ilvl w:val="0"/>
          <w:numId w:val="42"/>
        </w:numPr>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at the rate of twenty per cent.</w:t>
      </w:r>
    </w:p>
    <w:p w14:paraId="1454EF40" w14:textId="77777777" w:rsidR="004A0C5B" w:rsidRPr="004A0C5B" w:rsidRDefault="004A0C5B" w:rsidP="004A0C5B">
      <w:pPr>
        <w:pStyle w:val="CommentText"/>
        <w:spacing w:after="0" w:line="240" w:lineRule="auto"/>
        <w:jc w:val="both"/>
        <w:rPr>
          <w:rFonts w:ascii="Times New Roman" w:eastAsiaTheme="minorHAnsi" w:hAnsi="Times New Roman"/>
          <w:sz w:val="22"/>
          <w:szCs w:val="22"/>
          <w:lang w:val="en-US"/>
        </w:rPr>
      </w:pPr>
    </w:p>
    <w:p w14:paraId="65EFB790" w14:textId="36C61D8C" w:rsidR="004A0C5B" w:rsidRPr="004A0C5B" w:rsidRDefault="004A0C5B" w:rsidP="004A0C5B">
      <w:pPr>
        <w:pStyle w:val="CommentText"/>
        <w:spacing w:after="0" w:line="240" w:lineRule="auto"/>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 xml:space="preserve">For every such month till the time that the PAN details of the Service Provider are furnished to </w:t>
      </w:r>
      <w:r w:rsidR="00CD21CA">
        <w:rPr>
          <w:rFonts w:ascii="Times New Roman" w:eastAsiaTheme="minorHAnsi" w:hAnsi="Times New Roman"/>
          <w:sz w:val="22"/>
          <w:szCs w:val="22"/>
          <w:lang w:val="en-US"/>
        </w:rPr>
        <w:t>IndiGo</w:t>
      </w:r>
      <w:r w:rsidRPr="004A0C5B">
        <w:rPr>
          <w:rFonts w:ascii="Times New Roman" w:eastAsiaTheme="minorHAnsi" w:hAnsi="Times New Roman"/>
          <w:sz w:val="22"/>
          <w:szCs w:val="22"/>
          <w:lang w:val="en-US"/>
        </w:rPr>
        <w:t>.</w:t>
      </w:r>
    </w:p>
    <w:p w14:paraId="6937895B" w14:textId="3BB9B4A0" w:rsidR="006063CE" w:rsidRPr="003A64C6" w:rsidRDefault="004A0C5B" w:rsidP="003A64C6">
      <w:pPr>
        <w:pStyle w:val="CommentText"/>
        <w:jc w:val="both"/>
        <w:rPr>
          <w:rFonts w:ascii="Times New Roman" w:eastAsiaTheme="minorHAnsi" w:hAnsi="Times New Roman"/>
          <w:sz w:val="22"/>
          <w:szCs w:val="22"/>
          <w:lang w:val="en-US"/>
        </w:rPr>
      </w:pPr>
      <w:r w:rsidRPr="004A0C5B">
        <w:rPr>
          <w:rFonts w:ascii="Times New Roman" w:eastAsiaTheme="minorHAnsi" w:hAnsi="Times New Roman"/>
          <w:sz w:val="22"/>
          <w:szCs w:val="22"/>
          <w:lang w:val="en-US"/>
        </w:rPr>
        <w:t>It is further clarified that the Service Provider shall be solely responsible for the correctness of the PAN card details furnished hereunder and shall always keep IndiGo indemnified with respect to the foregoing.</w:t>
      </w:r>
    </w:p>
    <w:p w14:paraId="09E6D0E2" w14:textId="77777777" w:rsidR="00893C7D" w:rsidRPr="00BB710F" w:rsidRDefault="00893C7D" w:rsidP="00272CB0">
      <w:pPr>
        <w:pStyle w:val="ListParagraph"/>
        <w:numPr>
          <w:ilvl w:val="0"/>
          <w:numId w:val="30"/>
        </w:numPr>
        <w:spacing w:after="0" w:line="240" w:lineRule="auto"/>
        <w:ind w:left="567" w:hanging="567"/>
        <w:rPr>
          <w:rFonts w:ascii="Times New Roman" w:eastAsia="Cambria" w:hAnsi="Times New Roman" w:cs="Times New Roman"/>
          <w:b/>
        </w:rPr>
      </w:pPr>
      <w:r w:rsidRPr="00BB710F">
        <w:rPr>
          <w:rFonts w:ascii="Times New Roman" w:eastAsia="Cambria" w:hAnsi="Times New Roman" w:cs="Times New Roman"/>
          <w:b/>
        </w:rPr>
        <w:t>Confidential</w:t>
      </w:r>
      <w:r w:rsidR="00482562" w:rsidRPr="00BB710F">
        <w:rPr>
          <w:rFonts w:ascii="Times New Roman" w:eastAsia="Cambria" w:hAnsi="Times New Roman" w:cs="Times New Roman"/>
          <w:b/>
        </w:rPr>
        <w:t>ity</w:t>
      </w:r>
    </w:p>
    <w:p w14:paraId="76E81848" w14:textId="77777777" w:rsidR="00893C7D" w:rsidRPr="00BB710F" w:rsidRDefault="00893C7D" w:rsidP="007E40E4">
      <w:pPr>
        <w:pStyle w:val="ListParagraph"/>
        <w:spacing w:after="0" w:line="240" w:lineRule="auto"/>
        <w:ind w:left="360"/>
        <w:jc w:val="both"/>
        <w:rPr>
          <w:rFonts w:ascii="Times New Roman" w:hAnsi="Times New Roman" w:cs="Times New Roman"/>
        </w:rPr>
      </w:pPr>
    </w:p>
    <w:p w14:paraId="40F88C79" w14:textId="72CB4F61" w:rsidR="00893C7D" w:rsidRPr="00BB710F" w:rsidRDefault="001721D7"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acknowledges that this Agreement creates a confidential relationship between the Parties. During the Term,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may acquire Confidential Information and it </w:t>
      </w:r>
      <w:r w:rsidR="00893C7D" w:rsidRPr="00BB710F">
        <w:rPr>
          <w:rFonts w:ascii="Times New Roman" w:hAnsi="Times New Roman" w:cs="Times New Roman"/>
        </w:rPr>
        <w:lastRenderedPageBreak/>
        <w:t xml:space="preserve">acknowledges that </w:t>
      </w:r>
      <w:r w:rsidR="00B82D3B" w:rsidRPr="00BB710F">
        <w:rPr>
          <w:rFonts w:ascii="Times New Roman" w:hAnsi="Times New Roman" w:cs="Times New Roman"/>
        </w:rPr>
        <w:t xml:space="preserve">one of the material considerations for </w:t>
      </w:r>
      <w:r w:rsidR="00893C7D" w:rsidRPr="00BB710F">
        <w:rPr>
          <w:rFonts w:ascii="Times New Roman" w:hAnsi="Times New Roman" w:cs="Times New Roman"/>
        </w:rPr>
        <w:t xml:space="preserve">Customer </w:t>
      </w:r>
      <w:r w:rsidR="00B82D3B" w:rsidRPr="00BB710F">
        <w:rPr>
          <w:rFonts w:ascii="Times New Roman" w:hAnsi="Times New Roman" w:cs="Times New Roman"/>
        </w:rPr>
        <w:t xml:space="preserve">to have entered </w:t>
      </w:r>
      <w:r w:rsidR="00893C7D" w:rsidRPr="00BB710F">
        <w:rPr>
          <w:rFonts w:ascii="Times New Roman" w:hAnsi="Times New Roman" w:cs="Times New Roman"/>
        </w:rPr>
        <w:t xml:space="preserve">into this Agreement, </w:t>
      </w:r>
      <w:r w:rsidR="00B82D3B" w:rsidRPr="00BB710F">
        <w:rPr>
          <w:rFonts w:ascii="Times New Roman" w:hAnsi="Times New Roman" w:cs="Times New Roman"/>
        </w:rPr>
        <w:t xml:space="preserve">is the assurance </w:t>
      </w:r>
      <w:r w:rsidR="00893C7D" w:rsidRPr="00BB710F">
        <w:rPr>
          <w:rFonts w:ascii="Times New Roman" w:hAnsi="Times New Roman" w:cs="Times New Roman"/>
        </w:rPr>
        <w:t xml:space="preserve">that all Confidential Information </w:t>
      </w:r>
      <w:r w:rsidR="00807C4D" w:rsidRPr="00BB710F">
        <w:rPr>
          <w:rFonts w:ascii="Times New Roman" w:hAnsi="Times New Roman" w:cs="Times New Roman"/>
        </w:rPr>
        <w:t>shall</w:t>
      </w:r>
      <w:r w:rsidR="00893C7D" w:rsidRPr="00BB710F">
        <w:rPr>
          <w:rFonts w:ascii="Times New Roman" w:hAnsi="Times New Roman" w:cs="Times New Roman"/>
        </w:rPr>
        <w:t xml:space="preserve"> be held in confidence by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and be used only for purposes of this Agreement</w:t>
      </w:r>
      <w:r w:rsidR="003720FF" w:rsidRPr="00BB710F">
        <w:rPr>
          <w:rFonts w:ascii="Times New Roman" w:hAnsi="Times New Roman" w:cs="Times New Roman"/>
        </w:rPr>
        <w:t xml:space="preserve"> and not otherwise</w:t>
      </w:r>
      <w:r w:rsidR="00893C7D" w:rsidRPr="00BB710F">
        <w:rPr>
          <w:rFonts w:ascii="Times New Roman" w:hAnsi="Times New Roman" w:cs="Times New Roman"/>
        </w:rPr>
        <w:t xml:space="preserve">. No Confidential Information shall be accessed or disclosed by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without the prior written consent of </w:t>
      </w:r>
      <w:r w:rsidR="003163B1" w:rsidRPr="00BB710F">
        <w:rPr>
          <w:rFonts w:ascii="Times New Roman" w:hAnsi="Times New Roman" w:cs="Times New Roman"/>
        </w:rPr>
        <w:t xml:space="preserve">the </w:t>
      </w:r>
      <w:r w:rsidR="00893C7D" w:rsidRPr="00BB710F">
        <w:rPr>
          <w:rFonts w:ascii="Times New Roman" w:hAnsi="Times New Roman" w:cs="Times New Roman"/>
        </w:rPr>
        <w:t xml:space="preserve">Customer. If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is required to disclose any Confidential Information under any order of a competent court or authority or under any applicable </w:t>
      </w:r>
      <w:r w:rsidR="003163B1" w:rsidRPr="00BB710F">
        <w:rPr>
          <w:rFonts w:ascii="Times New Roman" w:hAnsi="Times New Roman" w:cs="Times New Roman"/>
        </w:rPr>
        <w:t>Law</w:t>
      </w:r>
      <w:r w:rsidR="000C2E45" w:rsidRPr="00BB710F">
        <w:rPr>
          <w:rFonts w:ascii="Times New Roman" w:hAnsi="Times New Roman" w:cs="Times New Roman"/>
        </w:rPr>
        <w:t>,</w:t>
      </w:r>
      <w:r w:rsidR="00893C7D" w:rsidRPr="00BB710F">
        <w:rPr>
          <w:rFonts w:ascii="Times New Roman" w:hAnsi="Times New Roman" w:cs="Times New Roman"/>
        </w:rPr>
        <w:t xml:space="preserve">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shall notify Customer immediately </w:t>
      </w:r>
      <w:r w:rsidR="004F3F9E" w:rsidRPr="00BB710F">
        <w:rPr>
          <w:rFonts w:ascii="Times New Roman" w:hAnsi="Times New Roman" w:cs="Times New Roman"/>
        </w:rPr>
        <w:t xml:space="preserve">of such order </w:t>
      </w:r>
      <w:r w:rsidR="00893C7D" w:rsidRPr="00BB710F">
        <w:rPr>
          <w:rFonts w:ascii="Times New Roman" w:hAnsi="Times New Roman" w:cs="Times New Roman"/>
        </w:rPr>
        <w:t xml:space="preserve">and shall extend all reasonable co-operation in connection therewith to </w:t>
      </w:r>
      <w:r w:rsidR="00BB2C63" w:rsidRPr="00BB710F">
        <w:rPr>
          <w:rFonts w:ascii="Times New Roman" w:hAnsi="Times New Roman" w:cs="Times New Roman"/>
        </w:rPr>
        <w:t xml:space="preserve">Customer </w:t>
      </w:r>
      <w:r w:rsidR="00893C7D" w:rsidRPr="00BB710F">
        <w:rPr>
          <w:rFonts w:ascii="Times New Roman" w:hAnsi="Times New Roman" w:cs="Times New Roman"/>
        </w:rPr>
        <w:t>for the purposes of safegu</w:t>
      </w:r>
      <w:r w:rsidR="000C2E45" w:rsidRPr="00BB710F">
        <w:rPr>
          <w:rFonts w:ascii="Times New Roman" w:hAnsi="Times New Roman" w:cs="Times New Roman"/>
        </w:rPr>
        <w:t>arding of interests of Customer</w:t>
      </w:r>
      <w:r w:rsidR="00893C7D" w:rsidRPr="00BB710F">
        <w:rPr>
          <w:rFonts w:ascii="Times New Roman" w:hAnsi="Times New Roman" w:cs="Times New Roman"/>
        </w:rPr>
        <w:t xml:space="preserve"> and shall ensure that such disclosures shall be no more extensive than is usual or necessary to meet the requirements imposed upon</w:t>
      </w:r>
      <w:r w:rsidR="00BB2C63" w:rsidRPr="00BB710F">
        <w:rPr>
          <w:rFonts w:ascii="Times New Roman" w:hAnsi="Times New Roman" w:cs="Times New Roman"/>
        </w:rPr>
        <w:t xml:space="preserve"> </w:t>
      </w:r>
      <w:r w:rsidR="00411336" w:rsidRPr="00BB710F">
        <w:rPr>
          <w:rFonts w:ascii="Times New Roman" w:hAnsi="Times New Roman" w:cs="Times New Roman"/>
        </w:rPr>
        <w:t>Service Provider</w:t>
      </w:r>
      <w:r w:rsidR="00893C7D" w:rsidRPr="00BB710F">
        <w:rPr>
          <w:rFonts w:ascii="Times New Roman" w:hAnsi="Times New Roman" w:cs="Times New Roman"/>
        </w:rPr>
        <w:t>.</w:t>
      </w:r>
      <w:r w:rsidR="000C2E45" w:rsidRPr="00BB710F">
        <w:rPr>
          <w:rFonts w:ascii="Times New Roman" w:hAnsi="Times New Roman" w:cs="Times New Roman"/>
        </w:rPr>
        <w:t xml:space="preserve">      </w:t>
      </w:r>
    </w:p>
    <w:p w14:paraId="1A31E3CA" w14:textId="77777777" w:rsidR="00501365" w:rsidRPr="00BB710F" w:rsidRDefault="00501365" w:rsidP="00501365">
      <w:pPr>
        <w:pStyle w:val="ListParagraph"/>
        <w:rPr>
          <w:rFonts w:ascii="Times New Roman" w:hAnsi="Times New Roman" w:cs="Times New Roman"/>
        </w:rPr>
      </w:pPr>
    </w:p>
    <w:p w14:paraId="1C7EC68E" w14:textId="558A073F" w:rsidR="00597F4E" w:rsidRDefault="001721D7" w:rsidP="00DD2EF3">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597F4E" w:rsidRPr="00BB710F">
        <w:rPr>
          <w:rFonts w:ascii="Times New Roman" w:hAnsi="Times New Roman" w:cs="Times New Roman"/>
        </w:rPr>
        <w:t xml:space="preserve"> hereby undertakes that any Personnel engaged in providing Services under this Agreement to the Customer shall </w:t>
      </w:r>
      <w:r w:rsidR="00D63B8A" w:rsidRPr="00BB710F">
        <w:rPr>
          <w:rFonts w:ascii="Times New Roman" w:hAnsi="Times New Roman" w:cs="Times New Roman"/>
        </w:rPr>
        <w:t>ha</w:t>
      </w:r>
      <w:r w:rsidR="00265147" w:rsidRPr="00BB710F">
        <w:rPr>
          <w:rFonts w:ascii="Times New Roman" w:hAnsi="Times New Roman" w:cs="Times New Roman"/>
        </w:rPr>
        <w:t>ve</w:t>
      </w:r>
      <w:r w:rsidR="00D63B8A" w:rsidRPr="00BB710F">
        <w:rPr>
          <w:rFonts w:ascii="Times New Roman" w:hAnsi="Times New Roman" w:cs="Times New Roman"/>
        </w:rPr>
        <w:t xml:space="preserve"> executed a</w:t>
      </w:r>
      <w:r w:rsidR="00597F4E" w:rsidRPr="00BB710F">
        <w:rPr>
          <w:rFonts w:ascii="Times New Roman" w:hAnsi="Times New Roman" w:cs="Times New Roman"/>
        </w:rPr>
        <w:t xml:space="preserve"> confidentiality and non-disclosure agreement with </w:t>
      </w:r>
      <w:r w:rsidR="00411336" w:rsidRPr="00BB710F">
        <w:rPr>
          <w:rFonts w:ascii="Times New Roman" w:hAnsi="Times New Roman" w:cs="Times New Roman"/>
        </w:rPr>
        <w:t>Service Provider</w:t>
      </w:r>
      <w:r w:rsidR="00597F4E" w:rsidRPr="00BB710F">
        <w:rPr>
          <w:rFonts w:ascii="Times New Roman" w:hAnsi="Times New Roman" w:cs="Times New Roman"/>
        </w:rPr>
        <w:t xml:space="preserve"> </w:t>
      </w:r>
      <w:r w:rsidR="00D63B8A" w:rsidRPr="00BB710F">
        <w:rPr>
          <w:rFonts w:ascii="Times New Roman" w:hAnsi="Times New Roman" w:cs="Times New Roman"/>
        </w:rPr>
        <w:t>(“</w:t>
      </w:r>
      <w:r w:rsidR="00D63B8A" w:rsidRPr="00BB710F">
        <w:rPr>
          <w:rFonts w:ascii="Times New Roman" w:hAnsi="Times New Roman" w:cs="Times New Roman"/>
          <w:b/>
        </w:rPr>
        <w:t>NDA</w:t>
      </w:r>
      <w:r w:rsidR="00D63B8A" w:rsidRPr="00BB710F">
        <w:rPr>
          <w:rFonts w:ascii="Times New Roman" w:hAnsi="Times New Roman" w:cs="Times New Roman"/>
        </w:rPr>
        <w:t>”)</w:t>
      </w:r>
      <w:r w:rsidR="00967E7F" w:rsidRPr="00BB710F">
        <w:rPr>
          <w:rFonts w:ascii="Times New Roman" w:hAnsi="Times New Roman" w:cs="Times New Roman"/>
        </w:rPr>
        <w:t xml:space="preserve"> on materially same </w:t>
      </w:r>
      <w:r w:rsidR="00D836E9" w:rsidRPr="00BB710F">
        <w:rPr>
          <w:rFonts w:ascii="Times New Roman" w:hAnsi="Times New Roman" w:cs="Times New Roman"/>
        </w:rPr>
        <w:t>principals</w:t>
      </w:r>
      <w:r w:rsidR="00967E7F" w:rsidRPr="00BB710F">
        <w:rPr>
          <w:rFonts w:ascii="Times New Roman" w:hAnsi="Times New Roman" w:cs="Times New Roman"/>
        </w:rPr>
        <w:t xml:space="preserve"> as applicable to Service Provider under this Agreement</w:t>
      </w:r>
      <w:r w:rsidR="00D63B8A" w:rsidRPr="00BB710F">
        <w:rPr>
          <w:rFonts w:ascii="Times New Roman" w:hAnsi="Times New Roman" w:cs="Times New Roman"/>
        </w:rPr>
        <w:t xml:space="preserve"> </w:t>
      </w:r>
      <w:r w:rsidR="00597F4E" w:rsidRPr="00BB710F">
        <w:rPr>
          <w:rFonts w:ascii="Times New Roman" w:hAnsi="Times New Roman" w:cs="Times New Roman"/>
        </w:rPr>
        <w:t>and such Personnel shall be strictly</w:t>
      </w:r>
      <w:r w:rsidR="00265147" w:rsidRPr="00BB710F">
        <w:rPr>
          <w:rFonts w:ascii="Times New Roman" w:hAnsi="Times New Roman" w:cs="Times New Roman"/>
        </w:rPr>
        <w:t xml:space="preserve"> bound by the terms of such NDA</w:t>
      </w:r>
      <w:r w:rsidR="00597F4E" w:rsidRPr="00BB710F">
        <w:rPr>
          <w:rFonts w:ascii="Times New Roman" w:hAnsi="Times New Roman" w:cs="Times New Roman"/>
        </w:rPr>
        <w:t xml:space="preserve">. </w:t>
      </w:r>
      <w:r w:rsidRPr="00DD2EF3">
        <w:rPr>
          <w:rFonts w:ascii="Times New Roman" w:hAnsi="Times New Roman" w:cs="Times New Roman"/>
        </w:rPr>
        <w:t xml:space="preserve">The </w:t>
      </w:r>
      <w:r w:rsidR="00411336" w:rsidRPr="00DD2EF3">
        <w:rPr>
          <w:rFonts w:ascii="Times New Roman" w:hAnsi="Times New Roman" w:cs="Times New Roman"/>
        </w:rPr>
        <w:t>Service Provider</w:t>
      </w:r>
      <w:r w:rsidR="003D13F6" w:rsidRPr="00DD2EF3">
        <w:rPr>
          <w:rFonts w:ascii="Times New Roman" w:hAnsi="Times New Roman" w:cs="Times New Roman"/>
        </w:rPr>
        <w:t xml:space="preserve"> shall be vicariously, jointly </w:t>
      </w:r>
      <w:r w:rsidR="00597F4E" w:rsidRPr="00DD2EF3">
        <w:rPr>
          <w:rFonts w:ascii="Times New Roman" w:hAnsi="Times New Roman" w:cs="Times New Roman"/>
        </w:rPr>
        <w:t>and severally liable</w:t>
      </w:r>
      <w:r w:rsidR="008B6F28" w:rsidRPr="00DD2EF3">
        <w:rPr>
          <w:rFonts w:ascii="Times New Roman" w:hAnsi="Times New Roman" w:cs="Times New Roman"/>
        </w:rPr>
        <w:t xml:space="preserve"> </w:t>
      </w:r>
      <w:r w:rsidR="00265147" w:rsidRPr="00DD2EF3">
        <w:rPr>
          <w:rFonts w:ascii="Times New Roman" w:hAnsi="Times New Roman" w:cs="Times New Roman"/>
        </w:rPr>
        <w:t xml:space="preserve">to the Customer under this Agreement, </w:t>
      </w:r>
      <w:r w:rsidR="00597F4E" w:rsidRPr="00DD2EF3">
        <w:rPr>
          <w:rFonts w:ascii="Times New Roman" w:hAnsi="Times New Roman" w:cs="Times New Roman"/>
        </w:rPr>
        <w:t xml:space="preserve">for any breach of the NDA </w:t>
      </w:r>
      <w:r w:rsidRPr="00DD2EF3">
        <w:rPr>
          <w:rFonts w:ascii="Times New Roman" w:hAnsi="Times New Roman" w:cs="Times New Roman"/>
        </w:rPr>
        <w:t xml:space="preserve">or of any confidentiality obligations of the Service Provider under this Agreement, </w:t>
      </w:r>
      <w:r w:rsidR="00597F4E" w:rsidRPr="00DD2EF3">
        <w:rPr>
          <w:rFonts w:ascii="Times New Roman" w:hAnsi="Times New Roman" w:cs="Times New Roman"/>
        </w:rPr>
        <w:t>by any of its Personnel</w:t>
      </w:r>
      <w:r w:rsidR="00265147" w:rsidRPr="00DD2EF3">
        <w:rPr>
          <w:rFonts w:ascii="Times New Roman" w:hAnsi="Times New Roman" w:cs="Times New Roman"/>
        </w:rPr>
        <w:t xml:space="preserve"> resulting in any disclosure of Confidential Information of IndiGo to any third party</w:t>
      </w:r>
      <w:r w:rsidR="00D63B8A" w:rsidRPr="00DD2EF3">
        <w:rPr>
          <w:rFonts w:ascii="Times New Roman" w:hAnsi="Times New Roman" w:cs="Times New Roman"/>
        </w:rPr>
        <w:t xml:space="preserve">, and such liability of </w:t>
      </w:r>
      <w:r w:rsidR="00411336" w:rsidRPr="00DD2EF3">
        <w:rPr>
          <w:rFonts w:ascii="Times New Roman" w:hAnsi="Times New Roman" w:cs="Times New Roman"/>
        </w:rPr>
        <w:t>Service Provider</w:t>
      </w:r>
      <w:r w:rsidR="00D63B8A" w:rsidRPr="00DD2EF3">
        <w:rPr>
          <w:rFonts w:ascii="Times New Roman" w:hAnsi="Times New Roman" w:cs="Times New Roman"/>
        </w:rPr>
        <w:t xml:space="preserve"> shall survive the termination of this Agreement and/or survive the ceasure of employment of such Personnel with </w:t>
      </w:r>
      <w:r w:rsidR="00411336" w:rsidRPr="00DD2EF3">
        <w:rPr>
          <w:rFonts w:ascii="Times New Roman" w:hAnsi="Times New Roman" w:cs="Times New Roman"/>
        </w:rPr>
        <w:t>Service Provider</w:t>
      </w:r>
      <w:r w:rsidR="00DD2EF3">
        <w:rPr>
          <w:rFonts w:ascii="Times New Roman" w:hAnsi="Times New Roman" w:cs="Times New Roman"/>
        </w:rPr>
        <w:t>.</w:t>
      </w:r>
    </w:p>
    <w:p w14:paraId="0B54EBE9" w14:textId="77777777" w:rsidR="00DD2EF3" w:rsidRPr="00DD2EF3" w:rsidRDefault="00DD2EF3" w:rsidP="00DD2EF3">
      <w:pPr>
        <w:spacing w:after="0" w:line="240" w:lineRule="auto"/>
        <w:jc w:val="both"/>
        <w:rPr>
          <w:rFonts w:ascii="Times New Roman" w:hAnsi="Times New Roman" w:cs="Times New Roman"/>
        </w:rPr>
      </w:pPr>
    </w:p>
    <w:p w14:paraId="4693F307" w14:textId="51890705" w:rsidR="00893C7D" w:rsidRPr="00BB710F" w:rsidRDefault="001358EE"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shall ensure that </w:t>
      </w:r>
      <w:r w:rsidR="000C2E45" w:rsidRPr="00BB710F">
        <w:rPr>
          <w:rFonts w:ascii="Times New Roman" w:hAnsi="Times New Roman" w:cs="Times New Roman"/>
        </w:rPr>
        <w:t>except for</w:t>
      </w:r>
      <w:r w:rsidR="00893C7D" w:rsidRPr="00BB710F">
        <w:rPr>
          <w:rFonts w:ascii="Times New Roman" w:hAnsi="Times New Roman" w:cs="Times New Roman"/>
        </w:rPr>
        <w:t xml:space="preserve"> the Personnel </w:t>
      </w:r>
      <w:r w:rsidR="000C2E45" w:rsidRPr="00BB710F">
        <w:rPr>
          <w:rFonts w:ascii="Times New Roman" w:hAnsi="Times New Roman" w:cs="Times New Roman"/>
        </w:rPr>
        <w:t xml:space="preserve">that </w:t>
      </w:r>
      <w:r w:rsidR="00542C52" w:rsidRPr="00BB710F">
        <w:rPr>
          <w:rFonts w:ascii="Times New Roman" w:hAnsi="Times New Roman" w:cs="Times New Roman"/>
        </w:rPr>
        <w:t>will be involved in the provision of Services under this Agreement and shall be bound by the terms of the NDA</w:t>
      </w:r>
      <w:r w:rsidR="000C2E45" w:rsidRPr="00BB710F">
        <w:rPr>
          <w:rFonts w:ascii="Times New Roman" w:hAnsi="Times New Roman" w:cs="Times New Roman"/>
        </w:rPr>
        <w:t>, no</w:t>
      </w:r>
      <w:r w:rsidR="00542C52" w:rsidRPr="00BB710F">
        <w:rPr>
          <w:rFonts w:ascii="Times New Roman" w:hAnsi="Times New Roman" w:cs="Times New Roman"/>
        </w:rPr>
        <w:t xml:space="preserve"> other Person</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has, or will try to have, any access or possession of any Confidential Information pertaining to </w:t>
      </w:r>
      <w:r w:rsidR="000C2E45" w:rsidRPr="00BB710F">
        <w:rPr>
          <w:rFonts w:ascii="Times New Roman" w:hAnsi="Times New Roman" w:cs="Times New Roman"/>
        </w:rPr>
        <w:t xml:space="preserve">the </w:t>
      </w:r>
      <w:r w:rsidR="00893C7D" w:rsidRPr="00BB710F">
        <w:rPr>
          <w:rFonts w:ascii="Times New Roman" w:hAnsi="Times New Roman" w:cs="Times New Roman"/>
        </w:rPr>
        <w:t xml:space="preserve">Customer. </w:t>
      </w:r>
      <w:r w:rsidR="00A4287E"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shall immediately notify </w:t>
      </w:r>
      <w:r w:rsidR="000C2E45" w:rsidRPr="00BB710F">
        <w:rPr>
          <w:rFonts w:ascii="Times New Roman" w:hAnsi="Times New Roman" w:cs="Times New Roman"/>
        </w:rPr>
        <w:t xml:space="preserve">the </w:t>
      </w:r>
      <w:r w:rsidR="00893C7D" w:rsidRPr="00BB710F">
        <w:rPr>
          <w:rFonts w:ascii="Times New Roman" w:hAnsi="Times New Roman" w:cs="Times New Roman"/>
        </w:rPr>
        <w:t xml:space="preserve">Customer if it suspects or becomes aware of any unauthorised access, copying, use or disclosure in any form or if </w:t>
      </w:r>
      <w:r w:rsidR="00A4287E" w:rsidRPr="00BB710F">
        <w:rPr>
          <w:rFonts w:ascii="Times New Roman" w:hAnsi="Times New Roman" w:cs="Times New Roman"/>
        </w:rPr>
        <w:t xml:space="preserve">the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 xml:space="preserve">is required by </w:t>
      </w:r>
      <w:r w:rsidR="00407E7F" w:rsidRPr="00BB710F">
        <w:rPr>
          <w:rFonts w:ascii="Times New Roman" w:hAnsi="Times New Roman" w:cs="Times New Roman"/>
        </w:rPr>
        <w:t xml:space="preserve">Law </w:t>
      </w:r>
      <w:r w:rsidR="00893C7D" w:rsidRPr="00BB710F">
        <w:rPr>
          <w:rFonts w:ascii="Times New Roman" w:hAnsi="Times New Roman" w:cs="Times New Roman"/>
        </w:rPr>
        <w:t xml:space="preserve">to disclose any of </w:t>
      </w:r>
      <w:r w:rsidR="000C2E45" w:rsidRPr="00BB710F">
        <w:rPr>
          <w:rFonts w:ascii="Times New Roman" w:hAnsi="Times New Roman" w:cs="Times New Roman"/>
        </w:rPr>
        <w:t xml:space="preserve">the </w:t>
      </w:r>
      <w:r w:rsidR="00893C7D" w:rsidRPr="00BB710F">
        <w:rPr>
          <w:rFonts w:ascii="Times New Roman" w:hAnsi="Times New Roman" w:cs="Times New Roman"/>
        </w:rPr>
        <w:t xml:space="preserve">Customer’s Confidential Information. </w:t>
      </w:r>
      <w:r w:rsidR="000C2E45" w:rsidRPr="00BB710F">
        <w:rPr>
          <w:rFonts w:ascii="Times New Roman" w:hAnsi="Times New Roman" w:cs="Times New Roman"/>
        </w:rPr>
        <w:t xml:space="preserve">   </w:t>
      </w:r>
    </w:p>
    <w:p w14:paraId="34DF2B49" w14:textId="77777777" w:rsidR="00893C7D" w:rsidRPr="00BB710F" w:rsidRDefault="00893C7D" w:rsidP="007E40E4">
      <w:pPr>
        <w:pStyle w:val="ListParagraph"/>
        <w:spacing w:after="0" w:line="240" w:lineRule="auto"/>
        <w:rPr>
          <w:rFonts w:ascii="Times New Roman" w:hAnsi="Times New Roman" w:cs="Times New Roman"/>
        </w:rPr>
      </w:pPr>
    </w:p>
    <w:p w14:paraId="708C5DE4" w14:textId="2499F9EA" w:rsidR="00893C7D" w:rsidRPr="00BB710F" w:rsidRDefault="00A02B09"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0C2E45" w:rsidRPr="00BB710F">
        <w:rPr>
          <w:rFonts w:ascii="Times New Roman" w:hAnsi="Times New Roman" w:cs="Times New Roman"/>
        </w:rPr>
        <w:t xml:space="preserve"> </w:t>
      </w:r>
      <w:r w:rsidR="00893C7D" w:rsidRPr="00BB710F">
        <w:rPr>
          <w:rFonts w:ascii="Times New Roman" w:hAnsi="Times New Roman" w:cs="Times New Roman"/>
        </w:rPr>
        <w:t>expressly undertakes to ensure that its Personnel shall be bound by and comply with the confidentiality obligations mentioned in this Agreement</w:t>
      </w:r>
      <w:r w:rsidR="00597F4E" w:rsidRPr="00BB710F">
        <w:rPr>
          <w:rFonts w:ascii="Times New Roman" w:hAnsi="Times New Roman" w:cs="Times New Roman"/>
        </w:rPr>
        <w:t xml:space="preserve"> and the NDA</w:t>
      </w:r>
      <w:r w:rsidR="004E56E9" w:rsidRPr="00BB710F">
        <w:rPr>
          <w:rFonts w:ascii="Times New Roman" w:hAnsi="Times New Roman" w:cs="Times New Roman"/>
        </w:rPr>
        <w:t>, particularly</w:t>
      </w:r>
      <w:r w:rsidR="00A62EFC" w:rsidRPr="00BB710F">
        <w:rPr>
          <w:rFonts w:ascii="Times New Roman" w:hAnsi="Times New Roman" w:cs="Times New Roman"/>
        </w:rPr>
        <w:t xml:space="preserve"> under</w:t>
      </w:r>
      <w:r w:rsidR="004E56E9" w:rsidRPr="00BB710F">
        <w:rPr>
          <w:rFonts w:ascii="Times New Roman" w:hAnsi="Times New Roman" w:cs="Times New Roman"/>
        </w:rPr>
        <w:t xml:space="preserve"> </w:t>
      </w:r>
      <w:r w:rsidR="003E5ADD" w:rsidRPr="00BB710F">
        <w:rPr>
          <w:rFonts w:ascii="Times New Roman" w:hAnsi="Times New Roman" w:cs="Times New Roman"/>
        </w:rPr>
        <w:t xml:space="preserve">this </w:t>
      </w:r>
      <w:r w:rsidR="004E56E9" w:rsidRPr="00BB710F">
        <w:rPr>
          <w:rFonts w:ascii="Times New Roman" w:hAnsi="Times New Roman" w:cs="Times New Roman"/>
        </w:rPr>
        <w:t>Clause 7</w:t>
      </w:r>
      <w:r w:rsidR="00893C7D" w:rsidRPr="00BB710F">
        <w:rPr>
          <w:rFonts w:ascii="Times New Roman" w:hAnsi="Times New Roman" w:cs="Times New Roman"/>
        </w:rPr>
        <w:t>.</w:t>
      </w:r>
      <w:r w:rsidR="000C2E45" w:rsidRPr="00BB710F">
        <w:rPr>
          <w:rFonts w:ascii="Times New Roman" w:hAnsi="Times New Roman" w:cs="Times New Roman"/>
        </w:rPr>
        <w:t xml:space="preserve"> </w:t>
      </w:r>
      <w:r w:rsidR="00825D43" w:rsidRPr="00BB710F">
        <w:rPr>
          <w:rFonts w:ascii="Times New Roman" w:hAnsi="Times New Roman" w:cs="Times New Roman"/>
        </w:rPr>
        <w:t xml:space="preserve">  </w:t>
      </w:r>
    </w:p>
    <w:p w14:paraId="53FAF3E1" w14:textId="77777777" w:rsidR="00893C7D" w:rsidRPr="00BB710F" w:rsidRDefault="00893C7D" w:rsidP="007E40E4">
      <w:pPr>
        <w:pStyle w:val="ListParagraph"/>
        <w:spacing w:after="0" w:line="240" w:lineRule="auto"/>
        <w:rPr>
          <w:rFonts w:ascii="Times New Roman" w:hAnsi="Times New Roman" w:cs="Times New Roman"/>
        </w:rPr>
      </w:pPr>
    </w:p>
    <w:p w14:paraId="0806AAB9" w14:textId="77777777" w:rsidR="004D5F63" w:rsidRDefault="00893C7D"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All Confidential Information is and shall remain the sole property of Customer and nothing contained herein shall have the effect of granting any rights in the Confidential Information to </w:t>
      </w:r>
      <w:r w:rsidR="00411336" w:rsidRPr="00BB710F">
        <w:rPr>
          <w:rFonts w:ascii="Times New Roman" w:hAnsi="Times New Roman" w:cs="Times New Roman"/>
        </w:rPr>
        <w:t>Service Provider</w:t>
      </w:r>
      <w:r w:rsidRPr="00BB710F">
        <w:rPr>
          <w:rFonts w:ascii="Times New Roman" w:hAnsi="Times New Roman" w:cs="Times New Roman"/>
        </w:rPr>
        <w:t>. No Confidential Information, or any part thereof, shall be sold, assigned, leased or otherwise disposed of to third parties by</w:t>
      </w:r>
      <w:r w:rsidR="00A02B09" w:rsidRPr="00BB710F">
        <w:rPr>
          <w:rFonts w:ascii="Times New Roman" w:hAnsi="Times New Roman" w:cs="Times New Roman"/>
        </w:rPr>
        <w:t xml:space="preserve"> the </w:t>
      </w:r>
      <w:r w:rsidR="00411336" w:rsidRPr="00BB710F">
        <w:rPr>
          <w:rFonts w:ascii="Times New Roman" w:hAnsi="Times New Roman" w:cs="Times New Roman"/>
        </w:rPr>
        <w:t>Service Provider</w:t>
      </w:r>
      <w:r w:rsidRPr="00BB710F">
        <w:rPr>
          <w:rFonts w:ascii="Times New Roman" w:hAnsi="Times New Roman" w:cs="Times New Roman"/>
        </w:rPr>
        <w:t xml:space="preserve"> or commercially exploited by or on behalf of </w:t>
      </w:r>
      <w:r w:rsidR="00A02B09"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w:t>
      </w:r>
      <w:r w:rsidR="00825D43" w:rsidRPr="00BB710F">
        <w:rPr>
          <w:rFonts w:ascii="Times New Roman" w:hAnsi="Times New Roman" w:cs="Times New Roman"/>
        </w:rPr>
        <w:t xml:space="preserve">  </w:t>
      </w:r>
    </w:p>
    <w:p w14:paraId="02D040E5" w14:textId="77777777" w:rsidR="004D5F63" w:rsidRPr="004D5F63" w:rsidRDefault="004D5F63" w:rsidP="004D5F63">
      <w:pPr>
        <w:pStyle w:val="ListParagraph"/>
        <w:rPr>
          <w:rFonts w:ascii="Times New Roman" w:hAnsi="Times New Roman"/>
        </w:rPr>
      </w:pPr>
    </w:p>
    <w:p w14:paraId="0E408B88" w14:textId="77777777" w:rsidR="00D76B14" w:rsidRPr="00D76B14" w:rsidRDefault="004D5F63" w:rsidP="001449DE">
      <w:pPr>
        <w:pStyle w:val="ListParagraph"/>
        <w:numPr>
          <w:ilvl w:val="1"/>
          <w:numId w:val="10"/>
        </w:numPr>
        <w:spacing w:after="0" w:line="240" w:lineRule="auto"/>
        <w:ind w:left="567" w:hanging="567"/>
        <w:jc w:val="both"/>
        <w:rPr>
          <w:rFonts w:ascii="Times New Roman" w:hAnsi="Times New Roman" w:cs="Times New Roman"/>
        </w:rPr>
      </w:pPr>
      <w:r>
        <w:rPr>
          <w:rFonts w:ascii="Times New Roman" w:hAnsi="Times New Roman"/>
        </w:rPr>
        <w:t xml:space="preserve">The Service Provider acknowledges and agrees that </w:t>
      </w:r>
      <w:r w:rsidRPr="00797AD4">
        <w:rPr>
          <w:rFonts w:ascii="Times New Roman" w:hAnsi="Times New Roman"/>
        </w:rPr>
        <w:t>Customer Data shall be the Confidential Information of the Customer</w:t>
      </w:r>
      <w:r w:rsidR="00D76B14">
        <w:rPr>
          <w:rFonts w:ascii="Times New Roman" w:hAnsi="Times New Roman"/>
        </w:rPr>
        <w:t>.</w:t>
      </w:r>
    </w:p>
    <w:p w14:paraId="5D3594DB" w14:textId="77777777" w:rsidR="00D76B14" w:rsidRPr="00D76B14" w:rsidRDefault="00D76B14" w:rsidP="00D76B14">
      <w:pPr>
        <w:pStyle w:val="ListParagraph"/>
        <w:rPr>
          <w:rFonts w:ascii="Times New Roman" w:hAnsi="Times New Roman"/>
        </w:rPr>
      </w:pPr>
    </w:p>
    <w:p w14:paraId="5D6AE8E9" w14:textId="2C949242" w:rsidR="00893C7D" w:rsidRPr="00BB710F" w:rsidRDefault="00D76B14" w:rsidP="001449DE">
      <w:pPr>
        <w:pStyle w:val="ListParagraph"/>
        <w:numPr>
          <w:ilvl w:val="1"/>
          <w:numId w:val="10"/>
        </w:numPr>
        <w:spacing w:after="0" w:line="240" w:lineRule="auto"/>
        <w:ind w:left="567" w:hanging="567"/>
        <w:jc w:val="both"/>
        <w:rPr>
          <w:rFonts w:ascii="Times New Roman" w:hAnsi="Times New Roman" w:cs="Times New Roman"/>
        </w:rPr>
      </w:pPr>
      <w:r>
        <w:rPr>
          <w:rFonts w:ascii="Times New Roman" w:hAnsi="Times New Roman"/>
        </w:rPr>
        <w:t>T</w:t>
      </w:r>
      <w:r w:rsidR="004D5F63">
        <w:rPr>
          <w:rFonts w:ascii="Times New Roman" w:hAnsi="Times New Roman"/>
        </w:rPr>
        <w:t>he Service Provider</w:t>
      </w:r>
      <w:r w:rsidR="004D5F63" w:rsidRPr="00797AD4">
        <w:rPr>
          <w:rFonts w:ascii="Times New Roman" w:eastAsia="Calibri" w:hAnsi="Times New Roman" w:cs="Times New Roman"/>
          <w:lang w:val="en-IN"/>
        </w:rPr>
        <w:t xml:space="preserve"> shall keep the Confidential Information of the Customer separate and ring-fenced from data of its other customers and shall delete the Confidential Information immediately upon the request of the Customer.</w:t>
      </w:r>
    </w:p>
    <w:p w14:paraId="69761B3E" w14:textId="77777777" w:rsidR="00893C7D" w:rsidRPr="00BB710F" w:rsidRDefault="00893C7D" w:rsidP="007E40E4">
      <w:pPr>
        <w:pStyle w:val="ListParagraph"/>
        <w:spacing w:after="0" w:line="240" w:lineRule="auto"/>
        <w:rPr>
          <w:rFonts w:ascii="Times New Roman" w:hAnsi="Times New Roman" w:cs="Times New Roman"/>
        </w:rPr>
      </w:pPr>
    </w:p>
    <w:p w14:paraId="7300093D" w14:textId="13ABE1A1" w:rsidR="00893C7D" w:rsidRPr="00BB710F" w:rsidRDefault="00A02B09"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represents and warrants that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has, and shall continue to have for so long as</w:t>
      </w:r>
      <w:r w:rsidRPr="00BB710F">
        <w:rPr>
          <w:rFonts w:ascii="Times New Roman" w:hAnsi="Times New Roman" w:cs="Times New Roman"/>
        </w:rPr>
        <w:t xml:space="preserve"> the</w:t>
      </w:r>
      <w:r w:rsidR="00893C7D" w:rsidRPr="00BB710F">
        <w:rPr>
          <w:rFonts w:ascii="Times New Roman" w:hAnsi="Times New Roman" w:cs="Times New Roman"/>
        </w:rPr>
        <w:t xml:space="preserve"> </w:t>
      </w:r>
      <w:r w:rsidR="00411336" w:rsidRPr="00BB710F">
        <w:rPr>
          <w:rFonts w:ascii="Times New Roman" w:hAnsi="Times New Roman" w:cs="Times New Roman"/>
        </w:rPr>
        <w:t>Service Provider</w:t>
      </w:r>
      <w:r w:rsidR="00597F4E" w:rsidRPr="00BB710F">
        <w:rPr>
          <w:rFonts w:ascii="Times New Roman" w:hAnsi="Times New Roman" w:cs="Times New Roman"/>
        </w:rPr>
        <w:t xml:space="preserve"> retains </w:t>
      </w:r>
      <w:r w:rsidR="00893C7D" w:rsidRPr="00BB710F">
        <w:rPr>
          <w:rFonts w:ascii="Times New Roman" w:hAnsi="Times New Roman" w:cs="Times New Roman"/>
        </w:rPr>
        <w:t>Confidential Information, adequate administrative, technical, and physical safeguards</w:t>
      </w:r>
      <w:r w:rsidR="004E56E9" w:rsidRPr="00BB710F">
        <w:rPr>
          <w:rFonts w:ascii="Times New Roman" w:hAnsi="Times New Roman" w:cs="Times New Roman"/>
        </w:rPr>
        <w:t>, including access controls, encryption or other means</w:t>
      </w:r>
      <w:r w:rsidR="00893C7D" w:rsidRPr="00BB710F">
        <w:rPr>
          <w:rFonts w:ascii="Times New Roman" w:hAnsi="Times New Roman" w:cs="Times New Roman"/>
        </w:rPr>
        <w:t xml:space="preserve">: (a) to ensure </w:t>
      </w:r>
      <w:r w:rsidR="00893C7D" w:rsidRPr="00BB710F">
        <w:rPr>
          <w:rFonts w:ascii="Times New Roman" w:hAnsi="Times New Roman" w:cs="Times New Roman"/>
        </w:rPr>
        <w:lastRenderedPageBreak/>
        <w:t>and protect the security and confidentiality of the Confidential Information, (b) to protect against any anticipated threats or hazards to the security or integrity of Confidential Information that could result in harm or inconvenience to any Customer or Customer’s employee, agent consultant, and (c) to protect against unauthorized access to or use of Confidential Information.</w:t>
      </w:r>
      <w:r w:rsidR="00825D43" w:rsidRPr="00BB710F">
        <w:rPr>
          <w:rFonts w:ascii="Times New Roman" w:hAnsi="Times New Roman" w:cs="Times New Roman"/>
        </w:rPr>
        <w:t xml:space="preserve">  </w:t>
      </w:r>
    </w:p>
    <w:p w14:paraId="636F62B1" w14:textId="77777777" w:rsidR="00893C7D" w:rsidRPr="00BB710F" w:rsidRDefault="00893C7D" w:rsidP="007E40E4">
      <w:pPr>
        <w:pStyle w:val="ListParagraph"/>
        <w:spacing w:after="0" w:line="240" w:lineRule="auto"/>
        <w:rPr>
          <w:rFonts w:ascii="Times New Roman" w:hAnsi="Times New Roman" w:cs="Times New Roman"/>
        </w:rPr>
      </w:pPr>
    </w:p>
    <w:p w14:paraId="432A121E" w14:textId="7D52C8B8" w:rsidR="00893C7D" w:rsidRPr="00BB710F" w:rsidRDefault="00A02B09"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acknowledges that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is a listed company and the Confidential Information received under this Agreement could also constitute “price-sensitive information” for the securities of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and the possession of such information imposes statutory and regulatory obligations on how the information should be handled, and restrictions on trading‎ in securities of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w:t>
      </w:r>
      <w:r w:rsidR="00970BEF"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00893C7D" w:rsidRPr="00BB710F">
        <w:rPr>
          <w:rFonts w:ascii="Times New Roman" w:hAnsi="Times New Roman" w:cs="Times New Roman"/>
        </w:rPr>
        <w:t>shall be responsible for compliance with applicable regulatory requirements in this regard and in relation to disclosure of any such information in a manner stipulated under this Agreement.</w:t>
      </w:r>
      <w:r w:rsidR="00825D43" w:rsidRPr="00BB710F">
        <w:rPr>
          <w:rFonts w:ascii="Times New Roman" w:hAnsi="Times New Roman" w:cs="Times New Roman"/>
        </w:rPr>
        <w:t xml:space="preserve">  </w:t>
      </w:r>
    </w:p>
    <w:p w14:paraId="4005DF5E" w14:textId="77777777" w:rsidR="00893C7D" w:rsidRPr="00BB710F" w:rsidRDefault="00893C7D" w:rsidP="007E40E4">
      <w:pPr>
        <w:pStyle w:val="ListParagraph"/>
        <w:spacing w:after="0" w:line="240" w:lineRule="auto"/>
        <w:rPr>
          <w:rFonts w:ascii="Times New Roman" w:hAnsi="Times New Roman" w:cs="Times New Roman"/>
        </w:rPr>
      </w:pPr>
    </w:p>
    <w:p w14:paraId="3C56E427" w14:textId="74564DD7" w:rsidR="00150E26" w:rsidRPr="00BB710F" w:rsidRDefault="00336C93"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understands and acknowledges that any disclosure or misappropriation of any Confidential Information in violation of the Agreement may cause irreparable harm and injury to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the amount of which may be difficult to ascertain, and therefore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00893C7D" w:rsidRPr="00BB710F">
        <w:rPr>
          <w:rFonts w:ascii="Times New Roman" w:hAnsi="Times New Roman" w:cs="Times New Roman"/>
        </w:rPr>
        <w:t xml:space="preserve">agrees that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shall have the right to apply to a court of competent jurisdiction for specific performance and/or an order restraining and enjoining any such further disclosure or breach and for such other relief as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shall deem appropriate. Such right of </w:t>
      </w:r>
      <w:r w:rsidR="00825D43" w:rsidRPr="00BB710F">
        <w:rPr>
          <w:rFonts w:ascii="Times New Roman" w:hAnsi="Times New Roman" w:cs="Times New Roman"/>
        </w:rPr>
        <w:t xml:space="preserve">the </w:t>
      </w:r>
      <w:r w:rsidR="00893C7D" w:rsidRPr="00BB710F">
        <w:rPr>
          <w:rFonts w:ascii="Times New Roman" w:hAnsi="Times New Roman" w:cs="Times New Roman"/>
        </w:rPr>
        <w:t xml:space="preserve">Customer is to be in addition to the remedies otherwise available to </w:t>
      </w:r>
      <w:r w:rsidR="00825D43" w:rsidRPr="00BB710F">
        <w:rPr>
          <w:rFonts w:ascii="Times New Roman" w:hAnsi="Times New Roman" w:cs="Times New Roman"/>
        </w:rPr>
        <w:t xml:space="preserve">the </w:t>
      </w:r>
      <w:r w:rsidR="00893C7D" w:rsidRPr="00BB710F">
        <w:rPr>
          <w:rFonts w:ascii="Times New Roman" w:hAnsi="Times New Roman" w:cs="Times New Roman"/>
        </w:rPr>
        <w:t>Customer at law or in equity.</w:t>
      </w:r>
      <w:r w:rsidR="00825D43" w:rsidRPr="00BB710F">
        <w:rPr>
          <w:rFonts w:ascii="Times New Roman" w:hAnsi="Times New Roman" w:cs="Times New Roman"/>
        </w:rPr>
        <w:t xml:space="preserve">  </w:t>
      </w:r>
    </w:p>
    <w:p w14:paraId="6C7B7F30" w14:textId="77777777" w:rsidR="00893C7D" w:rsidRPr="00BB710F" w:rsidRDefault="00893C7D" w:rsidP="00150E26">
      <w:pPr>
        <w:spacing w:after="0" w:line="240" w:lineRule="auto"/>
        <w:jc w:val="both"/>
        <w:rPr>
          <w:rFonts w:ascii="Times New Roman" w:hAnsi="Times New Roman" w:cs="Times New Roman"/>
        </w:rPr>
      </w:pPr>
    </w:p>
    <w:p w14:paraId="58CB382A" w14:textId="0CBAD482" w:rsidR="007244CF" w:rsidRPr="00BB710F" w:rsidRDefault="007244CF" w:rsidP="001449DE">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Upon request from the Customer,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shall provide the Customer with all </w:t>
      </w:r>
      <w:r w:rsidR="004E56E9" w:rsidRPr="00BB710F">
        <w:rPr>
          <w:rFonts w:ascii="Times New Roman" w:hAnsi="Times New Roman" w:cs="Times New Roman"/>
        </w:rPr>
        <w:t>Confidential Information</w:t>
      </w:r>
      <w:r w:rsidRPr="00BB710F">
        <w:rPr>
          <w:rFonts w:ascii="Times New Roman" w:hAnsi="Times New Roman" w:cs="Times New Roman"/>
        </w:rPr>
        <w:t xml:space="preserve"> in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possession. Upon termination or expiration of this Agreement,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00E45605" w:rsidRPr="00BB710F">
        <w:rPr>
          <w:rFonts w:ascii="Times New Roman" w:hAnsi="Times New Roman" w:cs="Times New Roman"/>
        </w:rPr>
        <w:t xml:space="preserve"> </w:t>
      </w:r>
      <w:r w:rsidRPr="00BB710F">
        <w:rPr>
          <w:rFonts w:ascii="Times New Roman" w:hAnsi="Times New Roman" w:cs="Times New Roman"/>
        </w:rPr>
        <w:t xml:space="preserve">shall within </w:t>
      </w:r>
      <w:r w:rsidR="001D5241" w:rsidRPr="00BB710F">
        <w:rPr>
          <w:rFonts w:ascii="Times New Roman" w:hAnsi="Times New Roman" w:cs="Times New Roman"/>
        </w:rPr>
        <w:t>seven</w:t>
      </w:r>
      <w:r w:rsidRPr="00BB710F">
        <w:rPr>
          <w:rFonts w:ascii="Times New Roman" w:hAnsi="Times New Roman" w:cs="Times New Roman"/>
        </w:rPr>
        <w:t xml:space="preserve"> (</w:t>
      </w:r>
      <w:r w:rsidR="001D5241" w:rsidRPr="00BB710F">
        <w:rPr>
          <w:rFonts w:ascii="Times New Roman" w:hAnsi="Times New Roman" w:cs="Times New Roman"/>
        </w:rPr>
        <w:t>7</w:t>
      </w:r>
      <w:r w:rsidRPr="00BB710F">
        <w:rPr>
          <w:rFonts w:ascii="Times New Roman" w:hAnsi="Times New Roman" w:cs="Times New Roman"/>
        </w:rPr>
        <w:t xml:space="preserve">) days thereafter, at the Customer's sole discretion either (i) provide the Customer with all documents and materials (including any and all copies) containing </w:t>
      </w:r>
      <w:r w:rsidR="004E56E9" w:rsidRPr="00BB710F">
        <w:rPr>
          <w:rFonts w:ascii="Times New Roman" w:hAnsi="Times New Roman" w:cs="Times New Roman"/>
        </w:rPr>
        <w:t>Confidential Information</w:t>
      </w:r>
      <w:r w:rsidRPr="00BB710F">
        <w:rPr>
          <w:rFonts w:ascii="Times New Roman" w:hAnsi="Times New Roman" w:cs="Times New Roman"/>
        </w:rPr>
        <w:t xml:space="preserve">, together with all other materials and property of the Customer, which are in its possession or under its control or (ii) destroy all such specified documents and materials (including any and all copies in any and all formats) and provide the Customer with a certificate of destruction signed by an officer of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w:t>
      </w:r>
      <w:r w:rsidR="00825D43" w:rsidRPr="00BB710F">
        <w:rPr>
          <w:rFonts w:ascii="Times New Roman" w:hAnsi="Times New Roman" w:cs="Times New Roman"/>
        </w:rPr>
        <w:t xml:space="preserve">   </w:t>
      </w:r>
    </w:p>
    <w:p w14:paraId="07369A79" w14:textId="77777777" w:rsidR="008126C2" w:rsidRPr="00BB710F" w:rsidRDefault="008126C2" w:rsidP="00E34CAE">
      <w:pPr>
        <w:pStyle w:val="ListParagraph"/>
        <w:spacing w:after="0" w:line="240" w:lineRule="auto"/>
        <w:ind w:left="426"/>
        <w:jc w:val="both"/>
        <w:rPr>
          <w:rFonts w:ascii="Times New Roman" w:hAnsi="Times New Roman" w:cs="Times New Roman"/>
        </w:rPr>
      </w:pPr>
    </w:p>
    <w:p w14:paraId="54D0C70F" w14:textId="767734DF" w:rsidR="00FB6D54" w:rsidRPr="00BB710F" w:rsidRDefault="00336C93" w:rsidP="00D326F8">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00FB6D54" w:rsidRPr="00BB710F">
        <w:rPr>
          <w:rFonts w:ascii="Times New Roman" w:hAnsi="Times New Roman" w:cs="Times New Roman"/>
        </w:rPr>
        <w:t xml:space="preserve">shall on request from the Customer and in any event, on the expiry or termination of this Agreement, return to the Customer all documents, notes and other materials obtained directly or indirectly from the Customer or any of the Customer’s related corporations, or prepared by or on behalf of </w:t>
      </w:r>
      <w:r w:rsidR="00411336" w:rsidRPr="00BB710F">
        <w:rPr>
          <w:rFonts w:ascii="Times New Roman" w:hAnsi="Times New Roman" w:cs="Times New Roman"/>
        </w:rPr>
        <w:t>Service Provider</w:t>
      </w:r>
      <w:r w:rsidR="00FB6D54" w:rsidRPr="00BB710F">
        <w:rPr>
          <w:rFonts w:ascii="Times New Roman" w:hAnsi="Times New Roman" w:cs="Times New Roman"/>
        </w:rPr>
        <w:t xml:space="preserve">, which contain </w:t>
      </w:r>
      <w:r w:rsidR="002F7EDD" w:rsidRPr="00BB710F">
        <w:rPr>
          <w:rFonts w:ascii="Times New Roman" w:hAnsi="Times New Roman" w:cs="Times New Roman"/>
        </w:rPr>
        <w:t xml:space="preserve">any </w:t>
      </w:r>
      <w:r w:rsidR="00FB6D54" w:rsidRPr="00BB710F">
        <w:rPr>
          <w:rFonts w:ascii="Times New Roman" w:hAnsi="Times New Roman" w:cs="Times New Roman"/>
        </w:rPr>
        <w:t xml:space="preserve">Confidential Information belonging to the Customer or any of the Customer’s related corporations, including all copies of such documents, notes and other materials.  </w:t>
      </w:r>
      <w:r w:rsidR="00825D43" w:rsidRPr="00BB710F">
        <w:rPr>
          <w:rFonts w:ascii="Times New Roman" w:hAnsi="Times New Roman" w:cs="Times New Roman"/>
        </w:rPr>
        <w:t xml:space="preserve">  </w:t>
      </w:r>
    </w:p>
    <w:p w14:paraId="68715FA4" w14:textId="77777777" w:rsidR="00A507B9" w:rsidRPr="00BB710F" w:rsidRDefault="00A507B9" w:rsidP="00E34CAE">
      <w:pPr>
        <w:pStyle w:val="ListParagraph"/>
        <w:spacing w:after="0" w:line="240" w:lineRule="auto"/>
        <w:ind w:left="360"/>
        <w:jc w:val="both"/>
        <w:rPr>
          <w:rFonts w:ascii="Times New Roman" w:hAnsi="Times New Roman" w:cs="Times New Roman"/>
        </w:rPr>
      </w:pPr>
    </w:p>
    <w:p w14:paraId="606F0492" w14:textId="77777777" w:rsidR="00893C7D" w:rsidRPr="00BB710F" w:rsidRDefault="00893C7D" w:rsidP="00D326F8">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Any</w:t>
      </w:r>
      <w:r w:rsidR="00FB6D54" w:rsidRPr="00BB710F">
        <w:rPr>
          <w:rFonts w:ascii="Times New Roman" w:hAnsi="Times New Roman" w:cs="Times New Roman"/>
        </w:rPr>
        <w:t xml:space="preserve"> </w:t>
      </w:r>
      <w:r w:rsidRPr="00BB710F">
        <w:rPr>
          <w:rFonts w:ascii="Times New Roman" w:hAnsi="Times New Roman" w:cs="Times New Roman"/>
        </w:rPr>
        <w:t xml:space="preserve">contravention of the obligations under this </w:t>
      </w:r>
      <w:r w:rsidR="00825D43" w:rsidRPr="00BB710F">
        <w:rPr>
          <w:rFonts w:ascii="Times New Roman" w:hAnsi="Times New Roman" w:cs="Times New Roman"/>
        </w:rPr>
        <w:t>C</w:t>
      </w:r>
      <w:r w:rsidRPr="00BB710F">
        <w:rPr>
          <w:rFonts w:ascii="Times New Roman" w:hAnsi="Times New Roman" w:cs="Times New Roman"/>
        </w:rPr>
        <w:t>lause 7, shall be deemed to be a material breach of this Agreement.</w:t>
      </w:r>
    </w:p>
    <w:p w14:paraId="1E0F47C2" w14:textId="77777777" w:rsidR="003049F6" w:rsidRPr="00BB710F" w:rsidRDefault="003049F6" w:rsidP="007E40E4">
      <w:pPr>
        <w:pStyle w:val="ListParagraph"/>
        <w:spacing w:after="0" w:line="240" w:lineRule="auto"/>
        <w:ind w:left="360"/>
        <w:jc w:val="both"/>
        <w:rPr>
          <w:rFonts w:ascii="Times New Roman" w:hAnsi="Times New Roman" w:cs="Times New Roman"/>
        </w:rPr>
      </w:pPr>
    </w:p>
    <w:p w14:paraId="4B409479" w14:textId="56345150" w:rsidR="00893C7D" w:rsidRPr="00BB710F" w:rsidRDefault="00893C7D" w:rsidP="00D326F8">
      <w:pPr>
        <w:pStyle w:val="ListParagraph"/>
        <w:numPr>
          <w:ilvl w:val="1"/>
          <w:numId w:val="10"/>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confidentiality obligations of </w:t>
      </w:r>
      <w:r w:rsidR="00336C9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under this Agreement, shall survive the termination or expiry of this Agreement,</w:t>
      </w:r>
      <w:r w:rsidR="001D77E2" w:rsidRPr="00BB710F">
        <w:rPr>
          <w:rFonts w:ascii="Times New Roman" w:hAnsi="Times New Roman" w:cs="Times New Roman"/>
        </w:rPr>
        <w:t xml:space="preserve"> </w:t>
      </w:r>
      <w:r w:rsidRPr="00BB710F">
        <w:rPr>
          <w:rFonts w:ascii="Times New Roman" w:hAnsi="Times New Roman" w:cs="Times New Roman"/>
        </w:rPr>
        <w:t>as the case may be.</w:t>
      </w:r>
      <w:r w:rsidR="00825D43" w:rsidRPr="00BB710F">
        <w:rPr>
          <w:rFonts w:ascii="Times New Roman" w:hAnsi="Times New Roman" w:cs="Times New Roman"/>
        </w:rPr>
        <w:t xml:space="preserve"> </w:t>
      </w:r>
    </w:p>
    <w:p w14:paraId="078CCC3D" w14:textId="77777777" w:rsidR="00F42287" w:rsidRPr="00BB710F" w:rsidRDefault="00F42287" w:rsidP="007E40E4">
      <w:pPr>
        <w:pStyle w:val="ListParagraph"/>
        <w:spacing w:after="0" w:line="240" w:lineRule="auto"/>
        <w:ind w:left="567"/>
        <w:jc w:val="both"/>
        <w:rPr>
          <w:rFonts w:ascii="Times New Roman" w:hAnsi="Times New Roman" w:cs="Times New Roman"/>
        </w:rPr>
      </w:pPr>
    </w:p>
    <w:p w14:paraId="3F83F150" w14:textId="77777777" w:rsidR="007A2D24" w:rsidRPr="00BB710F" w:rsidRDefault="00893C7D" w:rsidP="00272CB0">
      <w:pPr>
        <w:pStyle w:val="ListParagraph"/>
        <w:numPr>
          <w:ilvl w:val="0"/>
          <w:numId w:val="30"/>
        </w:numPr>
        <w:ind w:left="567" w:hanging="567"/>
        <w:rPr>
          <w:rFonts w:ascii="Times New Roman" w:hAnsi="Times New Roman" w:cs="Times New Roman"/>
          <w:b/>
        </w:rPr>
      </w:pPr>
      <w:r w:rsidRPr="00BB710F">
        <w:rPr>
          <w:rFonts w:ascii="Times New Roman" w:hAnsi="Times New Roman" w:cs="Times New Roman"/>
          <w:b/>
        </w:rPr>
        <w:t xml:space="preserve">Termination </w:t>
      </w:r>
    </w:p>
    <w:p w14:paraId="43CD69E5" w14:textId="77777777" w:rsidR="00AD4DC7" w:rsidRPr="00BB710F" w:rsidRDefault="00AD4DC7" w:rsidP="00E34CAE">
      <w:pPr>
        <w:pStyle w:val="ListParagraph"/>
        <w:spacing w:after="0" w:line="240" w:lineRule="auto"/>
        <w:ind w:left="360"/>
        <w:rPr>
          <w:rFonts w:ascii="Times New Roman" w:hAnsi="Times New Roman" w:cs="Times New Roman"/>
          <w:b/>
        </w:rPr>
      </w:pPr>
    </w:p>
    <w:p w14:paraId="3A645C3F" w14:textId="77777777" w:rsidR="00AD4DC7" w:rsidRPr="00BB710F" w:rsidRDefault="00893C7D" w:rsidP="001449DE">
      <w:pPr>
        <w:pStyle w:val="ListParagraph"/>
        <w:numPr>
          <w:ilvl w:val="0"/>
          <w:numId w:val="12"/>
        </w:numPr>
        <w:spacing w:after="0" w:line="240" w:lineRule="auto"/>
        <w:ind w:left="567" w:hanging="567"/>
        <w:rPr>
          <w:rFonts w:ascii="Times New Roman" w:hAnsi="Times New Roman" w:cs="Times New Roman"/>
          <w:b/>
          <w:u w:val="single"/>
        </w:rPr>
      </w:pPr>
      <w:r w:rsidRPr="00BB710F">
        <w:rPr>
          <w:rFonts w:ascii="Times New Roman" w:hAnsi="Times New Roman" w:cs="Times New Roman"/>
          <w:i/>
          <w:u w:val="single"/>
        </w:rPr>
        <w:t>Term of the Agreement</w:t>
      </w:r>
      <w:r w:rsidRPr="00BB710F">
        <w:rPr>
          <w:rFonts w:ascii="Times New Roman" w:hAnsi="Times New Roman" w:cs="Times New Roman"/>
          <w:u w:val="single"/>
        </w:rPr>
        <w:t xml:space="preserve"> </w:t>
      </w:r>
    </w:p>
    <w:p w14:paraId="37339F80" w14:textId="77777777" w:rsidR="00AD4DC7" w:rsidRPr="00BB710F" w:rsidRDefault="00AD4DC7" w:rsidP="00E34CAE">
      <w:pPr>
        <w:pStyle w:val="ListParagraph"/>
        <w:spacing w:after="0" w:line="240" w:lineRule="auto"/>
        <w:ind w:left="360"/>
        <w:rPr>
          <w:rFonts w:ascii="Times New Roman" w:hAnsi="Times New Roman" w:cs="Times New Roman"/>
        </w:rPr>
      </w:pPr>
    </w:p>
    <w:p w14:paraId="527AB755" w14:textId="4B15F525" w:rsidR="00AD4DC7" w:rsidRPr="00BB710F" w:rsidRDefault="00893C7D" w:rsidP="007E40E4">
      <w:pPr>
        <w:pStyle w:val="ListParagraph"/>
        <w:spacing w:after="0" w:line="240" w:lineRule="auto"/>
        <w:ind w:left="567"/>
        <w:jc w:val="both"/>
        <w:rPr>
          <w:rFonts w:ascii="Times New Roman" w:hAnsi="Times New Roman" w:cs="Times New Roman"/>
          <w:b/>
        </w:rPr>
      </w:pPr>
      <w:r w:rsidRPr="00BB710F">
        <w:rPr>
          <w:rFonts w:ascii="Times New Roman" w:hAnsi="Times New Roman" w:cs="Times New Roman"/>
        </w:rPr>
        <w:lastRenderedPageBreak/>
        <w:t xml:space="preserve">This Agreement </w:t>
      </w:r>
      <w:r w:rsidR="00AD4DC7" w:rsidRPr="00BB710F">
        <w:rPr>
          <w:rFonts w:ascii="Times New Roman" w:hAnsi="Times New Roman" w:cs="Times New Roman"/>
        </w:rPr>
        <w:t>will</w:t>
      </w:r>
      <w:r w:rsidRPr="00BB710F">
        <w:rPr>
          <w:rFonts w:ascii="Times New Roman" w:hAnsi="Times New Roman" w:cs="Times New Roman"/>
        </w:rPr>
        <w:t xml:space="preserve"> be valid from the Effective Date and shall continue for a period of </w:t>
      </w:r>
      <w:commentRangeStart w:id="63"/>
      <w:r w:rsidR="00404088">
        <w:rPr>
          <w:rFonts w:ascii="Times New Roman" w:hAnsi="Times New Roman" w:cs="Times New Roman"/>
        </w:rPr>
        <w:t>___________</w:t>
      </w:r>
      <w:r w:rsidRPr="00BB710F">
        <w:rPr>
          <w:rStyle w:val="Heading2Char"/>
          <w:rFonts w:eastAsia="Calibri"/>
          <w:b w:val="0"/>
          <w:sz w:val="22"/>
          <w:szCs w:val="22"/>
        </w:rPr>
        <w:t xml:space="preserve"> </w:t>
      </w:r>
      <w:commentRangeEnd w:id="63"/>
      <w:r w:rsidR="00404088" w:rsidRPr="00BB710F">
        <w:rPr>
          <w:rStyle w:val="CommentReference"/>
          <w:rFonts w:ascii="Times New Roman" w:hAnsi="Times New Roman" w:cs="Times New Roman"/>
          <w:sz w:val="22"/>
          <w:szCs w:val="22"/>
        </w:rPr>
        <w:commentReference w:id="63"/>
      </w:r>
      <w:r w:rsidRPr="00BB710F">
        <w:rPr>
          <w:rFonts w:ascii="Times New Roman" w:hAnsi="Times New Roman" w:cs="Times New Roman"/>
        </w:rPr>
        <w:t>unless terminated in accordance with this Agreement</w:t>
      </w:r>
      <w:r w:rsidR="00825D43" w:rsidRPr="00BB710F">
        <w:rPr>
          <w:rFonts w:ascii="Times New Roman" w:hAnsi="Times New Roman" w:cs="Times New Roman"/>
        </w:rPr>
        <w:t xml:space="preserve"> (“</w:t>
      </w:r>
      <w:r w:rsidR="00825D43" w:rsidRPr="00BB710F">
        <w:rPr>
          <w:rFonts w:ascii="Times New Roman" w:hAnsi="Times New Roman" w:cs="Times New Roman"/>
          <w:b/>
        </w:rPr>
        <w:t>Term</w:t>
      </w:r>
      <w:r w:rsidR="00825D43" w:rsidRPr="00BB710F">
        <w:rPr>
          <w:rFonts w:ascii="Times New Roman" w:hAnsi="Times New Roman" w:cs="Times New Roman"/>
        </w:rPr>
        <w:t>”)</w:t>
      </w:r>
      <w:r w:rsidRPr="00BB710F">
        <w:rPr>
          <w:rFonts w:ascii="Times New Roman" w:hAnsi="Times New Roman" w:cs="Times New Roman"/>
        </w:rPr>
        <w:t>.</w:t>
      </w:r>
      <w:bookmarkStart w:id="64" w:name="_Toc474418711"/>
      <w:bookmarkStart w:id="65" w:name="_Toc475709332"/>
      <w:bookmarkStart w:id="66" w:name="_Toc478655645"/>
      <w:r w:rsidR="00B64C51" w:rsidRPr="00BB710F">
        <w:rPr>
          <w:rFonts w:ascii="Times New Roman" w:hAnsi="Times New Roman" w:cs="Times New Roman"/>
        </w:rPr>
        <w:t xml:space="preserve"> Upon expiry of the Term, the Customer will have the right to renew the Agreement on terms and conditions mutually agreed</w:t>
      </w:r>
      <w:r w:rsidRPr="00BB710F">
        <w:rPr>
          <w:rFonts w:ascii="Times New Roman" w:hAnsi="Times New Roman" w:cs="Times New Roman"/>
        </w:rPr>
        <w:t xml:space="preserve"> </w:t>
      </w:r>
      <w:r w:rsidR="00576F53" w:rsidRPr="00BB710F">
        <w:rPr>
          <w:rFonts w:ascii="Times New Roman" w:hAnsi="Times New Roman" w:cs="Times New Roman"/>
        </w:rPr>
        <w:t>between the Parties</w:t>
      </w:r>
      <w:r w:rsidR="00B64C51" w:rsidRPr="00BB710F">
        <w:rPr>
          <w:rFonts w:ascii="Times New Roman" w:hAnsi="Times New Roman" w:cs="Times New Roman"/>
        </w:rPr>
        <w:t xml:space="preserve">. </w:t>
      </w:r>
      <w:r w:rsidR="00FB5B5C" w:rsidRPr="00BB710F">
        <w:rPr>
          <w:rFonts w:ascii="Times New Roman" w:hAnsi="Times New Roman" w:cs="Times New Roman"/>
        </w:rPr>
        <w:t xml:space="preserve"> </w:t>
      </w:r>
    </w:p>
    <w:p w14:paraId="48D81CCF" w14:textId="77777777" w:rsidR="00AD4DC7" w:rsidRPr="00BB710F" w:rsidRDefault="00AD4DC7" w:rsidP="00E34CAE">
      <w:pPr>
        <w:pStyle w:val="ListParagraph"/>
        <w:spacing w:after="0" w:line="240" w:lineRule="auto"/>
        <w:ind w:left="360"/>
        <w:rPr>
          <w:rStyle w:val="Heading2Char"/>
          <w:rFonts w:eastAsiaTheme="minorHAnsi"/>
          <w:sz w:val="22"/>
          <w:szCs w:val="22"/>
          <w:lang w:val="en-US"/>
        </w:rPr>
      </w:pPr>
    </w:p>
    <w:p w14:paraId="25D5FE61" w14:textId="77777777" w:rsidR="00893C7D" w:rsidRPr="00BB710F" w:rsidRDefault="00893C7D" w:rsidP="001449DE">
      <w:pPr>
        <w:pStyle w:val="ListParagraph"/>
        <w:numPr>
          <w:ilvl w:val="0"/>
          <w:numId w:val="12"/>
        </w:numPr>
        <w:spacing w:after="0" w:line="240" w:lineRule="auto"/>
        <w:ind w:left="567" w:hanging="567"/>
        <w:rPr>
          <w:rStyle w:val="Heading2Char"/>
          <w:rFonts w:eastAsiaTheme="minorHAnsi"/>
          <w:i/>
          <w:sz w:val="22"/>
          <w:szCs w:val="22"/>
          <w:u w:val="single"/>
          <w:lang w:val="en-US"/>
        </w:rPr>
      </w:pPr>
      <w:r w:rsidRPr="00BB710F">
        <w:rPr>
          <w:rStyle w:val="Heading2Char"/>
          <w:rFonts w:eastAsia="Cambria"/>
          <w:b w:val="0"/>
          <w:i/>
          <w:sz w:val="22"/>
          <w:szCs w:val="22"/>
          <w:u w:val="single"/>
        </w:rPr>
        <w:t>Customer’s Right to Terminate for Cause</w:t>
      </w:r>
      <w:bookmarkEnd w:id="64"/>
      <w:bookmarkEnd w:id="65"/>
      <w:bookmarkEnd w:id="66"/>
    </w:p>
    <w:p w14:paraId="1D8C862A" w14:textId="77777777" w:rsidR="00AD4DC7" w:rsidRPr="00BB710F" w:rsidRDefault="00AD4DC7" w:rsidP="00E34CAE">
      <w:pPr>
        <w:spacing w:after="0" w:line="240" w:lineRule="auto"/>
        <w:jc w:val="both"/>
        <w:rPr>
          <w:rFonts w:ascii="Times New Roman" w:hAnsi="Times New Roman" w:cs="Times New Roman"/>
        </w:rPr>
      </w:pPr>
    </w:p>
    <w:p w14:paraId="3303B234" w14:textId="6B26498E" w:rsidR="00893C7D" w:rsidRPr="00BB710F" w:rsidRDefault="00893C7D"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Notwithstanding anything contained elsewhere in this Agreement, upon the happening of any or more of the following events</w:t>
      </w:r>
      <w:r w:rsidR="007952AF" w:rsidRPr="00BB710F">
        <w:rPr>
          <w:rFonts w:ascii="Times New Roman" w:hAnsi="Times New Roman" w:cs="Times New Roman"/>
        </w:rPr>
        <w:t>,</w:t>
      </w:r>
      <w:r w:rsidRPr="00BB710F">
        <w:rPr>
          <w:rFonts w:ascii="Times New Roman" w:hAnsi="Times New Roman" w:cs="Times New Roman"/>
        </w:rPr>
        <w:t xml:space="preserve"> </w:t>
      </w:r>
      <w:r w:rsidR="00DF0013" w:rsidRPr="00BB710F">
        <w:rPr>
          <w:rFonts w:ascii="Times New Roman" w:hAnsi="Times New Roman" w:cs="Times New Roman"/>
        </w:rPr>
        <w:t xml:space="preserve">the </w:t>
      </w:r>
      <w:r w:rsidRPr="00BB710F">
        <w:rPr>
          <w:rFonts w:ascii="Times New Roman" w:hAnsi="Times New Roman" w:cs="Times New Roman"/>
        </w:rPr>
        <w:t>Customer</w:t>
      </w:r>
      <w:r w:rsidR="00AD4DC7" w:rsidRPr="00BB710F">
        <w:rPr>
          <w:rFonts w:ascii="Times New Roman" w:hAnsi="Times New Roman" w:cs="Times New Roman"/>
        </w:rPr>
        <w:t xml:space="preserve"> wi</w:t>
      </w:r>
      <w:r w:rsidRPr="00BB710F">
        <w:rPr>
          <w:rFonts w:ascii="Times New Roman" w:hAnsi="Times New Roman" w:cs="Times New Roman"/>
        </w:rPr>
        <w:t>ll have the right to forthwith terminate the Agreement without any liability</w:t>
      </w:r>
      <w:r w:rsidR="007926C8" w:rsidRPr="00BB710F">
        <w:rPr>
          <w:rFonts w:ascii="Times New Roman" w:hAnsi="Times New Roman" w:cs="Times New Roman"/>
        </w:rPr>
        <w:t>, except as set forth in Section 8.5,</w:t>
      </w:r>
      <w:r w:rsidRPr="00BB710F">
        <w:rPr>
          <w:rFonts w:ascii="Times New Roman" w:hAnsi="Times New Roman" w:cs="Times New Roman"/>
        </w:rPr>
        <w:t xml:space="preserve"> and with all its rights reserved to collect such damages from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as may be arising under this Agreement or under any law: </w:t>
      </w:r>
      <w:r w:rsidR="00825D43" w:rsidRPr="00BB710F">
        <w:rPr>
          <w:rFonts w:ascii="Times New Roman" w:hAnsi="Times New Roman" w:cs="Times New Roman"/>
        </w:rPr>
        <w:t xml:space="preserve"> </w:t>
      </w:r>
    </w:p>
    <w:p w14:paraId="2FD85087" w14:textId="77777777" w:rsidR="00893C7D" w:rsidRPr="00BB710F" w:rsidRDefault="00893C7D" w:rsidP="00E34CAE">
      <w:pPr>
        <w:spacing w:after="0" w:line="240" w:lineRule="auto"/>
        <w:ind w:left="720"/>
        <w:jc w:val="both"/>
        <w:rPr>
          <w:rFonts w:ascii="Times New Roman" w:hAnsi="Times New Roman" w:cs="Times New Roman"/>
        </w:rPr>
      </w:pPr>
    </w:p>
    <w:p w14:paraId="18962A81" w14:textId="66E40CBC" w:rsidR="00893C7D" w:rsidRPr="00BB710F" w:rsidRDefault="00893C7D"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breach on the part of</w:t>
      </w:r>
      <w:r w:rsidR="00DF0013" w:rsidRPr="00BB710F">
        <w:rPr>
          <w:rFonts w:ascii="Times New Roman" w:hAnsi="Times New Roman" w:cs="Times New Roman"/>
        </w:rPr>
        <w:t xml:space="preserve"> the</w:t>
      </w:r>
      <w:r w:rsidRPr="00BB710F">
        <w:rPr>
          <w:rFonts w:ascii="Times New Roman" w:hAnsi="Times New Roman" w:cs="Times New Roman"/>
        </w:rPr>
        <w:t xml:space="preserv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of any terms and conditions of this Agreement </w:t>
      </w:r>
      <w:r w:rsidR="009F2EF9" w:rsidRPr="00BB710F">
        <w:rPr>
          <w:rFonts w:ascii="Times New Roman" w:hAnsi="Times New Roman" w:cs="Times New Roman"/>
        </w:rPr>
        <w:t xml:space="preserve">including material breach </w:t>
      </w:r>
      <w:r w:rsidRPr="00BB710F">
        <w:rPr>
          <w:rFonts w:ascii="Times New Roman" w:hAnsi="Times New Roman" w:cs="Times New Roman"/>
        </w:rPr>
        <w:t xml:space="preserve">which, if remediable, is not cured within a period of thirty (30) days from the date of such breach being brought to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’s notice; </w:t>
      </w:r>
      <w:r w:rsidR="007B6246" w:rsidRPr="00BB710F">
        <w:rPr>
          <w:rFonts w:ascii="Times New Roman" w:hAnsi="Times New Roman" w:cs="Times New Roman"/>
        </w:rPr>
        <w:t>or</w:t>
      </w:r>
    </w:p>
    <w:p w14:paraId="53E95A13" w14:textId="77777777" w:rsidR="00893C7D" w:rsidRPr="00BB710F" w:rsidRDefault="00893C7D" w:rsidP="007E40E4">
      <w:pPr>
        <w:spacing w:after="0" w:line="240" w:lineRule="auto"/>
        <w:ind w:left="993" w:hanging="426"/>
        <w:jc w:val="both"/>
        <w:rPr>
          <w:rFonts w:ascii="Times New Roman" w:hAnsi="Times New Roman" w:cs="Times New Roman"/>
        </w:rPr>
      </w:pPr>
    </w:p>
    <w:p w14:paraId="3A31621F" w14:textId="2C4D6D4A" w:rsidR="00893C7D" w:rsidRPr="00BB710F" w:rsidRDefault="00893C7D"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where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is held or found guilty and/or liable by a </w:t>
      </w:r>
      <w:r w:rsidR="009B40BD" w:rsidRPr="00BB710F">
        <w:rPr>
          <w:rFonts w:ascii="Times New Roman" w:hAnsi="Times New Roman" w:cs="Times New Roman"/>
        </w:rPr>
        <w:t xml:space="preserve">court </w:t>
      </w:r>
      <w:r w:rsidRPr="00BB710F">
        <w:rPr>
          <w:rFonts w:ascii="Times New Roman" w:hAnsi="Times New Roman" w:cs="Times New Roman"/>
        </w:rPr>
        <w:t xml:space="preserve">of law, tribunal or administrative authority, rendering </w:t>
      </w:r>
      <w:r w:rsidR="00DF0013"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unfit, in the opinion of </w:t>
      </w:r>
      <w:r w:rsidR="00825D43" w:rsidRPr="00BB710F">
        <w:rPr>
          <w:rFonts w:ascii="Times New Roman" w:hAnsi="Times New Roman" w:cs="Times New Roman"/>
        </w:rPr>
        <w:t xml:space="preserve">the </w:t>
      </w:r>
      <w:r w:rsidRPr="00BB710F">
        <w:rPr>
          <w:rFonts w:ascii="Times New Roman" w:hAnsi="Times New Roman" w:cs="Times New Roman"/>
        </w:rPr>
        <w:t>Customer, to render Services under this Agreement;</w:t>
      </w:r>
      <w:r w:rsidR="00825D43" w:rsidRPr="00BB710F">
        <w:rPr>
          <w:rFonts w:ascii="Times New Roman" w:hAnsi="Times New Roman" w:cs="Times New Roman"/>
        </w:rPr>
        <w:t xml:space="preserve"> </w:t>
      </w:r>
      <w:r w:rsidR="007B6246" w:rsidRPr="00BB710F">
        <w:rPr>
          <w:rFonts w:ascii="Times New Roman" w:hAnsi="Times New Roman" w:cs="Times New Roman"/>
        </w:rPr>
        <w:t>or</w:t>
      </w:r>
    </w:p>
    <w:p w14:paraId="138E033A" w14:textId="77777777" w:rsidR="00893C7D" w:rsidRPr="00BB710F" w:rsidRDefault="00893C7D" w:rsidP="007E40E4">
      <w:pPr>
        <w:pStyle w:val="ListParagraph"/>
        <w:spacing w:after="0" w:line="240" w:lineRule="auto"/>
        <w:ind w:left="993" w:hanging="426"/>
        <w:rPr>
          <w:rFonts w:ascii="Times New Roman" w:hAnsi="Times New Roman" w:cs="Times New Roman"/>
        </w:rPr>
      </w:pPr>
    </w:p>
    <w:p w14:paraId="4A1E71E1" w14:textId="77777777" w:rsidR="00893C7D" w:rsidRPr="00BB710F" w:rsidRDefault="00893C7D"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where liquidation or bankruptcy proceedings are commenced, or receiver or trustee is appointed, or in case of assignment for the benefit of creditors;  </w:t>
      </w:r>
      <w:r w:rsidR="007B6246" w:rsidRPr="00BB710F">
        <w:rPr>
          <w:rFonts w:ascii="Times New Roman" w:hAnsi="Times New Roman" w:cs="Times New Roman"/>
        </w:rPr>
        <w:t>or</w:t>
      </w:r>
    </w:p>
    <w:p w14:paraId="0D03AC38" w14:textId="77777777" w:rsidR="00F56FE9" w:rsidRPr="00BB710F" w:rsidRDefault="00F56FE9" w:rsidP="007E40E4">
      <w:pPr>
        <w:spacing w:after="0" w:line="240" w:lineRule="auto"/>
        <w:ind w:left="993" w:hanging="426"/>
        <w:jc w:val="both"/>
        <w:rPr>
          <w:rFonts w:ascii="Times New Roman" w:hAnsi="Times New Roman" w:cs="Times New Roman"/>
        </w:rPr>
      </w:pPr>
    </w:p>
    <w:p w14:paraId="60F28DE6" w14:textId="229B4C24" w:rsidR="00F56FE9" w:rsidRPr="00BB710F" w:rsidRDefault="00F56FE9"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in case of change in Control of </w:t>
      </w:r>
      <w:r w:rsidR="00411336" w:rsidRPr="00BB710F">
        <w:rPr>
          <w:rFonts w:ascii="Times New Roman" w:hAnsi="Times New Roman" w:cs="Times New Roman"/>
        </w:rPr>
        <w:t>Service Provider</w:t>
      </w:r>
      <w:r w:rsidR="00825D43" w:rsidRPr="00BB710F">
        <w:rPr>
          <w:rFonts w:ascii="Times New Roman" w:hAnsi="Times New Roman" w:cs="Times New Roman"/>
        </w:rPr>
        <w:t xml:space="preserve"> </w:t>
      </w:r>
      <w:r w:rsidRPr="00BB710F">
        <w:rPr>
          <w:rFonts w:ascii="Times New Roman" w:hAnsi="Times New Roman" w:cs="Times New Roman"/>
        </w:rPr>
        <w:t xml:space="preserve">which results in the Competitor taking over the Control of </w:t>
      </w:r>
      <w:r w:rsidR="00411336" w:rsidRPr="00BB710F">
        <w:rPr>
          <w:rFonts w:ascii="Times New Roman" w:hAnsi="Times New Roman" w:cs="Times New Roman"/>
        </w:rPr>
        <w:t>Service Provider</w:t>
      </w:r>
      <w:r w:rsidRPr="00BB710F">
        <w:rPr>
          <w:rFonts w:ascii="Times New Roman" w:hAnsi="Times New Roman" w:cs="Times New Roman"/>
        </w:rPr>
        <w:t>;</w:t>
      </w:r>
      <w:r w:rsidR="00825D43" w:rsidRPr="00BB710F">
        <w:rPr>
          <w:rFonts w:ascii="Times New Roman" w:hAnsi="Times New Roman" w:cs="Times New Roman"/>
        </w:rPr>
        <w:t xml:space="preserve"> </w:t>
      </w:r>
      <w:r w:rsidR="007B6246" w:rsidRPr="00BB710F">
        <w:rPr>
          <w:rFonts w:ascii="Times New Roman" w:hAnsi="Times New Roman" w:cs="Times New Roman"/>
        </w:rPr>
        <w:t>or</w:t>
      </w:r>
    </w:p>
    <w:p w14:paraId="543A9B2D" w14:textId="77777777" w:rsidR="00BD6827" w:rsidRPr="00BB710F" w:rsidRDefault="00BD6827" w:rsidP="007E40E4">
      <w:pPr>
        <w:spacing w:after="0" w:line="240" w:lineRule="auto"/>
        <w:ind w:left="993"/>
        <w:jc w:val="both"/>
        <w:rPr>
          <w:rFonts w:ascii="Times New Roman" w:hAnsi="Times New Roman" w:cs="Times New Roman"/>
        </w:rPr>
      </w:pPr>
    </w:p>
    <w:p w14:paraId="675FF964" w14:textId="77777777" w:rsidR="00384631" w:rsidRPr="00BB710F" w:rsidRDefault="00384631" w:rsidP="001449DE">
      <w:pPr>
        <w:pStyle w:val="ListParagraph"/>
        <w:numPr>
          <w:ilvl w:val="3"/>
          <w:numId w:val="7"/>
        </w:numPr>
        <w:spacing w:after="0" w:line="240" w:lineRule="auto"/>
        <w:ind w:left="1080" w:hanging="540"/>
        <w:jc w:val="both"/>
        <w:rPr>
          <w:rFonts w:ascii="Times New Roman" w:hAnsi="Times New Roman" w:cs="Times New Roman"/>
        </w:rPr>
      </w:pPr>
      <w:r w:rsidRPr="00BB710F">
        <w:rPr>
          <w:rFonts w:ascii="Times New Roman" w:hAnsi="Times New Roman" w:cs="Times New Roman"/>
        </w:rPr>
        <w:t xml:space="preserve">in case the Customer is unable to </w:t>
      </w:r>
      <w:r w:rsidR="0067722B" w:rsidRPr="00BB710F">
        <w:rPr>
          <w:rFonts w:ascii="Times New Roman" w:hAnsi="Times New Roman" w:cs="Times New Roman"/>
        </w:rPr>
        <w:t>u</w:t>
      </w:r>
      <w:r w:rsidRPr="00BB710F">
        <w:rPr>
          <w:rFonts w:ascii="Times New Roman" w:hAnsi="Times New Roman" w:cs="Times New Roman"/>
        </w:rPr>
        <w:t xml:space="preserve">se the </w:t>
      </w:r>
      <w:r w:rsidR="00B14725" w:rsidRPr="00BB710F">
        <w:rPr>
          <w:rFonts w:ascii="Times New Roman" w:hAnsi="Times New Roman" w:cs="Times New Roman"/>
        </w:rPr>
        <w:t xml:space="preserve">Composite </w:t>
      </w:r>
      <w:r w:rsidRPr="00BB710F">
        <w:rPr>
          <w:rFonts w:ascii="Times New Roman" w:hAnsi="Times New Roman" w:cs="Times New Roman"/>
        </w:rPr>
        <w:t>Software due to any third party claiming infringement of Intellectual Property rights;</w:t>
      </w:r>
      <w:r w:rsidR="007B6246" w:rsidRPr="00BB710F">
        <w:rPr>
          <w:rFonts w:ascii="Times New Roman" w:hAnsi="Times New Roman" w:cs="Times New Roman"/>
        </w:rPr>
        <w:t xml:space="preserve"> </w:t>
      </w:r>
      <w:r w:rsidR="00825D43" w:rsidRPr="00BB710F">
        <w:rPr>
          <w:rFonts w:ascii="Times New Roman" w:hAnsi="Times New Roman" w:cs="Times New Roman"/>
        </w:rPr>
        <w:t xml:space="preserve"> </w:t>
      </w:r>
      <w:r w:rsidR="007B6246" w:rsidRPr="00BB710F">
        <w:rPr>
          <w:rFonts w:ascii="Times New Roman" w:hAnsi="Times New Roman" w:cs="Times New Roman"/>
        </w:rPr>
        <w:t>or</w:t>
      </w:r>
    </w:p>
    <w:p w14:paraId="67EF6EAE" w14:textId="77777777" w:rsidR="00893C7D" w:rsidRPr="00BB710F" w:rsidRDefault="00893C7D" w:rsidP="003F428E">
      <w:pPr>
        <w:pStyle w:val="ListParagraph"/>
        <w:spacing w:after="0" w:line="240" w:lineRule="auto"/>
        <w:ind w:left="993" w:hanging="426"/>
        <w:rPr>
          <w:rFonts w:ascii="Times New Roman" w:hAnsi="Times New Roman" w:cs="Times New Roman"/>
        </w:rPr>
      </w:pPr>
    </w:p>
    <w:p w14:paraId="35AA60D0" w14:textId="320E8069" w:rsidR="001947FA" w:rsidRDefault="00893C7D" w:rsidP="0090502B">
      <w:pPr>
        <w:pStyle w:val="ListParagraph"/>
        <w:numPr>
          <w:ilvl w:val="3"/>
          <w:numId w:val="7"/>
        </w:numPr>
        <w:spacing w:after="0" w:line="240" w:lineRule="auto"/>
        <w:ind w:left="993" w:hanging="426"/>
        <w:jc w:val="both"/>
        <w:rPr>
          <w:rFonts w:ascii="Times New Roman" w:hAnsi="Times New Roman" w:cs="Times New Roman"/>
        </w:rPr>
      </w:pPr>
      <w:r w:rsidRPr="006E3316">
        <w:rPr>
          <w:rFonts w:ascii="Times New Roman" w:hAnsi="Times New Roman" w:cs="Times New Roman"/>
        </w:rPr>
        <w:t xml:space="preserve">where such changes are undertaken in the constitution, management and/or structure of </w:t>
      </w:r>
      <w:r w:rsidR="00411336" w:rsidRPr="006E3316">
        <w:rPr>
          <w:rFonts w:ascii="Times New Roman" w:hAnsi="Times New Roman" w:cs="Times New Roman"/>
        </w:rPr>
        <w:t>Service Provider</w:t>
      </w:r>
      <w:r w:rsidRPr="006E3316">
        <w:rPr>
          <w:rFonts w:ascii="Times New Roman" w:hAnsi="Times New Roman" w:cs="Times New Roman"/>
        </w:rPr>
        <w:t xml:space="preserve"> as to render it unfit, in the opinion of Customer, to render Services under this Agreement</w:t>
      </w:r>
      <w:r w:rsidR="001947FA" w:rsidRPr="006E3316">
        <w:rPr>
          <w:rFonts w:ascii="Times New Roman" w:hAnsi="Times New Roman" w:cs="Times New Roman"/>
        </w:rPr>
        <w:t>; or</w:t>
      </w:r>
      <w:r w:rsidR="00825D43" w:rsidRPr="006E3316">
        <w:rPr>
          <w:rFonts w:ascii="Times New Roman" w:hAnsi="Times New Roman" w:cs="Times New Roman"/>
        </w:rPr>
        <w:t xml:space="preserve"> </w:t>
      </w:r>
    </w:p>
    <w:p w14:paraId="19C6DE48" w14:textId="77777777" w:rsidR="006E3316" w:rsidRPr="006E3316" w:rsidRDefault="006E3316" w:rsidP="006E3316">
      <w:pPr>
        <w:pStyle w:val="ListParagraph"/>
        <w:spacing w:after="0" w:line="240" w:lineRule="auto"/>
        <w:ind w:left="993"/>
        <w:jc w:val="both"/>
        <w:rPr>
          <w:rFonts w:ascii="Times New Roman" w:hAnsi="Times New Roman" w:cs="Times New Roman"/>
        </w:rPr>
      </w:pPr>
    </w:p>
    <w:p w14:paraId="4F1A7644" w14:textId="047B5CDF" w:rsidR="00CC49D3" w:rsidRDefault="003D0937" w:rsidP="00CC49D3">
      <w:pPr>
        <w:pStyle w:val="CommentText"/>
        <w:numPr>
          <w:ilvl w:val="3"/>
          <w:numId w:val="7"/>
        </w:numPr>
        <w:spacing w:after="0" w:line="240" w:lineRule="auto"/>
        <w:ind w:left="1080" w:hanging="540"/>
        <w:jc w:val="both"/>
        <w:rPr>
          <w:rFonts w:ascii="Times New Roman" w:hAnsi="Times New Roman"/>
          <w:sz w:val="22"/>
          <w:szCs w:val="22"/>
        </w:rPr>
      </w:pPr>
      <w:r>
        <w:rPr>
          <w:rFonts w:ascii="Times New Roman" w:hAnsi="Times New Roman"/>
          <w:sz w:val="22"/>
          <w:szCs w:val="22"/>
          <w:lang w:val="en-US"/>
        </w:rPr>
        <w:t xml:space="preserve">The Service Provider </w:t>
      </w:r>
      <w:r w:rsidRPr="003D0937">
        <w:rPr>
          <w:rFonts w:ascii="Times New Roman" w:hAnsi="Times New Roman"/>
          <w:sz w:val="22"/>
          <w:szCs w:val="22"/>
          <w:lang w:val="en-US"/>
        </w:rPr>
        <w:t xml:space="preserve">fails to meet a milestone </w:t>
      </w:r>
      <w:r w:rsidR="004F4420">
        <w:rPr>
          <w:rFonts w:ascii="Times New Roman" w:hAnsi="Times New Roman"/>
          <w:sz w:val="22"/>
          <w:szCs w:val="22"/>
          <w:lang w:val="en-US"/>
        </w:rPr>
        <w:t xml:space="preserve">set out in this Agreement or separately </w:t>
      </w:r>
      <w:r w:rsidR="004F4420" w:rsidRPr="003D0937">
        <w:rPr>
          <w:rFonts w:ascii="Times New Roman" w:hAnsi="Times New Roman"/>
          <w:sz w:val="22"/>
          <w:szCs w:val="22"/>
          <w:lang w:val="en-US"/>
        </w:rPr>
        <w:t xml:space="preserve">agreed </w:t>
      </w:r>
      <w:r w:rsidR="004F4420">
        <w:rPr>
          <w:rFonts w:ascii="Times New Roman" w:hAnsi="Times New Roman"/>
          <w:sz w:val="22"/>
          <w:szCs w:val="22"/>
          <w:lang w:val="en-US"/>
        </w:rPr>
        <w:t xml:space="preserve">between the Parties, in writing </w:t>
      </w:r>
      <w:r w:rsidRPr="003D0937">
        <w:rPr>
          <w:rFonts w:ascii="Times New Roman" w:hAnsi="Times New Roman"/>
          <w:sz w:val="22"/>
          <w:szCs w:val="22"/>
          <w:lang w:val="en-US"/>
        </w:rPr>
        <w:t>even post 1 (one) week of the agreed milestone completion date</w:t>
      </w:r>
      <w:r w:rsidR="002B4176" w:rsidRPr="00BB710F">
        <w:rPr>
          <w:rFonts w:ascii="Times New Roman" w:hAnsi="Times New Roman"/>
          <w:sz w:val="22"/>
          <w:szCs w:val="22"/>
        </w:rPr>
        <w:t>; or</w:t>
      </w:r>
    </w:p>
    <w:p w14:paraId="3233D1A3" w14:textId="77777777" w:rsidR="006E3316" w:rsidRDefault="006E3316" w:rsidP="006E3316">
      <w:pPr>
        <w:pStyle w:val="CommentText"/>
        <w:spacing w:after="0" w:line="240" w:lineRule="auto"/>
        <w:ind w:left="1080"/>
        <w:jc w:val="both"/>
        <w:rPr>
          <w:rFonts w:ascii="Times New Roman" w:hAnsi="Times New Roman"/>
          <w:sz w:val="22"/>
          <w:szCs w:val="22"/>
        </w:rPr>
      </w:pPr>
    </w:p>
    <w:p w14:paraId="750718A8" w14:textId="68A6CA7D" w:rsidR="001947FA" w:rsidRPr="00CC49D3" w:rsidRDefault="00CC49D3" w:rsidP="00CC49D3">
      <w:pPr>
        <w:pStyle w:val="CommentText"/>
        <w:numPr>
          <w:ilvl w:val="3"/>
          <w:numId w:val="7"/>
        </w:numPr>
        <w:spacing w:after="0" w:line="240" w:lineRule="auto"/>
        <w:ind w:left="1080" w:hanging="540"/>
        <w:jc w:val="both"/>
        <w:rPr>
          <w:rFonts w:ascii="Times New Roman" w:hAnsi="Times New Roman"/>
          <w:sz w:val="22"/>
          <w:szCs w:val="22"/>
        </w:rPr>
      </w:pPr>
      <w:r w:rsidRPr="00CC49D3">
        <w:rPr>
          <w:rFonts w:ascii="Times New Roman" w:hAnsi="Times New Roman"/>
          <w:sz w:val="22"/>
          <w:szCs w:val="22"/>
        </w:rPr>
        <w:t xml:space="preserve">Any or all of the </w:t>
      </w:r>
      <w:r w:rsidR="00D85DD7">
        <w:rPr>
          <w:rFonts w:ascii="Times New Roman" w:hAnsi="Times New Roman"/>
          <w:sz w:val="22"/>
          <w:szCs w:val="22"/>
        </w:rPr>
        <w:t>Service Levels</w:t>
      </w:r>
      <w:r w:rsidRPr="00CC49D3">
        <w:rPr>
          <w:rFonts w:ascii="Times New Roman" w:hAnsi="Times New Roman"/>
          <w:sz w:val="22"/>
          <w:szCs w:val="22"/>
        </w:rPr>
        <w:t xml:space="preserve"> provided under </w:t>
      </w:r>
      <w:r w:rsidR="00D85DD7">
        <w:rPr>
          <w:rFonts w:ascii="Times New Roman" w:hAnsi="Times New Roman"/>
          <w:sz w:val="22"/>
          <w:szCs w:val="22"/>
        </w:rPr>
        <w:t>Annexure B</w:t>
      </w:r>
      <w:r w:rsidR="006E3316">
        <w:rPr>
          <w:rFonts w:ascii="Times New Roman" w:hAnsi="Times New Roman"/>
          <w:sz w:val="22"/>
          <w:szCs w:val="22"/>
        </w:rPr>
        <w:t xml:space="preserve"> </w:t>
      </w:r>
      <w:r w:rsidRPr="00CC49D3">
        <w:rPr>
          <w:rFonts w:ascii="Times New Roman" w:hAnsi="Times New Roman"/>
          <w:sz w:val="22"/>
          <w:szCs w:val="22"/>
        </w:rPr>
        <w:t>are not met for 2 (two) measurement periods</w:t>
      </w:r>
      <w:r w:rsidR="00D85DD7">
        <w:rPr>
          <w:rFonts w:ascii="Times New Roman" w:hAnsi="Times New Roman"/>
          <w:sz w:val="22"/>
          <w:szCs w:val="22"/>
        </w:rPr>
        <w:t>.</w:t>
      </w:r>
    </w:p>
    <w:p w14:paraId="0DBB6458" w14:textId="77777777" w:rsidR="00CC49D3" w:rsidRPr="00CC49D3" w:rsidRDefault="00CC49D3" w:rsidP="00CC49D3">
      <w:pPr>
        <w:pStyle w:val="CommentText"/>
        <w:spacing w:after="0" w:line="240" w:lineRule="auto"/>
        <w:ind w:left="1080"/>
        <w:jc w:val="both"/>
        <w:rPr>
          <w:rStyle w:val="Heading2Char"/>
          <w:rFonts w:eastAsia="Calibri"/>
          <w:b w:val="0"/>
          <w:bCs w:val="0"/>
          <w:sz w:val="22"/>
          <w:szCs w:val="22"/>
          <w:lang w:eastAsia="en-US"/>
        </w:rPr>
      </w:pPr>
    </w:p>
    <w:p w14:paraId="2C49CA7C" w14:textId="77777777" w:rsidR="00893C7D" w:rsidRPr="00BB710F" w:rsidRDefault="00893C7D" w:rsidP="001449DE">
      <w:pPr>
        <w:pStyle w:val="ListParagraph"/>
        <w:numPr>
          <w:ilvl w:val="0"/>
          <w:numId w:val="12"/>
        </w:numPr>
        <w:spacing w:after="0" w:line="240" w:lineRule="auto"/>
        <w:ind w:left="567" w:hanging="567"/>
        <w:rPr>
          <w:rStyle w:val="Heading2Char"/>
          <w:rFonts w:eastAsia="Calibri"/>
          <w:b w:val="0"/>
          <w:i/>
          <w:sz w:val="22"/>
          <w:szCs w:val="22"/>
          <w:u w:val="single"/>
        </w:rPr>
      </w:pPr>
      <w:bookmarkStart w:id="67" w:name="_Toc396747804"/>
      <w:bookmarkStart w:id="68" w:name="_Toc474418712"/>
      <w:bookmarkStart w:id="69" w:name="_Toc475709333"/>
      <w:bookmarkStart w:id="70" w:name="_Toc478655646"/>
      <w:r w:rsidRPr="00BB710F">
        <w:rPr>
          <w:rStyle w:val="Heading2Char"/>
          <w:rFonts w:eastAsia="Cambria"/>
          <w:b w:val="0"/>
          <w:i/>
          <w:sz w:val="22"/>
          <w:szCs w:val="22"/>
          <w:u w:val="single"/>
        </w:rPr>
        <w:t>Customer’s Right to Terminate for Convenience</w:t>
      </w:r>
      <w:bookmarkEnd w:id="67"/>
      <w:bookmarkEnd w:id="68"/>
      <w:bookmarkEnd w:id="69"/>
      <w:bookmarkEnd w:id="70"/>
      <w:r w:rsidR="007B6246" w:rsidRPr="00BB710F">
        <w:rPr>
          <w:rStyle w:val="Heading2Char"/>
          <w:rFonts w:eastAsia="Cambria"/>
          <w:b w:val="0"/>
          <w:i/>
          <w:sz w:val="22"/>
          <w:szCs w:val="22"/>
          <w:u w:val="single"/>
        </w:rPr>
        <w:t xml:space="preserve"> </w:t>
      </w:r>
    </w:p>
    <w:p w14:paraId="25E9CECA" w14:textId="77777777" w:rsidR="00AD4DC7" w:rsidRPr="00BB710F" w:rsidRDefault="00AD4DC7" w:rsidP="00E34CAE">
      <w:pPr>
        <w:pStyle w:val="ListParagraph"/>
        <w:spacing w:after="0" w:line="240" w:lineRule="auto"/>
        <w:ind w:left="360"/>
        <w:rPr>
          <w:rFonts w:ascii="Times New Roman" w:hAnsi="Times New Roman" w:cs="Times New Roman"/>
        </w:rPr>
      </w:pPr>
    </w:p>
    <w:p w14:paraId="15AEE9C3" w14:textId="6104516B" w:rsidR="00893C7D" w:rsidRPr="00BB710F" w:rsidRDefault="00893C7D" w:rsidP="007E40E4">
      <w:pPr>
        <w:pStyle w:val="ListParagraph"/>
        <w:spacing w:after="0" w:line="240" w:lineRule="auto"/>
        <w:ind w:left="567"/>
        <w:jc w:val="both"/>
        <w:rPr>
          <w:rFonts w:ascii="Times New Roman" w:hAnsi="Times New Roman" w:cs="Times New Roman"/>
          <w:b/>
        </w:rPr>
      </w:pPr>
      <w:r w:rsidRPr="00BB710F">
        <w:rPr>
          <w:rFonts w:ascii="Times New Roman" w:hAnsi="Times New Roman" w:cs="Times New Roman"/>
        </w:rPr>
        <w:t xml:space="preserve">Notwithstanding anything contained elsewhere in this Agreement, </w:t>
      </w:r>
      <w:r w:rsidR="00D719B8" w:rsidRPr="00BB710F">
        <w:rPr>
          <w:rFonts w:ascii="Times New Roman" w:hAnsi="Times New Roman" w:cs="Times New Roman"/>
        </w:rPr>
        <w:t xml:space="preserve">the </w:t>
      </w:r>
      <w:r w:rsidRPr="00BB710F">
        <w:rPr>
          <w:rFonts w:ascii="Times New Roman" w:hAnsi="Times New Roman" w:cs="Times New Roman"/>
        </w:rPr>
        <w:t xml:space="preserve">Customer </w:t>
      </w:r>
      <w:r w:rsidR="00AD4DC7" w:rsidRPr="00BB710F">
        <w:rPr>
          <w:rFonts w:ascii="Times New Roman" w:hAnsi="Times New Roman" w:cs="Times New Roman"/>
        </w:rPr>
        <w:t xml:space="preserve">will </w:t>
      </w:r>
      <w:r w:rsidRPr="00BB710F">
        <w:rPr>
          <w:rFonts w:ascii="Times New Roman" w:hAnsi="Times New Roman" w:cs="Times New Roman"/>
        </w:rPr>
        <w:t>have the right, without any obligation to assign any reason, at its sole option, to terminate this Agreement for convenience, without any liability</w:t>
      </w:r>
      <w:r w:rsidR="00B933B7">
        <w:rPr>
          <w:rFonts w:ascii="Times New Roman" w:hAnsi="Times New Roman" w:cs="Times New Roman"/>
        </w:rPr>
        <w:t xml:space="preserve"> or termination charges</w:t>
      </w:r>
      <w:r w:rsidR="005270A6" w:rsidRPr="00BB710F">
        <w:rPr>
          <w:rFonts w:ascii="Times New Roman" w:hAnsi="Times New Roman" w:cs="Times New Roman"/>
        </w:rPr>
        <w:t xml:space="preserve">, </w:t>
      </w:r>
      <w:r w:rsidRPr="00BB710F">
        <w:rPr>
          <w:rFonts w:ascii="Times New Roman" w:hAnsi="Times New Roman" w:cs="Times New Roman"/>
        </w:rPr>
        <w:t xml:space="preserve">except as set forth in </w:t>
      </w:r>
      <w:r w:rsidR="00F17244" w:rsidRPr="00BB710F">
        <w:rPr>
          <w:rFonts w:ascii="Times New Roman" w:hAnsi="Times New Roman" w:cs="Times New Roman"/>
        </w:rPr>
        <w:t>Clause</w:t>
      </w:r>
      <w:r w:rsidRPr="00BB710F">
        <w:rPr>
          <w:rFonts w:ascii="Times New Roman" w:hAnsi="Times New Roman" w:cs="Times New Roman"/>
        </w:rPr>
        <w:t xml:space="preserve"> 8.</w:t>
      </w:r>
      <w:r w:rsidR="006C0130" w:rsidRPr="00BB710F">
        <w:rPr>
          <w:rFonts w:ascii="Times New Roman" w:hAnsi="Times New Roman" w:cs="Times New Roman"/>
        </w:rPr>
        <w:t>6</w:t>
      </w:r>
      <w:r w:rsidRPr="00BB710F">
        <w:rPr>
          <w:rFonts w:ascii="Times New Roman" w:hAnsi="Times New Roman" w:cs="Times New Roman"/>
        </w:rPr>
        <w:t xml:space="preserve">, by giving </w:t>
      </w:r>
      <w:r w:rsidR="00F17244" w:rsidRPr="00BB710F">
        <w:rPr>
          <w:rFonts w:ascii="Times New Roman" w:hAnsi="Times New Roman" w:cs="Times New Roman"/>
        </w:rPr>
        <w:t>90 (ninety) days</w:t>
      </w:r>
      <w:r w:rsidR="00F25F48" w:rsidRPr="00BB710F">
        <w:rPr>
          <w:rFonts w:ascii="Times New Roman" w:hAnsi="Times New Roman" w:cs="Times New Roman"/>
        </w:rPr>
        <w:t>’</w:t>
      </w:r>
      <w:r w:rsidRPr="00BB710F">
        <w:rPr>
          <w:rFonts w:ascii="Times New Roman" w:hAnsi="Times New Roman" w:cs="Times New Roman"/>
        </w:rPr>
        <w:t xml:space="preserve"> prior written notice to </w:t>
      </w:r>
      <w:r w:rsidR="00411336" w:rsidRPr="00BB710F">
        <w:rPr>
          <w:rFonts w:ascii="Times New Roman" w:hAnsi="Times New Roman" w:cs="Times New Roman"/>
        </w:rPr>
        <w:t>Service Provider</w:t>
      </w:r>
      <w:r w:rsidRPr="00BB710F">
        <w:rPr>
          <w:rFonts w:ascii="Times New Roman" w:hAnsi="Times New Roman" w:cs="Times New Roman"/>
        </w:rPr>
        <w:t>.</w:t>
      </w:r>
    </w:p>
    <w:p w14:paraId="724A912A" w14:textId="77777777" w:rsidR="00893C7D" w:rsidRPr="00BB710F" w:rsidRDefault="00893C7D" w:rsidP="007E40E4">
      <w:pPr>
        <w:pStyle w:val="ListParagraph"/>
        <w:spacing w:after="0" w:line="240" w:lineRule="auto"/>
        <w:ind w:left="567"/>
        <w:jc w:val="both"/>
        <w:rPr>
          <w:rFonts w:ascii="Times New Roman" w:hAnsi="Times New Roman" w:cs="Times New Roman"/>
          <w:b/>
        </w:rPr>
      </w:pPr>
    </w:p>
    <w:p w14:paraId="345D732E" w14:textId="77777777" w:rsidR="00893C7D" w:rsidRPr="00BB710F" w:rsidRDefault="00893C7D" w:rsidP="001449DE">
      <w:pPr>
        <w:pStyle w:val="ListParagraph"/>
        <w:numPr>
          <w:ilvl w:val="0"/>
          <w:numId w:val="12"/>
        </w:numPr>
        <w:spacing w:after="0" w:line="240" w:lineRule="auto"/>
        <w:ind w:left="567" w:hanging="567"/>
        <w:rPr>
          <w:rStyle w:val="Heading2Char"/>
          <w:rFonts w:eastAsia="Cambria"/>
          <w:b w:val="0"/>
          <w:i/>
          <w:sz w:val="22"/>
          <w:szCs w:val="22"/>
          <w:u w:val="single"/>
        </w:rPr>
      </w:pPr>
      <w:bookmarkStart w:id="71" w:name="_Toc396747805"/>
      <w:bookmarkStart w:id="72" w:name="_Toc474418714"/>
      <w:bookmarkStart w:id="73" w:name="_Toc475709334"/>
      <w:bookmarkStart w:id="74" w:name="_Toc478655647"/>
      <w:commentRangeStart w:id="75"/>
      <w:r w:rsidRPr="00BB710F">
        <w:rPr>
          <w:rStyle w:val="Heading2Char"/>
          <w:rFonts w:eastAsia="Cambria"/>
          <w:b w:val="0"/>
          <w:i/>
          <w:sz w:val="22"/>
          <w:szCs w:val="22"/>
          <w:u w:val="single"/>
        </w:rPr>
        <w:t>Effect of Expiry/Termination</w:t>
      </w:r>
      <w:bookmarkEnd w:id="71"/>
      <w:bookmarkEnd w:id="72"/>
      <w:bookmarkEnd w:id="73"/>
      <w:bookmarkEnd w:id="74"/>
      <w:commentRangeEnd w:id="75"/>
      <w:r w:rsidR="006A0623" w:rsidRPr="00BB710F">
        <w:rPr>
          <w:rStyle w:val="CommentReference"/>
          <w:rFonts w:ascii="Times New Roman" w:eastAsia="Cambria" w:hAnsi="Times New Roman" w:cs="Times New Roman"/>
          <w:bCs/>
          <w:i/>
          <w:sz w:val="22"/>
          <w:szCs w:val="22"/>
          <w:u w:val="single"/>
          <w:lang w:val="en-IN" w:eastAsia="en-IN"/>
        </w:rPr>
        <w:commentReference w:id="75"/>
      </w:r>
    </w:p>
    <w:p w14:paraId="001888DA" w14:textId="77777777" w:rsidR="00AD4DC7" w:rsidRPr="00BB710F" w:rsidRDefault="00AD4DC7" w:rsidP="00E34CAE">
      <w:pPr>
        <w:spacing w:after="0" w:line="240" w:lineRule="auto"/>
        <w:jc w:val="both"/>
        <w:rPr>
          <w:rFonts w:ascii="Times New Roman" w:hAnsi="Times New Roman" w:cs="Times New Roman"/>
        </w:rPr>
      </w:pPr>
    </w:p>
    <w:p w14:paraId="4846BE34" w14:textId="5D16561D" w:rsidR="00893C7D" w:rsidRPr="00BB710F" w:rsidRDefault="00893C7D" w:rsidP="000C439F">
      <w:pPr>
        <w:pStyle w:val="ListParagraph"/>
        <w:spacing w:after="0" w:line="240" w:lineRule="auto"/>
        <w:ind w:left="630"/>
        <w:jc w:val="both"/>
        <w:rPr>
          <w:rFonts w:ascii="Times New Roman" w:hAnsi="Times New Roman" w:cs="Times New Roman"/>
        </w:rPr>
      </w:pPr>
      <w:r w:rsidRPr="00BB710F">
        <w:rPr>
          <w:rFonts w:ascii="Times New Roman" w:hAnsi="Times New Roman" w:cs="Times New Roman"/>
        </w:rPr>
        <w:t xml:space="preserve">Upon expiry or termination of this Agreement, all </w:t>
      </w:r>
      <w:r w:rsidR="00DF1A0B" w:rsidRPr="00BB710F">
        <w:rPr>
          <w:rFonts w:ascii="Times New Roman" w:hAnsi="Times New Roman" w:cs="Times New Roman"/>
        </w:rPr>
        <w:t xml:space="preserve">undisputed </w:t>
      </w:r>
      <w:r w:rsidRPr="00BB710F">
        <w:rPr>
          <w:rFonts w:ascii="Times New Roman" w:hAnsi="Times New Roman" w:cs="Times New Roman"/>
        </w:rPr>
        <w:t xml:space="preserve">amounts </w:t>
      </w:r>
      <w:r w:rsidR="00F25F48" w:rsidRPr="00BB710F">
        <w:rPr>
          <w:rFonts w:ascii="Times New Roman" w:hAnsi="Times New Roman" w:cs="Times New Roman"/>
        </w:rPr>
        <w:t>accrued</w:t>
      </w:r>
      <w:r w:rsidRPr="00BB710F">
        <w:rPr>
          <w:rFonts w:ascii="Times New Roman" w:hAnsi="Times New Roman" w:cs="Times New Roman"/>
        </w:rPr>
        <w:t xml:space="preserve"> during the Term of the Agreement </w:t>
      </w:r>
      <w:r w:rsidR="0043338B" w:rsidRPr="00BB710F">
        <w:rPr>
          <w:rFonts w:ascii="Times New Roman" w:hAnsi="Times New Roman" w:cs="Times New Roman"/>
        </w:rPr>
        <w:t xml:space="preserve">shall be raised by Service Provider within </w:t>
      </w:r>
      <w:r w:rsidR="003D3FC8" w:rsidRPr="00BB710F">
        <w:rPr>
          <w:rFonts w:ascii="Times New Roman" w:hAnsi="Times New Roman" w:cs="Times New Roman"/>
        </w:rPr>
        <w:t xml:space="preserve">30 </w:t>
      </w:r>
      <w:r w:rsidR="0043338B" w:rsidRPr="00BB710F">
        <w:rPr>
          <w:rFonts w:ascii="Times New Roman" w:hAnsi="Times New Roman" w:cs="Times New Roman"/>
        </w:rPr>
        <w:t>days from termination or expiry date, as the case may be, of this Agreement.</w:t>
      </w:r>
      <w:r w:rsidR="00F75E5E" w:rsidRPr="00BB710F">
        <w:rPr>
          <w:rFonts w:ascii="Times New Roman" w:hAnsi="Times New Roman" w:cs="Times New Roman"/>
        </w:rPr>
        <w:t xml:space="preserve"> </w:t>
      </w:r>
      <w:r w:rsidR="00020B62" w:rsidRPr="00BB710F">
        <w:rPr>
          <w:rFonts w:ascii="Times New Roman" w:hAnsi="Times New Roman" w:cs="Times New Roman"/>
        </w:rPr>
        <w:t>Upon the receipt of undisputed invoices</w:t>
      </w:r>
      <w:r w:rsidR="00615A05" w:rsidRPr="00BB710F">
        <w:rPr>
          <w:rFonts w:ascii="Times New Roman" w:hAnsi="Times New Roman" w:cs="Times New Roman"/>
        </w:rPr>
        <w:t>, s</w:t>
      </w:r>
      <w:r w:rsidR="00F75E5E" w:rsidRPr="00BB710F">
        <w:rPr>
          <w:rFonts w:ascii="Times New Roman" w:hAnsi="Times New Roman" w:cs="Times New Roman"/>
        </w:rPr>
        <w:t xml:space="preserve">uch undisputed amounts shall </w:t>
      </w:r>
      <w:r w:rsidRPr="00BB710F">
        <w:rPr>
          <w:rFonts w:ascii="Times New Roman" w:hAnsi="Times New Roman" w:cs="Times New Roman"/>
        </w:rPr>
        <w:t xml:space="preserve">be paid within a period of </w:t>
      </w:r>
      <w:r w:rsidR="003D3FC8" w:rsidRPr="00BB710F">
        <w:rPr>
          <w:rFonts w:ascii="Times New Roman" w:hAnsi="Times New Roman" w:cs="Times New Roman"/>
        </w:rPr>
        <w:t xml:space="preserve">30 </w:t>
      </w:r>
      <w:r w:rsidRPr="00BB710F">
        <w:rPr>
          <w:rFonts w:ascii="Times New Roman" w:hAnsi="Times New Roman" w:cs="Times New Roman"/>
        </w:rPr>
        <w:t>(</w:t>
      </w:r>
      <w:r w:rsidR="003D3FC8" w:rsidRPr="00BB710F">
        <w:rPr>
          <w:rFonts w:ascii="Times New Roman" w:hAnsi="Times New Roman" w:cs="Times New Roman"/>
        </w:rPr>
        <w:t>thirty</w:t>
      </w:r>
      <w:r w:rsidRPr="00BB710F">
        <w:rPr>
          <w:rFonts w:ascii="Times New Roman" w:hAnsi="Times New Roman" w:cs="Times New Roman"/>
        </w:rPr>
        <w:t xml:space="preserve">) days. </w:t>
      </w:r>
      <w:r w:rsidR="006B42B4" w:rsidRPr="00BB710F">
        <w:rPr>
          <w:rFonts w:ascii="Times New Roman" w:hAnsi="Times New Roman" w:cs="Times New Roman"/>
        </w:rPr>
        <w:t xml:space="preserve">In the event no invoice is raised within </w:t>
      </w:r>
      <w:r w:rsidR="003D3FC8" w:rsidRPr="00BB710F">
        <w:rPr>
          <w:rFonts w:ascii="Times New Roman" w:hAnsi="Times New Roman" w:cs="Times New Roman"/>
        </w:rPr>
        <w:t xml:space="preserve">30 </w:t>
      </w:r>
      <w:r w:rsidR="006B42B4" w:rsidRPr="00BB710F">
        <w:rPr>
          <w:rFonts w:ascii="Times New Roman" w:hAnsi="Times New Roman" w:cs="Times New Roman"/>
        </w:rPr>
        <w:t xml:space="preserve">days from the </w:t>
      </w:r>
      <w:r w:rsidR="00020B62" w:rsidRPr="00BB710F">
        <w:rPr>
          <w:rFonts w:ascii="Times New Roman" w:hAnsi="Times New Roman" w:cs="Times New Roman"/>
        </w:rPr>
        <w:t>from the date of receipt of undisputed invoices</w:t>
      </w:r>
      <w:r w:rsidR="006B42B4" w:rsidRPr="00BB710F">
        <w:rPr>
          <w:rFonts w:ascii="Times New Roman" w:hAnsi="Times New Roman" w:cs="Times New Roman"/>
        </w:rPr>
        <w:t xml:space="preserve">, it will be presumed that there are no dues to be paid by Customer. </w:t>
      </w:r>
      <w:r w:rsidRPr="00BB710F">
        <w:rPr>
          <w:rFonts w:ascii="Times New Roman" w:hAnsi="Times New Roman" w:cs="Times New Roman"/>
        </w:rPr>
        <w:t xml:space="preserve">Further, </w:t>
      </w:r>
      <w:r w:rsidR="00D719B8"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AD4DC7" w:rsidRPr="00BB710F">
        <w:rPr>
          <w:rFonts w:ascii="Times New Roman" w:hAnsi="Times New Roman" w:cs="Times New Roman"/>
        </w:rPr>
        <w:t>wi</w:t>
      </w:r>
      <w:r w:rsidRPr="00BB710F">
        <w:rPr>
          <w:rFonts w:ascii="Times New Roman" w:hAnsi="Times New Roman" w:cs="Times New Roman"/>
        </w:rPr>
        <w:t xml:space="preserve">ll, within </w:t>
      </w:r>
      <w:r w:rsidR="000D1107" w:rsidRPr="00BB710F">
        <w:rPr>
          <w:rFonts w:ascii="Times New Roman" w:hAnsi="Times New Roman" w:cs="Times New Roman"/>
        </w:rPr>
        <w:t xml:space="preserve">30 </w:t>
      </w:r>
      <w:r w:rsidRPr="00BB710F">
        <w:rPr>
          <w:rFonts w:ascii="Times New Roman" w:hAnsi="Times New Roman" w:cs="Times New Roman"/>
        </w:rPr>
        <w:t>(</w:t>
      </w:r>
      <w:r w:rsidR="000D1107" w:rsidRPr="00BB710F">
        <w:rPr>
          <w:rFonts w:ascii="Times New Roman" w:hAnsi="Times New Roman" w:cs="Times New Roman"/>
        </w:rPr>
        <w:t>thirty</w:t>
      </w:r>
      <w:r w:rsidRPr="00BB710F">
        <w:rPr>
          <w:rFonts w:ascii="Times New Roman" w:hAnsi="Times New Roman" w:cs="Times New Roman"/>
        </w:rPr>
        <w:t xml:space="preserve">) days of such expiry or termination, return all the Confidential </w:t>
      </w:r>
      <w:r w:rsidR="00AC4BB7" w:rsidRPr="00BB710F">
        <w:rPr>
          <w:rFonts w:ascii="Times New Roman" w:hAnsi="Times New Roman" w:cs="Times New Roman"/>
        </w:rPr>
        <w:t xml:space="preserve">Information </w:t>
      </w:r>
      <w:r w:rsidR="00B25635" w:rsidRPr="00BB710F">
        <w:rPr>
          <w:rFonts w:ascii="Times New Roman" w:hAnsi="Times New Roman" w:cs="Times New Roman"/>
          <w:bCs/>
        </w:rPr>
        <w:t xml:space="preserve">and </w:t>
      </w:r>
      <w:r w:rsidR="00AC4BB7" w:rsidRPr="00BB710F">
        <w:rPr>
          <w:rFonts w:ascii="Times New Roman" w:hAnsi="Times New Roman" w:cs="Times New Roman"/>
          <w:bCs/>
        </w:rPr>
        <w:t xml:space="preserve">personal </w:t>
      </w:r>
      <w:r w:rsidR="00AC4BB7" w:rsidRPr="00BB710F">
        <w:rPr>
          <w:rFonts w:ascii="Times New Roman" w:hAnsi="Times New Roman" w:cs="Times New Roman"/>
        </w:rPr>
        <w:t>information</w:t>
      </w:r>
      <w:r w:rsidRPr="00BB710F">
        <w:rPr>
          <w:rFonts w:ascii="Times New Roman" w:hAnsi="Times New Roman" w:cs="Times New Roman"/>
        </w:rPr>
        <w:t>, documents</w:t>
      </w:r>
      <w:r w:rsidR="0006396D">
        <w:rPr>
          <w:rFonts w:ascii="Times New Roman" w:hAnsi="Times New Roman" w:cs="Times New Roman"/>
        </w:rPr>
        <w:t xml:space="preserve"> and </w:t>
      </w:r>
      <w:r w:rsidRPr="00BB710F">
        <w:rPr>
          <w:rFonts w:ascii="Times New Roman" w:hAnsi="Times New Roman" w:cs="Times New Roman"/>
        </w:rPr>
        <w:t>records</w:t>
      </w:r>
      <w:r w:rsidR="00BC1CC6" w:rsidRPr="00BB710F">
        <w:rPr>
          <w:rFonts w:ascii="Times New Roman" w:hAnsi="Times New Roman" w:cs="Times New Roman"/>
        </w:rPr>
        <w:t xml:space="preserve"> </w:t>
      </w:r>
      <w:r w:rsidRPr="00BB710F">
        <w:rPr>
          <w:rFonts w:ascii="Times New Roman" w:hAnsi="Times New Roman" w:cs="Times New Roman"/>
        </w:rPr>
        <w:t xml:space="preserve">to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in a manner and form </w:t>
      </w:r>
      <w:r w:rsidR="007926C8" w:rsidRPr="00BB710F">
        <w:rPr>
          <w:rFonts w:ascii="Times New Roman" w:hAnsi="Times New Roman" w:cs="Times New Roman"/>
        </w:rPr>
        <w:t xml:space="preserve">available in </w:t>
      </w:r>
      <w:r w:rsidR="008A5645" w:rsidRPr="00BB710F">
        <w:rPr>
          <w:rFonts w:ascii="Times New Roman" w:hAnsi="Times New Roman" w:cs="Times New Roman"/>
        </w:rPr>
        <w:t>Composite Software</w:t>
      </w:r>
      <w:r w:rsidRPr="00BB710F">
        <w:rPr>
          <w:rFonts w:ascii="Times New Roman" w:hAnsi="Times New Roman" w:cs="Times New Roman"/>
        </w:rPr>
        <w:t xml:space="preserve"> and erase or destroy all </w:t>
      </w:r>
      <w:r w:rsidRPr="00BB710F">
        <w:rPr>
          <w:rFonts w:ascii="Times New Roman" w:hAnsi="Times New Roman" w:cs="Times New Roman"/>
          <w:lang w:val="en-GB"/>
        </w:rPr>
        <w:t xml:space="preserve">Confidential </w:t>
      </w:r>
      <w:r w:rsidR="00AC4BB7" w:rsidRPr="00BB710F">
        <w:rPr>
          <w:rFonts w:ascii="Times New Roman" w:hAnsi="Times New Roman" w:cs="Times New Roman"/>
          <w:lang w:val="en-GB"/>
        </w:rPr>
        <w:t xml:space="preserve">Information </w:t>
      </w:r>
      <w:r w:rsidR="000B51BC" w:rsidRPr="00BB710F">
        <w:rPr>
          <w:rFonts w:ascii="Times New Roman" w:hAnsi="Times New Roman" w:cs="Times New Roman"/>
          <w:lang w:val="en-GB"/>
        </w:rPr>
        <w:t xml:space="preserve">and </w:t>
      </w:r>
      <w:r w:rsidR="00AC4BB7" w:rsidRPr="00BB710F">
        <w:rPr>
          <w:rFonts w:ascii="Times New Roman" w:hAnsi="Times New Roman" w:cs="Times New Roman"/>
          <w:lang w:val="en-GB"/>
        </w:rPr>
        <w:t xml:space="preserve">personal information </w:t>
      </w:r>
      <w:r w:rsidRPr="00BB710F">
        <w:rPr>
          <w:rFonts w:ascii="Times New Roman" w:hAnsi="Times New Roman" w:cs="Times New Roman"/>
          <w:lang w:val="en-GB"/>
        </w:rPr>
        <w:t xml:space="preserve">and archival records, </w:t>
      </w:r>
      <w:r w:rsidRPr="00BB710F">
        <w:rPr>
          <w:rFonts w:ascii="Times New Roman" w:hAnsi="Times New Roman" w:cs="Times New Roman"/>
        </w:rPr>
        <w:t xml:space="preserve">in </w:t>
      </w:r>
      <w:r w:rsidR="00D719B8" w:rsidRPr="00BB710F">
        <w:rPr>
          <w:rFonts w:ascii="Times New Roman" w:hAnsi="Times New Roman" w:cs="Times New Roman"/>
        </w:rPr>
        <w:t xml:space="preserve"> the </w:t>
      </w:r>
      <w:r w:rsidR="00411336" w:rsidRPr="00BB710F">
        <w:rPr>
          <w:rFonts w:ascii="Times New Roman" w:hAnsi="Times New Roman" w:cs="Times New Roman"/>
        </w:rPr>
        <w:t>Service Provider</w:t>
      </w:r>
      <w:r w:rsidR="007B6246" w:rsidRPr="00BB710F">
        <w:rPr>
          <w:rFonts w:ascii="Times New Roman" w:hAnsi="Times New Roman" w:cs="Times New Roman"/>
        </w:rPr>
        <w:t>’</w:t>
      </w:r>
      <w:r w:rsidRPr="00BB710F">
        <w:rPr>
          <w:rFonts w:ascii="Times New Roman" w:hAnsi="Times New Roman" w:cs="Times New Roman"/>
        </w:rPr>
        <w:t xml:space="preserve">s possession and certify in writing, to </w:t>
      </w:r>
      <w:r w:rsidRPr="00BB710F">
        <w:rPr>
          <w:rFonts w:ascii="Times New Roman" w:hAnsi="Times New Roman" w:cs="Times New Roman"/>
          <w:lang w:val="en-GB"/>
        </w:rPr>
        <w:t xml:space="preserve">the Customer </w:t>
      </w:r>
      <w:r w:rsidRPr="00BB710F">
        <w:rPr>
          <w:rFonts w:ascii="Times New Roman" w:hAnsi="Times New Roman" w:cs="Times New Roman"/>
        </w:rPr>
        <w:t>that it has been erased or destroyed.</w:t>
      </w:r>
      <w:r w:rsidR="007B6246" w:rsidRPr="00BB710F">
        <w:rPr>
          <w:rFonts w:ascii="Times New Roman" w:hAnsi="Times New Roman" w:cs="Times New Roman"/>
        </w:rPr>
        <w:t xml:space="preserve"> </w:t>
      </w:r>
      <w:r w:rsidR="00CC1862" w:rsidRPr="00CC1862">
        <w:rPr>
          <w:rFonts w:ascii="Times New Roman" w:hAnsi="Times New Roman" w:cs="Times New Roman"/>
        </w:rPr>
        <w:t>In addition, the Service Provider shall, within thirty (30) days of the effective date of expiry or termination, refund any advance or undue amounts paid by the Customer and pay all other outstanding amounts (including any pending service credits) owed by it to the Customer</w:t>
      </w:r>
    </w:p>
    <w:p w14:paraId="5CFBB4C5" w14:textId="77777777" w:rsidR="00893C7D" w:rsidRPr="00BB710F" w:rsidRDefault="00893C7D" w:rsidP="00E34CAE">
      <w:pPr>
        <w:spacing w:after="0" w:line="240" w:lineRule="auto"/>
        <w:ind w:left="720"/>
        <w:jc w:val="both"/>
        <w:rPr>
          <w:rFonts w:ascii="Times New Roman" w:hAnsi="Times New Roman" w:cs="Times New Roman"/>
        </w:rPr>
      </w:pPr>
    </w:p>
    <w:p w14:paraId="3F52D5EA" w14:textId="77777777" w:rsidR="00893C7D" w:rsidRPr="00BB710F" w:rsidRDefault="00893C7D" w:rsidP="001449DE">
      <w:pPr>
        <w:pStyle w:val="ListParagraph"/>
        <w:numPr>
          <w:ilvl w:val="0"/>
          <w:numId w:val="12"/>
        </w:numPr>
        <w:spacing w:after="0" w:line="240" w:lineRule="auto"/>
        <w:ind w:left="567" w:hanging="567"/>
        <w:rPr>
          <w:rStyle w:val="Heading2Char"/>
          <w:rFonts w:eastAsia="Cambria"/>
          <w:b w:val="0"/>
          <w:i/>
          <w:sz w:val="22"/>
          <w:szCs w:val="22"/>
          <w:u w:val="single"/>
        </w:rPr>
      </w:pPr>
      <w:bookmarkStart w:id="76" w:name="_Toc396747806"/>
      <w:bookmarkStart w:id="77" w:name="_Toc474418715"/>
      <w:bookmarkStart w:id="78" w:name="_Toc475709335"/>
      <w:bookmarkStart w:id="79" w:name="_Toc478655648"/>
      <w:r w:rsidRPr="00BB710F">
        <w:rPr>
          <w:rStyle w:val="Heading2Char"/>
          <w:rFonts w:eastAsia="Cambria"/>
          <w:b w:val="0"/>
          <w:i/>
          <w:sz w:val="22"/>
          <w:szCs w:val="22"/>
          <w:u w:val="single"/>
        </w:rPr>
        <w:t>Transfer Assistance</w:t>
      </w:r>
      <w:bookmarkEnd w:id="76"/>
      <w:bookmarkEnd w:id="77"/>
      <w:bookmarkEnd w:id="78"/>
      <w:bookmarkEnd w:id="79"/>
    </w:p>
    <w:p w14:paraId="67E53E82" w14:textId="77777777" w:rsidR="00AD4DC7" w:rsidRPr="00BB710F" w:rsidRDefault="00AD4DC7" w:rsidP="00E34CAE">
      <w:pPr>
        <w:spacing w:after="0" w:line="240" w:lineRule="auto"/>
        <w:jc w:val="both"/>
        <w:rPr>
          <w:rFonts w:ascii="Times New Roman" w:hAnsi="Times New Roman" w:cs="Times New Roman"/>
        </w:rPr>
      </w:pPr>
    </w:p>
    <w:p w14:paraId="609BEC86" w14:textId="56ACCD79" w:rsidR="00D163FF" w:rsidRPr="00BB710F" w:rsidRDefault="00893C7D" w:rsidP="00A62EFC">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Commencing upon notice to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Pr="00BB710F">
        <w:rPr>
          <w:rFonts w:ascii="Times New Roman" w:hAnsi="Times New Roman" w:cs="Times New Roman"/>
        </w:rPr>
        <w:t xml:space="preserve">of termination or expiry of this Agreement and continuing through the effective date of termination or expiry, at no additional cost, for a period as may be </w:t>
      </w:r>
      <w:r w:rsidR="00D1090B">
        <w:rPr>
          <w:rFonts w:ascii="Times New Roman" w:hAnsi="Times New Roman" w:cs="Times New Roman"/>
        </w:rPr>
        <w:t xml:space="preserve">notified by the Customer, </w:t>
      </w:r>
      <w:r w:rsidR="00F254E5" w:rsidRPr="00BB710F">
        <w:rPr>
          <w:rFonts w:ascii="Times New Roman" w:hAnsi="Times New Roman" w:cs="Times New Roman"/>
        </w:rPr>
        <w:t xml:space="preserve">which shall be </w:t>
      </w:r>
      <w:r w:rsidRPr="00BB710F">
        <w:rPr>
          <w:rFonts w:ascii="Times New Roman" w:hAnsi="Times New Roman" w:cs="Times New Roman"/>
        </w:rPr>
        <w:t xml:space="preserve">no more than </w:t>
      </w:r>
      <w:r w:rsidR="00D719B8" w:rsidRPr="00BB710F">
        <w:rPr>
          <w:rFonts w:ascii="Times New Roman" w:hAnsi="Times New Roman" w:cs="Times New Roman"/>
        </w:rPr>
        <w:t>6</w:t>
      </w:r>
      <w:r w:rsidR="00F25F48" w:rsidRPr="00BB710F">
        <w:rPr>
          <w:rFonts w:ascii="Times New Roman" w:hAnsi="Times New Roman" w:cs="Times New Roman"/>
        </w:rPr>
        <w:t xml:space="preserve"> </w:t>
      </w:r>
      <w:r w:rsidR="00AC4BB7" w:rsidRPr="00BB710F">
        <w:rPr>
          <w:rFonts w:ascii="Times New Roman" w:hAnsi="Times New Roman" w:cs="Times New Roman"/>
        </w:rPr>
        <w:t>(</w:t>
      </w:r>
      <w:r w:rsidR="00D719B8" w:rsidRPr="00BB710F">
        <w:rPr>
          <w:rFonts w:ascii="Times New Roman" w:hAnsi="Times New Roman" w:cs="Times New Roman"/>
        </w:rPr>
        <w:t>six</w:t>
      </w:r>
      <w:r w:rsidR="00AC4BB7" w:rsidRPr="00BB710F">
        <w:rPr>
          <w:rFonts w:ascii="Times New Roman" w:hAnsi="Times New Roman" w:cs="Times New Roman"/>
        </w:rPr>
        <w:t>)</w:t>
      </w:r>
      <w:r w:rsidR="00F254E5" w:rsidRPr="00BB710F">
        <w:rPr>
          <w:rFonts w:ascii="Times New Roman" w:hAnsi="Times New Roman" w:cs="Times New Roman"/>
        </w:rPr>
        <w:t xml:space="preserve"> months from the date of </w:t>
      </w:r>
      <w:r w:rsidR="003B32B9" w:rsidRPr="00BB710F">
        <w:rPr>
          <w:rFonts w:ascii="Times New Roman" w:hAnsi="Times New Roman" w:cs="Times New Roman"/>
        </w:rPr>
        <w:t>expiry</w:t>
      </w:r>
      <w:r w:rsidR="007E3C03" w:rsidRPr="00BB710F">
        <w:rPr>
          <w:rFonts w:ascii="Times New Roman" w:hAnsi="Times New Roman" w:cs="Times New Roman"/>
        </w:rPr>
        <w:t xml:space="preserve"> and /or</w:t>
      </w:r>
      <w:r w:rsidR="003B32B9" w:rsidRPr="00BB710F">
        <w:rPr>
          <w:rFonts w:ascii="Times New Roman" w:hAnsi="Times New Roman" w:cs="Times New Roman"/>
        </w:rPr>
        <w:t xml:space="preserve"> </w:t>
      </w:r>
      <w:r w:rsidR="00F254E5" w:rsidRPr="00BB710F">
        <w:rPr>
          <w:rFonts w:ascii="Times New Roman" w:hAnsi="Times New Roman" w:cs="Times New Roman"/>
        </w:rPr>
        <w:t>termination</w:t>
      </w:r>
      <w:r w:rsidR="00D1090B">
        <w:rPr>
          <w:rFonts w:ascii="Times New Roman" w:hAnsi="Times New Roman" w:cs="Times New Roman"/>
        </w:rPr>
        <w:t>, unless mutually agreed between the Parties, in writing</w:t>
      </w:r>
      <w:r w:rsidR="004A33A3">
        <w:rPr>
          <w:rFonts w:ascii="Times New Roman" w:hAnsi="Times New Roman" w:cs="Times New Roman"/>
        </w:rPr>
        <w:t>s</w:t>
      </w:r>
      <w:r w:rsidR="00D163FF" w:rsidRPr="00BB710F">
        <w:rPr>
          <w:rFonts w:ascii="Times New Roman" w:hAnsi="Times New Roman" w:cs="Times New Roman"/>
        </w:rPr>
        <w:t xml:space="preserve"> (“</w:t>
      </w:r>
      <w:r w:rsidR="00D163FF" w:rsidRPr="00BB710F">
        <w:rPr>
          <w:rFonts w:ascii="Times New Roman" w:hAnsi="Times New Roman" w:cs="Times New Roman"/>
          <w:b/>
        </w:rPr>
        <w:t>Transition Period</w:t>
      </w:r>
      <w:r w:rsidR="00D163FF" w:rsidRPr="00BB710F">
        <w:rPr>
          <w:rFonts w:ascii="Times New Roman" w:hAnsi="Times New Roman" w:cs="Times New Roman"/>
        </w:rPr>
        <w:t>”)</w:t>
      </w:r>
      <w:r w:rsidRPr="00BB710F">
        <w:rPr>
          <w:rFonts w:ascii="Times New Roman" w:hAnsi="Times New Roman" w:cs="Times New Roman"/>
        </w:rPr>
        <w:t xml:space="preserve">,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AD4DC7" w:rsidRPr="00BB710F">
        <w:rPr>
          <w:rFonts w:ascii="Times New Roman" w:hAnsi="Times New Roman" w:cs="Times New Roman"/>
        </w:rPr>
        <w:t>will</w:t>
      </w:r>
      <w:r w:rsidRPr="00BB710F">
        <w:rPr>
          <w:rFonts w:ascii="Times New Roman" w:hAnsi="Times New Roman" w:cs="Times New Roman"/>
        </w:rPr>
        <w:t xml:space="preserve"> provide to the Customer or its designees</w:t>
      </w:r>
      <w:r w:rsidR="00A145E1" w:rsidRPr="00BB710F">
        <w:rPr>
          <w:rFonts w:ascii="Times New Roman" w:hAnsi="Times New Roman" w:cs="Times New Roman"/>
        </w:rPr>
        <w:t xml:space="preserve"> or nominees</w:t>
      </w:r>
      <w:r w:rsidRPr="00BB710F">
        <w:rPr>
          <w:rFonts w:ascii="Times New Roman" w:hAnsi="Times New Roman" w:cs="Times New Roman"/>
        </w:rPr>
        <w:t xml:space="preserve">, </w:t>
      </w:r>
      <w:r w:rsidR="00F254E5" w:rsidRPr="00BB710F">
        <w:rPr>
          <w:rFonts w:ascii="Times New Roman" w:hAnsi="Times New Roman" w:cs="Times New Roman"/>
        </w:rPr>
        <w:t xml:space="preserve">all support and </w:t>
      </w:r>
      <w:r w:rsidRPr="00BB710F">
        <w:rPr>
          <w:rFonts w:ascii="Times New Roman" w:hAnsi="Times New Roman" w:cs="Times New Roman"/>
        </w:rPr>
        <w:t xml:space="preserve">assistance as may be requested by Customer to allow for the provision of Services without interruption or adverse effect and to facilitate the orderly </w:t>
      </w:r>
      <w:r w:rsidR="002814C4" w:rsidRPr="00BB710F">
        <w:rPr>
          <w:rFonts w:ascii="Times New Roman" w:hAnsi="Times New Roman" w:cs="Times New Roman"/>
        </w:rPr>
        <w:t xml:space="preserve">transition </w:t>
      </w:r>
      <w:r w:rsidRPr="00BB710F">
        <w:rPr>
          <w:rFonts w:ascii="Times New Roman" w:hAnsi="Times New Roman" w:cs="Times New Roman"/>
        </w:rPr>
        <w:t xml:space="preserve">of the subject matter of this Agreement as desired by Customer.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w:t>
      </w:r>
      <w:r w:rsidR="00AD4DC7" w:rsidRPr="00BB710F">
        <w:rPr>
          <w:rFonts w:ascii="Times New Roman" w:hAnsi="Times New Roman" w:cs="Times New Roman"/>
        </w:rPr>
        <w:t>will</w:t>
      </w:r>
      <w:r w:rsidRPr="00BB710F">
        <w:rPr>
          <w:rFonts w:ascii="Times New Roman" w:hAnsi="Times New Roman" w:cs="Times New Roman"/>
        </w:rPr>
        <w:t xml:space="preserve"> comply with all reasonable instructions from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relating to termination. If requested by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Pr="00BB710F">
        <w:rPr>
          <w:rFonts w:ascii="Times New Roman" w:hAnsi="Times New Roman" w:cs="Times New Roman"/>
        </w:rPr>
        <w:t xml:space="preserve"> will reasonably cooperate with a third party in connection with the preparation and implementation of transition plan by such third party or </w:t>
      </w:r>
      <w:r w:rsidR="007B6246" w:rsidRPr="00BB710F">
        <w:rPr>
          <w:rFonts w:ascii="Times New Roman" w:hAnsi="Times New Roman" w:cs="Times New Roman"/>
        </w:rPr>
        <w:t xml:space="preserve">the </w:t>
      </w:r>
      <w:r w:rsidRPr="00BB710F">
        <w:rPr>
          <w:rFonts w:ascii="Times New Roman" w:hAnsi="Times New Roman" w:cs="Times New Roman"/>
        </w:rPr>
        <w:t xml:space="preserve">Customer upon termination or expiration of this Agreement, as the case may be. </w:t>
      </w:r>
      <w:r w:rsidR="009A36D5" w:rsidRPr="00BB710F">
        <w:rPr>
          <w:rFonts w:ascii="Times New Roman" w:hAnsi="Times New Roman" w:cs="Times New Roman"/>
        </w:rPr>
        <w:t>In the event</w:t>
      </w:r>
      <w:r w:rsidR="00A145E1" w:rsidRPr="00BB710F">
        <w:rPr>
          <w:rFonts w:ascii="Times New Roman" w:hAnsi="Times New Roman" w:cs="Times New Roman"/>
        </w:rPr>
        <w:t xml:space="preserve"> the</w:t>
      </w:r>
      <w:r w:rsidR="009A36D5" w:rsidRPr="00BB710F">
        <w:rPr>
          <w:rFonts w:ascii="Times New Roman" w:hAnsi="Times New Roman" w:cs="Times New Roman"/>
        </w:rPr>
        <w:t xml:space="preserv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9A36D5" w:rsidRPr="00BB710F">
        <w:rPr>
          <w:rFonts w:ascii="Times New Roman" w:hAnsi="Times New Roman" w:cs="Times New Roman"/>
        </w:rPr>
        <w:t xml:space="preserve">provides the aforementioned transition related services upon the expiry </w:t>
      </w:r>
      <w:r w:rsidR="007E3C03" w:rsidRPr="00BB710F">
        <w:rPr>
          <w:rFonts w:ascii="Times New Roman" w:hAnsi="Times New Roman" w:cs="Times New Roman"/>
        </w:rPr>
        <w:t>and /</w:t>
      </w:r>
      <w:r w:rsidR="009A36D5" w:rsidRPr="00BB710F">
        <w:rPr>
          <w:rFonts w:ascii="Times New Roman" w:hAnsi="Times New Roman" w:cs="Times New Roman"/>
        </w:rPr>
        <w:t xml:space="preserve">or termination of the Agreement, the Agreement shall be deemed to have been extended for the limited purpose of provision of such services and only for the duration that such services are provided by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Additionally,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acknowledges that the rights in data residing in the </w:t>
      </w:r>
      <w:r w:rsidR="00B14725" w:rsidRPr="00BB710F">
        <w:rPr>
          <w:rFonts w:ascii="Times New Roman" w:hAnsi="Times New Roman" w:cs="Times New Roman"/>
        </w:rPr>
        <w:t xml:space="preserve">Composite </w:t>
      </w:r>
      <w:r w:rsidR="00D163FF" w:rsidRPr="00BB710F">
        <w:rPr>
          <w:rFonts w:ascii="Times New Roman" w:hAnsi="Times New Roman" w:cs="Times New Roman"/>
        </w:rPr>
        <w:t xml:space="preserve">Software in relation to </w:t>
      </w:r>
      <w:r w:rsidR="00A145E1" w:rsidRPr="00BB710F">
        <w:rPr>
          <w:rFonts w:ascii="Times New Roman" w:hAnsi="Times New Roman" w:cs="Times New Roman"/>
        </w:rPr>
        <w:t xml:space="preserve">the </w:t>
      </w:r>
      <w:r w:rsidR="00D163FF" w:rsidRPr="00BB710F">
        <w:rPr>
          <w:rFonts w:ascii="Times New Roman" w:hAnsi="Times New Roman" w:cs="Times New Roman"/>
        </w:rPr>
        <w:t>Business</w:t>
      </w:r>
      <w:r w:rsidR="00A145E1" w:rsidRPr="00BB710F">
        <w:rPr>
          <w:rFonts w:ascii="Times New Roman" w:hAnsi="Times New Roman" w:cs="Times New Roman"/>
        </w:rPr>
        <w:t xml:space="preserve"> Unit</w:t>
      </w:r>
      <w:r w:rsidR="00D163FF" w:rsidRPr="00BB710F">
        <w:rPr>
          <w:rFonts w:ascii="Times New Roman" w:hAnsi="Times New Roman" w:cs="Times New Roman"/>
        </w:rPr>
        <w:t xml:space="preserve"> at all times remains the property of the Customer and upon termination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will, within the Transition Period, assist in extraction</w:t>
      </w:r>
      <w:r w:rsidR="00857B56" w:rsidRPr="00BB710F">
        <w:rPr>
          <w:rFonts w:ascii="Times New Roman" w:hAnsi="Times New Roman" w:cs="Times New Roman"/>
        </w:rPr>
        <w:t xml:space="preserve"> and provide to the Customer,</w:t>
      </w:r>
      <w:r w:rsidR="00D163FF" w:rsidRPr="00BB710F">
        <w:rPr>
          <w:rFonts w:ascii="Times New Roman" w:hAnsi="Times New Roman" w:cs="Times New Roman"/>
        </w:rPr>
        <w:t xml:space="preserve"> all data and information residing in the </w:t>
      </w:r>
      <w:r w:rsidR="00B14725" w:rsidRPr="00BB710F">
        <w:rPr>
          <w:rFonts w:ascii="Times New Roman" w:hAnsi="Times New Roman" w:cs="Times New Roman"/>
        </w:rPr>
        <w:t xml:space="preserve">Composite </w:t>
      </w:r>
      <w:r w:rsidR="00D163FF" w:rsidRPr="00BB710F">
        <w:rPr>
          <w:rFonts w:ascii="Times New Roman" w:hAnsi="Times New Roman" w:cs="Times New Roman"/>
        </w:rPr>
        <w:t xml:space="preserve">Software in such form </w:t>
      </w:r>
      <w:r w:rsidR="00857B56" w:rsidRPr="00BB710F">
        <w:rPr>
          <w:rFonts w:ascii="Times New Roman" w:hAnsi="Times New Roman" w:cs="Times New Roman"/>
        </w:rPr>
        <w:t>or</w:t>
      </w:r>
      <w:r w:rsidR="00D163FF" w:rsidRPr="00BB710F">
        <w:rPr>
          <w:rFonts w:ascii="Times New Roman" w:hAnsi="Times New Roman" w:cs="Times New Roman"/>
        </w:rPr>
        <w:t xml:space="preserve"> format as </w:t>
      </w:r>
      <w:r w:rsidRPr="00BB710F">
        <w:rPr>
          <w:rFonts w:ascii="Times New Roman" w:hAnsi="Times New Roman" w:cs="Times New Roman"/>
        </w:rPr>
        <w:t xml:space="preserve">available in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at no additional charges payable to </w:t>
      </w:r>
      <w:r w:rsidR="00A145E1" w:rsidRPr="00BB710F">
        <w:rPr>
          <w:rFonts w:ascii="Times New Roman" w:hAnsi="Times New Roman" w:cs="Times New Roman"/>
        </w:rPr>
        <w:t xml:space="preserve">the </w:t>
      </w:r>
      <w:r w:rsidR="00411336" w:rsidRPr="00BB710F">
        <w:rPr>
          <w:rFonts w:ascii="Times New Roman" w:hAnsi="Times New Roman" w:cs="Times New Roman"/>
        </w:rPr>
        <w:t>Service Provider</w:t>
      </w:r>
      <w:r w:rsidR="00D163FF" w:rsidRPr="00BB710F">
        <w:rPr>
          <w:rFonts w:ascii="Times New Roman" w:hAnsi="Times New Roman" w:cs="Times New Roman"/>
        </w:rPr>
        <w:t>.</w:t>
      </w:r>
      <w:r w:rsidRPr="00BB710F">
        <w:rPr>
          <w:rFonts w:ascii="Times New Roman" w:hAnsi="Times New Roman" w:cs="Times New Roman"/>
        </w:rPr>
        <w:t xml:space="preserve"> </w:t>
      </w:r>
      <w:r w:rsidR="00A145E1" w:rsidRPr="00BB710F">
        <w:rPr>
          <w:rFonts w:ascii="Times New Roman" w:hAnsi="Times New Roman" w:cs="Times New Roman"/>
        </w:rPr>
        <w:t xml:space="preserve">The </w:t>
      </w:r>
      <w:r w:rsidRPr="00BB710F">
        <w:rPr>
          <w:rFonts w:ascii="Times New Roman" w:hAnsi="Times New Roman" w:cs="Times New Roman"/>
        </w:rPr>
        <w:t>Customer may request additional transfer assistance by agreeing for a mutually agreeable rate of services required.</w:t>
      </w:r>
    </w:p>
    <w:p w14:paraId="58CDAEB7" w14:textId="77777777" w:rsidR="00AD4DC7" w:rsidRPr="00BB710F" w:rsidRDefault="00AD4DC7" w:rsidP="007E40E4">
      <w:pPr>
        <w:pStyle w:val="ListParagraph"/>
        <w:spacing w:after="0" w:line="240" w:lineRule="auto"/>
        <w:ind w:left="567"/>
        <w:jc w:val="both"/>
        <w:rPr>
          <w:rFonts w:ascii="Times New Roman" w:hAnsi="Times New Roman" w:cs="Times New Roman"/>
        </w:rPr>
      </w:pPr>
    </w:p>
    <w:p w14:paraId="65B47ABE" w14:textId="77777777" w:rsidR="00AD4DC7" w:rsidRPr="00BB710F" w:rsidRDefault="00893C7D" w:rsidP="00FE54DA">
      <w:pPr>
        <w:pStyle w:val="ListParagraph"/>
        <w:numPr>
          <w:ilvl w:val="0"/>
          <w:numId w:val="12"/>
        </w:numPr>
        <w:spacing w:after="0" w:line="240" w:lineRule="auto"/>
        <w:ind w:left="567" w:hanging="567"/>
        <w:jc w:val="both"/>
        <w:rPr>
          <w:rFonts w:ascii="Times New Roman" w:hAnsi="Times New Roman" w:cs="Times New Roman"/>
        </w:rPr>
      </w:pPr>
      <w:r w:rsidRPr="00BB710F">
        <w:rPr>
          <w:rFonts w:ascii="Times New Roman" w:hAnsi="Times New Roman" w:cs="Times New Roman"/>
        </w:rPr>
        <w:t xml:space="preserve">The exercise of the right of termination by the Customer </w:t>
      </w:r>
      <w:r w:rsidR="00AD4DC7" w:rsidRPr="00BB710F">
        <w:rPr>
          <w:rFonts w:ascii="Times New Roman" w:hAnsi="Times New Roman" w:cs="Times New Roman"/>
        </w:rPr>
        <w:t>will</w:t>
      </w:r>
      <w:r w:rsidRPr="00BB710F">
        <w:rPr>
          <w:rFonts w:ascii="Times New Roman" w:hAnsi="Times New Roman" w:cs="Times New Roman"/>
        </w:rPr>
        <w:t xml:space="preserve"> be without prejudice to any other rights that it may have under this Agreement or under applicable </w:t>
      </w:r>
      <w:r w:rsidR="00AC4BB7" w:rsidRPr="00BB710F">
        <w:rPr>
          <w:rFonts w:ascii="Times New Roman" w:hAnsi="Times New Roman" w:cs="Times New Roman"/>
        </w:rPr>
        <w:t>Laws</w:t>
      </w:r>
      <w:r w:rsidRPr="00BB710F">
        <w:rPr>
          <w:rFonts w:ascii="Times New Roman" w:hAnsi="Times New Roman" w:cs="Times New Roman"/>
        </w:rPr>
        <w:t>.</w:t>
      </w:r>
      <w:r w:rsidR="007B6246" w:rsidRPr="00BB710F">
        <w:rPr>
          <w:rFonts w:ascii="Times New Roman" w:hAnsi="Times New Roman" w:cs="Times New Roman"/>
        </w:rPr>
        <w:t xml:space="preserve"> </w:t>
      </w:r>
    </w:p>
    <w:p w14:paraId="57D5CA2D" w14:textId="77777777" w:rsidR="00AD4DC7" w:rsidRPr="00BB710F" w:rsidRDefault="00AD4DC7" w:rsidP="00E34CAE">
      <w:pPr>
        <w:pStyle w:val="ListParagraph"/>
        <w:spacing w:after="0" w:line="240" w:lineRule="auto"/>
        <w:ind w:left="360"/>
        <w:jc w:val="both"/>
        <w:rPr>
          <w:rFonts w:ascii="Times New Roman" w:hAnsi="Times New Roman" w:cs="Times New Roman"/>
        </w:rPr>
      </w:pPr>
    </w:p>
    <w:p w14:paraId="3FBA038E" w14:textId="77777777" w:rsidR="00DE1945" w:rsidRPr="001963C7" w:rsidRDefault="00893C7D" w:rsidP="00785E01">
      <w:pPr>
        <w:pStyle w:val="ListParagraph"/>
        <w:numPr>
          <w:ilvl w:val="0"/>
          <w:numId w:val="12"/>
        </w:numPr>
        <w:spacing w:after="0" w:line="240" w:lineRule="auto"/>
        <w:ind w:left="567" w:hanging="567"/>
        <w:rPr>
          <w:rFonts w:ascii="Times New Roman" w:hAnsi="Times New Roman" w:cs="Times New Roman"/>
          <w:highlight w:val="yellow"/>
          <w:u w:val="single"/>
        </w:rPr>
      </w:pPr>
      <w:r w:rsidRPr="001963C7">
        <w:rPr>
          <w:rFonts w:ascii="Times New Roman" w:hAnsi="Times New Roman" w:cs="Times New Roman"/>
          <w:i/>
          <w:highlight w:val="yellow"/>
          <w:u w:val="single"/>
        </w:rPr>
        <w:t>Survival of Certain Provisions</w:t>
      </w:r>
    </w:p>
    <w:p w14:paraId="5E2724F1" w14:textId="77777777" w:rsidR="00DE1945" w:rsidRPr="001963C7" w:rsidRDefault="00DE1945" w:rsidP="00E34CAE">
      <w:pPr>
        <w:pStyle w:val="ListParagraph"/>
        <w:spacing w:after="0" w:line="240" w:lineRule="auto"/>
        <w:ind w:left="360"/>
        <w:jc w:val="both"/>
        <w:rPr>
          <w:rFonts w:ascii="Times New Roman" w:hAnsi="Times New Roman" w:cs="Times New Roman"/>
          <w:highlight w:val="yellow"/>
        </w:rPr>
      </w:pPr>
    </w:p>
    <w:p w14:paraId="1EC120E6" w14:textId="0B94C0B5" w:rsidR="00893C7D" w:rsidRPr="00BB710F" w:rsidRDefault="00893C7D" w:rsidP="007E40E4">
      <w:pPr>
        <w:pStyle w:val="ListParagraph"/>
        <w:spacing w:after="0" w:line="240" w:lineRule="auto"/>
        <w:ind w:left="567"/>
        <w:jc w:val="both"/>
        <w:rPr>
          <w:rFonts w:ascii="Times New Roman" w:hAnsi="Times New Roman" w:cs="Times New Roman"/>
        </w:rPr>
      </w:pPr>
      <w:r w:rsidRPr="001963C7">
        <w:rPr>
          <w:rFonts w:ascii="Times New Roman" w:hAnsi="Times New Roman" w:cs="Times New Roman"/>
          <w:highlight w:val="yellow"/>
        </w:rPr>
        <w:t xml:space="preserve">In the event of </w:t>
      </w:r>
      <w:r w:rsidR="00242342" w:rsidRPr="001963C7">
        <w:rPr>
          <w:rFonts w:ascii="Times New Roman" w:hAnsi="Times New Roman" w:cs="Times New Roman"/>
          <w:highlight w:val="yellow"/>
        </w:rPr>
        <w:t xml:space="preserve">expiry or </w:t>
      </w:r>
      <w:r w:rsidRPr="001963C7">
        <w:rPr>
          <w:rFonts w:ascii="Times New Roman" w:hAnsi="Times New Roman" w:cs="Times New Roman"/>
          <w:highlight w:val="yellow"/>
        </w:rPr>
        <w:t xml:space="preserve">termination, the </w:t>
      </w:r>
      <w:r w:rsidR="003049B3" w:rsidRPr="001963C7">
        <w:rPr>
          <w:rFonts w:ascii="Times New Roman" w:hAnsi="Times New Roman" w:cs="Times New Roman"/>
          <w:highlight w:val="yellow"/>
        </w:rPr>
        <w:t>Clauses 1 (</w:t>
      </w:r>
      <w:r w:rsidR="003049B3" w:rsidRPr="001963C7">
        <w:rPr>
          <w:rFonts w:ascii="Times New Roman" w:hAnsi="Times New Roman" w:cs="Times New Roman"/>
          <w:i/>
          <w:highlight w:val="yellow"/>
        </w:rPr>
        <w:t>Definition and Interpretation</w:t>
      </w:r>
      <w:r w:rsidR="003049B3" w:rsidRPr="001963C7">
        <w:rPr>
          <w:rFonts w:ascii="Times New Roman" w:hAnsi="Times New Roman" w:cs="Times New Roman"/>
          <w:highlight w:val="yellow"/>
        </w:rPr>
        <w:t xml:space="preserve">), </w:t>
      </w:r>
      <w:r w:rsidR="00135934" w:rsidRPr="001963C7">
        <w:rPr>
          <w:rFonts w:ascii="Times New Roman" w:hAnsi="Times New Roman" w:cs="Times New Roman"/>
          <w:highlight w:val="yellow"/>
        </w:rPr>
        <w:t xml:space="preserve">2.2.2 (a), </w:t>
      </w:r>
      <w:r w:rsidR="003049B3" w:rsidRPr="001963C7">
        <w:rPr>
          <w:rFonts w:ascii="Times New Roman" w:hAnsi="Times New Roman" w:cs="Times New Roman"/>
          <w:highlight w:val="yellow"/>
        </w:rPr>
        <w:t>2.2.2(b), 5 (</w:t>
      </w:r>
      <w:r w:rsidR="003049B3" w:rsidRPr="001963C7">
        <w:rPr>
          <w:rFonts w:ascii="Times New Roman" w:hAnsi="Times New Roman" w:cs="Times New Roman"/>
          <w:i/>
          <w:highlight w:val="yellow"/>
        </w:rPr>
        <w:t>Intellectual Property Rights</w:t>
      </w:r>
      <w:r w:rsidR="003049B3" w:rsidRPr="001963C7">
        <w:rPr>
          <w:rFonts w:ascii="Times New Roman" w:hAnsi="Times New Roman" w:cs="Times New Roman"/>
          <w:highlight w:val="yellow"/>
        </w:rPr>
        <w:t>), 7 (</w:t>
      </w:r>
      <w:r w:rsidR="003049B3" w:rsidRPr="001963C7">
        <w:rPr>
          <w:rFonts w:ascii="Times New Roman" w:hAnsi="Times New Roman" w:cs="Times New Roman"/>
          <w:i/>
          <w:highlight w:val="yellow"/>
        </w:rPr>
        <w:t>Confidentiality</w:t>
      </w:r>
      <w:r w:rsidR="003049B3" w:rsidRPr="001963C7">
        <w:rPr>
          <w:rFonts w:ascii="Times New Roman" w:hAnsi="Times New Roman" w:cs="Times New Roman"/>
          <w:highlight w:val="yellow"/>
        </w:rPr>
        <w:t xml:space="preserve">), </w:t>
      </w:r>
      <w:r w:rsidR="00FE54DA" w:rsidRPr="001963C7">
        <w:rPr>
          <w:rFonts w:ascii="Times New Roman" w:hAnsi="Times New Roman" w:cs="Times New Roman"/>
          <w:highlight w:val="yellow"/>
        </w:rPr>
        <w:t>8.5 (</w:t>
      </w:r>
      <w:r w:rsidR="00FE54DA" w:rsidRPr="001963C7">
        <w:rPr>
          <w:rFonts w:ascii="Times New Roman" w:hAnsi="Times New Roman" w:cs="Times New Roman"/>
          <w:i/>
          <w:highlight w:val="yellow"/>
        </w:rPr>
        <w:t>Effect of Termination</w:t>
      </w:r>
      <w:r w:rsidR="00FE54DA" w:rsidRPr="001963C7">
        <w:rPr>
          <w:rFonts w:ascii="Times New Roman" w:hAnsi="Times New Roman" w:cs="Times New Roman"/>
          <w:highlight w:val="yellow"/>
        </w:rPr>
        <w:t xml:space="preserve">) </w:t>
      </w:r>
      <w:r w:rsidR="003049B3" w:rsidRPr="001963C7">
        <w:rPr>
          <w:rFonts w:ascii="Times New Roman" w:hAnsi="Times New Roman" w:cs="Times New Roman"/>
          <w:highlight w:val="yellow"/>
        </w:rPr>
        <w:t>8.</w:t>
      </w:r>
      <w:r w:rsidR="006C0130" w:rsidRPr="001963C7">
        <w:rPr>
          <w:rFonts w:ascii="Times New Roman" w:hAnsi="Times New Roman" w:cs="Times New Roman"/>
          <w:highlight w:val="yellow"/>
        </w:rPr>
        <w:t>5</w:t>
      </w:r>
      <w:r w:rsidR="003049B3" w:rsidRPr="001963C7">
        <w:rPr>
          <w:rFonts w:ascii="Times New Roman" w:hAnsi="Times New Roman" w:cs="Times New Roman"/>
          <w:highlight w:val="yellow"/>
        </w:rPr>
        <w:t xml:space="preserve"> (</w:t>
      </w:r>
      <w:r w:rsidR="003049B3" w:rsidRPr="001963C7">
        <w:rPr>
          <w:rFonts w:ascii="Times New Roman" w:hAnsi="Times New Roman" w:cs="Times New Roman"/>
          <w:i/>
          <w:highlight w:val="yellow"/>
        </w:rPr>
        <w:t>Transfer Assistance</w:t>
      </w:r>
      <w:r w:rsidR="003049B3" w:rsidRPr="001963C7">
        <w:rPr>
          <w:rFonts w:ascii="Times New Roman" w:hAnsi="Times New Roman" w:cs="Times New Roman"/>
          <w:highlight w:val="yellow"/>
        </w:rPr>
        <w:t>)</w:t>
      </w:r>
      <w:r w:rsidR="00F708D2" w:rsidRPr="001963C7">
        <w:rPr>
          <w:rFonts w:ascii="Times New Roman" w:hAnsi="Times New Roman" w:cs="Times New Roman"/>
          <w:highlight w:val="yellow"/>
        </w:rPr>
        <w:t>,</w:t>
      </w:r>
      <w:r w:rsidR="003049B3" w:rsidRPr="001963C7">
        <w:rPr>
          <w:rFonts w:ascii="Times New Roman" w:hAnsi="Times New Roman" w:cs="Times New Roman"/>
          <w:highlight w:val="yellow"/>
        </w:rPr>
        <w:t xml:space="preserve"> 8.</w:t>
      </w:r>
      <w:r w:rsidR="006C0130" w:rsidRPr="001963C7">
        <w:rPr>
          <w:rFonts w:ascii="Times New Roman" w:hAnsi="Times New Roman" w:cs="Times New Roman"/>
          <w:highlight w:val="yellow"/>
        </w:rPr>
        <w:t>7</w:t>
      </w:r>
      <w:r w:rsidR="003049B3" w:rsidRPr="001963C7">
        <w:rPr>
          <w:rFonts w:ascii="Times New Roman" w:hAnsi="Times New Roman" w:cs="Times New Roman"/>
          <w:highlight w:val="yellow"/>
        </w:rPr>
        <w:t xml:space="preserve"> (</w:t>
      </w:r>
      <w:r w:rsidR="003049B3" w:rsidRPr="001963C7">
        <w:rPr>
          <w:rFonts w:ascii="Times New Roman" w:hAnsi="Times New Roman" w:cs="Times New Roman"/>
          <w:i/>
          <w:highlight w:val="yellow"/>
        </w:rPr>
        <w:t>Survival of Certain Provisions</w:t>
      </w:r>
      <w:r w:rsidR="003049B3" w:rsidRPr="001963C7">
        <w:rPr>
          <w:rFonts w:ascii="Times New Roman" w:hAnsi="Times New Roman" w:cs="Times New Roman"/>
          <w:highlight w:val="yellow"/>
        </w:rPr>
        <w:t xml:space="preserve">), 9 </w:t>
      </w:r>
      <w:r w:rsidR="00FE54DA" w:rsidRPr="001963C7">
        <w:rPr>
          <w:rFonts w:ascii="Times New Roman" w:hAnsi="Times New Roman" w:cs="Times New Roman"/>
          <w:highlight w:val="yellow"/>
        </w:rPr>
        <w:t>, 10 (</w:t>
      </w:r>
      <w:r w:rsidR="00FE54DA" w:rsidRPr="001963C7">
        <w:rPr>
          <w:rFonts w:ascii="Times New Roman" w:hAnsi="Times New Roman" w:cs="Times New Roman"/>
          <w:i/>
          <w:highlight w:val="yellow"/>
        </w:rPr>
        <w:t>Indemnification</w:t>
      </w:r>
      <w:r w:rsidR="00FE54DA" w:rsidRPr="001963C7">
        <w:rPr>
          <w:rFonts w:ascii="Times New Roman" w:hAnsi="Times New Roman" w:cs="Times New Roman"/>
          <w:highlight w:val="yellow"/>
        </w:rPr>
        <w:t xml:space="preserve">), </w:t>
      </w:r>
      <w:r w:rsidR="003049B3" w:rsidRPr="001963C7">
        <w:rPr>
          <w:rFonts w:ascii="Times New Roman" w:hAnsi="Times New Roman" w:cs="Times New Roman"/>
          <w:highlight w:val="yellow"/>
        </w:rPr>
        <w:t>11</w:t>
      </w:r>
      <w:r w:rsidR="00D93051" w:rsidRPr="001963C7">
        <w:rPr>
          <w:rFonts w:ascii="Times New Roman" w:hAnsi="Times New Roman" w:cs="Times New Roman"/>
          <w:highlight w:val="yellow"/>
        </w:rPr>
        <w:t xml:space="preserve">.3 </w:t>
      </w:r>
      <w:r w:rsidR="00FE54DA" w:rsidRPr="001963C7">
        <w:rPr>
          <w:rFonts w:ascii="Times New Roman" w:hAnsi="Times New Roman" w:cs="Times New Roman"/>
          <w:highlight w:val="yellow"/>
        </w:rPr>
        <w:t>(</w:t>
      </w:r>
      <w:r w:rsidR="00FE54DA" w:rsidRPr="001963C7">
        <w:rPr>
          <w:rFonts w:ascii="Times New Roman" w:hAnsi="Times New Roman" w:cs="Times New Roman"/>
          <w:i/>
          <w:highlight w:val="yellow"/>
        </w:rPr>
        <w:t>Governing Law and Arbitration</w:t>
      </w:r>
      <w:r w:rsidR="00FE54DA" w:rsidRPr="001963C7">
        <w:rPr>
          <w:rFonts w:ascii="Times New Roman" w:hAnsi="Times New Roman" w:cs="Times New Roman"/>
          <w:highlight w:val="yellow"/>
        </w:rPr>
        <w:t>),</w:t>
      </w:r>
      <w:r w:rsidR="00D93051" w:rsidRPr="001963C7">
        <w:rPr>
          <w:rFonts w:ascii="Times New Roman" w:hAnsi="Times New Roman" w:cs="Times New Roman"/>
          <w:highlight w:val="yellow"/>
        </w:rPr>
        <w:t xml:space="preserve"> </w:t>
      </w:r>
      <w:r w:rsidR="00FE54DA" w:rsidRPr="001963C7">
        <w:rPr>
          <w:rFonts w:ascii="Times New Roman" w:hAnsi="Times New Roman" w:cs="Times New Roman"/>
          <w:highlight w:val="yellow"/>
        </w:rPr>
        <w:t>and</w:t>
      </w:r>
      <w:r w:rsidR="00331234" w:rsidRPr="001963C7">
        <w:rPr>
          <w:rFonts w:ascii="Times New Roman" w:hAnsi="Times New Roman" w:cs="Times New Roman"/>
          <w:highlight w:val="yellow"/>
        </w:rPr>
        <w:t xml:space="preserve"> </w:t>
      </w:r>
      <w:r w:rsidR="00330E19" w:rsidRPr="001963C7">
        <w:rPr>
          <w:rFonts w:ascii="Times New Roman" w:hAnsi="Times New Roman" w:cs="Times New Roman"/>
          <w:highlight w:val="yellow"/>
        </w:rPr>
        <w:t xml:space="preserve">of the Agreement </w:t>
      </w:r>
      <w:r w:rsidR="00AD4DC7" w:rsidRPr="001963C7">
        <w:rPr>
          <w:rFonts w:ascii="Times New Roman" w:hAnsi="Times New Roman" w:cs="Times New Roman"/>
          <w:highlight w:val="yellow"/>
        </w:rPr>
        <w:t>will</w:t>
      </w:r>
      <w:r w:rsidRPr="001963C7">
        <w:rPr>
          <w:rFonts w:ascii="Times New Roman" w:hAnsi="Times New Roman" w:cs="Times New Roman"/>
          <w:highlight w:val="yellow"/>
        </w:rPr>
        <w:t xml:space="preserve"> </w:t>
      </w:r>
      <w:r w:rsidR="00D93051" w:rsidRPr="001963C7">
        <w:rPr>
          <w:rFonts w:ascii="Times New Roman" w:hAnsi="Times New Roman" w:cs="Times New Roman"/>
          <w:highlight w:val="yellow"/>
        </w:rPr>
        <w:t xml:space="preserve">survive the termination and </w:t>
      </w:r>
      <w:r w:rsidRPr="001963C7">
        <w:rPr>
          <w:rFonts w:ascii="Times New Roman" w:hAnsi="Times New Roman" w:cs="Times New Roman"/>
          <w:highlight w:val="yellow"/>
        </w:rPr>
        <w:t>continue in f</w:t>
      </w:r>
      <w:r w:rsidR="003049B3" w:rsidRPr="001963C7">
        <w:rPr>
          <w:rFonts w:ascii="Times New Roman" w:hAnsi="Times New Roman" w:cs="Times New Roman"/>
          <w:highlight w:val="yellow"/>
        </w:rPr>
        <w:t>ull force and affect.</w:t>
      </w:r>
    </w:p>
    <w:p w14:paraId="7217C7E1" w14:textId="77777777" w:rsidR="0068797C" w:rsidRPr="00BB710F" w:rsidRDefault="0068797C" w:rsidP="007E40E4">
      <w:pPr>
        <w:pStyle w:val="ListParagraph"/>
        <w:spacing w:after="0" w:line="240" w:lineRule="auto"/>
        <w:ind w:left="567"/>
        <w:jc w:val="both"/>
        <w:rPr>
          <w:rFonts w:ascii="Times New Roman" w:hAnsi="Times New Roman" w:cs="Times New Roman"/>
        </w:rPr>
      </w:pPr>
    </w:p>
    <w:p w14:paraId="155C0903" w14:textId="6C5D7D73" w:rsidR="00AD4DC7" w:rsidRPr="00BB710F" w:rsidRDefault="00893C7D" w:rsidP="00272CB0">
      <w:pPr>
        <w:pStyle w:val="ListParagraph"/>
        <w:numPr>
          <w:ilvl w:val="0"/>
          <w:numId w:val="30"/>
        </w:numPr>
        <w:spacing w:after="0" w:line="240" w:lineRule="auto"/>
        <w:ind w:left="567" w:hanging="567"/>
        <w:rPr>
          <w:rFonts w:ascii="Times New Roman" w:hAnsi="Times New Roman" w:cs="Times New Roman"/>
          <w:b/>
        </w:rPr>
      </w:pPr>
      <w:r w:rsidRPr="00BB710F">
        <w:rPr>
          <w:rFonts w:ascii="Times New Roman" w:hAnsi="Times New Roman" w:cs="Times New Roman"/>
          <w:b/>
        </w:rPr>
        <w:t xml:space="preserve">Representations and </w:t>
      </w:r>
      <w:r w:rsidR="008123BF" w:rsidRPr="00BB710F">
        <w:rPr>
          <w:rFonts w:ascii="Times New Roman" w:hAnsi="Times New Roman" w:cs="Times New Roman"/>
          <w:b/>
        </w:rPr>
        <w:t>W</w:t>
      </w:r>
      <w:r w:rsidRPr="00BB710F">
        <w:rPr>
          <w:rFonts w:ascii="Times New Roman" w:hAnsi="Times New Roman" w:cs="Times New Roman"/>
          <w:b/>
        </w:rPr>
        <w:t xml:space="preserve">arranties of </w:t>
      </w:r>
      <w:r w:rsidR="00411336" w:rsidRPr="00BB710F">
        <w:rPr>
          <w:rFonts w:ascii="Times New Roman" w:hAnsi="Times New Roman" w:cs="Times New Roman"/>
          <w:b/>
        </w:rPr>
        <w:t>Service Provider</w:t>
      </w:r>
    </w:p>
    <w:p w14:paraId="06D27EC0" w14:textId="77777777" w:rsidR="00AD4DC7" w:rsidRPr="00BB710F" w:rsidRDefault="00AD4DC7" w:rsidP="00E34CAE">
      <w:pPr>
        <w:pStyle w:val="ListParagraph"/>
        <w:spacing w:after="0" w:line="240" w:lineRule="auto"/>
        <w:ind w:left="360"/>
        <w:rPr>
          <w:rFonts w:ascii="Times New Roman" w:hAnsi="Times New Roman" w:cs="Times New Roman"/>
          <w:b/>
        </w:rPr>
      </w:pPr>
    </w:p>
    <w:p w14:paraId="54554A3D" w14:textId="0B5A5277" w:rsidR="00893C7D" w:rsidRPr="00BB710F" w:rsidRDefault="007B41DF" w:rsidP="007B41DF">
      <w:pPr>
        <w:pStyle w:val="ListParagraph"/>
        <w:spacing w:after="0" w:line="240" w:lineRule="auto"/>
        <w:ind w:left="540" w:hanging="540"/>
        <w:rPr>
          <w:rFonts w:ascii="Times New Roman" w:hAnsi="Times New Roman" w:cs="Times New Roman"/>
          <w:b/>
        </w:rPr>
      </w:pPr>
      <w:r w:rsidRPr="00BB710F">
        <w:rPr>
          <w:rFonts w:ascii="Times New Roman" w:hAnsi="Times New Roman" w:cs="Times New Roman"/>
        </w:rPr>
        <w:t xml:space="preserve">9.1 </w:t>
      </w:r>
      <w:r w:rsidRPr="00BB710F">
        <w:rPr>
          <w:rFonts w:ascii="Times New Roman" w:hAnsi="Times New Roman" w:cs="Times New Roman"/>
        </w:rPr>
        <w:tab/>
      </w:r>
      <w:r w:rsidR="00F708D2" w:rsidRPr="00BB710F">
        <w:rPr>
          <w:rFonts w:ascii="Times New Roman" w:hAnsi="Times New Roman" w:cs="Times New Roman"/>
        </w:rPr>
        <w:t xml:space="preserve">The </w:t>
      </w:r>
      <w:r w:rsidR="00411336" w:rsidRPr="00BB710F">
        <w:rPr>
          <w:rFonts w:ascii="Times New Roman" w:hAnsi="Times New Roman" w:cs="Times New Roman"/>
        </w:rPr>
        <w:t>Service Provider</w:t>
      </w:r>
      <w:r w:rsidR="00893C7D" w:rsidRPr="00BB710F">
        <w:rPr>
          <w:rFonts w:ascii="Times New Roman" w:hAnsi="Times New Roman" w:cs="Times New Roman"/>
        </w:rPr>
        <w:t xml:space="preserve"> covenants, represents and warrants to</w:t>
      </w:r>
      <w:r w:rsidR="007B6246" w:rsidRPr="00BB710F">
        <w:rPr>
          <w:rFonts w:ascii="Times New Roman" w:hAnsi="Times New Roman" w:cs="Times New Roman"/>
        </w:rPr>
        <w:t xml:space="preserve"> the </w:t>
      </w:r>
      <w:r w:rsidR="00893C7D" w:rsidRPr="00BB710F">
        <w:rPr>
          <w:rFonts w:ascii="Times New Roman" w:hAnsi="Times New Roman" w:cs="Times New Roman"/>
        </w:rPr>
        <w:t>Customer that:</w:t>
      </w:r>
      <w:r w:rsidR="007B6246" w:rsidRPr="00BB710F">
        <w:rPr>
          <w:rFonts w:ascii="Times New Roman" w:hAnsi="Times New Roman" w:cs="Times New Roman"/>
        </w:rPr>
        <w:t xml:space="preserve"> </w:t>
      </w:r>
    </w:p>
    <w:p w14:paraId="670DF2BB" w14:textId="77777777" w:rsidR="00AD4DC7" w:rsidRPr="00BB710F" w:rsidRDefault="00AD4DC7" w:rsidP="00E34CAE">
      <w:pPr>
        <w:spacing w:after="0" w:line="240" w:lineRule="auto"/>
        <w:ind w:left="720"/>
        <w:jc w:val="both"/>
        <w:rPr>
          <w:rFonts w:ascii="Times New Roman" w:hAnsi="Times New Roman" w:cs="Times New Roman"/>
        </w:rPr>
      </w:pPr>
    </w:p>
    <w:p w14:paraId="1D25D158"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it is in good standing and that it has full authority and all rights necessary to enter into this Agreement and to perform its obligations hereunder according to the terms hereof;</w:t>
      </w:r>
    </w:p>
    <w:p w14:paraId="4EDCD58A" w14:textId="77777777" w:rsidR="0046456C" w:rsidRPr="00BB710F" w:rsidRDefault="0046456C" w:rsidP="0046456C">
      <w:pPr>
        <w:spacing w:after="0" w:line="240" w:lineRule="auto"/>
        <w:ind w:left="993"/>
        <w:jc w:val="both"/>
        <w:rPr>
          <w:rFonts w:ascii="Times New Roman" w:hAnsi="Times New Roman" w:cs="Times New Roman"/>
        </w:rPr>
      </w:pPr>
    </w:p>
    <w:p w14:paraId="08F8EE4C"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this Agreement is a legal, valid, binding, and enforceable in accordance with the terms hereof;</w:t>
      </w:r>
    </w:p>
    <w:p w14:paraId="50DA80F2" w14:textId="77777777" w:rsidR="00EC30CD" w:rsidRPr="00BB710F" w:rsidRDefault="00EC30CD" w:rsidP="00EC30CD">
      <w:pPr>
        <w:spacing w:after="0" w:line="240" w:lineRule="auto"/>
        <w:ind w:left="993"/>
        <w:jc w:val="both"/>
        <w:rPr>
          <w:rFonts w:ascii="Times New Roman" w:hAnsi="Times New Roman" w:cs="Times New Roman"/>
        </w:rPr>
      </w:pPr>
    </w:p>
    <w:p w14:paraId="6991AB9D"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no consent, approval or authorization, the absence of which would adversely affect the legal and valid execution, delivery and performance of this Agreement or the documents and instruments contemplated hereby, is required;</w:t>
      </w:r>
    </w:p>
    <w:p w14:paraId="14718EDD" w14:textId="77777777" w:rsidR="00EC30CD" w:rsidRPr="00BB710F" w:rsidRDefault="00EC30CD" w:rsidP="00EC30CD">
      <w:pPr>
        <w:spacing w:after="0" w:line="240" w:lineRule="auto"/>
        <w:ind w:left="993"/>
        <w:jc w:val="both"/>
        <w:rPr>
          <w:rFonts w:ascii="Times New Roman" w:hAnsi="Times New Roman" w:cs="Times New Roman"/>
        </w:rPr>
      </w:pPr>
    </w:p>
    <w:p w14:paraId="63826C2E"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by entering into this Agreement</w:t>
      </w:r>
      <w:r w:rsidR="00DF3039" w:rsidRPr="00BB710F">
        <w:rPr>
          <w:rFonts w:ascii="Times New Roman" w:hAnsi="Times New Roman" w:cs="Times New Roman"/>
        </w:rPr>
        <w:t>,</w:t>
      </w:r>
      <w:r w:rsidRPr="00BB710F">
        <w:rPr>
          <w:rFonts w:ascii="Times New Roman" w:hAnsi="Times New Roman" w:cs="Times New Roman"/>
        </w:rPr>
        <w:t xml:space="preserve"> it is not in breach and in future </w:t>
      </w:r>
      <w:r w:rsidR="00AD4DC7" w:rsidRPr="00BB710F">
        <w:rPr>
          <w:rFonts w:ascii="Times New Roman" w:hAnsi="Times New Roman" w:cs="Times New Roman"/>
        </w:rPr>
        <w:t>will</w:t>
      </w:r>
      <w:r w:rsidRPr="00BB710F">
        <w:rPr>
          <w:rFonts w:ascii="Times New Roman" w:hAnsi="Times New Roman" w:cs="Times New Roman"/>
        </w:rPr>
        <w:t xml:space="preserve"> not be in breach of any contractual obligation against any third </w:t>
      </w:r>
      <w:r w:rsidR="00596AF3" w:rsidRPr="00BB710F">
        <w:rPr>
          <w:rFonts w:ascii="Times New Roman" w:hAnsi="Times New Roman" w:cs="Times New Roman"/>
        </w:rPr>
        <w:t>party</w:t>
      </w:r>
      <w:r w:rsidRPr="00BB710F">
        <w:rPr>
          <w:rFonts w:ascii="Times New Roman" w:hAnsi="Times New Roman" w:cs="Times New Roman"/>
        </w:rPr>
        <w:t>;</w:t>
      </w:r>
    </w:p>
    <w:p w14:paraId="1D7D0DE2" w14:textId="77777777" w:rsidR="003816A4" w:rsidRPr="00BB710F" w:rsidRDefault="003816A4" w:rsidP="003816A4">
      <w:pPr>
        <w:spacing w:after="0" w:line="240" w:lineRule="auto"/>
        <w:ind w:left="993"/>
        <w:jc w:val="both"/>
        <w:rPr>
          <w:rFonts w:ascii="Times New Roman" w:hAnsi="Times New Roman" w:cs="Times New Roman"/>
        </w:rPr>
      </w:pPr>
    </w:p>
    <w:p w14:paraId="618A6387" w14:textId="744BE144"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the person</w:t>
      </w:r>
      <w:r w:rsidR="00596AF3" w:rsidRPr="00BB710F">
        <w:rPr>
          <w:rFonts w:ascii="Times New Roman" w:hAnsi="Times New Roman" w:cs="Times New Roman"/>
        </w:rPr>
        <w:t>s</w:t>
      </w:r>
      <w:r w:rsidRPr="00BB710F">
        <w:rPr>
          <w:rFonts w:ascii="Times New Roman" w:hAnsi="Times New Roman" w:cs="Times New Roman"/>
        </w:rPr>
        <w:t xml:space="preserve"> signing this Agreement, on </w:t>
      </w:r>
      <w:r w:rsidR="00596AF3" w:rsidRPr="00BB710F">
        <w:rPr>
          <w:rFonts w:ascii="Times New Roman" w:hAnsi="Times New Roman" w:cs="Times New Roman"/>
        </w:rPr>
        <w:t xml:space="preserve">their </w:t>
      </w:r>
      <w:r w:rsidRPr="00BB710F">
        <w:rPr>
          <w:rFonts w:ascii="Times New Roman" w:hAnsi="Times New Roman" w:cs="Times New Roman"/>
        </w:rPr>
        <w:t>behal</w:t>
      </w:r>
      <w:r w:rsidR="00596AF3" w:rsidRPr="00BB710F">
        <w:rPr>
          <w:rFonts w:ascii="Times New Roman" w:hAnsi="Times New Roman" w:cs="Times New Roman"/>
        </w:rPr>
        <w:t>ves</w:t>
      </w:r>
      <w:r w:rsidRPr="00BB710F">
        <w:rPr>
          <w:rFonts w:ascii="Times New Roman" w:hAnsi="Times New Roman" w:cs="Times New Roman"/>
        </w:rPr>
        <w:t xml:space="preserve">, </w:t>
      </w:r>
      <w:r w:rsidR="00596AF3" w:rsidRPr="00BB710F">
        <w:rPr>
          <w:rFonts w:ascii="Times New Roman" w:hAnsi="Times New Roman" w:cs="Times New Roman"/>
        </w:rPr>
        <w:t xml:space="preserve">have </w:t>
      </w:r>
      <w:r w:rsidRPr="00BB710F">
        <w:rPr>
          <w:rFonts w:ascii="Times New Roman" w:hAnsi="Times New Roman" w:cs="Times New Roman"/>
        </w:rPr>
        <w:t xml:space="preserve">been duly authorized by </w:t>
      </w:r>
      <w:r w:rsidR="00411336" w:rsidRPr="00BB710F">
        <w:rPr>
          <w:rFonts w:ascii="Times New Roman" w:hAnsi="Times New Roman" w:cs="Times New Roman"/>
        </w:rPr>
        <w:t>Service Provider</w:t>
      </w:r>
      <w:r w:rsidR="00596AF3" w:rsidRPr="00BB710F">
        <w:rPr>
          <w:rFonts w:ascii="Times New Roman" w:hAnsi="Times New Roman" w:cs="Times New Roman"/>
        </w:rPr>
        <w:t>,</w:t>
      </w:r>
      <w:r w:rsidRPr="00BB710F">
        <w:rPr>
          <w:rFonts w:ascii="Times New Roman" w:hAnsi="Times New Roman" w:cs="Times New Roman"/>
        </w:rPr>
        <w:t xml:space="preserve"> to execute this Agreement;</w:t>
      </w:r>
      <w:r w:rsidR="007B6246" w:rsidRPr="00BB710F">
        <w:rPr>
          <w:rFonts w:ascii="Times New Roman" w:hAnsi="Times New Roman" w:cs="Times New Roman"/>
        </w:rPr>
        <w:t xml:space="preserve"> </w:t>
      </w:r>
    </w:p>
    <w:p w14:paraId="15191660" w14:textId="77777777" w:rsidR="00A7093A" w:rsidRPr="00BB710F" w:rsidRDefault="00A7093A" w:rsidP="00A7093A">
      <w:pPr>
        <w:spacing w:after="0" w:line="240" w:lineRule="auto"/>
        <w:ind w:left="993"/>
        <w:jc w:val="both"/>
        <w:rPr>
          <w:rFonts w:ascii="Times New Roman" w:hAnsi="Times New Roman" w:cs="Times New Roman"/>
        </w:rPr>
      </w:pPr>
    </w:p>
    <w:p w14:paraId="7E7C1CAA"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it has the necessary expertise and infrastructure for discharging its obligations under this Agreement; </w:t>
      </w:r>
    </w:p>
    <w:p w14:paraId="7A64A402" w14:textId="77777777" w:rsidR="00876FC1" w:rsidRPr="00BB710F" w:rsidRDefault="00876FC1" w:rsidP="00876FC1">
      <w:pPr>
        <w:spacing w:after="0" w:line="240" w:lineRule="auto"/>
        <w:ind w:left="993"/>
        <w:jc w:val="both"/>
        <w:rPr>
          <w:rFonts w:ascii="Times New Roman" w:hAnsi="Times New Roman" w:cs="Times New Roman"/>
        </w:rPr>
      </w:pPr>
    </w:p>
    <w:p w14:paraId="01F4E37B" w14:textId="77777777" w:rsidR="00701E4C" w:rsidRPr="00BB710F" w:rsidRDefault="00701E4C"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it shall not, enter into or acquiesce in any other agreement which would prevent it from fully complying with the provisions of this Agreement</w:t>
      </w:r>
      <w:r w:rsidR="0051008D" w:rsidRPr="00BB710F">
        <w:rPr>
          <w:rFonts w:ascii="Times New Roman" w:hAnsi="Times New Roman" w:cs="Times New Roman"/>
        </w:rPr>
        <w:t>;</w:t>
      </w:r>
    </w:p>
    <w:p w14:paraId="2AC797D0" w14:textId="77777777" w:rsidR="00701E4C" w:rsidRPr="00BB710F" w:rsidRDefault="00701E4C" w:rsidP="00701E4C">
      <w:pPr>
        <w:spacing w:after="0" w:line="240" w:lineRule="auto"/>
        <w:ind w:left="993"/>
        <w:jc w:val="both"/>
        <w:rPr>
          <w:rFonts w:ascii="Times New Roman" w:hAnsi="Times New Roman" w:cs="Times New Roman"/>
        </w:rPr>
      </w:pPr>
    </w:p>
    <w:p w14:paraId="4617CDE6" w14:textId="6F01FC44" w:rsidR="00F65037" w:rsidRPr="00BB710F" w:rsidRDefault="00F708D2"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7B6246" w:rsidRPr="00BB710F">
        <w:rPr>
          <w:rFonts w:ascii="Times New Roman" w:hAnsi="Times New Roman" w:cs="Times New Roman"/>
        </w:rPr>
        <w:t xml:space="preserve"> </w:t>
      </w:r>
      <w:r w:rsidR="005B7AD0" w:rsidRPr="00BB710F">
        <w:rPr>
          <w:rFonts w:ascii="Times New Roman" w:hAnsi="Times New Roman" w:cs="Times New Roman"/>
        </w:rPr>
        <w:t xml:space="preserve">owns and </w:t>
      </w:r>
      <w:r w:rsidR="00F65037" w:rsidRPr="00BB710F">
        <w:rPr>
          <w:rFonts w:ascii="Times New Roman" w:hAnsi="Times New Roman" w:cs="Times New Roman"/>
        </w:rPr>
        <w:t xml:space="preserve">has good, valid, exclusive and absolute rights, title and interest in and to the </w:t>
      </w:r>
      <w:r w:rsidR="00B14725" w:rsidRPr="00BB710F">
        <w:rPr>
          <w:rFonts w:ascii="Times New Roman" w:hAnsi="Times New Roman" w:cs="Times New Roman"/>
        </w:rPr>
        <w:t xml:space="preserve">Composite </w:t>
      </w:r>
      <w:r w:rsidR="0001503E" w:rsidRPr="00BB710F">
        <w:rPr>
          <w:rFonts w:ascii="Times New Roman" w:hAnsi="Times New Roman" w:cs="Times New Roman"/>
        </w:rPr>
        <w:t>Software</w:t>
      </w:r>
      <w:r w:rsidR="00F65037" w:rsidRPr="00BB710F">
        <w:rPr>
          <w:rFonts w:ascii="Times New Roman" w:hAnsi="Times New Roman" w:cs="Times New Roman"/>
        </w:rPr>
        <w:t xml:space="preserve"> and has the right to grant licenses to the </w:t>
      </w:r>
      <w:r w:rsidR="00B14725" w:rsidRPr="00BB710F">
        <w:rPr>
          <w:rFonts w:ascii="Times New Roman" w:hAnsi="Times New Roman" w:cs="Times New Roman"/>
        </w:rPr>
        <w:t xml:space="preserve">Composite </w:t>
      </w:r>
      <w:r w:rsidR="00C87A4D" w:rsidRPr="00BB710F">
        <w:rPr>
          <w:rFonts w:ascii="Times New Roman" w:hAnsi="Times New Roman" w:cs="Times New Roman"/>
        </w:rPr>
        <w:t>Software</w:t>
      </w:r>
      <w:r w:rsidR="00F65037" w:rsidRPr="00BB710F">
        <w:rPr>
          <w:rFonts w:ascii="Times New Roman" w:hAnsi="Times New Roman" w:cs="Times New Roman"/>
        </w:rPr>
        <w:t xml:space="preserve"> </w:t>
      </w:r>
      <w:r w:rsidR="005349FC" w:rsidRPr="00BB710F">
        <w:rPr>
          <w:rFonts w:ascii="Times New Roman" w:hAnsi="Times New Roman" w:cs="Times New Roman"/>
        </w:rPr>
        <w:t xml:space="preserve">as </w:t>
      </w:r>
      <w:r w:rsidR="00F65037" w:rsidRPr="00BB710F">
        <w:rPr>
          <w:rFonts w:ascii="Times New Roman" w:hAnsi="Times New Roman" w:cs="Times New Roman"/>
        </w:rPr>
        <w:t xml:space="preserve">specified in </w:t>
      </w:r>
      <w:r w:rsidR="005349FC" w:rsidRPr="00BB710F">
        <w:rPr>
          <w:rFonts w:ascii="Times New Roman" w:hAnsi="Times New Roman" w:cs="Times New Roman"/>
        </w:rPr>
        <w:t>this Agreement.</w:t>
      </w:r>
      <w:r w:rsidR="00537A17" w:rsidRPr="00BB710F">
        <w:rPr>
          <w:rFonts w:ascii="Times New Roman" w:hAnsi="Times New Roman" w:cs="Times New Roman"/>
        </w:rPr>
        <w:t xml:space="preserve"> </w:t>
      </w: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596AF3" w:rsidRPr="00BB710F">
        <w:rPr>
          <w:rFonts w:ascii="Times New Roman" w:hAnsi="Times New Roman" w:cs="Times New Roman"/>
        </w:rPr>
        <w:t xml:space="preserve"> </w:t>
      </w:r>
      <w:r w:rsidR="00F65037" w:rsidRPr="00BB710F">
        <w:rPr>
          <w:rFonts w:ascii="Times New Roman" w:hAnsi="Times New Roman" w:cs="Times New Roman"/>
        </w:rPr>
        <w:t xml:space="preserve">has the absolute and unrestricted rights and privileges to license all its rights, title and interest in the </w:t>
      </w:r>
      <w:r w:rsidR="00B14725" w:rsidRPr="00BB710F">
        <w:rPr>
          <w:rFonts w:ascii="Times New Roman" w:hAnsi="Times New Roman" w:cs="Times New Roman"/>
        </w:rPr>
        <w:t xml:space="preserve">Composite </w:t>
      </w:r>
      <w:r w:rsidR="00393DDC" w:rsidRPr="00BB710F">
        <w:rPr>
          <w:rFonts w:ascii="Times New Roman" w:hAnsi="Times New Roman" w:cs="Times New Roman"/>
        </w:rPr>
        <w:t>Software</w:t>
      </w:r>
      <w:r w:rsidR="00F65037" w:rsidRPr="00BB710F">
        <w:rPr>
          <w:rFonts w:ascii="Times New Roman" w:hAnsi="Times New Roman" w:cs="Times New Roman"/>
        </w:rPr>
        <w:t xml:space="preserve"> </w:t>
      </w:r>
      <w:r w:rsidR="005B7AD0" w:rsidRPr="00BB710F">
        <w:rPr>
          <w:rFonts w:ascii="Times New Roman" w:hAnsi="Times New Roman" w:cs="Times New Roman"/>
        </w:rPr>
        <w:t>to</w:t>
      </w:r>
      <w:r w:rsidR="00F65037" w:rsidRPr="00BB710F">
        <w:rPr>
          <w:rFonts w:ascii="Times New Roman" w:hAnsi="Times New Roman" w:cs="Times New Roman"/>
        </w:rPr>
        <w:t xml:space="preserve"> </w:t>
      </w:r>
      <w:r w:rsidR="00393DDC" w:rsidRPr="00BB710F">
        <w:rPr>
          <w:rFonts w:ascii="Times New Roman" w:hAnsi="Times New Roman" w:cs="Times New Roman"/>
        </w:rPr>
        <w:t>the Customer</w:t>
      </w:r>
      <w:r w:rsidR="00F65037" w:rsidRPr="00BB710F">
        <w:rPr>
          <w:rFonts w:ascii="Times New Roman" w:hAnsi="Times New Roman" w:cs="Times New Roman"/>
        </w:rPr>
        <w:t xml:space="preserve"> in the manner contemplated in this Agreement;</w:t>
      </w:r>
      <w:r w:rsidR="007B6246" w:rsidRPr="00BB710F">
        <w:rPr>
          <w:rFonts w:ascii="Times New Roman" w:hAnsi="Times New Roman" w:cs="Times New Roman"/>
        </w:rPr>
        <w:t xml:space="preserve">  </w:t>
      </w:r>
    </w:p>
    <w:p w14:paraId="1A42B80A" w14:textId="77777777" w:rsidR="00F65037" w:rsidRPr="00BB710F" w:rsidRDefault="00F65037" w:rsidP="000602E6">
      <w:pPr>
        <w:spacing w:after="0" w:line="240" w:lineRule="auto"/>
        <w:ind w:left="720"/>
        <w:jc w:val="both"/>
        <w:rPr>
          <w:rFonts w:ascii="Times New Roman" w:hAnsi="Times New Roman" w:cs="Times New Roman"/>
        </w:rPr>
      </w:pPr>
    </w:p>
    <w:p w14:paraId="0C9B160D" w14:textId="24758B30" w:rsidR="00F65037" w:rsidRPr="00BB710F" w:rsidRDefault="00F708D2"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The </w:t>
      </w:r>
      <w:r w:rsidR="00411336" w:rsidRPr="00BB710F">
        <w:rPr>
          <w:rFonts w:ascii="Times New Roman" w:hAnsi="Times New Roman" w:cs="Times New Roman"/>
        </w:rPr>
        <w:t>Service Provider</w:t>
      </w:r>
      <w:r w:rsidR="005B7AD0" w:rsidRPr="00BB710F">
        <w:rPr>
          <w:rFonts w:ascii="Times New Roman" w:hAnsi="Times New Roman" w:cs="Times New Roman"/>
        </w:rPr>
        <w:t xml:space="preserve"> </w:t>
      </w:r>
      <w:r w:rsidR="00F65037" w:rsidRPr="00BB710F">
        <w:rPr>
          <w:rFonts w:ascii="Times New Roman" w:hAnsi="Times New Roman" w:cs="Times New Roman"/>
        </w:rPr>
        <w:t xml:space="preserve">has not initiated any action against any </w:t>
      </w:r>
      <w:r w:rsidR="00D13091" w:rsidRPr="00BB710F">
        <w:rPr>
          <w:rFonts w:ascii="Times New Roman" w:hAnsi="Times New Roman" w:cs="Times New Roman"/>
        </w:rPr>
        <w:t xml:space="preserve">third party </w:t>
      </w:r>
      <w:r w:rsidR="00F65037" w:rsidRPr="00BB710F">
        <w:rPr>
          <w:rFonts w:ascii="Times New Roman" w:hAnsi="Times New Roman" w:cs="Times New Roman"/>
        </w:rPr>
        <w:t xml:space="preserve">and represents that to the best of its knowledge no other action has been initiated by any third party against it in registration and/or use of the </w:t>
      </w:r>
      <w:r w:rsidR="00B14725" w:rsidRPr="00BB710F">
        <w:rPr>
          <w:rFonts w:ascii="Times New Roman" w:hAnsi="Times New Roman" w:cs="Times New Roman"/>
        </w:rPr>
        <w:t xml:space="preserve">Composite </w:t>
      </w:r>
      <w:r w:rsidR="001061C2" w:rsidRPr="00BB710F">
        <w:rPr>
          <w:rFonts w:ascii="Times New Roman" w:hAnsi="Times New Roman" w:cs="Times New Roman"/>
        </w:rPr>
        <w:t>Software</w:t>
      </w:r>
      <w:r w:rsidR="00F65037" w:rsidRPr="00BB710F">
        <w:rPr>
          <w:rFonts w:ascii="Times New Roman" w:hAnsi="Times New Roman" w:cs="Times New Roman"/>
        </w:rPr>
        <w:t xml:space="preserve"> whet</w:t>
      </w:r>
      <w:r w:rsidR="00E55A47" w:rsidRPr="00BB710F">
        <w:rPr>
          <w:rFonts w:ascii="Times New Roman" w:hAnsi="Times New Roman" w:cs="Times New Roman"/>
        </w:rPr>
        <w:t>her in India or other countries;</w:t>
      </w:r>
      <w:r w:rsidR="005B7AD0" w:rsidRPr="00BB710F">
        <w:rPr>
          <w:rFonts w:ascii="Times New Roman" w:hAnsi="Times New Roman" w:cs="Times New Roman"/>
        </w:rPr>
        <w:t xml:space="preserve"> </w:t>
      </w:r>
    </w:p>
    <w:p w14:paraId="34A9AFF7" w14:textId="77777777" w:rsidR="00AC256C" w:rsidRPr="00BB710F" w:rsidRDefault="00AC256C" w:rsidP="00AC256C">
      <w:pPr>
        <w:spacing w:after="0" w:line="240" w:lineRule="auto"/>
        <w:ind w:left="993"/>
        <w:jc w:val="both"/>
        <w:rPr>
          <w:rFonts w:ascii="Times New Roman" w:hAnsi="Times New Roman" w:cs="Times New Roman"/>
        </w:rPr>
      </w:pPr>
    </w:p>
    <w:p w14:paraId="6CD055E5" w14:textId="77777777" w:rsidR="00893C7D" w:rsidRPr="00BB710F" w:rsidRDefault="00893C7D" w:rsidP="00272CB0">
      <w:pPr>
        <w:pStyle w:val="ListParagraph"/>
        <w:numPr>
          <w:ilvl w:val="0"/>
          <w:numId w:val="25"/>
        </w:numPr>
        <w:spacing w:after="0" w:line="240" w:lineRule="auto"/>
        <w:ind w:left="1080" w:hanging="450"/>
        <w:jc w:val="both"/>
        <w:rPr>
          <w:rFonts w:ascii="Times New Roman" w:hAnsi="Times New Roman" w:cs="Times New Roman"/>
        </w:rPr>
      </w:pPr>
      <w:r w:rsidRPr="00BB710F">
        <w:rPr>
          <w:rFonts w:ascii="Times New Roman" w:hAnsi="Times New Roman" w:cs="Times New Roman"/>
        </w:rPr>
        <w:t xml:space="preserve">the </w:t>
      </w:r>
      <w:r w:rsidR="00B14725" w:rsidRPr="00BB710F">
        <w:rPr>
          <w:rFonts w:ascii="Times New Roman" w:hAnsi="Times New Roman" w:cs="Times New Roman"/>
        </w:rPr>
        <w:t xml:space="preserve">Composite </w:t>
      </w:r>
      <w:r w:rsidRPr="00BB710F">
        <w:rPr>
          <w:rFonts w:ascii="Times New Roman" w:hAnsi="Times New Roman" w:cs="Times New Roman"/>
        </w:rPr>
        <w:t xml:space="preserve">Software </w:t>
      </w:r>
      <w:r w:rsidR="00AD4DC7" w:rsidRPr="00BB710F">
        <w:rPr>
          <w:rFonts w:ascii="Times New Roman" w:hAnsi="Times New Roman" w:cs="Times New Roman"/>
        </w:rPr>
        <w:t xml:space="preserve">and Enhancements </w:t>
      </w:r>
      <w:r w:rsidRPr="00BB710F">
        <w:rPr>
          <w:rFonts w:ascii="Times New Roman" w:hAnsi="Times New Roman" w:cs="Times New Roman"/>
        </w:rPr>
        <w:t xml:space="preserve">is and </w:t>
      </w:r>
      <w:r w:rsidR="00AD4DC7" w:rsidRPr="00BB710F">
        <w:rPr>
          <w:rFonts w:ascii="Times New Roman" w:hAnsi="Times New Roman" w:cs="Times New Roman"/>
        </w:rPr>
        <w:t>will</w:t>
      </w:r>
      <w:r w:rsidRPr="00BB710F">
        <w:rPr>
          <w:rFonts w:ascii="Times New Roman" w:hAnsi="Times New Roman" w:cs="Times New Roman"/>
        </w:rPr>
        <w:t xml:space="preserve"> at all times:</w:t>
      </w:r>
    </w:p>
    <w:p w14:paraId="0F7C10C1" w14:textId="77777777" w:rsidR="00893C7D" w:rsidRPr="00BB710F" w:rsidRDefault="00893C7D" w:rsidP="00F25F48">
      <w:pPr>
        <w:pStyle w:val="ListParagraph"/>
        <w:spacing w:after="0" w:line="240" w:lineRule="auto"/>
        <w:ind w:left="1530" w:hanging="450"/>
        <w:jc w:val="both"/>
        <w:rPr>
          <w:rFonts w:ascii="Times New Roman" w:hAnsi="Times New Roman" w:cs="Times New Roman"/>
          <w:lang w:val="en-IN"/>
        </w:rPr>
      </w:pPr>
    </w:p>
    <w:p w14:paraId="586DB602" w14:textId="77777777"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fit for the purpose and requirements spelt out in the Agreement;</w:t>
      </w:r>
      <w:r w:rsidRPr="00BB710F">
        <w:rPr>
          <w:rFonts w:ascii="Times New Roman" w:hAnsi="Times New Roman" w:cs="Times New Roman"/>
        </w:rPr>
        <w:t xml:space="preserve"> </w:t>
      </w:r>
    </w:p>
    <w:p w14:paraId="03EC4851" w14:textId="77777777" w:rsidR="00FF5AA5" w:rsidRPr="00BB710F" w:rsidRDefault="00FF5AA5" w:rsidP="00FF5AA5">
      <w:pPr>
        <w:spacing w:after="0" w:line="240" w:lineRule="auto"/>
        <w:jc w:val="both"/>
        <w:rPr>
          <w:rFonts w:ascii="Times New Roman" w:hAnsi="Times New Roman" w:cs="Times New Roman"/>
          <w:lang w:val="en-IN"/>
        </w:rPr>
      </w:pPr>
    </w:p>
    <w:p w14:paraId="1A9EF9E2" w14:textId="77777777"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rPr>
        <w:t xml:space="preserve">perform in </w:t>
      </w:r>
      <w:r w:rsidRPr="00BB710F">
        <w:rPr>
          <w:rFonts w:ascii="Times New Roman" w:hAnsi="Times New Roman" w:cs="Times New Roman"/>
          <w:lang w:val="en-IN"/>
        </w:rPr>
        <w:t>accordance</w:t>
      </w:r>
      <w:r w:rsidRPr="00BB710F">
        <w:rPr>
          <w:rFonts w:ascii="Times New Roman" w:hAnsi="Times New Roman" w:cs="Times New Roman"/>
        </w:rPr>
        <w:t xml:space="preserve"> with the agreed specifications and that it </w:t>
      </w:r>
      <w:r w:rsidR="00AD4DC7" w:rsidRPr="00BB710F">
        <w:rPr>
          <w:rFonts w:ascii="Times New Roman" w:hAnsi="Times New Roman" w:cs="Times New Roman"/>
        </w:rPr>
        <w:t>will</w:t>
      </w:r>
      <w:r w:rsidRPr="00BB710F">
        <w:rPr>
          <w:rFonts w:ascii="Times New Roman" w:hAnsi="Times New Roman" w:cs="Times New Roman"/>
        </w:rPr>
        <w:t xml:space="preserve"> meet the requirements set forth in this Agreement;</w:t>
      </w:r>
    </w:p>
    <w:p w14:paraId="5FE51E41" w14:textId="77777777" w:rsidR="00FF5AA5" w:rsidRPr="00BB710F" w:rsidRDefault="00FF5AA5" w:rsidP="00FF5AA5">
      <w:pPr>
        <w:pStyle w:val="ListParagraph"/>
        <w:spacing w:after="0" w:line="240" w:lineRule="auto"/>
        <w:ind w:left="1418"/>
        <w:jc w:val="both"/>
        <w:rPr>
          <w:rFonts w:ascii="Times New Roman" w:hAnsi="Times New Roman" w:cs="Times New Roman"/>
          <w:lang w:val="en-IN"/>
        </w:rPr>
      </w:pPr>
    </w:p>
    <w:p w14:paraId="73C68491" w14:textId="77777777" w:rsidR="00AD4DC7" w:rsidRPr="00BB710F" w:rsidRDefault="00AD4DC7"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rPr>
        <w:t xml:space="preserve">free from </w:t>
      </w:r>
      <w:r w:rsidRPr="00BB710F">
        <w:rPr>
          <w:rFonts w:ascii="Times New Roman" w:hAnsi="Times New Roman" w:cs="Times New Roman"/>
          <w:lang w:val="en-IN"/>
        </w:rPr>
        <w:t>any</w:t>
      </w:r>
      <w:r w:rsidRPr="00BB710F">
        <w:rPr>
          <w:rFonts w:ascii="Times New Roman" w:hAnsi="Times New Roman" w:cs="Times New Roman"/>
        </w:rPr>
        <w:t xml:space="preserve"> latent bugs and defects;</w:t>
      </w:r>
    </w:p>
    <w:p w14:paraId="21D8B087" w14:textId="77777777" w:rsidR="00FF5AA5" w:rsidRPr="00BB710F" w:rsidRDefault="00FF5AA5" w:rsidP="00FF5AA5">
      <w:pPr>
        <w:pStyle w:val="ListParagraph"/>
        <w:spacing w:after="0" w:line="240" w:lineRule="auto"/>
        <w:ind w:left="1418"/>
        <w:jc w:val="both"/>
        <w:rPr>
          <w:rFonts w:ascii="Times New Roman" w:hAnsi="Times New Roman" w:cs="Times New Roman"/>
          <w:lang w:val="en-IN"/>
        </w:rPr>
      </w:pPr>
    </w:p>
    <w:p w14:paraId="10F8FCA5" w14:textId="77777777"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 xml:space="preserve">interoperable and compatible with other products, technology/software, hardware, as laid out in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 xml:space="preserve">Software’s API documentation, which </w:t>
      </w:r>
      <w:r w:rsidR="00AD4DC7" w:rsidRPr="00BB710F">
        <w:rPr>
          <w:rFonts w:ascii="Times New Roman" w:hAnsi="Times New Roman" w:cs="Times New Roman"/>
          <w:lang w:val="en-IN"/>
        </w:rPr>
        <w:t>will</w:t>
      </w:r>
      <w:r w:rsidRPr="00BB710F">
        <w:rPr>
          <w:rFonts w:ascii="Times New Roman" w:hAnsi="Times New Roman" w:cs="Times New Roman"/>
          <w:lang w:val="en-IN"/>
        </w:rPr>
        <w:t xml:space="preserve"> be revised from time to time;</w:t>
      </w:r>
    </w:p>
    <w:p w14:paraId="3B00F200" w14:textId="77777777" w:rsidR="00FF5AA5" w:rsidRPr="00BB710F" w:rsidRDefault="00FF5AA5" w:rsidP="00FF5AA5">
      <w:pPr>
        <w:spacing w:after="0" w:line="240" w:lineRule="auto"/>
        <w:jc w:val="both"/>
        <w:rPr>
          <w:rFonts w:ascii="Times New Roman" w:hAnsi="Times New Roman" w:cs="Times New Roman"/>
          <w:lang w:val="en-IN"/>
        </w:rPr>
      </w:pPr>
    </w:p>
    <w:p w14:paraId="2E50BC59" w14:textId="4EA6D665" w:rsidR="00893C7D" w:rsidRPr="00BB710F" w:rsidRDefault="00893C7D" w:rsidP="001449DE">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 xml:space="preserve">combination of the </w:t>
      </w:r>
      <w:r w:rsidR="00B14725" w:rsidRPr="00BB710F">
        <w:rPr>
          <w:rFonts w:ascii="Times New Roman" w:hAnsi="Times New Roman" w:cs="Times New Roman"/>
          <w:lang w:val="en-IN"/>
        </w:rPr>
        <w:t xml:space="preserve">Composite </w:t>
      </w:r>
      <w:r w:rsidRPr="00BB710F">
        <w:rPr>
          <w:rFonts w:ascii="Times New Roman" w:hAnsi="Times New Roman" w:cs="Times New Roman"/>
          <w:lang w:val="en-IN"/>
        </w:rPr>
        <w:t xml:space="preserve">Software with other products, technology/software or hardware </w:t>
      </w:r>
      <w:r w:rsidR="00F25F48" w:rsidRPr="00BB710F">
        <w:rPr>
          <w:rFonts w:ascii="Times New Roman" w:hAnsi="Times New Roman" w:cs="Times New Roman"/>
          <w:lang w:val="en-IN"/>
        </w:rPr>
        <w:t>as disclosed to</w:t>
      </w:r>
      <w:r w:rsidR="00905EF3" w:rsidRPr="00BB710F">
        <w:rPr>
          <w:rFonts w:ascii="Times New Roman" w:hAnsi="Times New Roman" w:cs="Times New Roman"/>
          <w:lang w:val="en-IN"/>
        </w:rPr>
        <w:t xml:space="preserve"> the</w:t>
      </w:r>
      <w:r w:rsidR="00F25F48" w:rsidRPr="00BB710F">
        <w:rPr>
          <w:rFonts w:ascii="Times New Roman" w:hAnsi="Times New Roman" w:cs="Times New Roman"/>
          <w:lang w:val="en-IN"/>
        </w:rPr>
        <w:t xml:space="preserve"> </w:t>
      </w:r>
      <w:r w:rsidR="00411336" w:rsidRPr="00BB710F">
        <w:rPr>
          <w:rFonts w:ascii="Times New Roman" w:hAnsi="Times New Roman" w:cs="Times New Roman"/>
          <w:lang w:val="en-IN"/>
        </w:rPr>
        <w:t>Service Provider</w:t>
      </w:r>
      <w:r w:rsidRPr="00BB710F">
        <w:rPr>
          <w:rFonts w:ascii="Times New Roman" w:hAnsi="Times New Roman" w:cs="Times New Roman"/>
          <w:lang w:val="en-IN"/>
        </w:rPr>
        <w:t xml:space="preserve"> by</w:t>
      </w:r>
      <w:r w:rsidR="00905EF3" w:rsidRPr="00BB710F">
        <w:rPr>
          <w:rFonts w:ascii="Times New Roman" w:hAnsi="Times New Roman" w:cs="Times New Roman"/>
          <w:lang w:val="en-IN"/>
        </w:rPr>
        <w:t xml:space="preserve"> the</w:t>
      </w:r>
      <w:r w:rsidRPr="00BB710F">
        <w:rPr>
          <w:rFonts w:ascii="Times New Roman" w:hAnsi="Times New Roman" w:cs="Times New Roman"/>
          <w:lang w:val="en-IN"/>
        </w:rPr>
        <w:t xml:space="preserve"> Customer </w:t>
      </w:r>
      <w:r w:rsidR="00AD4DC7" w:rsidRPr="00BB710F">
        <w:rPr>
          <w:rFonts w:ascii="Times New Roman" w:hAnsi="Times New Roman" w:cs="Times New Roman"/>
          <w:lang w:val="en-IN"/>
        </w:rPr>
        <w:t>will</w:t>
      </w:r>
      <w:r w:rsidRPr="00BB710F">
        <w:rPr>
          <w:rFonts w:ascii="Times New Roman" w:hAnsi="Times New Roman" w:cs="Times New Roman"/>
          <w:lang w:val="en-IN"/>
        </w:rPr>
        <w:t xml:space="preserve"> not result in infringement of any third party rights;</w:t>
      </w:r>
      <w:r w:rsidR="005B7AD0" w:rsidRPr="00BB710F">
        <w:rPr>
          <w:rFonts w:ascii="Times New Roman" w:hAnsi="Times New Roman" w:cs="Times New Roman"/>
          <w:lang w:val="en-IN"/>
        </w:rPr>
        <w:t xml:space="preserve"> and</w:t>
      </w:r>
    </w:p>
    <w:p w14:paraId="6A566DB5" w14:textId="77777777" w:rsidR="00FF5AA5" w:rsidRPr="00BB710F" w:rsidRDefault="00FF5AA5" w:rsidP="00FF5AA5">
      <w:pPr>
        <w:spacing w:after="0" w:line="240" w:lineRule="auto"/>
        <w:jc w:val="both"/>
        <w:rPr>
          <w:rFonts w:ascii="Times New Roman" w:hAnsi="Times New Roman" w:cs="Times New Roman"/>
          <w:lang w:val="en-IN"/>
        </w:rPr>
      </w:pPr>
    </w:p>
    <w:p w14:paraId="7A5A038E" w14:textId="4C3EB642" w:rsidR="00951DAC" w:rsidRPr="00951DAC" w:rsidRDefault="00893C7D" w:rsidP="00951DAC">
      <w:pPr>
        <w:pStyle w:val="ListParagraph"/>
        <w:numPr>
          <w:ilvl w:val="0"/>
          <w:numId w:val="11"/>
        </w:numPr>
        <w:spacing w:after="0" w:line="240" w:lineRule="auto"/>
        <w:ind w:left="1530" w:hanging="450"/>
        <w:jc w:val="both"/>
        <w:rPr>
          <w:rFonts w:ascii="Times New Roman" w:hAnsi="Times New Roman" w:cs="Times New Roman"/>
          <w:lang w:val="en-IN"/>
        </w:rPr>
      </w:pPr>
      <w:r w:rsidRPr="00BB710F">
        <w:rPr>
          <w:rFonts w:ascii="Times New Roman" w:hAnsi="Times New Roman" w:cs="Times New Roman"/>
          <w:lang w:val="en-IN"/>
        </w:rPr>
        <w:t>will not, when used for the purposes for which it is intended, infringe any third party Intellectual Property rights</w:t>
      </w:r>
      <w:r w:rsidR="00E179FC" w:rsidRPr="00BB710F">
        <w:rPr>
          <w:rFonts w:ascii="Times New Roman" w:hAnsi="Times New Roman" w:cs="Times New Roman"/>
          <w:lang w:val="en-IN"/>
        </w:rPr>
        <w:t xml:space="preserve"> or violate any applicable </w:t>
      </w:r>
      <w:r w:rsidR="009A68A4" w:rsidRPr="00BB710F">
        <w:rPr>
          <w:rFonts w:ascii="Times New Roman" w:hAnsi="Times New Roman" w:cs="Times New Roman"/>
          <w:lang w:val="en-IN"/>
        </w:rPr>
        <w:t>Laws</w:t>
      </w:r>
      <w:r w:rsidRPr="00BB710F">
        <w:rPr>
          <w:rFonts w:ascii="Times New Roman" w:hAnsi="Times New Roman" w:cs="Times New Roman"/>
          <w:lang w:val="en-IN"/>
        </w:rPr>
        <w:t xml:space="preserve">. </w:t>
      </w:r>
    </w:p>
    <w:p w14:paraId="28EBD513" w14:textId="77777777" w:rsidR="00951DAC" w:rsidRPr="00BB710F" w:rsidRDefault="00951DAC" w:rsidP="00951DAC">
      <w:pPr>
        <w:pStyle w:val="ListParagraph"/>
        <w:spacing w:after="0" w:line="240" w:lineRule="auto"/>
        <w:ind w:left="1530"/>
        <w:jc w:val="both"/>
        <w:rPr>
          <w:rFonts w:ascii="Times New Roman" w:hAnsi="Times New Roman" w:cs="Times New Roman"/>
          <w:lang w:val="en-IN"/>
        </w:rPr>
      </w:pPr>
    </w:p>
    <w:p w14:paraId="4F6CC8CC" w14:textId="60E9860C" w:rsidR="007B41DF" w:rsidRDefault="00951DAC" w:rsidP="00951DAC">
      <w:pPr>
        <w:pStyle w:val="ListParagraph"/>
        <w:numPr>
          <w:ilvl w:val="0"/>
          <w:numId w:val="25"/>
        </w:numPr>
        <w:spacing w:after="0" w:line="240" w:lineRule="auto"/>
        <w:ind w:left="1080" w:hanging="450"/>
        <w:jc w:val="both"/>
        <w:rPr>
          <w:rFonts w:ascii="Times New Roman" w:hAnsi="Times New Roman" w:cs="Times New Roman"/>
        </w:rPr>
      </w:pPr>
      <w:r>
        <w:rPr>
          <w:rFonts w:ascii="Times New Roman" w:hAnsi="Times New Roman" w:cs="Times New Roman"/>
        </w:rPr>
        <w:t>The Composite Software</w:t>
      </w:r>
      <w:r w:rsidRPr="00951DAC">
        <w:rPr>
          <w:rFonts w:ascii="Times New Roman" w:hAnsi="Times New Roman" w:cs="Times New Roman"/>
        </w:rPr>
        <w:t xml:space="preserve"> shall conform to the Service Levels set out in this Agreement</w:t>
      </w:r>
      <w:r w:rsidR="00123F3E">
        <w:rPr>
          <w:rFonts w:ascii="Times New Roman" w:hAnsi="Times New Roman" w:cs="Times New Roman"/>
        </w:rPr>
        <w:t>.</w:t>
      </w:r>
    </w:p>
    <w:p w14:paraId="4E16A418" w14:textId="77777777" w:rsidR="00B650D0" w:rsidRDefault="00B650D0" w:rsidP="00B650D0">
      <w:pPr>
        <w:pStyle w:val="ListParagraph"/>
        <w:spacing w:after="0" w:line="240" w:lineRule="auto"/>
        <w:ind w:left="1080"/>
        <w:jc w:val="both"/>
        <w:rPr>
          <w:rFonts w:ascii="Times New Roman" w:hAnsi="Times New Roman" w:cs="Times New Roman"/>
        </w:rPr>
      </w:pPr>
    </w:p>
    <w:p w14:paraId="19CDE69A" w14:textId="6CE0855B" w:rsidR="00123F3E" w:rsidRDefault="00B650D0" w:rsidP="00951DAC">
      <w:pPr>
        <w:pStyle w:val="ListParagraph"/>
        <w:numPr>
          <w:ilvl w:val="0"/>
          <w:numId w:val="25"/>
        </w:numPr>
        <w:spacing w:after="0" w:line="240" w:lineRule="auto"/>
        <w:ind w:left="1080" w:hanging="450"/>
        <w:jc w:val="both"/>
        <w:rPr>
          <w:rFonts w:ascii="Times New Roman" w:hAnsi="Times New Roman" w:cs="Times New Roman"/>
        </w:rPr>
      </w:pPr>
      <w:r>
        <w:rPr>
          <w:rFonts w:ascii="Times New Roman" w:hAnsi="Times New Roman" w:cs="Times New Roman"/>
        </w:rPr>
        <w:t>Service Provider</w:t>
      </w:r>
      <w:r w:rsidRPr="00B650D0">
        <w:rPr>
          <w:rFonts w:ascii="Times New Roman" w:hAnsi="Times New Roman" w:cs="Times New Roman"/>
        </w:rPr>
        <w:t xml:space="preserve"> shall at all times comply and the </w:t>
      </w:r>
      <w:r>
        <w:rPr>
          <w:rFonts w:ascii="Times New Roman" w:hAnsi="Times New Roman" w:cs="Times New Roman"/>
        </w:rPr>
        <w:t>Composite Software provided</w:t>
      </w:r>
      <w:r w:rsidRPr="00B650D0">
        <w:rPr>
          <w:rFonts w:ascii="Times New Roman" w:hAnsi="Times New Roman" w:cs="Times New Roman"/>
        </w:rPr>
        <w:t xml:space="preserve"> and Services rendered hereunder shall comply with all applicable laws, regulations, rules, circulars, directions, directives by relevant government or applicable regulatory authorities and any applicable industry standards</w:t>
      </w:r>
      <w:r w:rsidR="004469B7">
        <w:rPr>
          <w:rFonts w:ascii="Times New Roman" w:hAnsi="Times New Roman" w:cs="Times New Roman"/>
        </w:rPr>
        <w:t>.</w:t>
      </w:r>
    </w:p>
    <w:p w14:paraId="33846E5F" w14:textId="77777777" w:rsidR="004469B7" w:rsidRPr="004469B7" w:rsidRDefault="004469B7" w:rsidP="004469B7">
      <w:pPr>
        <w:pStyle w:val="ListParagraph"/>
        <w:rPr>
          <w:rFonts w:ascii="Times New Roman" w:hAnsi="Times New Roman" w:cs="Times New Roman"/>
        </w:rPr>
      </w:pPr>
    </w:p>
    <w:p w14:paraId="5E2B05A5" w14:textId="24C8905F" w:rsidR="004469B7" w:rsidRPr="002D2112" w:rsidRDefault="00842FC9" w:rsidP="00951DAC">
      <w:pPr>
        <w:pStyle w:val="ListParagraph"/>
        <w:numPr>
          <w:ilvl w:val="0"/>
          <w:numId w:val="25"/>
        </w:numPr>
        <w:spacing w:after="0" w:line="240" w:lineRule="auto"/>
        <w:ind w:left="1080" w:hanging="450"/>
        <w:jc w:val="both"/>
        <w:rPr>
          <w:rFonts w:ascii="Times New Roman" w:hAnsi="Times New Roman" w:cs="Times New Roman"/>
        </w:rPr>
      </w:pPr>
      <w:r>
        <w:rPr>
          <w:rFonts w:ascii="Times New Roman" w:hAnsi="Times New Roman" w:cs="Times New Roman"/>
        </w:rPr>
        <w:t>Composite Software</w:t>
      </w:r>
      <w:r w:rsidRPr="00842FC9">
        <w:rPr>
          <w:rFonts w:ascii="Times New Roman" w:hAnsi="Times New Roman" w:cs="Times New Roman"/>
        </w:rPr>
        <w:t xml:space="preserve"> provided under this Agreement, shall be free from any malicious code, virus, malware or any other harmful software that may or has potential to cause damage to the Customer’s systems, data or networks</w:t>
      </w:r>
      <w:r w:rsidR="000323D7">
        <w:rPr>
          <w:rFonts w:ascii="Times New Roman" w:hAnsi="Times New Roman" w:cs="Times New Roman"/>
        </w:rPr>
        <w:t>.</w:t>
      </w:r>
    </w:p>
    <w:p w14:paraId="1B600ACF" w14:textId="77777777" w:rsidR="00A01AB3" w:rsidRPr="00BB710F" w:rsidRDefault="00A01AB3" w:rsidP="00DA7205">
      <w:pPr>
        <w:pStyle w:val="ListParagraph"/>
        <w:spacing w:after="0" w:line="240" w:lineRule="auto"/>
        <w:ind w:left="540"/>
        <w:jc w:val="both"/>
        <w:rPr>
          <w:rFonts w:ascii="Times New Roman" w:hAnsi="Times New Roman" w:cs="Times New Roman"/>
        </w:rPr>
      </w:pPr>
    </w:p>
    <w:p w14:paraId="4836E8A2" w14:textId="77777777" w:rsidR="006F1032" w:rsidRPr="00D03A6F" w:rsidRDefault="006F1032" w:rsidP="00272CB0">
      <w:pPr>
        <w:pStyle w:val="ListParagraph"/>
        <w:numPr>
          <w:ilvl w:val="0"/>
          <w:numId w:val="30"/>
        </w:numPr>
        <w:spacing w:after="0" w:line="240" w:lineRule="auto"/>
        <w:ind w:left="567" w:hanging="567"/>
        <w:rPr>
          <w:rFonts w:ascii="Times New Roman" w:hAnsi="Times New Roman" w:cs="Times New Roman"/>
          <w:b/>
          <w:highlight w:val="yellow"/>
        </w:rPr>
      </w:pPr>
      <w:bookmarkStart w:id="80" w:name="_Toc396747809"/>
      <w:bookmarkStart w:id="81" w:name="_Toc474418718"/>
      <w:bookmarkStart w:id="82" w:name="_Toc475709338"/>
      <w:bookmarkStart w:id="83" w:name="_Toc478655651"/>
      <w:r w:rsidRPr="00337806">
        <w:rPr>
          <w:rFonts w:ascii="Times New Roman" w:hAnsi="Times New Roman" w:cs="Times New Roman"/>
          <w:b/>
        </w:rPr>
        <w:t xml:space="preserve">(A) </w:t>
      </w:r>
      <w:r w:rsidRPr="00D03A6F">
        <w:rPr>
          <w:rFonts w:ascii="Times New Roman" w:hAnsi="Times New Roman" w:cs="Times New Roman"/>
          <w:b/>
          <w:highlight w:val="yellow"/>
        </w:rPr>
        <w:t>Indemnification</w:t>
      </w:r>
      <w:bookmarkEnd w:id="80"/>
      <w:bookmarkEnd w:id="81"/>
      <w:bookmarkEnd w:id="82"/>
      <w:bookmarkEnd w:id="83"/>
      <w:r w:rsidRPr="00D03A6F">
        <w:rPr>
          <w:rFonts w:ascii="Times New Roman" w:hAnsi="Times New Roman" w:cs="Times New Roman"/>
          <w:b/>
          <w:highlight w:val="yellow"/>
        </w:rPr>
        <w:t xml:space="preserve"> and Limitation of Liability.</w:t>
      </w:r>
    </w:p>
    <w:p w14:paraId="7D877114" w14:textId="77777777" w:rsidR="006F1032" w:rsidRPr="00D03A6F" w:rsidRDefault="006F1032" w:rsidP="006F1032">
      <w:pPr>
        <w:spacing w:after="0" w:line="240" w:lineRule="auto"/>
        <w:ind w:left="360" w:hanging="360"/>
        <w:jc w:val="both"/>
        <w:rPr>
          <w:rFonts w:ascii="Times New Roman" w:hAnsi="Times New Roman" w:cs="Times New Roman"/>
          <w:highlight w:val="yellow"/>
        </w:rPr>
      </w:pPr>
    </w:p>
    <w:p w14:paraId="500A117D" w14:textId="3E5A3A39" w:rsidR="006F1032" w:rsidRPr="00D03A6F" w:rsidRDefault="006F1032" w:rsidP="006F1032">
      <w:pPr>
        <w:spacing w:after="0" w:line="240" w:lineRule="auto"/>
        <w:ind w:left="567" w:hanging="567"/>
        <w:jc w:val="both"/>
        <w:rPr>
          <w:rFonts w:ascii="Times New Roman" w:hAnsi="Times New Roman" w:cs="Times New Roman"/>
          <w:highlight w:val="yellow"/>
        </w:rPr>
      </w:pPr>
      <w:r w:rsidRPr="00D03A6F">
        <w:rPr>
          <w:rFonts w:ascii="Times New Roman" w:hAnsi="Times New Roman" w:cs="Times New Roman"/>
          <w:highlight w:val="yellow"/>
        </w:rPr>
        <w:t>10.1</w:t>
      </w:r>
      <w:r w:rsidRPr="00D03A6F">
        <w:rPr>
          <w:rFonts w:ascii="Times New Roman" w:hAnsi="Times New Roman" w:cs="Times New Roman"/>
          <w:highlight w:val="yellow"/>
        </w:rPr>
        <w:tab/>
        <w:t>The Service Provider shall indemnify, defend and hold the Customer</w:t>
      </w:r>
      <w:r w:rsidR="004E257F" w:rsidRPr="00D03A6F">
        <w:rPr>
          <w:rFonts w:ascii="Times New Roman" w:hAnsi="Times New Roman" w:cs="Times New Roman"/>
          <w:highlight w:val="yellow"/>
        </w:rPr>
        <w:t xml:space="preserve"> </w:t>
      </w:r>
      <w:r w:rsidR="004E257F" w:rsidRPr="00D03A6F">
        <w:rPr>
          <w:rFonts w:ascii="Times New Roman" w:hAnsi="Times New Roman" w:cs="Times New Roman"/>
          <w:highlight w:val="yellow"/>
          <w:lang w:val="en-IN"/>
        </w:rPr>
        <w:t>its parents, subsidiaries, affiliates, successors or assigns, and their directors, officers, employees, agents and representatives</w:t>
      </w:r>
      <w:r w:rsidRPr="00D03A6F">
        <w:rPr>
          <w:rFonts w:ascii="Times New Roman" w:hAnsi="Times New Roman" w:cs="Times New Roman"/>
          <w:highlight w:val="yellow"/>
        </w:rPr>
        <w:t xml:space="preserve"> </w:t>
      </w:r>
      <w:r w:rsidR="00385F55" w:rsidRPr="00D03A6F">
        <w:rPr>
          <w:rFonts w:ascii="Times New Roman" w:hAnsi="Times New Roman" w:cs="Times New Roman"/>
          <w:highlight w:val="yellow"/>
        </w:rPr>
        <w:t>(</w:t>
      </w:r>
      <w:r w:rsidR="00385F55" w:rsidRPr="00D03A6F">
        <w:rPr>
          <w:rFonts w:ascii="Times New Roman" w:hAnsi="Times New Roman" w:cs="Times New Roman"/>
          <w:b/>
          <w:bCs/>
          <w:highlight w:val="yellow"/>
        </w:rPr>
        <w:t>“Indemnified Parties”</w:t>
      </w:r>
      <w:r w:rsidR="00385F55" w:rsidRPr="00D03A6F">
        <w:rPr>
          <w:rFonts w:ascii="Times New Roman" w:hAnsi="Times New Roman" w:cs="Times New Roman"/>
          <w:highlight w:val="yellow"/>
        </w:rPr>
        <w:t xml:space="preserve">) </w:t>
      </w:r>
      <w:r w:rsidRPr="00D03A6F">
        <w:rPr>
          <w:rFonts w:ascii="Times New Roman" w:hAnsi="Times New Roman" w:cs="Times New Roman"/>
          <w:highlight w:val="yellow"/>
        </w:rPr>
        <w:t xml:space="preserve">harmless from all actions, proceedings, complaints, claims, damages, demands, liabilities, costs, expenses, etc. (including reasonable attorney’s fees and expenses), arising out of or in relation with:  </w:t>
      </w:r>
    </w:p>
    <w:p w14:paraId="2D4DC0C1" w14:textId="77777777" w:rsidR="006F1032" w:rsidRPr="00D03A6F" w:rsidRDefault="006F1032" w:rsidP="006F1032">
      <w:pPr>
        <w:spacing w:after="0" w:line="240" w:lineRule="auto"/>
        <w:ind w:left="567" w:hanging="567"/>
        <w:jc w:val="both"/>
        <w:rPr>
          <w:rFonts w:ascii="Times New Roman" w:hAnsi="Times New Roman" w:cs="Times New Roman"/>
          <w:highlight w:val="yellow"/>
        </w:rPr>
      </w:pPr>
    </w:p>
    <w:p w14:paraId="02F479B4" w14:textId="75A51AF9" w:rsidR="000F0701" w:rsidRPr="00D03A6F" w:rsidRDefault="00337806" w:rsidP="00337806">
      <w:pPr>
        <w:spacing w:after="0" w:line="240" w:lineRule="auto"/>
        <w:ind w:left="1260" w:hanging="270"/>
        <w:jc w:val="both"/>
        <w:rPr>
          <w:rFonts w:ascii="Times New Roman" w:hAnsi="Times New Roman" w:cs="Times New Roman"/>
          <w:highlight w:val="yellow"/>
        </w:rPr>
      </w:pPr>
      <w:r w:rsidRPr="00D03A6F">
        <w:rPr>
          <w:rFonts w:ascii="Times New Roman" w:hAnsi="Times New Roman" w:cs="Times New Roman"/>
          <w:highlight w:val="yellow"/>
        </w:rPr>
        <w:t xml:space="preserve">a. </w:t>
      </w:r>
      <w:r w:rsidR="00ED773E" w:rsidRPr="00D03A6F">
        <w:rPr>
          <w:rFonts w:ascii="Times New Roman" w:hAnsi="Times New Roman" w:cs="Times New Roman"/>
          <w:highlight w:val="yellow"/>
        </w:rPr>
        <w:t xml:space="preserve"> </w:t>
      </w:r>
      <w:r w:rsidR="000F0701" w:rsidRPr="00D03A6F">
        <w:rPr>
          <w:rFonts w:ascii="Times New Roman" w:hAnsi="Times New Roman" w:cs="Times New Roman"/>
          <w:highlight w:val="yellow"/>
        </w:rPr>
        <w:t xml:space="preserve">any loss or damage to the </w:t>
      </w:r>
      <w:r w:rsidR="00A10900" w:rsidRPr="00D03A6F">
        <w:rPr>
          <w:rFonts w:ascii="Times New Roman" w:hAnsi="Times New Roman" w:cs="Times New Roman"/>
          <w:highlight w:val="yellow"/>
        </w:rPr>
        <w:t>Indemnified Parties</w:t>
      </w:r>
      <w:r w:rsidR="000F0701" w:rsidRPr="00D03A6F">
        <w:rPr>
          <w:rFonts w:ascii="Times New Roman" w:hAnsi="Times New Roman" w:cs="Times New Roman"/>
          <w:highlight w:val="yellow"/>
        </w:rPr>
        <w:t xml:space="preserve"> and/or any third party's tangible property caused / arising out of any act or omission by the </w:t>
      </w:r>
      <w:r w:rsidR="00A10900" w:rsidRPr="00D03A6F">
        <w:rPr>
          <w:rFonts w:ascii="Times New Roman" w:hAnsi="Times New Roman" w:cs="Times New Roman"/>
          <w:highlight w:val="yellow"/>
        </w:rPr>
        <w:t>Service Provider</w:t>
      </w:r>
      <w:r w:rsidR="000F0701" w:rsidRPr="00D03A6F">
        <w:rPr>
          <w:rFonts w:ascii="Times New Roman" w:hAnsi="Times New Roman" w:cs="Times New Roman"/>
          <w:highlight w:val="yellow"/>
        </w:rPr>
        <w:t xml:space="preserve">’s </w:t>
      </w:r>
      <w:r w:rsidR="00DD20B1" w:rsidRPr="00D03A6F">
        <w:rPr>
          <w:rFonts w:ascii="Times New Roman" w:hAnsi="Times New Roman" w:cs="Times New Roman"/>
          <w:highlight w:val="yellow"/>
        </w:rPr>
        <w:t>P</w:t>
      </w:r>
      <w:r w:rsidR="000F0701" w:rsidRPr="00D03A6F">
        <w:rPr>
          <w:rFonts w:ascii="Times New Roman" w:hAnsi="Times New Roman" w:cs="Times New Roman"/>
          <w:highlight w:val="yellow"/>
        </w:rPr>
        <w:t>ersonnel;</w:t>
      </w:r>
    </w:p>
    <w:p w14:paraId="77ED9EDE" w14:textId="77777777" w:rsidR="000F0701" w:rsidRPr="00D03A6F" w:rsidRDefault="000F0701" w:rsidP="000F0701">
      <w:pPr>
        <w:spacing w:after="0" w:line="240" w:lineRule="auto"/>
        <w:ind w:left="993"/>
        <w:jc w:val="both"/>
        <w:rPr>
          <w:rFonts w:ascii="Times New Roman" w:hAnsi="Times New Roman" w:cs="Times New Roman"/>
          <w:highlight w:val="yellow"/>
        </w:rPr>
      </w:pPr>
    </w:p>
    <w:p w14:paraId="71F4987E" w14:textId="5F21F2A3" w:rsidR="000F0701" w:rsidRPr="00D03A6F" w:rsidRDefault="000F0701" w:rsidP="000F0701">
      <w:pPr>
        <w:spacing w:after="0" w:line="240" w:lineRule="auto"/>
        <w:ind w:left="993"/>
        <w:jc w:val="both"/>
        <w:rPr>
          <w:rFonts w:ascii="Times New Roman" w:hAnsi="Times New Roman" w:cs="Times New Roman"/>
          <w:highlight w:val="yellow"/>
        </w:rPr>
      </w:pPr>
      <w:r w:rsidRPr="00D03A6F">
        <w:rPr>
          <w:rFonts w:ascii="Times New Roman" w:hAnsi="Times New Roman" w:cs="Times New Roman"/>
          <w:highlight w:val="yellow"/>
        </w:rPr>
        <w:t>b.</w:t>
      </w:r>
      <w:r w:rsidRPr="00D03A6F">
        <w:rPr>
          <w:rFonts w:ascii="Times New Roman" w:hAnsi="Times New Roman" w:cs="Times New Roman"/>
          <w:highlight w:val="yellow"/>
        </w:rPr>
        <w:tab/>
        <w:t xml:space="preserve">any willful misconduct, gross negligence, fraud or fraudulent misrepresentation by the </w:t>
      </w:r>
      <w:r w:rsidRPr="00D03A6F">
        <w:rPr>
          <w:rFonts w:ascii="Times New Roman" w:hAnsi="Times New Roman" w:cs="Times New Roman"/>
          <w:highlight w:val="yellow"/>
        </w:rPr>
        <w:tab/>
      </w:r>
      <w:r w:rsidR="00546392" w:rsidRPr="00D03A6F">
        <w:rPr>
          <w:rFonts w:ascii="Times New Roman" w:hAnsi="Times New Roman" w:cs="Times New Roman"/>
          <w:highlight w:val="yellow"/>
        </w:rPr>
        <w:t>Service Provider</w:t>
      </w:r>
      <w:r w:rsidRPr="00D03A6F">
        <w:rPr>
          <w:rFonts w:ascii="Times New Roman" w:hAnsi="Times New Roman" w:cs="Times New Roman"/>
          <w:highlight w:val="yellow"/>
        </w:rPr>
        <w:t>.</w:t>
      </w:r>
    </w:p>
    <w:p w14:paraId="4F8B15A1" w14:textId="77777777" w:rsidR="000F0701" w:rsidRPr="00D03A6F" w:rsidRDefault="000F0701" w:rsidP="000F0701">
      <w:pPr>
        <w:spacing w:after="0" w:line="240" w:lineRule="auto"/>
        <w:ind w:left="993"/>
        <w:jc w:val="both"/>
        <w:rPr>
          <w:rFonts w:ascii="Times New Roman" w:hAnsi="Times New Roman" w:cs="Times New Roman"/>
          <w:highlight w:val="yellow"/>
        </w:rPr>
      </w:pPr>
    </w:p>
    <w:p w14:paraId="25C9A512" w14:textId="2B3A6E84" w:rsidR="000F0701" w:rsidRPr="00D03A6F" w:rsidRDefault="000F0701" w:rsidP="000F0701">
      <w:pPr>
        <w:spacing w:after="0" w:line="240" w:lineRule="auto"/>
        <w:ind w:left="993"/>
        <w:jc w:val="both"/>
        <w:rPr>
          <w:rFonts w:ascii="Times New Roman" w:hAnsi="Times New Roman" w:cs="Times New Roman"/>
          <w:highlight w:val="yellow"/>
        </w:rPr>
      </w:pPr>
      <w:r w:rsidRPr="00D03A6F">
        <w:rPr>
          <w:rFonts w:ascii="Times New Roman" w:hAnsi="Times New Roman" w:cs="Times New Roman"/>
          <w:highlight w:val="yellow"/>
        </w:rPr>
        <w:t>d.</w:t>
      </w:r>
      <w:r w:rsidR="00C3316F" w:rsidRPr="00D03A6F">
        <w:rPr>
          <w:rFonts w:ascii="Times New Roman" w:hAnsi="Times New Roman" w:cs="Times New Roman"/>
          <w:highlight w:val="yellow"/>
        </w:rPr>
        <w:t xml:space="preserve">   </w:t>
      </w:r>
      <w:r w:rsidRPr="00D03A6F">
        <w:rPr>
          <w:rFonts w:ascii="Times New Roman" w:hAnsi="Times New Roman" w:cs="Times New Roman"/>
          <w:highlight w:val="yellow"/>
        </w:rPr>
        <w:t xml:space="preserve">death or bodily injury of any person caused by the </w:t>
      </w:r>
      <w:r w:rsidR="00DD20B1" w:rsidRPr="00D03A6F">
        <w:rPr>
          <w:rFonts w:ascii="Times New Roman" w:hAnsi="Times New Roman" w:cs="Times New Roman"/>
          <w:highlight w:val="yellow"/>
        </w:rPr>
        <w:t>Service Provider</w:t>
      </w:r>
      <w:r w:rsidRPr="00D03A6F">
        <w:rPr>
          <w:rFonts w:ascii="Times New Roman" w:hAnsi="Times New Roman" w:cs="Times New Roman"/>
          <w:highlight w:val="yellow"/>
        </w:rPr>
        <w:t xml:space="preserve"> including its </w:t>
      </w:r>
      <w:r w:rsidR="001B16B1" w:rsidRPr="00D03A6F">
        <w:rPr>
          <w:rFonts w:ascii="Times New Roman" w:hAnsi="Times New Roman" w:cs="Times New Roman"/>
          <w:highlight w:val="yellow"/>
        </w:rPr>
        <w:t>P</w:t>
      </w:r>
      <w:r w:rsidRPr="00D03A6F">
        <w:rPr>
          <w:rFonts w:ascii="Times New Roman" w:hAnsi="Times New Roman" w:cs="Times New Roman"/>
          <w:highlight w:val="yellow"/>
        </w:rPr>
        <w:t>ersonnel.</w:t>
      </w:r>
    </w:p>
    <w:p w14:paraId="43CE6660" w14:textId="77777777" w:rsidR="000F0701" w:rsidRPr="00D03A6F" w:rsidRDefault="000F0701" w:rsidP="000F0701">
      <w:pPr>
        <w:spacing w:after="0" w:line="240" w:lineRule="auto"/>
        <w:ind w:left="993"/>
        <w:jc w:val="both"/>
        <w:rPr>
          <w:rFonts w:ascii="Times New Roman" w:hAnsi="Times New Roman" w:cs="Times New Roman"/>
          <w:highlight w:val="yellow"/>
        </w:rPr>
      </w:pPr>
    </w:p>
    <w:p w14:paraId="603A4B9D" w14:textId="367B7708" w:rsidR="000F0701" w:rsidRPr="00D03A6F" w:rsidRDefault="000F0701" w:rsidP="000F0701">
      <w:pPr>
        <w:spacing w:after="0" w:line="240" w:lineRule="auto"/>
        <w:ind w:left="993"/>
        <w:jc w:val="both"/>
        <w:rPr>
          <w:rFonts w:ascii="Times New Roman" w:hAnsi="Times New Roman" w:cs="Times New Roman"/>
          <w:highlight w:val="yellow"/>
        </w:rPr>
      </w:pPr>
      <w:r w:rsidRPr="00D03A6F">
        <w:rPr>
          <w:rFonts w:ascii="Times New Roman" w:hAnsi="Times New Roman" w:cs="Times New Roman"/>
          <w:highlight w:val="yellow"/>
        </w:rPr>
        <w:t xml:space="preserve">e.   any violation of any statutory requirement and/or law by the </w:t>
      </w:r>
      <w:r w:rsidR="00DA1894" w:rsidRPr="00D03A6F">
        <w:rPr>
          <w:rFonts w:ascii="Times New Roman" w:hAnsi="Times New Roman" w:cs="Times New Roman"/>
          <w:highlight w:val="yellow"/>
        </w:rPr>
        <w:t>Service Provider</w:t>
      </w:r>
      <w:r w:rsidRPr="00D03A6F">
        <w:rPr>
          <w:rFonts w:ascii="Times New Roman" w:hAnsi="Times New Roman" w:cs="Times New Roman"/>
          <w:highlight w:val="yellow"/>
        </w:rPr>
        <w:t>.</w:t>
      </w:r>
    </w:p>
    <w:p w14:paraId="37739E9A" w14:textId="77777777" w:rsidR="000F0701" w:rsidRPr="00D03A6F" w:rsidRDefault="000F0701" w:rsidP="000F0701">
      <w:pPr>
        <w:spacing w:after="0" w:line="240" w:lineRule="auto"/>
        <w:ind w:left="993"/>
        <w:jc w:val="both"/>
        <w:rPr>
          <w:rFonts w:ascii="Times New Roman" w:hAnsi="Times New Roman" w:cs="Times New Roman"/>
          <w:highlight w:val="yellow"/>
        </w:rPr>
      </w:pPr>
    </w:p>
    <w:p w14:paraId="6998483E" w14:textId="79F46AC3" w:rsidR="000F0701" w:rsidRPr="00D03A6F" w:rsidRDefault="000F0701" w:rsidP="0098316F">
      <w:pPr>
        <w:spacing w:after="0" w:line="240" w:lineRule="auto"/>
        <w:ind w:left="1350" w:hanging="360"/>
        <w:jc w:val="both"/>
        <w:rPr>
          <w:rFonts w:ascii="Times New Roman" w:hAnsi="Times New Roman" w:cs="Times New Roman"/>
          <w:highlight w:val="yellow"/>
        </w:rPr>
      </w:pPr>
      <w:r w:rsidRPr="00D03A6F">
        <w:rPr>
          <w:rFonts w:ascii="Times New Roman" w:hAnsi="Times New Roman" w:cs="Times New Roman"/>
          <w:highlight w:val="yellow"/>
        </w:rPr>
        <w:t>f.</w:t>
      </w:r>
      <w:r w:rsidRPr="00D03A6F">
        <w:rPr>
          <w:rFonts w:ascii="Times New Roman" w:hAnsi="Times New Roman" w:cs="Times New Roman"/>
          <w:highlight w:val="yellow"/>
        </w:rPr>
        <w:tab/>
        <w:t xml:space="preserve">any breach of </w:t>
      </w:r>
      <w:r w:rsidR="0098316F" w:rsidRPr="00D03A6F">
        <w:rPr>
          <w:rFonts w:ascii="Times New Roman" w:hAnsi="Times New Roman" w:cs="Times New Roman"/>
          <w:highlight w:val="yellow"/>
        </w:rPr>
        <w:t xml:space="preserve">confidentiality or </w:t>
      </w:r>
      <w:r w:rsidRPr="00D03A6F">
        <w:rPr>
          <w:rFonts w:ascii="Times New Roman" w:hAnsi="Times New Roman" w:cs="Times New Roman"/>
          <w:highlight w:val="yellow"/>
        </w:rPr>
        <w:t xml:space="preserve">data privacy/security obligations by the </w:t>
      </w:r>
      <w:r w:rsidR="00DA1894" w:rsidRPr="00D03A6F">
        <w:rPr>
          <w:rFonts w:ascii="Times New Roman" w:hAnsi="Times New Roman" w:cs="Times New Roman"/>
          <w:highlight w:val="yellow"/>
        </w:rPr>
        <w:t>Service Provider</w:t>
      </w:r>
      <w:r w:rsidRPr="00D03A6F">
        <w:rPr>
          <w:rFonts w:ascii="Times New Roman" w:hAnsi="Times New Roman" w:cs="Times New Roman"/>
          <w:highlight w:val="yellow"/>
        </w:rPr>
        <w:t xml:space="preserve"> or its </w:t>
      </w:r>
      <w:r w:rsidR="00DA1894" w:rsidRPr="00D03A6F">
        <w:rPr>
          <w:rFonts w:ascii="Times New Roman" w:hAnsi="Times New Roman" w:cs="Times New Roman"/>
          <w:highlight w:val="yellow"/>
        </w:rPr>
        <w:t>P</w:t>
      </w:r>
      <w:r w:rsidRPr="00D03A6F">
        <w:rPr>
          <w:rFonts w:ascii="Times New Roman" w:hAnsi="Times New Roman" w:cs="Times New Roman"/>
          <w:highlight w:val="yellow"/>
        </w:rPr>
        <w:t>ersonnel.</w:t>
      </w:r>
    </w:p>
    <w:p w14:paraId="12186B9C" w14:textId="77777777" w:rsidR="000F0701" w:rsidRPr="00D03A6F" w:rsidRDefault="000F0701" w:rsidP="000F0701">
      <w:pPr>
        <w:spacing w:after="0" w:line="240" w:lineRule="auto"/>
        <w:ind w:left="993"/>
        <w:jc w:val="both"/>
        <w:rPr>
          <w:rFonts w:ascii="Times New Roman" w:hAnsi="Times New Roman" w:cs="Times New Roman"/>
          <w:highlight w:val="yellow"/>
        </w:rPr>
      </w:pPr>
    </w:p>
    <w:p w14:paraId="4DE50787" w14:textId="1DF90798" w:rsidR="000F0701" w:rsidRPr="00D03A6F" w:rsidRDefault="000F0701" w:rsidP="000F0701">
      <w:pPr>
        <w:spacing w:after="0" w:line="240" w:lineRule="auto"/>
        <w:ind w:left="993"/>
        <w:jc w:val="both"/>
        <w:rPr>
          <w:rFonts w:ascii="Times New Roman" w:hAnsi="Times New Roman" w:cs="Times New Roman"/>
          <w:highlight w:val="yellow"/>
        </w:rPr>
      </w:pPr>
      <w:r w:rsidRPr="00D03A6F">
        <w:rPr>
          <w:rFonts w:ascii="Times New Roman" w:hAnsi="Times New Roman" w:cs="Times New Roman"/>
          <w:highlight w:val="yellow"/>
        </w:rPr>
        <w:t>g.</w:t>
      </w:r>
      <w:r w:rsidRPr="00D03A6F">
        <w:rPr>
          <w:rFonts w:ascii="Times New Roman" w:hAnsi="Times New Roman" w:cs="Times New Roman"/>
          <w:highlight w:val="yellow"/>
        </w:rPr>
        <w:tab/>
        <w:t>any violation of any third party’s intellectual property rights</w:t>
      </w:r>
      <w:r w:rsidRPr="00D03A6F">
        <w:rPr>
          <w:rFonts w:ascii="Times New Roman" w:hAnsi="Times New Roman" w:cs="Times New Roman"/>
          <w:b/>
          <w:highlight w:val="yellow"/>
        </w:rPr>
        <w:t>.</w:t>
      </w:r>
    </w:p>
    <w:p w14:paraId="3E23030A" w14:textId="77777777" w:rsidR="006F1032" w:rsidRPr="00D03A6F" w:rsidRDefault="006F1032" w:rsidP="006F1032">
      <w:pPr>
        <w:spacing w:after="0" w:line="240" w:lineRule="auto"/>
        <w:ind w:left="993"/>
        <w:jc w:val="both"/>
        <w:rPr>
          <w:rFonts w:ascii="Times New Roman" w:hAnsi="Times New Roman" w:cs="Times New Roman"/>
          <w:highlight w:val="yellow"/>
        </w:rPr>
      </w:pPr>
    </w:p>
    <w:p w14:paraId="1985E8BC" w14:textId="77777777" w:rsidR="00ED773E" w:rsidRPr="00D03A6F" w:rsidRDefault="00ED773E" w:rsidP="00ED773E">
      <w:pPr>
        <w:pStyle w:val="ListParagraph"/>
        <w:spacing w:after="0" w:line="240" w:lineRule="auto"/>
        <w:ind w:left="1080"/>
        <w:jc w:val="both"/>
        <w:rPr>
          <w:rFonts w:ascii="Times New Roman" w:hAnsi="Times New Roman" w:cs="Times New Roman"/>
          <w:highlight w:val="yellow"/>
        </w:rPr>
      </w:pPr>
    </w:p>
    <w:p w14:paraId="6038598B" w14:textId="01ED8AAF" w:rsidR="006F1032" w:rsidRPr="00D03A6F" w:rsidRDefault="00ED773E" w:rsidP="00ED773E">
      <w:pPr>
        <w:pStyle w:val="ListParagraph"/>
        <w:spacing w:after="0" w:line="240" w:lineRule="auto"/>
        <w:ind w:left="1080" w:hanging="630"/>
        <w:jc w:val="both"/>
        <w:rPr>
          <w:rFonts w:ascii="Times New Roman" w:hAnsi="Times New Roman" w:cs="Times New Roman"/>
          <w:highlight w:val="yellow"/>
        </w:rPr>
      </w:pPr>
      <w:r w:rsidRPr="00D03A6F">
        <w:rPr>
          <w:rFonts w:ascii="Times New Roman" w:hAnsi="Times New Roman" w:cs="Times New Roman"/>
          <w:highlight w:val="yellow"/>
        </w:rPr>
        <w:t xml:space="preserve">10.2   </w:t>
      </w:r>
      <w:r w:rsidR="006F1032" w:rsidRPr="00D03A6F">
        <w:rPr>
          <w:rFonts w:ascii="Times New Roman" w:hAnsi="Times New Roman" w:cs="Times New Roman"/>
          <w:highlight w:val="yellow"/>
        </w:rPr>
        <w:t>It is agreed that, with respect to this sub-Clause 10.1(g)</w:t>
      </w:r>
      <w:r w:rsidR="00956088" w:rsidRPr="00D03A6F">
        <w:rPr>
          <w:rFonts w:ascii="Times New Roman" w:hAnsi="Times New Roman" w:cs="Times New Roman"/>
          <w:highlight w:val="yellow"/>
        </w:rPr>
        <w:t xml:space="preserve"> where the Customer’s use of the Composite Software is affected,</w:t>
      </w:r>
      <w:r w:rsidR="006F1032" w:rsidRPr="00D03A6F">
        <w:rPr>
          <w:rFonts w:ascii="Times New Roman" w:hAnsi="Times New Roman" w:cs="Times New Roman"/>
          <w:highlight w:val="yellow"/>
        </w:rPr>
        <w:t xml:space="preserve"> the first recourse shall be for Service Provider to either, at its option (i) secure a license, at no additional expenses to Customer, from such third party to allow Customer to continue to use the Composite Software; or (ii) to modify the Composite Software so as to make it non-infringing, and in the event Service Provider fails to achieve either of (i) </w:t>
      </w:r>
      <w:r w:rsidR="006F1032" w:rsidRPr="00D03A6F">
        <w:rPr>
          <w:rFonts w:ascii="Times New Roman" w:hAnsi="Times New Roman" w:cs="Times New Roman"/>
          <w:highlight w:val="yellow"/>
        </w:rPr>
        <w:lastRenderedPageBreak/>
        <w:t>or (ii) above, then within 1 (one) month of Service Provider becoming aware of any such infringement claim,  the Customer shall have the right to be indemnified by Service Provider for such infringement.</w:t>
      </w:r>
    </w:p>
    <w:p w14:paraId="3DA917FE" w14:textId="77777777" w:rsidR="006F1032" w:rsidRPr="00D03A6F" w:rsidRDefault="006F1032" w:rsidP="006F1032">
      <w:pPr>
        <w:spacing w:after="0" w:line="240" w:lineRule="auto"/>
        <w:ind w:left="567" w:hanging="567"/>
        <w:jc w:val="both"/>
        <w:rPr>
          <w:rFonts w:ascii="Times New Roman" w:hAnsi="Times New Roman" w:cs="Times New Roman"/>
          <w:highlight w:val="yellow"/>
        </w:rPr>
      </w:pPr>
    </w:p>
    <w:p w14:paraId="1B0A4172" w14:textId="77777777" w:rsidR="006F1032" w:rsidRPr="00D03A6F" w:rsidRDefault="006F1032" w:rsidP="006F1032">
      <w:pPr>
        <w:spacing w:after="0" w:line="240" w:lineRule="auto"/>
        <w:ind w:left="360" w:hanging="360"/>
        <w:jc w:val="both"/>
        <w:rPr>
          <w:rFonts w:ascii="Times New Roman" w:hAnsi="Times New Roman" w:cs="Times New Roman"/>
          <w:b/>
          <w:bCs/>
          <w:highlight w:val="yellow"/>
        </w:rPr>
      </w:pPr>
      <w:r w:rsidRPr="00D03A6F">
        <w:rPr>
          <w:rFonts w:ascii="Times New Roman" w:hAnsi="Times New Roman" w:cs="Times New Roman"/>
          <w:b/>
          <w:bCs/>
          <w:highlight w:val="yellow"/>
        </w:rPr>
        <w:t xml:space="preserve">10. (B) </w:t>
      </w:r>
      <w:r w:rsidRPr="00D03A6F">
        <w:rPr>
          <w:rFonts w:ascii="Times New Roman" w:hAnsi="Times New Roman"/>
          <w:b/>
          <w:bCs/>
          <w:highlight w:val="yellow"/>
        </w:rPr>
        <w:t>Limitation of Liability</w:t>
      </w:r>
    </w:p>
    <w:p w14:paraId="737D618B" w14:textId="77777777" w:rsidR="006F1032" w:rsidRPr="00D03A6F" w:rsidRDefault="006F1032" w:rsidP="006F1032">
      <w:pPr>
        <w:pStyle w:val="ListParagraph"/>
        <w:ind w:left="709"/>
        <w:jc w:val="both"/>
        <w:rPr>
          <w:rFonts w:ascii="Times New Roman" w:hAnsi="Times New Roman"/>
          <w:b/>
          <w:bCs/>
          <w:highlight w:val="yellow"/>
        </w:rPr>
      </w:pPr>
    </w:p>
    <w:p w14:paraId="2C13F501" w14:textId="77A78A83" w:rsidR="006F1032" w:rsidRPr="00D03A6F" w:rsidRDefault="006F1032" w:rsidP="006F1032">
      <w:pPr>
        <w:pStyle w:val="ListParagraph"/>
        <w:ind w:left="709"/>
        <w:jc w:val="both"/>
        <w:rPr>
          <w:rFonts w:ascii="Times New Roman" w:hAnsi="Times New Roman"/>
          <w:iCs/>
          <w:highlight w:val="yellow"/>
        </w:rPr>
      </w:pPr>
      <w:r w:rsidRPr="00D03A6F">
        <w:rPr>
          <w:rFonts w:ascii="Times New Roman" w:hAnsi="Times New Roman"/>
          <w:iCs/>
          <w:highlight w:val="yellow"/>
        </w:rPr>
        <w:t xml:space="preserve">10B.1 </w:t>
      </w:r>
      <w:r w:rsidRPr="00D03A6F">
        <w:rPr>
          <w:rFonts w:ascii="Times New Roman" w:hAnsi="Times New Roman"/>
          <w:iCs/>
          <w:highlight w:val="yellow"/>
        </w:rPr>
        <w:tab/>
        <w:t>Subject to Section 10B.3 and except as provided under Section 10B.4 below,</w:t>
      </w:r>
      <w:r w:rsidR="00670AC3" w:rsidRPr="00D03A6F">
        <w:rPr>
          <w:rFonts w:ascii="Times New Roman" w:hAnsi="Times New Roman"/>
          <w:iCs/>
          <w:highlight w:val="yellow"/>
        </w:rPr>
        <w:t xml:space="preserve"> the </w:t>
      </w:r>
      <w:r w:rsidR="00977325" w:rsidRPr="00D03A6F">
        <w:rPr>
          <w:rFonts w:ascii="Times New Roman" w:hAnsi="Times New Roman"/>
          <w:iCs/>
          <w:highlight w:val="yellow"/>
        </w:rPr>
        <w:t xml:space="preserve">Service </w:t>
      </w:r>
      <w:r w:rsidR="007B3889" w:rsidRPr="00D03A6F">
        <w:rPr>
          <w:rFonts w:ascii="Times New Roman" w:hAnsi="Times New Roman"/>
          <w:iCs/>
          <w:highlight w:val="yellow"/>
        </w:rPr>
        <w:t>P</w:t>
      </w:r>
      <w:r w:rsidR="00977325" w:rsidRPr="00D03A6F">
        <w:rPr>
          <w:rFonts w:ascii="Times New Roman" w:hAnsi="Times New Roman"/>
          <w:iCs/>
          <w:highlight w:val="yellow"/>
        </w:rPr>
        <w:t>roviders</w:t>
      </w:r>
      <w:r w:rsidR="00977325" w:rsidRPr="00D03A6F">
        <w:rPr>
          <w:rFonts w:ascii="Times New Roman" w:hAnsi="Times New Roman"/>
          <w:highlight w:val="yellow"/>
        </w:rPr>
        <w:t>’s aggregate cumulative liability for any and all claims under this Agreement shall only be limited to</w:t>
      </w:r>
      <w:r w:rsidR="007C6B11" w:rsidRPr="00D03A6F">
        <w:rPr>
          <w:rFonts w:ascii="Times New Roman" w:hAnsi="Times New Roman"/>
          <w:highlight w:val="yellow"/>
        </w:rPr>
        <w:t xml:space="preserve"> </w:t>
      </w:r>
      <w:r w:rsidR="00041E55" w:rsidRPr="00D03A6F">
        <w:rPr>
          <w:rFonts w:ascii="Times New Roman" w:hAnsi="Times New Roman"/>
          <w:highlight w:val="yellow"/>
        </w:rPr>
        <w:t>two</w:t>
      </w:r>
      <w:r w:rsidR="00977325" w:rsidRPr="00D03A6F">
        <w:rPr>
          <w:rFonts w:ascii="Times New Roman" w:hAnsi="Times New Roman"/>
          <w:highlight w:val="yellow"/>
        </w:rPr>
        <w:t xml:space="preserve"> </w:t>
      </w:r>
      <w:r w:rsidR="007C6B11" w:rsidRPr="00D03A6F">
        <w:rPr>
          <w:rFonts w:ascii="Times New Roman" w:hAnsi="Times New Roman"/>
          <w:highlight w:val="yellow"/>
        </w:rPr>
        <w:t>hundred (</w:t>
      </w:r>
      <w:r w:rsidR="00041E55" w:rsidRPr="00D03A6F">
        <w:rPr>
          <w:rFonts w:ascii="Times New Roman" w:hAnsi="Times New Roman"/>
          <w:highlight w:val="yellow"/>
        </w:rPr>
        <w:t>2</w:t>
      </w:r>
      <w:r w:rsidR="007C6B11" w:rsidRPr="00D03A6F">
        <w:rPr>
          <w:rFonts w:ascii="Times New Roman" w:hAnsi="Times New Roman"/>
          <w:highlight w:val="yellow"/>
        </w:rPr>
        <w:t xml:space="preserve">00%) </w:t>
      </w:r>
      <w:r w:rsidR="00977325" w:rsidRPr="00D03A6F">
        <w:rPr>
          <w:rFonts w:ascii="Times New Roman" w:hAnsi="Times New Roman"/>
          <w:highlight w:val="yellow"/>
        </w:rPr>
        <w:t xml:space="preserve"> of the annual average charges paid or payable by the </w:t>
      </w:r>
      <w:r w:rsidR="005C444E" w:rsidRPr="00D03A6F">
        <w:rPr>
          <w:rFonts w:ascii="Times New Roman" w:hAnsi="Times New Roman"/>
          <w:iCs/>
          <w:highlight w:val="yellow"/>
        </w:rPr>
        <w:t xml:space="preserve">Customer </w:t>
      </w:r>
      <w:r w:rsidR="00977325" w:rsidRPr="00D03A6F">
        <w:rPr>
          <w:rFonts w:ascii="Times New Roman" w:hAnsi="Times New Roman"/>
          <w:highlight w:val="yellow"/>
        </w:rPr>
        <w:t>to Service Provider under this Agreement.</w:t>
      </w:r>
      <w:r w:rsidRPr="00D03A6F">
        <w:rPr>
          <w:rFonts w:ascii="Times New Roman" w:hAnsi="Times New Roman"/>
          <w:iCs/>
          <w:highlight w:val="yellow"/>
        </w:rPr>
        <w:t>The foregoing limitation on liability of Service Provider shall apply regardless of how that liability arises, including (without limitation) breach of contract, tort (including negligence), misrepresentation or breach of statutory duty.</w:t>
      </w:r>
    </w:p>
    <w:p w14:paraId="14AAE33C" w14:textId="77777777" w:rsidR="006F1032" w:rsidRPr="00D03A6F" w:rsidRDefault="006F1032" w:rsidP="006F1032">
      <w:pPr>
        <w:pStyle w:val="ListParagraph"/>
        <w:ind w:left="709"/>
        <w:jc w:val="both"/>
        <w:rPr>
          <w:rFonts w:ascii="Times New Roman" w:hAnsi="Times New Roman"/>
          <w:highlight w:val="yellow"/>
        </w:rPr>
      </w:pPr>
    </w:p>
    <w:p w14:paraId="7ADC2D4A" w14:textId="2ADC824C" w:rsidR="006F1032" w:rsidRPr="00D03A6F" w:rsidRDefault="006F1032" w:rsidP="006F1032">
      <w:pPr>
        <w:pStyle w:val="ListParagraph"/>
        <w:ind w:left="709"/>
        <w:jc w:val="both"/>
        <w:rPr>
          <w:rFonts w:ascii="Times New Roman" w:hAnsi="Times New Roman"/>
          <w:highlight w:val="yellow"/>
        </w:rPr>
      </w:pPr>
      <w:r w:rsidRPr="00D03A6F">
        <w:rPr>
          <w:rFonts w:ascii="Times New Roman" w:hAnsi="Times New Roman"/>
          <w:highlight w:val="yellow"/>
        </w:rPr>
        <w:t xml:space="preserve">10B.2 Subject to </w:t>
      </w:r>
      <w:r w:rsidR="00950333" w:rsidRPr="00D03A6F">
        <w:rPr>
          <w:rFonts w:ascii="Times New Roman" w:hAnsi="Times New Roman"/>
          <w:highlight w:val="yellow"/>
        </w:rPr>
        <w:t xml:space="preserve">Clause </w:t>
      </w:r>
      <w:r w:rsidRPr="00D03A6F">
        <w:rPr>
          <w:rFonts w:ascii="Times New Roman" w:hAnsi="Times New Roman"/>
          <w:highlight w:val="yellow"/>
        </w:rPr>
        <w:t>10B.3 below</w:t>
      </w:r>
      <w:r w:rsidRPr="00D03A6F">
        <w:rPr>
          <w:rFonts w:ascii="Times New Roman" w:hAnsi="Times New Roman"/>
          <w:iCs/>
          <w:highlight w:val="yellow"/>
        </w:rPr>
        <w:t xml:space="preserve"> and except as provided under </w:t>
      </w:r>
      <w:r w:rsidR="00950333" w:rsidRPr="00D03A6F">
        <w:rPr>
          <w:rFonts w:ascii="Times New Roman" w:hAnsi="Times New Roman"/>
          <w:iCs/>
          <w:highlight w:val="yellow"/>
        </w:rPr>
        <w:t>Clau</w:t>
      </w:r>
      <w:r w:rsidR="008C08B2" w:rsidRPr="00D03A6F">
        <w:rPr>
          <w:rFonts w:ascii="Times New Roman" w:hAnsi="Times New Roman"/>
          <w:iCs/>
          <w:highlight w:val="yellow"/>
        </w:rPr>
        <w:t>s</w:t>
      </w:r>
      <w:r w:rsidR="00950333" w:rsidRPr="00D03A6F">
        <w:rPr>
          <w:rFonts w:ascii="Times New Roman" w:hAnsi="Times New Roman"/>
          <w:iCs/>
          <w:highlight w:val="yellow"/>
        </w:rPr>
        <w:t xml:space="preserve">e </w:t>
      </w:r>
      <w:r w:rsidRPr="00D03A6F">
        <w:rPr>
          <w:rFonts w:ascii="Times New Roman" w:hAnsi="Times New Roman"/>
          <w:iCs/>
          <w:highlight w:val="yellow"/>
        </w:rPr>
        <w:t>10B.4</w:t>
      </w:r>
      <w:r w:rsidRPr="00D03A6F">
        <w:rPr>
          <w:rFonts w:ascii="Times New Roman" w:hAnsi="Times New Roman"/>
          <w:highlight w:val="yellow"/>
        </w:rPr>
        <w:t xml:space="preserve">, </w:t>
      </w:r>
      <w:r w:rsidRPr="00D03A6F">
        <w:rPr>
          <w:rFonts w:ascii="Times New Roman" w:hAnsi="Times New Roman"/>
          <w:iCs/>
          <w:highlight w:val="yellow"/>
        </w:rPr>
        <w:t>IndiGo</w:t>
      </w:r>
      <w:r w:rsidRPr="00D03A6F">
        <w:rPr>
          <w:rFonts w:ascii="Times New Roman" w:hAnsi="Times New Roman"/>
          <w:highlight w:val="yellow"/>
        </w:rPr>
        <w:t xml:space="preserve">’s aggregate cumulative liability for any and all claims under this Agreement shall only be limited to </w:t>
      </w:r>
      <w:r w:rsidR="007C6B11" w:rsidRPr="00D03A6F">
        <w:rPr>
          <w:rFonts w:ascii="Times New Roman" w:hAnsi="Times New Roman"/>
          <w:highlight w:val="yellow"/>
        </w:rPr>
        <w:t>one hundred</w:t>
      </w:r>
      <w:r w:rsidRPr="00D03A6F">
        <w:rPr>
          <w:rFonts w:ascii="Times New Roman" w:hAnsi="Times New Roman"/>
          <w:highlight w:val="yellow"/>
        </w:rPr>
        <w:t xml:space="preserve"> (</w:t>
      </w:r>
      <w:r w:rsidR="007C6B11" w:rsidRPr="00D03A6F">
        <w:rPr>
          <w:rFonts w:ascii="Times New Roman" w:hAnsi="Times New Roman"/>
          <w:highlight w:val="yellow"/>
        </w:rPr>
        <w:t>10</w:t>
      </w:r>
      <w:r w:rsidRPr="00D03A6F">
        <w:rPr>
          <w:rFonts w:ascii="Times New Roman" w:hAnsi="Times New Roman"/>
          <w:highlight w:val="yellow"/>
        </w:rPr>
        <w:t xml:space="preserve">0%) of the annual average charges paid or payable by the </w:t>
      </w:r>
      <w:r w:rsidRPr="00D03A6F">
        <w:rPr>
          <w:rFonts w:ascii="Times New Roman" w:hAnsi="Times New Roman"/>
          <w:iCs/>
          <w:highlight w:val="yellow"/>
        </w:rPr>
        <w:t>IndiGo</w:t>
      </w:r>
      <w:r w:rsidRPr="00D03A6F">
        <w:rPr>
          <w:rFonts w:ascii="Times New Roman" w:hAnsi="Times New Roman"/>
          <w:highlight w:val="yellow"/>
        </w:rPr>
        <w:t xml:space="preserve"> to Service Provider under this Agreement.  </w:t>
      </w:r>
      <w:r w:rsidRPr="00D03A6F">
        <w:rPr>
          <w:rFonts w:ascii="Times New Roman" w:hAnsi="Times New Roman"/>
          <w:iCs/>
          <w:highlight w:val="yellow"/>
        </w:rPr>
        <w:t>The foregoing limitation on liability of Service Provider shall apply regardless of how that liability arises, including (without limitation) breach of contract, tort (including negligence), misrepresentation or breach of statutory duty.</w:t>
      </w:r>
    </w:p>
    <w:p w14:paraId="6BC26E6F" w14:textId="77777777" w:rsidR="006F1032" w:rsidRPr="00D03A6F" w:rsidRDefault="006F1032" w:rsidP="006F1032">
      <w:pPr>
        <w:pStyle w:val="ListParagraph"/>
        <w:ind w:left="709"/>
        <w:jc w:val="both"/>
        <w:rPr>
          <w:rFonts w:ascii="Times New Roman" w:hAnsi="Times New Roman"/>
          <w:b/>
          <w:bCs/>
          <w:highlight w:val="yellow"/>
        </w:rPr>
      </w:pPr>
    </w:p>
    <w:p w14:paraId="1D139096" w14:textId="77777777" w:rsidR="006F1032" w:rsidRPr="00D03A6F" w:rsidRDefault="006F1032" w:rsidP="006F1032">
      <w:pPr>
        <w:pStyle w:val="ListParagraph"/>
        <w:ind w:left="709"/>
        <w:jc w:val="both"/>
        <w:rPr>
          <w:rFonts w:ascii="Times New Roman" w:hAnsi="Times New Roman"/>
          <w:highlight w:val="yellow"/>
        </w:rPr>
      </w:pPr>
      <w:r w:rsidRPr="00D03A6F">
        <w:rPr>
          <w:rFonts w:ascii="Times New Roman" w:hAnsi="Times New Roman"/>
          <w:highlight w:val="yellow"/>
        </w:rPr>
        <w:t>10B.3</w:t>
      </w:r>
      <w:r w:rsidRPr="00D03A6F">
        <w:rPr>
          <w:rFonts w:ascii="Times New Roman" w:hAnsi="Times New Roman"/>
          <w:b/>
          <w:bCs/>
          <w:highlight w:val="yellow"/>
        </w:rPr>
        <w:t xml:space="preserve">. </w:t>
      </w:r>
      <w:r w:rsidRPr="00D03A6F">
        <w:rPr>
          <w:rFonts w:ascii="Times New Roman" w:hAnsi="Times New Roman"/>
          <w:bCs/>
          <w:highlight w:val="yellow"/>
        </w:rPr>
        <w:t>Subject to clause 10B.4 below</w:t>
      </w:r>
      <w:r w:rsidRPr="00D03A6F">
        <w:rPr>
          <w:rFonts w:ascii="Times New Roman" w:hAnsi="Times New Roman"/>
          <w:b/>
          <w:bCs/>
          <w:highlight w:val="yellow"/>
        </w:rPr>
        <w:t xml:space="preserve">, </w:t>
      </w:r>
      <w:r w:rsidRPr="00D03A6F">
        <w:rPr>
          <w:rFonts w:ascii="Times New Roman" w:hAnsi="Times New Roman"/>
          <w:highlight w:val="yellow"/>
        </w:rPr>
        <w:t xml:space="preserve">neither Party shall be liable for any indirect, special, incidental special, exemplary and / or consequential, punitive damages arising out of or in connection with this </w:t>
      </w:r>
      <w:r w:rsidRPr="00D03A6F">
        <w:rPr>
          <w:rFonts w:ascii="Times New Roman" w:hAnsi="Times New Roman"/>
          <w:highlight w:val="yellow"/>
          <w:lang w:val="en-IN"/>
        </w:rPr>
        <w:t>Agreement, including but not limited to, loss of revenue or anticipated profits or lost profits or loss of business opportunity /(ies) arising out of or in connection with this Agreement</w:t>
      </w:r>
      <w:r w:rsidRPr="00D03A6F">
        <w:rPr>
          <w:rFonts w:ascii="Times New Roman" w:hAnsi="Times New Roman"/>
          <w:highlight w:val="yellow"/>
        </w:rPr>
        <w:t>.</w:t>
      </w:r>
    </w:p>
    <w:p w14:paraId="129E9280" w14:textId="77777777" w:rsidR="006F1032" w:rsidRPr="00D03A6F" w:rsidRDefault="006F1032" w:rsidP="006F1032">
      <w:pPr>
        <w:pStyle w:val="ListParagraph"/>
        <w:ind w:left="709"/>
        <w:jc w:val="both"/>
        <w:rPr>
          <w:rFonts w:ascii="Times New Roman" w:hAnsi="Times New Roman"/>
          <w:highlight w:val="yellow"/>
        </w:rPr>
      </w:pPr>
    </w:p>
    <w:p w14:paraId="68670154" w14:textId="77777777" w:rsidR="006F1032" w:rsidRPr="00D03A6F" w:rsidRDefault="006F1032" w:rsidP="006F1032">
      <w:pPr>
        <w:pStyle w:val="ListParagraph"/>
        <w:ind w:left="709"/>
        <w:jc w:val="both"/>
        <w:rPr>
          <w:rFonts w:ascii="Times New Roman" w:hAnsi="Times New Roman"/>
          <w:highlight w:val="yellow"/>
        </w:rPr>
      </w:pPr>
      <w:r w:rsidRPr="00D03A6F">
        <w:rPr>
          <w:rFonts w:ascii="Times New Roman" w:hAnsi="Times New Roman"/>
          <w:highlight w:val="yellow"/>
        </w:rPr>
        <w:t>10B.4</w:t>
      </w:r>
      <w:r w:rsidRPr="00D03A6F">
        <w:rPr>
          <w:rFonts w:ascii="Times New Roman" w:hAnsi="Times New Roman"/>
          <w:highlight w:val="yellow"/>
        </w:rPr>
        <w:tab/>
        <w:t>Notwithstanding anything elsewhere contained in this Agreement including as stated hereinabove in clause 10B.3, liability of either Party shall not be subject to any limitation for damages or liabilities arising out:</w:t>
      </w:r>
    </w:p>
    <w:p w14:paraId="52AAE2A2" w14:textId="77777777" w:rsidR="006F1032" w:rsidRPr="00D03A6F" w:rsidRDefault="006F1032" w:rsidP="006F1032">
      <w:pPr>
        <w:pStyle w:val="ListParagraph"/>
        <w:ind w:left="2155" w:hanging="312"/>
        <w:jc w:val="both"/>
        <w:rPr>
          <w:rFonts w:ascii="Times New Roman" w:hAnsi="Times New Roman"/>
          <w:highlight w:val="yellow"/>
        </w:rPr>
      </w:pPr>
      <w:r w:rsidRPr="00D03A6F">
        <w:rPr>
          <w:rFonts w:ascii="Times New Roman" w:hAnsi="Times New Roman"/>
          <w:highlight w:val="yellow"/>
        </w:rPr>
        <w:t>a.</w:t>
      </w:r>
      <w:r w:rsidRPr="00D03A6F">
        <w:rPr>
          <w:rFonts w:ascii="Times New Roman" w:hAnsi="Times New Roman"/>
          <w:highlight w:val="yellow"/>
        </w:rPr>
        <w:tab/>
        <w:t>either Party’s liability for fraud or fraudulent misrepresentation, gross negligence, wilful misconduct;</w:t>
      </w:r>
    </w:p>
    <w:p w14:paraId="00C54902" w14:textId="77777777" w:rsidR="006F1032" w:rsidRPr="00D03A6F" w:rsidRDefault="006F1032" w:rsidP="006F1032">
      <w:pPr>
        <w:pStyle w:val="ListParagraph"/>
        <w:ind w:left="1843"/>
        <w:jc w:val="both"/>
        <w:rPr>
          <w:rFonts w:ascii="Times New Roman" w:hAnsi="Times New Roman"/>
          <w:highlight w:val="yellow"/>
        </w:rPr>
      </w:pPr>
      <w:r w:rsidRPr="00D03A6F">
        <w:rPr>
          <w:rFonts w:ascii="Times New Roman" w:hAnsi="Times New Roman"/>
          <w:highlight w:val="yellow"/>
        </w:rPr>
        <w:t>b.</w:t>
      </w:r>
      <w:r w:rsidRPr="00D03A6F">
        <w:rPr>
          <w:rFonts w:ascii="Times New Roman" w:hAnsi="Times New Roman"/>
          <w:highlight w:val="yellow"/>
        </w:rPr>
        <w:tab/>
        <w:t xml:space="preserve">either Party’s liability which cannot be excluded or limited by law; </w:t>
      </w:r>
    </w:p>
    <w:p w14:paraId="2B8E7146" w14:textId="77777777" w:rsidR="006F1032" w:rsidRPr="00D03A6F" w:rsidRDefault="006F1032" w:rsidP="006F1032">
      <w:pPr>
        <w:pStyle w:val="ListParagraph"/>
        <w:ind w:left="1843"/>
        <w:jc w:val="both"/>
        <w:rPr>
          <w:rFonts w:ascii="Times New Roman" w:hAnsi="Times New Roman"/>
          <w:highlight w:val="yellow"/>
        </w:rPr>
      </w:pPr>
      <w:r w:rsidRPr="00D03A6F">
        <w:rPr>
          <w:rFonts w:ascii="Times New Roman" w:hAnsi="Times New Roman"/>
          <w:highlight w:val="yellow"/>
        </w:rPr>
        <w:t>c.</w:t>
      </w:r>
      <w:r w:rsidRPr="00D03A6F">
        <w:rPr>
          <w:rFonts w:ascii="Times New Roman" w:hAnsi="Times New Roman"/>
          <w:highlight w:val="yellow"/>
        </w:rPr>
        <w:tab/>
        <w:t>either Party’s liability for breach of confidentiality;</w:t>
      </w:r>
    </w:p>
    <w:p w14:paraId="129C4FF8" w14:textId="77777777" w:rsidR="006F1032" w:rsidRPr="00D03A6F" w:rsidRDefault="006F1032" w:rsidP="006F1032">
      <w:pPr>
        <w:pStyle w:val="ListParagraph"/>
        <w:ind w:left="1843"/>
        <w:jc w:val="both"/>
        <w:rPr>
          <w:rFonts w:ascii="Times New Roman" w:hAnsi="Times New Roman"/>
          <w:highlight w:val="yellow"/>
        </w:rPr>
      </w:pPr>
      <w:r w:rsidRPr="00D03A6F">
        <w:rPr>
          <w:rFonts w:ascii="Times New Roman" w:hAnsi="Times New Roman"/>
          <w:highlight w:val="yellow"/>
        </w:rPr>
        <w:t>d.</w:t>
      </w:r>
      <w:r w:rsidRPr="00D03A6F">
        <w:rPr>
          <w:rFonts w:ascii="Times New Roman" w:hAnsi="Times New Roman"/>
          <w:highlight w:val="yellow"/>
        </w:rPr>
        <w:tab/>
        <w:t>liability under for breach of data privacy/security obligations;</w:t>
      </w:r>
    </w:p>
    <w:p w14:paraId="11B48B4A" w14:textId="77777777" w:rsidR="006F1032" w:rsidRPr="00D03A6F" w:rsidRDefault="006F1032" w:rsidP="006F1032">
      <w:pPr>
        <w:pStyle w:val="ListParagraph"/>
        <w:ind w:left="2155" w:hanging="312"/>
        <w:jc w:val="both"/>
        <w:rPr>
          <w:rFonts w:ascii="Times New Roman" w:hAnsi="Times New Roman"/>
          <w:highlight w:val="yellow"/>
        </w:rPr>
      </w:pPr>
      <w:r w:rsidRPr="00D03A6F">
        <w:rPr>
          <w:rFonts w:ascii="Times New Roman" w:hAnsi="Times New Roman"/>
          <w:highlight w:val="yellow"/>
        </w:rPr>
        <w:t>e.</w:t>
      </w:r>
      <w:r w:rsidRPr="00D03A6F">
        <w:rPr>
          <w:rFonts w:ascii="Times New Roman" w:hAnsi="Times New Roman"/>
          <w:highlight w:val="yellow"/>
        </w:rPr>
        <w:tab/>
        <w:t>either Party’s liability for the infringement of third party’s Intellectual Property Rights;</w:t>
      </w:r>
    </w:p>
    <w:p w14:paraId="56505BD4" w14:textId="77777777" w:rsidR="006F1032" w:rsidRPr="00BB710F" w:rsidRDefault="006F1032" w:rsidP="006F1032">
      <w:pPr>
        <w:pStyle w:val="ListParagraph"/>
        <w:ind w:left="1843"/>
        <w:jc w:val="both"/>
        <w:rPr>
          <w:rFonts w:ascii="Times New Roman" w:hAnsi="Times New Roman"/>
        </w:rPr>
      </w:pPr>
      <w:r w:rsidRPr="00D03A6F">
        <w:rPr>
          <w:rFonts w:ascii="Times New Roman" w:hAnsi="Times New Roman"/>
          <w:highlight w:val="yellow"/>
        </w:rPr>
        <w:t>f.</w:t>
      </w:r>
      <w:r w:rsidRPr="00D03A6F">
        <w:rPr>
          <w:rFonts w:ascii="Times New Roman" w:hAnsi="Times New Roman"/>
          <w:highlight w:val="yellow"/>
        </w:rPr>
        <w:tab/>
        <w:t>death, bodily injury or damage to tangible property caused due to a party’s negligence.</w:t>
      </w:r>
    </w:p>
    <w:p w14:paraId="72104D96" w14:textId="77777777" w:rsidR="00225342" w:rsidRPr="00BB710F" w:rsidRDefault="00225342" w:rsidP="00E34CAE">
      <w:pPr>
        <w:spacing w:after="0" w:line="240" w:lineRule="auto"/>
        <w:ind w:left="360" w:hanging="360"/>
        <w:jc w:val="both"/>
        <w:rPr>
          <w:rFonts w:ascii="Times New Roman" w:hAnsi="Times New Roman" w:cs="Times New Roman"/>
        </w:rPr>
      </w:pPr>
    </w:p>
    <w:p w14:paraId="767D57F8" w14:textId="77777777" w:rsidR="001E630E" w:rsidRPr="00BB710F" w:rsidRDefault="00AD4DC7" w:rsidP="00272CB0">
      <w:pPr>
        <w:pStyle w:val="ListParagraph"/>
        <w:numPr>
          <w:ilvl w:val="0"/>
          <w:numId w:val="30"/>
        </w:numPr>
        <w:spacing w:after="0" w:line="240" w:lineRule="auto"/>
        <w:ind w:left="567" w:hanging="567"/>
        <w:rPr>
          <w:rFonts w:ascii="Times New Roman" w:hAnsi="Times New Roman" w:cs="Times New Roman"/>
          <w:b/>
        </w:rPr>
      </w:pPr>
      <w:r w:rsidRPr="00BB710F">
        <w:rPr>
          <w:rFonts w:ascii="Times New Roman" w:hAnsi="Times New Roman" w:cs="Times New Roman"/>
          <w:b/>
        </w:rPr>
        <w:t>General Provisions</w:t>
      </w:r>
    </w:p>
    <w:p w14:paraId="41A4B543" w14:textId="77777777" w:rsidR="001E630E" w:rsidRPr="00BB710F" w:rsidRDefault="001E630E" w:rsidP="00E34CAE">
      <w:pPr>
        <w:pStyle w:val="ListParagraph"/>
        <w:spacing w:after="0" w:line="240" w:lineRule="auto"/>
        <w:ind w:left="360"/>
        <w:rPr>
          <w:rFonts w:ascii="Times New Roman" w:hAnsi="Times New Roman" w:cs="Times New Roman"/>
          <w:b/>
        </w:rPr>
      </w:pPr>
    </w:p>
    <w:p w14:paraId="66CAA208" w14:textId="323FF192" w:rsidR="001E630E" w:rsidRPr="00681EAD" w:rsidRDefault="00AD4DC7" w:rsidP="00044902">
      <w:pPr>
        <w:pStyle w:val="ListParagraph"/>
        <w:numPr>
          <w:ilvl w:val="0"/>
          <w:numId w:val="14"/>
        </w:numPr>
        <w:spacing w:after="0" w:line="240" w:lineRule="auto"/>
        <w:ind w:left="567" w:hanging="567"/>
        <w:rPr>
          <w:rFonts w:ascii="Times New Roman" w:hAnsi="Times New Roman" w:cs="Times New Roman"/>
          <w:b/>
          <w:i/>
          <w:iCs/>
          <w:u w:val="single"/>
        </w:rPr>
      </w:pPr>
      <w:r w:rsidRPr="00BB710F">
        <w:rPr>
          <w:rFonts w:ascii="Times New Roman" w:hAnsi="Times New Roman" w:cs="Times New Roman"/>
          <w:i/>
          <w:u w:val="single"/>
        </w:rPr>
        <w:t>Assignment</w:t>
      </w:r>
      <w:r w:rsidRPr="00BB710F">
        <w:rPr>
          <w:rFonts w:ascii="Times New Roman" w:hAnsi="Times New Roman" w:cs="Times New Roman"/>
          <w:u w:val="single"/>
        </w:rPr>
        <w:t xml:space="preserve"> </w:t>
      </w:r>
      <w:r w:rsidR="00681EAD" w:rsidRPr="00681EAD">
        <w:rPr>
          <w:rFonts w:ascii="Times New Roman" w:hAnsi="Times New Roman" w:cs="Times New Roman"/>
          <w:i/>
          <w:iCs/>
          <w:u w:val="single"/>
        </w:rPr>
        <w:t>and Sub-contracting</w:t>
      </w:r>
    </w:p>
    <w:p w14:paraId="06B6ECD1" w14:textId="77777777" w:rsidR="001E630E" w:rsidRPr="00BB710F" w:rsidRDefault="001E630E" w:rsidP="00E34CAE">
      <w:pPr>
        <w:pStyle w:val="ListParagraph"/>
        <w:spacing w:after="0" w:line="240" w:lineRule="auto"/>
        <w:ind w:left="360"/>
        <w:jc w:val="both"/>
        <w:rPr>
          <w:rFonts w:ascii="Times New Roman" w:hAnsi="Times New Roman" w:cs="Times New Roman"/>
        </w:rPr>
      </w:pPr>
    </w:p>
    <w:p w14:paraId="32A7D496" w14:textId="6099015B" w:rsidR="001E630E" w:rsidRPr="00BB710F" w:rsidRDefault="00AD4DC7" w:rsidP="007E40E4">
      <w:pPr>
        <w:pStyle w:val="ListParagraph"/>
        <w:spacing w:after="0" w:line="240" w:lineRule="auto"/>
        <w:ind w:left="567"/>
        <w:jc w:val="both"/>
        <w:rPr>
          <w:rFonts w:ascii="Times New Roman" w:hAnsi="Times New Roman" w:cs="Times New Roman"/>
          <w:b/>
          <w:u w:val="single"/>
        </w:rPr>
      </w:pPr>
      <w:r w:rsidRPr="00BB710F">
        <w:rPr>
          <w:rFonts w:ascii="Times New Roman" w:hAnsi="Times New Roman" w:cs="Times New Roman"/>
        </w:rPr>
        <w:t xml:space="preserve">All the terms and provisions of this Agreement shall be binding upon and inure to the benefit of the Parties to the Agreement. Neither this Agreement nor any rights, obligations or performance hereunder shall be assigned, subcontracted or delegated by </w:t>
      </w:r>
      <w:r w:rsidR="00411336" w:rsidRPr="00BB710F">
        <w:rPr>
          <w:rFonts w:ascii="Times New Roman" w:hAnsi="Times New Roman" w:cs="Times New Roman"/>
        </w:rPr>
        <w:t>Service Provider</w:t>
      </w:r>
      <w:r w:rsidRPr="00BB710F">
        <w:rPr>
          <w:rFonts w:ascii="Times New Roman" w:hAnsi="Times New Roman" w:cs="Times New Roman"/>
        </w:rPr>
        <w:t xml:space="preserve">, directly or indirectly, through change of ownership or otherwise, without the prior written consent of the Customer. In any event an assignment, sub-contracting or delegation by </w:t>
      </w:r>
      <w:r w:rsidR="00411336" w:rsidRPr="00BB710F">
        <w:rPr>
          <w:rFonts w:ascii="Times New Roman" w:hAnsi="Times New Roman" w:cs="Times New Roman"/>
        </w:rPr>
        <w:t>Service Provider</w:t>
      </w:r>
      <w:r w:rsidR="00D163FF" w:rsidRPr="00BB710F">
        <w:rPr>
          <w:rFonts w:ascii="Times New Roman" w:hAnsi="Times New Roman" w:cs="Times New Roman"/>
        </w:rPr>
        <w:t xml:space="preserve"> </w:t>
      </w:r>
      <w:r w:rsidRPr="00BB710F">
        <w:rPr>
          <w:rFonts w:ascii="Times New Roman" w:hAnsi="Times New Roman" w:cs="Times New Roman"/>
        </w:rPr>
        <w:t xml:space="preserve">shall not result in any increased cost or obligation to the Customer. </w:t>
      </w:r>
      <w:r w:rsidR="002621C5" w:rsidRPr="00BB710F">
        <w:rPr>
          <w:rFonts w:ascii="Times New Roman" w:hAnsi="Times New Roman" w:cs="Times New Roman"/>
        </w:rPr>
        <w:t>Notwithstanding the foregoing, the Customer may assign the whole or any part of the Agreement to its subsidiary or any affiliate company.</w:t>
      </w:r>
      <w:r w:rsidR="000E3887" w:rsidRPr="00BB710F" w:rsidDel="000E3887">
        <w:rPr>
          <w:rFonts w:ascii="Times New Roman" w:hAnsi="Times New Roman" w:cs="Times New Roman"/>
        </w:rPr>
        <w:t xml:space="preserve"> </w:t>
      </w:r>
      <w:r w:rsidR="00681EAD" w:rsidRPr="00681EAD">
        <w:rPr>
          <w:rFonts w:ascii="Times New Roman" w:hAnsi="Times New Roman" w:cs="Times New Roman"/>
        </w:rPr>
        <w:t>.    In the event that any third party is engaged by the Service Provider in relation to any part of its obligations under this Agreement, the Service Provider shall ensure that such third party complies with all of the Service Provider’s applicable obligations under this Agreement, and the Service Provider shall remain responsible for all acts and omissions of such third party as if they were its own. There shall be no third party beneficiaries under this Agreement, and all rights and obligations hereunder shall inure only to the benefit of the Parties.</w:t>
      </w:r>
      <w:r w:rsidR="00D163FF" w:rsidRPr="00BB710F">
        <w:rPr>
          <w:rFonts w:ascii="Times New Roman" w:hAnsi="Times New Roman" w:cs="Times New Roman"/>
        </w:rPr>
        <w:t xml:space="preserve">  </w:t>
      </w:r>
    </w:p>
    <w:p w14:paraId="6B933CFB" w14:textId="77777777" w:rsidR="001E630E" w:rsidRPr="00BB710F" w:rsidRDefault="001E630E" w:rsidP="00E34CAE">
      <w:pPr>
        <w:pStyle w:val="ListParagraph"/>
        <w:spacing w:after="0" w:line="240" w:lineRule="auto"/>
        <w:ind w:left="360"/>
        <w:jc w:val="both"/>
        <w:rPr>
          <w:rFonts w:ascii="Times New Roman" w:hAnsi="Times New Roman" w:cs="Times New Roman"/>
          <w:b/>
          <w:u w:val="single"/>
        </w:rPr>
      </w:pPr>
    </w:p>
    <w:p w14:paraId="0A9755C2" w14:textId="77777777" w:rsidR="001E630E" w:rsidRPr="00BB710F" w:rsidRDefault="001E630E" w:rsidP="00044902">
      <w:pPr>
        <w:pStyle w:val="ListParagraph"/>
        <w:numPr>
          <w:ilvl w:val="0"/>
          <w:numId w:val="14"/>
        </w:numPr>
        <w:spacing w:after="0" w:line="240" w:lineRule="auto"/>
        <w:ind w:left="567" w:hanging="567"/>
        <w:rPr>
          <w:rFonts w:ascii="Times New Roman" w:hAnsi="Times New Roman" w:cs="Times New Roman"/>
          <w:b/>
          <w:i/>
          <w:u w:val="single"/>
        </w:rPr>
      </w:pPr>
      <w:r w:rsidRPr="00BB710F">
        <w:rPr>
          <w:rFonts w:ascii="Times New Roman" w:hAnsi="Times New Roman" w:cs="Times New Roman"/>
          <w:i/>
          <w:u w:val="single"/>
        </w:rPr>
        <w:t>Entire Agreement</w:t>
      </w:r>
      <w:r w:rsidR="00AD4DC7" w:rsidRPr="00BB710F">
        <w:rPr>
          <w:rFonts w:ascii="Times New Roman" w:hAnsi="Times New Roman" w:cs="Times New Roman"/>
          <w:i/>
          <w:u w:val="single"/>
        </w:rPr>
        <w:t xml:space="preserve"> </w:t>
      </w:r>
    </w:p>
    <w:p w14:paraId="6AC1AE98" w14:textId="77777777" w:rsidR="001E630E" w:rsidRPr="00BB710F" w:rsidRDefault="001E630E" w:rsidP="00E34CAE">
      <w:pPr>
        <w:pStyle w:val="ListParagraph"/>
        <w:spacing w:after="0" w:line="240" w:lineRule="auto"/>
        <w:ind w:left="360"/>
        <w:rPr>
          <w:rFonts w:ascii="Times New Roman" w:hAnsi="Times New Roman" w:cs="Times New Roman"/>
        </w:rPr>
      </w:pPr>
    </w:p>
    <w:p w14:paraId="2353E320" w14:textId="296B51AF" w:rsidR="00AD4DC7" w:rsidRPr="00BB710F" w:rsidRDefault="00AD4DC7" w:rsidP="007E40E4">
      <w:pPr>
        <w:pStyle w:val="ListParagraph"/>
        <w:spacing w:after="0" w:line="240" w:lineRule="auto"/>
        <w:ind w:left="567"/>
        <w:jc w:val="both"/>
        <w:rPr>
          <w:rFonts w:ascii="Times New Roman" w:hAnsi="Times New Roman" w:cs="Times New Roman"/>
          <w:b/>
          <w:u w:val="single"/>
        </w:rPr>
      </w:pPr>
      <w:r w:rsidRPr="00BB710F">
        <w:rPr>
          <w:rFonts w:ascii="Times New Roman" w:hAnsi="Times New Roman" w:cs="Times New Roman"/>
        </w:rPr>
        <w:t xml:space="preserve">This Agreement represents the entire agreement between the Parties, and supersedes all prior agreements and understandings with respect to the matters covered by this Agreement. Both the Parties agrees that it has not entered into this Agreement based on any representations other than those contained herein. This Agreement may only be amended by a written agreement signed by both </w:t>
      </w:r>
      <w:r w:rsidR="00B93BA5" w:rsidRPr="00BB710F">
        <w:rPr>
          <w:rFonts w:ascii="Times New Roman" w:hAnsi="Times New Roman" w:cs="Times New Roman"/>
        </w:rPr>
        <w:t>P</w:t>
      </w:r>
      <w:r w:rsidRPr="00BB710F">
        <w:rPr>
          <w:rFonts w:ascii="Times New Roman" w:hAnsi="Times New Roman" w:cs="Times New Roman"/>
        </w:rPr>
        <w:t xml:space="preserve">arties. The terms and conditions of this Agreement shall prevail in the event of any variance with any purchase order or invoice produced by </w:t>
      </w:r>
      <w:r w:rsidR="00411336" w:rsidRPr="00BB710F">
        <w:rPr>
          <w:rFonts w:ascii="Times New Roman" w:hAnsi="Times New Roman" w:cs="Times New Roman"/>
        </w:rPr>
        <w:t>Service Provider</w:t>
      </w:r>
      <w:r w:rsidRPr="00BB710F">
        <w:rPr>
          <w:rFonts w:ascii="Times New Roman" w:hAnsi="Times New Roman" w:cs="Times New Roman"/>
        </w:rPr>
        <w:t xml:space="preserve"> or Customer.</w:t>
      </w:r>
      <w:r w:rsidR="0059275A" w:rsidRPr="00BB710F">
        <w:rPr>
          <w:rFonts w:ascii="Times New Roman" w:hAnsi="Times New Roman" w:cs="Times New Roman"/>
        </w:rPr>
        <w:t xml:space="preserve"> </w:t>
      </w:r>
    </w:p>
    <w:p w14:paraId="643CF74C" w14:textId="77777777" w:rsidR="001E630E" w:rsidRPr="00BB710F" w:rsidRDefault="001E630E" w:rsidP="00E34CAE">
      <w:pPr>
        <w:pStyle w:val="ListParagraph"/>
        <w:spacing w:after="0" w:line="240" w:lineRule="auto"/>
        <w:ind w:left="360"/>
        <w:rPr>
          <w:rFonts w:ascii="Times New Roman" w:hAnsi="Times New Roman" w:cs="Times New Roman"/>
        </w:rPr>
      </w:pPr>
    </w:p>
    <w:p w14:paraId="11E8130D" w14:textId="7B3A0330"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Governing Law and Arbitration </w:t>
      </w:r>
      <w:r w:rsidR="007459ED" w:rsidRPr="00BB710F">
        <w:rPr>
          <w:rFonts w:ascii="Times New Roman" w:hAnsi="Times New Roman" w:cs="Times New Roman"/>
          <w:i/>
          <w:u w:val="single"/>
        </w:rPr>
        <w:t xml:space="preserve"> </w:t>
      </w:r>
    </w:p>
    <w:p w14:paraId="0F2F978B" w14:textId="77777777" w:rsidR="001E630E" w:rsidRPr="00BB710F" w:rsidRDefault="001E630E" w:rsidP="00E34CAE">
      <w:pPr>
        <w:pStyle w:val="ListParagraph"/>
        <w:spacing w:after="0" w:line="240" w:lineRule="auto"/>
        <w:ind w:left="360"/>
        <w:rPr>
          <w:rFonts w:ascii="Times New Roman" w:hAnsi="Times New Roman" w:cs="Times New Roman"/>
          <w:i/>
        </w:rPr>
      </w:pPr>
    </w:p>
    <w:p w14:paraId="2FD55D5B" w14:textId="7B993C93"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Any disagreement or dispute arising out of in relation to this Agreement including but not limited to any dispute or difference whatsoever arising between the Parties out of or relating to the construction, meaning, scope, operation, or effect of this Agreement, or the validity or the breach thereof (collectively referred to as “</w:t>
      </w:r>
      <w:r w:rsidRPr="00BB710F">
        <w:rPr>
          <w:rFonts w:ascii="Times New Roman" w:hAnsi="Times New Roman" w:cs="Times New Roman"/>
          <w:b/>
        </w:rPr>
        <w:t>Dispute</w:t>
      </w:r>
      <w:r w:rsidRPr="00BB710F">
        <w:rPr>
          <w:rFonts w:ascii="Times New Roman" w:hAnsi="Times New Roman" w:cs="Times New Roman"/>
        </w:rPr>
        <w:t>”)</w:t>
      </w:r>
      <w:r w:rsidR="002814C4" w:rsidRPr="00BB710F">
        <w:rPr>
          <w:rFonts w:ascii="Times New Roman" w:hAnsi="Times New Roman" w:cs="Times New Roman"/>
        </w:rPr>
        <w:t xml:space="preserve"> </w:t>
      </w:r>
      <w:r w:rsidRPr="00BB710F">
        <w:rPr>
          <w:rFonts w:ascii="Times New Roman" w:hAnsi="Times New Roman" w:cs="Times New Roman"/>
        </w:rPr>
        <w:t>shall first be attempted to be resolved amicably.</w:t>
      </w:r>
      <w:bookmarkStart w:id="84" w:name="_DV_M219"/>
      <w:bookmarkEnd w:id="84"/>
      <w:r w:rsidRPr="00BB710F">
        <w:rPr>
          <w:rFonts w:ascii="Times New Roman" w:hAnsi="Times New Roman" w:cs="Times New Roman"/>
        </w:rPr>
        <w:t xml:space="preserve"> If the Dispute cannot be resolved amicably within sixty (60) days, then it shall be referred to and finally settled by arbitration in accordance with the provisions of the Arbitration and Conciliation Act, 1996</w:t>
      </w:r>
      <w:r w:rsidR="00337FDA" w:rsidRPr="00BB710F">
        <w:rPr>
          <w:rFonts w:ascii="Times New Roman" w:hAnsi="Times New Roman" w:cs="Times New Roman"/>
        </w:rPr>
        <w:t>, as amended from time to time</w:t>
      </w:r>
      <w:r w:rsidRPr="00BB710F">
        <w:rPr>
          <w:rFonts w:ascii="Times New Roman" w:hAnsi="Times New Roman" w:cs="Times New Roman"/>
        </w:rPr>
        <w:t xml:space="preserve">. The arbitration proceedings shall be conducted by a sole arbitrator </w:t>
      </w:r>
      <w:r w:rsidR="002814C4" w:rsidRPr="00BB710F">
        <w:rPr>
          <w:rFonts w:ascii="Times New Roman" w:hAnsi="Times New Roman" w:cs="Times New Roman"/>
        </w:rPr>
        <w:t xml:space="preserve">to be </w:t>
      </w:r>
      <w:r w:rsidRPr="00BB710F">
        <w:rPr>
          <w:rFonts w:ascii="Times New Roman" w:hAnsi="Times New Roman" w:cs="Times New Roman"/>
        </w:rPr>
        <w:t xml:space="preserve">appointed by </w:t>
      </w:r>
      <w:r w:rsidR="001D7CEA" w:rsidRPr="00BB710F">
        <w:rPr>
          <w:rFonts w:ascii="Times New Roman" w:hAnsi="Times New Roman" w:cs="Times New Roman"/>
        </w:rPr>
        <w:t>the Customer</w:t>
      </w:r>
      <w:r w:rsidRPr="00BB710F">
        <w:rPr>
          <w:rFonts w:ascii="Times New Roman" w:hAnsi="Times New Roman" w:cs="Times New Roman"/>
        </w:rPr>
        <w:t xml:space="preserve">. The seat and venue of such arbitration shall be </w:t>
      </w:r>
      <w:r w:rsidR="00A65B5C" w:rsidRPr="00BB710F">
        <w:rPr>
          <w:rFonts w:ascii="Times New Roman" w:hAnsi="Times New Roman" w:cs="Times New Roman"/>
        </w:rPr>
        <w:t xml:space="preserve">New </w:t>
      </w:r>
      <w:r w:rsidRPr="00BB710F">
        <w:rPr>
          <w:rFonts w:ascii="Times New Roman" w:hAnsi="Times New Roman" w:cs="Times New Roman"/>
        </w:rPr>
        <w:t xml:space="preserve">Delhi. The language to be used in the arbitral proceedings shall be English. The Parties shall have the right to seek interim injunctive relief from courts at </w:t>
      </w:r>
      <w:r w:rsidR="00A65B5C" w:rsidRPr="00BB710F">
        <w:rPr>
          <w:rFonts w:ascii="Times New Roman" w:hAnsi="Times New Roman" w:cs="Times New Roman"/>
        </w:rPr>
        <w:t xml:space="preserve">New </w:t>
      </w:r>
      <w:r w:rsidRPr="00BB710F">
        <w:rPr>
          <w:rFonts w:ascii="Times New Roman" w:hAnsi="Times New Roman" w:cs="Times New Roman"/>
        </w:rPr>
        <w:t xml:space="preserve">Delhi. This Agreement shall be construed, interpreted and applied in accordance with and shall be governed by the Indian </w:t>
      </w:r>
      <w:r w:rsidR="001D7CEA" w:rsidRPr="00BB710F">
        <w:rPr>
          <w:rFonts w:ascii="Times New Roman" w:hAnsi="Times New Roman" w:cs="Times New Roman"/>
        </w:rPr>
        <w:t>Laws</w:t>
      </w:r>
      <w:r w:rsidRPr="00BB710F">
        <w:rPr>
          <w:rFonts w:ascii="Times New Roman" w:hAnsi="Times New Roman" w:cs="Times New Roman"/>
        </w:rPr>
        <w:t xml:space="preserve">. </w:t>
      </w:r>
    </w:p>
    <w:p w14:paraId="276B25D5" w14:textId="77777777" w:rsidR="001E630E" w:rsidRPr="00BB710F" w:rsidRDefault="001E630E" w:rsidP="00E34CAE">
      <w:pPr>
        <w:pStyle w:val="ListParagraph"/>
        <w:spacing w:after="0" w:line="240" w:lineRule="auto"/>
        <w:ind w:left="360"/>
        <w:rPr>
          <w:rFonts w:ascii="Times New Roman" w:hAnsi="Times New Roman" w:cs="Times New Roman"/>
        </w:rPr>
      </w:pPr>
    </w:p>
    <w:p w14:paraId="54971194"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Severability </w:t>
      </w:r>
    </w:p>
    <w:p w14:paraId="428A3342" w14:textId="77777777" w:rsidR="001E630E" w:rsidRPr="00BB710F" w:rsidRDefault="001E630E" w:rsidP="00E34CAE">
      <w:pPr>
        <w:pStyle w:val="ListParagraph"/>
        <w:spacing w:after="0" w:line="240" w:lineRule="auto"/>
        <w:ind w:left="360"/>
        <w:rPr>
          <w:rFonts w:ascii="Times New Roman" w:hAnsi="Times New Roman" w:cs="Times New Roman"/>
        </w:rPr>
      </w:pPr>
    </w:p>
    <w:p w14:paraId="4ADD324F" w14:textId="77777777" w:rsidR="001E630E"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If any part or any provision of this Agreement is or becomes illegal, invalid or unenforceable, then that part or provision shall be ineffective to the extent of such invalidity or unenforceability only, without in any way affecting the validity or enforceability of the remaining parts of the said provision or the remaining provisions of this Agreement. The Parties hereby agree to attempt to substitute any invalid or unenforceable provision with a valid or enforceable provision, which achieves to the greatest extent possible the economic, legal and commercial objectives of the invalid or unenforceable provision.</w:t>
      </w:r>
      <w:bookmarkStart w:id="85" w:name="_Toc396747814"/>
      <w:bookmarkStart w:id="86" w:name="_Toc474418723"/>
      <w:bookmarkStart w:id="87" w:name="_Toc475709343"/>
      <w:bookmarkStart w:id="88" w:name="_Toc478655656"/>
    </w:p>
    <w:p w14:paraId="22DFD78B" w14:textId="77777777" w:rsidR="001E630E" w:rsidRPr="00BB710F" w:rsidRDefault="001E630E" w:rsidP="00E34CAE">
      <w:pPr>
        <w:pStyle w:val="ListParagraph"/>
        <w:spacing w:after="0" w:line="240" w:lineRule="auto"/>
        <w:ind w:left="360"/>
        <w:jc w:val="both"/>
        <w:rPr>
          <w:rFonts w:ascii="Times New Roman" w:hAnsi="Times New Roman" w:cs="Times New Roman"/>
        </w:rPr>
      </w:pPr>
    </w:p>
    <w:p w14:paraId="005CB6FB"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lastRenderedPageBreak/>
        <w:t>Disclosure</w:t>
      </w:r>
      <w:r w:rsidRPr="00BB710F">
        <w:rPr>
          <w:rStyle w:val="Heading2Char"/>
          <w:rFonts w:eastAsiaTheme="minorHAnsi"/>
          <w:b w:val="0"/>
          <w:i/>
          <w:sz w:val="22"/>
          <w:szCs w:val="22"/>
          <w:u w:val="single"/>
        </w:rPr>
        <w:t>/Publicity</w:t>
      </w:r>
      <w:bookmarkEnd w:id="85"/>
      <w:bookmarkEnd w:id="86"/>
      <w:bookmarkEnd w:id="87"/>
      <w:bookmarkEnd w:id="88"/>
      <w:r w:rsidRPr="00BB710F">
        <w:rPr>
          <w:rFonts w:ascii="Times New Roman" w:hAnsi="Times New Roman" w:cs="Times New Roman"/>
          <w:i/>
          <w:u w:val="single"/>
        </w:rPr>
        <w:t xml:space="preserve"> </w:t>
      </w:r>
    </w:p>
    <w:p w14:paraId="7FE47998" w14:textId="77777777" w:rsidR="001E630E" w:rsidRPr="00BB710F" w:rsidRDefault="001E630E" w:rsidP="00E34CAE">
      <w:pPr>
        <w:pStyle w:val="ListParagraph"/>
        <w:spacing w:after="0" w:line="240" w:lineRule="auto"/>
        <w:ind w:left="360"/>
        <w:jc w:val="both"/>
        <w:rPr>
          <w:rFonts w:ascii="Times New Roman" w:hAnsi="Times New Roman" w:cs="Times New Roman"/>
          <w:u w:val="single"/>
        </w:rPr>
      </w:pPr>
    </w:p>
    <w:p w14:paraId="7B19C82F" w14:textId="6EDAD19B" w:rsidR="00AD4DC7" w:rsidRPr="00BB710F" w:rsidRDefault="00411336"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Service Provider</w:t>
      </w:r>
      <w:r w:rsidR="00AD4DC7" w:rsidRPr="00BB710F">
        <w:rPr>
          <w:rFonts w:ascii="Times New Roman" w:hAnsi="Times New Roman" w:cs="Times New Roman"/>
        </w:rPr>
        <w:t xml:space="preserve"> shall not give publicity of any nature regarding this Agreement or its association with the Customer or use any Intellectual Property of the Customer, without prior written approval of the Customer.</w:t>
      </w:r>
      <w:r w:rsidR="0059275A" w:rsidRPr="00BB710F">
        <w:rPr>
          <w:rFonts w:ascii="Times New Roman" w:hAnsi="Times New Roman" w:cs="Times New Roman"/>
        </w:rPr>
        <w:t xml:space="preserve"> </w:t>
      </w:r>
    </w:p>
    <w:p w14:paraId="2721A6FD" w14:textId="77777777" w:rsidR="001E630E" w:rsidRPr="00BB710F" w:rsidRDefault="001E630E" w:rsidP="00E34CAE">
      <w:pPr>
        <w:pStyle w:val="ListParagraph"/>
        <w:spacing w:after="0" w:line="240" w:lineRule="auto"/>
        <w:ind w:left="360"/>
        <w:rPr>
          <w:rFonts w:ascii="Times New Roman" w:hAnsi="Times New Roman" w:cs="Times New Roman"/>
        </w:rPr>
      </w:pPr>
    </w:p>
    <w:p w14:paraId="511011C0"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Waiver </w:t>
      </w:r>
    </w:p>
    <w:p w14:paraId="7085C46B" w14:textId="77777777" w:rsidR="001E630E" w:rsidRPr="00BB710F" w:rsidRDefault="001E630E" w:rsidP="00E34CAE">
      <w:pPr>
        <w:pStyle w:val="ListParagraph"/>
        <w:spacing w:after="0" w:line="240" w:lineRule="auto"/>
        <w:ind w:left="360"/>
        <w:rPr>
          <w:rFonts w:ascii="Times New Roman" w:hAnsi="Times New Roman" w:cs="Times New Roman"/>
        </w:rPr>
      </w:pPr>
    </w:p>
    <w:p w14:paraId="56CD3C9F" w14:textId="77777777"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Failure by any of the Parties to exercise promptly any option or right granted, or to require strict performance of any obligation herein imposed shall not be deemed to be a waiver of such rights or of the right to demand subsequent performance of any and all obligations herein imposed.</w:t>
      </w:r>
    </w:p>
    <w:p w14:paraId="1A9B946D" w14:textId="77777777" w:rsidR="001E630E" w:rsidRPr="00BB710F" w:rsidRDefault="001E630E" w:rsidP="00E34CAE">
      <w:pPr>
        <w:pStyle w:val="ListParagraph"/>
        <w:spacing w:after="0" w:line="240" w:lineRule="auto"/>
        <w:ind w:left="360"/>
        <w:rPr>
          <w:rFonts w:ascii="Times New Roman" w:hAnsi="Times New Roman" w:cs="Times New Roman"/>
        </w:rPr>
      </w:pPr>
    </w:p>
    <w:p w14:paraId="5D99EC51" w14:textId="77777777" w:rsidR="001E630E" w:rsidRPr="00BB710F" w:rsidRDefault="00AD4DC7" w:rsidP="00044902">
      <w:pPr>
        <w:pStyle w:val="ListParagraph"/>
        <w:numPr>
          <w:ilvl w:val="0"/>
          <w:numId w:val="14"/>
        </w:numPr>
        <w:spacing w:after="0" w:line="240" w:lineRule="auto"/>
        <w:ind w:left="567" w:hanging="567"/>
        <w:rPr>
          <w:rFonts w:ascii="Times New Roman" w:hAnsi="Times New Roman" w:cs="Times New Roman"/>
          <w:i/>
          <w:u w:val="single"/>
        </w:rPr>
      </w:pPr>
      <w:r w:rsidRPr="00BB710F">
        <w:rPr>
          <w:rFonts w:ascii="Times New Roman" w:hAnsi="Times New Roman" w:cs="Times New Roman"/>
          <w:i/>
          <w:u w:val="single"/>
        </w:rPr>
        <w:t xml:space="preserve">Notices </w:t>
      </w:r>
    </w:p>
    <w:p w14:paraId="750BCDA4" w14:textId="77777777" w:rsidR="001E630E" w:rsidRPr="00BB710F" w:rsidRDefault="001E630E" w:rsidP="00E34CAE">
      <w:pPr>
        <w:pStyle w:val="ListParagraph"/>
        <w:spacing w:after="0" w:line="240" w:lineRule="auto"/>
        <w:ind w:left="360"/>
        <w:rPr>
          <w:rFonts w:ascii="Times New Roman" w:hAnsi="Times New Roman" w:cs="Times New Roman"/>
        </w:rPr>
      </w:pPr>
    </w:p>
    <w:p w14:paraId="60DD1432" w14:textId="77777777"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All notices permitted or required under this Agreement shall be in writing and shall be delivered in person or mailed by, registered post or courier with a copy via email, to the address of the Party given below. Notice shall be deemed to be </w:t>
      </w:r>
      <w:r w:rsidR="006C6108" w:rsidRPr="00BB710F">
        <w:rPr>
          <w:rFonts w:ascii="Times New Roman" w:hAnsi="Times New Roman" w:cs="Times New Roman"/>
        </w:rPr>
        <w:t>received</w:t>
      </w:r>
      <w:r w:rsidRPr="00BB710F">
        <w:rPr>
          <w:rFonts w:ascii="Times New Roman" w:hAnsi="Times New Roman" w:cs="Times New Roman"/>
        </w:rPr>
        <w:t xml:space="preserve"> on the date such notice is mailed or such hand delivery effected, whichever is earlier:</w:t>
      </w:r>
    </w:p>
    <w:p w14:paraId="1C5CB9AD" w14:textId="77777777" w:rsidR="009919A7" w:rsidRPr="00BB710F" w:rsidRDefault="009919A7" w:rsidP="00E34CAE">
      <w:pPr>
        <w:pStyle w:val="ListParagraph"/>
        <w:spacing w:after="0" w:line="240" w:lineRule="auto"/>
        <w:ind w:left="360"/>
        <w:jc w:val="both"/>
        <w:rPr>
          <w:rFonts w:ascii="Times New Roman" w:hAnsi="Times New Roman" w:cs="Times New Roman"/>
        </w:rPr>
      </w:pPr>
    </w:p>
    <w:p w14:paraId="2F2153AE" w14:textId="77777777" w:rsidR="004E1326" w:rsidRDefault="00AD4DC7" w:rsidP="004E1326">
      <w:pPr>
        <w:pStyle w:val="HTMLPreformatted"/>
        <w:numPr>
          <w:ilvl w:val="1"/>
          <w:numId w:val="13"/>
        </w:numPr>
        <w:tabs>
          <w:tab w:val="clear" w:pos="1832"/>
        </w:tabs>
        <w:ind w:left="1350"/>
        <w:rPr>
          <w:rFonts w:ascii="Times New Roman" w:hAnsi="Times New Roman" w:cs="Times New Roman"/>
        </w:rPr>
      </w:pPr>
      <w:commentRangeStart w:id="89"/>
      <w:r w:rsidRPr="00BB710F">
        <w:rPr>
          <w:rFonts w:ascii="Times New Roman" w:hAnsi="Times New Roman" w:cs="Times New Roman"/>
        </w:rPr>
        <w:t xml:space="preserve">To the Customer: </w:t>
      </w:r>
      <w:r w:rsidR="000A4D70" w:rsidRPr="00BB710F">
        <w:rPr>
          <w:rFonts w:ascii="Times New Roman" w:hAnsi="Times New Roman" w:cs="Times New Roman"/>
        </w:rPr>
        <w:tab/>
      </w:r>
    </w:p>
    <w:p w14:paraId="69869CF4" w14:textId="4F8278D8" w:rsidR="000A4D70" w:rsidRPr="00BB710F" w:rsidRDefault="004E1326" w:rsidP="004E1326">
      <w:pPr>
        <w:pStyle w:val="HTMLPreformatted"/>
        <w:tabs>
          <w:tab w:val="clear" w:pos="1832"/>
        </w:tabs>
        <w:ind w:left="630"/>
        <w:rPr>
          <w:rFonts w:ascii="Times New Roman" w:hAnsi="Times New Roman" w:cs="Times New Roman"/>
        </w:rPr>
      </w:pPr>
      <w:r>
        <w:rPr>
          <w:rFonts w:ascii="Times New Roman" w:hAnsi="Times New Roman" w:cs="Times New Roman"/>
        </w:rPr>
        <w:tab/>
      </w:r>
      <w:r w:rsidR="000A4D70" w:rsidRPr="00BB710F">
        <w:rPr>
          <w:rFonts w:ascii="Times New Roman" w:hAnsi="Times New Roman" w:cs="Times New Roman"/>
        </w:rPr>
        <w:t>Attn:</w:t>
      </w:r>
      <w:r w:rsidR="0064788B" w:rsidRPr="0064788B">
        <w:t xml:space="preserve"> </w:t>
      </w:r>
      <w:commentRangeEnd w:id="89"/>
      <w:r w:rsidR="009D4EDB" w:rsidRPr="00BB710F">
        <w:rPr>
          <w:rStyle w:val="CommentReference"/>
          <w:rFonts w:ascii="Times New Roman" w:hAnsi="Times New Roman" w:cs="Times New Roman"/>
          <w:sz w:val="22"/>
          <w:szCs w:val="22"/>
        </w:rPr>
        <w:commentReference w:id="89"/>
      </w:r>
    </w:p>
    <w:p w14:paraId="6C403160" w14:textId="77777777" w:rsidR="001D7C61" w:rsidRPr="00BB710F" w:rsidRDefault="001D7C61" w:rsidP="00E34CAE">
      <w:pPr>
        <w:pStyle w:val="HTMLPreformatted"/>
        <w:ind w:left="916"/>
        <w:rPr>
          <w:rFonts w:ascii="Times New Roman" w:hAnsi="Times New Roman" w:cs="Times New Roman"/>
        </w:rPr>
      </w:pPr>
    </w:p>
    <w:p w14:paraId="3D8597D0" w14:textId="5082701E" w:rsidR="004E1326" w:rsidRPr="00BB710F" w:rsidRDefault="00B51D22" w:rsidP="004E1326">
      <w:pPr>
        <w:pStyle w:val="HTMLPreformatted"/>
        <w:ind w:left="916"/>
        <w:rPr>
          <w:rFonts w:ascii="Times New Roman" w:hAnsi="Times New Roman" w:cs="Times New Roman"/>
        </w:rPr>
      </w:pPr>
      <w:r w:rsidRPr="00BB710F">
        <w:rPr>
          <w:rFonts w:ascii="Times New Roman" w:hAnsi="Times New Roman" w:cs="Times New Roman"/>
        </w:rPr>
        <w:t xml:space="preserve">Copy to: </w:t>
      </w:r>
      <w:r w:rsidR="00DE1B20">
        <w:rPr>
          <w:rFonts w:ascii="Times New Roman" w:hAnsi="Times New Roman" w:cs="Times New Roman"/>
        </w:rPr>
        <w:t xml:space="preserve"> </w:t>
      </w:r>
      <w:r w:rsidR="009D4EDB" w:rsidRPr="009D4EDB">
        <w:rPr>
          <w:rFonts w:ascii="Times New Roman" w:hAnsi="Times New Roman" w:cs="Times New Roman"/>
        </w:rPr>
        <w:t>General Counsel at general.counsel@goindigo.in.</w:t>
      </w:r>
    </w:p>
    <w:p w14:paraId="75B32FED" w14:textId="1FAA3A2B" w:rsidR="000A4D70" w:rsidRPr="00BB710F" w:rsidRDefault="000A4D70" w:rsidP="00E34CAE">
      <w:pPr>
        <w:pStyle w:val="HTMLPreformatted"/>
        <w:ind w:left="916"/>
        <w:rPr>
          <w:rFonts w:ascii="Times New Roman" w:hAnsi="Times New Roman" w:cs="Times New Roman"/>
        </w:rPr>
      </w:pPr>
    </w:p>
    <w:p w14:paraId="073909C8" w14:textId="77777777" w:rsidR="00822635" w:rsidRPr="00BB710F" w:rsidRDefault="00822635" w:rsidP="00E34CAE">
      <w:pPr>
        <w:pStyle w:val="HTMLPreformatted"/>
        <w:ind w:left="916"/>
        <w:rPr>
          <w:rFonts w:ascii="Times New Roman" w:hAnsi="Times New Roman" w:cs="Times New Roman"/>
        </w:rPr>
      </w:pPr>
    </w:p>
    <w:p w14:paraId="76428145" w14:textId="1421F47D" w:rsidR="00AD4DC7" w:rsidRPr="00BB710F" w:rsidRDefault="001E630E" w:rsidP="001449DE">
      <w:pPr>
        <w:pStyle w:val="HTMLPreformatted"/>
        <w:numPr>
          <w:ilvl w:val="1"/>
          <w:numId w:val="13"/>
        </w:numPr>
        <w:tabs>
          <w:tab w:val="clear" w:pos="1832"/>
        </w:tabs>
        <w:ind w:left="900" w:hanging="270"/>
        <w:rPr>
          <w:rFonts w:ascii="Times New Roman" w:hAnsi="Times New Roman" w:cs="Times New Roman"/>
        </w:rPr>
      </w:pPr>
      <w:r w:rsidRPr="00BB710F">
        <w:rPr>
          <w:rFonts w:ascii="Times New Roman" w:hAnsi="Times New Roman" w:cs="Times New Roman"/>
        </w:rPr>
        <w:tab/>
        <w:t xml:space="preserve">To </w:t>
      </w:r>
      <w:r w:rsidR="00411336" w:rsidRPr="00BB710F">
        <w:rPr>
          <w:rFonts w:ascii="Times New Roman" w:hAnsi="Times New Roman" w:cs="Times New Roman"/>
        </w:rPr>
        <w:t>Service Provider</w:t>
      </w:r>
      <w:r w:rsidR="00AD4DC7" w:rsidRPr="00BB710F">
        <w:rPr>
          <w:rFonts w:ascii="Times New Roman" w:hAnsi="Times New Roman" w:cs="Times New Roman"/>
        </w:rPr>
        <w:t xml:space="preserve">: </w:t>
      </w:r>
      <w:r w:rsidR="000A4D70" w:rsidRPr="00BB710F">
        <w:rPr>
          <w:rFonts w:ascii="Times New Roman" w:hAnsi="Times New Roman" w:cs="Times New Roman"/>
        </w:rPr>
        <w:tab/>
      </w:r>
    </w:p>
    <w:p w14:paraId="14075996" w14:textId="75AD259D" w:rsidR="005F53AD" w:rsidRPr="00BB710F" w:rsidRDefault="001E630E" w:rsidP="007459ED">
      <w:pPr>
        <w:pStyle w:val="HTMLPreformatted"/>
        <w:tabs>
          <w:tab w:val="clear" w:pos="1832"/>
        </w:tabs>
        <w:rPr>
          <w:rFonts w:ascii="Times New Roman" w:hAnsi="Times New Roman" w:cs="Times New Roman"/>
        </w:rPr>
      </w:pPr>
      <w:r w:rsidRPr="00BB710F">
        <w:rPr>
          <w:rFonts w:ascii="Times New Roman" w:hAnsi="Times New Roman" w:cs="Times New Roman"/>
        </w:rPr>
        <w:tab/>
      </w:r>
      <w:r w:rsidRPr="00BB710F">
        <w:rPr>
          <w:rFonts w:ascii="Times New Roman" w:hAnsi="Times New Roman" w:cs="Times New Roman"/>
        </w:rPr>
        <w:tab/>
      </w:r>
      <w:r w:rsidR="007459ED" w:rsidRPr="00BB710F">
        <w:rPr>
          <w:rFonts w:ascii="Times New Roman" w:hAnsi="Times New Roman" w:cs="Times New Roman"/>
        </w:rPr>
        <w:tab/>
      </w:r>
    </w:p>
    <w:p w14:paraId="0FC9814B" w14:textId="0E88FFCF" w:rsidR="005F53AD" w:rsidRPr="00BB710F" w:rsidRDefault="005F53AD" w:rsidP="007459ED">
      <w:pPr>
        <w:pStyle w:val="HTMLPreformatted"/>
        <w:tabs>
          <w:tab w:val="clear" w:pos="1832"/>
        </w:tabs>
        <w:rPr>
          <w:rFonts w:ascii="Times New Roman" w:hAnsi="Times New Roman" w:cs="Times New Roman"/>
        </w:rPr>
      </w:pPr>
      <w:r w:rsidRPr="00BB710F">
        <w:rPr>
          <w:rFonts w:ascii="Times New Roman" w:hAnsi="Times New Roman" w:cs="Times New Roman"/>
        </w:rPr>
        <w:tab/>
      </w:r>
      <w:r w:rsidRPr="00BB710F">
        <w:rPr>
          <w:rFonts w:ascii="Times New Roman" w:hAnsi="Times New Roman" w:cs="Times New Roman"/>
        </w:rPr>
        <w:tab/>
      </w:r>
      <w:r w:rsidRPr="00BB710F">
        <w:rPr>
          <w:rFonts w:ascii="Times New Roman" w:hAnsi="Times New Roman" w:cs="Times New Roman"/>
        </w:rPr>
        <w:tab/>
        <w:t xml:space="preserve"> </w:t>
      </w:r>
    </w:p>
    <w:p w14:paraId="1869756D" w14:textId="38CA60C5" w:rsidR="00AD4DC7" w:rsidRPr="00BB710F" w:rsidRDefault="005F53AD" w:rsidP="007459ED">
      <w:pPr>
        <w:pStyle w:val="HTMLPreformatted"/>
        <w:tabs>
          <w:tab w:val="clear" w:pos="1832"/>
        </w:tabs>
        <w:rPr>
          <w:rFonts w:ascii="Times New Roman" w:hAnsi="Times New Roman" w:cs="Times New Roman"/>
        </w:rPr>
      </w:pPr>
      <w:r w:rsidRPr="00BB710F">
        <w:rPr>
          <w:rFonts w:ascii="Times New Roman" w:hAnsi="Times New Roman" w:cs="Times New Roman"/>
        </w:rPr>
        <w:tab/>
      </w:r>
      <w:r w:rsidRPr="00BB710F">
        <w:rPr>
          <w:rFonts w:ascii="Times New Roman" w:hAnsi="Times New Roman" w:cs="Times New Roman"/>
        </w:rPr>
        <w:tab/>
      </w:r>
      <w:r w:rsidRPr="00BB710F">
        <w:rPr>
          <w:rFonts w:ascii="Times New Roman" w:hAnsi="Times New Roman" w:cs="Times New Roman"/>
        </w:rPr>
        <w:tab/>
      </w:r>
      <w:r w:rsidR="001E630E" w:rsidRPr="00BB710F">
        <w:rPr>
          <w:rFonts w:ascii="Times New Roman" w:hAnsi="Times New Roman" w:cs="Times New Roman"/>
        </w:rPr>
        <w:t xml:space="preserve"> </w:t>
      </w:r>
    </w:p>
    <w:p w14:paraId="1490130B" w14:textId="46EF44BA" w:rsidR="001D7C61" w:rsidRPr="00BB710F" w:rsidRDefault="000A4D70" w:rsidP="00E34CAE">
      <w:pPr>
        <w:pStyle w:val="HTMLPreformatted"/>
        <w:ind w:left="484"/>
        <w:rPr>
          <w:rFonts w:ascii="Times New Roman" w:hAnsi="Times New Roman" w:cs="Times New Roman"/>
        </w:rPr>
      </w:pPr>
      <w:r w:rsidRPr="00BB710F">
        <w:rPr>
          <w:rFonts w:ascii="Times New Roman" w:hAnsi="Times New Roman" w:cs="Times New Roman"/>
        </w:rPr>
        <w:tab/>
        <w:t>Attn:</w:t>
      </w:r>
      <w:r w:rsidRPr="00BB710F">
        <w:rPr>
          <w:rFonts w:ascii="Times New Roman" w:hAnsi="Times New Roman" w:cs="Times New Roman"/>
        </w:rPr>
        <w:tab/>
      </w:r>
      <w:r w:rsidRPr="00BB710F">
        <w:rPr>
          <w:rFonts w:ascii="Times New Roman" w:hAnsi="Times New Roman" w:cs="Times New Roman"/>
        </w:rPr>
        <w:tab/>
      </w:r>
      <w:r w:rsidR="007459ED" w:rsidRPr="00BB710F">
        <w:rPr>
          <w:rFonts w:ascii="Times New Roman" w:hAnsi="Times New Roman" w:cs="Times New Roman"/>
        </w:rPr>
        <w:tab/>
      </w:r>
      <w:r w:rsidR="007459ED" w:rsidRPr="00BB710F">
        <w:rPr>
          <w:rFonts w:ascii="Times New Roman" w:hAnsi="Times New Roman" w:cs="Times New Roman"/>
          <w:strike/>
        </w:rPr>
        <w:t xml:space="preserve"> </w:t>
      </w:r>
    </w:p>
    <w:p w14:paraId="76374E41" w14:textId="2EFC6246" w:rsidR="0024334D" w:rsidRPr="00BB710F" w:rsidRDefault="00D91F13" w:rsidP="0024334D">
      <w:pPr>
        <w:pStyle w:val="ListParagraph"/>
        <w:spacing w:after="0" w:line="240" w:lineRule="auto"/>
        <w:ind w:left="360"/>
        <w:rPr>
          <w:rFonts w:ascii="Times New Roman" w:hAnsi="Times New Roman" w:cs="Times New Roman"/>
          <w:i/>
        </w:rPr>
      </w:pPr>
      <w:r>
        <w:rPr>
          <w:rFonts w:ascii="Times New Roman" w:hAnsi="Times New Roman" w:cs="Times New Roman"/>
          <w:i/>
        </w:rPr>
        <w:br/>
      </w:r>
      <w:r>
        <w:rPr>
          <w:rFonts w:ascii="Times New Roman" w:hAnsi="Times New Roman" w:cs="Times New Roman"/>
          <w:i/>
        </w:rPr>
        <w:br/>
      </w:r>
      <w:r>
        <w:rPr>
          <w:rFonts w:ascii="Times New Roman" w:hAnsi="Times New Roman" w:cs="Times New Roman"/>
          <w:i/>
        </w:rPr>
        <w:br/>
      </w:r>
    </w:p>
    <w:p w14:paraId="42C21BD5" w14:textId="77777777" w:rsidR="001E630E" w:rsidRPr="00BB710F" w:rsidRDefault="00AD4DC7" w:rsidP="00044902">
      <w:pPr>
        <w:pStyle w:val="ListParagraph"/>
        <w:numPr>
          <w:ilvl w:val="0"/>
          <w:numId w:val="14"/>
        </w:numPr>
        <w:spacing w:after="0" w:line="240" w:lineRule="auto"/>
        <w:ind w:left="630" w:hanging="630"/>
        <w:rPr>
          <w:rFonts w:ascii="Times New Roman" w:hAnsi="Times New Roman" w:cs="Times New Roman"/>
          <w:i/>
          <w:u w:val="single"/>
        </w:rPr>
      </w:pPr>
      <w:r w:rsidRPr="00BB710F">
        <w:rPr>
          <w:rFonts w:ascii="Times New Roman" w:hAnsi="Times New Roman" w:cs="Times New Roman"/>
          <w:i/>
          <w:u w:val="single"/>
        </w:rPr>
        <w:t xml:space="preserve">Force Majeure </w:t>
      </w:r>
    </w:p>
    <w:p w14:paraId="2BB29CE9" w14:textId="77777777" w:rsidR="001E630E" w:rsidRPr="00BB710F" w:rsidRDefault="001E630E" w:rsidP="001E630E">
      <w:pPr>
        <w:pStyle w:val="ListParagraph"/>
        <w:spacing w:after="0" w:line="240" w:lineRule="auto"/>
        <w:ind w:left="360"/>
        <w:rPr>
          <w:rFonts w:ascii="Times New Roman" w:hAnsi="Times New Roman" w:cs="Times New Roman"/>
        </w:rPr>
      </w:pPr>
    </w:p>
    <w:p w14:paraId="7E3A6B03" w14:textId="77777777" w:rsidR="00AD4DC7" w:rsidRPr="00BB710F" w:rsidRDefault="00AD4DC7" w:rsidP="00614436">
      <w:pPr>
        <w:pStyle w:val="ListParagraph"/>
        <w:spacing w:after="0" w:line="240" w:lineRule="auto"/>
        <w:ind w:left="630"/>
        <w:jc w:val="both"/>
        <w:rPr>
          <w:rFonts w:ascii="Times New Roman" w:hAnsi="Times New Roman" w:cs="Times New Roman"/>
        </w:rPr>
      </w:pPr>
      <w:r w:rsidRPr="00BB710F">
        <w:rPr>
          <w:rFonts w:ascii="Times New Roman" w:hAnsi="Times New Roman" w:cs="Times New Roman"/>
        </w:rPr>
        <w:t xml:space="preserve">Parties shall not be liable for failure to perform any of their respective obligations or be deemed to have defaulted in the performance of its obligations to the extent that its performance is delayed or prevented </w:t>
      </w:r>
      <w:r w:rsidR="00E71E6E" w:rsidRPr="00BB710F">
        <w:rPr>
          <w:rFonts w:ascii="Times New Roman" w:hAnsi="Times New Roman" w:cs="Times New Roman"/>
        </w:rPr>
        <w:t xml:space="preserve">directly because </w:t>
      </w:r>
      <w:r w:rsidR="00E71E6E" w:rsidRPr="00BB710F">
        <w:rPr>
          <w:rFonts w:ascii="Times New Roman" w:hAnsi="Times New Roman" w:cs="Times New Roman"/>
        </w:rPr>
        <w:t>of</w:t>
      </w:r>
      <w:r w:rsidRPr="00BB710F">
        <w:rPr>
          <w:rFonts w:ascii="Times New Roman" w:hAnsi="Times New Roman" w:cs="Times New Roman"/>
        </w:rPr>
        <w:t xml:space="preserve"> </w:t>
      </w:r>
      <w:r w:rsidR="00E71E6E" w:rsidRPr="00BB710F">
        <w:rPr>
          <w:rFonts w:ascii="Times New Roman" w:hAnsi="Times New Roman" w:cs="Times New Roman"/>
        </w:rPr>
        <w:t>the following, despite best efforts by the relevant Party in mitigating the effect of the following events</w:t>
      </w:r>
      <w:r w:rsidR="00FE0450" w:rsidRPr="00BB710F">
        <w:rPr>
          <w:rFonts w:ascii="Times New Roman" w:hAnsi="Times New Roman" w:cs="Times New Roman"/>
        </w:rPr>
        <w:t xml:space="preserve"> (“</w:t>
      </w:r>
      <w:r w:rsidR="00FE0450" w:rsidRPr="00BB710F">
        <w:rPr>
          <w:rFonts w:ascii="Times New Roman" w:hAnsi="Times New Roman" w:cs="Times New Roman"/>
          <w:b/>
        </w:rPr>
        <w:t>Force Majeure Events</w:t>
      </w:r>
      <w:r w:rsidR="00FE0450" w:rsidRPr="00BB710F">
        <w:rPr>
          <w:rFonts w:ascii="Times New Roman" w:hAnsi="Times New Roman" w:cs="Times New Roman"/>
        </w:rPr>
        <w:t>”)</w:t>
      </w:r>
      <w:r w:rsidRPr="00BB710F">
        <w:rPr>
          <w:rFonts w:ascii="Times New Roman" w:hAnsi="Times New Roman" w:cs="Times New Roman"/>
        </w:rPr>
        <w:t>:</w:t>
      </w:r>
    </w:p>
    <w:p w14:paraId="22284029" w14:textId="77777777" w:rsidR="00240445" w:rsidRPr="00BB710F" w:rsidRDefault="00240445" w:rsidP="00614436">
      <w:pPr>
        <w:pStyle w:val="ListParagraph"/>
        <w:spacing w:after="0" w:line="240" w:lineRule="auto"/>
        <w:ind w:left="630"/>
        <w:jc w:val="both"/>
        <w:rPr>
          <w:rFonts w:ascii="Times New Roman" w:hAnsi="Times New Roman" w:cs="Times New Roman"/>
        </w:rPr>
      </w:pPr>
    </w:p>
    <w:p w14:paraId="7D323849" w14:textId="77777777" w:rsidR="00AD4DC7" w:rsidRPr="00BB710F" w:rsidRDefault="00AD4DC7" w:rsidP="001449DE">
      <w:pPr>
        <w:numPr>
          <w:ilvl w:val="5"/>
          <w:numId w:val="9"/>
        </w:numPr>
        <w:spacing w:after="0" w:line="240" w:lineRule="auto"/>
        <w:ind w:left="1080"/>
        <w:jc w:val="both"/>
        <w:rPr>
          <w:rFonts w:ascii="Times New Roman" w:hAnsi="Times New Roman" w:cs="Times New Roman"/>
        </w:rPr>
      </w:pPr>
      <w:r w:rsidRPr="00BB710F">
        <w:rPr>
          <w:rFonts w:ascii="Times New Roman" w:hAnsi="Times New Roman" w:cs="Times New Roman"/>
        </w:rPr>
        <w:t xml:space="preserve">sanctions imposed by the </w:t>
      </w:r>
      <w:r w:rsidR="00E71E6E" w:rsidRPr="00BB710F">
        <w:rPr>
          <w:rFonts w:ascii="Times New Roman" w:hAnsi="Times New Roman" w:cs="Times New Roman"/>
        </w:rPr>
        <w:t>Indian G</w:t>
      </w:r>
      <w:r w:rsidRPr="00BB710F">
        <w:rPr>
          <w:rFonts w:ascii="Times New Roman" w:hAnsi="Times New Roman" w:cs="Times New Roman"/>
        </w:rPr>
        <w:t xml:space="preserve">overnment and/or any </w:t>
      </w:r>
      <w:r w:rsidR="00E71E6E" w:rsidRPr="00BB710F">
        <w:rPr>
          <w:rFonts w:ascii="Times New Roman" w:hAnsi="Times New Roman" w:cs="Times New Roman"/>
        </w:rPr>
        <w:t xml:space="preserve">Indian </w:t>
      </w:r>
      <w:r w:rsidRPr="00BB710F">
        <w:rPr>
          <w:rFonts w:ascii="Times New Roman" w:hAnsi="Times New Roman" w:cs="Times New Roman"/>
        </w:rPr>
        <w:t>statutory authority; or</w:t>
      </w:r>
    </w:p>
    <w:p w14:paraId="0AA64F18" w14:textId="77777777" w:rsidR="00AD4DC7" w:rsidRPr="00BB710F" w:rsidRDefault="00AD4DC7" w:rsidP="00AD4DC7">
      <w:pPr>
        <w:spacing w:after="0" w:line="240" w:lineRule="auto"/>
        <w:ind w:left="1080"/>
        <w:jc w:val="both"/>
        <w:rPr>
          <w:rFonts w:ascii="Times New Roman" w:hAnsi="Times New Roman" w:cs="Times New Roman"/>
        </w:rPr>
      </w:pPr>
    </w:p>
    <w:p w14:paraId="293507E3" w14:textId="257BD78C" w:rsidR="00AD4DC7" w:rsidRPr="00BB710F" w:rsidRDefault="00E71E6E" w:rsidP="001449DE">
      <w:pPr>
        <w:numPr>
          <w:ilvl w:val="5"/>
          <w:numId w:val="9"/>
        </w:numPr>
        <w:spacing w:after="0" w:line="240" w:lineRule="auto"/>
        <w:ind w:left="1080"/>
        <w:jc w:val="both"/>
        <w:rPr>
          <w:rFonts w:ascii="Times New Roman" w:hAnsi="Times New Roman" w:cs="Times New Roman"/>
        </w:rPr>
      </w:pPr>
      <w:r w:rsidRPr="00BB710F">
        <w:rPr>
          <w:rFonts w:ascii="Times New Roman" w:hAnsi="Times New Roman" w:cs="Times New Roman"/>
        </w:rPr>
        <w:t xml:space="preserve">natural calamities like earthquake, flood, tsunami, </w:t>
      </w:r>
      <w:r w:rsidR="00BD4F01" w:rsidRPr="00BB710F">
        <w:rPr>
          <w:rFonts w:ascii="Times New Roman" w:hAnsi="Times New Roman" w:cs="Times New Roman"/>
        </w:rPr>
        <w:t xml:space="preserve">pandemic, epidemic, </w:t>
      </w:r>
      <w:r w:rsidRPr="00BB710F">
        <w:rPr>
          <w:rFonts w:ascii="Times New Roman" w:hAnsi="Times New Roman" w:cs="Times New Roman"/>
        </w:rPr>
        <w:t xml:space="preserve">volcanoes; or </w:t>
      </w:r>
      <w:r w:rsidR="00AD4DC7" w:rsidRPr="00BB710F">
        <w:rPr>
          <w:rFonts w:ascii="Times New Roman" w:hAnsi="Times New Roman" w:cs="Times New Roman"/>
        </w:rPr>
        <w:t xml:space="preserve">a declared or undeclared </w:t>
      </w:r>
      <w:r w:rsidRPr="00BB710F">
        <w:rPr>
          <w:rFonts w:ascii="Times New Roman" w:hAnsi="Times New Roman" w:cs="Times New Roman"/>
        </w:rPr>
        <w:t xml:space="preserve">state of </w:t>
      </w:r>
      <w:r w:rsidR="00AD4DC7" w:rsidRPr="00BB710F">
        <w:rPr>
          <w:rFonts w:ascii="Times New Roman" w:hAnsi="Times New Roman" w:cs="Times New Roman"/>
        </w:rPr>
        <w:t>war.</w:t>
      </w:r>
    </w:p>
    <w:p w14:paraId="727C63D5" w14:textId="77777777" w:rsidR="00242342" w:rsidRPr="00BB710F" w:rsidRDefault="00242342" w:rsidP="007E40E4">
      <w:pPr>
        <w:pStyle w:val="HTMLPreformatted"/>
        <w:tabs>
          <w:tab w:val="clear" w:pos="916"/>
          <w:tab w:val="left" w:pos="567"/>
        </w:tabs>
        <w:ind w:left="567"/>
        <w:jc w:val="both"/>
        <w:rPr>
          <w:rFonts w:ascii="Times New Roman" w:hAnsi="Times New Roman" w:cs="Times New Roman"/>
          <w:color w:val="000000"/>
        </w:rPr>
      </w:pPr>
    </w:p>
    <w:p w14:paraId="290ED073" w14:textId="40C0243F" w:rsidR="00D22C25" w:rsidRPr="00BB710F" w:rsidRDefault="00AD4DC7" w:rsidP="007E40E4">
      <w:pPr>
        <w:pStyle w:val="HTMLPreformatted"/>
        <w:tabs>
          <w:tab w:val="clear" w:pos="916"/>
          <w:tab w:val="left" w:pos="567"/>
        </w:tabs>
        <w:ind w:left="567"/>
        <w:jc w:val="both"/>
        <w:rPr>
          <w:rFonts w:ascii="Times New Roman" w:hAnsi="Times New Roman" w:cs="Times New Roman"/>
          <w:color w:val="000000"/>
        </w:rPr>
      </w:pPr>
      <w:r w:rsidRPr="00BB710F">
        <w:rPr>
          <w:rFonts w:ascii="Times New Roman" w:hAnsi="Times New Roman" w:cs="Times New Roman"/>
          <w:color w:val="000000"/>
        </w:rPr>
        <w:t xml:space="preserve">The Parties agree that if such failure by either Party persists for a period of sixty (60) days or more, </w:t>
      </w:r>
      <w:r w:rsidR="00E64AF1" w:rsidRPr="00BB710F">
        <w:rPr>
          <w:rFonts w:ascii="Times New Roman" w:hAnsi="Times New Roman" w:cs="Times New Roman"/>
          <w:color w:val="000000"/>
        </w:rPr>
        <w:t xml:space="preserve">Customer </w:t>
      </w:r>
      <w:r w:rsidRPr="00BB710F">
        <w:rPr>
          <w:rFonts w:ascii="Times New Roman" w:hAnsi="Times New Roman" w:cs="Times New Roman"/>
          <w:color w:val="000000"/>
        </w:rPr>
        <w:t>shall have the right to terminate the Agreement forthwith, without liability for damages.</w:t>
      </w:r>
      <w:r w:rsidR="006236FD">
        <w:rPr>
          <w:rFonts w:ascii="Times New Roman" w:hAnsi="Times New Roman" w:cs="Times New Roman"/>
          <w:color w:val="000000"/>
        </w:rPr>
        <w:t xml:space="preserve"> </w:t>
      </w:r>
      <w:r w:rsidR="006236FD" w:rsidRPr="006236FD">
        <w:rPr>
          <w:rFonts w:ascii="Times New Roman" w:hAnsi="Times New Roman" w:cs="Times New Roman"/>
          <w:color w:val="000000"/>
        </w:rPr>
        <w:lastRenderedPageBreak/>
        <w:t>The Customer shall have no payment obligation in respect of any Service or product not provided by the Service Provider owing to a Force Majeure Event</w:t>
      </w:r>
      <w:r w:rsidR="006236FD">
        <w:rPr>
          <w:rFonts w:ascii="Times New Roman" w:hAnsi="Times New Roman" w:cs="Times New Roman"/>
          <w:color w:val="000000"/>
        </w:rPr>
        <w:t>.</w:t>
      </w:r>
    </w:p>
    <w:p w14:paraId="385F9F2C" w14:textId="77777777" w:rsidR="00701E4C" w:rsidRPr="00BB710F" w:rsidRDefault="00701E4C" w:rsidP="007E40E4">
      <w:pPr>
        <w:pStyle w:val="HTMLPreformatted"/>
        <w:tabs>
          <w:tab w:val="clear" w:pos="916"/>
          <w:tab w:val="left" w:pos="567"/>
        </w:tabs>
        <w:ind w:left="567"/>
        <w:jc w:val="both"/>
        <w:rPr>
          <w:rFonts w:ascii="Times New Roman" w:hAnsi="Times New Roman" w:cs="Times New Roman"/>
        </w:rPr>
      </w:pPr>
    </w:p>
    <w:p w14:paraId="476A3B31" w14:textId="77777777" w:rsidR="001E630E" w:rsidRPr="00BB710F" w:rsidRDefault="001E630E" w:rsidP="00044902">
      <w:pPr>
        <w:pStyle w:val="ListParagraph"/>
        <w:numPr>
          <w:ilvl w:val="0"/>
          <w:numId w:val="14"/>
        </w:numPr>
        <w:spacing w:after="0" w:line="240" w:lineRule="auto"/>
        <w:ind w:left="567" w:hanging="567"/>
        <w:rPr>
          <w:rFonts w:ascii="Times New Roman" w:hAnsi="Times New Roman" w:cs="Times New Roman"/>
          <w:u w:val="single"/>
        </w:rPr>
      </w:pPr>
      <w:r w:rsidRPr="00BB710F">
        <w:rPr>
          <w:rFonts w:ascii="Times New Roman" w:hAnsi="Times New Roman" w:cs="Times New Roman"/>
          <w:i/>
          <w:u w:val="single"/>
        </w:rPr>
        <w:t xml:space="preserve">Independent </w:t>
      </w:r>
      <w:r w:rsidR="00AC18E7" w:rsidRPr="00BB710F">
        <w:rPr>
          <w:rFonts w:ascii="Times New Roman" w:hAnsi="Times New Roman" w:cs="Times New Roman"/>
          <w:i/>
          <w:u w:val="single"/>
        </w:rPr>
        <w:t>E</w:t>
      </w:r>
      <w:r w:rsidRPr="00BB710F">
        <w:rPr>
          <w:rFonts w:ascii="Times New Roman" w:hAnsi="Times New Roman" w:cs="Times New Roman"/>
          <w:i/>
          <w:u w:val="single"/>
        </w:rPr>
        <w:t>ntity</w:t>
      </w:r>
      <w:r w:rsidR="00AD4DC7" w:rsidRPr="00BB710F">
        <w:rPr>
          <w:rFonts w:ascii="Times New Roman" w:hAnsi="Times New Roman" w:cs="Times New Roman"/>
          <w:u w:val="single"/>
        </w:rPr>
        <w:t xml:space="preserve"> </w:t>
      </w:r>
    </w:p>
    <w:p w14:paraId="516DA955" w14:textId="77777777" w:rsidR="001E630E" w:rsidRPr="00BB710F" w:rsidRDefault="001E630E" w:rsidP="00E34CAE">
      <w:pPr>
        <w:pStyle w:val="ListParagraph"/>
        <w:spacing w:after="0" w:line="240" w:lineRule="auto"/>
        <w:ind w:left="360"/>
        <w:rPr>
          <w:rFonts w:ascii="Times New Roman" w:hAnsi="Times New Roman" w:cs="Times New Roman"/>
        </w:rPr>
      </w:pPr>
    </w:p>
    <w:p w14:paraId="7705F63F" w14:textId="27F05E5C" w:rsidR="00AD4DC7" w:rsidRPr="00BB710F" w:rsidRDefault="00AD4DC7" w:rsidP="007E40E4">
      <w:pPr>
        <w:pStyle w:val="ListParagraph"/>
        <w:spacing w:after="0" w:line="240" w:lineRule="auto"/>
        <w:ind w:left="567"/>
        <w:jc w:val="both"/>
        <w:rPr>
          <w:rFonts w:ascii="Times New Roman" w:hAnsi="Times New Roman" w:cs="Times New Roman"/>
        </w:rPr>
      </w:pPr>
      <w:r w:rsidRPr="00BB710F">
        <w:rPr>
          <w:rFonts w:ascii="Times New Roman" w:hAnsi="Times New Roman" w:cs="Times New Roman"/>
        </w:rPr>
        <w:t xml:space="preserve">This Agreement is being entered into on a principal to principal basis, and it shall not create any employer-employee relationship, partnership, joint venture or agency between the Customer and </w:t>
      </w:r>
      <w:r w:rsidR="00411336" w:rsidRPr="00BB710F">
        <w:rPr>
          <w:rFonts w:ascii="Times New Roman" w:hAnsi="Times New Roman" w:cs="Times New Roman"/>
        </w:rPr>
        <w:t>Service Provider</w:t>
      </w:r>
      <w:r w:rsidR="00E64AF1" w:rsidRPr="00BB710F">
        <w:rPr>
          <w:rFonts w:ascii="Times New Roman" w:hAnsi="Times New Roman" w:cs="Times New Roman"/>
        </w:rPr>
        <w:t>, jointly or severally</w:t>
      </w:r>
      <w:r w:rsidRPr="00BB710F">
        <w:rPr>
          <w:rFonts w:ascii="Times New Roman" w:hAnsi="Times New Roman" w:cs="Times New Roman"/>
        </w:rPr>
        <w:t>.</w:t>
      </w:r>
      <w:r w:rsidR="0059275A" w:rsidRPr="00BB710F">
        <w:rPr>
          <w:rFonts w:ascii="Times New Roman" w:hAnsi="Times New Roman" w:cs="Times New Roman"/>
        </w:rPr>
        <w:t xml:space="preserve"> </w:t>
      </w:r>
    </w:p>
    <w:p w14:paraId="3AC4BCF5" w14:textId="77777777" w:rsidR="001E630E" w:rsidRPr="00BB710F" w:rsidRDefault="001E630E" w:rsidP="00E34CAE">
      <w:pPr>
        <w:pStyle w:val="ListParagraph"/>
        <w:spacing w:after="0" w:line="240" w:lineRule="auto"/>
        <w:ind w:left="360"/>
        <w:jc w:val="both"/>
        <w:rPr>
          <w:rFonts w:ascii="Times New Roman" w:hAnsi="Times New Roman" w:cs="Times New Roman"/>
        </w:rPr>
      </w:pPr>
    </w:p>
    <w:p w14:paraId="4188CE4D" w14:textId="5FF1741E" w:rsidR="00514AE3" w:rsidRDefault="00514AE3" w:rsidP="00044902">
      <w:pPr>
        <w:pStyle w:val="ListParagraph"/>
        <w:numPr>
          <w:ilvl w:val="0"/>
          <w:numId w:val="14"/>
        </w:numPr>
        <w:spacing w:after="0" w:line="240" w:lineRule="auto"/>
        <w:ind w:left="567" w:hanging="567"/>
        <w:rPr>
          <w:rFonts w:ascii="Times New Roman" w:hAnsi="Times New Roman" w:cs="Times New Roman"/>
          <w:i/>
          <w:u w:val="single"/>
        </w:rPr>
      </w:pPr>
      <w:r w:rsidRPr="00514AE3">
        <w:rPr>
          <w:rFonts w:ascii="Times New Roman" w:hAnsi="Times New Roman" w:cs="Times New Roman"/>
          <w:i/>
          <w:u w:val="single"/>
        </w:rPr>
        <w:t>Good Faith</w:t>
      </w:r>
    </w:p>
    <w:p w14:paraId="741F24F3" w14:textId="77777777" w:rsidR="0055453D" w:rsidRPr="00514AE3" w:rsidRDefault="0055453D" w:rsidP="0055453D">
      <w:pPr>
        <w:pStyle w:val="ListParagraph"/>
        <w:spacing w:after="0" w:line="240" w:lineRule="auto"/>
        <w:ind w:left="567"/>
        <w:rPr>
          <w:rFonts w:ascii="Times New Roman" w:hAnsi="Times New Roman" w:cs="Times New Roman"/>
          <w:i/>
          <w:u w:val="single"/>
        </w:rPr>
      </w:pPr>
    </w:p>
    <w:p w14:paraId="02B2CAFA" w14:textId="77777777" w:rsidR="00514AE3" w:rsidRPr="00514AE3" w:rsidRDefault="00514AE3" w:rsidP="00514AE3">
      <w:pPr>
        <w:pStyle w:val="ListParagraph"/>
        <w:spacing w:after="0" w:line="240" w:lineRule="auto"/>
        <w:ind w:left="567"/>
        <w:rPr>
          <w:rFonts w:ascii="Times New Roman" w:hAnsi="Times New Roman" w:cs="Times New Roman"/>
          <w:bCs/>
        </w:rPr>
      </w:pPr>
      <w:r w:rsidRPr="00514AE3">
        <w:rPr>
          <w:rFonts w:ascii="Times New Roman" w:hAnsi="Times New Roman" w:cs="Times New Roman"/>
          <w:bCs/>
        </w:rPr>
        <w:t xml:space="preserve">Each Party shall act in good faith in the performance of its obligations under this Agreement. </w:t>
      </w:r>
    </w:p>
    <w:p w14:paraId="42481EC3" w14:textId="77777777" w:rsidR="00514AE3" w:rsidRDefault="00514AE3" w:rsidP="00514AE3">
      <w:pPr>
        <w:pStyle w:val="ListParagraph"/>
        <w:spacing w:after="0" w:line="240" w:lineRule="auto"/>
        <w:ind w:left="567"/>
        <w:rPr>
          <w:rFonts w:ascii="Times New Roman" w:hAnsi="Times New Roman" w:cs="Times New Roman"/>
          <w:b/>
          <w:u w:val="single"/>
        </w:rPr>
      </w:pPr>
    </w:p>
    <w:p w14:paraId="35B4696E" w14:textId="5D794C63" w:rsidR="00514AE3" w:rsidRDefault="00514AE3" w:rsidP="00514AE3">
      <w:pPr>
        <w:pStyle w:val="ListParagraph"/>
        <w:numPr>
          <w:ilvl w:val="0"/>
          <w:numId w:val="14"/>
        </w:numPr>
        <w:spacing w:after="0" w:line="240" w:lineRule="auto"/>
        <w:ind w:left="567" w:hanging="567"/>
        <w:jc w:val="both"/>
        <w:rPr>
          <w:rFonts w:ascii="Times New Roman" w:hAnsi="Times New Roman" w:cs="Times New Roman"/>
          <w:bCs/>
          <w:i/>
          <w:iCs/>
          <w:u w:val="single"/>
        </w:rPr>
      </w:pPr>
      <w:r w:rsidRPr="00514AE3">
        <w:rPr>
          <w:rFonts w:ascii="Times New Roman" w:hAnsi="Times New Roman" w:cs="Times New Roman"/>
          <w:bCs/>
          <w:i/>
          <w:iCs/>
          <w:u w:val="single"/>
        </w:rPr>
        <w:t>Customer Dependencie</w:t>
      </w:r>
      <w:r>
        <w:rPr>
          <w:rFonts w:ascii="Times New Roman" w:hAnsi="Times New Roman" w:cs="Times New Roman"/>
          <w:bCs/>
          <w:i/>
          <w:iCs/>
          <w:u w:val="single"/>
        </w:rPr>
        <w:t>s</w:t>
      </w:r>
    </w:p>
    <w:p w14:paraId="56ED30FB" w14:textId="77777777" w:rsidR="0055453D" w:rsidRPr="00514AE3" w:rsidRDefault="0055453D" w:rsidP="0055453D">
      <w:pPr>
        <w:pStyle w:val="ListParagraph"/>
        <w:spacing w:after="0" w:line="240" w:lineRule="auto"/>
        <w:ind w:left="567"/>
        <w:jc w:val="both"/>
        <w:rPr>
          <w:rFonts w:ascii="Times New Roman" w:hAnsi="Times New Roman" w:cs="Times New Roman"/>
          <w:bCs/>
          <w:i/>
          <w:iCs/>
          <w:u w:val="single"/>
        </w:rPr>
      </w:pPr>
    </w:p>
    <w:p w14:paraId="3BD5BC5D" w14:textId="77777777" w:rsidR="00514AE3" w:rsidRDefault="00514AE3" w:rsidP="00514AE3">
      <w:pPr>
        <w:pStyle w:val="ListParagraph"/>
        <w:spacing w:after="0" w:line="240" w:lineRule="auto"/>
        <w:ind w:left="567"/>
        <w:jc w:val="both"/>
        <w:rPr>
          <w:rFonts w:ascii="Times New Roman" w:hAnsi="Times New Roman" w:cs="Times New Roman"/>
          <w:bCs/>
        </w:rPr>
      </w:pPr>
      <w:r w:rsidRPr="00514AE3">
        <w:rPr>
          <w:rFonts w:ascii="Times New Roman" w:hAnsi="Times New Roman" w:cs="Times New Roman"/>
          <w:bCs/>
        </w:rPr>
        <w:t xml:space="preserve">Any dependencies or responsibilities of the Customer shall be explicitly set forth in the relevant SOW or Change Order, and no additional commitments, resource requirements or obligations shall be imposed on the Customer unless mutually agreed in writing. If the Customer has not met any such responsibility and the same is impacting the Services or Deliverables, the Service Provider shall promptly notify the Customer specifying the unfulfilled responsibility and the probable impact of non-fulfilment. </w:t>
      </w:r>
    </w:p>
    <w:p w14:paraId="7832CE37" w14:textId="77777777" w:rsidR="00514AE3" w:rsidRDefault="00514AE3" w:rsidP="00514AE3">
      <w:pPr>
        <w:pStyle w:val="ListParagraph"/>
        <w:spacing w:after="0" w:line="240" w:lineRule="auto"/>
        <w:ind w:left="567"/>
        <w:jc w:val="both"/>
        <w:rPr>
          <w:rFonts w:ascii="Times New Roman" w:hAnsi="Times New Roman" w:cs="Times New Roman"/>
          <w:bCs/>
        </w:rPr>
      </w:pPr>
    </w:p>
    <w:p w14:paraId="2DF335A5" w14:textId="22684AF2" w:rsidR="00514AE3" w:rsidRDefault="00514AE3" w:rsidP="00514AE3">
      <w:pPr>
        <w:pStyle w:val="ListParagraph"/>
        <w:numPr>
          <w:ilvl w:val="0"/>
          <w:numId w:val="14"/>
        </w:numPr>
        <w:spacing w:after="0" w:line="240" w:lineRule="auto"/>
        <w:ind w:left="567" w:hanging="567"/>
        <w:jc w:val="both"/>
        <w:rPr>
          <w:rFonts w:ascii="Times New Roman" w:hAnsi="Times New Roman" w:cs="Times New Roman"/>
          <w:bCs/>
          <w:i/>
          <w:iCs/>
          <w:u w:val="single"/>
        </w:rPr>
      </w:pPr>
      <w:r w:rsidRPr="00514AE3">
        <w:rPr>
          <w:rFonts w:ascii="Times New Roman" w:hAnsi="Times New Roman" w:cs="Times New Roman"/>
          <w:bCs/>
          <w:i/>
          <w:iCs/>
          <w:u w:val="single"/>
        </w:rPr>
        <w:t>Cumulative Remedies</w:t>
      </w:r>
    </w:p>
    <w:p w14:paraId="27053F5D" w14:textId="77777777" w:rsidR="0055453D" w:rsidRPr="00514AE3" w:rsidRDefault="0055453D" w:rsidP="0055453D">
      <w:pPr>
        <w:pStyle w:val="ListParagraph"/>
        <w:spacing w:after="0" w:line="240" w:lineRule="auto"/>
        <w:ind w:left="567"/>
        <w:jc w:val="both"/>
        <w:rPr>
          <w:rFonts w:ascii="Times New Roman" w:hAnsi="Times New Roman" w:cs="Times New Roman"/>
          <w:bCs/>
          <w:i/>
          <w:iCs/>
          <w:u w:val="single"/>
        </w:rPr>
      </w:pPr>
    </w:p>
    <w:p w14:paraId="27032D3B" w14:textId="11A814CE" w:rsidR="00514AE3" w:rsidRDefault="00514AE3" w:rsidP="00514AE3">
      <w:pPr>
        <w:pStyle w:val="ListParagraph"/>
        <w:spacing w:after="0" w:line="240" w:lineRule="auto"/>
        <w:ind w:left="567"/>
        <w:jc w:val="both"/>
        <w:rPr>
          <w:rFonts w:ascii="Times New Roman" w:hAnsi="Times New Roman" w:cs="Times New Roman"/>
          <w:bCs/>
        </w:rPr>
      </w:pPr>
      <w:r w:rsidRPr="00514AE3">
        <w:rPr>
          <w:rFonts w:ascii="Times New Roman" w:hAnsi="Times New Roman" w:cs="Times New Roman"/>
          <w:bCs/>
        </w:rPr>
        <w:t>Except where an exclusive remedy is expressly specified, the exercise by either Party of any remedy under this Agreement (including termination) shall be without prejudice to any other remedies available to it under this Agreement, at law or otherwise.</w:t>
      </w:r>
    </w:p>
    <w:p w14:paraId="58BC5200" w14:textId="77777777" w:rsidR="00514AE3" w:rsidRPr="00514AE3" w:rsidRDefault="00514AE3" w:rsidP="00514AE3">
      <w:pPr>
        <w:pStyle w:val="ListParagraph"/>
        <w:spacing w:after="0" w:line="240" w:lineRule="auto"/>
        <w:ind w:left="567"/>
        <w:jc w:val="both"/>
        <w:rPr>
          <w:rFonts w:ascii="Times New Roman" w:hAnsi="Times New Roman" w:cs="Times New Roman"/>
          <w:bCs/>
        </w:rPr>
      </w:pPr>
    </w:p>
    <w:p w14:paraId="7DDAE742" w14:textId="7D1944B1" w:rsidR="00831593" w:rsidRPr="0055453D" w:rsidRDefault="00AD4DC7" w:rsidP="0055453D">
      <w:pPr>
        <w:pStyle w:val="ListParagraph"/>
        <w:numPr>
          <w:ilvl w:val="0"/>
          <w:numId w:val="14"/>
        </w:numPr>
        <w:spacing w:after="0" w:line="240" w:lineRule="auto"/>
        <w:ind w:left="567" w:hanging="567"/>
        <w:rPr>
          <w:rFonts w:ascii="Times New Roman" w:hAnsi="Times New Roman" w:cs="Times New Roman"/>
          <w:b/>
          <w:u w:val="single"/>
        </w:rPr>
      </w:pPr>
      <w:r w:rsidRPr="00BB710F">
        <w:rPr>
          <w:rFonts w:ascii="Times New Roman" w:hAnsi="Times New Roman" w:cs="Times New Roman"/>
          <w:i/>
          <w:u w:val="single"/>
        </w:rPr>
        <w:t>Counterparts</w:t>
      </w:r>
      <w:r w:rsidRPr="00BB710F">
        <w:rPr>
          <w:rFonts w:ascii="Times New Roman" w:hAnsi="Times New Roman" w:cs="Times New Roman"/>
          <w:u w:val="single"/>
        </w:rPr>
        <w:t xml:space="preserve"> </w:t>
      </w:r>
    </w:p>
    <w:p w14:paraId="6C18E431" w14:textId="77777777" w:rsidR="0055453D" w:rsidRPr="0055453D" w:rsidRDefault="0055453D" w:rsidP="0055453D">
      <w:pPr>
        <w:pStyle w:val="ListParagraph"/>
        <w:spacing w:after="0" w:line="240" w:lineRule="auto"/>
        <w:ind w:left="567"/>
        <w:rPr>
          <w:rFonts w:ascii="Times New Roman" w:hAnsi="Times New Roman" w:cs="Times New Roman"/>
          <w:b/>
          <w:u w:val="single"/>
        </w:rPr>
      </w:pPr>
    </w:p>
    <w:p w14:paraId="51E6D7DF" w14:textId="77777777" w:rsidR="00893C7D" w:rsidRPr="00BB710F" w:rsidRDefault="00AD4DC7" w:rsidP="007E40E4">
      <w:pPr>
        <w:pStyle w:val="ListParagraph"/>
        <w:spacing w:after="0" w:line="240" w:lineRule="auto"/>
        <w:ind w:left="567"/>
        <w:rPr>
          <w:rFonts w:ascii="Times New Roman" w:hAnsi="Times New Roman" w:cs="Times New Roman"/>
        </w:rPr>
      </w:pPr>
      <w:r w:rsidRPr="00BB710F">
        <w:rPr>
          <w:rFonts w:ascii="Times New Roman" w:hAnsi="Times New Roman" w:cs="Times New Roman"/>
        </w:rPr>
        <w:t>This Agreement may be executed in counterparts, each of which shall be deemed an original and all of which together shall constitute one instrument.</w:t>
      </w:r>
    </w:p>
    <w:p w14:paraId="1FF45A75" w14:textId="77777777" w:rsidR="00E71E6E" w:rsidRPr="00BB710F" w:rsidRDefault="00E71E6E" w:rsidP="00E34CAE">
      <w:pPr>
        <w:pStyle w:val="ListParagraph"/>
        <w:spacing w:after="0" w:line="240" w:lineRule="auto"/>
        <w:ind w:left="360"/>
        <w:rPr>
          <w:rFonts w:ascii="Times New Roman" w:hAnsi="Times New Roman" w:cs="Times New Roman"/>
        </w:rPr>
      </w:pPr>
    </w:p>
    <w:p w14:paraId="194FF8EA" w14:textId="6CAF5B94" w:rsidR="001E630E" w:rsidRPr="00914D0B" w:rsidRDefault="001E630E" w:rsidP="00914D0B">
      <w:pPr>
        <w:rPr>
          <w:rFonts w:ascii="Times New Roman" w:hAnsi="Times New Roman" w:cs="Times New Roman"/>
          <w:b/>
        </w:rPr>
      </w:pPr>
      <w:r w:rsidRPr="00BB710F">
        <w:rPr>
          <w:rFonts w:ascii="Times New Roman" w:hAnsi="Times New Roman" w:cs="Times New Roman"/>
          <w:b/>
        </w:rPr>
        <w:t xml:space="preserve">IN WITNESS WHEREOF </w:t>
      </w:r>
      <w:r w:rsidRPr="00BB710F">
        <w:rPr>
          <w:rFonts w:ascii="Times New Roman" w:hAnsi="Times New Roman" w:cs="Times New Roman"/>
        </w:rPr>
        <w:t>the Parties have hereunto executed these presents on the day and the date first herein above written.</w:t>
      </w:r>
    </w:p>
    <w:p w14:paraId="2C0CDC56" w14:textId="77777777" w:rsidR="001E630E" w:rsidRPr="00BB710F" w:rsidRDefault="001E630E" w:rsidP="00E34CAE">
      <w:pPr>
        <w:pStyle w:val="ListParagraph"/>
        <w:spacing w:after="0" w:line="240" w:lineRule="auto"/>
        <w:ind w:left="360"/>
        <w:rPr>
          <w:rFonts w:ascii="Times New Roman" w:hAnsi="Times New Roman" w:cs="Times New Roman"/>
          <w:b/>
        </w:rPr>
      </w:pPr>
    </w:p>
    <w:p w14:paraId="046D92FB" w14:textId="77777777" w:rsidR="001E630E" w:rsidRPr="00BB710F" w:rsidRDefault="001E630E" w:rsidP="00E34CAE">
      <w:pPr>
        <w:pStyle w:val="ListParagraph"/>
        <w:spacing w:after="0" w:line="240" w:lineRule="auto"/>
        <w:ind w:left="360"/>
        <w:rPr>
          <w:rFonts w:ascii="Times New Roman" w:hAnsi="Times New Roman" w:cs="Times New Roman"/>
          <w:b/>
        </w:rPr>
      </w:pPr>
    </w:p>
    <w:tbl>
      <w:tblPr>
        <w:tblpPr w:leftFromText="180" w:rightFromText="180" w:vertAnchor="text" w:horzAnchor="margin" w:tblpXSpec="center"/>
        <w:tblOverlap w:val="neve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95"/>
        <w:gridCol w:w="4590"/>
      </w:tblGrid>
      <w:tr w:rsidR="0059275A" w:rsidRPr="00BB710F" w14:paraId="7707BA1E" w14:textId="77777777" w:rsidTr="00D33345">
        <w:trPr>
          <w:trHeight w:val="3230"/>
        </w:trPr>
        <w:tc>
          <w:tcPr>
            <w:tcW w:w="4495" w:type="dxa"/>
          </w:tcPr>
          <w:p w14:paraId="7AAC6273" w14:textId="77777777"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lastRenderedPageBreak/>
              <w:t>SIGNED AND DELIVERED</w:t>
            </w:r>
          </w:p>
          <w:p w14:paraId="23C88559" w14:textId="4A2CBE51"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t xml:space="preserve">On behalf of </w:t>
            </w:r>
            <w:r w:rsidR="00006D63" w:rsidRPr="00BB710F">
              <w:rPr>
                <w:rFonts w:ascii="Times New Roman" w:hAnsi="Times New Roman" w:cs="Times New Roman"/>
                <w:b/>
              </w:rPr>
              <w:t xml:space="preserve"> </w:t>
            </w:r>
            <w:r w:rsidR="009C043E" w:rsidRPr="00BB710F">
              <w:t xml:space="preserve"> </w:t>
            </w:r>
            <w:r w:rsidR="002624E2">
              <w:rPr>
                <w:rFonts w:ascii="Times New Roman" w:hAnsi="Times New Roman" w:cs="Times New Roman"/>
                <w:b/>
              </w:rPr>
              <w:t>____</w:t>
            </w:r>
            <w:r w:rsidRPr="00BB710F">
              <w:rPr>
                <w:rFonts w:ascii="Times New Roman" w:hAnsi="Times New Roman" w:cs="Times New Roman"/>
              </w:rPr>
              <w:t xml:space="preserve"> </w:t>
            </w:r>
          </w:p>
          <w:p w14:paraId="7981CE22" w14:textId="6CC3F595" w:rsidR="0059275A" w:rsidRPr="00BB710F" w:rsidRDefault="003F451E" w:rsidP="007E40E4">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Name:</w:t>
            </w:r>
          </w:p>
          <w:p w14:paraId="0CC63B89" w14:textId="77777777" w:rsidR="003F451E" w:rsidRPr="00BB710F" w:rsidRDefault="003F451E" w:rsidP="007E40E4">
            <w:pPr>
              <w:pBdr>
                <w:bottom w:val="single" w:sz="12" w:space="1" w:color="auto"/>
              </w:pBdr>
              <w:spacing w:after="0" w:line="240" w:lineRule="auto"/>
              <w:jc w:val="both"/>
              <w:rPr>
                <w:rFonts w:ascii="Times New Roman" w:hAnsi="Times New Roman" w:cs="Times New Roman"/>
              </w:rPr>
            </w:pPr>
          </w:p>
          <w:p w14:paraId="2BE6B197" w14:textId="4C37B7E2" w:rsidR="003F451E" w:rsidRPr="00BB710F" w:rsidRDefault="003F451E" w:rsidP="007E40E4">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Designation:</w:t>
            </w:r>
          </w:p>
          <w:p w14:paraId="29B179E9" w14:textId="77777777" w:rsidR="0059275A" w:rsidRDefault="009C0F02" w:rsidP="007E40E4">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(Authorised Signatory)</w:t>
            </w:r>
          </w:p>
          <w:p w14:paraId="4055A0C6" w14:textId="77777777" w:rsidR="00856C6C" w:rsidRDefault="00856C6C" w:rsidP="007E40E4">
            <w:pPr>
              <w:pBdr>
                <w:bottom w:val="single" w:sz="12" w:space="1" w:color="auto"/>
              </w:pBdr>
              <w:spacing w:after="0" w:line="240" w:lineRule="auto"/>
              <w:jc w:val="both"/>
              <w:rPr>
                <w:rFonts w:ascii="Times New Roman" w:hAnsi="Times New Roman" w:cs="Times New Roman"/>
              </w:rPr>
            </w:pPr>
          </w:p>
          <w:p w14:paraId="0EB88A2A" w14:textId="028ABDC8" w:rsidR="00856C6C" w:rsidRPr="00BB710F" w:rsidRDefault="00856C6C" w:rsidP="007E40E4">
            <w:pPr>
              <w:pBdr>
                <w:bottom w:val="single" w:sz="12" w:space="1" w:color="auto"/>
              </w:pBdr>
              <w:spacing w:after="0" w:line="240" w:lineRule="auto"/>
              <w:jc w:val="both"/>
              <w:rPr>
                <w:rFonts w:ascii="Times New Roman" w:hAnsi="Times New Roman" w:cs="Times New Roman"/>
              </w:rPr>
            </w:pPr>
          </w:p>
        </w:tc>
        <w:tc>
          <w:tcPr>
            <w:tcW w:w="4590" w:type="dxa"/>
          </w:tcPr>
          <w:p w14:paraId="58991BDD" w14:textId="77777777"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t>SIGNED AND DELIVERED</w:t>
            </w:r>
          </w:p>
          <w:p w14:paraId="04CEC661" w14:textId="77777777" w:rsidR="0059275A" w:rsidRPr="00BB710F" w:rsidRDefault="0059275A" w:rsidP="007E40E4">
            <w:pPr>
              <w:spacing w:after="0" w:line="240" w:lineRule="auto"/>
              <w:jc w:val="both"/>
              <w:rPr>
                <w:rFonts w:ascii="Times New Roman" w:hAnsi="Times New Roman" w:cs="Times New Roman"/>
              </w:rPr>
            </w:pPr>
            <w:r w:rsidRPr="00BB710F">
              <w:rPr>
                <w:rFonts w:ascii="Times New Roman" w:hAnsi="Times New Roman" w:cs="Times New Roman"/>
              </w:rPr>
              <w:t xml:space="preserve">On behalf of </w:t>
            </w:r>
            <w:r w:rsidRPr="00BB710F">
              <w:rPr>
                <w:rFonts w:ascii="Times New Roman" w:hAnsi="Times New Roman" w:cs="Times New Roman"/>
                <w:b/>
              </w:rPr>
              <w:t xml:space="preserve">InterGlobe Aviation Limited </w:t>
            </w:r>
            <w:r w:rsidRPr="00BB710F">
              <w:rPr>
                <w:rFonts w:ascii="Times New Roman" w:hAnsi="Times New Roman" w:cs="Times New Roman"/>
              </w:rPr>
              <w:t>by</w:t>
            </w:r>
          </w:p>
          <w:p w14:paraId="0B9D2998" w14:textId="77777777" w:rsidR="0059275A" w:rsidRPr="00BB710F" w:rsidRDefault="0059275A" w:rsidP="007E40E4">
            <w:pPr>
              <w:spacing w:after="0" w:line="240" w:lineRule="auto"/>
              <w:jc w:val="both"/>
              <w:rPr>
                <w:rFonts w:ascii="Times New Roman" w:hAnsi="Times New Roman" w:cs="Times New Roman"/>
              </w:rPr>
            </w:pPr>
          </w:p>
          <w:p w14:paraId="27516218" w14:textId="77777777" w:rsidR="0059275A" w:rsidRPr="00BB710F" w:rsidRDefault="0059275A" w:rsidP="007E40E4">
            <w:pPr>
              <w:spacing w:after="0" w:line="240" w:lineRule="auto"/>
              <w:jc w:val="both"/>
              <w:rPr>
                <w:rFonts w:ascii="Times New Roman" w:hAnsi="Times New Roman" w:cs="Times New Roman"/>
              </w:rPr>
            </w:pPr>
          </w:p>
          <w:p w14:paraId="782CFD32" w14:textId="77777777" w:rsidR="00006D63" w:rsidRPr="00BB710F" w:rsidRDefault="00006D63" w:rsidP="007E40E4">
            <w:pPr>
              <w:spacing w:after="0" w:line="240" w:lineRule="auto"/>
              <w:jc w:val="both"/>
              <w:rPr>
                <w:rFonts w:ascii="Times New Roman" w:hAnsi="Times New Roman" w:cs="Times New Roman"/>
              </w:rPr>
            </w:pPr>
          </w:p>
          <w:p w14:paraId="70FA5621" w14:textId="77777777" w:rsidR="0059275A" w:rsidRPr="00BB710F" w:rsidRDefault="0059275A" w:rsidP="007E40E4">
            <w:pPr>
              <w:spacing w:after="0" w:line="240" w:lineRule="auto"/>
              <w:jc w:val="both"/>
              <w:rPr>
                <w:rFonts w:ascii="Times New Roman" w:hAnsi="Times New Roman" w:cs="Times New Roman"/>
              </w:rPr>
            </w:pPr>
          </w:p>
          <w:p w14:paraId="56230928" w14:textId="77777777" w:rsidR="00DF2D1F" w:rsidRPr="00BB710F" w:rsidRDefault="00DF2D1F" w:rsidP="007E40E4">
            <w:pPr>
              <w:spacing w:after="0" w:line="240" w:lineRule="auto"/>
              <w:jc w:val="both"/>
              <w:rPr>
                <w:rFonts w:ascii="Times New Roman" w:hAnsi="Times New Roman" w:cs="Times New Roman"/>
              </w:rPr>
            </w:pPr>
          </w:p>
          <w:p w14:paraId="73AED13B" w14:textId="77777777" w:rsidR="00DF2D1F" w:rsidRPr="00BB710F" w:rsidRDefault="00DF2D1F" w:rsidP="007E40E4">
            <w:pPr>
              <w:spacing w:after="0" w:line="240" w:lineRule="auto"/>
              <w:jc w:val="both"/>
              <w:rPr>
                <w:rFonts w:ascii="Times New Roman" w:hAnsi="Times New Roman" w:cs="Times New Roman"/>
              </w:rPr>
            </w:pPr>
          </w:p>
          <w:p w14:paraId="149DC670" w14:textId="77777777" w:rsidR="00DF2D1F" w:rsidRPr="00BB710F" w:rsidRDefault="00DF2D1F" w:rsidP="007E40E4">
            <w:pPr>
              <w:spacing w:after="0" w:line="240" w:lineRule="auto"/>
              <w:jc w:val="both"/>
              <w:rPr>
                <w:rFonts w:ascii="Times New Roman" w:hAnsi="Times New Roman" w:cs="Times New Roman"/>
              </w:rPr>
            </w:pPr>
          </w:p>
          <w:p w14:paraId="4EC730A4" w14:textId="77AF5501" w:rsidR="00D33345" w:rsidRPr="00BB710F" w:rsidRDefault="003F451E" w:rsidP="007E40E4">
            <w:pPr>
              <w:spacing w:after="0" w:line="240" w:lineRule="auto"/>
              <w:jc w:val="both"/>
              <w:rPr>
                <w:rFonts w:ascii="Times New Roman" w:hAnsi="Times New Roman" w:cs="Times New Roman"/>
              </w:rPr>
            </w:pPr>
            <w:r w:rsidRPr="00BB710F">
              <w:rPr>
                <w:rFonts w:ascii="Times New Roman" w:hAnsi="Times New Roman" w:cs="Times New Roman"/>
              </w:rPr>
              <w:t>Name:</w:t>
            </w:r>
            <w:r w:rsidR="00DE1B20">
              <w:rPr>
                <w:rFonts w:ascii="Times New Roman" w:hAnsi="Times New Roman" w:cs="Times New Roman"/>
              </w:rPr>
              <w:t xml:space="preserve"> </w:t>
            </w:r>
          </w:p>
          <w:p w14:paraId="109644A0" w14:textId="77777777" w:rsidR="003F451E" w:rsidRPr="00BB710F" w:rsidRDefault="003F451E" w:rsidP="007E40E4">
            <w:pPr>
              <w:spacing w:after="0" w:line="240" w:lineRule="auto"/>
              <w:jc w:val="both"/>
              <w:rPr>
                <w:rFonts w:ascii="Times New Roman" w:hAnsi="Times New Roman" w:cs="Times New Roman"/>
              </w:rPr>
            </w:pPr>
          </w:p>
          <w:p w14:paraId="34B13B42" w14:textId="1C5CF1FD" w:rsidR="003F451E" w:rsidRPr="00BB710F" w:rsidRDefault="003F451E" w:rsidP="007E40E4">
            <w:pPr>
              <w:spacing w:after="0" w:line="240" w:lineRule="auto"/>
              <w:jc w:val="both"/>
              <w:rPr>
                <w:rFonts w:ascii="Times New Roman" w:hAnsi="Times New Roman" w:cs="Times New Roman"/>
              </w:rPr>
            </w:pPr>
            <w:r w:rsidRPr="00BB710F">
              <w:rPr>
                <w:rFonts w:ascii="Times New Roman" w:hAnsi="Times New Roman" w:cs="Times New Roman"/>
              </w:rPr>
              <w:t>Designation:</w:t>
            </w:r>
            <w:r w:rsidR="00DE1B20">
              <w:rPr>
                <w:rFonts w:ascii="Times New Roman" w:hAnsi="Times New Roman" w:cs="Times New Roman"/>
              </w:rPr>
              <w:t xml:space="preserve"> </w:t>
            </w:r>
          </w:p>
          <w:p w14:paraId="7AD86391" w14:textId="77777777" w:rsidR="009C0F02" w:rsidRPr="00BB710F" w:rsidRDefault="009C0F02" w:rsidP="009C0F02">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(Authorised Signatory)</w:t>
            </w:r>
          </w:p>
          <w:p w14:paraId="43916A47" w14:textId="77777777" w:rsidR="0041105C" w:rsidRPr="00BB710F" w:rsidRDefault="0041105C" w:rsidP="009C0F02">
            <w:pPr>
              <w:pBdr>
                <w:bottom w:val="single" w:sz="12" w:space="1" w:color="auto"/>
              </w:pBdr>
              <w:spacing w:after="0" w:line="240" w:lineRule="auto"/>
              <w:jc w:val="both"/>
              <w:rPr>
                <w:rFonts w:ascii="Times New Roman" w:hAnsi="Times New Roman" w:cs="Times New Roman"/>
              </w:rPr>
            </w:pPr>
          </w:p>
          <w:p w14:paraId="1C623CA5" w14:textId="77777777" w:rsidR="00856C6C" w:rsidRDefault="00856C6C" w:rsidP="0041105C">
            <w:pPr>
              <w:spacing w:after="0" w:line="240" w:lineRule="auto"/>
              <w:jc w:val="both"/>
              <w:rPr>
                <w:rFonts w:ascii="Times New Roman" w:hAnsi="Times New Roman" w:cs="Times New Roman"/>
              </w:rPr>
            </w:pPr>
          </w:p>
          <w:p w14:paraId="15F329E5" w14:textId="77777777" w:rsidR="00856C6C" w:rsidRDefault="00856C6C" w:rsidP="0041105C">
            <w:pPr>
              <w:spacing w:after="0" w:line="240" w:lineRule="auto"/>
              <w:jc w:val="both"/>
              <w:rPr>
                <w:rFonts w:ascii="Times New Roman" w:hAnsi="Times New Roman" w:cs="Times New Roman"/>
              </w:rPr>
            </w:pPr>
          </w:p>
          <w:p w14:paraId="3C7B1E0E" w14:textId="77777777" w:rsidR="00856C6C" w:rsidRDefault="00856C6C" w:rsidP="0041105C">
            <w:pPr>
              <w:spacing w:after="0" w:line="240" w:lineRule="auto"/>
              <w:jc w:val="both"/>
              <w:rPr>
                <w:rFonts w:ascii="Times New Roman" w:hAnsi="Times New Roman" w:cs="Times New Roman"/>
              </w:rPr>
            </w:pPr>
          </w:p>
          <w:p w14:paraId="7F82839C" w14:textId="34BC3CAB" w:rsidR="0041105C" w:rsidRPr="00BB710F" w:rsidRDefault="0041105C" w:rsidP="0041105C">
            <w:pPr>
              <w:spacing w:after="0" w:line="240" w:lineRule="auto"/>
              <w:jc w:val="both"/>
              <w:rPr>
                <w:rFonts w:ascii="Times New Roman" w:hAnsi="Times New Roman" w:cs="Times New Roman"/>
              </w:rPr>
            </w:pPr>
            <w:r w:rsidRPr="00BB710F">
              <w:rPr>
                <w:rFonts w:ascii="Times New Roman" w:hAnsi="Times New Roman" w:cs="Times New Roman"/>
              </w:rPr>
              <w:t>Name:</w:t>
            </w:r>
          </w:p>
          <w:p w14:paraId="4CFFF5ED" w14:textId="77777777" w:rsidR="0041105C" w:rsidRPr="00BB710F" w:rsidRDefault="0041105C" w:rsidP="0041105C">
            <w:pPr>
              <w:spacing w:after="0" w:line="240" w:lineRule="auto"/>
              <w:jc w:val="both"/>
              <w:rPr>
                <w:rFonts w:ascii="Times New Roman" w:hAnsi="Times New Roman" w:cs="Times New Roman"/>
              </w:rPr>
            </w:pPr>
          </w:p>
          <w:p w14:paraId="128A617D" w14:textId="34704A15" w:rsidR="0041105C" w:rsidRPr="00BB710F" w:rsidRDefault="0041105C" w:rsidP="0041105C">
            <w:pPr>
              <w:spacing w:after="0" w:line="240" w:lineRule="auto"/>
              <w:jc w:val="both"/>
              <w:rPr>
                <w:rFonts w:ascii="Times New Roman" w:hAnsi="Times New Roman" w:cs="Times New Roman"/>
              </w:rPr>
            </w:pPr>
            <w:r w:rsidRPr="00BB710F">
              <w:rPr>
                <w:rFonts w:ascii="Times New Roman" w:hAnsi="Times New Roman" w:cs="Times New Roman"/>
              </w:rPr>
              <w:t>Designation:</w:t>
            </w:r>
            <w:r w:rsidR="002B6E74">
              <w:rPr>
                <w:rFonts w:ascii="Times New Roman" w:hAnsi="Times New Roman" w:cs="Times New Roman"/>
              </w:rPr>
              <w:t xml:space="preserve"> </w:t>
            </w:r>
          </w:p>
          <w:p w14:paraId="61CAAA76" w14:textId="77777777" w:rsidR="0041105C" w:rsidRPr="00BB710F" w:rsidRDefault="0041105C" w:rsidP="0041105C">
            <w:pPr>
              <w:pBdr>
                <w:bottom w:val="single" w:sz="12" w:space="1" w:color="auto"/>
              </w:pBdr>
              <w:spacing w:after="0" w:line="240" w:lineRule="auto"/>
              <w:jc w:val="both"/>
              <w:rPr>
                <w:rFonts w:ascii="Times New Roman" w:hAnsi="Times New Roman" w:cs="Times New Roman"/>
              </w:rPr>
            </w:pPr>
            <w:r w:rsidRPr="00BB710F">
              <w:rPr>
                <w:rFonts w:ascii="Times New Roman" w:hAnsi="Times New Roman" w:cs="Times New Roman"/>
              </w:rPr>
              <w:t>(Authorised Signatory)</w:t>
            </w:r>
          </w:p>
          <w:p w14:paraId="1C3FBCE5" w14:textId="77777777" w:rsidR="0041105C" w:rsidRPr="00BB710F" w:rsidRDefault="0041105C" w:rsidP="009C0F02">
            <w:pPr>
              <w:pBdr>
                <w:bottom w:val="single" w:sz="12" w:space="1" w:color="auto"/>
              </w:pBdr>
              <w:spacing w:after="0" w:line="240" w:lineRule="auto"/>
              <w:jc w:val="both"/>
              <w:rPr>
                <w:rFonts w:ascii="Times New Roman" w:hAnsi="Times New Roman" w:cs="Times New Roman"/>
              </w:rPr>
            </w:pPr>
          </w:p>
          <w:p w14:paraId="042ABFAB" w14:textId="77777777" w:rsidR="0059275A" w:rsidRPr="00BB710F" w:rsidRDefault="0059275A" w:rsidP="007E40E4">
            <w:pPr>
              <w:spacing w:after="0" w:line="240" w:lineRule="auto"/>
              <w:jc w:val="both"/>
              <w:rPr>
                <w:rFonts w:ascii="Times New Roman" w:hAnsi="Times New Roman" w:cs="Times New Roman"/>
              </w:rPr>
            </w:pPr>
          </w:p>
        </w:tc>
      </w:tr>
    </w:tbl>
    <w:p w14:paraId="7E7BF72C" w14:textId="0E3B1CA2" w:rsidR="00643AC8" w:rsidRPr="00BB710F" w:rsidRDefault="00643AC8" w:rsidP="007E40E4">
      <w:pPr>
        <w:spacing w:after="0" w:line="240" w:lineRule="auto"/>
        <w:jc w:val="center"/>
        <w:rPr>
          <w:rFonts w:ascii="Times New Roman" w:hAnsi="Times New Roman" w:cs="Times New Roman"/>
          <w:b/>
        </w:rPr>
      </w:pPr>
    </w:p>
    <w:p w14:paraId="74C650F0" w14:textId="77777777" w:rsidR="00643AC8" w:rsidRPr="00BB710F" w:rsidRDefault="00643AC8">
      <w:pPr>
        <w:rPr>
          <w:rFonts w:ascii="Times New Roman" w:hAnsi="Times New Roman" w:cs="Times New Roman"/>
          <w:b/>
        </w:rPr>
      </w:pPr>
      <w:r w:rsidRPr="00BB710F">
        <w:rPr>
          <w:rFonts w:ascii="Times New Roman" w:hAnsi="Times New Roman" w:cs="Times New Roman"/>
          <w:b/>
        </w:rPr>
        <w:br w:type="page"/>
      </w:r>
    </w:p>
    <w:p w14:paraId="0B867930" w14:textId="32A04616" w:rsidR="002624E2" w:rsidRDefault="00F4790E" w:rsidP="00914D0B">
      <w:pPr>
        <w:pStyle w:val="Title"/>
        <w:rPr>
          <w:rFonts w:ascii="Times New Roman" w:hAnsi="Times New Roman"/>
          <w:b w:val="0"/>
          <w:bCs w:val="0"/>
        </w:rPr>
      </w:pPr>
      <w:commentRangeStart w:id="90"/>
      <w:r w:rsidRPr="00BB710F">
        <w:rPr>
          <w:rFonts w:ascii="Times New Roman" w:hAnsi="Times New Roman"/>
          <w:sz w:val="22"/>
          <w:szCs w:val="22"/>
        </w:rPr>
        <w:lastRenderedPageBreak/>
        <w:t xml:space="preserve">Annexure A: </w:t>
      </w:r>
      <w:r w:rsidR="00C97458" w:rsidRPr="00BB710F">
        <w:rPr>
          <w:rFonts w:ascii="Times New Roman" w:hAnsi="Times New Roman"/>
          <w:sz w:val="22"/>
          <w:szCs w:val="22"/>
        </w:rPr>
        <w:t xml:space="preserve">Scope and Technical Specifications </w:t>
      </w:r>
      <w:bookmarkStart w:id="91" w:name="_Toc483570633"/>
      <w:bookmarkStart w:id="92" w:name="_Toc483570649"/>
      <w:bookmarkStart w:id="93" w:name="_Toc483570658"/>
      <w:bookmarkStart w:id="94" w:name="_Toc483570659"/>
      <w:bookmarkEnd w:id="91"/>
      <w:bookmarkEnd w:id="92"/>
      <w:bookmarkEnd w:id="93"/>
      <w:bookmarkEnd w:id="94"/>
      <w:commentRangeEnd w:id="90"/>
      <w:r w:rsidR="005F7290">
        <w:rPr>
          <w:rStyle w:val="CommentReference"/>
          <w:rFonts w:ascii="Times New Roman" w:hAnsi="Times New Roman"/>
          <w:b w:val="0"/>
          <w:bCs w:val="0"/>
          <w:sz w:val="32"/>
          <w:szCs w:val="32"/>
        </w:rPr>
        <w:commentReference w:id="90"/>
      </w:r>
    </w:p>
    <w:p w14:paraId="09FC831F" w14:textId="77777777" w:rsidR="00FE7649" w:rsidRPr="00BB710F" w:rsidRDefault="00FE7649" w:rsidP="00FE7649">
      <w:pPr>
        <w:rPr>
          <w:rFonts w:ascii="Times New Roman" w:hAnsi="Times New Roman" w:cs="Times New Roman"/>
        </w:rPr>
      </w:pPr>
    </w:p>
    <w:p w14:paraId="0C77C708" w14:textId="6FB96D29" w:rsidR="00AB114B" w:rsidRDefault="00AB114B" w:rsidP="0046069B"/>
    <w:p w14:paraId="399E1650" w14:textId="77777777" w:rsidR="0046069B" w:rsidRDefault="0046069B">
      <w:pPr>
        <w:rPr>
          <w:rFonts w:ascii="Times New Roman" w:hAnsi="Times New Roman" w:cs="Times New Roman"/>
          <w:b/>
          <w:bCs/>
        </w:rPr>
      </w:pPr>
      <w:r>
        <w:rPr>
          <w:rFonts w:ascii="Times New Roman" w:hAnsi="Times New Roman" w:cs="Times New Roman"/>
          <w:b/>
          <w:bCs/>
        </w:rPr>
        <w:br w:type="page"/>
      </w:r>
    </w:p>
    <w:p w14:paraId="0DEFEE6C" w14:textId="379DBE66" w:rsidR="00C62F8A" w:rsidRDefault="00C62F8A" w:rsidP="00AB114B">
      <w:pPr>
        <w:spacing w:line="259" w:lineRule="auto"/>
        <w:ind w:left="2880" w:firstLine="720"/>
        <w:jc w:val="both"/>
        <w:rPr>
          <w:rFonts w:ascii="Times New Roman" w:hAnsi="Times New Roman" w:cs="Times New Roman"/>
          <w:b/>
          <w:bCs/>
        </w:rPr>
      </w:pPr>
      <w:commentRangeStart w:id="95"/>
      <w:r w:rsidRPr="00C62F8A">
        <w:rPr>
          <w:rFonts w:ascii="Times New Roman" w:hAnsi="Times New Roman" w:cs="Times New Roman"/>
          <w:b/>
          <w:bCs/>
        </w:rPr>
        <w:lastRenderedPageBreak/>
        <w:t>Annexure B (Service Levels)</w:t>
      </w:r>
      <w:commentRangeEnd w:id="95"/>
      <w:r w:rsidR="003B6952">
        <w:rPr>
          <w:rStyle w:val="CommentReference"/>
          <w:rFonts w:ascii="Times New Roman" w:hAnsi="Times New Roman" w:cs="Times New Roman"/>
          <w:b/>
          <w:bCs/>
          <w:sz w:val="22"/>
          <w:szCs w:val="22"/>
        </w:rPr>
        <w:commentReference w:id="95"/>
      </w:r>
    </w:p>
    <w:p w14:paraId="4E1EB6BF" w14:textId="77777777" w:rsidR="00AB114B" w:rsidRDefault="00AB114B" w:rsidP="00AB114B">
      <w:pPr>
        <w:spacing w:line="259" w:lineRule="auto"/>
        <w:ind w:left="2880" w:firstLine="720"/>
        <w:jc w:val="both"/>
        <w:rPr>
          <w:rFonts w:ascii="Times New Roman" w:hAnsi="Times New Roman" w:cs="Times New Roman"/>
          <w:b/>
          <w:bCs/>
        </w:rPr>
      </w:pPr>
    </w:p>
    <w:p w14:paraId="4FF87789" w14:textId="77777777" w:rsidR="001C01E7" w:rsidRDefault="001C01E7" w:rsidP="001C01E7">
      <w:pPr>
        <w:spacing w:line="259" w:lineRule="auto"/>
        <w:jc w:val="both"/>
      </w:pPr>
    </w:p>
    <w:p w14:paraId="6C7B6B46" w14:textId="77777777" w:rsidR="001C01E7" w:rsidRPr="001C01E7" w:rsidRDefault="001C01E7" w:rsidP="001C01E7">
      <w:pPr>
        <w:spacing w:line="259" w:lineRule="auto"/>
        <w:jc w:val="both"/>
        <w:rPr>
          <w:b/>
          <w:bCs/>
        </w:rPr>
      </w:pPr>
    </w:p>
    <w:p w14:paraId="0E971DDD" w14:textId="77777777" w:rsidR="00B04D51" w:rsidRDefault="00B04D51" w:rsidP="00D91F13">
      <w:pPr>
        <w:jc w:val="both"/>
        <w:rPr>
          <w:rFonts w:ascii="Times New Roman" w:hAnsi="Times New Roman" w:cs="Times New Roman"/>
          <w:b/>
        </w:rPr>
      </w:pPr>
    </w:p>
    <w:p w14:paraId="11293F3F" w14:textId="77777777" w:rsidR="001C01E7" w:rsidRDefault="001C01E7" w:rsidP="00B04D51">
      <w:pPr>
        <w:ind w:left="2880"/>
        <w:rPr>
          <w:rFonts w:ascii="Times New Roman" w:hAnsi="Times New Roman" w:cs="Times New Roman"/>
          <w:b/>
        </w:rPr>
      </w:pPr>
    </w:p>
    <w:p w14:paraId="7ED824C9" w14:textId="77777777" w:rsidR="0046069B" w:rsidRDefault="0046069B">
      <w:pPr>
        <w:rPr>
          <w:rFonts w:ascii="Times New Roman" w:hAnsi="Times New Roman" w:cs="Times New Roman"/>
          <w:b/>
        </w:rPr>
      </w:pPr>
      <w:r>
        <w:rPr>
          <w:rFonts w:ascii="Times New Roman" w:hAnsi="Times New Roman" w:cs="Times New Roman"/>
          <w:b/>
        </w:rPr>
        <w:br w:type="page"/>
      </w:r>
    </w:p>
    <w:p w14:paraId="6FAD1EF7" w14:textId="241F1EA5" w:rsidR="00B04D51" w:rsidRDefault="00B04D51" w:rsidP="00B04D51">
      <w:pPr>
        <w:ind w:left="2880"/>
        <w:rPr>
          <w:rFonts w:ascii="Times New Roman" w:hAnsi="Times New Roman" w:cs="Times New Roman"/>
          <w:b/>
        </w:rPr>
      </w:pPr>
      <w:r>
        <w:rPr>
          <w:rFonts w:ascii="Times New Roman" w:hAnsi="Times New Roman" w:cs="Times New Roman"/>
          <w:b/>
        </w:rPr>
        <w:lastRenderedPageBreak/>
        <w:t xml:space="preserve">   </w:t>
      </w:r>
      <w:r w:rsidR="00C80526">
        <w:rPr>
          <w:rFonts w:ascii="Times New Roman" w:hAnsi="Times New Roman" w:cs="Times New Roman"/>
          <w:b/>
        </w:rPr>
        <w:t xml:space="preserve">          </w:t>
      </w:r>
      <w:commentRangeStart w:id="96"/>
      <w:r>
        <w:rPr>
          <w:rFonts w:ascii="Times New Roman" w:hAnsi="Times New Roman" w:cs="Times New Roman"/>
          <w:b/>
        </w:rPr>
        <w:t xml:space="preserve">Annexure </w:t>
      </w:r>
      <w:r w:rsidR="001C01E7">
        <w:rPr>
          <w:rFonts w:ascii="Times New Roman" w:hAnsi="Times New Roman" w:cs="Times New Roman"/>
          <w:b/>
        </w:rPr>
        <w:t>C</w:t>
      </w:r>
      <w:r>
        <w:rPr>
          <w:rFonts w:ascii="Times New Roman" w:hAnsi="Times New Roman" w:cs="Times New Roman"/>
          <w:b/>
        </w:rPr>
        <w:t xml:space="preserve"> (Commercials)</w:t>
      </w:r>
      <w:commentRangeEnd w:id="96"/>
      <w:r w:rsidR="00C80526">
        <w:rPr>
          <w:rStyle w:val="CommentReference"/>
          <w:rFonts w:ascii="Times New Roman" w:hAnsi="Times New Roman" w:cs="Times New Roman"/>
          <w:b/>
          <w:sz w:val="22"/>
          <w:szCs w:val="22"/>
        </w:rPr>
        <w:commentReference w:id="96"/>
      </w:r>
    </w:p>
    <w:p w14:paraId="54728033" w14:textId="77777777" w:rsidR="001C01E7" w:rsidRDefault="001C01E7" w:rsidP="00B45B97">
      <w:pPr>
        <w:ind w:left="1440" w:firstLine="720"/>
        <w:rPr>
          <w:rFonts w:ascii="Times New Roman" w:hAnsi="Times New Roman" w:cs="Times New Roman"/>
          <w:b/>
        </w:rPr>
      </w:pPr>
    </w:p>
    <w:p w14:paraId="55420FD1" w14:textId="77777777" w:rsidR="001C01E7" w:rsidRDefault="001C01E7" w:rsidP="00B45B97">
      <w:pPr>
        <w:ind w:left="1440" w:firstLine="720"/>
        <w:rPr>
          <w:rFonts w:ascii="Times New Roman" w:hAnsi="Times New Roman" w:cs="Times New Roman"/>
          <w:b/>
        </w:rPr>
      </w:pPr>
    </w:p>
    <w:p w14:paraId="6FEA527A" w14:textId="77777777" w:rsidR="001C01E7" w:rsidRDefault="001C01E7" w:rsidP="00B45B97">
      <w:pPr>
        <w:ind w:left="1440" w:firstLine="720"/>
        <w:rPr>
          <w:rFonts w:ascii="Times New Roman" w:hAnsi="Times New Roman" w:cs="Times New Roman"/>
          <w:b/>
        </w:rPr>
      </w:pPr>
    </w:p>
    <w:p w14:paraId="21E11C66" w14:textId="77777777" w:rsidR="001C01E7" w:rsidRDefault="001C01E7" w:rsidP="00B45B97">
      <w:pPr>
        <w:ind w:left="1440" w:firstLine="720"/>
        <w:rPr>
          <w:rFonts w:ascii="Times New Roman" w:hAnsi="Times New Roman" w:cs="Times New Roman"/>
          <w:b/>
        </w:rPr>
      </w:pPr>
    </w:p>
    <w:p w14:paraId="4F1B2D2B" w14:textId="77777777" w:rsidR="001C01E7" w:rsidRDefault="001C01E7" w:rsidP="00B45B97">
      <w:pPr>
        <w:ind w:left="1440" w:firstLine="720"/>
        <w:rPr>
          <w:rFonts w:ascii="Times New Roman" w:hAnsi="Times New Roman" w:cs="Times New Roman"/>
          <w:b/>
        </w:rPr>
      </w:pPr>
    </w:p>
    <w:p w14:paraId="57B322B2" w14:textId="77777777" w:rsidR="001C01E7" w:rsidRDefault="001C01E7" w:rsidP="001C01E7">
      <w:pPr>
        <w:rPr>
          <w:rFonts w:ascii="Times New Roman" w:hAnsi="Times New Roman" w:cs="Times New Roman"/>
          <w:b/>
        </w:rPr>
      </w:pPr>
    </w:p>
    <w:p w14:paraId="53194FBA" w14:textId="77777777" w:rsidR="001C01E7" w:rsidRDefault="001C01E7" w:rsidP="00B45B97">
      <w:pPr>
        <w:ind w:left="1440" w:firstLine="720"/>
        <w:rPr>
          <w:rFonts w:ascii="Times New Roman" w:hAnsi="Times New Roman" w:cs="Times New Roman"/>
          <w:b/>
        </w:rPr>
      </w:pPr>
    </w:p>
    <w:p w14:paraId="655BB51F" w14:textId="77777777" w:rsidR="001C01E7" w:rsidRDefault="001C01E7" w:rsidP="00B45B97">
      <w:pPr>
        <w:ind w:left="1440" w:firstLine="720"/>
        <w:rPr>
          <w:rFonts w:ascii="Times New Roman" w:hAnsi="Times New Roman" w:cs="Times New Roman"/>
          <w:b/>
        </w:rPr>
      </w:pPr>
    </w:p>
    <w:p w14:paraId="420A2E3A" w14:textId="77777777" w:rsidR="000E0FA5" w:rsidRDefault="000E0FA5" w:rsidP="00B45B97">
      <w:pPr>
        <w:ind w:left="1440" w:firstLine="720"/>
        <w:rPr>
          <w:rFonts w:ascii="Times New Roman" w:hAnsi="Times New Roman" w:cs="Times New Roman"/>
          <w:b/>
        </w:rPr>
      </w:pPr>
    </w:p>
    <w:p w14:paraId="6FD8EF61" w14:textId="77777777" w:rsidR="0046069B" w:rsidRDefault="0046069B">
      <w:pPr>
        <w:rPr>
          <w:rFonts w:ascii="Times New Roman" w:hAnsi="Times New Roman" w:cs="Times New Roman"/>
          <w:b/>
        </w:rPr>
      </w:pPr>
      <w:r>
        <w:rPr>
          <w:rFonts w:ascii="Times New Roman" w:hAnsi="Times New Roman" w:cs="Times New Roman"/>
          <w:b/>
        </w:rPr>
        <w:br w:type="page"/>
      </w:r>
    </w:p>
    <w:p w14:paraId="72DB97C1" w14:textId="5D67BD60" w:rsidR="007152A4" w:rsidRDefault="007152A4" w:rsidP="00B45B97">
      <w:pPr>
        <w:ind w:left="1440" w:firstLine="720"/>
        <w:rPr>
          <w:rFonts w:ascii="Times New Roman" w:hAnsi="Times New Roman" w:cs="Times New Roman"/>
          <w:b/>
        </w:rPr>
      </w:pPr>
      <w:r>
        <w:rPr>
          <w:rFonts w:ascii="Times New Roman" w:hAnsi="Times New Roman" w:cs="Times New Roman"/>
          <w:b/>
        </w:rPr>
        <w:lastRenderedPageBreak/>
        <w:t xml:space="preserve">Annexure </w:t>
      </w:r>
      <w:r w:rsidR="001C01E7">
        <w:rPr>
          <w:rFonts w:ascii="Times New Roman" w:hAnsi="Times New Roman" w:cs="Times New Roman"/>
          <w:b/>
        </w:rPr>
        <w:t>D</w:t>
      </w:r>
      <w:r>
        <w:rPr>
          <w:rFonts w:ascii="Times New Roman" w:hAnsi="Times New Roman" w:cs="Times New Roman"/>
          <w:b/>
        </w:rPr>
        <w:t xml:space="preserve"> (IndiGo’s Supplier Code of Conduct)</w:t>
      </w:r>
    </w:p>
    <w:p w14:paraId="376AB218" w14:textId="77777777" w:rsidR="007152A4" w:rsidRDefault="007152A4" w:rsidP="007152A4">
      <w:pPr>
        <w:rPr>
          <w:rFonts w:ascii="Times New Roman" w:hAnsi="Times New Roman" w:cs="Times New Roman"/>
          <w:b/>
        </w:rPr>
      </w:pPr>
    </w:p>
    <w:p w14:paraId="710FE998" w14:textId="04E4D620"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 xml:space="preserve">During the Term of this Agreement, the </w:t>
      </w:r>
      <w:r w:rsidR="004226E3">
        <w:rPr>
          <w:rFonts w:ascii="Times New Roman" w:hAnsi="Times New Roman" w:cs="Times New Roman"/>
          <w:bCs/>
        </w:rPr>
        <w:t>Service Provider</w:t>
      </w:r>
      <w:r w:rsidRPr="00093E3C">
        <w:rPr>
          <w:rFonts w:ascii="Times New Roman" w:hAnsi="Times New Roman" w:cs="Times New Roman"/>
          <w:bCs/>
        </w:rPr>
        <w:t xml:space="preserve"> shall:</w:t>
      </w:r>
    </w:p>
    <w:p w14:paraId="2065F15D" w14:textId="4610745D"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Comply with all applicable laws including all relevant labour laws and specifically ensure:</w:t>
      </w:r>
    </w:p>
    <w:p w14:paraId="6B2C5DA7" w14:textId="107C2C2D" w:rsidR="00093E3C" w:rsidRPr="00D91F13" w:rsidRDefault="00093E3C" w:rsidP="006B4150">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Ensure that there is no Child &amp; forced labour i.e., Suppliers shall not employ individuals who are below the legal working age as defined by the relevant local, national, and international labour laws and conventions.</w:t>
      </w:r>
    </w:p>
    <w:p w14:paraId="2011D259" w14:textId="77777777" w:rsidR="00093E3C" w:rsidRPr="00093E3C" w:rsidRDefault="00093E3C" w:rsidP="006B4150">
      <w:pPr>
        <w:numPr>
          <w:ilvl w:val="0"/>
          <w:numId w:val="34"/>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Adhere to all legal requirements/compliances, for employment of their employees, members, staff and ensure that all policies and practices related to employment of employees should be applied without any discrimination (i.e., no discrimination based on age, gender, race, religion, or any other protected characteristic). </w:t>
      </w:r>
    </w:p>
    <w:p w14:paraId="66BF627E" w14:textId="77777777" w:rsidR="00093E3C" w:rsidRPr="00093E3C" w:rsidRDefault="00093E3C" w:rsidP="006B4150">
      <w:pPr>
        <w:jc w:val="both"/>
        <w:rPr>
          <w:rFonts w:ascii="Times New Roman" w:hAnsi="Times New Roman" w:cs="Times New Roman"/>
          <w:bCs/>
        </w:rPr>
      </w:pPr>
    </w:p>
    <w:p w14:paraId="43473FF9" w14:textId="1D8CAF2A"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Comply with applicable laws and regulations concerning bribery, corruption, fraud and any other prohibited business practices and specifically with: </w:t>
      </w:r>
    </w:p>
    <w:p w14:paraId="59C4E804" w14:textId="0585DB92"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(a)</w:t>
      </w:r>
      <w:r w:rsidRPr="00093E3C">
        <w:rPr>
          <w:rFonts w:ascii="Times New Roman" w:hAnsi="Times New Roman" w:cs="Times New Roman"/>
          <w:bCs/>
        </w:rPr>
        <w:tab/>
        <w:t>Prevention of Corruption Act of India, 1988 (PCA);</w:t>
      </w:r>
    </w:p>
    <w:p w14:paraId="630885BB" w14:textId="30436CDB"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(b)</w:t>
      </w:r>
      <w:r w:rsidRPr="00093E3C">
        <w:rPr>
          <w:rFonts w:ascii="Times New Roman" w:hAnsi="Times New Roman" w:cs="Times New Roman"/>
          <w:bCs/>
        </w:rPr>
        <w:tab/>
        <w:t>Foreign Corrupt Practices Act of US, 1977 (FCPA); and</w:t>
      </w:r>
    </w:p>
    <w:p w14:paraId="562EF1DA" w14:textId="5E1F2D4A"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(c)</w:t>
      </w:r>
      <w:r w:rsidRPr="00093E3C">
        <w:rPr>
          <w:rFonts w:ascii="Times New Roman" w:hAnsi="Times New Roman" w:cs="Times New Roman"/>
          <w:bCs/>
        </w:rPr>
        <w:tab/>
        <w:t>UK Bribery Act, 2010 (UKBA).</w:t>
      </w:r>
      <w:r w:rsidR="00D91F13">
        <w:rPr>
          <w:rFonts w:ascii="Times New Roman" w:hAnsi="Times New Roman" w:cs="Times New Roman"/>
          <w:bCs/>
        </w:rPr>
        <w:br/>
      </w:r>
    </w:p>
    <w:p w14:paraId="602E9D25" w14:textId="62E39A34"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Not either directly or indirectly or through an intermediary give, offer or receive anything of value, either in cash or kind, or any favour or incentive to any person, including a public official or a public servant or an official of any international organization to gain an improper business advantage for IndiGo.</w:t>
      </w:r>
    </w:p>
    <w:p w14:paraId="3E8E4316" w14:textId="32C295B4"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Not meet or deal with public servants, public officials or regulatory bodies, in a questionable manner or in circumstances which may lead to a doubt regarding integrity of IndiGo or its employees.</w:t>
      </w:r>
    </w:p>
    <w:p w14:paraId="76365A1E" w14:textId="1EBC5188"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Not represent in any form that IndiGo participates in any political or religious activities or contributes any of its assets or funds to support any political/religious party or any non-governmental organization associated with such political/religious parties or supports any civil or other mass movements.</w:t>
      </w:r>
    </w:p>
    <w:p w14:paraId="216178D0" w14:textId="738A5470"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Not give or offer to any employee of IndiGo, gifts of any kind, no matter the value at any time, on or off the work premises. Gifts includes any item in cash or kind, including sponsored trips, electronic gifts and gadgets, any business courtesy offered such as a product discount or any other benefit if the benefit is not extended to all employees of IndiGo.</w:t>
      </w:r>
    </w:p>
    <w:p w14:paraId="34567CD8" w14:textId="72CE8411"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Immediately inform IndiGo if:</w:t>
      </w:r>
    </w:p>
    <w:p w14:paraId="23C85936" w14:textId="6EA86C86"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lastRenderedPageBreak/>
        <w:t>(a)</w:t>
      </w:r>
      <w:r w:rsidRPr="00093E3C">
        <w:rPr>
          <w:rFonts w:ascii="Times New Roman" w:hAnsi="Times New Roman" w:cs="Times New Roman"/>
          <w:bCs/>
        </w:rPr>
        <w:tab/>
        <w:t xml:space="preserve">he or she is a family member or related party of any of employee of IndiGo (“Employee Related Party”); or </w:t>
      </w:r>
    </w:p>
    <w:p w14:paraId="76324BCB" w14:textId="79884C37"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(b)</w:t>
      </w:r>
      <w:r w:rsidRPr="00093E3C">
        <w:rPr>
          <w:rFonts w:ascii="Times New Roman" w:hAnsi="Times New Roman" w:cs="Times New Roman"/>
          <w:bCs/>
        </w:rPr>
        <w:tab/>
        <w:t>it is a partnership in which an employee of IndiGo or an Employee Related Party is a partner or a company in which an employee of IndiGo or an Employee Related Party is a substantial shareholder or a director; or</w:t>
      </w:r>
    </w:p>
    <w:p w14:paraId="4FAF3E48" w14:textId="656067FC"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(c)</w:t>
      </w:r>
      <w:r w:rsidRPr="00093E3C">
        <w:rPr>
          <w:rFonts w:ascii="Times New Roman" w:hAnsi="Times New Roman" w:cs="Times New Roman"/>
          <w:bCs/>
        </w:rPr>
        <w:tab/>
        <w:t>if any employee of IndiGo or an Employee Related Party has or controls a “significant financial interest” in the Supplier.</w:t>
      </w:r>
    </w:p>
    <w:p w14:paraId="2A8F4AD6" w14:textId="719526FA"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Ensure that any intellectual property of IndiGo or received through IndiGo is used only on terms as permitted by IndiGo in writing.</w:t>
      </w:r>
    </w:p>
    <w:p w14:paraId="0D1DF9F6" w14:textId="59C6B26A"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Not, directly or indirectly, make any references to the services rendered under this Agreement or use the name or logo of IndiGo in any form of publicity, advertising, press release or other such declaration (whether private and/ or public) without prior written consent of IndiGo.</w:t>
      </w:r>
    </w:p>
    <w:p w14:paraId="0F10DCEF" w14:textId="63771A44"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Not publicly make any negative remarks, either orally or in writing, about IndiGo, its employees, its products, its reputation, business operations, and/or its clients.</w:t>
      </w:r>
    </w:p>
    <w:p w14:paraId="1974D199" w14:textId="5C9D0E8D"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If provided with any assets of IndiGo, </w:t>
      </w:r>
    </w:p>
    <w:p w14:paraId="6A842BC6" w14:textId="4155950C"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(a)</w:t>
      </w:r>
      <w:r w:rsidRPr="00093E3C">
        <w:rPr>
          <w:rFonts w:ascii="Times New Roman" w:hAnsi="Times New Roman" w:cs="Times New Roman"/>
          <w:bCs/>
        </w:rPr>
        <w:tab/>
        <w:t>safeguard and protect such assets from misuse, theft, unauthorised use, damage and/or loss;</w:t>
      </w:r>
    </w:p>
    <w:p w14:paraId="18CA7299" w14:textId="56299AEA"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(b)</w:t>
      </w:r>
      <w:r w:rsidRPr="00093E3C">
        <w:rPr>
          <w:rFonts w:ascii="Times New Roman" w:hAnsi="Times New Roman" w:cs="Times New Roman"/>
          <w:bCs/>
        </w:rPr>
        <w:tab/>
        <w:t xml:space="preserve">use such assets for the business of IndiGo only; </w:t>
      </w:r>
    </w:p>
    <w:p w14:paraId="3BA81443" w14:textId="690ED338"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(c)</w:t>
      </w:r>
      <w:r w:rsidRPr="00093E3C">
        <w:rPr>
          <w:rFonts w:ascii="Times New Roman" w:hAnsi="Times New Roman" w:cs="Times New Roman"/>
          <w:bCs/>
        </w:rPr>
        <w:tab/>
        <w:t>not use such assets or information to compete with IndiGo directly or indirectly;</w:t>
      </w:r>
    </w:p>
    <w:p w14:paraId="2EAB2468" w14:textId="21791380"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(d)</w:t>
      </w:r>
      <w:r w:rsidRPr="00093E3C">
        <w:rPr>
          <w:rFonts w:ascii="Times New Roman" w:hAnsi="Times New Roman" w:cs="Times New Roman"/>
          <w:bCs/>
        </w:rPr>
        <w:tab/>
        <w:t>not use such assets to reproduce, display, distribute, or store any materials that violate trademark, copyright, licenses, and/or other intellectual property rights of IndiGo or any other third party;</w:t>
      </w:r>
    </w:p>
    <w:p w14:paraId="046DD8E4" w14:textId="2D58A09D"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(e)</w:t>
      </w:r>
      <w:r w:rsidRPr="00093E3C">
        <w:rPr>
          <w:rFonts w:ascii="Times New Roman" w:hAnsi="Times New Roman" w:cs="Times New Roman"/>
          <w:bCs/>
        </w:rPr>
        <w:tab/>
        <w:t>not access, reproduce, display, distribute, or store any materials that are sexually explicit, obscene, defamatory, harassing, illegal, or otherwise inappropriate using such assets; and</w:t>
      </w:r>
    </w:p>
    <w:p w14:paraId="28A1D8D7" w14:textId="573D32E2" w:rsidR="00093E3C" w:rsidRPr="00093E3C" w:rsidRDefault="00093E3C" w:rsidP="006B4150">
      <w:pPr>
        <w:jc w:val="both"/>
        <w:rPr>
          <w:rFonts w:ascii="Times New Roman" w:hAnsi="Times New Roman" w:cs="Times New Roman"/>
          <w:bCs/>
        </w:rPr>
      </w:pPr>
      <w:r w:rsidRPr="00093E3C">
        <w:rPr>
          <w:rFonts w:ascii="Times New Roman" w:hAnsi="Times New Roman" w:cs="Times New Roman"/>
          <w:bCs/>
        </w:rPr>
        <w:t>(f)</w:t>
      </w:r>
      <w:r w:rsidRPr="00093E3C">
        <w:rPr>
          <w:rFonts w:ascii="Times New Roman" w:hAnsi="Times New Roman" w:cs="Times New Roman"/>
          <w:bCs/>
        </w:rPr>
        <w:tab/>
        <w:t>not store any data that might be a breach of law(s) that govern IndiGo</w:t>
      </w:r>
    </w:p>
    <w:p w14:paraId="3467B432" w14:textId="18BEC1C4"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 xml:space="preserve">Conduct their business in a professional and ethical manner by maintaining high standards of honesty, integrity, and transparency in all their dealings. </w:t>
      </w:r>
    </w:p>
    <w:p w14:paraId="738CF52D" w14:textId="12872DBE"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Ensure application of ethical sourcing principles by the Supplier to its own supply chain practices for procuring of any goods and services and to their sub-contractors, agents, employees etc. In this regard, Suppliers should provide accurate and transparent information to IndiGo, as and when called upon.</w:t>
      </w:r>
    </w:p>
    <w:p w14:paraId="73F5A2A4" w14:textId="09EC1183"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Have zero-tolerance policy for sexual harassment within their organizations and ensure that all employees, including their subcontractors and agents, are aware about their Prevention of Sexual harassment Policy and the procedure of reporting such incidents, including the redressal mechanism.</w:t>
      </w:r>
    </w:p>
    <w:p w14:paraId="4C5BE2EA" w14:textId="2C608BCE" w:rsidR="00093E3C" w:rsidRPr="00D91F13"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lastRenderedPageBreak/>
        <w:t xml:space="preserve">Establish mechanisms for protection of employees who report unethical or illegal conduct within the organization by establishing their ‘Whistleblowers Policy’. </w:t>
      </w:r>
    </w:p>
    <w:p w14:paraId="58CEDD08" w14:textId="77777777" w:rsidR="006B4150" w:rsidRDefault="00093E3C" w:rsidP="006B4150">
      <w:pPr>
        <w:numPr>
          <w:ilvl w:val="0"/>
          <w:numId w:val="35"/>
        </w:numPr>
        <w:ind w:leftChars="-1" w:left="0" w:hangingChars="1" w:hanging="2"/>
        <w:jc w:val="both"/>
        <w:rPr>
          <w:rFonts w:ascii="Times New Roman" w:hAnsi="Times New Roman" w:cs="Times New Roman"/>
          <w:bCs/>
        </w:rPr>
      </w:pPr>
      <w:r w:rsidRPr="00093E3C">
        <w:rPr>
          <w:rFonts w:ascii="Times New Roman" w:hAnsi="Times New Roman" w:cs="Times New Roman"/>
          <w:bCs/>
        </w:rPr>
        <w:t>Implement and maintain fire prevention measures, including regular fire safety inspections, fire alarm systems, and fire extinguishers, to minimize the risk of fire in the workplace</w:t>
      </w:r>
      <w:r w:rsidR="006B4150">
        <w:rPr>
          <w:rFonts w:ascii="Times New Roman" w:hAnsi="Times New Roman" w:cs="Times New Roman"/>
          <w:bCs/>
        </w:rPr>
        <w:t>.</w:t>
      </w:r>
    </w:p>
    <w:p w14:paraId="765CF572" w14:textId="0E75D090" w:rsidR="007152A4" w:rsidRPr="006B4150" w:rsidRDefault="00093E3C" w:rsidP="006B4150">
      <w:pPr>
        <w:numPr>
          <w:ilvl w:val="0"/>
          <w:numId w:val="35"/>
        </w:numPr>
        <w:ind w:leftChars="-1" w:left="0" w:hangingChars="1" w:hanging="2"/>
        <w:jc w:val="both"/>
        <w:rPr>
          <w:rFonts w:ascii="Times New Roman" w:hAnsi="Times New Roman" w:cs="Times New Roman"/>
          <w:bCs/>
        </w:rPr>
      </w:pPr>
      <w:r w:rsidRPr="006B4150">
        <w:rPr>
          <w:rFonts w:ascii="Times New Roman" w:hAnsi="Times New Roman" w:cs="Times New Roman"/>
          <w:bCs/>
        </w:rPr>
        <w:t>Actively work on minimizing their environmental impact by conserving natural resources such as water, energy, and raw materials. To reduce waste generation including cleaner technologies, emission control and promote recycling and responsible disposal of waste materials in accordance with applicable laws and regulations. Suppliers are encouraged to adopt sustainable business practices, such as using eco-friendly materials, supporting renewable energy sources, and promoting the circular economy by reducing, reusing, and recycling materials.</w:t>
      </w:r>
    </w:p>
    <w:p w14:paraId="48029396" w14:textId="77777777" w:rsidR="00792341" w:rsidRDefault="00792341" w:rsidP="004F744D">
      <w:pPr>
        <w:rPr>
          <w:rFonts w:ascii="Times New Roman" w:hAnsi="Times New Roman" w:cs="Times New Roman"/>
          <w:b/>
        </w:rPr>
      </w:pPr>
    </w:p>
    <w:p w14:paraId="15FBFD30" w14:textId="77777777" w:rsidR="00792341" w:rsidRDefault="00792341" w:rsidP="004F744D">
      <w:pPr>
        <w:rPr>
          <w:rFonts w:ascii="Times New Roman" w:hAnsi="Times New Roman" w:cs="Times New Roman"/>
          <w:b/>
        </w:rPr>
      </w:pPr>
    </w:p>
    <w:p w14:paraId="78BE4F51" w14:textId="77777777" w:rsidR="00792341" w:rsidRDefault="00792341" w:rsidP="004F744D">
      <w:pPr>
        <w:rPr>
          <w:rFonts w:ascii="Times New Roman" w:hAnsi="Times New Roman" w:cs="Times New Roman"/>
          <w:b/>
        </w:rPr>
      </w:pPr>
    </w:p>
    <w:p w14:paraId="6E0C66AA" w14:textId="77777777" w:rsidR="00792341" w:rsidRDefault="00792341" w:rsidP="004F744D">
      <w:pPr>
        <w:rPr>
          <w:rFonts w:ascii="Times New Roman" w:hAnsi="Times New Roman" w:cs="Times New Roman"/>
          <w:b/>
        </w:rPr>
      </w:pPr>
    </w:p>
    <w:p w14:paraId="564DF4B9" w14:textId="77777777" w:rsidR="00792341" w:rsidRDefault="00792341" w:rsidP="004F744D">
      <w:pPr>
        <w:rPr>
          <w:rFonts w:ascii="Times New Roman" w:hAnsi="Times New Roman" w:cs="Times New Roman"/>
          <w:b/>
        </w:rPr>
      </w:pPr>
    </w:p>
    <w:p w14:paraId="469F2AB6" w14:textId="77777777" w:rsidR="00304C64" w:rsidRDefault="00304C64" w:rsidP="004F744D">
      <w:pPr>
        <w:rPr>
          <w:rFonts w:ascii="Times New Roman" w:hAnsi="Times New Roman" w:cs="Times New Roman"/>
          <w:b/>
        </w:rPr>
      </w:pPr>
    </w:p>
    <w:p w14:paraId="39A636AD" w14:textId="77777777" w:rsidR="00304C64" w:rsidRDefault="00304C64" w:rsidP="004F744D">
      <w:pPr>
        <w:rPr>
          <w:rFonts w:ascii="Times New Roman" w:hAnsi="Times New Roman" w:cs="Times New Roman"/>
          <w:b/>
        </w:rPr>
      </w:pPr>
    </w:p>
    <w:p w14:paraId="7A47E4E7" w14:textId="77777777" w:rsidR="00304C64" w:rsidRDefault="00304C64" w:rsidP="004F744D">
      <w:pPr>
        <w:rPr>
          <w:rFonts w:ascii="Times New Roman" w:hAnsi="Times New Roman" w:cs="Times New Roman"/>
          <w:b/>
        </w:rPr>
      </w:pPr>
    </w:p>
    <w:p w14:paraId="3E80E20B" w14:textId="77777777" w:rsidR="00304C64" w:rsidRDefault="00304C64" w:rsidP="004F744D">
      <w:pPr>
        <w:rPr>
          <w:rFonts w:ascii="Times New Roman" w:hAnsi="Times New Roman" w:cs="Times New Roman"/>
          <w:b/>
        </w:rPr>
      </w:pPr>
    </w:p>
    <w:p w14:paraId="6E819679" w14:textId="77777777" w:rsidR="00304C64" w:rsidRDefault="00304C64" w:rsidP="004F744D">
      <w:pPr>
        <w:rPr>
          <w:rFonts w:ascii="Times New Roman" w:hAnsi="Times New Roman" w:cs="Times New Roman"/>
          <w:b/>
        </w:rPr>
      </w:pPr>
    </w:p>
    <w:p w14:paraId="6A58FFC4" w14:textId="77777777" w:rsidR="00304C64" w:rsidRDefault="00304C64" w:rsidP="004F744D">
      <w:pPr>
        <w:rPr>
          <w:rFonts w:ascii="Times New Roman" w:hAnsi="Times New Roman" w:cs="Times New Roman"/>
          <w:b/>
        </w:rPr>
      </w:pPr>
    </w:p>
    <w:p w14:paraId="414AF32C" w14:textId="77777777" w:rsidR="00304C64" w:rsidRDefault="00304C64" w:rsidP="004F744D">
      <w:pPr>
        <w:rPr>
          <w:rFonts w:ascii="Times New Roman" w:hAnsi="Times New Roman" w:cs="Times New Roman"/>
          <w:b/>
        </w:rPr>
      </w:pPr>
    </w:p>
    <w:p w14:paraId="562DA866" w14:textId="77777777" w:rsidR="000E0FA5" w:rsidRDefault="00792341" w:rsidP="004F744D">
      <w:pPr>
        <w:rPr>
          <w:rFonts w:ascii="Times New Roman" w:hAnsi="Times New Roman" w:cs="Times New Roman"/>
          <w:b/>
        </w:rPr>
      </w:pPr>
      <w:r>
        <w:rPr>
          <w:rFonts w:ascii="Times New Roman" w:hAnsi="Times New Roman" w:cs="Times New Roman"/>
          <w:b/>
        </w:rPr>
        <w:t xml:space="preserve">                                                                   </w:t>
      </w:r>
    </w:p>
    <w:p w14:paraId="5AE3C760" w14:textId="77777777" w:rsidR="000E0FA5" w:rsidRDefault="000E0FA5" w:rsidP="004F744D">
      <w:pPr>
        <w:rPr>
          <w:rFonts w:ascii="Times New Roman" w:hAnsi="Times New Roman" w:cs="Times New Roman"/>
          <w:b/>
        </w:rPr>
      </w:pPr>
    </w:p>
    <w:p w14:paraId="0191684F" w14:textId="77777777" w:rsidR="000E0FA5" w:rsidRDefault="000E0FA5" w:rsidP="004F744D">
      <w:pPr>
        <w:rPr>
          <w:rFonts w:ascii="Times New Roman" w:hAnsi="Times New Roman" w:cs="Times New Roman"/>
          <w:b/>
        </w:rPr>
      </w:pPr>
    </w:p>
    <w:p w14:paraId="42B76DAE" w14:textId="77777777" w:rsidR="000E0FA5" w:rsidRDefault="000E0FA5" w:rsidP="004F744D">
      <w:pPr>
        <w:rPr>
          <w:rFonts w:ascii="Times New Roman" w:hAnsi="Times New Roman" w:cs="Times New Roman"/>
          <w:b/>
        </w:rPr>
      </w:pPr>
    </w:p>
    <w:p w14:paraId="5DA82BDF" w14:textId="77777777" w:rsidR="000E0FA5" w:rsidRDefault="000E0FA5" w:rsidP="004F744D">
      <w:pPr>
        <w:rPr>
          <w:rFonts w:ascii="Times New Roman" w:hAnsi="Times New Roman" w:cs="Times New Roman"/>
          <w:b/>
        </w:rPr>
      </w:pPr>
    </w:p>
    <w:p w14:paraId="50C60361" w14:textId="77777777" w:rsidR="002E20FF" w:rsidRPr="00133506" w:rsidRDefault="002E20FF" w:rsidP="004F744D">
      <w:pPr>
        <w:rPr>
          <w:rFonts w:ascii="Times New Roman" w:hAnsi="Times New Roman" w:cs="Times New Roman"/>
          <w:bCs/>
        </w:rPr>
      </w:pPr>
    </w:p>
    <w:sectPr w:rsidR="002E20FF" w:rsidRPr="00133506" w:rsidSect="00CC43F7">
      <w:headerReference w:type="default" r:id="rId15"/>
      <w:footerReference w:type="default" r:id="rId16"/>
      <w:footerReference w:type="first" r:id="rId17"/>
      <w:pgSz w:w="12240" w:h="15840"/>
      <w:pgMar w:top="1260" w:right="1440" w:bottom="1260" w:left="1440" w:header="720" w:footer="194"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ndiGo Legal" w:date="2026-07-31T13:25:00Z" w:initials="IL">
    <w:p w14:paraId="0ABDFF94" w14:textId="75D2C56B" w:rsidR="00F96BBA" w:rsidRDefault="00F96BBA">
      <w:pPr>
        <w:pStyle w:val="CommentText"/>
      </w:pPr>
      <w:r>
        <w:rPr>
          <w:rStyle w:val="CommentReference"/>
        </w:rPr>
        <w:annotationRef/>
      </w:r>
      <w:r w:rsidRPr="00C5478C">
        <w:rPr>
          <w:highlight w:val="cyan"/>
        </w:rPr>
        <w:t>User/Digital Team-please add the details.</w:t>
      </w:r>
    </w:p>
  </w:comment>
  <w:comment w:id="23" w:author="IndiGo Legal" w:date="2026-07-31T15:22:00Z" w:initials="IL">
    <w:p w14:paraId="5234DFD2" w14:textId="69C50B34" w:rsidR="00F40C52" w:rsidRDefault="00F40C52">
      <w:pPr>
        <w:pStyle w:val="CommentText"/>
      </w:pPr>
      <w:r>
        <w:rPr>
          <w:rStyle w:val="CommentReference"/>
        </w:rPr>
        <w:annotationRef/>
      </w:r>
      <w:r w:rsidRPr="00D450A8">
        <w:rPr>
          <w:highlight w:val="cyan"/>
        </w:rPr>
        <w:t>User/Digital team to add details.</w:t>
      </w:r>
    </w:p>
  </w:comment>
  <w:comment w:id="24" w:author="IndiGo Legal" w:date="2026-07-31T15:24:00Z" w:initials="IL">
    <w:p w14:paraId="726B16DD" w14:textId="583F4B90" w:rsidR="00D450A8" w:rsidRDefault="00D450A8">
      <w:pPr>
        <w:pStyle w:val="CommentText"/>
      </w:pPr>
      <w:r>
        <w:rPr>
          <w:rStyle w:val="CommentReference"/>
        </w:rPr>
        <w:annotationRef/>
      </w:r>
      <w:r w:rsidRPr="00D450A8">
        <w:rPr>
          <w:highlight w:val="cyan"/>
        </w:rPr>
        <w:t>User &amp; Digital team to review and confirm this definition.</w:t>
      </w:r>
    </w:p>
  </w:comment>
  <w:comment w:id="27" w:author="IndiGo Legal" w:date="2026-07-31T15:27:00Z" w:initials="IL">
    <w:p w14:paraId="27BA5161" w14:textId="7D892D53" w:rsidR="00903A3F" w:rsidRDefault="00903A3F">
      <w:pPr>
        <w:pStyle w:val="CommentText"/>
      </w:pPr>
      <w:r>
        <w:rPr>
          <w:rStyle w:val="CommentReference"/>
        </w:rPr>
        <w:annotationRef/>
      </w:r>
      <w:r w:rsidRPr="00D450A8">
        <w:rPr>
          <w:highlight w:val="cyan"/>
        </w:rPr>
        <w:t xml:space="preserve">User &amp; Digital team to review and confirm this </w:t>
      </w:r>
      <w:r>
        <w:rPr>
          <w:highlight w:val="cyan"/>
        </w:rPr>
        <w:t>section</w:t>
      </w:r>
      <w:r w:rsidRPr="00D450A8">
        <w:rPr>
          <w:highlight w:val="cyan"/>
        </w:rPr>
        <w:t>.</w:t>
      </w:r>
    </w:p>
  </w:comment>
  <w:comment w:id="28" w:author="IndiGo Legal" w:date="2026-07-31T15:30:00Z" w:initials="IL">
    <w:p w14:paraId="2EAA6CC3" w14:textId="349A44D1" w:rsidR="00837679" w:rsidRDefault="00837679">
      <w:pPr>
        <w:pStyle w:val="CommentText"/>
      </w:pPr>
      <w:r>
        <w:rPr>
          <w:rStyle w:val="CommentReference"/>
        </w:rPr>
        <w:annotationRef/>
      </w:r>
      <w:r w:rsidR="008A3C27" w:rsidRPr="00614D96">
        <w:rPr>
          <w:highlight w:val="cyan"/>
        </w:rPr>
        <w:t>User/Digital team-please ad</w:t>
      </w:r>
      <w:r w:rsidR="00D33705" w:rsidRPr="00614D96">
        <w:rPr>
          <w:highlight w:val="cyan"/>
        </w:rPr>
        <w:t>d</w:t>
      </w:r>
      <w:r w:rsidR="008A3C27" w:rsidRPr="00614D96">
        <w:rPr>
          <w:highlight w:val="cyan"/>
        </w:rPr>
        <w:t>.</w:t>
      </w:r>
    </w:p>
  </w:comment>
  <w:comment w:id="29" w:author="IndiGo Legal" w:date="2026-07-31T15:40:00Z" w:initials="IL">
    <w:p w14:paraId="4FE5EBC3" w14:textId="077A6C0B" w:rsidR="009F1A76" w:rsidRDefault="009F1A76">
      <w:pPr>
        <w:pStyle w:val="CommentText"/>
      </w:pPr>
      <w:r>
        <w:rPr>
          <w:rStyle w:val="CommentReference"/>
        </w:rPr>
        <w:annotationRef/>
      </w:r>
      <w:r w:rsidRPr="00280EA2">
        <w:rPr>
          <w:highlight w:val="cyan"/>
        </w:rPr>
        <w:t>User/digital team to confirm.</w:t>
      </w:r>
    </w:p>
  </w:comment>
  <w:comment w:id="33" w:author="IndiGo Legal" w:date="2026-07-31T15:41:00Z" w:initials="IL">
    <w:p w14:paraId="44786F7B" w14:textId="70348602" w:rsidR="00EF48E5" w:rsidRDefault="00EF48E5">
      <w:pPr>
        <w:pStyle w:val="CommentText"/>
      </w:pPr>
      <w:r>
        <w:rPr>
          <w:rStyle w:val="CommentReference"/>
        </w:rPr>
        <w:annotationRef/>
      </w:r>
      <w:r w:rsidRPr="00232B0E">
        <w:rPr>
          <w:highlight w:val="cyan"/>
        </w:rPr>
        <w:t xml:space="preserve">User/digital team-please confirm if this is ok, </w:t>
      </w:r>
      <w:r w:rsidR="00CE3049" w:rsidRPr="00232B0E">
        <w:rPr>
          <w:highlight w:val="cyan"/>
        </w:rPr>
        <w:t>let me know if any agreed additional training is required to be included.</w:t>
      </w:r>
    </w:p>
  </w:comment>
  <w:comment w:id="37" w:author="IndiGo Legal" w:date="2026-07-31T15:44:00Z" w:initials="IL">
    <w:p w14:paraId="0B05D75B" w14:textId="7D12373F" w:rsidR="00090505" w:rsidRDefault="00090505">
      <w:pPr>
        <w:pStyle w:val="CommentText"/>
      </w:pPr>
      <w:r>
        <w:rPr>
          <w:rStyle w:val="CommentReference"/>
        </w:rPr>
        <w:annotationRef/>
      </w:r>
      <w:r w:rsidRPr="00090505">
        <w:rPr>
          <w:highlight w:val="cyan"/>
        </w:rPr>
        <w:t>User &amp; Digital team to review and confirm this section.</w:t>
      </w:r>
    </w:p>
  </w:comment>
  <w:comment w:id="62" w:author="IndiGo Legal" w:date="2026-07-31T16:39:00Z" w:initials="IL">
    <w:p w14:paraId="0E5560E4" w14:textId="65A3464D" w:rsidR="009664D2" w:rsidRDefault="009664D2">
      <w:pPr>
        <w:pStyle w:val="CommentText"/>
      </w:pPr>
      <w:r>
        <w:rPr>
          <w:rStyle w:val="CommentReference"/>
        </w:rPr>
        <w:annotationRef/>
      </w:r>
      <w:r w:rsidRPr="00092722">
        <w:rPr>
          <w:highlight w:val="cyan"/>
        </w:rPr>
        <w:t>Finance, Procurement and Tax team to review and confirm this section</w:t>
      </w:r>
    </w:p>
  </w:comment>
  <w:comment w:id="63" w:author="IndiGo Legal" w:date="2026-07-31T16:40:00Z" w:initials="IL">
    <w:p w14:paraId="03D81D85" w14:textId="37387AAD" w:rsidR="00404088" w:rsidRDefault="00404088">
      <w:pPr>
        <w:pStyle w:val="CommentText"/>
      </w:pPr>
      <w:r>
        <w:rPr>
          <w:rStyle w:val="CommentReference"/>
        </w:rPr>
        <w:annotationRef/>
      </w:r>
      <w:r w:rsidRPr="00404088">
        <w:rPr>
          <w:highlight w:val="cyan"/>
        </w:rPr>
        <w:t xml:space="preserve">User/Digital team- please add. </w:t>
      </w:r>
      <w:r w:rsidR="00C27611" w:rsidRPr="00404088">
        <w:rPr>
          <w:highlight w:val="cyan"/>
        </w:rPr>
        <w:t>Procurement</w:t>
      </w:r>
      <w:r w:rsidRPr="00404088">
        <w:rPr>
          <w:highlight w:val="cyan"/>
        </w:rPr>
        <w:t xml:space="preserve"> team to confirm.</w:t>
      </w:r>
    </w:p>
  </w:comment>
  <w:comment w:id="75" w:author="IndiGo Legal" w:date="2026-07-31T16:42:00Z" w:initials="IL">
    <w:p w14:paraId="0D7ACF08" w14:textId="7CBB2CBF" w:rsidR="006A0623" w:rsidRDefault="006A0623">
      <w:pPr>
        <w:pStyle w:val="CommentText"/>
      </w:pPr>
      <w:r>
        <w:rPr>
          <w:rStyle w:val="CommentReference"/>
        </w:rPr>
        <w:annotationRef/>
      </w:r>
      <w:r w:rsidRPr="006A0623">
        <w:rPr>
          <w:highlight w:val="cyan"/>
        </w:rPr>
        <w:t>Finance to review and confirm this section.</w:t>
      </w:r>
    </w:p>
  </w:comment>
  <w:comment w:id="89" w:author="IndiGo Legal" w:date="2026-07-31T17:11:00Z" w:initials="IL">
    <w:p w14:paraId="37140F7B" w14:textId="7355FC60" w:rsidR="009D4EDB" w:rsidRDefault="009D4EDB">
      <w:pPr>
        <w:pStyle w:val="CommentText"/>
      </w:pPr>
      <w:r>
        <w:rPr>
          <w:rStyle w:val="CommentReference"/>
        </w:rPr>
        <w:annotationRef/>
      </w:r>
      <w:r w:rsidRPr="009D4EDB">
        <w:rPr>
          <w:highlight w:val="cyan"/>
        </w:rPr>
        <w:t>User team-please add.</w:t>
      </w:r>
    </w:p>
  </w:comment>
  <w:comment w:id="90" w:author="IndiGo Legal" w:date="2026-07-31T17:14:00Z" w:initials="IL">
    <w:p w14:paraId="53958D2D" w14:textId="1761B3EA" w:rsidR="005F7290" w:rsidRDefault="005F7290">
      <w:pPr>
        <w:pStyle w:val="CommentText"/>
      </w:pPr>
      <w:r>
        <w:rPr>
          <w:rStyle w:val="CommentReference"/>
        </w:rPr>
        <w:annotationRef/>
      </w:r>
      <w:r w:rsidRPr="003B6952">
        <w:rPr>
          <w:highlight w:val="cyan"/>
        </w:rPr>
        <w:t>User/Digital team-please add scope and milestones.</w:t>
      </w:r>
    </w:p>
  </w:comment>
  <w:comment w:id="95" w:author="IndiGo Legal" w:date="2026-07-31T17:14:00Z" w:initials="IL">
    <w:p w14:paraId="01D56302" w14:textId="77777777" w:rsidR="003B6952" w:rsidRDefault="003B6952">
      <w:pPr>
        <w:pStyle w:val="CommentText"/>
      </w:pPr>
      <w:r>
        <w:rPr>
          <w:rStyle w:val="CommentReference"/>
        </w:rPr>
        <w:annotationRef/>
      </w:r>
      <w:r w:rsidRPr="003B6952">
        <w:rPr>
          <w:highlight w:val="cyan"/>
        </w:rPr>
        <w:t xml:space="preserve">User/Digital team-please add </w:t>
      </w:r>
      <w:r>
        <w:rPr>
          <w:highlight w:val="cyan"/>
        </w:rPr>
        <w:t>applicable service levels</w:t>
      </w:r>
      <w:r w:rsidRPr="003B6952">
        <w:rPr>
          <w:highlight w:val="cyan"/>
        </w:rPr>
        <w:t>.</w:t>
      </w:r>
    </w:p>
    <w:p w14:paraId="567FD253" w14:textId="3BBE579A" w:rsidR="00F804C1" w:rsidRDefault="00F804C1">
      <w:pPr>
        <w:pStyle w:val="CommentText"/>
      </w:pPr>
      <w:r>
        <w:t>IGO legal to add service credit terms.</w:t>
      </w:r>
    </w:p>
  </w:comment>
  <w:comment w:id="96" w:author="IndiGo Legal" w:date="2026-07-31T17:15:00Z" w:initials="IL">
    <w:p w14:paraId="58E7543D" w14:textId="0629119F" w:rsidR="00C80526" w:rsidRDefault="00C80526">
      <w:pPr>
        <w:pStyle w:val="CommentText"/>
      </w:pPr>
      <w:r>
        <w:rPr>
          <w:rStyle w:val="CommentReference"/>
        </w:rPr>
        <w:annotationRef/>
      </w:r>
      <w:r w:rsidRPr="00C05A3F">
        <w:rPr>
          <w:highlight w:val="cyan"/>
        </w:rPr>
        <w:t>User &amp; Digital Team to add and Procurement team to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BDFF94" w15:done="0"/>
  <w15:commentEx w15:paraId="5234DFD2" w15:done="0"/>
  <w15:commentEx w15:paraId="726B16DD" w15:done="0"/>
  <w15:commentEx w15:paraId="27BA5161" w15:done="0"/>
  <w15:commentEx w15:paraId="2EAA6CC3" w15:done="0"/>
  <w15:commentEx w15:paraId="4FE5EBC3" w15:done="0"/>
  <w15:commentEx w15:paraId="44786F7B" w15:done="0"/>
  <w15:commentEx w15:paraId="0B05D75B" w15:done="0"/>
  <w15:commentEx w15:paraId="0E5560E4" w15:done="0"/>
  <w15:commentEx w15:paraId="03D81D85" w15:done="0"/>
  <w15:commentEx w15:paraId="0D7ACF08" w15:done="0"/>
  <w15:commentEx w15:paraId="37140F7B" w15:done="0"/>
  <w15:commentEx w15:paraId="53958D2D" w15:done="0"/>
  <w15:commentEx w15:paraId="567FD253" w15:done="0"/>
  <w15:commentEx w15:paraId="58E754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E909CD" w16cex:dateUtc="2026-07-31T07:55:00Z"/>
  <w16cex:commentExtensible w16cex:durableId="38FA96C6" w16cex:dateUtc="2026-07-31T09:52:00Z"/>
  <w16cex:commentExtensible w16cex:durableId="1999E5E5" w16cex:dateUtc="2026-07-31T09:54:00Z"/>
  <w16cex:commentExtensible w16cex:durableId="4FF9AA03" w16cex:dateUtc="2026-07-31T09:57:00Z"/>
  <w16cex:commentExtensible w16cex:durableId="72252168" w16cex:dateUtc="2026-07-31T10:00:00Z"/>
  <w16cex:commentExtensible w16cex:durableId="43D096EB" w16cex:dateUtc="2026-07-31T10:10:00Z"/>
  <w16cex:commentExtensible w16cex:durableId="7F5B47DC" w16cex:dateUtc="2026-07-31T10:11:00Z"/>
  <w16cex:commentExtensible w16cex:durableId="23779E88" w16cex:dateUtc="2026-07-31T10:14:00Z"/>
  <w16cex:commentExtensible w16cex:durableId="67764F08" w16cex:dateUtc="2026-07-31T11:09:00Z"/>
  <w16cex:commentExtensible w16cex:durableId="00A05038" w16cex:dateUtc="2026-07-31T11:10:00Z"/>
  <w16cex:commentExtensible w16cex:durableId="24D252A0" w16cex:dateUtc="2026-07-31T11:12:00Z"/>
  <w16cex:commentExtensible w16cex:durableId="6EE0E868" w16cex:dateUtc="2026-07-31T11:41:00Z"/>
  <w16cex:commentExtensible w16cex:durableId="5E742239" w16cex:dateUtc="2026-07-31T11:44:00Z"/>
  <w16cex:commentExtensible w16cex:durableId="7292D7FE" w16cex:dateUtc="2026-07-31T11:44:00Z"/>
  <w16cex:commentExtensible w16cex:durableId="34A92FB5" w16cex:dateUtc="2026-07-31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DFF94" w16cid:durableId="65E909CD"/>
  <w16cid:commentId w16cid:paraId="5234DFD2" w16cid:durableId="38FA96C6"/>
  <w16cid:commentId w16cid:paraId="726B16DD" w16cid:durableId="1999E5E5"/>
  <w16cid:commentId w16cid:paraId="27BA5161" w16cid:durableId="4FF9AA03"/>
  <w16cid:commentId w16cid:paraId="2EAA6CC3" w16cid:durableId="72252168"/>
  <w16cid:commentId w16cid:paraId="4FE5EBC3" w16cid:durableId="43D096EB"/>
  <w16cid:commentId w16cid:paraId="44786F7B" w16cid:durableId="7F5B47DC"/>
  <w16cid:commentId w16cid:paraId="0B05D75B" w16cid:durableId="23779E88"/>
  <w16cid:commentId w16cid:paraId="0E5560E4" w16cid:durableId="67764F08"/>
  <w16cid:commentId w16cid:paraId="03D81D85" w16cid:durableId="00A05038"/>
  <w16cid:commentId w16cid:paraId="0D7ACF08" w16cid:durableId="24D252A0"/>
  <w16cid:commentId w16cid:paraId="37140F7B" w16cid:durableId="6EE0E868"/>
  <w16cid:commentId w16cid:paraId="53958D2D" w16cid:durableId="5E742239"/>
  <w16cid:commentId w16cid:paraId="567FD253" w16cid:durableId="7292D7FE"/>
  <w16cid:commentId w16cid:paraId="58E7543D" w16cid:durableId="34A92F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0471" w14:textId="77777777" w:rsidR="00CC51AA" w:rsidRDefault="00CC51AA" w:rsidP="008F7A69">
      <w:pPr>
        <w:spacing w:after="0" w:line="240" w:lineRule="auto"/>
      </w:pPr>
      <w:r>
        <w:separator/>
      </w:r>
    </w:p>
  </w:endnote>
  <w:endnote w:type="continuationSeparator" w:id="0">
    <w:p w14:paraId="593BA86D" w14:textId="77777777" w:rsidR="00CC51AA" w:rsidRDefault="00CC51AA" w:rsidP="008F7A69">
      <w:pPr>
        <w:spacing w:after="0" w:line="240" w:lineRule="auto"/>
      </w:pPr>
      <w:r>
        <w:continuationSeparator/>
      </w:r>
    </w:p>
  </w:endnote>
  <w:endnote w:type="continuationNotice" w:id="1">
    <w:p w14:paraId="3E903E57" w14:textId="77777777" w:rsidR="00CC51AA" w:rsidRDefault="00CC51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210444"/>
      <w:docPartObj>
        <w:docPartGallery w:val="Page Numbers (Bottom of Page)"/>
        <w:docPartUnique/>
      </w:docPartObj>
    </w:sdtPr>
    <w:sdtEndPr>
      <w:rPr>
        <w:noProof/>
      </w:rPr>
    </w:sdtEndPr>
    <w:sdtContent>
      <w:p w14:paraId="2CA689C9" w14:textId="77777777" w:rsidR="003B0A20" w:rsidRDefault="003B0A2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C00B8B1" w14:textId="77777777" w:rsidR="003B0A20" w:rsidRPr="00F038D1" w:rsidRDefault="003B0A20">
    <w:pPr>
      <w:pStyle w:val="Footer"/>
      <w:rPr>
        <w:sz w:val="14"/>
      </w:rPr>
    </w:pPr>
  </w:p>
  <w:p w14:paraId="5E90E2DB" w14:textId="77777777" w:rsidR="003B0A20" w:rsidRDefault="003B0A20"/>
  <w:p w14:paraId="653D9D8B" w14:textId="77777777" w:rsidR="003B0A20" w:rsidRDefault="003B0A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8028" w14:textId="77777777" w:rsidR="003B0A20" w:rsidRDefault="003B0A20" w:rsidP="008F7A69">
    <w:pPr>
      <w:pStyle w:val="Footer"/>
      <w:pBdr>
        <w:bottom w:val="single" w:sz="12" w:space="1" w:color="auto"/>
      </w:pBdr>
      <w:jc w:val="center"/>
      <w:rPr>
        <w:rFonts w:ascii="Times New Roman" w:hAnsi="Times New Roman"/>
        <w:sz w:val="16"/>
        <w:szCs w:val="16"/>
      </w:rPr>
    </w:pPr>
  </w:p>
  <w:p w14:paraId="0F4732E9" w14:textId="77777777" w:rsidR="003B0A20" w:rsidRPr="008F7A69" w:rsidRDefault="003B0A20" w:rsidP="008F7A69">
    <w:pPr>
      <w:pStyle w:val="Footer"/>
      <w:tabs>
        <w:tab w:val="clear" w:pos="4680"/>
        <w:tab w:val="center" w:pos="4320"/>
      </w:tabs>
      <w:rPr>
        <w:rFonts w:ascii="Times New Roman" w:hAnsi="Times New Roman"/>
        <w:i/>
        <w:sz w:val="16"/>
        <w:szCs w:val="16"/>
      </w:rPr>
    </w:pPr>
    <w:r w:rsidRPr="008F7A69">
      <w:rPr>
        <w:rFonts w:ascii="Times New Roman" w:hAnsi="Times New Roman"/>
        <w:i/>
        <w:sz w:val="16"/>
        <w:szCs w:val="16"/>
      </w:rPr>
      <w:tab/>
    </w:r>
  </w:p>
  <w:p w14:paraId="3978C6D9" w14:textId="77777777" w:rsidR="003B0A20" w:rsidRDefault="003B0A20" w:rsidP="008F7A69">
    <w:pPr>
      <w:pStyle w:val="Footer"/>
      <w:tabs>
        <w:tab w:val="clear" w:pos="4680"/>
        <w:tab w:val="center" w:pos="4140"/>
      </w:tabs>
      <w:rPr>
        <w:rFonts w:ascii="Times New Roman" w:hAnsi="Times New Roman"/>
        <w:sz w:val="16"/>
        <w:szCs w:val="16"/>
      </w:rPr>
    </w:pPr>
    <w:r>
      <w:rPr>
        <w:rFonts w:ascii="Times New Roman" w:hAnsi="Times New Roman"/>
        <w:sz w:val="16"/>
        <w:szCs w:val="16"/>
      </w:rPr>
      <w:tab/>
    </w:r>
  </w:p>
  <w:p w14:paraId="69714121" w14:textId="77777777" w:rsidR="003B0A20" w:rsidRDefault="003B0A20" w:rsidP="008F7A69">
    <w:pPr>
      <w:pStyle w:val="Footer"/>
      <w:tabs>
        <w:tab w:val="clear" w:pos="4680"/>
        <w:tab w:val="center" w:pos="4140"/>
      </w:tabs>
    </w:pPr>
    <w:r>
      <w:rPr>
        <w:rFonts w:ascii="Times New Roman" w:hAnsi="Times New Roman"/>
        <w:sz w:val="16"/>
        <w:szCs w:val="16"/>
      </w:rPr>
      <w:tab/>
      <w:t>C</w:t>
    </w:r>
    <w:r>
      <w:rPr>
        <w:rFonts w:ascii="Times New Roman" w:hAnsi="Times New Roman"/>
        <w:i/>
        <w:sz w:val="16"/>
        <w:szCs w:val="16"/>
      </w:rPr>
      <w:t>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1E155" w14:textId="77777777" w:rsidR="00CC51AA" w:rsidRDefault="00CC51AA" w:rsidP="008F7A69">
      <w:pPr>
        <w:spacing w:after="0" w:line="240" w:lineRule="auto"/>
      </w:pPr>
      <w:r>
        <w:separator/>
      </w:r>
    </w:p>
  </w:footnote>
  <w:footnote w:type="continuationSeparator" w:id="0">
    <w:p w14:paraId="13773589" w14:textId="77777777" w:rsidR="00CC51AA" w:rsidRDefault="00CC51AA" w:rsidP="008F7A69">
      <w:pPr>
        <w:spacing w:after="0" w:line="240" w:lineRule="auto"/>
      </w:pPr>
      <w:r>
        <w:continuationSeparator/>
      </w:r>
    </w:p>
  </w:footnote>
  <w:footnote w:type="continuationNotice" w:id="1">
    <w:p w14:paraId="3911E0AA" w14:textId="77777777" w:rsidR="00CC51AA" w:rsidRDefault="00CC51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EAE9" w14:textId="7E01FC75" w:rsidR="003B0A20" w:rsidRDefault="003B0A20" w:rsidP="00643AC8">
    <w:pPr>
      <w:pStyle w:val="Header"/>
      <w:jc w:val="right"/>
      <w:rPr>
        <w:rFonts w:ascii="Times New Roman" w:hAnsi="Times New Roman" w:cs="Times New Roman"/>
        <w:sz w:val="14"/>
        <w:szCs w:val="14"/>
      </w:rPr>
    </w:pPr>
  </w:p>
  <w:p w14:paraId="6A8FE9B0" w14:textId="77777777" w:rsidR="003B0A20" w:rsidRDefault="003B0A20"/>
  <w:p w14:paraId="69AD8EAB" w14:textId="77777777" w:rsidR="003B0A20" w:rsidRDefault="003B0A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560D6BA"/>
    <w:lvl w:ilvl="0">
      <w:numFmt w:val="decimal"/>
      <w:pStyle w:val="Bullet1"/>
      <w:lvlText w:val="*"/>
      <w:lvlJc w:val="left"/>
    </w:lvl>
  </w:abstractNum>
  <w:abstractNum w:abstractNumId="1" w15:restartNumberingAfterBreak="0">
    <w:nsid w:val="02FF1CC7"/>
    <w:multiLevelType w:val="multilevel"/>
    <w:tmpl w:val="6C6CD7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7F2DC7"/>
    <w:multiLevelType w:val="multilevel"/>
    <w:tmpl w:val="F000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736F8"/>
    <w:multiLevelType w:val="hybridMultilevel"/>
    <w:tmpl w:val="229AF1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D67F2"/>
    <w:multiLevelType w:val="multilevel"/>
    <w:tmpl w:val="1ACC4B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A16D91"/>
    <w:multiLevelType w:val="multilevel"/>
    <w:tmpl w:val="5BF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53D29"/>
    <w:multiLevelType w:val="hybridMultilevel"/>
    <w:tmpl w:val="FC3E90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111E9E"/>
    <w:multiLevelType w:val="multilevel"/>
    <w:tmpl w:val="9ECEF2B2"/>
    <w:lvl w:ilvl="0">
      <w:start w:val="1"/>
      <w:numFmt w:val="decimal"/>
      <w:lvlText w:val="%1."/>
      <w:lvlJc w:val="left"/>
      <w:pPr>
        <w:ind w:left="720" w:hanging="360"/>
      </w:pPr>
      <w:rPr>
        <w:rFonts w:hint="default"/>
        <w:b/>
        <w:color w:val="000000"/>
        <w:sz w:val="22"/>
        <w:szCs w:val="22"/>
      </w:rPr>
    </w:lvl>
    <w:lvl w:ilvl="1">
      <w:start w:val="2"/>
      <w:numFmt w:val="decimal"/>
      <w:isLgl/>
      <w:lvlText w:val="%1.%2"/>
      <w:lvlJc w:val="left"/>
      <w:pPr>
        <w:ind w:left="720" w:hanging="360"/>
      </w:pPr>
      <w:rPr>
        <w:rFonts w:eastAsia="Calibri" w:hint="default"/>
        <w:b w:val="0"/>
        <w:i w:val="0"/>
      </w:rPr>
    </w:lvl>
    <w:lvl w:ilvl="2">
      <w:start w:val="1"/>
      <w:numFmt w:val="decimal"/>
      <w:isLgl/>
      <w:lvlText w:val="%1.%2.%3"/>
      <w:lvlJc w:val="left"/>
      <w:pPr>
        <w:ind w:left="720" w:hanging="360"/>
      </w:pPr>
      <w:rPr>
        <w:rFonts w:eastAsia="Calibri" w:hint="default"/>
        <w:b w:val="0"/>
        <w:i w:val="0"/>
      </w:rPr>
    </w:lvl>
    <w:lvl w:ilvl="3">
      <w:start w:val="1"/>
      <w:numFmt w:val="decimal"/>
      <w:isLgl/>
      <w:lvlText w:val="%1.%2.%3.%4"/>
      <w:lvlJc w:val="left"/>
      <w:pPr>
        <w:ind w:left="1080" w:hanging="720"/>
      </w:pPr>
      <w:rPr>
        <w:rFonts w:eastAsia="Calibri" w:hint="default"/>
        <w:b w:val="0"/>
      </w:rPr>
    </w:lvl>
    <w:lvl w:ilvl="4">
      <w:start w:val="1"/>
      <w:numFmt w:val="decimal"/>
      <w:isLgl/>
      <w:lvlText w:val="%1.%2.%3.%4.%5"/>
      <w:lvlJc w:val="left"/>
      <w:pPr>
        <w:ind w:left="1080" w:hanging="720"/>
      </w:pPr>
      <w:rPr>
        <w:rFonts w:eastAsia="Calibri" w:hint="default"/>
        <w:b w:val="0"/>
      </w:rPr>
    </w:lvl>
    <w:lvl w:ilvl="5">
      <w:start w:val="1"/>
      <w:numFmt w:val="decimal"/>
      <w:isLgl/>
      <w:lvlText w:val="%1.%2.%3.%4.%5.%6"/>
      <w:lvlJc w:val="left"/>
      <w:pPr>
        <w:ind w:left="1440" w:hanging="1080"/>
      </w:pPr>
      <w:rPr>
        <w:rFonts w:eastAsia="Calibri" w:hint="default"/>
        <w:b w:val="0"/>
      </w:rPr>
    </w:lvl>
    <w:lvl w:ilvl="6">
      <w:start w:val="1"/>
      <w:numFmt w:val="decimal"/>
      <w:isLgl/>
      <w:lvlText w:val="%1.%2.%3.%4.%5.%6.%7"/>
      <w:lvlJc w:val="left"/>
      <w:pPr>
        <w:ind w:left="1440" w:hanging="1080"/>
      </w:pPr>
      <w:rPr>
        <w:rFonts w:eastAsia="Calibri" w:hint="default"/>
        <w:b w:val="0"/>
      </w:rPr>
    </w:lvl>
    <w:lvl w:ilvl="7">
      <w:start w:val="1"/>
      <w:numFmt w:val="decimal"/>
      <w:isLgl/>
      <w:lvlText w:val="%1.%2.%3.%4.%5.%6.%7.%8"/>
      <w:lvlJc w:val="left"/>
      <w:pPr>
        <w:ind w:left="1440" w:hanging="1080"/>
      </w:pPr>
      <w:rPr>
        <w:rFonts w:eastAsia="Calibri" w:hint="default"/>
        <w:b w:val="0"/>
      </w:rPr>
    </w:lvl>
    <w:lvl w:ilvl="8">
      <w:start w:val="1"/>
      <w:numFmt w:val="decimal"/>
      <w:isLgl/>
      <w:lvlText w:val="%1.%2.%3.%4.%5.%6.%7.%8.%9"/>
      <w:lvlJc w:val="left"/>
      <w:pPr>
        <w:ind w:left="1800" w:hanging="1440"/>
      </w:pPr>
      <w:rPr>
        <w:rFonts w:eastAsia="Calibri" w:hint="default"/>
        <w:b w:val="0"/>
      </w:rPr>
    </w:lvl>
  </w:abstractNum>
  <w:abstractNum w:abstractNumId="8" w15:restartNumberingAfterBreak="0">
    <w:nsid w:val="0B805DDF"/>
    <w:multiLevelType w:val="multilevel"/>
    <w:tmpl w:val="012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006EE"/>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013C7F"/>
    <w:multiLevelType w:val="hybridMultilevel"/>
    <w:tmpl w:val="D2164EB4"/>
    <w:lvl w:ilvl="0" w:tplc="AD8C6B8C">
      <w:start w:val="1"/>
      <w:numFmt w:val="decimal"/>
      <w:lvlText w:val="8.%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4B2D0E"/>
    <w:multiLevelType w:val="hybridMultilevel"/>
    <w:tmpl w:val="B7EC49AC"/>
    <w:lvl w:ilvl="0" w:tplc="AEE87CE8">
      <w:start w:val="1"/>
      <w:numFmt w:val="lowerLetter"/>
      <w:lvlText w:val="(%1)"/>
      <w:lvlJc w:val="left"/>
      <w:pPr>
        <w:ind w:left="360" w:hanging="360"/>
      </w:pPr>
      <w:rPr>
        <w:rFonts w:hint="default"/>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AE4EB1"/>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11652A"/>
    <w:multiLevelType w:val="hybridMultilevel"/>
    <w:tmpl w:val="D0086CB8"/>
    <w:lvl w:ilvl="0" w:tplc="4F8AD7EA">
      <w:start w:val="1"/>
      <w:numFmt w:val="decimal"/>
      <w:lvlText w:val="4.%1"/>
      <w:lvlJc w:val="left"/>
      <w:pPr>
        <w:ind w:left="1080" w:hanging="360"/>
      </w:pPr>
      <w:rPr>
        <w:rFonts w:hint="default"/>
        <w:b w:val="0"/>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57B36EC"/>
    <w:multiLevelType w:val="hybridMultilevel"/>
    <w:tmpl w:val="C39CAAEC"/>
    <w:lvl w:ilvl="0" w:tplc="C5F86258">
      <w:start w:val="1"/>
      <w:numFmt w:val="decimal"/>
      <w:lvlText w:val="2.%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3C3B5E"/>
    <w:multiLevelType w:val="hybridMultilevel"/>
    <w:tmpl w:val="A4305E54"/>
    <w:lvl w:ilvl="0" w:tplc="C5DAF8CC">
      <w:start w:val="1"/>
      <w:numFmt w:val="decimal"/>
      <w:lvlText w:val="11.%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EF03C8"/>
    <w:multiLevelType w:val="multilevel"/>
    <w:tmpl w:val="6A1C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D314A"/>
    <w:multiLevelType w:val="multilevel"/>
    <w:tmpl w:val="31FAD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B9969A3"/>
    <w:multiLevelType w:val="multilevel"/>
    <w:tmpl w:val="AB6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851BF"/>
    <w:multiLevelType w:val="multilevel"/>
    <w:tmpl w:val="80B296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E4A2F40"/>
    <w:multiLevelType w:val="multilevel"/>
    <w:tmpl w:val="C7E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525DF"/>
    <w:multiLevelType w:val="multilevel"/>
    <w:tmpl w:val="44A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8563E"/>
    <w:multiLevelType w:val="multilevel"/>
    <w:tmpl w:val="8D489F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1573231"/>
    <w:multiLevelType w:val="multilevel"/>
    <w:tmpl w:val="46720192"/>
    <w:lvl w:ilvl="0">
      <w:start w:val="1"/>
      <w:numFmt w:val="bullet"/>
      <w:pStyle w:val="ProcedureTableStep2"/>
      <w:lvlText w:val=""/>
      <w:lvlJc w:val="left"/>
      <w:pPr>
        <w:ind w:left="360" w:hanging="360"/>
      </w:pPr>
      <w:rPr>
        <w:rFonts w:ascii="Symbol" w:hAnsi="Symbol" w:hint="default"/>
        <w:b w:val="0"/>
        <w:i w:val="0"/>
        <w:sz w:val="22"/>
      </w:rPr>
    </w:lvl>
    <w:lvl w:ilvl="1">
      <w:start w:val="1"/>
      <w:numFmt w:val="lowerLetter"/>
      <w:lvlRestart w:val="0"/>
      <w:lvlText w:val="%2."/>
      <w:lvlJc w:val="left"/>
      <w:pPr>
        <w:ind w:left="360" w:hanging="360"/>
      </w:pPr>
      <w:rPr>
        <w:rFonts w:ascii="Times New Roman" w:hAnsi="Times New Roman" w:hint="default"/>
        <w:b w:val="0"/>
        <w:i w:val="0"/>
        <w:sz w:val="22"/>
      </w:rPr>
    </w:lvl>
    <w:lvl w:ilvl="2">
      <w:start w:val="1"/>
      <w:numFmt w:val="none"/>
      <w:lvlRestart w:val="0"/>
      <w:lvlText w:val=""/>
      <w:lvlJc w:val="left"/>
      <w:pPr>
        <w:ind w:left="360" w:hanging="360"/>
      </w:pPr>
      <w:rPr>
        <w:rFonts w:ascii="Times New Roman" w:hAnsi="Times New Roman" w:hint="default"/>
        <w:b w:val="0"/>
        <w:i w:val="0"/>
        <w:sz w:val="22"/>
      </w:rPr>
    </w:lvl>
    <w:lvl w:ilvl="3">
      <w:start w:val="1"/>
      <w:numFmt w:val="decimal"/>
      <w:lvlText w:val="%4."/>
      <w:lvlJc w:val="left"/>
      <w:pPr>
        <w:ind w:left="2520" w:hanging="360"/>
      </w:pPr>
      <w:rPr>
        <w:rFonts w:hint="default"/>
        <w:b w:val="0"/>
        <w:color w:val="auto"/>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22C34083"/>
    <w:multiLevelType w:val="hybridMultilevel"/>
    <w:tmpl w:val="A4A60BB2"/>
    <w:lvl w:ilvl="0" w:tplc="04F6CAB2">
      <w:start w:val="1"/>
      <w:numFmt w:val="lowerLetter"/>
      <w:lvlText w:val="(%1)"/>
      <w:lvlJc w:val="left"/>
      <w:pPr>
        <w:ind w:left="360" w:hanging="360"/>
      </w:pPr>
      <w:rPr>
        <w:rFonts w:hint="default"/>
        <w:b w:val="0"/>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41F6C8B"/>
    <w:multiLevelType w:val="multilevel"/>
    <w:tmpl w:val="C44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53EF7"/>
    <w:multiLevelType w:val="multilevel"/>
    <w:tmpl w:val="A2C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C0100"/>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20572F"/>
    <w:multiLevelType w:val="multilevel"/>
    <w:tmpl w:val="BE2E99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64862EC"/>
    <w:multiLevelType w:val="hybridMultilevel"/>
    <w:tmpl w:val="F65CB238"/>
    <w:lvl w:ilvl="0" w:tplc="896EDA7C">
      <w:start w:val="1"/>
      <w:numFmt w:val="lowerLetter"/>
      <w:lvlText w:val="%1."/>
      <w:lvlJc w:val="left"/>
      <w:pPr>
        <w:ind w:left="1620" w:hanging="360"/>
      </w:pPr>
      <w:rPr>
        <w:rFonts w:asciiTheme="minorHAnsi" w:eastAsiaTheme="minorHAnsi" w:hAnsiTheme="minorHAnsi" w:cstheme="minorBidi"/>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15:restartNumberingAfterBreak="0">
    <w:nsid w:val="26A71C21"/>
    <w:multiLevelType w:val="multilevel"/>
    <w:tmpl w:val="C4CEB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26CD3DCF"/>
    <w:multiLevelType w:val="multilevel"/>
    <w:tmpl w:val="D0A4BC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71F1995"/>
    <w:multiLevelType w:val="hybridMultilevel"/>
    <w:tmpl w:val="7AF0B824"/>
    <w:lvl w:ilvl="0" w:tplc="F06E6692">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062116"/>
    <w:multiLevelType w:val="multilevel"/>
    <w:tmpl w:val="0E3E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2A1843"/>
    <w:multiLevelType w:val="hybridMultilevel"/>
    <w:tmpl w:val="6FEE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DD56A5"/>
    <w:multiLevelType w:val="multilevel"/>
    <w:tmpl w:val="9C8C0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A1478AD"/>
    <w:multiLevelType w:val="multilevel"/>
    <w:tmpl w:val="B1C8E1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2C0D28DD"/>
    <w:multiLevelType w:val="multilevel"/>
    <w:tmpl w:val="B46E51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C131608"/>
    <w:multiLevelType w:val="multilevel"/>
    <w:tmpl w:val="B3C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1750E"/>
    <w:multiLevelType w:val="hybridMultilevel"/>
    <w:tmpl w:val="51721C50"/>
    <w:lvl w:ilvl="0" w:tplc="B94E9DB4">
      <w:start w:val="1"/>
      <w:numFmt w:val="lowerLetter"/>
      <w:lvlText w:val="%1."/>
      <w:lvlJc w:val="left"/>
      <w:pPr>
        <w:tabs>
          <w:tab w:val="num" w:pos="1080"/>
        </w:tabs>
        <w:ind w:left="1080" w:hanging="360"/>
      </w:pPr>
      <w:rPr>
        <w:rFonts w:hint="default"/>
      </w:rPr>
    </w:lvl>
    <w:lvl w:ilvl="1" w:tplc="A7F268D2">
      <w:start w:val="1"/>
      <w:numFmt w:val="decimal"/>
      <w:lvlText w:val="%2."/>
      <w:lvlJc w:val="left"/>
      <w:pPr>
        <w:ind w:left="2160" w:hanging="72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AA50631A">
      <w:start w:val="1"/>
      <w:numFmt w:val="upperLetter"/>
      <w:lvlText w:val="%5."/>
      <w:lvlJc w:val="left"/>
      <w:pPr>
        <w:ind w:left="3960" w:hanging="36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2F5B04FA"/>
    <w:multiLevelType w:val="multilevel"/>
    <w:tmpl w:val="4880A4D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00322BF"/>
    <w:multiLevelType w:val="hybridMultilevel"/>
    <w:tmpl w:val="EB164F9E"/>
    <w:lvl w:ilvl="0" w:tplc="DB7001F8">
      <w:start w:val="1"/>
      <w:numFmt w:val="decimal"/>
      <w:lvlText w:val="%1)"/>
      <w:lvlJc w:val="left"/>
      <w:pPr>
        <w:ind w:left="720" w:hanging="360"/>
      </w:pPr>
      <w:rPr>
        <w:rFonts w:hint="default"/>
        <w:b w:val="0"/>
        <w:sz w:val="22"/>
      </w:rPr>
    </w:lvl>
    <w:lvl w:ilvl="1" w:tplc="E0DCDD64">
      <w:start w:val="1"/>
      <w:numFmt w:val="lowerLetter"/>
      <w:lvlText w:val="%2."/>
      <w:lvlJc w:val="left"/>
      <w:pPr>
        <w:ind w:left="171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171925"/>
    <w:multiLevelType w:val="multilevel"/>
    <w:tmpl w:val="B10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A00C87"/>
    <w:multiLevelType w:val="multilevel"/>
    <w:tmpl w:val="70D281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1F0004F"/>
    <w:multiLevelType w:val="multilevel"/>
    <w:tmpl w:val="E99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365517"/>
    <w:multiLevelType w:val="hybridMultilevel"/>
    <w:tmpl w:val="81729464"/>
    <w:lvl w:ilvl="0" w:tplc="FFFFFFFF">
      <w:start w:val="1"/>
      <w:numFmt w:val="lowerRoman"/>
      <w:lvlText w:val="(%1)"/>
      <w:lvlJc w:val="left"/>
      <w:pPr>
        <w:ind w:left="1508" w:hanging="360"/>
      </w:pPr>
    </w:lvl>
    <w:lvl w:ilvl="1" w:tplc="04090019" w:tentative="1">
      <w:start w:val="1"/>
      <w:numFmt w:val="lowerLetter"/>
      <w:lvlText w:val="%2."/>
      <w:lvlJc w:val="left"/>
      <w:pPr>
        <w:ind w:left="2228" w:hanging="360"/>
      </w:pPr>
    </w:lvl>
    <w:lvl w:ilvl="2" w:tplc="0409001B" w:tentative="1">
      <w:start w:val="1"/>
      <w:numFmt w:val="lowerRoman"/>
      <w:lvlText w:val="%3."/>
      <w:lvlJc w:val="right"/>
      <w:pPr>
        <w:ind w:left="2948" w:hanging="180"/>
      </w:pPr>
    </w:lvl>
    <w:lvl w:ilvl="3" w:tplc="0409000F" w:tentative="1">
      <w:start w:val="1"/>
      <w:numFmt w:val="decimal"/>
      <w:lvlText w:val="%4."/>
      <w:lvlJc w:val="left"/>
      <w:pPr>
        <w:ind w:left="3668" w:hanging="360"/>
      </w:pPr>
    </w:lvl>
    <w:lvl w:ilvl="4" w:tplc="04090019" w:tentative="1">
      <w:start w:val="1"/>
      <w:numFmt w:val="lowerLetter"/>
      <w:lvlText w:val="%5."/>
      <w:lvlJc w:val="left"/>
      <w:pPr>
        <w:ind w:left="4388" w:hanging="360"/>
      </w:pPr>
    </w:lvl>
    <w:lvl w:ilvl="5" w:tplc="0409001B" w:tentative="1">
      <w:start w:val="1"/>
      <w:numFmt w:val="lowerRoman"/>
      <w:lvlText w:val="%6."/>
      <w:lvlJc w:val="right"/>
      <w:pPr>
        <w:ind w:left="5108" w:hanging="180"/>
      </w:pPr>
    </w:lvl>
    <w:lvl w:ilvl="6" w:tplc="0409000F" w:tentative="1">
      <w:start w:val="1"/>
      <w:numFmt w:val="decimal"/>
      <w:lvlText w:val="%7."/>
      <w:lvlJc w:val="left"/>
      <w:pPr>
        <w:ind w:left="5828" w:hanging="360"/>
      </w:pPr>
    </w:lvl>
    <w:lvl w:ilvl="7" w:tplc="04090019" w:tentative="1">
      <w:start w:val="1"/>
      <w:numFmt w:val="lowerLetter"/>
      <w:lvlText w:val="%8."/>
      <w:lvlJc w:val="left"/>
      <w:pPr>
        <w:ind w:left="6548" w:hanging="360"/>
      </w:pPr>
    </w:lvl>
    <w:lvl w:ilvl="8" w:tplc="0409001B" w:tentative="1">
      <w:start w:val="1"/>
      <w:numFmt w:val="lowerRoman"/>
      <w:lvlText w:val="%9."/>
      <w:lvlJc w:val="right"/>
      <w:pPr>
        <w:ind w:left="7268" w:hanging="180"/>
      </w:pPr>
    </w:lvl>
  </w:abstractNum>
  <w:abstractNum w:abstractNumId="46" w15:restartNumberingAfterBreak="0">
    <w:nsid w:val="333F3B28"/>
    <w:multiLevelType w:val="hybridMultilevel"/>
    <w:tmpl w:val="48DCAD42"/>
    <w:lvl w:ilvl="0" w:tplc="0409001B">
      <w:start w:val="1"/>
      <w:numFmt w:val="lowerRoman"/>
      <w:lvlText w:val="%1."/>
      <w:lvlJc w:val="right"/>
      <w:pPr>
        <w:ind w:left="718" w:hanging="360"/>
      </w:pPr>
    </w:lvl>
    <w:lvl w:ilvl="1" w:tplc="04090019">
      <w:start w:val="1"/>
      <w:numFmt w:val="lowerLetter"/>
      <w:lvlText w:val="%2."/>
      <w:lvlJc w:val="left"/>
      <w:pPr>
        <w:ind w:left="1438" w:hanging="360"/>
      </w:pPr>
    </w:lvl>
    <w:lvl w:ilvl="2" w:tplc="0409001B">
      <w:start w:val="1"/>
      <w:numFmt w:val="lowerRoman"/>
      <w:lvlText w:val="%3."/>
      <w:lvlJc w:val="right"/>
      <w:pPr>
        <w:ind w:left="2158" w:hanging="180"/>
      </w:pPr>
    </w:lvl>
    <w:lvl w:ilvl="3" w:tplc="0409000F">
      <w:start w:val="1"/>
      <w:numFmt w:val="decimal"/>
      <w:lvlText w:val="%4."/>
      <w:lvlJc w:val="left"/>
      <w:pPr>
        <w:ind w:left="2878" w:hanging="360"/>
      </w:pPr>
    </w:lvl>
    <w:lvl w:ilvl="4" w:tplc="04090019">
      <w:start w:val="1"/>
      <w:numFmt w:val="lowerLetter"/>
      <w:lvlText w:val="%5."/>
      <w:lvlJc w:val="left"/>
      <w:pPr>
        <w:ind w:left="3598" w:hanging="360"/>
      </w:pPr>
    </w:lvl>
    <w:lvl w:ilvl="5" w:tplc="0409001B">
      <w:start w:val="1"/>
      <w:numFmt w:val="lowerRoman"/>
      <w:lvlText w:val="%6."/>
      <w:lvlJc w:val="right"/>
      <w:pPr>
        <w:ind w:left="4318" w:hanging="180"/>
      </w:pPr>
    </w:lvl>
    <w:lvl w:ilvl="6" w:tplc="0409000F">
      <w:start w:val="1"/>
      <w:numFmt w:val="decimal"/>
      <w:lvlText w:val="%7."/>
      <w:lvlJc w:val="left"/>
      <w:pPr>
        <w:ind w:left="5038" w:hanging="360"/>
      </w:pPr>
    </w:lvl>
    <w:lvl w:ilvl="7" w:tplc="04090019">
      <w:start w:val="1"/>
      <w:numFmt w:val="lowerLetter"/>
      <w:lvlText w:val="%8."/>
      <w:lvlJc w:val="left"/>
      <w:pPr>
        <w:ind w:left="5758" w:hanging="360"/>
      </w:pPr>
    </w:lvl>
    <w:lvl w:ilvl="8" w:tplc="0409001B">
      <w:start w:val="1"/>
      <w:numFmt w:val="lowerRoman"/>
      <w:lvlText w:val="%9."/>
      <w:lvlJc w:val="right"/>
      <w:pPr>
        <w:ind w:left="6478" w:hanging="180"/>
      </w:pPr>
    </w:lvl>
  </w:abstractNum>
  <w:abstractNum w:abstractNumId="47" w15:restartNumberingAfterBreak="0">
    <w:nsid w:val="34D474EE"/>
    <w:multiLevelType w:val="hybridMultilevel"/>
    <w:tmpl w:val="5EE043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35221546"/>
    <w:multiLevelType w:val="multilevel"/>
    <w:tmpl w:val="029EB9D4"/>
    <w:lvl w:ilvl="0">
      <w:start w:val="1"/>
      <w:numFmt w:val="decimal"/>
      <w:lvlText w:val="%1."/>
      <w:lvlJc w:val="left"/>
      <w:pPr>
        <w:tabs>
          <w:tab w:val="num" w:pos="720"/>
        </w:tabs>
        <w:ind w:left="720" w:hanging="360"/>
      </w:pPr>
      <w:rPr>
        <w:rFonts w:ascii="Times New Roman" w:hAnsi="Times New Roman" w:cs="Times New Roman" w:hint="default"/>
        <w:b w:val="0"/>
        <w:sz w:val="22"/>
        <w:szCs w:val="22"/>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b w:val="0"/>
      </w:rPr>
    </w:lvl>
    <w:lvl w:ilvl="3">
      <w:start w:val="1"/>
      <w:numFmt w:val="lowerRoman"/>
      <w:lvlText w:val="(%4)"/>
      <w:lvlJc w:val="left"/>
      <w:pPr>
        <w:ind w:left="2880" w:hanging="360"/>
      </w:pPr>
      <w:rPr>
        <w:rFonts w:hint="default"/>
      </w:rPr>
    </w:lvl>
    <w:lvl w:ilvl="4">
      <w:start w:val="1"/>
      <w:numFmt w:val="decimal"/>
      <w:lvlText w:val="%5."/>
      <w:lvlJc w:val="left"/>
      <w:pPr>
        <w:tabs>
          <w:tab w:val="num" w:pos="3600"/>
        </w:tabs>
        <w:ind w:left="3600" w:hanging="360"/>
      </w:pPr>
    </w:lvl>
    <w:lvl w:ilvl="5">
      <w:start w:val="1"/>
      <w:numFmt w:val="lowerLetter"/>
      <w:lvlText w:val="(%6)"/>
      <w:lvlJc w:val="left"/>
      <w:pPr>
        <w:ind w:left="4320" w:hanging="360"/>
      </w:pPr>
      <w:rPr>
        <w:rFonts w:hint="default"/>
        <w:color w:val="000000"/>
      </w:rPr>
    </w:lvl>
    <w:lvl w:ilvl="6">
      <w:start w:val="2"/>
      <w:numFmt w:val="lowerRoman"/>
      <w:lvlText w:val="(%7)"/>
      <w:lvlJc w:val="left"/>
      <w:pPr>
        <w:ind w:left="5400" w:hanging="72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BE4CFB"/>
    <w:multiLevelType w:val="hybridMultilevel"/>
    <w:tmpl w:val="1C4880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6F64199"/>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76F4D96"/>
    <w:multiLevelType w:val="multilevel"/>
    <w:tmpl w:val="6F9AF1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38E853A7"/>
    <w:multiLevelType w:val="multilevel"/>
    <w:tmpl w:val="D7963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9D67633"/>
    <w:multiLevelType w:val="multilevel"/>
    <w:tmpl w:val="ABA087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9FB0789"/>
    <w:multiLevelType w:val="hybridMultilevel"/>
    <w:tmpl w:val="A4A60BB2"/>
    <w:lvl w:ilvl="0" w:tplc="04F6CAB2">
      <w:start w:val="1"/>
      <w:numFmt w:val="lowerLetter"/>
      <w:lvlText w:val="(%1)"/>
      <w:lvlJc w:val="left"/>
      <w:pPr>
        <w:ind w:left="360" w:hanging="360"/>
      </w:pPr>
      <w:rPr>
        <w:rFonts w:hint="default"/>
        <w:b w:val="0"/>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A6E4EEF"/>
    <w:multiLevelType w:val="hybridMultilevel"/>
    <w:tmpl w:val="36A6D2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98175A"/>
    <w:multiLevelType w:val="multilevel"/>
    <w:tmpl w:val="2EB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B66878"/>
    <w:multiLevelType w:val="hybridMultilevel"/>
    <w:tmpl w:val="C108FF20"/>
    <w:lvl w:ilvl="0" w:tplc="FFFFFFFF">
      <w:start w:val="1"/>
      <w:numFmt w:val="lowerRoman"/>
      <w:lvlText w:val="(%1)"/>
      <w:lvlJc w:val="left"/>
      <w:pPr>
        <w:ind w:left="2160" w:hanging="720"/>
      </w:pPr>
      <w:rPr>
        <w:rFonts w:hint="default"/>
      </w:rPr>
    </w:lvl>
    <w:lvl w:ilvl="1" w:tplc="5A26B6C8">
      <w:start w:val="1"/>
      <w:numFmt w:val="lowerLetter"/>
      <w:lvlText w:val="%2."/>
      <w:lvlJc w:val="left"/>
      <w:pPr>
        <w:ind w:left="2520" w:hanging="360"/>
      </w:pPr>
    </w:lvl>
    <w:lvl w:ilvl="2" w:tplc="A09E7C24">
      <w:start w:val="1"/>
      <w:numFmt w:val="lowerRoman"/>
      <w:lvlText w:val="%3."/>
      <w:lvlJc w:val="right"/>
      <w:pPr>
        <w:ind w:left="3240" w:hanging="180"/>
      </w:pPr>
    </w:lvl>
    <w:lvl w:ilvl="3" w:tplc="EE782862">
      <w:start w:val="11"/>
      <w:numFmt w:val="decimal"/>
      <w:lvlText w:val="%4."/>
      <w:lvlJc w:val="left"/>
      <w:pPr>
        <w:ind w:left="540" w:hanging="360"/>
      </w:pPr>
      <w:rPr>
        <w:rFonts w:hint="default"/>
      </w:rPr>
    </w:lvl>
    <w:lvl w:ilvl="4" w:tplc="1DC6B0CC">
      <w:start w:val="1"/>
      <w:numFmt w:val="lowerLetter"/>
      <w:lvlText w:val="(%5)"/>
      <w:lvlJc w:val="left"/>
      <w:pPr>
        <w:ind w:left="4680" w:hanging="360"/>
      </w:pPr>
      <w:rPr>
        <w:rFonts w:hint="default"/>
        <w:i w:val="0"/>
      </w:rPr>
    </w:lvl>
    <w:lvl w:ilvl="5" w:tplc="51385BC8" w:tentative="1">
      <w:start w:val="1"/>
      <w:numFmt w:val="lowerRoman"/>
      <w:lvlText w:val="%6."/>
      <w:lvlJc w:val="right"/>
      <w:pPr>
        <w:ind w:left="5400" w:hanging="180"/>
      </w:pPr>
    </w:lvl>
    <w:lvl w:ilvl="6" w:tplc="81AE79F6" w:tentative="1">
      <w:start w:val="1"/>
      <w:numFmt w:val="decimal"/>
      <w:lvlText w:val="%7."/>
      <w:lvlJc w:val="left"/>
      <w:pPr>
        <w:ind w:left="6120" w:hanging="360"/>
      </w:pPr>
    </w:lvl>
    <w:lvl w:ilvl="7" w:tplc="62D2A63E" w:tentative="1">
      <w:start w:val="1"/>
      <w:numFmt w:val="lowerLetter"/>
      <w:lvlText w:val="%8."/>
      <w:lvlJc w:val="left"/>
      <w:pPr>
        <w:ind w:left="6840" w:hanging="360"/>
      </w:pPr>
    </w:lvl>
    <w:lvl w:ilvl="8" w:tplc="3766A072" w:tentative="1">
      <w:start w:val="1"/>
      <w:numFmt w:val="lowerRoman"/>
      <w:lvlText w:val="%9."/>
      <w:lvlJc w:val="right"/>
      <w:pPr>
        <w:ind w:left="7560" w:hanging="180"/>
      </w:pPr>
    </w:lvl>
  </w:abstractNum>
  <w:abstractNum w:abstractNumId="58" w15:restartNumberingAfterBreak="0">
    <w:nsid w:val="40EA244F"/>
    <w:multiLevelType w:val="multilevel"/>
    <w:tmpl w:val="369080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4134864"/>
    <w:multiLevelType w:val="multilevel"/>
    <w:tmpl w:val="E3F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C13560"/>
    <w:multiLevelType w:val="multilevel"/>
    <w:tmpl w:val="DD4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7D78E6"/>
    <w:multiLevelType w:val="multilevel"/>
    <w:tmpl w:val="CF5C8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6E7571D"/>
    <w:multiLevelType w:val="hybridMultilevel"/>
    <w:tmpl w:val="521694EE"/>
    <w:lvl w:ilvl="0" w:tplc="D1B0E7B4">
      <w:start w:val="1"/>
      <w:numFmt w:val="lowerLetter"/>
      <w:lvlText w:val="%1."/>
      <w:lvlJc w:val="left"/>
      <w:pPr>
        <w:tabs>
          <w:tab w:val="num" w:pos="2880"/>
        </w:tabs>
        <w:ind w:left="2880" w:hanging="360"/>
      </w:pPr>
      <w:rPr>
        <w:rFonts w:hint="default"/>
        <w:b w:val="0"/>
        <w:i w:val="0"/>
        <w:sz w:val="22"/>
        <w:szCs w:val="22"/>
      </w:rPr>
    </w:lvl>
    <w:lvl w:ilvl="1" w:tplc="E99A5052">
      <w:start w:val="1"/>
      <w:numFmt w:val="lowerLetter"/>
      <w:lvlText w:val="%2."/>
      <w:lvlJc w:val="left"/>
      <w:pPr>
        <w:tabs>
          <w:tab w:val="num" w:pos="2160"/>
        </w:tabs>
        <w:ind w:left="2160" w:hanging="360"/>
      </w:pPr>
      <w:rPr>
        <w:b w:val="0"/>
        <w:i w:val="0"/>
        <w:sz w:val="18"/>
        <w:szCs w:val="18"/>
      </w:rPr>
    </w:lvl>
    <w:lvl w:ilvl="2" w:tplc="BDFE6920">
      <w:start w:val="1"/>
      <w:numFmt w:val="lowerRoman"/>
      <w:lvlText w:val="(%3)"/>
      <w:lvlJc w:val="left"/>
      <w:pPr>
        <w:ind w:left="3420" w:hanging="720"/>
      </w:pPr>
      <w:rPr>
        <w:rFonts w:eastAsia="Cambria" w:hint="default"/>
      </w:rPr>
    </w:lvl>
    <w:lvl w:ilvl="3" w:tplc="A8A8C16E">
      <w:start w:val="1"/>
      <w:numFmt w:val="lowerLetter"/>
      <w:lvlText w:val="(%4)"/>
      <w:lvlJc w:val="left"/>
      <w:pPr>
        <w:ind w:left="3600" w:hanging="360"/>
      </w:pPr>
      <w:rPr>
        <w:rFonts w:hint="default"/>
      </w:rPr>
    </w:lvl>
    <w:lvl w:ilvl="4" w:tplc="FB628DF0">
      <w:start w:val="1"/>
      <w:numFmt w:val="upperLetter"/>
      <w:lvlText w:val="%5."/>
      <w:lvlJc w:val="left"/>
      <w:pPr>
        <w:ind w:left="4320" w:hanging="360"/>
      </w:pPr>
      <w:rPr>
        <w:rFonts w:hint="default"/>
        <w:w w:val="105"/>
      </w:r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3" w15:restartNumberingAfterBreak="0">
    <w:nsid w:val="47AB282C"/>
    <w:multiLevelType w:val="multilevel"/>
    <w:tmpl w:val="9E7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0C38AE"/>
    <w:multiLevelType w:val="multilevel"/>
    <w:tmpl w:val="2F426B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4A795147"/>
    <w:multiLevelType w:val="multilevel"/>
    <w:tmpl w:val="948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804B13"/>
    <w:multiLevelType w:val="hybridMultilevel"/>
    <w:tmpl w:val="01904FB0"/>
    <w:lvl w:ilvl="0" w:tplc="8C78448E">
      <w:start w:val="1"/>
      <w:numFmt w:val="lowerLetter"/>
      <w:lvlText w:val="%1."/>
      <w:lvlJc w:val="left"/>
      <w:pPr>
        <w:ind w:left="1620" w:hanging="360"/>
      </w:pPr>
      <w:rPr>
        <w:rFonts w:hint="default"/>
        <w:b w:val="0"/>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B1B0A30"/>
    <w:multiLevelType w:val="hybridMultilevel"/>
    <w:tmpl w:val="D9F4F548"/>
    <w:lvl w:ilvl="0" w:tplc="D5A817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BB203E"/>
    <w:multiLevelType w:val="hybridMultilevel"/>
    <w:tmpl w:val="BC5817C8"/>
    <w:lvl w:ilvl="0" w:tplc="299239FA">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9" w15:restartNumberingAfterBreak="0">
    <w:nsid w:val="4F064FA9"/>
    <w:multiLevelType w:val="multilevel"/>
    <w:tmpl w:val="BB682B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500803AE"/>
    <w:multiLevelType w:val="hybridMultilevel"/>
    <w:tmpl w:val="FE8A89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51266674"/>
    <w:multiLevelType w:val="multilevel"/>
    <w:tmpl w:val="5B10D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1A03929"/>
    <w:multiLevelType w:val="hybridMultilevel"/>
    <w:tmpl w:val="CBD2D33E"/>
    <w:lvl w:ilvl="0" w:tplc="704A30F0">
      <w:start w:val="1"/>
      <w:numFmt w:val="decimal"/>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51E50D19"/>
    <w:multiLevelType w:val="multilevel"/>
    <w:tmpl w:val="418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FF582E"/>
    <w:multiLevelType w:val="multilevel"/>
    <w:tmpl w:val="4A4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F4221C"/>
    <w:multiLevelType w:val="multilevel"/>
    <w:tmpl w:val="7C6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4120D3"/>
    <w:multiLevelType w:val="hybridMultilevel"/>
    <w:tmpl w:val="AF9449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2E2E99"/>
    <w:multiLevelType w:val="multilevel"/>
    <w:tmpl w:val="A85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850543"/>
    <w:multiLevelType w:val="multilevel"/>
    <w:tmpl w:val="0CE043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56B34ACE"/>
    <w:multiLevelType w:val="multilevel"/>
    <w:tmpl w:val="097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C62E58"/>
    <w:multiLevelType w:val="hybridMultilevel"/>
    <w:tmpl w:val="2482FF5A"/>
    <w:lvl w:ilvl="0" w:tplc="B58A17AE">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1" w15:restartNumberingAfterBreak="0">
    <w:nsid w:val="58395080"/>
    <w:multiLevelType w:val="hybridMultilevel"/>
    <w:tmpl w:val="364A4342"/>
    <w:lvl w:ilvl="0" w:tplc="8FEE4860">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86735EA"/>
    <w:multiLevelType w:val="hybridMultilevel"/>
    <w:tmpl w:val="A37E8846"/>
    <w:lvl w:ilvl="0" w:tplc="57D28276">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B913EE"/>
    <w:multiLevelType w:val="hybridMultilevel"/>
    <w:tmpl w:val="76C84358"/>
    <w:lvl w:ilvl="0" w:tplc="1DC6B0CC">
      <w:start w:val="1"/>
      <w:numFmt w:val="lowerLetter"/>
      <w:lvlText w:val="(%1)"/>
      <w:lvlJc w:val="left"/>
      <w:pPr>
        <w:ind w:left="522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4" w15:restartNumberingAfterBreak="0">
    <w:nsid w:val="5BC964CD"/>
    <w:multiLevelType w:val="hybridMultilevel"/>
    <w:tmpl w:val="A334850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5BD54086"/>
    <w:multiLevelType w:val="multilevel"/>
    <w:tmpl w:val="124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13E8D"/>
    <w:multiLevelType w:val="hybridMultilevel"/>
    <w:tmpl w:val="FE92D4C6"/>
    <w:lvl w:ilvl="0" w:tplc="8E10A7F2">
      <w:start w:val="1"/>
      <w:numFmt w:val="lowerLetter"/>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8" w15:restartNumberingAfterBreak="0">
    <w:nsid w:val="5EE40D9F"/>
    <w:multiLevelType w:val="hybridMultilevel"/>
    <w:tmpl w:val="77E88F90"/>
    <w:lvl w:ilvl="0" w:tplc="FB78E16A">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9" w15:restartNumberingAfterBreak="0">
    <w:nsid w:val="5F057EBD"/>
    <w:multiLevelType w:val="multilevel"/>
    <w:tmpl w:val="C45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D08DD"/>
    <w:multiLevelType w:val="multilevel"/>
    <w:tmpl w:val="8182E4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60637629"/>
    <w:multiLevelType w:val="hybridMultilevel"/>
    <w:tmpl w:val="87E60188"/>
    <w:lvl w:ilvl="0" w:tplc="04090019">
      <w:start w:val="1"/>
      <w:numFmt w:val="lowerLetter"/>
      <w:lvlText w:val="%1."/>
      <w:lvlJc w:val="left"/>
      <w:pPr>
        <w:ind w:left="1800" w:hanging="360"/>
      </w:pPr>
    </w:lvl>
    <w:lvl w:ilvl="1" w:tplc="6926651E">
      <w:start w:val="1"/>
      <w:numFmt w:val="lowerLetter"/>
      <w:lvlText w:val="%2."/>
      <w:lvlJc w:val="left"/>
      <w:pPr>
        <w:ind w:left="1800" w:hanging="360"/>
      </w:pPr>
      <w:rPr>
        <w:b w:val="0"/>
      </w:rPr>
    </w:lvl>
    <w:lvl w:ilvl="2" w:tplc="3456512A">
      <w:start w:val="1"/>
      <w:numFmt w:val="lowerLetter"/>
      <w:lvlText w:val="%3)"/>
      <w:lvlJc w:val="left"/>
      <w:pPr>
        <w:ind w:left="1800" w:hanging="360"/>
      </w:pPr>
      <w:rPr>
        <w:rFonts w:hint="default"/>
        <w:b/>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2" w15:restartNumberingAfterBreak="0">
    <w:nsid w:val="63C84D0C"/>
    <w:multiLevelType w:val="multilevel"/>
    <w:tmpl w:val="286E79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63E924EF"/>
    <w:multiLevelType w:val="multilevel"/>
    <w:tmpl w:val="34201B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64B52D6C"/>
    <w:multiLevelType w:val="multilevel"/>
    <w:tmpl w:val="D67AB13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66907298"/>
    <w:multiLevelType w:val="multilevel"/>
    <w:tmpl w:val="DD6C08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687C22E2"/>
    <w:multiLevelType w:val="multilevel"/>
    <w:tmpl w:val="E52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8F7433"/>
    <w:multiLevelType w:val="hybridMultilevel"/>
    <w:tmpl w:val="C58C34F0"/>
    <w:lvl w:ilvl="0" w:tplc="50948E0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94C496A"/>
    <w:multiLevelType w:val="multilevel"/>
    <w:tmpl w:val="B68CC5BA"/>
    <w:lvl w:ilvl="0">
      <w:start w:val="1"/>
      <w:numFmt w:val="decimal"/>
      <w:lvlText w:val="%1."/>
      <w:lvlJc w:val="left"/>
      <w:pPr>
        <w:tabs>
          <w:tab w:val="num" w:pos="720"/>
        </w:tabs>
        <w:ind w:left="720" w:hanging="360"/>
      </w:pPr>
      <w:rPr>
        <w:rFonts w:ascii="Times New Roman" w:hAnsi="Times New Roman" w:cs="Times New Roman" w:hint="default"/>
        <w:b w:val="0"/>
        <w:sz w:val="22"/>
        <w:szCs w:val="22"/>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b w:val="0"/>
      </w:rPr>
    </w:lvl>
    <w:lvl w:ilvl="3">
      <w:start w:val="1"/>
      <w:numFmt w:val="lowerRoman"/>
      <w:lvlText w:val="(%4)"/>
      <w:lvlJc w:val="left"/>
      <w:pPr>
        <w:ind w:left="2880" w:hanging="360"/>
      </w:pPr>
      <w:rPr>
        <w:rFonts w:hint="default"/>
      </w:rPr>
    </w:lvl>
    <w:lvl w:ilvl="4">
      <w:start w:val="1"/>
      <w:numFmt w:val="decimal"/>
      <w:lvlText w:val="%5."/>
      <w:lvlJc w:val="left"/>
      <w:pPr>
        <w:tabs>
          <w:tab w:val="num" w:pos="3600"/>
        </w:tabs>
        <w:ind w:left="3600" w:hanging="360"/>
      </w:pPr>
    </w:lvl>
    <w:lvl w:ilvl="5">
      <w:start w:val="1"/>
      <w:numFmt w:val="lowerLetter"/>
      <w:lvlText w:val="(%6)"/>
      <w:lvlJc w:val="left"/>
      <w:pPr>
        <w:ind w:left="900" w:hanging="360"/>
      </w:pPr>
      <w:rPr>
        <w:rFonts w:hint="default"/>
        <w:color w:val="000000"/>
      </w:rPr>
    </w:lvl>
    <w:lvl w:ilvl="6">
      <w:start w:val="1"/>
      <w:numFmt w:val="lowerRoman"/>
      <w:lvlText w:val="(%7)"/>
      <w:lvlJc w:val="right"/>
      <w:pPr>
        <w:ind w:left="5400" w:hanging="720"/>
      </w:pPr>
      <w:rPr>
        <w:rFonts w:ascii="Times New Roman" w:eastAsia="Times New Roman" w:hAnsi="Times New Roman" w:cs="Times New Roman"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9680A09"/>
    <w:multiLevelType w:val="multilevel"/>
    <w:tmpl w:val="6A7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022556"/>
    <w:multiLevelType w:val="hybridMultilevel"/>
    <w:tmpl w:val="DAF68CDC"/>
    <w:lvl w:ilvl="0" w:tplc="7B328D36">
      <w:start w:val="1"/>
      <w:numFmt w:val="decimal"/>
      <w:lvlText w:val="3.%1"/>
      <w:lvlJc w:val="left"/>
      <w:pPr>
        <w:ind w:left="630" w:hanging="360"/>
      </w:pPr>
      <w:rPr>
        <w:rFonts w:hint="default"/>
        <w:b w:val="0"/>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6B10187B"/>
    <w:multiLevelType w:val="hybridMultilevel"/>
    <w:tmpl w:val="92E86390"/>
    <w:lvl w:ilvl="0" w:tplc="00CCF900">
      <w:start w:val="1"/>
      <w:numFmt w:val="bullet"/>
      <w:lvlText w:val=""/>
      <w:lvlJc w:val="left"/>
      <w:pPr>
        <w:ind w:left="1440" w:hanging="360"/>
      </w:pPr>
      <w:rPr>
        <w:rFonts w:ascii="Wingdings" w:hAnsi="Wingdings" w:hint="default"/>
        <w:b w:val="0"/>
        <w:bCs w:val="0"/>
        <w:color w:val="0D0D0D" w:themeColor="text1" w:themeTint="F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B881D30"/>
    <w:multiLevelType w:val="multilevel"/>
    <w:tmpl w:val="EC947B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6D0F319D"/>
    <w:multiLevelType w:val="hybridMultilevel"/>
    <w:tmpl w:val="0290B8C4"/>
    <w:lvl w:ilvl="0" w:tplc="CC8CAD1E">
      <w:start w:val="1"/>
      <w:numFmt w:val="decimal"/>
      <w:lvlText w:val="%1."/>
      <w:lvlJc w:val="left"/>
      <w:pPr>
        <w:ind w:left="1440" w:hanging="360"/>
      </w:pPr>
      <w:rPr>
        <w:rFonts w:ascii="Verdana" w:hAnsi="Verdana" w:cs="Verdana" w:hint="default"/>
        <w:b/>
        <w:bCs/>
        <w:sz w:val="16"/>
        <w:szCs w:val="16"/>
      </w:rPr>
    </w:lvl>
    <w:lvl w:ilvl="1" w:tplc="4E70990C">
      <w:start w:val="1"/>
      <w:numFmt w:val="decimal"/>
      <w:lvlText w:val="10.%2"/>
      <w:lvlJc w:val="left"/>
      <w:pPr>
        <w:ind w:left="2160" w:hanging="360"/>
      </w:pPr>
      <w:rPr>
        <w:rFonts w:hint="default"/>
        <w:b w:val="0"/>
        <w:color w:val="auto"/>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C7AE1806">
      <w:start w:val="1"/>
      <w:numFmt w:val="lowerLetter"/>
      <w:lvlText w:val="%5."/>
      <w:lvlJc w:val="left"/>
      <w:pPr>
        <w:ind w:left="4320" w:hanging="360"/>
      </w:pPr>
      <w:rPr>
        <w:b w:val="0"/>
      </w:r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4" w15:restartNumberingAfterBreak="0">
    <w:nsid w:val="6EA90CEE"/>
    <w:multiLevelType w:val="multilevel"/>
    <w:tmpl w:val="69BA6C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6F2F34B7"/>
    <w:multiLevelType w:val="hybridMultilevel"/>
    <w:tmpl w:val="61486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F9747BD"/>
    <w:multiLevelType w:val="multilevel"/>
    <w:tmpl w:val="A8B0D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A66347"/>
    <w:multiLevelType w:val="multilevel"/>
    <w:tmpl w:val="1C1A7E5A"/>
    <w:lvl w:ilvl="0">
      <w:start w:val="7"/>
      <w:numFmt w:val="decimal"/>
      <w:lvlText w:val="%1"/>
      <w:lvlJc w:val="left"/>
      <w:pPr>
        <w:ind w:left="360" w:hanging="360"/>
      </w:pPr>
      <w:rPr>
        <w:rFonts w:hint="default"/>
      </w:rPr>
    </w:lvl>
    <w:lvl w:ilvl="1">
      <w:start w:val="1"/>
      <w:numFmt w:val="decimal"/>
      <w:lvlText w:val="7.%2"/>
      <w:lvlJc w:val="left"/>
      <w:pPr>
        <w:ind w:left="360" w:hanging="360"/>
      </w:pPr>
      <w:rPr>
        <w:rFonts w:hint="default"/>
        <w:b w:val="0"/>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8" w15:restartNumberingAfterBreak="0">
    <w:nsid w:val="730B41BE"/>
    <w:multiLevelType w:val="multilevel"/>
    <w:tmpl w:val="A0D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896B06"/>
    <w:multiLevelType w:val="multilevel"/>
    <w:tmpl w:val="4AE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BC6D4A"/>
    <w:multiLevelType w:val="hybridMultilevel"/>
    <w:tmpl w:val="4BF468C4"/>
    <w:lvl w:ilvl="0" w:tplc="EB0A6C74">
      <w:start w:val="1"/>
      <w:numFmt w:val="decimal"/>
      <w:pStyle w:val="1"/>
      <w:lvlText w:val="%1."/>
      <w:lvlJc w:val="left"/>
      <w:pPr>
        <w:ind w:left="720" w:hanging="360"/>
      </w:pPr>
    </w:lvl>
    <w:lvl w:ilvl="1" w:tplc="9260D766">
      <w:start w:val="1"/>
      <w:numFmt w:val="lowerLetter"/>
      <w:pStyle w:val="2"/>
      <w:lvlText w:val="%2."/>
      <w:lvlJc w:val="left"/>
      <w:pPr>
        <w:ind w:left="1440" w:hanging="360"/>
      </w:pPr>
    </w:lvl>
    <w:lvl w:ilvl="2" w:tplc="BD4A508A">
      <w:start w:val="1"/>
      <w:numFmt w:val="lowerRoman"/>
      <w:lvlText w:val="%3."/>
      <w:lvlJc w:val="right"/>
      <w:pPr>
        <w:ind w:left="2160" w:hanging="180"/>
      </w:pPr>
      <w:rPr>
        <w:rFonts w:hint="default"/>
        <w:sz w:val="20"/>
        <w:szCs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6F86471"/>
    <w:multiLevelType w:val="multilevel"/>
    <w:tmpl w:val="1B7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F038D2"/>
    <w:multiLevelType w:val="multilevel"/>
    <w:tmpl w:val="072C7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7B8B4B40"/>
    <w:multiLevelType w:val="multilevel"/>
    <w:tmpl w:val="30B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87141E"/>
    <w:multiLevelType w:val="hybridMultilevel"/>
    <w:tmpl w:val="A4A60BB2"/>
    <w:lvl w:ilvl="0" w:tplc="04F6CAB2">
      <w:start w:val="1"/>
      <w:numFmt w:val="lowerLetter"/>
      <w:lvlText w:val="(%1)"/>
      <w:lvlJc w:val="left"/>
      <w:pPr>
        <w:ind w:left="720" w:hanging="360"/>
      </w:pPr>
      <w:rPr>
        <w:rFonts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D61482E"/>
    <w:multiLevelType w:val="multilevel"/>
    <w:tmpl w:val="AE0222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7D894D13"/>
    <w:multiLevelType w:val="multilevel"/>
    <w:tmpl w:val="3A8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800626">
    <w:abstractNumId w:val="72"/>
  </w:num>
  <w:num w:numId="2" w16cid:durableId="286081294">
    <w:abstractNumId w:val="7"/>
  </w:num>
  <w:num w:numId="3" w16cid:durableId="1374118586">
    <w:abstractNumId w:val="48"/>
  </w:num>
  <w:num w:numId="4" w16cid:durableId="885995422">
    <w:abstractNumId w:val="14"/>
  </w:num>
  <w:num w:numId="5" w16cid:durableId="201983628">
    <w:abstractNumId w:val="100"/>
  </w:num>
  <w:num w:numId="6" w16cid:durableId="940451494">
    <w:abstractNumId w:val="57"/>
  </w:num>
  <w:num w:numId="7" w16cid:durableId="352848228">
    <w:abstractNumId w:val="62"/>
  </w:num>
  <w:num w:numId="8" w16cid:durableId="386228826">
    <w:abstractNumId w:val="13"/>
  </w:num>
  <w:num w:numId="9" w16cid:durableId="1081874007">
    <w:abstractNumId w:val="103"/>
  </w:num>
  <w:num w:numId="10" w16cid:durableId="1958756498">
    <w:abstractNumId w:val="107"/>
  </w:num>
  <w:num w:numId="11" w16cid:durableId="540282898">
    <w:abstractNumId w:val="45"/>
  </w:num>
  <w:num w:numId="12" w16cid:durableId="978536210">
    <w:abstractNumId w:val="10"/>
  </w:num>
  <w:num w:numId="13" w16cid:durableId="213468624">
    <w:abstractNumId w:val="39"/>
  </w:num>
  <w:num w:numId="14" w16cid:durableId="55520203">
    <w:abstractNumId w:val="15"/>
  </w:num>
  <w:num w:numId="15" w16cid:durableId="1378503606">
    <w:abstractNumId w:val="0"/>
    <w:lvlOverride w:ilvl="0">
      <w:lvl w:ilvl="0">
        <w:numFmt w:val="none"/>
        <w:pStyle w:val="Bullet1"/>
        <w:lvlText w:val="•"/>
        <w:lvlJc w:val="left"/>
        <w:pPr>
          <w:tabs>
            <w:tab w:val="num" w:pos="360"/>
          </w:tabs>
          <w:ind w:left="360" w:hanging="360"/>
        </w:pPr>
        <w:rPr>
          <w:rFonts w:ascii="Times New Roman" w:hAnsi="Times New Roman" w:hint="default"/>
        </w:rPr>
      </w:lvl>
    </w:lvlOverride>
  </w:num>
  <w:num w:numId="16" w16cid:durableId="1504541750">
    <w:abstractNumId w:val="11"/>
  </w:num>
  <w:num w:numId="17" w16cid:durableId="1216820537">
    <w:abstractNumId w:val="81"/>
  </w:num>
  <w:num w:numId="18" w16cid:durableId="1009137138">
    <w:abstractNumId w:val="9"/>
  </w:num>
  <w:num w:numId="19" w16cid:durableId="595553341">
    <w:abstractNumId w:val="114"/>
  </w:num>
  <w:num w:numId="20" w16cid:durableId="702172521">
    <w:abstractNumId w:val="24"/>
  </w:num>
  <w:num w:numId="21" w16cid:durableId="376005039">
    <w:abstractNumId w:val="54"/>
  </w:num>
  <w:num w:numId="22" w16cid:durableId="503975383">
    <w:abstractNumId w:val="50"/>
  </w:num>
  <w:num w:numId="23" w16cid:durableId="2049337415">
    <w:abstractNumId w:val="12"/>
  </w:num>
  <w:num w:numId="24" w16cid:durableId="964391172">
    <w:abstractNumId w:val="83"/>
  </w:num>
  <w:num w:numId="25" w16cid:durableId="515654516">
    <w:abstractNumId w:val="67"/>
  </w:num>
  <w:num w:numId="26" w16cid:durableId="1422873697">
    <w:abstractNumId w:val="32"/>
  </w:num>
  <w:num w:numId="27" w16cid:durableId="1498763313">
    <w:abstractNumId w:val="23"/>
  </w:num>
  <w:num w:numId="28" w16cid:durableId="1079791070">
    <w:abstractNumId w:val="98"/>
  </w:num>
  <w:num w:numId="29" w16cid:durableId="1233277832">
    <w:abstractNumId w:val="76"/>
  </w:num>
  <w:num w:numId="30" w16cid:durableId="785588940">
    <w:abstractNumId w:val="40"/>
  </w:num>
  <w:num w:numId="31" w16cid:durableId="271132247">
    <w:abstractNumId w:val="82"/>
  </w:num>
  <w:num w:numId="32" w16cid:durableId="971133503">
    <w:abstractNumId w:val="27"/>
  </w:num>
  <w:num w:numId="33" w16cid:durableId="855926651">
    <w:abstractNumId w:val="110"/>
  </w:num>
  <w:num w:numId="34" w16cid:durableId="1629703213">
    <w:abstractNumId w:val="86"/>
  </w:num>
  <w:num w:numId="35" w16cid:durableId="1095172260">
    <w:abstractNumId w:val="105"/>
  </w:num>
  <w:num w:numId="36" w16cid:durableId="1736851918">
    <w:abstractNumId w:val="34"/>
  </w:num>
  <w:num w:numId="37" w16cid:durableId="1982882908">
    <w:abstractNumId w:val="70"/>
  </w:num>
  <w:num w:numId="38" w16cid:durableId="1442263923">
    <w:abstractNumId w:val="49"/>
  </w:num>
  <w:num w:numId="39" w16cid:durableId="122234233">
    <w:abstractNumId w:val="55"/>
  </w:num>
  <w:num w:numId="40" w16cid:durableId="811289378">
    <w:abstractNumId w:val="101"/>
  </w:num>
  <w:num w:numId="41" w16cid:durableId="4784914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396026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50961602">
    <w:abstractNumId w:val="97"/>
  </w:num>
  <w:num w:numId="44" w16cid:durableId="1169827820">
    <w:abstractNumId w:val="41"/>
  </w:num>
  <w:num w:numId="45" w16cid:durableId="1044017729">
    <w:abstractNumId w:val="29"/>
  </w:num>
  <w:num w:numId="46" w16cid:durableId="1445734511">
    <w:abstractNumId w:val="80"/>
  </w:num>
  <w:num w:numId="47" w16cid:durableId="298078600">
    <w:abstractNumId w:val="88"/>
  </w:num>
  <w:num w:numId="48" w16cid:durableId="105084214">
    <w:abstractNumId w:val="66"/>
  </w:num>
  <w:num w:numId="49" w16cid:durableId="460267077">
    <w:abstractNumId w:val="68"/>
  </w:num>
  <w:num w:numId="50" w16cid:durableId="457839871">
    <w:abstractNumId w:val="91"/>
  </w:num>
  <w:num w:numId="51" w16cid:durableId="208687002">
    <w:abstractNumId w:val="47"/>
  </w:num>
  <w:num w:numId="52" w16cid:durableId="572198847">
    <w:abstractNumId w:val="3"/>
  </w:num>
  <w:num w:numId="53" w16cid:durableId="1171485129">
    <w:abstractNumId w:val="33"/>
  </w:num>
  <w:num w:numId="54" w16cid:durableId="643894762">
    <w:abstractNumId w:val="2"/>
  </w:num>
  <w:num w:numId="55" w16cid:durableId="904799058">
    <w:abstractNumId w:val="106"/>
  </w:num>
  <w:num w:numId="56" w16cid:durableId="514463536">
    <w:abstractNumId w:val="60"/>
  </w:num>
  <w:num w:numId="57" w16cid:durableId="1744985097">
    <w:abstractNumId w:val="59"/>
  </w:num>
  <w:num w:numId="58" w16cid:durableId="1940796464">
    <w:abstractNumId w:val="21"/>
  </w:num>
  <w:num w:numId="59" w16cid:durableId="1301767041">
    <w:abstractNumId w:val="63"/>
  </w:num>
  <w:num w:numId="60" w16cid:durableId="969091680">
    <w:abstractNumId w:val="18"/>
  </w:num>
  <w:num w:numId="61" w16cid:durableId="1524636782">
    <w:abstractNumId w:val="89"/>
  </w:num>
  <w:num w:numId="62" w16cid:durableId="423766141">
    <w:abstractNumId w:val="77"/>
  </w:num>
  <w:num w:numId="63" w16cid:durableId="854880863">
    <w:abstractNumId w:val="116"/>
  </w:num>
  <w:num w:numId="64" w16cid:durableId="1835954674">
    <w:abstractNumId w:val="111"/>
  </w:num>
  <w:num w:numId="65" w16cid:durableId="1246497323">
    <w:abstractNumId w:val="42"/>
  </w:num>
  <w:num w:numId="66" w16cid:durableId="1901550335">
    <w:abstractNumId w:val="73"/>
  </w:num>
  <w:num w:numId="67" w16cid:durableId="1784421066">
    <w:abstractNumId w:val="5"/>
  </w:num>
  <w:num w:numId="68" w16cid:durableId="864096486">
    <w:abstractNumId w:val="96"/>
  </w:num>
  <w:num w:numId="69" w16cid:durableId="837965183">
    <w:abstractNumId w:val="99"/>
  </w:num>
  <w:num w:numId="70" w16cid:durableId="375661663">
    <w:abstractNumId w:val="26"/>
  </w:num>
  <w:num w:numId="71" w16cid:durableId="703094714">
    <w:abstractNumId w:val="8"/>
  </w:num>
  <w:num w:numId="72" w16cid:durableId="1706249817">
    <w:abstractNumId w:val="38"/>
  </w:num>
  <w:num w:numId="73" w16cid:durableId="729228585">
    <w:abstractNumId w:val="108"/>
  </w:num>
  <w:num w:numId="74" w16cid:durableId="919751586">
    <w:abstractNumId w:val="75"/>
  </w:num>
  <w:num w:numId="75" w16cid:durableId="496119707">
    <w:abstractNumId w:val="56"/>
  </w:num>
  <w:num w:numId="76" w16cid:durableId="1087045635">
    <w:abstractNumId w:val="113"/>
  </w:num>
  <w:num w:numId="77" w16cid:durableId="711078410">
    <w:abstractNumId w:val="20"/>
  </w:num>
  <w:num w:numId="78" w16cid:durableId="1914000735">
    <w:abstractNumId w:val="79"/>
  </w:num>
  <w:num w:numId="79" w16cid:durableId="394743012">
    <w:abstractNumId w:val="85"/>
  </w:num>
  <w:num w:numId="80" w16cid:durableId="280651953">
    <w:abstractNumId w:val="16"/>
  </w:num>
  <w:num w:numId="81" w16cid:durableId="122621524">
    <w:abstractNumId w:val="25"/>
  </w:num>
  <w:num w:numId="82" w16cid:durableId="1988626615">
    <w:abstractNumId w:val="74"/>
  </w:num>
  <w:num w:numId="83" w16cid:durableId="986016293">
    <w:abstractNumId w:val="109"/>
  </w:num>
  <w:num w:numId="84" w16cid:durableId="1734110953">
    <w:abstractNumId w:val="65"/>
  </w:num>
  <w:num w:numId="85" w16cid:durableId="655916523">
    <w:abstractNumId w:val="44"/>
  </w:num>
  <w:num w:numId="86" w16cid:durableId="41830091">
    <w:abstractNumId w:val="112"/>
  </w:num>
  <w:num w:numId="87" w16cid:durableId="1562331181">
    <w:abstractNumId w:val="28"/>
  </w:num>
  <w:num w:numId="88" w16cid:durableId="519205737">
    <w:abstractNumId w:val="31"/>
  </w:num>
  <w:num w:numId="89" w16cid:durableId="7995852">
    <w:abstractNumId w:val="58"/>
  </w:num>
  <w:num w:numId="90" w16cid:durableId="330111648">
    <w:abstractNumId w:val="37"/>
  </w:num>
  <w:num w:numId="91" w16cid:durableId="900365695">
    <w:abstractNumId w:val="35"/>
  </w:num>
  <w:num w:numId="92" w16cid:durableId="398675004">
    <w:abstractNumId w:val="78"/>
  </w:num>
  <w:num w:numId="93" w16cid:durableId="678118682">
    <w:abstractNumId w:val="71"/>
  </w:num>
  <w:num w:numId="94" w16cid:durableId="1663655997">
    <w:abstractNumId w:val="53"/>
  </w:num>
  <w:num w:numId="95" w16cid:durableId="927546193">
    <w:abstractNumId w:val="69"/>
  </w:num>
  <w:num w:numId="96" w16cid:durableId="1703558768">
    <w:abstractNumId w:val="93"/>
  </w:num>
  <w:num w:numId="97" w16cid:durableId="1786075867">
    <w:abstractNumId w:val="17"/>
  </w:num>
  <w:num w:numId="98" w16cid:durableId="1078794546">
    <w:abstractNumId w:val="51"/>
  </w:num>
  <w:num w:numId="99" w16cid:durableId="44527075">
    <w:abstractNumId w:val="52"/>
  </w:num>
  <w:num w:numId="100" w16cid:durableId="2132169172">
    <w:abstractNumId w:val="115"/>
  </w:num>
  <w:num w:numId="101" w16cid:durableId="54089290">
    <w:abstractNumId w:val="1"/>
  </w:num>
  <w:num w:numId="102" w16cid:durableId="142045119">
    <w:abstractNumId w:val="22"/>
  </w:num>
  <w:num w:numId="103" w16cid:durableId="999424924">
    <w:abstractNumId w:val="61"/>
  </w:num>
  <w:num w:numId="104" w16cid:durableId="1817381020">
    <w:abstractNumId w:val="36"/>
  </w:num>
  <w:num w:numId="105" w16cid:durableId="2128546884">
    <w:abstractNumId w:val="104"/>
  </w:num>
  <w:num w:numId="106" w16cid:durableId="131872395">
    <w:abstractNumId w:val="64"/>
  </w:num>
  <w:num w:numId="107" w16cid:durableId="980815666">
    <w:abstractNumId w:val="43"/>
  </w:num>
  <w:num w:numId="108" w16cid:durableId="537473990">
    <w:abstractNumId w:val="30"/>
  </w:num>
  <w:num w:numId="109" w16cid:durableId="163789639">
    <w:abstractNumId w:val="90"/>
  </w:num>
  <w:num w:numId="110" w16cid:durableId="1733893856">
    <w:abstractNumId w:val="95"/>
  </w:num>
  <w:num w:numId="111" w16cid:durableId="1793745529">
    <w:abstractNumId w:val="19"/>
  </w:num>
  <w:num w:numId="112" w16cid:durableId="937955064">
    <w:abstractNumId w:val="4"/>
  </w:num>
  <w:num w:numId="113" w16cid:durableId="1837375632">
    <w:abstractNumId w:val="102"/>
  </w:num>
  <w:num w:numId="114" w16cid:durableId="1137986854">
    <w:abstractNumId w:val="92"/>
  </w:num>
  <w:num w:numId="115" w16cid:durableId="547498578">
    <w:abstractNumId w:val="94"/>
  </w:num>
  <w:num w:numId="116" w16cid:durableId="583801439">
    <w:abstractNumId w:val="84"/>
  </w:num>
  <w:num w:numId="117" w16cid:durableId="544870200">
    <w:abstractNumId w:val="6"/>
  </w:num>
  <w:numIdMacAtCleanup w:val="1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iGo Legal">
    <w15:presenceInfo w15:providerId="None" w15:userId="IndiGo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Formatting/>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69"/>
    <w:rsid w:val="00000672"/>
    <w:rsid w:val="00001816"/>
    <w:rsid w:val="00002365"/>
    <w:rsid w:val="00002709"/>
    <w:rsid w:val="0000374F"/>
    <w:rsid w:val="00004970"/>
    <w:rsid w:val="00005195"/>
    <w:rsid w:val="000052ED"/>
    <w:rsid w:val="000058A3"/>
    <w:rsid w:val="00006141"/>
    <w:rsid w:val="0000637B"/>
    <w:rsid w:val="000064E8"/>
    <w:rsid w:val="00006645"/>
    <w:rsid w:val="00006992"/>
    <w:rsid w:val="00006AA7"/>
    <w:rsid w:val="00006D63"/>
    <w:rsid w:val="00007334"/>
    <w:rsid w:val="000074EA"/>
    <w:rsid w:val="000100C3"/>
    <w:rsid w:val="000100E7"/>
    <w:rsid w:val="00011F91"/>
    <w:rsid w:val="00013DC1"/>
    <w:rsid w:val="0001404C"/>
    <w:rsid w:val="0001503E"/>
    <w:rsid w:val="00017919"/>
    <w:rsid w:val="00017A17"/>
    <w:rsid w:val="00017C7B"/>
    <w:rsid w:val="00017CFF"/>
    <w:rsid w:val="00017E2A"/>
    <w:rsid w:val="00020124"/>
    <w:rsid w:val="00020B62"/>
    <w:rsid w:val="00021E4E"/>
    <w:rsid w:val="00022128"/>
    <w:rsid w:val="000225C6"/>
    <w:rsid w:val="0002267F"/>
    <w:rsid w:val="0002280C"/>
    <w:rsid w:val="00022F31"/>
    <w:rsid w:val="000238AE"/>
    <w:rsid w:val="000241F8"/>
    <w:rsid w:val="000243B2"/>
    <w:rsid w:val="000245D7"/>
    <w:rsid w:val="00025983"/>
    <w:rsid w:val="00026F15"/>
    <w:rsid w:val="00027CA6"/>
    <w:rsid w:val="00030535"/>
    <w:rsid w:val="00030839"/>
    <w:rsid w:val="000323D7"/>
    <w:rsid w:val="00032420"/>
    <w:rsid w:val="00033E77"/>
    <w:rsid w:val="00034A1F"/>
    <w:rsid w:val="00034DD0"/>
    <w:rsid w:val="00034F65"/>
    <w:rsid w:val="00034FDB"/>
    <w:rsid w:val="00035390"/>
    <w:rsid w:val="00035CA2"/>
    <w:rsid w:val="000360F9"/>
    <w:rsid w:val="000364A8"/>
    <w:rsid w:val="000374F9"/>
    <w:rsid w:val="00037842"/>
    <w:rsid w:val="000379F6"/>
    <w:rsid w:val="00037CAC"/>
    <w:rsid w:val="000403F5"/>
    <w:rsid w:val="000409A6"/>
    <w:rsid w:val="00040E5B"/>
    <w:rsid w:val="00041026"/>
    <w:rsid w:val="000415BD"/>
    <w:rsid w:val="00041890"/>
    <w:rsid w:val="00041E55"/>
    <w:rsid w:val="00042842"/>
    <w:rsid w:val="00042DD9"/>
    <w:rsid w:val="00043EDC"/>
    <w:rsid w:val="0004402B"/>
    <w:rsid w:val="000440EC"/>
    <w:rsid w:val="00044902"/>
    <w:rsid w:val="00044C6F"/>
    <w:rsid w:val="00044E29"/>
    <w:rsid w:val="00045048"/>
    <w:rsid w:val="000460EE"/>
    <w:rsid w:val="0004677D"/>
    <w:rsid w:val="00046A93"/>
    <w:rsid w:val="000470A1"/>
    <w:rsid w:val="000473E3"/>
    <w:rsid w:val="00050015"/>
    <w:rsid w:val="0005016F"/>
    <w:rsid w:val="00050F2F"/>
    <w:rsid w:val="00051816"/>
    <w:rsid w:val="00051AA6"/>
    <w:rsid w:val="00051DE9"/>
    <w:rsid w:val="00051FE8"/>
    <w:rsid w:val="00052FD4"/>
    <w:rsid w:val="00053C1C"/>
    <w:rsid w:val="00053C80"/>
    <w:rsid w:val="00053DD8"/>
    <w:rsid w:val="00054720"/>
    <w:rsid w:val="000548DF"/>
    <w:rsid w:val="00054E1A"/>
    <w:rsid w:val="00055C08"/>
    <w:rsid w:val="00056512"/>
    <w:rsid w:val="0005779A"/>
    <w:rsid w:val="00057B04"/>
    <w:rsid w:val="000602E6"/>
    <w:rsid w:val="000606CD"/>
    <w:rsid w:val="00060C1A"/>
    <w:rsid w:val="00061452"/>
    <w:rsid w:val="0006192E"/>
    <w:rsid w:val="00061BC0"/>
    <w:rsid w:val="00063415"/>
    <w:rsid w:val="00063428"/>
    <w:rsid w:val="0006396D"/>
    <w:rsid w:val="000639E2"/>
    <w:rsid w:val="00063DD2"/>
    <w:rsid w:val="000644C4"/>
    <w:rsid w:val="00064F49"/>
    <w:rsid w:val="000662B6"/>
    <w:rsid w:val="00067B37"/>
    <w:rsid w:val="00070418"/>
    <w:rsid w:val="0007182B"/>
    <w:rsid w:val="00071A81"/>
    <w:rsid w:val="00071D6F"/>
    <w:rsid w:val="00072299"/>
    <w:rsid w:val="00072B51"/>
    <w:rsid w:val="00072C04"/>
    <w:rsid w:val="00072CC6"/>
    <w:rsid w:val="00072D25"/>
    <w:rsid w:val="00073732"/>
    <w:rsid w:val="000749C0"/>
    <w:rsid w:val="000757F8"/>
    <w:rsid w:val="00075A26"/>
    <w:rsid w:val="00075E37"/>
    <w:rsid w:val="00075F97"/>
    <w:rsid w:val="000762B8"/>
    <w:rsid w:val="000767C9"/>
    <w:rsid w:val="00076D97"/>
    <w:rsid w:val="00076DD1"/>
    <w:rsid w:val="00081FB6"/>
    <w:rsid w:val="00081FCA"/>
    <w:rsid w:val="00082D55"/>
    <w:rsid w:val="00083E33"/>
    <w:rsid w:val="00083F12"/>
    <w:rsid w:val="000848AE"/>
    <w:rsid w:val="000853B6"/>
    <w:rsid w:val="000854E3"/>
    <w:rsid w:val="0008688F"/>
    <w:rsid w:val="00086ED8"/>
    <w:rsid w:val="000873B6"/>
    <w:rsid w:val="0009003D"/>
    <w:rsid w:val="00090505"/>
    <w:rsid w:val="00090DD8"/>
    <w:rsid w:val="000924D9"/>
    <w:rsid w:val="00092722"/>
    <w:rsid w:val="00092D00"/>
    <w:rsid w:val="00092EA7"/>
    <w:rsid w:val="000938C1"/>
    <w:rsid w:val="00093E3C"/>
    <w:rsid w:val="00094218"/>
    <w:rsid w:val="000944BD"/>
    <w:rsid w:val="00094809"/>
    <w:rsid w:val="0009484E"/>
    <w:rsid w:val="0009693B"/>
    <w:rsid w:val="00097712"/>
    <w:rsid w:val="00097903"/>
    <w:rsid w:val="00097A4D"/>
    <w:rsid w:val="000A0AAB"/>
    <w:rsid w:val="000A0EE4"/>
    <w:rsid w:val="000A0FE7"/>
    <w:rsid w:val="000A1408"/>
    <w:rsid w:val="000A1C08"/>
    <w:rsid w:val="000A20E4"/>
    <w:rsid w:val="000A23C0"/>
    <w:rsid w:val="000A24CF"/>
    <w:rsid w:val="000A2CF6"/>
    <w:rsid w:val="000A35AD"/>
    <w:rsid w:val="000A3860"/>
    <w:rsid w:val="000A3872"/>
    <w:rsid w:val="000A3C7E"/>
    <w:rsid w:val="000A4312"/>
    <w:rsid w:val="000A4351"/>
    <w:rsid w:val="000A4D70"/>
    <w:rsid w:val="000A5521"/>
    <w:rsid w:val="000A574D"/>
    <w:rsid w:val="000A5EDA"/>
    <w:rsid w:val="000A66E4"/>
    <w:rsid w:val="000A6C25"/>
    <w:rsid w:val="000A6EDE"/>
    <w:rsid w:val="000A78AD"/>
    <w:rsid w:val="000B01FA"/>
    <w:rsid w:val="000B0670"/>
    <w:rsid w:val="000B17FA"/>
    <w:rsid w:val="000B30B1"/>
    <w:rsid w:val="000B34E8"/>
    <w:rsid w:val="000B51BC"/>
    <w:rsid w:val="000B5384"/>
    <w:rsid w:val="000B54DD"/>
    <w:rsid w:val="000B5700"/>
    <w:rsid w:val="000B58E1"/>
    <w:rsid w:val="000B5EF0"/>
    <w:rsid w:val="000B637B"/>
    <w:rsid w:val="000B649E"/>
    <w:rsid w:val="000B79AC"/>
    <w:rsid w:val="000B7A82"/>
    <w:rsid w:val="000C0334"/>
    <w:rsid w:val="000C0442"/>
    <w:rsid w:val="000C0B3E"/>
    <w:rsid w:val="000C0F84"/>
    <w:rsid w:val="000C1ADB"/>
    <w:rsid w:val="000C23AD"/>
    <w:rsid w:val="000C29EF"/>
    <w:rsid w:val="000C2E45"/>
    <w:rsid w:val="000C34F8"/>
    <w:rsid w:val="000C439F"/>
    <w:rsid w:val="000C583B"/>
    <w:rsid w:val="000C5D2D"/>
    <w:rsid w:val="000C6CC2"/>
    <w:rsid w:val="000C709F"/>
    <w:rsid w:val="000C7948"/>
    <w:rsid w:val="000C7F7E"/>
    <w:rsid w:val="000D065A"/>
    <w:rsid w:val="000D0773"/>
    <w:rsid w:val="000D1107"/>
    <w:rsid w:val="000D1315"/>
    <w:rsid w:val="000D1569"/>
    <w:rsid w:val="000D40A4"/>
    <w:rsid w:val="000D4B82"/>
    <w:rsid w:val="000D5AA2"/>
    <w:rsid w:val="000D5B73"/>
    <w:rsid w:val="000D5BFA"/>
    <w:rsid w:val="000D5C86"/>
    <w:rsid w:val="000D5FDC"/>
    <w:rsid w:val="000D7D9F"/>
    <w:rsid w:val="000E01A8"/>
    <w:rsid w:val="000E0FA5"/>
    <w:rsid w:val="000E1B51"/>
    <w:rsid w:val="000E1FA4"/>
    <w:rsid w:val="000E339E"/>
    <w:rsid w:val="000E3887"/>
    <w:rsid w:val="000E3AE6"/>
    <w:rsid w:val="000E56CC"/>
    <w:rsid w:val="000E6740"/>
    <w:rsid w:val="000E6BDA"/>
    <w:rsid w:val="000E6FD3"/>
    <w:rsid w:val="000E7C8D"/>
    <w:rsid w:val="000F0701"/>
    <w:rsid w:val="000F088C"/>
    <w:rsid w:val="000F0B52"/>
    <w:rsid w:val="000F162C"/>
    <w:rsid w:val="000F1793"/>
    <w:rsid w:val="000F18C4"/>
    <w:rsid w:val="000F1C39"/>
    <w:rsid w:val="000F21C1"/>
    <w:rsid w:val="000F235E"/>
    <w:rsid w:val="000F3735"/>
    <w:rsid w:val="000F3A8E"/>
    <w:rsid w:val="000F3D63"/>
    <w:rsid w:val="000F44DA"/>
    <w:rsid w:val="000F6669"/>
    <w:rsid w:val="000F6F85"/>
    <w:rsid w:val="000F71B7"/>
    <w:rsid w:val="000F7358"/>
    <w:rsid w:val="000F7552"/>
    <w:rsid w:val="000F78A2"/>
    <w:rsid w:val="000F7F0D"/>
    <w:rsid w:val="00100F48"/>
    <w:rsid w:val="001013D1"/>
    <w:rsid w:val="001013DF"/>
    <w:rsid w:val="00101844"/>
    <w:rsid w:val="00101A1A"/>
    <w:rsid w:val="00101F84"/>
    <w:rsid w:val="00102AFB"/>
    <w:rsid w:val="00104024"/>
    <w:rsid w:val="00104CCF"/>
    <w:rsid w:val="001061C2"/>
    <w:rsid w:val="00106480"/>
    <w:rsid w:val="00106C6C"/>
    <w:rsid w:val="00107610"/>
    <w:rsid w:val="001076B9"/>
    <w:rsid w:val="00110471"/>
    <w:rsid w:val="0011114B"/>
    <w:rsid w:val="00111EA1"/>
    <w:rsid w:val="001128D5"/>
    <w:rsid w:val="00113185"/>
    <w:rsid w:val="00113F14"/>
    <w:rsid w:val="0011427B"/>
    <w:rsid w:val="0011479F"/>
    <w:rsid w:val="001147AD"/>
    <w:rsid w:val="00114EAD"/>
    <w:rsid w:val="00114F9F"/>
    <w:rsid w:val="00115A88"/>
    <w:rsid w:val="001165D3"/>
    <w:rsid w:val="00116693"/>
    <w:rsid w:val="001166A8"/>
    <w:rsid w:val="00116CB4"/>
    <w:rsid w:val="0012244E"/>
    <w:rsid w:val="00122E53"/>
    <w:rsid w:val="001238F0"/>
    <w:rsid w:val="00123CE6"/>
    <w:rsid w:val="00123D66"/>
    <w:rsid w:val="00123F3E"/>
    <w:rsid w:val="0012404B"/>
    <w:rsid w:val="001243ED"/>
    <w:rsid w:val="0012445E"/>
    <w:rsid w:val="00124754"/>
    <w:rsid w:val="001258F4"/>
    <w:rsid w:val="00125DAC"/>
    <w:rsid w:val="00126B56"/>
    <w:rsid w:val="001270EA"/>
    <w:rsid w:val="001271D5"/>
    <w:rsid w:val="0013025E"/>
    <w:rsid w:val="00130F59"/>
    <w:rsid w:val="00131C39"/>
    <w:rsid w:val="00131DEF"/>
    <w:rsid w:val="00133061"/>
    <w:rsid w:val="0013347C"/>
    <w:rsid w:val="00133506"/>
    <w:rsid w:val="00133A80"/>
    <w:rsid w:val="00133CD0"/>
    <w:rsid w:val="00133F50"/>
    <w:rsid w:val="00133FEA"/>
    <w:rsid w:val="00134584"/>
    <w:rsid w:val="001355F1"/>
    <w:rsid w:val="001358EE"/>
    <w:rsid w:val="00135934"/>
    <w:rsid w:val="00136A51"/>
    <w:rsid w:val="00136C39"/>
    <w:rsid w:val="001371AB"/>
    <w:rsid w:val="00137248"/>
    <w:rsid w:val="001377D0"/>
    <w:rsid w:val="00140379"/>
    <w:rsid w:val="00141013"/>
    <w:rsid w:val="0014136B"/>
    <w:rsid w:val="001415FC"/>
    <w:rsid w:val="00143F33"/>
    <w:rsid w:val="001442DE"/>
    <w:rsid w:val="001448A8"/>
    <w:rsid w:val="001449DE"/>
    <w:rsid w:val="00144A67"/>
    <w:rsid w:val="00144AFA"/>
    <w:rsid w:val="001453AC"/>
    <w:rsid w:val="0014595B"/>
    <w:rsid w:val="001463F1"/>
    <w:rsid w:val="00146BC5"/>
    <w:rsid w:val="001509DD"/>
    <w:rsid w:val="001509ED"/>
    <w:rsid w:val="00150E26"/>
    <w:rsid w:val="00150EE8"/>
    <w:rsid w:val="0015142E"/>
    <w:rsid w:val="00151D44"/>
    <w:rsid w:val="001524D1"/>
    <w:rsid w:val="0015287D"/>
    <w:rsid w:val="0015401E"/>
    <w:rsid w:val="0015479F"/>
    <w:rsid w:val="00154861"/>
    <w:rsid w:val="001549D6"/>
    <w:rsid w:val="00154C33"/>
    <w:rsid w:val="00154C52"/>
    <w:rsid w:val="00155419"/>
    <w:rsid w:val="001555CC"/>
    <w:rsid w:val="001558BF"/>
    <w:rsid w:val="001571A5"/>
    <w:rsid w:val="001571DC"/>
    <w:rsid w:val="0015787A"/>
    <w:rsid w:val="00157C59"/>
    <w:rsid w:val="001612F8"/>
    <w:rsid w:val="00161422"/>
    <w:rsid w:val="00162247"/>
    <w:rsid w:val="00162554"/>
    <w:rsid w:val="00162743"/>
    <w:rsid w:val="00162941"/>
    <w:rsid w:val="00163366"/>
    <w:rsid w:val="00163BA1"/>
    <w:rsid w:val="00165906"/>
    <w:rsid w:val="00165E6F"/>
    <w:rsid w:val="0016643A"/>
    <w:rsid w:val="0016685A"/>
    <w:rsid w:val="00166B82"/>
    <w:rsid w:val="00166D5E"/>
    <w:rsid w:val="00166F34"/>
    <w:rsid w:val="00167E33"/>
    <w:rsid w:val="001704E7"/>
    <w:rsid w:val="001721D7"/>
    <w:rsid w:val="00172461"/>
    <w:rsid w:val="001731D0"/>
    <w:rsid w:val="001739B5"/>
    <w:rsid w:val="001740E3"/>
    <w:rsid w:val="00174572"/>
    <w:rsid w:val="00174F8C"/>
    <w:rsid w:val="0017574F"/>
    <w:rsid w:val="00175850"/>
    <w:rsid w:val="0017683A"/>
    <w:rsid w:val="00176A84"/>
    <w:rsid w:val="00176F08"/>
    <w:rsid w:val="00177A1A"/>
    <w:rsid w:val="00177C71"/>
    <w:rsid w:val="00181623"/>
    <w:rsid w:val="0018231D"/>
    <w:rsid w:val="00182478"/>
    <w:rsid w:val="00182544"/>
    <w:rsid w:val="001829EC"/>
    <w:rsid w:val="00182FA7"/>
    <w:rsid w:val="00183034"/>
    <w:rsid w:val="00184499"/>
    <w:rsid w:val="00184DBD"/>
    <w:rsid w:val="00185B7A"/>
    <w:rsid w:val="00185EB9"/>
    <w:rsid w:val="00185F9F"/>
    <w:rsid w:val="001865F8"/>
    <w:rsid w:val="00187153"/>
    <w:rsid w:val="0018737F"/>
    <w:rsid w:val="00187785"/>
    <w:rsid w:val="00187D99"/>
    <w:rsid w:val="00187E4B"/>
    <w:rsid w:val="0019028D"/>
    <w:rsid w:val="00191395"/>
    <w:rsid w:val="00191603"/>
    <w:rsid w:val="00191B1B"/>
    <w:rsid w:val="001923CF"/>
    <w:rsid w:val="00192B95"/>
    <w:rsid w:val="0019372C"/>
    <w:rsid w:val="001947FA"/>
    <w:rsid w:val="00194D4B"/>
    <w:rsid w:val="00195009"/>
    <w:rsid w:val="00195914"/>
    <w:rsid w:val="00196275"/>
    <w:rsid w:val="001963C7"/>
    <w:rsid w:val="00196ACB"/>
    <w:rsid w:val="00197F1B"/>
    <w:rsid w:val="001A02CD"/>
    <w:rsid w:val="001A0918"/>
    <w:rsid w:val="001A0B42"/>
    <w:rsid w:val="001A11B0"/>
    <w:rsid w:val="001A17C2"/>
    <w:rsid w:val="001A2052"/>
    <w:rsid w:val="001A2935"/>
    <w:rsid w:val="001A2AE8"/>
    <w:rsid w:val="001A3E65"/>
    <w:rsid w:val="001A4B49"/>
    <w:rsid w:val="001A4C5D"/>
    <w:rsid w:val="001A5292"/>
    <w:rsid w:val="001A7A8F"/>
    <w:rsid w:val="001A7FED"/>
    <w:rsid w:val="001B0DCF"/>
    <w:rsid w:val="001B1400"/>
    <w:rsid w:val="001B15F2"/>
    <w:rsid w:val="001B16B1"/>
    <w:rsid w:val="001B1793"/>
    <w:rsid w:val="001B25F8"/>
    <w:rsid w:val="001B284D"/>
    <w:rsid w:val="001B3139"/>
    <w:rsid w:val="001B4199"/>
    <w:rsid w:val="001B43C8"/>
    <w:rsid w:val="001B4495"/>
    <w:rsid w:val="001B45A6"/>
    <w:rsid w:val="001B4A1E"/>
    <w:rsid w:val="001B4A85"/>
    <w:rsid w:val="001B4F3D"/>
    <w:rsid w:val="001B5460"/>
    <w:rsid w:val="001B6367"/>
    <w:rsid w:val="001B6710"/>
    <w:rsid w:val="001B6844"/>
    <w:rsid w:val="001B6D69"/>
    <w:rsid w:val="001B72E7"/>
    <w:rsid w:val="001C01E7"/>
    <w:rsid w:val="001C0313"/>
    <w:rsid w:val="001C06E9"/>
    <w:rsid w:val="001C13D7"/>
    <w:rsid w:val="001C205E"/>
    <w:rsid w:val="001C23C7"/>
    <w:rsid w:val="001C3C5E"/>
    <w:rsid w:val="001C3FCE"/>
    <w:rsid w:val="001C5677"/>
    <w:rsid w:val="001C6866"/>
    <w:rsid w:val="001C68DF"/>
    <w:rsid w:val="001C6EA2"/>
    <w:rsid w:val="001D02D1"/>
    <w:rsid w:val="001D061F"/>
    <w:rsid w:val="001D0CB2"/>
    <w:rsid w:val="001D1409"/>
    <w:rsid w:val="001D18EF"/>
    <w:rsid w:val="001D2392"/>
    <w:rsid w:val="001D2589"/>
    <w:rsid w:val="001D258C"/>
    <w:rsid w:val="001D296F"/>
    <w:rsid w:val="001D3337"/>
    <w:rsid w:val="001D3D94"/>
    <w:rsid w:val="001D3F4B"/>
    <w:rsid w:val="001D4875"/>
    <w:rsid w:val="001D4BEF"/>
    <w:rsid w:val="001D5241"/>
    <w:rsid w:val="001D5593"/>
    <w:rsid w:val="001D5EC3"/>
    <w:rsid w:val="001D5FED"/>
    <w:rsid w:val="001D65E8"/>
    <w:rsid w:val="001D6C25"/>
    <w:rsid w:val="001D7195"/>
    <w:rsid w:val="001D77E2"/>
    <w:rsid w:val="001D7C61"/>
    <w:rsid w:val="001D7CEA"/>
    <w:rsid w:val="001E1121"/>
    <w:rsid w:val="001E1E31"/>
    <w:rsid w:val="001E22E8"/>
    <w:rsid w:val="001E22EC"/>
    <w:rsid w:val="001E2329"/>
    <w:rsid w:val="001E29B3"/>
    <w:rsid w:val="001E3941"/>
    <w:rsid w:val="001E3981"/>
    <w:rsid w:val="001E3989"/>
    <w:rsid w:val="001E3F0E"/>
    <w:rsid w:val="001E4A16"/>
    <w:rsid w:val="001E55AC"/>
    <w:rsid w:val="001E564A"/>
    <w:rsid w:val="001E56E9"/>
    <w:rsid w:val="001E589B"/>
    <w:rsid w:val="001E5D3A"/>
    <w:rsid w:val="001E6214"/>
    <w:rsid w:val="001E630E"/>
    <w:rsid w:val="001E6A59"/>
    <w:rsid w:val="001E7034"/>
    <w:rsid w:val="001E726D"/>
    <w:rsid w:val="001E7345"/>
    <w:rsid w:val="001F1229"/>
    <w:rsid w:val="001F2870"/>
    <w:rsid w:val="001F2EB5"/>
    <w:rsid w:val="001F3182"/>
    <w:rsid w:val="001F3A7C"/>
    <w:rsid w:val="001F3E32"/>
    <w:rsid w:val="001F41C3"/>
    <w:rsid w:val="001F442A"/>
    <w:rsid w:val="001F479E"/>
    <w:rsid w:val="001F4F41"/>
    <w:rsid w:val="001F5759"/>
    <w:rsid w:val="001F5ACF"/>
    <w:rsid w:val="001F5E8F"/>
    <w:rsid w:val="001F6185"/>
    <w:rsid w:val="001F6317"/>
    <w:rsid w:val="001F7674"/>
    <w:rsid w:val="001F7878"/>
    <w:rsid w:val="001F7C45"/>
    <w:rsid w:val="001F7F98"/>
    <w:rsid w:val="00200446"/>
    <w:rsid w:val="00200C09"/>
    <w:rsid w:val="00200F1F"/>
    <w:rsid w:val="00201367"/>
    <w:rsid w:val="00201400"/>
    <w:rsid w:val="002020B4"/>
    <w:rsid w:val="002027CA"/>
    <w:rsid w:val="002035B0"/>
    <w:rsid w:val="002036EA"/>
    <w:rsid w:val="00203C49"/>
    <w:rsid w:val="00203FDA"/>
    <w:rsid w:val="00204236"/>
    <w:rsid w:val="00204777"/>
    <w:rsid w:val="00204A32"/>
    <w:rsid w:val="002050C8"/>
    <w:rsid w:val="0020578E"/>
    <w:rsid w:val="00205B2E"/>
    <w:rsid w:val="00205DE9"/>
    <w:rsid w:val="00206454"/>
    <w:rsid w:val="002103E8"/>
    <w:rsid w:val="00210A81"/>
    <w:rsid w:val="00211030"/>
    <w:rsid w:val="002123E3"/>
    <w:rsid w:val="0021298C"/>
    <w:rsid w:val="0021491A"/>
    <w:rsid w:val="00214A68"/>
    <w:rsid w:val="00215371"/>
    <w:rsid w:val="002158F2"/>
    <w:rsid w:val="00215A78"/>
    <w:rsid w:val="00216485"/>
    <w:rsid w:val="00216A98"/>
    <w:rsid w:val="00216E27"/>
    <w:rsid w:val="00216E3C"/>
    <w:rsid w:val="0021701C"/>
    <w:rsid w:val="0021761D"/>
    <w:rsid w:val="00220DA3"/>
    <w:rsid w:val="00220EDD"/>
    <w:rsid w:val="00221E76"/>
    <w:rsid w:val="002233F7"/>
    <w:rsid w:val="002238DC"/>
    <w:rsid w:val="00223E17"/>
    <w:rsid w:val="00223FEF"/>
    <w:rsid w:val="00223FFC"/>
    <w:rsid w:val="00224BAC"/>
    <w:rsid w:val="00224D78"/>
    <w:rsid w:val="002252F1"/>
    <w:rsid w:val="00225342"/>
    <w:rsid w:val="00225E5F"/>
    <w:rsid w:val="00227E8F"/>
    <w:rsid w:val="0023097E"/>
    <w:rsid w:val="00230B99"/>
    <w:rsid w:val="00231B2A"/>
    <w:rsid w:val="00231C4D"/>
    <w:rsid w:val="00232244"/>
    <w:rsid w:val="00232445"/>
    <w:rsid w:val="00232B0E"/>
    <w:rsid w:val="002331CB"/>
    <w:rsid w:val="002334CB"/>
    <w:rsid w:val="00233933"/>
    <w:rsid w:val="00233E9C"/>
    <w:rsid w:val="002347BE"/>
    <w:rsid w:val="00234AE2"/>
    <w:rsid w:val="00234B57"/>
    <w:rsid w:val="00234DCE"/>
    <w:rsid w:val="00234EB3"/>
    <w:rsid w:val="002357C4"/>
    <w:rsid w:val="00235926"/>
    <w:rsid w:val="00235C50"/>
    <w:rsid w:val="00235CD2"/>
    <w:rsid w:val="002363D0"/>
    <w:rsid w:val="00236726"/>
    <w:rsid w:val="00236D41"/>
    <w:rsid w:val="00237181"/>
    <w:rsid w:val="002375F2"/>
    <w:rsid w:val="00237E5F"/>
    <w:rsid w:val="00240322"/>
    <w:rsid w:val="00240445"/>
    <w:rsid w:val="00240970"/>
    <w:rsid w:val="00240A99"/>
    <w:rsid w:val="00240DEB"/>
    <w:rsid w:val="002410C3"/>
    <w:rsid w:val="00241C53"/>
    <w:rsid w:val="00241E71"/>
    <w:rsid w:val="00242342"/>
    <w:rsid w:val="00242A26"/>
    <w:rsid w:val="00242B17"/>
    <w:rsid w:val="00242B35"/>
    <w:rsid w:val="00242E82"/>
    <w:rsid w:val="0024334D"/>
    <w:rsid w:val="002437E0"/>
    <w:rsid w:val="0024516A"/>
    <w:rsid w:val="00246637"/>
    <w:rsid w:val="00246FE2"/>
    <w:rsid w:val="00247DE0"/>
    <w:rsid w:val="00247EDF"/>
    <w:rsid w:val="002503E8"/>
    <w:rsid w:val="0025044B"/>
    <w:rsid w:val="00250B1B"/>
    <w:rsid w:val="00252A96"/>
    <w:rsid w:val="00252E0F"/>
    <w:rsid w:val="00254B32"/>
    <w:rsid w:val="00255803"/>
    <w:rsid w:val="00255A2E"/>
    <w:rsid w:val="002567FE"/>
    <w:rsid w:val="00256C08"/>
    <w:rsid w:val="0025733A"/>
    <w:rsid w:val="00257750"/>
    <w:rsid w:val="00257751"/>
    <w:rsid w:val="00257B30"/>
    <w:rsid w:val="00257B52"/>
    <w:rsid w:val="00257BFC"/>
    <w:rsid w:val="00260CDD"/>
    <w:rsid w:val="002621C5"/>
    <w:rsid w:val="002624E2"/>
    <w:rsid w:val="002626D5"/>
    <w:rsid w:val="00263547"/>
    <w:rsid w:val="002635CB"/>
    <w:rsid w:val="002638A6"/>
    <w:rsid w:val="00263D9B"/>
    <w:rsid w:val="002643FF"/>
    <w:rsid w:val="00264B7A"/>
    <w:rsid w:val="00265054"/>
    <w:rsid w:val="00265147"/>
    <w:rsid w:val="00265393"/>
    <w:rsid w:val="00265B1D"/>
    <w:rsid w:val="00265E88"/>
    <w:rsid w:val="002665AC"/>
    <w:rsid w:val="00266AC0"/>
    <w:rsid w:val="002705FA"/>
    <w:rsid w:val="00270A0F"/>
    <w:rsid w:val="002712E3"/>
    <w:rsid w:val="00271CA4"/>
    <w:rsid w:val="00272CB0"/>
    <w:rsid w:val="00272E76"/>
    <w:rsid w:val="00272EF7"/>
    <w:rsid w:val="00274C32"/>
    <w:rsid w:val="00276428"/>
    <w:rsid w:val="00276458"/>
    <w:rsid w:val="002767C6"/>
    <w:rsid w:val="00276DB9"/>
    <w:rsid w:val="00276DF5"/>
    <w:rsid w:val="00276FD4"/>
    <w:rsid w:val="0027714C"/>
    <w:rsid w:val="002778B4"/>
    <w:rsid w:val="0028057D"/>
    <w:rsid w:val="00280EA2"/>
    <w:rsid w:val="002814C4"/>
    <w:rsid w:val="00281668"/>
    <w:rsid w:val="0028179B"/>
    <w:rsid w:val="00281CFC"/>
    <w:rsid w:val="0028262B"/>
    <w:rsid w:val="002829C6"/>
    <w:rsid w:val="00282C34"/>
    <w:rsid w:val="002839D1"/>
    <w:rsid w:val="00283A9C"/>
    <w:rsid w:val="00283C97"/>
    <w:rsid w:val="002856AD"/>
    <w:rsid w:val="0028587F"/>
    <w:rsid w:val="00285B27"/>
    <w:rsid w:val="00286ED2"/>
    <w:rsid w:val="00287077"/>
    <w:rsid w:val="00287095"/>
    <w:rsid w:val="00287465"/>
    <w:rsid w:val="00287705"/>
    <w:rsid w:val="002879A0"/>
    <w:rsid w:val="0029068A"/>
    <w:rsid w:val="002909EB"/>
    <w:rsid w:val="0029178D"/>
    <w:rsid w:val="00291882"/>
    <w:rsid w:val="00292004"/>
    <w:rsid w:val="00292462"/>
    <w:rsid w:val="002925CB"/>
    <w:rsid w:val="00292C2F"/>
    <w:rsid w:val="00292C6C"/>
    <w:rsid w:val="002930D1"/>
    <w:rsid w:val="0029352F"/>
    <w:rsid w:val="00293693"/>
    <w:rsid w:val="002939B0"/>
    <w:rsid w:val="00293A9D"/>
    <w:rsid w:val="00294491"/>
    <w:rsid w:val="002964B2"/>
    <w:rsid w:val="002970A2"/>
    <w:rsid w:val="002A1235"/>
    <w:rsid w:val="002A1529"/>
    <w:rsid w:val="002A28BA"/>
    <w:rsid w:val="002A31CC"/>
    <w:rsid w:val="002A3471"/>
    <w:rsid w:val="002A3BD7"/>
    <w:rsid w:val="002A3CE5"/>
    <w:rsid w:val="002A3F5E"/>
    <w:rsid w:val="002A451D"/>
    <w:rsid w:val="002A5249"/>
    <w:rsid w:val="002A5A1F"/>
    <w:rsid w:val="002A62EC"/>
    <w:rsid w:val="002A726A"/>
    <w:rsid w:val="002A75A8"/>
    <w:rsid w:val="002A75EB"/>
    <w:rsid w:val="002A7E58"/>
    <w:rsid w:val="002B107B"/>
    <w:rsid w:val="002B2317"/>
    <w:rsid w:val="002B3A3F"/>
    <w:rsid w:val="002B4176"/>
    <w:rsid w:val="002B49C0"/>
    <w:rsid w:val="002B56D4"/>
    <w:rsid w:val="002B58F6"/>
    <w:rsid w:val="002B5B10"/>
    <w:rsid w:val="002B6ADA"/>
    <w:rsid w:val="002B6E74"/>
    <w:rsid w:val="002B70B9"/>
    <w:rsid w:val="002B76D3"/>
    <w:rsid w:val="002B7D2C"/>
    <w:rsid w:val="002C00A8"/>
    <w:rsid w:val="002C0349"/>
    <w:rsid w:val="002C0DBD"/>
    <w:rsid w:val="002C1725"/>
    <w:rsid w:val="002C172C"/>
    <w:rsid w:val="002C216A"/>
    <w:rsid w:val="002C3D32"/>
    <w:rsid w:val="002C4438"/>
    <w:rsid w:val="002C47DE"/>
    <w:rsid w:val="002C5084"/>
    <w:rsid w:val="002C590F"/>
    <w:rsid w:val="002C592D"/>
    <w:rsid w:val="002C5E71"/>
    <w:rsid w:val="002C69EB"/>
    <w:rsid w:val="002C72C9"/>
    <w:rsid w:val="002C7BC1"/>
    <w:rsid w:val="002C7EF2"/>
    <w:rsid w:val="002D0CFD"/>
    <w:rsid w:val="002D10F2"/>
    <w:rsid w:val="002D1D3F"/>
    <w:rsid w:val="002D2112"/>
    <w:rsid w:val="002D2B77"/>
    <w:rsid w:val="002D2E40"/>
    <w:rsid w:val="002D3CA5"/>
    <w:rsid w:val="002D3FBE"/>
    <w:rsid w:val="002D3FE7"/>
    <w:rsid w:val="002D53BA"/>
    <w:rsid w:val="002D5A47"/>
    <w:rsid w:val="002D5D80"/>
    <w:rsid w:val="002D69DF"/>
    <w:rsid w:val="002D6D40"/>
    <w:rsid w:val="002D6F9A"/>
    <w:rsid w:val="002D7025"/>
    <w:rsid w:val="002D7570"/>
    <w:rsid w:val="002D7893"/>
    <w:rsid w:val="002D7D34"/>
    <w:rsid w:val="002E0969"/>
    <w:rsid w:val="002E0EE3"/>
    <w:rsid w:val="002E1EA0"/>
    <w:rsid w:val="002E2002"/>
    <w:rsid w:val="002E20FF"/>
    <w:rsid w:val="002E398E"/>
    <w:rsid w:val="002E3C6F"/>
    <w:rsid w:val="002E4241"/>
    <w:rsid w:val="002E4422"/>
    <w:rsid w:val="002E4601"/>
    <w:rsid w:val="002E4A1E"/>
    <w:rsid w:val="002E585F"/>
    <w:rsid w:val="002E5A72"/>
    <w:rsid w:val="002E5B31"/>
    <w:rsid w:val="002E5C1A"/>
    <w:rsid w:val="002E6853"/>
    <w:rsid w:val="002E6AFA"/>
    <w:rsid w:val="002E6CB6"/>
    <w:rsid w:val="002E72CC"/>
    <w:rsid w:val="002E73A5"/>
    <w:rsid w:val="002E7BFE"/>
    <w:rsid w:val="002E7C31"/>
    <w:rsid w:val="002E7F30"/>
    <w:rsid w:val="002F0B56"/>
    <w:rsid w:val="002F1704"/>
    <w:rsid w:val="002F1E99"/>
    <w:rsid w:val="002F1EBF"/>
    <w:rsid w:val="002F2150"/>
    <w:rsid w:val="002F3582"/>
    <w:rsid w:val="002F3985"/>
    <w:rsid w:val="002F4501"/>
    <w:rsid w:val="002F4A53"/>
    <w:rsid w:val="002F57F0"/>
    <w:rsid w:val="002F5A9E"/>
    <w:rsid w:val="002F5D0D"/>
    <w:rsid w:val="002F604A"/>
    <w:rsid w:val="002F66E2"/>
    <w:rsid w:val="002F6AD0"/>
    <w:rsid w:val="002F6B9B"/>
    <w:rsid w:val="002F7EDD"/>
    <w:rsid w:val="003003C0"/>
    <w:rsid w:val="00301335"/>
    <w:rsid w:val="0030178D"/>
    <w:rsid w:val="003018EE"/>
    <w:rsid w:val="00301E84"/>
    <w:rsid w:val="00302E1A"/>
    <w:rsid w:val="003033A3"/>
    <w:rsid w:val="00303556"/>
    <w:rsid w:val="003041FF"/>
    <w:rsid w:val="003049B3"/>
    <w:rsid w:val="003049F6"/>
    <w:rsid w:val="00304C64"/>
    <w:rsid w:val="00304E11"/>
    <w:rsid w:val="00305299"/>
    <w:rsid w:val="00306492"/>
    <w:rsid w:val="003065E6"/>
    <w:rsid w:val="0030665E"/>
    <w:rsid w:val="00307229"/>
    <w:rsid w:val="003109A3"/>
    <w:rsid w:val="00310C1B"/>
    <w:rsid w:val="003112B3"/>
    <w:rsid w:val="00312615"/>
    <w:rsid w:val="00312B07"/>
    <w:rsid w:val="00312EA6"/>
    <w:rsid w:val="00313C2F"/>
    <w:rsid w:val="00313D91"/>
    <w:rsid w:val="00314BF6"/>
    <w:rsid w:val="003156E4"/>
    <w:rsid w:val="00315C45"/>
    <w:rsid w:val="003161E2"/>
    <w:rsid w:val="003163B1"/>
    <w:rsid w:val="00317299"/>
    <w:rsid w:val="00317CC6"/>
    <w:rsid w:val="00317E29"/>
    <w:rsid w:val="0032030D"/>
    <w:rsid w:val="00320B1E"/>
    <w:rsid w:val="00322145"/>
    <w:rsid w:val="00322C86"/>
    <w:rsid w:val="003231FE"/>
    <w:rsid w:val="00323303"/>
    <w:rsid w:val="00323C1A"/>
    <w:rsid w:val="003243EE"/>
    <w:rsid w:val="0032484A"/>
    <w:rsid w:val="00324BF3"/>
    <w:rsid w:val="00324FEF"/>
    <w:rsid w:val="00325B68"/>
    <w:rsid w:val="00325D34"/>
    <w:rsid w:val="0032679B"/>
    <w:rsid w:val="00327D42"/>
    <w:rsid w:val="003308DF"/>
    <w:rsid w:val="00330910"/>
    <w:rsid w:val="00330E19"/>
    <w:rsid w:val="00331234"/>
    <w:rsid w:val="00331C20"/>
    <w:rsid w:val="00331DB5"/>
    <w:rsid w:val="003323D6"/>
    <w:rsid w:val="003325F4"/>
    <w:rsid w:val="00332611"/>
    <w:rsid w:val="00332CDC"/>
    <w:rsid w:val="003337EA"/>
    <w:rsid w:val="00334CC8"/>
    <w:rsid w:val="0033576D"/>
    <w:rsid w:val="00336C93"/>
    <w:rsid w:val="00337806"/>
    <w:rsid w:val="00337FDA"/>
    <w:rsid w:val="003405FB"/>
    <w:rsid w:val="0034076F"/>
    <w:rsid w:val="00340A05"/>
    <w:rsid w:val="00342AFE"/>
    <w:rsid w:val="003434A7"/>
    <w:rsid w:val="00343608"/>
    <w:rsid w:val="00343F1F"/>
    <w:rsid w:val="00344819"/>
    <w:rsid w:val="003458B6"/>
    <w:rsid w:val="0034614A"/>
    <w:rsid w:val="003462A2"/>
    <w:rsid w:val="00346943"/>
    <w:rsid w:val="00346C83"/>
    <w:rsid w:val="00350997"/>
    <w:rsid w:val="003515F4"/>
    <w:rsid w:val="003524DA"/>
    <w:rsid w:val="00352AED"/>
    <w:rsid w:val="00352CF8"/>
    <w:rsid w:val="0035417B"/>
    <w:rsid w:val="003547EE"/>
    <w:rsid w:val="00354A4C"/>
    <w:rsid w:val="00355225"/>
    <w:rsid w:val="00355DAE"/>
    <w:rsid w:val="0035742E"/>
    <w:rsid w:val="00357508"/>
    <w:rsid w:val="00360109"/>
    <w:rsid w:val="003603D7"/>
    <w:rsid w:val="00360629"/>
    <w:rsid w:val="00360B7B"/>
    <w:rsid w:val="0036220A"/>
    <w:rsid w:val="00362725"/>
    <w:rsid w:val="0036364C"/>
    <w:rsid w:val="003638CE"/>
    <w:rsid w:val="00364215"/>
    <w:rsid w:val="00364DF7"/>
    <w:rsid w:val="0036535F"/>
    <w:rsid w:val="00366665"/>
    <w:rsid w:val="0036745E"/>
    <w:rsid w:val="003676D4"/>
    <w:rsid w:val="00367D43"/>
    <w:rsid w:val="00367E04"/>
    <w:rsid w:val="003706E5"/>
    <w:rsid w:val="00370FBB"/>
    <w:rsid w:val="00371AB5"/>
    <w:rsid w:val="003720FF"/>
    <w:rsid w:val="00372164"/>
    <w:rsid w:val="00372831"/>
    <w:rsid w:val="003731B2"/>
    <w:rsid w:val="00373274"/>
    <w:rsid w:val="00373B38"/>
    <w:rsid w:val="00374104"/>
    <w:rsid w:val="00374318"/>
    <w:rsid w:val="00374667"/>
    <w:rsid w:val="00374B94"/>
    <w:rsid w:val="00375A11"/>
    <w:rsid w:val="00375B74"/>
    <w:rsid w:val="0037687E"/>
    <w:rsid w:val="00376C4D"/>
    <w:rsid w:val="003776C5"/>
    <w:rsid w:val="0037787E"/>
    <w:rsid w:val="003779C4"/>
    <w:rsid w:val="00380C03"/>
    <w:rsid w:val="0038124F"/>
    <w:rsid w:val="003812A0"/>
    <w:rsid w:val="003816A4"/>
    <w:rsid w:val="00381786"/>
    <w:rsid w:val="00381853"/>
    <w:rsid w:val="003828F1"/>
    <w:rsid w:val="00382995"/>
    <w:rsid w:val="00382AFA"/>
    <w:rsid w:val="00382CF2"/>
    <w:rsid w:val="00383594"/>
    <w:rsid w:val="003839BC"/>
    <w:rsid w:val="003840F5"/>
    <w:rsid w:val="00384631"/>
    <w:rsid w:val="00384C6E"/>
    <w:rsid w:val="00385F55"/>
    <w:rsid w:val="003862EA"/>
    <w:rsid w:val="00386767"/>
    <w:rsid w:val="003902A5"/>
    <w:rsid w:val="0039031B"/>
    <w:rsid w:val="00390432"/>
    <w:rsid w:val="003905B3"/>
    <w:rsid w:val="003907F8"/>
    <w:rsid w:val="00390B34"/>
    <w:rsid w:val="003915AA"/>
    <w:rsid w:val="00391A88"/>
    <w:rsid w:val="003923D8"/>
    <w:rsid w:val="00392A5B"/>
    <w:rsid w:val="00392D58"/>
    <w:rsid w:val="00393DDC"/>
    <w:rsid w:val="003952E4"/>
    <w:rsid w:val="00395417"/>
    <w:rsid w:val="00395E3D"/>
    <w:rsid w:val="0039630D"/>
    <w:rsid w:val="0039642E"/>
    <w:rsid w:val="00396B55"/>
    <w:rsid w:val="00396F1E"/>
    <w:rsid w:val="0039762F"/>
    <w:rsid w:val="00397A7C"/>
    <w:rsid w:val="003A139B"/>
    <w:rsid w:val="003A1E95"/>
    <w:rsid w:val="003A23FA"/>
    <w:rsid w:val="003A2463"/>
    <w:rsid w:val="003A2940"/>
    <w:rsid w:val="003A31AE"/>
    <w:rsid w:val="003A357B"/>
    <w:rsid w:val="003A368A"/>
    <w:rsid w:val="003A3939"/>
    <w:rsid w:val="003A40C1"/>
    <w:rsid w:val="003A55B9"/>
    <w:rsid w:val="003A5B93"/>
    <w:rsid w:val="003A5E26"/>
    <w:rsid w:val="003A6036"/>
    <w:rsid w:val="003A64C6"/>
    <w:rsid w:val="003A71D5"/>
    <w:rsid w:val="003B02B1"/>
    <w:rsid w:val="003B0A20"/>
    <w:rsid w:val="003B1F42"/>
    <w:rsid w:val="003B207B"/>
    <w:rsid w:val="003B2691"/>
    <w:rsid w:val="003B2868"/>
    <w:rsid w:val="003B2DB7"/>
    <w:rsid w:val="003B32B9"/>
    <w:rsid w:val="003B4082"/>
    <w:rsid w:val="003B471F"/>
    <w:rsid w:val="003B4786"/>
    <w:rsid w:val="003B4879"/>
    <w:rsid w:val="003B4ABE"/>
    <w:rsid w:val="003B521F"/>
    <w:rsid w:val="003B5A59"/>
    <w:rsid w:val="003B5B0F"/>
    <w:rsid w:val="003B6263"/>
    <w:rsid w:val="003B694D"/>
    <w:rsid w:val="003B6952"/>
    <w:rsid w:val="003B781B"/>
    <w:rsid w:val="003B7CFC"/>
    <w:rsid w:val="003C0374"/>
    <w:rsid w:val="003C0874"/>
    <w:rsid w:val="003C0CCB"/>
    <w:rsid w:val="003C0DD3"/>
    <w:rsid w:val="003C11B7"/>
    <w:rsid w:val="003C1EC5"/>
    <w:rsid w:val="003C21DE"/>
    <w:rsid w:val="003C357B"/>
    <w:rsid w:val="003C371F"/>
    <w:rsid w:val="003C4503"/>
    <w:rsid w:val="003C5CCD"/>
    <w:rsid w:val="003C6949"/>
    <w:rsid w:val="003C6EDC"/>
    <w:rsid w:val="003C6FC9"/>
    <w:rsid w:val="003C737E"/>
    <w:rsid w:val="003C7395"/>
    <w:rsid w:val="003C7DB8"/>
    <w:rsid w:val="003C7F2B"/>
    <w:rsid w:val="003D00AA"/>
    <w:rsid w:val="003D012C"/>
    <w:rsid w:val="003D0794"/>
    <w:rsid w:val="003D0937"/>
    <w:rsid w:val="003D0B3A"/>
    <w:rsid w:val="003D13F6"/>
    <w:rsid w:val="003D15D9"/>
    <w:rsid w:val="003D1680"/>
    <w:rsid w:val="003D17E6"/>
    <w:rsid w:val="003D1802"/>
    <w:rsid w:val="003D19A0"/>
    <w:rsid w:val="003D2239"/>
    <w:rsid w:val="003D227D"/>
    <w:rsid w:val="003D23F7"/>
    <w:rsid w:val="003D277C"/>
    <w:rsid w:val="003D292D"/>
    <w:rsid w:val="003D364A"/>
    <w:rsid w:val="003D3909"/>
    <w:rsid w:val="003D3A1B"/>
    <w:rsid w:val="003D3B94"/>
    <w:rsid w:val="003D3E7D"/>
    <w:rsid w:val="003D3FC8"/>
    <w:rsid w:val="003D527F"/>
    <w:rsid w:val="003D53F5"/>
    <w:rsid w:val="003D5506"/>
    <w:rsid w:val="003D5B35"/>
    <w:rsid w:val="003D686A"/>
    <w:rsid w:val="003E0901"/>
    <w:rsid w:val="003E146D"/>
    <w:rsid w:val="003E1999"/>
    <w:rsid w:val="003E3E3F"/>
    <w:rsid w:val="003E44F3"/>
    <w:rsid w:val="003E53F1"/>
    <w:rsid w:val="003E5ADD"/>
    <w:rsid w:val="003E651B"/>
    <w:rsid w:val="003E65CB"/>
    <w:rsid w:val="003E6CB7"/>
    <w:rsid w:val="003E6DE4"/>
    <w:rsid w:val="003E723D"/>
    <w:rsid w:val="003E7BCC"/>
    <w:rsid w:val="003F186B"/>
    <w:rsid w:val="003F1DEC"/>
    <w:rsid w:val="003F1F1E"/>
    <w:rsid w:val="003F2212"/>
    <w:rsid w:val="003F25D4"/>
    <w:rsid w:val="003F3183"/>
    <w:rsid w:val="003F40D6"/>
    <w:rsid w:val="003F428E"/>
    <w:rsid w:val="003F451E"/>
    <w:rsid w:val="003F584F"/>
    <w:rsid w:val="003F5A28"/>
    <w:rsid w:val="003F674B"/>
    <w:rsid w:val="003F6978"/>
    <w:rsid w:val="0040020B"/>
    <w:rsid w:val="00400900"/>
    <w:rsid w:val="00400A61"/>
    <w:rsid w:val="00400D04"/>
    <w:rsid w:val="004015CF"/>
    <w:rsid w:val="00402031"/>
    <w:rsid w:val="00402BAC"/>
    <w:rsid w:val="00402C48"/>
    <w:rsid w:val="00403AB6"/>
    <w:rsid w:val="00403F5C"/>
    <w:rsid w:val="00404088"/>
    <w:rsid w:val="004040AC"/>
    <w:rsid w:val="00404336"/>
    <w:rsid w:val="0040434A"/>
    <w:rsid w:val="00404AEE"/>
    <w:rsid w:val="004053B1"/>
    <w:rsid w:val="0040583C"/>
    <w:rsid w:val="0040647F"/>
    <w:rsid w:val="00407C64"/>
    <w:rsid w:val="00407E7F"/>
    <w:rsid w:val="0041002B"/>
    <w:rsid w:val="0041052B"/>
    <w:rsid w:val="00410866"/>
    <w:rsid w:val="0041105C"/>
    <w:rsid w:val="00411336"/>
    <w:rsid w:val="00411690"/>
    <w:rsid w:val="00411FF2"/>
    <w:rsid w:val="0041204C"/>
    <w:rsid w:val="004131E6"/>
    <w:rsid w:val="0041343F"/>
    <w:rsid w:val="00413902"/>
    <w:rsid w:val="004144E5"/>
    <w:rsid w:val="00416FAD"/>
    <w:rsid w:val="00417353"/>
    <w:rsid w:val="0041782E"/>
    <w:rsid w:val="0042071B"/>
    <w:rsid w:val="004219F6"/>
    <w:rsid w:val="004226E3"/>
    <w:rsid w:val="00424682"/>
    <w:rsid w:val="00424F99"/>
    <w:rsid w:val="00425312"/>
    <w:rsid w:val="00425462"/>
    <w:rsid w:val="0042552C"/>
    <w:rsid w:val="00425A44"/>
    <w:rsid w:val="004263D7"/>
    <w:rsid w:val="00426D1A"/>
    <w:rsid w:val="004273E0"/>
    <w:rsid w:val="0043040C"/>
    <w:rsid w:val="004305DC"/>
    <w:rsid w:val="004312DF"/>
    <w:rsid w:val="004313E5"/>
    <w:rsid w:val="00431A7D"/>
    <w:rsid w:val="004331BA"/>
    <w:rsid w:val="0043338B"/>
    <w:rsid w:val="0043385F"/>
    <w:rsid w:val="00433C9B"/>
    <w:rsid w:val="00434AED"/>
    <w:rsid w:val="00434BD4"/>
    <w:rsid w:val="00434CFA"/>
    <w:rsid w:val="00434F1A"/>
    <w:rsid w:val="004354B7"/>
    <w:rsid w:val="004355A0"/>
    <w:rsid w:val="00435B51"/>
    <w:rsid w:val="00436E30"/>
    <w:rsid w:val="00437AF4"/>
    <w:rsid w:val="00437FF6"/>
    <w:rsid w:val="00440329"/>
    <w:rsid w:val="00440869"/>
    <w:rsid w:val="004408BC"/>
    <w:rsid w:val="00440FE6"/>
    <w:rsid w:val="00441E1D"/>
    <w:rsid w:val="0044268C"/>
    <w:rsid w:val="00442FAF"/>
    <w:rsid w:val="00443200"/>
    <w:rsid w:val="00443959"/>
    <w:rsid w:val="00443B60"/>
    <w:rsid w:val="00444109"/>
    <w:rsid w:val="0044497C"/>
    <w:rsid w:val="00444F1A"/>
    <w:rsid w:val="004451FA"/>
    <w:rsid w:val="00445C00"/>
    <w:rsid w:val="00446432"/>
    <w:rsid w:val="00446746"/>
    <w:rsid w:val="004469B7"/>
    <w:rsid w:val="00447709"/>
    <w:rsid w:val="0045114B"/>
    <w:rsid w:val="00451E1C"/>
    <w:rsid w:val="0045244F"/>
    <w:rsid w:val="00453081"/>
    <w:rsid w:val="0045339A"/>
    <w:rsid w:val="00453909"/>
    <w:rsid w:val="004551EA"/>
    <w:rsid w:val="00455430"/>
    <w:rsid w:val="00455BD9"/>
    <w:rsid w:val="00456215"/>
    <w:rsid w:val="004563E0"/>
    <w:rsid w:val="00456719"/>
    <w:rsid w:val="004567C3"/>
    <w:rsid w:val="00456B82"/>
    <w:rsid w:val="00456C9C"/>
    <w:rsid w:val="004574AE"/>
    <w:rsid w:val="00457DB0"/>
    <w:rsid w:val="004603B6"/>
    <w:rsid w:val="0046069B"/>
    <w:rsid w:val="00460965"/>
    <w:rsid w:val="00460BE2"/>
    <w:rsid w:val="00461BAC"/>
    <w:rsid w:val="0046291A"/>
    <w:rsid w:val="004629D8"/>
    <w:rsid w:val="00462C06"/>
    <w:rsid w:val="0046327C"/>
    <w:rsid w:val="0046456C"/>
    <w:rsid w:val="00465490"/>
    <w:rsid w:val="00465BBB"/>
    <w:rsid w:val="004661C9"/>
    <w:rsid w:val="004662F1"/>
    <w:rsid w:val="00466DF9"/>
    <w:rsid w:val="00466F55"/>
    <w:rsid w:val="00467236"/>
    <w:rsid w:val="004673A2"/>
    <w:rsid w:val="00467432"/>
    <w:rsid w:val="0047146F"/>
    <w:rsid w:val="00471E75"/>
    <w:rsid w:val="00472A9A"/>
    <w:rsid w:val="00472F45"/>
    <w:rsid w:val="0047337A"/>
    <w:rsid w:val="00473A86"/>
    <w:rsid w:val="004750EA"/>
    <w:rsid w:val="00475433"/>
    <w:rsid w:val="004755A2"/>
    <w:rsid w:val="004759B2"/>
    <w:rsid w:val="0047620F"/>
    <w:rsid w:val="004763A1"/>
    <w:rsid w:val="00476554"/>
    <w:rsid w:val="00476C02"/>
    <w:rsid w:val="00476D53"/>
    <w:rsid w:val="004802A9"/>
    <w:rsid w:val="00480DDD"/>
    <w:rsid w:val="00482562"/>
    <w:rsid w:val="004825F0"/>
    <w:rsid w:val="0048276F"/>
    <w:rsid w:val="00482D1D"/>
    <w:rsid w:val="004837C8"/>
    <w:rsid w:val="00483800"/>
    <w:rsid w:val="004843BA"/>
    <w:rsid w:val="004844E1"/>
    <w:rsid w:val="0048484D"/>
    <w:rsid w:val="00484CBD"/>
    <w:rsid w:val="00485EE9"/>
    <w:rsid w:val="00486049"/>
    <w:rsid w:val="0048661D"/>
    <w:rsid w:val="00487D72"/>
    <w:rsid w:val="00487D8F"/>
    <w:rsid w:val="00487E6D"/>
    <w:rsid w:val="00487EE8"/>
    <w:rsid w:val="004900FB"/>
    <w:rsid w:val="0049157B"/>
    <w:rsid w:val="00491904"/>
    <w:rsid w:val="0049199A"/>
    <w:rsid w:val="00491A3E"/>
    <w:rsid w:val="00491CFC"/>
    <w:rsid w:val="00491D31"/>
    <w:rsid w:val="004921C8"/>
    <w:rsid w:val="00492706"/>
    <w:rsid w:val="004929BE"/>
    <w:rsid w:val="00492C3F"/>
    <w:rsid w:val="00493031"/>
    <w:rsid w:val="00494104"/>
    <w:rsid w:val="0049448E"/>
    <w:rsid w:val="0049500B"/>
    <w:rsid w:val="004957E5"/>
    <w:rsid w:val="0049585C"/>
    <w:rsid w:val="00496C1A"/>
    <w:rsid w:val="00497C9F"/>
    <w:rsid w:val="004A0C5B"/>
    <w:rsid w:val="004A1337"/>
    <w:rsid w:val="004A1D36"/>
    <w:rsid w:val="004A2940"/>
    <w:rsid w:val="004A33A3"/>
    <w:rsid w:val="004A3573"/>
    <w:rsid w:val="004A38A1"/>
    <w:rsid w:val="004A3AA9"/>
    <w:rsid w:val="004A41E4"/>
    <w:rsid w:val="004A44D7"/>
    <w:rsid w:val="004A7487"/>
    <w:rsid w:val="004A7735"/>
    <w:rsid w:val="004B001A"/>
    <w:rsid w:val="004B017F"/>
    <w:rsid w:val="004B0416"/>
    <w:rsid w:val="004B04AD"/>
    <w:rsid w:val="004B0D8D"/>
    <w:rsid w:val="004B1D74"/>
    <w:rsid w:val="004B2A10"/>
    <w:rsid w:val="004B2A37"/>
    <w:rsid w:val="004B2DFD"/>
    <w:rsid w:val="004B3796"/>
    <w:rsid w:val="004B381F"/>
    <w:rsid w:val="004B3EA1"/>
    <w:rsid w:val="004B52D9"/>
    <w:rsid w:val="004B5394"/>
    <w:rsid w:val="004B54CD"/>
    <w:rsid w:val="004B5813"/>
    <w:rsid w:val="004B5B42"/>
    <w:rsid w:val="004B5D57"/>
    <w:rsid w:val="004B63A7"/>
    <w:rsid w:val="004B67DD"/>
    <w:rsid w:val="004B7DD7"/>
    <w:rsid w:val="004B7DFB"/>
    <w:rsid w:val="004B7EDF"/>
    <w:rsid w:val="004C01D1"/>
    <w:rsid w:val="004C0456"/>
    <w:rsid w:val="004C09A8"/>
    <w:rsid w:val="004C0B5F"/>
    <w:rsid w:val="004C1208"/>
    <w:rsid w:val="004C1AC5"/>
    <w:rsid w:val="004C2361"/>
    <w:rsid w:val="004C2B19"/>
    <w:rsid w:val="004C35E7"/>
    <w:rsid w:val="004C48C1"/>
    <w:rsid w:val="004C602B"/>
    <w:rsid w:val="004C66D2"/>
    <w:rsid w:val="004C6769"/>
    <w:rsid w:val="004C6CDD"/>
    <w:rsid w:val="004C7001"/>
    <w:rsid w:val="004C763D"/>
    <w:rsid w:val="004C79B4"/>
    <w:rsid w:val="004C7AC0"/>
    <w:rsid w:val="004D00A7"/>
    <w:rsid w:val="004D0112"/>
    <w:rsid w:val="004D170D"/>
    <w:rsid w:val="004D1928"/>
    <w:rsid w:val="004D1CE0"/>
    <w:rsid w:val="004D2E83"/>
    <w:rsid w:val="004D30BE"/>
    <w:rsid w:val="004D31AC"/>
    <w:rsid w:val="004D3695"/>
    <w:rsid w:val="004D3DB7"/>
    <w:rsid w:val="004D3E1A"/>
    <w:rsid w:val="004D3E32"/>
    <w:rsid w:val="004D4051"/>
    <w:rsid w:val="004D46F6"/>
    <w:rsid w:val="004D4F3C"/>
    <w:rsid w:val="004D5D78"/>
    <w:rsid w:val="004D5F63"/>
    <w:rsid w:val="004D66E3"/>
    <w:rsid w:val="004D6DBD"/>
    <w:rsid w:val="004D75DA"/>
    <w:rsid w:val="004E1326"/>
    <w:rsid w:val="004E1590"/>
    <w:rsid w:val="004E1A6D"/>
    <w:rsid w:val="004E1FD3"/>
    <w:rsid w:val="004E218B"/>
    <w:rsid w:val="004E257F"/>
    <w:rsid w:val="004E25EA"/>
    <w:rsid w:val="004E293A"/>
    <w:rsid w:val="004E2D43"/>
    <w:rsid w:val="004E3110"/>
    <w:rsid w:val="004E429D"/>
    <w:rsid w:val="004E465E"/>
    <w:rsid w:val="004E486F"/>
    <w:rsid w:val="004E4D65"/>
    <w:rsid w:val="004E51A3"/>
    <w:rsid w:val="004E53A5"/>
    <w:rsid w:val="004E56E9"/>
    <w:rsid w:val="004E5C72"/>
    <w:rsid w:val="004E62AB"/>
    <w:rsid w:val="004E6839"/>
    <w:rsid w:val="004E6DDF"/>
    <w:rsid w:val="004E6E97"/>
    <w:rsid w:val="004E70E5"/>
    <w:rsid w:val="004E777B"/>
    <w:rsid w:val="004E7941"/>
    <w:rsid w:val="004E7D53"/>
    <w:rsid w:val="004F0242"/>
    <w:rsid w:val="004F19A4"/>
    <w:rsid w:val="004F1EF6"/>
    <w:rsid w:val="004F271C"/>
    <w:rsid w:val="004F2C15"/>
    <w:rsid w:val="004F3600"/>
    <w:rsid w:val="004F3E1A"/>
    <w:rsid w:val="004F3F9E"/>
    <w:rsid w:val="004F4420"/>
    <w:rsid w:val="004F4921"/>
    <w:rsid w:val="004F4CC7"/>
    <w:rsid w:val="004F4D5F"/>
    <w:rsid w:val="004F5071"/>
    <w:rsid w:val="004F5204"/>
    <w:rsid w:val="004F52DD"/>
    <w:rsid w:val="004F587B"/>
    <w:rsid w:val="004F5E0A"/>
    <w:rsid w:val="004F5E96"/>
    <w:rsid w:val="004F744D"/>
    <w:rsid w:val="004F749F"/>
    <w:rsid w:val="004F77B7"/>
    <w:rsid w:val="004F7BBC"/>
    <w:rsid w:val="004F7E3F"/>
    <w:rsid w:val="0050045F"/>
    <w:rsid w:val="00500AB7"/>
    <w:rsid w:val="00501365"/>
    <w:rsid w:val="00501500"/>
    <w:rsid w:val="00501624"/>
    <w:rsid w:val="00501FEE"/>
    <w:rsid w:val="0050347C"/>
    <w:rsid w:val="005037FE"/>
    <w:rsid w:val="00503ECE"/>
    <w:rsid w:val="0050414E"/>
    <w:rsid w:val="00506074"/>
    <w:rsid w:val="005068FF"/>
    <w:rsid w:val="00506DB9"/>
    <w:rsid w:val="005074F4"/>
    <w:rsid w:val="00507A87"/>
    <w:rsid w:val="0051008D"/>
    <w:rsid w:val="005104AA"/>
    <w:rsid w:val="00510D73"/>
    <w:rsid w:val="00510F99"/>
    <w:rsid w:val="0051132A"/>
    <w:rsid w:val="005120F4"/>
    <w:rsid w:val="0051274A"/>
    <w:rsid w:val="00512C4D"/>
    <w:rsid w:val="0051328E"/>
    <w:rsid w:val="0051397E"/>
    <w:rsid w:val="00513CB9"/>
    <w:rsid w:val="00514465"/>
    <w:rsid w:val="005146C6"/>
    <w:rsid w:val="00514AE3"/>
    <w:rsid w:val="00515D71"/>
    <w:rsid w:val="00515E22"/>
    <w:rsid w:val="00515E71"/>
    <w:rsid w:val="005162A2"/>
    <w:rsid w:val="00516D8A"/>
    <w:rsid w:val="005170FD"/>
    <w:rsid w:val="00521A63"/>
    <w:rsid w:val="00522A3F"/>
    <w:rsid w:val="00523B6E"/>
    <w:rsid w:val="00523E44"/>
    <w:rsid w:val="0052400F"/>
    <w:rsid w:val="00524341"/>
    <w:rsid w:val="00524443"/>
    <w:rsid w:val="0052498A"/>
    <w:rsid w:val="005263EC"/>
    <w:rsid w:val="005268EE"/>
    <w:rsid w:val="00526AC8"/>
    <w:rsid w:val="005270A6"/>
    <w:rsid w:val="00530875"/>
    <w:rsid w:val="00530AA9"/>
    <w:rsid w:val="00530B0F"/>
    <w:rsid w:val="00530BB1"/>
    <w:rsid w:val="00530DD1"/>
    <w:rsid w:val="00530F5E"/>
    <w:rsid w:val="00531A47"/>
    <w:rsid w:val="00531CFD"/>
    <w:rsid w:val="005332D5"/>
    <w:rsid w:val="00533777"/>
    <w:rsid w:val="005341E6"/>
    <w:rsid w:val="005346F3"/>
    <w:rsid w:val="005349FC"/>
    <w:rsid w:val="00536117"/>
    <w:rsid w:val="00537A17"/>
    <w:rsid w:val="00540512"/>
    <w:rsid w:val="005408F2"/>
    <w:rsid w:val="0054181B"/>
    <w:rsid w:val="00542C52"/>
    <w:rsid w:val="005434EB"/>
    <w:rsid w:val="005436E3"/>
    <w:rsid w:val="00543CFA"/>
    <w:rsid w:val="0054404B"/>
    <w:rsid w:val="005445EB"/>
    <w:rsid w:val="005456ED"/>
    <w:rsid w:val="0054571B"/>
    <w:rsid w:val="00546392"/>
    <w:rsid w:val="0054644D"/>
    <w:rsid w:val="005474AC"/>
    <w:rsid w:val="005478B8"/>
    <w:rsid w:val="00547908"/>
    <w:rsid w:val="00547D35"/>
    <w:rsid w:val="005507C2"/>
    <w:rsid w:val="005508FB"/>
    <w:rsid w:val="00551052"/>
    <w:rsid w:val="0055116D"/>
    <w:rsid w:val="005520B6"/>
    <w:rsid w:val="005522DF"/>
    <w:rsid w:val="005530C8"/>
    <w:rsid w:val="0055453D"/>
    <w:rsid w:val="00554A1F"/>
    <w:rsid w:val="00554EE5"/>
    <w:rsid w:val="00554F1B"/>
    <w:rsid w:val="00555156"/>
    <w:rsid w:val="005564E9"/>
    <w:rsid w:val="0056034F"/>
    <w:rsid w:val="00561836"/>
    <w:rsid w:val="00561FDC"/>
    <w:rsid w:val="005623B0"/>
    <w:rsid w:val="00562684"/>
    <w:rsid w:val="005632AC"/>
    <w:rsid w:val="00563A12"/>
    <w:rsid w:val="005655FC"/>
    <w:rsid w:val="00567474"/>
    <w:rsid w:val="0056752A"/>
    <w:rsid w:val="00570ABA"/>
    <w:rsid w:val="00571254"/>
    <w:rsid w:val="00572607"/>
    <w:rsid w:val="0057274A"/>
    <w:rsid w:val="005731EB"/>
    <w:rsid w:val="005733E8"/>
    <w:rsid w:val="0057441B"/>
    <w:rsid w:val="005748F3"/>
    <w:rsid w:val="00575C6E"/>
    <w:rsid w:val="00576292"/>
    <w:rsid w:val="00576A99"/>
    <w:rsid w:val="00576AEF"/>
    <w:rsid w:val="00576B03"/>
    <w:rsid w:val="00576B12"/>
    <w:rsid w:val="00576F53"/>
    <w:rsid w:val="0058047B"/>
    <w:rsid w:val="005805AE"/>
    <w:rsid w:val="005806FA"/>
    <w:rsid w:val="00581777"/>
    <w:rsid w:val="00581BED"/>
    <w:rsid w:val="00582BBA"/>
    <w:rsid w:val="00582E4D"/>
    <w:rsid w:val="005835AC"/>
    <w:rsid w:val="005836D0"/>
    <w:rsid w:val="00584C6F"/>
    <w:rsid w:val="00586E67"/>
    <w:rsid w:val="00586F5C"/>
    <w:rsid w:val="005872C3"/>
    <w:rsid w:val="00587372"/>
    <w:rsid w:val="0058774A"/>
    <w:rsid w:val="005877AB"/>
    <w:rsid w:val="00591280"/>
    <w:rsid w:val="0059229E"/>
    <w:rsid w:val="0059243B"/>
    <w:rsid w:val="0059275A"/>
    <w:rsid w:val="00593B2C"/>
    <w:rsid w:val="005944DC"/>
    <w:rsid w:val="0059534E"/>
    <w:rsid w:val="00595D81"/>
    <w:rsid w:val="00595E44"/>
    <w:rsid w:val="00596AF3"/>
    <w:rsid w:val="00596D44"/>
    <w:rsid w:val="005970B0"/>
    <w:rsid w:val="00597F4E"/>
    <w:rsid w:val="005A0514"/>
    <w:rsid w:val="005A0A41"/>
    <w:rsid w:val="005A0F9B"/>
    <w:rsid w:val="005A1860"/>
    <w:rsid w:val="005A31DF"/>
    <w:rsid w:val="005A39D1"/>
    <w:rsid w:val="005A3F81"/>
    <w:rsid w:val="005A3FA6"/>
    <w:rsid w:val="005A3FB5"/>
    <w:rsid w:val="005A50D2"/>
    <w:rsid w:val="005A53EA"/>
    <w:rsid w:val="005A5A56"/>
    <w:rsid w:val="005A5E38"/>
    <w:rsid w:val="005A6592"/>
    <w:rsid w:val="005B00AE"/>
    <w:rsid w:val="005B073E"/>
    <w:rsid w:val="005B0BDB"/>
    <w:rsid w:val="005B19CC"/>
    <w:rsid w:val="005B2220"/>
    <w:rsid w:val="005B3B9E"/>
    <w:rsid w:val="005B3F47"/>
    <w:rsid w:val="005B4832"/>
    <w:rsid w:val="005B4977"/>
    <w:rsid w:val="005B59FB"/>
    <w:rsid w:val="005B7AD0"/>
    <w:rsid w:val="005B7CE0"/>
    <w:rsid w:val="005C0D21"/>
    <w:rsid w:val="005C2467"/>
    <w:rsid w:val="005C2804"/>
    <w:rsid w:val="005C2854"/>
    <w:rsid w:val="005C2974"/>
    <w:rsid w:val="005C353D"/>
    <w:rsid w:val="005C444E"/>
    <w:rsid w:val="005C46A4"/>
    <w:rsid w:val="005C482C"/>
    <w:rsid w:val="005C523F"/>
    <w:rsid w:val="005C551D"/>
    <w:rsid w:val="005C6A2D"/>
    <w:rsid w:val="005C71D4"/>
    <w:rsid w:val="005C7585"/>
    <w:rsid w:val="005C7D06"/>
    <w:rsid w:val="005D0CF2"/>
    <w:rsid w:val="005D0D70"/>
    <w:rsid w:val="005D20A6"/>
    <w:rsid w:val="005D3E54"/>
    <w:rsid w:val="005D3F31"/>
    <w:rsid w:val="005D4B1E"/>
    <w:rsid w:val="005D5FDF"/>
    <w:rsid w:val="005D69AB"/>
    <w:rsid w:val="005D6EEF"/>
    <w:rsid w:val="005D7708"/>
    <w:rsid w:val="005E09B0"/>
    <w:rsid w:val="005E0E29"/>
    <w:rsid w:val="005E1528"/>
    <w:rsid w:val="005E2123"/>
    <w:rsid w:val="005E32B7"/>
    <w:rsid w:val="005E3871"/>
    <w:rsid w:val="005E3F61"/>
    <w:rsid w:val="005E4206"/>
    <w:rsid w:val="005E4406"/>
    <w:rsid w:val="005E4519"/>
    <w:rsid w:val="005E4FD7"/>
    <w:rsid w:val="005E784E"/>
    <w:rsid w:val="005E786F"/>
    <w:rsid w:val="005E7AAF"/>
    <w:rsid w:val="005F0366"/>
    <w:rsid w:val="005F0FA8"/>
    <w:rsid w:val="005F127F"/>
    <w:rsid w:val="005F2E2B"/>
    <w:rsid w:val="005F3840"/>
    <w:rsid w:val="005F39C4"/>
    <w:rsid w:val="005F3CFB"/>
    <w:rsid w:val="005F4630"/>
    <w:rsid w:val="005F4A81"/>
    <w:rsid w:val="005F53AD"/>
    <w:rsid w:val="005F5A4A"/>
    <w:rsid w:val="005F5AD1"/>
    <w:rsid w:val="005F647C"/>
    <w:rsid w:val="005F6A9E"/>
    <w:rsid w:val="005F6F80"/>
    <w:rsid w:val="005F7290"/>
    <w:rsid w:val="005F75AB"/>
    <w:rsid w:val="005F7794"/>
    <w:rsid w:val="005F7D2E"/>
    <w:rsid w:val="00600752"/>
    <w:rsid w:val="006014A5"/>
    <w:rsid w:val="00602C99"/>
    <w:rsid w:val="00603008"/>
    <w:rsid w:val="00604344"/>
    <w:rsid w:val="0060482B"/>
    <w:rsid w:val="00604B00"/>
    <w:rsid w:val="00605B10"/>
    <w:rsid w:val="006063CE"/>
    <w:rsid w:val="00606618"/>
    <w:rsid w:val="00606B73"/>
    <w:rsid w:val="006075A8"/>
    <w:rsid w:val="00607E7D"/>
    <w:rsid w:val="006101B8"/>
    <w:rsid w:val="0061028D"/>
    <w:rsid w:val="0061142D"/>
    <w:rsid w:val="006116F7"/>
    <w:rsid w:val="006117E6"/>
    <w:rsid w:val="00611E78"/>
    <w:rsid w:val="00612262"/>
    <w:rsid w:val="006131D6"/>
    <w:rsid w:val="00614436"/>
    <w:rsid w:val="00614D96"/>
    <w:rsid w:val="00614F54"/>
    <w:rsid w:val="0061518C"/>
    <w:rsid w:val="00615A05"/>
    <w:rsid w:val="00615F95"/>
    <w:rsid w:val="00616532"/>
    <w:rsid w:val="006166A9"/>
    <w:rsid w:val="00620086"/>
    <w:rsid w:val="00621B8B"/>
    <w:rsid w:val="00621FA8"/>
    <w:rsid w:val="006226FA"/>
    <w:rsid w:val="006227AE"/>
    <w:rsid w:val="00622EF3"/>
    <w:rsid w:val="00623297"/>
    <w:rsid w:val="006236FD"/>
    <w:rsid w:val="00624E80"/>
    <w:rsid w:val="00625EF4"/>
    <w:rsid w:val="0062629C"/>
    <w:rsid w:val="006274D4"/>
    <w:rsid w:val="00627D9A"/>
    <w:rsid w:val="00630788"/>
    <w:rsid w:val="00630994"/>
    <w:rsid w:val="0063157D"/>
    <w:rsid w:val="006319E1"/>
    <w:rsid w:val="0063235C"/>
    <w:rsid w:val="00632C91"/>
    <w:rsid w:val="00632CA9"/>
    <w:rsid w:val="006332F2"/>
    <w:rsid w:val="00633689"/>
    <w:rsid w:val="00634C88"/>
    <w:rsid w:val="00635C4F"/>
    <w:rsid w:val="006361FC"/>
    <w:rsid w:val="00636527"/>
    <w:rsid w:val="00637459"/>
    <w:rsid w:val="00637716"/>
    <w:rsid w:val="0064061E"/>
    <w:rsid w:val="00640A86"/>
    <w:rsid w:val="0064115D"/>
    <w:rsid w:val="00641555"/>
    <w:rsid w:val="00641EA2"/>
    <w:rsid w:val="006424BC"/>
    <w:rsid w:val="0064253D"/>
    <w:rsid w:val="00642E61"/>
    <w:rsid w:val="00643012"/>
    <w:rsid w:val="00643292"/>
    <w:rsid w:val="0064339E"/>
    <w:rsid w:val="00643AC8"/>
    <w:rsid w:val="00643B5A"/>
    <w:rsid w:val="0064418C"/>
    <w:rsid w:val="00644628"/>
    <w:rsid w:val="00644866"/>
    <w:rsid w:val="00644EE2"/>
    <w:rsid w:val="006472F1"/>
    <w:rsid w:val="006472F6"/>
    <w:rsid w:val="0064788B"/>
    <w:rsid w:val="00647F03"/>
    <w:rsid w:val="00652EBD"/>
    <w:rsid w:val="006534D1"/>
    <w:rsid w:val="00653C26"/>
    <w:rsid w:val="0065421D"/>
    <w:rsid w:val="006543C0"/>
    <w:rsid w:val="006544D9"/>
    <w:rsid w:val="00655200"/>
    <w:rsid w:val="00655E44"/>
    <w:rsid w:val="006564D2"/>
    <w:rsid w:val="00656B24"/>
    <w:rsid w:val="006579D8"/>
    <w:rsid w:val="00657A6C"/>
    <w:rsid w:val="006609EB"/>
    <w:rsid w:val="00660A53"/>
    <w:rsid w:val="00662254"/>
    <w:rsid w:val="00662933"/>
    <w:rsid w:val="00662C86"/>
    <w:rsid w:val="00663922"/>
    <w:rsid w:val="0066423D"/>
    <w:rsid w:val="006642D7"/>
    <w:rsid w:val="0066546C"/>
    <w:rsid w:val="0066557C"/>
    <w:rsid w:val="00665F8D"/>
    <w:rsid w:val="006666C6"/>
    <w:rsid w:val="00666B7F"/>
    <w:rsid w:val="00666D29"/>
    <w:rsid w:val="006676C9"/>
    <w:rsid w:val="006679E8"/>
    <w:rsid w:val="00670258"/>
    <w:rsid w:val="00670259"/>
    <w:rsid w:val="0067052F"/>
    <w:rsid w:val="0067056A"/>
    <w:rsid w:val="00670AC3"/>
    <w:rsid w:val="00670D59"/>
    <w:rsid w:val="006714CD"/>
    <w:rsid w:val="00671B8B"/>
    <w:rsid w:val="006737C9"/>
    <w:rsid w:val="00674800"/>
    <w:rsid w:val="006749A2"/>
    <w:rsid w:val="006749B7"/>
    <w:rsid w:val="006759F9"/>
    <w:rsid w:val="00676F48"/>
    <w:rsid w:val="0067722B"/>
    <w:rsid w:val="0067797D"/>
    <w:rsid w:val="00677DC8"/>
    <w:rsid w:val="006802A3"/>
    <w:rsid w:val="0068043D"/>
    <w:rsid w:val="006804BF"/>
    <w:rsid w:val="00680C12"/>
    <w:rsid w:val="00681727"/>
    <w:rsid w:val="00681D17"/>
    <w:rsid w:val="00681EAD"/>
    <w:rsid w:val="00682437"/>
    <w:rsid w:val="00682F0A"/>
    <w:rsid w:val="0068399A"/>
    <w:rsid w:val="00683BA7"/>
    <w:rsid w:val="006843F0"/>
    <w:rsid w:val="0068464B"/>
    <w:rsid w:val="00684CCA"/>
    <w:rsid w:val="006853F1"/>
    <w:rsid w:val="00685714"/>
    <w:rsid w:val="00685AA0"/>
    <w:rsid w:val="0068706F"/>
    <w:rsid w:val="006872C6"/>
    <w:rsid w:val="0068797C"/>
    <w:rsid w:val="00687A28"/>
    <w:rsid w:val="00690C49"/>
    <w:rsid w:val="00690F12"/>
    <w:rsid w:val="00690F8C"/>
    <w:rsid w:val="006922B3"/>
    <w:rsid w:val="0069253F"/>
    <w:rsid w:val="00692CA8"/>
    <w:rsid w:val="00693A25"/>
    <w:rsid w:val="00693A5B"/>
    <w:rsid w:val="00693C5A"/>
    <w:rsid w:val="006943C4"/>
    <w:rsid w:val="00694AB4"/>
    <w:rsid w:val="00694F1A"/>
    <w:rsid w:val="00695ED7"/>
    <w:rsid w:val="00697337"/>
    <w:rsid w:val="00697638"/>
    <w:rsid w:val="00697DE0"/>
    <w:rsid w:val="006A02CA"/>
    <w:rsid w:val="006A0476"/>
    <w:rsid w:val="006A0623"/>
    <w:rsid w:val="006A0825"/>
    <w:rsid w:val="006A123F"/>
    <w:rsid w:val="006A1F58"/>
    <w:rsid w:val="006A1FD9"/>
    <w:rsid w:val="006A225B"/>
    <w:rsid w:val="006A26DA"/>
    <w:rsid w:val="006A2978"/>
    <w:rsid w:val="006A406A"/>
    <w:rsid w:val="006A461C"/>
    <w:rsid w:val="006A5B91"/>
    <w:rsid w:val="006A6307"/>
    <w:rsid w:val="006A6433"/>
    <w:rsid w:val="006A6875"/>
    <w:rsid w:val="006A6C26"/>
    <w:rsid w:val="006A6D99"/>
    <w:rsid w:val="006A7A73"/>
    <w:rsid w:val="006B00C3"/>
    <w:rsid w:val="006B00E7"/>
    <w:rsid w:val="006B0140"/>
    <w:rsid w:val="006B0336"/>
    <w:rsid w:val="006B0381"/>
    <w:rsid w:val="006B13CF"/>
    <w:rsid w:val="006B157D"/>
    <w:rsid w:val="006B1BE8"/>
    <w:rsid w:val="006B24CC"/>
    <w:rsid w:val="006B2960"/>
    <w:rsid w:val="006B2A67"/>
    <w:rsid w:val="006B2E99"/>
    <w:rsid w:val="006B3265"/>
    <w:rsid w:val="006B3A60"/>
    <w:rsid w:val="006B4150"/>
    <w:rsid w:val="006B42B4"/>
    <w:rsid w:val="006B4448"/>
    <w:rsid w:val="006B469B"/>
    <w:rsid w:val="006B68E9"/>
    <w:rsid w:val="006B6F43"/>
    <w:rsid w:val="006B7198"/>
    <w:rsid w:val="006B7C29"/>
    <w:rsid w:val="006C0130"/>
    <w:rsid w:val="006C0E1B"/>
    <w:rsid w:val="006C0FB3"/>
    <w:rsid w:val="006C1B32"/>
    <w:rsid w:val="006C1BDE"/>
    <w:rsid w:val="006C1F1C"/>
    <w:rsid w:val="006C2497"/>
    <w:rsid w:val="006C2D79"/>
    <w:rsid w:val="006C2EEA"/>
    <w:rsid w:val="006C34DC"/>
    <w:rsid w:val="006C3832"/>
    <w:rsid w:val="006C38E1"/>
    <w:rsid w:val="006C4342"/>
    <w:rsid w:val="006C46E5"/>
    <w:rsid w:val="006C49F6"/>
    <w:rsid w:val="006C5113"/>
    <w:rsid w:val="006C5522"/>
    <w:rsid w:val="006C6108"/>
    <w:rsid w:val="006C690F"/>
    <w:rsid w:val="006C6910"/>
    <w:rsid w:val="006C6C51"/>
    <w:rsid w:val="006C6ED8"/>
    <w:rsid w:val="006C7360"/>
    <w:rsid w:val="006C773A"/>
    <w:rsid w:val="006C7E8A"/>
    <w:rsid w:val="006D158E"/>
    <w:rsid w:val="006D2A32"/>
    <w:rsid w:val="006D2B09"/>
    <w:rsid w:val="006D3DBC"/>
    <w:rsid w:val="006D48EA"/>
    <w:rsid w:val="006D579E"/>
    <w:rsid w:val="006E025B"/>
    <w:rsid w:val="006E03F7"/>
    <w:rsid w:val="006E0944"/>
    <w:rsid w:val="006E2964"/>
    <w:rsid w:val="006E2B2D"/>
    <w:rsid w:val="006E3316"/>
    <w:rsid w:val="006E33DD"/>
    <w:rsid w:val="006E429E"/>
    <w:rsid w:val="006E42DC"/>
    <w:rsid w:val="006E434F"/>
    <w:rsid w:val="006E49CD"/>
    <w:rsid w:val="006E4A60"/>
    <w:rsid w:val="006E53A3"/>
    <w:rsid w:val="006E57E4"/>
    <w:rsid w:val="006E5C17"/>
    <w:rsid w:val="006E66FB"/>
    <w:rsid w:val="006F1032"/>
    <w:rsid w:val="006F104A"/>
    <w:rsid w:val="006F2C58"/>
    <w:rsid w:val="006F2DD0"/>
    <w:rsid w:val="006F2F20"/>
    <w:rsid w:val="006F3010"/>
    <w:rsid w:val="006F3498"/>
    <w:rsid w:val="006F3AA2"/>
    <w:rsid w:val="006F43E7"/>
    <w:rsid w:val="006F45D1"/>
    <w:rsid w:val="006F5551"/>
    <w:rsid w:val="006F679F"/>
    <w:rsid w:val="0070055B"/>
    <w:rsid w:val="0070084D"/>
    <w:rsid w:val="00700D6E"/>
    <w:rsid w:val="00700EC3"/>
    <w:rsid w:val="00701004"/>
    <w:rsid w:val="00701351"/>
    <w:rsid w:val="00701D80"/>
    <w:rsid w:val="00701E4C"/>
    <w:rsid w:val="007021CD"/>
    <w:rsid w:val="00702D4C"/>
    <w:rsid w:val="00703EC3"/>
    <w:rsid w:val="00704CE8"/>
    <w:rsid w:val="007051D1"/>
    <w:rsid w:val="00705308"/>
    <w:rsid w:val="00705560"/>
    <w:rsid w:val="00705631"/>
    <w:rsid w:val="00706258"/>
    <w:rsid w:val="00707BCF"/>
    <w:rsid w:val="00711A86"/>
    <w:rsid w:val="00711A8A"/>
    <w:rsid w:val="00712E94"/>
    <w:rsid w:val="0071348D"/>
    <w:rsid w:val="00713A04"/>
    <w:rsid w:val="00714781"/>
    <w:rsid w:val="0071499B"/>
    <w:rsid w:val="00714BAC"/>
    <w:rsid w:val="007152A4"/>
    <w:rsid w:val="00715392"/>
    <w:rsid w:val="00715BF5"/>
    <w:rsid w:val="00716209"/>
    <w:rsid w:val="007163FA"/>
    <w:rsid w:val="00716F6F"/>
    <w:rsid w:val="00716FF4"/>
    <w:rsid w:val="0071741C"/>
    <w:rsid w:val="00717C24"/>
    <w:rsid w:val="0072048F"/>
    <w:rsid w:val="007225E9"/>
    <w:rsid w:val="00723077"/>
    <w:rsid w:val="007244C8"/>
    <w:rsid w:val="007244CF"/>
    <w:rsid w:val="007246FE"/>
    <w:rsid w:val="00724CD7"/>
    <w:rsid w:val="007251AF"/>
    <w:rsid w:val="00725ED5"/>
    <w:rsid w:val="007268F5"/>
    <w:rsid w:val="00726FDC"/>
    <w:rsid w:val="00727A31"/>
    <w:rsid w:val="007300F5"/>
    <w:rsid w:val="0073161D"/>
    <w:rsid w:val="0073180F"/>
    <w:rsid w:val="00731D01"/>
    <w:rsid w:val="00732176"/>
    <w:rsid w:val="007326CC"/>
    <w:rsid w:val="0073273A"/>
    <w:rsid w:val="007329D5"/>
    <w:rsid w:val="00733344"/>
    <w:rsid w:val="007342DA"/>
    <w:rsid w:val="00734459"/>
    <w:rsid w:val="00734B83"/>
    <w:rsid w:val="00734BA6"/>
    <w:rsid w:val="00734D3D"/>
    <w:rsid w:val="00735B4E"/>
    <w:rsid w:val="00735B77"/>
    <w:rsid w:val="00735DDE"/>
    <w:rsid w:val="007360C9"/>
    <w:rsid w:val="007364E7"/>
    <w:rsid w:val="00737DD4"/>
    <w:rsid w:val="00740266"/>
    <w:rsid w:val="007402E1"/>
    <w:rsid w:val="0074280D"/>
    <w:rsid w:val="00742816"/>
    <w:rsid w:val="00743023"/>
    <w:rsid w:val="0074331E"/>
    <w:rsid w:val="00743A4D"/>
    <w:rsid w:val="007443F6"/>
    <w:rsid w:val="00744ABD"/>
    <w:rsid w:val="00744E23"/>
    <w:rsid w:val="0074501C"/>
    <w:rsid w:val="0074586A"/>
    <w:rsid w:val="007459ED"/>
    <w:rsid w:val="0074615A"/>
    <w:rsid w:val="0074653B"/>
    <w:rsid w:val="007475E8"/>
    <w:rsid w:val="0075047C"/>
    <w:rsid w:val="00750AEB"/>
    <w:rsid w:val="007513CB"/>
    <w:rsid w:val="0075186C"/>
    <w:rsid w:val="00751BC3"/>
    <w:rsid w:val="00751F2B"/>
    <w:rsid w:val="007521D2"/>
    <w:rsid w:val="0075291A"/>
    <w:rsid w:val="00752993"/>
    <w:rsid w:val="007529DA"/>
    <w:rsid w:val="00753209"/>
    <w:rsid w:val="0075395A"/>
    <w:rsid w:val="00753FD3"/>
    <w:rsid w:val="007542FF"/>
    <w:rsid w:val="0075498E"/>
    <w:rsid w:val="00755D1B"/>
    <w:rsid w:val="00755F24"/>
    <w:rsid w:val="007564D4"/>
    <w:rsid w:val="00756765"/>
    <w:rsid w:val="00756BAB"/>
    <w:rsid w:val="00756E77"/>
    <w:rsid w:val="00757217"/>
    <w:rsid w:val="0075766C"/>
    <w:rsid w:val="007601D3"/>
    <w:rsid w:val="007603DB"/>
    <w:rsid w:val="007604A5"/>
    <w:rsid w:val="007607CA"/>
    <w:rsid w:val="007607D9"/>
    <w:rsid w:val="00760C6F"/>
    <w:rsid w:val="00761A87"/>
    <w:rsid w:val="00761B52"/>
    <w:rsid w:val="00761C96"/>
    <w:rsid w:val="0076209F"/>
    <w:rsid w:val="00762463"/>
    <w:rsid w:val="00763233"/>
    <w:rsid w:val="00763C2D"/>
    <w:rsid w:val="00764C1C"/>
    <w:rsid w:val="007661C6"/>
    <w:rsid w:val="00767289"/>
    <w:rsid w:val="00767E96"/>
    <w:rsid w:val="00767ECC"/>
    <w:rsid w:val="007702EF"/>
    <w:rsid w:val="007703F5"/>
    <w:rsid w:val="00770596"/>
    <w:rsid w:val="0077068C"/>
    <w:rsid w:val="0077076B"/>
    <w:rsid w:val="00770D58"/>
    <w:rsid w:val="00771BCC"/>
    <w:rsid w:val="00772F4F"/>
    <w:rsid w:val="007732AB"/>
    <w:rsid w:val="00773721"/>
    <w:rsid w:val="0077378E"/>
    <w:rsid w:val="00773E5D"/>
    <w:rsid w:val="00774141"/>
    <w:rsid w:val="007744F7"/>
    <w:rsid w:val="0077464F"/>
    <w:rsid w:val="007754E9"/>
    <w:rsid w:val="00775E42"/>
    <w:rsid w:val="00776B84"/>
    <w:rsid w:val="00776D78"/>
    <w:rsid w:val="0077722B"/>
    <w:rsid w:val="00777672"/>
    <w:rsid w:val="00780BFA"/>
    <w:rsid w:val="00780C1B"/>
    <w:rsid w:val="00780EF6"/>
    <w:rsid w:val="0078165D"/>
    <w:rsid w:val="00781B84"/>
    <w:rsid w:val="00782295"/>
    <w:rsid w:val="007824F2"/>
    <w:rsid w:val="00782680"/>
    <w:rsid w:val="00783373"/>
    <w:rsid w:val="0078369B"/>
    <w:rsid w:val="00783EAC"/>
    <w:rsid w:val="0078460B"/>
    <w:rsid w:val="00784AED"/>
    <w:rsid w:val="00785447"/>
    <w:rsid w:val="00785E01"/>
    <w:rsid w:val="00786C65"/>
    <w:rsid w:val="007871B7"/>
    <w:rsid w:val="00790193"/>
    <w:rsid w:val="00790526"/>
    <w:rsid w:val="00790E6E"/>
    <w:rsid w:val="0079105E"/>
    <w:rsid w:val="00791336"/>
    <w:rsid w:val="007914C0"/>
    <w:rsid w:val="00791626"/>
    <w:rsid w:val="00792341"/>
    <w:rsid w:val="007924EC"/>
    <w:rsid w:val="007926C8"/>
    <w:rsid w:val="00793217"/>
    <w:rsid w:val="0079370B"/>
    <w:rsid w:val="00793FA3"/>
    <w:rsid w:val="00794239"/>
    <w:rsid w:val="00794A35"/>
    <w:rsid w:val="007952AF"/>
    <w:rsid w:val="007952B6"/>
    <w:rsid w:val="007954E0"/>
    <w:rsid w:val="00795775"/>
    <w:rsid w:val="0079646D"/>
    <w:rsid w:val="00796785"/>
    <w:rsid w:val="00797204"/>
    <w:rsid w:val="00797AD4"/>
    <w:rsid w:val="007A0E33"/>
    <w:rsid w:val="007A102F"/>
    <w:rsid w:val="007A12C3"/>
    <w:rsid w:val="007A12D9"/>
    <w:rsid w:val="007A1C0E"/>
    <w:rsid w:val="007A2D24"/>
    <w:rsid w:val="007A37E8"/>
    <w:rsid w:val="007A4788"/>
    <w:rsid w:val="007A47DF"/>
    <w:rsid w:val="007A493F"/>
    <w:rsid w:val="007A4EAF"/>
    <w:rsid w:val="007B0645"/>
    <w:rsid w:val="007B17EB"/>
    <w:rsid w:val="007B204A"/>
    <w:rsid w:val="007B2120"/>
    <w:rsid w:val="007B34E1"/>
    <w:rsid w:val="007B3889"/>
    <w:rsid w:val="007B3CB2"/>
    <w:rsid w:val="007B41DF"/>
    <w:rsid w:val="007B4E68"/>
    <w:rsid w:val="007B4EC7"/>
    <w:rsid w:val="007B4EC9"/>
    <w:rsid w:val="007B4F1A"/>
    <w:rsid w:val="007B5552"/>
    <w:rsid w:val="007B5594"/>
    <w:rsid w:val="007B5873"/>
    <w:rsid w:val="007B6133"/>
    <w:rsid w:val="007B6246"/>
    <w:rsid w:val="007B6458"/>
    <w:rsid w:val="007B7140"/>
    <w:rsid w:val="007B7641"/>
    <w:rsid w:val="007B7B70"/>
    <w:rsid w:val="007B7D5C"/>
    <w:rsid w:val="007B7E65"/>
    <w:rsid w:val="007C04DE"/>
    <w:rsid w:val="007C05B9"/>
    <w:rsid w:val="007C1EF1"/>
    <w:rsid w:val="007C20F1"/>
    <w:rsid w:val="007C23B8"/>
    <w:rsid w:val="007C358F"/>
    <w:rsid w:val="007C39F5"/>
    <w:rsid w:val="007C4563"/>
    <w:rsid w:val="007C6472"/>
    <w:rsid w:val="007C6B11"/>
    <w:rsid w:val="007C6C28"/>
    <w:rsid w:val="007C6C75"/>
    <w:rsid w:val="007C6FD3"/>
    <w:rsid w:val="007C7D89"/>
    <w:rsid w:val="007D0F8C"/>
    <w:rsid w:val="007D1C58"/>
    <w:rsid w:val="007D1F35"/>
    <w:rsid w:val="007D35B5"/>
    <w:rsid w:val="007D3D87"/>
    <w:rsid w:val="007D4AEF"/>
    <w:rsid w:val="007D4C86"/>
    <w:rsid w:val="007D6767"/>
    <w:rsid w:val="007D6D6A"/>
    <w:rsid w:val="007D6F4A"/>
    <w:rsid w:val="007E04B8"/>
    <w:rsid w:val="007E1027"/>
    <w:rsid w:val="007E14FB"/>
    <w:rsid w:val="007E2F15"/>
    <w:rsid w:val="007E3152"/>
    <w:rsid w:val="007E3C03"/>
    <w:rsid w:val="007E40E4"/>
    <w:rsid w:val="007E44A2"/>
    <w:rsid w:val="007E4A05"/>
    <w:rsid w:val="007E4A5F"/>
    <w:rsid w:val="007E5215"/>
    <w:rsid w:val="007E5319"/>
    <w:rsid w:val="007E6148"/>
    <w:rsid w:val="007E617D"/>
    <w:rsid w:val="007E62BE"/>
    <w:rsid w:val="007E65E5"/>
    <w:rsid w:val="007E6F5A"/>
    <w:rsid w:val="007E6FC5"/>
    <w:rsid w:val="007F0ACF"/>
    <w:rsid w:val="007F2475"/>
    <w:rsid w:val="007F3375"/>
    <w:rsid w:val="007F3526"/>
    <w:rsid w:val="007F367E"/>
    <w:rsid w:val="007F418C"/>
    <w:rsid w:val="007F43E2"/>
    <w:rsid w:val="007F5676"/>
    <w:rsid w:val="007F5C61"/>
    <w:rsid w:val="007F5FBC"/>
    <w:rsid w:val="007F613F"/>
    <w:rsid w:val="007F6DC5"/>
    <w:rsid w:val="007F712F"/>
    <w:rsid w:val="007F731C"/>
    <w:rsid w:val="00800118"/>
    <w:rsid w:val="0080048E"/>
    <w:rsid w:val="00800A97"/>
    <w:rsid w:val="008019D4"/>
    <w:rsid w:val="008019EF"/>
    <w:rsid w:val="00801CF0"/>
    <w:rsid w:val="00802334"/>
    <w:rsid w:val="00802853"/>
    <w:rsid w:val="00802DB3"/>
    <w:rsid w:val="0080362C"/>
    <w:rsid w:val="00803A70"/>
    <w:rsid w:val="00803A9C"/>
    <w:rsid w:val="008044C4"/>
    <w:rsid w:val="0080550D"/>
    <w:rsid w:val="00805FDE"/>
    <w:rsid w:val="008063CF"/>
    <w:rsid w:val="00807146"/>
    <w:rsid w:val="008074D3"/>
    <w:rsid w:val="00807C4D"/>
    <w:rsid w:val="00810550"/>
    <w:rsid w:val="00810B39"/>
    <w:rsid w:val="00810C6B"/>
    <w:rsid w:val="00811825"/>
    <w:rsid w:val="008118AB"/>
    <w:rsid w:val="00811B83"/>
    <w:rsid w:val="00811C58"/>
    <w:rsid w:val="008123BF"/>
    <w:rsid w:val="008126C2"/>
    <w:rsid w:val="00812E41"/>
    <w:rsid w:val="00813BBD"/>
    <w:rsid w:val="00813BBF"/>
    <w:rsid w:val="00813DBE"/>
    <w:rsid w:val="0081439D"/>
    <w:rsid w:val="0081453F"/>
    <w:rsid w:val="00815EFB"/>
    <w:rsid w:val="00817283"/>
    <w:rsid w:val="0081751B"/>
    <w:rsid w:val="00817636"/>
    <w:rsid w:val="008178E0"/>
    <w:rsid w:val="0081797E"/>
    <w:rsid w:val="00817F2F"/>
    <w:rsid w:val="0082082E"/>
    <w:rsid w:val="008219F6"/>
    <w:rsid w:val="0082250D"/>
    <w:rsid w:val="00822635"/>
    <w:rsid w:val="0082319E"/>
    <w:rsid w:val="008246F8"/>
    <w:rsid w:val="00824760"/>
    <w:rsid w:val="00824D10"/>
    <w:rsid w:val="0082569F"/>
    <w:rsid w:val="00825755"/>
    <w:rsid w:val="00825D43"/>
    <w:rsid w:val="00826089"/>
    <w:rsid w:val="008264B6"/>
    <w:rsid w:val="00826D1C"/>
    <w:rsid w:val="008274F8"/>
    <w:rsid w:val="0082780F"/>
    <w:rsid w:val="00827BB5"/>
    <w:rsid w:val="00830D42"/>
    <w:rsid w:val="00830ED2"/>
    <w:rsid w:val="00831215"/>
    <w:rsid w:val="00831593"/>
    <w:rsid w:val="008318FF"/>
    <w:rsid w:val="0083191F"/>
    <w:rsid w:val="00831AC0"/>
    <w:rsid w:val="00831B70"/>
    <w:rsid w:val="008323A9"/>
    <w:rsid w:val="00832829"/>
    <w:rsid w:val="008328D2"/>
    <w:rsid w:val="00832C20"/>
    <w:rsid w:val="008331BE"/>
    <w:rsid w:val="008339F5"/>
    <w:rsid w:val="008340DA"/>
    <w:rsid w:val="008344A0"/>
    <w:rsid w:val="0083506A"/>
    <w:rsid w:val="0083697B"/>
    <w:rsid w:val="00837121"/>
    <w:rsid w:val="00837679"/>
    <w:rsid w:val="00841289"/>
    <w:rsid w:val="00841543"/>
    <w:rsid w:val="0084168B"/>
    <w:rsid w:val="008429AF"/>
    <w:rsid w:val="00842B7E"/>
    <w:rsid w:val="00842FC9"/>
    <w:rsid w:val="008431CB"/>
    <w:rsid w:val="00843A8C"/>
    <w:rsid w:val="00843BDC"/>
    <w:rsid w:val="00844A7A"/>
    <w:rsid w:val="00844CC4"/>
    <w:rsid w:val="00844CF5"/>
    <w:rsid w:val="0084599E"/>
    <w:rsid w:val="00845C31"/>
    <w:rsid w:val="008462B5"/>
    <w:rsid w:val="0084726A"/>
    <w:rsid w:val="00847D51"/>
    <w:rsid w:val="00847DFC"/>
    <w:rsid w:val="008504D4"/>
    <w:rsid w:val="00851BAD"/>
    <w:rsid w:val="00852173"/>
    <w:rsid w:val="00852315"/>
    <w:rsid w:val="00852E7F"/>
    <w:rsid w:val="0085389D"/>
    <w:rsid w:val="00853C82"/>
    <w:rsid w:val="00853F34"/>
    <w:rsid w:val="0085419E"/>
    <w:rsid w:val="00854C26"/>
    <w:rsid w:val="0085626D"/>
    <w:rsid w:val="00856327"/>
    <w:rsid w:val="00856B28"/>
    <w:rsid w:val="00856C6C"/>
    <w:rsid w:val="00857B56"/>
    <w:rsid w:val="00860A21"/>
    <w:rsid w:val="00862217"/>
    <w:rsid w:val="008622EE"/>
    <w:rsid w:val="008627BF"/>
    <w:rsid w:val="00862981"/>
    <w:rsid w:val="00862CE3"/>
    <w:rsid w:val="00862DB9"/>
    <w:rsid w:val="00864194"/>
    <w:rsid w:val="008641AA"/>
    <w:rsid w:val="0086471C"/>
    <w:rsid w:val="00864C90"/>
    <w:rsid w:val="00864CD1"/>
    <w:rsid w:val="0086552D"/>
    <w:rsid w:val="00865A15"/>
    <w:rsid w:val="008664E1"/>
    <w:rsid w:val="008666EC"/>
    <w:rsid w:val="00867C73"/>
    <w:rsid w:val="00870043"/>
    <w:rsid w:val="008718ED"/>
    <w:rsid w:val="00871D88"/>
    <w:rsid w:val="008728ED"/>
    <w:rsid w:val="008741F3"/>
    <w:rsid w:val="00874842"/>
    <w:rsid w:val="008748C7"/>
    <w:rsid w:val="0087528C"/>
    <w:rsid w:val="0087536A"/>
    <w:rsid w:val="00875613"/>
    <w:rsid w:val="00875F47"/>
    <w:rsid w:val="008761CB"/>
    <w:rsid w:val="00876706"/>
    <w:rsid w:val="00876FC1"/>
    <w:rsid w:val="00877D60"/>
    <w:rsid w:val="00880A22"/>
    <w:rsid w:val="00880CD5"/>
    <w:rsid w:val="00881FB9"/>
    <w:rsid w:val="0088220C"/>
    <w:rsid w:val="0088283B"/>
    <w:rsid w:val="00882AE2"/>
    <w:rsid w:val="00883EEF"/>
    <w:rsid w:val="0088428C"/>
    <w:rsid w:val="00884504"/>
    <w:rsid w:val="00884B39"/>
    <w:rsid w:val="008851DD"/>
    <w:rsid w:val="008870DA"/>
    <w:rsid w:val="00887248"/>
    <w:rsid w:val="00887C1E"/>
    <w:rsid w:val="00890F90"/>
    <w:rsid w:val="00891CBF"/>
    <w:rsid w:val="0089284D"/>
    <w:rsid w:val="00892C42"/>
    <w:rsid w:val="00893C7D"/>
    <w:rsid w:val="00893CFB"/>
    <w:rsid w:val="00893E64"/>
    <w:rsid w:val="00894DBC"/>
    <w:rsid w:val="0089510B"/>
    <w:rsid w:val="00895535"/>
    <w:rsid w:val="00896093"/>
    <w:rsid w:val="00896131"/>
    <w:rsid w:val="0089639D"/>
    <w:rsid w:val="00896A11"/>
    <w:rsid w:val="00896C25"/>
    <w:rsid w:val="0089794D"/>
    <w:rsid w:val="00897AE0"/>
    <w:rsid w:val="00897FDD"/>
    <w:rsid w:val="008A014E"/>
    <w:rsid w:val="008A0BB7"/>
    <w:rsid w:val="008A0F0C"/>
    <w:rsid w:val="008A123A"/>
    <w:rsid w:val="008A1540"/>
    <w:rsid w:val="008A1734"/>
    <w:rsid w:val="008A19BC"/>
    <w:rsid w:val="008A1FE1"/>
    <w:rsid w:val="008A26F0"/>
    <w:rsid w:val="008A3962"/>
    <w:rsid w:val="008A3C27"/>
    <w:rsid w:val="008A4343"/>
    <w:rsid w:val="008A52B9"/>
    <w:rsid w:val="008A5503"/>
    <w:rsid w:val="008A5645"/>
    <w:rsid w:val="008B0D96"/>
    <w:rsid w:val="008B10A7"/>
    <w:rsid w:val="008B1559"/>
    <w:rsid w:val="008B1BEE"/>
    <w:rsid w:val="008B1BF8"/>
    <w:rsid w:val="008B1FF6"/>
    <w:rsid w:val="008B209F"/>
    <w:rsid w:val="008B2463"/>
    <w:rsid w:val="008B2556"/>
    <w:rsid w:val="008B3613"/>
    <w:rsid w:val="008B4FCB"/>
    <w:rsid w:val="008B5448"/>
    <w:rsid w:val="008B6C3C"/>
    <w:rsid w:val="008B6F28"/>
    <w:rsid w:val="008B70D0"/>
    <w:rsid w:val="008B73EA"/>
    <w:rsid w:val="008B7503"/>
    <w:rsid w:val="008C08B2"/>
    <w:rsid w:val="008C0DBF"/>
    <w:rsid w:val="008C0E61"/>
    <w:rsid w:val="008C1D1D"/>
    <w:rsid w:val="008C26C7"/>
    <w:rsid w:val="008C2D77"/>
    <w:rsid w:val="008C2F5D"/>
    <w:rsid w:val="008C33F6"/>
    <w:rsid w:val="008C3C2E"/>
    <w:rsid w:val="008C4E44"/>
    <w:rsid w:val="008C53E8"/>
    <w:rsid w:val="008C601F"/>
    <w:rsid w:val="008C6028"/>
    <w:rsid w:val="008C635D"/>
    <w:rsid w:val="008C663E"/>
    <w:rsid w:val="008C6BA4"/>
    <w:rsid w:val="008C7E76"/>
    <w:rsid w:val="008C7EC9"/>
    <w:rsid w:val="008D005D"/>
    <w:rsid w:val="008D013D"/>
    <w:rsid w:val="008D0E1F"/>
    <w:rsid w:val="008D117B"/>
    <w:rsid w:val="008D11C7"/>
    <w:rsid w:val="008D122F"/>
    <w:rsid w:val="008D14D5"/>
    <w:rsid w:val="008D1D49"/>
    <w:rsid w:val="008D2492"/>
    <w:rsid w:val="008D2FEB"/>
    <w:rsid w:val="008D2FF9"/>
    <w:rsid w:val="008D3017"/>
    <w:rsid w:val="008D30A4"/>
    <w:rsid w:val="008D3A03"/>
    <w:rsid w:val="008D4913"/>
    <w:rsid w:val="008D4944"/>
    <w:rsid w:val="008D53B2"/>
    <w:rsid w:val="008D552D"/>
    <w:rsid w:val="008D5C0F"/>
    <w:rsid w:val="008D6060"/>
    <w:rsid w:val="008D623B"/>
    <w:rsid w:val="008D6B58"/>
    <w:rsid w:val="008D6E01"/>
    <w:rsid w:val="008D7625"/>
    <w:rsid w:val="008D7BCB"/>
    <w:rsid w:val="008D7FAF"/>
    <w:rsid w:val="008E0DB9"/>
    <w:rsid w:val="008E18B8"/>
    <w:rsid w:val="008E1ACA"/>
    <w:rsid w:val="008E1CB6"/>
    <w:rsid w:val="008E1E1F"/>
    <w:rsid w:val="008E2C1F"/>
    <w:rsid w:val="008E3BC2"/>
    <w:rsid w:val="008E3E34"/>
    <w:rsid w:val="008E4214"/>
    <w:rsid w:val="008E4E87"/>
    <w:rsid w:val="008E5033"/>
    <w:rsid w:val="008E50C9"/>
    <w:rsid w:val="008E5319"/>
    <w:rsid w:val="008E57C2"/>
    <w:rsid w:val="008E6B48"/>
    <w:rsid w:val="008E723A"/>
    <w:rsid w:val="008E77DE"/>
    <w:rsid w:val="008E7A77"/>
    <w:rsid w:val="008E7BCC"/>
    <w:rsid w:val="008E7C76"/>
    <w:rsid w:val="008E7C9C"/>
    <w:rsid w:val="008E7D3C"/>
    <w:rsid w:val="008F0A61"/>
    <w:rsid w:val="008F1039"/>
    <w:rsid w:val="008F148A"/>
    <w:rsid w:val="008F2198"/>
    <w:rsid w:val="008F27BD"/>
    <w:rsid w:val="008F2819"/>
    <w:rsid w:val="008F37B7"/>
    <w:rsid w:val="008F41C3"/>
    <w:rsid w:val="008F4F55"/>
    <w:rsid w:val="008F5F26"/>
    <w:rsid w:val="008F604C"/>
    <w:rsid w:val="008F6916"/>
    <w:rsid w:val="008F73A0"/>
    <w:rsid w:val="008F7473"/>
    <w:rsid w:val="008F76DA"/>
    <w:rsid w:val="008F7A69"/>
    <w:rsid w:val="008F7DAC"/>
    <w:rsid w:val="00900B30"/>
    <w:rsid w:val="00900F5D"/>
    <w:rsid w:val="00901527"/>
    <w:rsid w:val="00901797"/>
    <w:rsid w:val="009019F0"/>
    <w:rsid w:val="00902564"/>
    <w:rsid w:val="009026E8"/>
    <w:rsid w:val="0090286D"/>
    <w:rsid w:val="00903750"/>
    <w:rsid w:val="00903A3F"/>
    <w:rsid w:val="00904686"/>
    <w:rsid w:val="00904871"/>
    <w:rsid w:val="009059E9"/>
    <w:rsid w:val="00905EF3"/>
    <w:rsid w:val="00906974"/>
    <w:rsid w:val="00906D72"/>
    <w:rsid w:val="00907875"/>
    <w:rsid w:val="009111E8"/>
    <w:rsid w:val="009115F6"/>
    <w:rsid w:val="00911E44"/>
    <w:rsid w:val="00912237"/>
    <w:rsid w:val="00912360"/>
    <w:rsid w:val="009125E3"/>
    <w:rsid w:val="00912D86"/>
    <w:rsid w:val="00913132"/>
    <w:rsid w:val="0091379C"/>
    <w:rsid w:val="00914D0B"/>
    <w:rsid w:val="00914E81"/>
    <w:rsid w:val="009168FD"/>
    <w:rsid w:val="00917163"/>
    <w:rsid w:val="009173AE"/>
    <w:rsid w:val="00920DBC"/>
    <w:rsid w:val="009221F2"/>
    <w:rsid w:val="009228E2"/>
    <w:rsid w:val="009239AC"/>
    <w:rsid w:val="00923F61"/>
    <w:rsid w:val="009240A3"/>
    <w:rsid w:val="00924349"/>
    <w:rsid w:val="009245D4"/>
    <w:rsid w:val="0092542D"/>
    <w:rsid w:val="00925871"/>
    <w:rsid w:val="009258E4"/>
    <w:rsid w:val="009272EF"/>
    <w:rsid w:val="00930C1C"/>
    <w:rsid w:val="0093112E"/>
    <w:rsid w:val="009311CB"/>
    <w:rsid w:val="00931660"/>
    <w:rsid w:val="00931A9E"/>
    <w:rsid w:val="009336DD"/>
    <w:rsid w:val="00935228"/>
    <w:rsid w:val="00935A5F"/>
    <w:rsid w:val="00935C43"/>
    <w:rsid w:val="00935E5E"/>
    <w:rsid w:val="009362CF"/>
    <w:rsid w:val="00936608"/>
    <w:rsid w:val="009366C5"/>
    <w:rsid w:val="0093723F"/>
    <w:rsid w:val="00937A95"/>
    <w:rsid w:val="00937B7F"/>
    <w:rsid w:val="009402A0"/>
    <w:rsid w:val="00940399"/>
    <w:rsid w:val="0094177F"/>
    <w:rsid w:val="009417FD"/>
    <w:rsid w:val="00941CDD"/>
    <w:rsid w:val="00942931"/>
    <w:rsid w:val="009433F4"/>
    <w:rsid w:val="00944067"/>
    <w:rsid w:val="00944FD6"/>
    <w:rsid w:val="009454BA"/>
    <w:rsid w:val="00945973"/>
    <w:rsid w:val="00945BCC"/>
    <w:rsid w:val="00945BF4"/>
    <w:rsid w:val="00945C02"/>
    <w:rsid w:val="0094619D"/>
    <w:rsid w:val="009463DE"/>
    <w:rsid w:val="0094647F"/>
    <w:rsid w:val="00946D04"/>
    <w:rsid w:val="00947B74"/>
    <w:rsid w:val="0095014C"/>
    <w:rsid w:val="00950333"/>
    <w:rsid w:val="00951DAC"/>
    <w:rsid w:val="0095228F"/>
    <w:rsid w:val="009526F1"/>
    <w:rsid w:val="009528FD"/>
    <w:rsid w:val="00952C01"/>
    <w:rsid w:val="009534B8"/>
    <w:rsid w:val="00953CEC"/>
    <w:rsid w:val="00954E93"/>
    <w:rsid w:val="00954FA8"/>
    <w:rsid w:val="00955A3F"/>
    <w:rsid w:val="00956088"/>
    <w:rsid w:val="009562CF"/>
    <w:rsid w:val="00956544"/>
    <w:rsid w:val="0095691D"/>
    <w:rsid w:val="00957304"/>
    <w:rsid w:val="009576B5"/>
    <w:rsid w:val="00957E1C"/>
    <w:rsid w:val="00957E4A"/>
    <w:rsid w:val="009605F3"/>
    <w:rsid w:val="00960A6A"/>
    <w:rsid w:val="00960CB1"/>
    <w:rsid w:val="009637F8"/>
    <w:rsid w:val="009639C9"/>
    <w:rsid w:val="009647AC"/>
    <w:rsid w:val="00964961"/>
    <w:rsid w:val="00964D21"/>
    <w:rsid w:val="00964E9C"/>
    <w:rsid w:val="00964FD3"/>
    <w:rsid w:val="009650E3"/>
    <w:rsid w:val="009658E9"/>
    <w:rsid w:val="009664D2"/>
    <w:rsid w:val="0096746F"/>
    <w:rsid w:val="009674EC"/>
    <w:rsid w:val="00967E7F"/>
    <w:rsid w:val="009700B9"/>
    <w:rsid w:val="00970249"/>
    <w:rsid w:val="009706CA"/>
    <w:rsid w:val="00970A08"/>
    <w:rsid w:val="00970BEF"/>
    <w:rsid w:val="00970D23"/>
    <w:rsid w:val="00971264"/>
    <w:rsid w:val="00971279"/>
    <w:rsid w:val="00972130"/>
    <w:rsid w:val="00973195"/>
    <w:rsid w:val="00973969"/>
    <w:rsid w:val="00974331"/>
    <w:rsid w:val="009744ED"/>
    <w:rsid w:val="009758B7"/>
    <w:rsid w:val="00975E98"/>
    <w:rsid w:val="00976B73"/>
    <w:rsid w:val="0097713A"/>
    <w:rsid w:val="00977325"/>
    <w:rsid w:val="00977D97"/>
    <w:rsid w:val="00977E6D"/>
    <w:rsid w:val="0098032C"/>
    <w:rsid w:val="00980496"/>
    <w:rsid w:val="009816F1"/>
    <w:rsid w:val="00981BD9"/>
    <w:rsid w:val="00981F6D"/>
    <w:rsid w:val="0098212B"/>
    <w:rsid w:val="009823B2"/>
    <w:rsid w:val="00982F5D"/>
    <w:rsid w:val="0098316F"/>
    <w:rsid w:val="00983B3F"/>
    <w:rsid w:val="00984070"/>
    <w:rsid w:val="00984490"/>
    <w:rsid w:val="009847F3"/>
    <w:rsid w:val="00984984"/>
    <w:rsid w:val="00984A35"/>
    <w:rsid w:val="00984C5B"/>
    <w:rsid w:val="0098576C"/>
    <w:rsid w:val="00985AAF"/>
    <w:rsid w:val="00985AF8"/>
    <w:rsid w:val="00985CF0"/>
    <w:rsid w:val="00985E8E"/>
    <w:rsid w:val="0098651B"/>
    <w:rsid w:val="00986D22"/>
    <w:rsid w:val="0098712A"/>
    <w:rsid w:val="009875CB"/>
    <w:rsid w:val="00987BDA"/>
    <w:rsid w:val="009906B6"/>
    <w:rsid w:val="009919A7"/>
    <w:rsid w:val="0099222F"/>
    <w:rsid w:val="009927A0"/>
    <w:rsid w:val="009928AF"/>
    <w:rsid w:val="0099400E"/>
    <w:rsid w:val="00994203"/>
    <w:rsid w:val="00994C8A"/>
    <w:rsid w:val="0099512E"/>
    <w:rsid w:val="00995369"/>
    <w:rsid w:val="0099595C"/>
    <w:rsid w:val="00995B21"/>
    <w:rsid w:val="00995E71"/>
    <w:rsid w:val="009961BA"/>
    <w:rsid w:val="009961CF"/>
    <w:rsid w:val="009972B6"/>
    <w:rsid w:val="00997976"/>
    <w:rsid w:val="009A080C"/>
    <w:rsid w:val="009A0EAF"/>
    <w:rsid w:val="009A1A0C"/>
    <w:rsid w:val="009A1F7F"/>
    <w:rsid w:val="009A2AEE"/>
    <w:rsid w:val="009A2B27"/>
    <w:rsid w:val="009A3056"/>
    <w:rsid w:val="009A30D1"/>
    <w:rsid w:val="009A314B"/>
    <w:rsid w:val="009A3175"/>
    <w:rsid w:val="009A36D5"/>
    <w:rsid w:val="009A3AFA"/>
    <w:rsid w:val="009A3FBA"/>
    <w:rsid w:val="009A4D74"/>
    <w:rsid w:val="009A5170"/>
    <w:rsid w:val="009A574D"/>
    <w:rsid w:val="009A5F48"/>
    <w:rsid w:val="009A5F59"/>
    <w:rsid w:val="009A6034"/>
    <w:rsid w:val="009A63DE"/>
    <w:rsid w:val="009A6695"/>
    <w:rsid w:val="009A6784"/>
    <w:rsid w:val="009A68A4"/>
    <w:rsid w:val="009A7AA3"/>
    <w:rsid w:val="009A7CE1"/>
    <w:rsid w:val="009B057A"/>
    <w:rsid w:val="009B0688"/>
    <w:rsid w:val="009B0C76"/>
    <w:rsid w:val="009B1821"/>
    <w:rsid w:val="009B239D"/>
    <w:rsid w:val="009B3D5D"/>
    <w:rsid w:val="009B40BD"/>
    <w:rsid w:val="009B41A2"/>
    <w:rsid w:val="009B5196"/>
    <w:rsid w:val="009B52DB"/>
    <w:rsid w:val="009B5D29"/>
    <w:rsid w:val="009B6386"/>
    <w:rsid w:val="009B63C1"/>
    <w:rsid w:val="009B6774"/>
    <w:rsid w:val="009B6EFC"/>
    <w:rsid w:val="009C043E"/>
    <w:rsid w:val="009C0A39"/>
    <w:rsid w:val="009C0F02"/>
    <w:rsid w:val="009C1628"/>
    <w:rsid w:val="009C1751"/>
    <w:rsid w:val="009C225D"/>
    <w:rsid w:val="009C226E"/>
    <w:rsid w:val="009C2F02"/>
    <w:rsid w:val="009C383D"/>
    <w:rsid w:val="009C3DDE"/>
    <w:rsid w:val="009C419F"/>
    <w:rsid w:val="009C4A16"/>
    <w:rsid w:val="009C53E3"/>
    <w:rsid w:val="009C5AB3"/>
    <w:rsid w:val="009C6058"/>
    <w:rsid w:val="009C6534"/>
    <w:rsid w:val="009C6762"/>
    <w:rsid w:val="009C6CF1"/>
    <w:rsid w:val="009C7D55"/>
    <w:rsid w:val="009C7DAD"/>
    <w:rsid w:val="009D03AB"/>
    <w:rsid w:val="009D094B"/>
    <w:rsid w:val="009D26D8"/>
    <w:rsid w:val="009D28B5"/>
    <w:rsid w:val="009D29C3"/>
    <w:rsid w:val="009D3678"/>
    <w:rsid w:val="009D3682"/>
    <w:rsid w:val="009D4761"/>
    <w:rsid w:val="009D4919"/>
    <w:rsid w:val="009D4B24"/>
    <w:rsid w:val="009D4DEF"/>
    <w:rsid w:val="009D4EDB"/>
    <w:rsid w:val="009D4F2F"/>
    <w:rsid w:val="009D5A2D"/>
    <w:rsid w:val="009D6390"/>
    <w:rsid w:val="009D6769"/>
    <w:rsid w:val="009D6F6B"/>
    <w:rsid w:val="009E0017"/>
    <w:rsid w:val="009E224D"/>
    <w:rsid w:val="009E2B42"/>
    <w:rsid w:val="009E3FE6"/>
    <w:rsid w:val="009E426D"/>
    <w:rsid w:val="009E4F7D"/>
    <w:rsid w:val="009E5145"/>
    <w:rsid w:val="009E5B1E"/>
    <w:rsid w:val="009E5C22"/>
    <w:rsid w:val="009E5E47"/>
    <w:rsid w:val="009E6B4D"/>
    <w:rsid w:val="009E6C02"/>
    <w:rsid w:val="009E7168"/>
    <w:rsid w:val="009E7175"/>
    <w:rsid w:val="009E7BCE"/>
    <w:rsid w:val="009F0178"/>
    <w:rsid w:val="009F01C1"/>
    <w:rsid w:val="009F0211"/>
    <w:rsid w:val="009F0E46"/>
    <w:rsid w:val="009F1222"/>
    <w:rsid w:val="009F143C"/>
    <w:rsid w:val="009F1A2D"/>
    <w:rsid w:val="009F1A76"/>
    <w:rsid w:val="009F1D50"/>
    <w:rsid w:val="009F200F"/>
    <w:rsid w:val="009F2112"/>
    <w:rsid w:val="009F2EF9"/>
    <w:rsid w:val="009F2FF8"/>
    <w:rsid w:val="009F3DEB"/>
    <w:rsid w:val="009F4F70"/>
    <w:rsid w:val="009F4F9A"/>
    <w:rsid w:val="009F5494"/>
    <w:rsid w:val="009F5894"/>
    <w:rsid w:val="009F61AC"/>
    <w:rsid w:val="009F635F"/>
    <w:rsid w:val="009F640C"/>
    <w:rsid w:val="009F65A4"/>
    <w:rsid w:val="009F702C"/>
    <w:rsid w:val="009F7388"/>
    <w:rsid w:val="009F7397"/>
    <w:rsid w:val="00A001C1"/>
    <w:rsid w:val="00A012B6"/>
    <w:rsid w:val="00A01790"/>
    <w:rsid w:val="00A01AB3"/>
    <w:rsid w:val="00A02085"/>
    <w:rsid w:val="00A02B09"/>
    <w:rsid w:val="00A036E1"/>
    <w:rsid w:val="00A03B2C"/>
    <w:rsid w:val="00A03EFB"/>
    <w:rsid w:val="00A03FDC"/>
    <w:rsid w:val="00A04030"/>
    <w:rsid w:val="00A04056"/>
    <w:rsid w:val="00A040C4"/>
    <w:rsid w:val="00A046B3"/>
    <w:rsid w:val="00A053D0"/>
    <w:rsid w:val="00A05AA4"/>
    <w:rsid w:val="00A06984"/>
    <w:rsid w:val="00A072A9"/>
    <w:rsid w:val="00A07C21"/>
    <w:rsid w:val="00A10161"/>
    <w:rsid w:val="00A10188"/>
    <w:rsid w:val="00A103CF"/>
    <w:rsid w:val="00A10457"/>
    <w:rsid w:val="00A10846"/>
    <w:rsid w:val="00A10900"/>
    <w:rsid w:val="00A10D23"/>
    <w:rsid w:val="00A11C0A"/>
    <w:rsid w:val="00A11C90"/>
    <w:rsid w:val="00A11DC7"/>
    <w:rsid w:val="00A123C0"/>
    <w:rsid w:val="00A12E70"/>
    <w:rsid w:val="00A14233"/>
    <w:rsid w:val="00A145E1"/>
    <w:rsid w:val="00A14C84"/>
    <w:rsid w:val="00A15123"/>
    <w:rsid w:val="00A16103"/>
    <w:rsid w:val="00A16FA4"/>
    <w:rsid w:val="00A17C32"/>
    <w:rsid w:val="00A20384"/>
    <w:rsid w:val="00A2074B"/>
    <w:rsid w:val="00A21943"/>
    <w:rsid w:val="00A2228F"/>
    <w:rsid w:val="00A22915"/>
    <w:rsid w:val="00A22B32"/>
    <w:rsid w:val="00A23DD2"/>
    <w:rsid w:val="00A23F54"/>
    <w:rsid w:val="00A25140"/>
    <w:rsid w:val="00A25154"/>
    <w:rsid w:val="00A2599F"/>
    <w:rsid w:val="00A269CA"/>
    <w:rsid w:val="00A26D27"/>
    <w:rsid w:val="00A27A36"/>
    <w:rsid w:val="00A27C5F"/>
    <w:rsid w:val="00A30647"/>
    <w:rsid w:val="00A307EC"/>
    <w:rsid w:val="00A308C2"/>
    <w:rsid w:val="00A31594"/>
    <w:rsid w:val="00A31661"/>
    <w:rsid w:val="00A31719"/>
    <w:rsid w:val="00A31D08"/>
    <w:rsid w:val="00A32317"/>
    <w:rsid w:val="00A32DB9"/>
    <w:rsid w:val="00A335AC"/>
    <w:rsid w:val="00A3370D"/>
    <w:rsid w:val="00A33906"/>
    <w:rsid w:val="00A33A69"/>
    <w:rsid w:val="00A34ACD"/>
    <w:rsid w:val="00A34F9E"/>
    <w:rsid w:val="00A36237"/>
    <w:rsid w:val="00A362EB"/>
    <w:rsid w:val="00A37468"/>
    <w:rsid w:val="00A3792F"/>
    <w:rsid w:val="00A379D6"/>
    <w:rsid w:val="00A40329"/>
    <w:rsid w:val="00A414EF"/>
    <w:rsid w:val="00A41D47"/>
    <w:rsid w:val="00A4287E"/>
    <w:rsid w:val="00A42A18"/>
    <w:rsid w:val="00A432C0"/>
    <w:rsid w:val="00A45680"/>
    <w:rsid w:val="00A45906"/>
    <w:rsid w:val="00A45B11"/>
    <w:rsid w:val="00A4631F"/>
    <w:rsid w:val="00A472B5"/>
    <w:rsid w:val="00A47A83"/>
    <w:rsid w:val="00A47AF4"/>
    <w:rsid w:val="00A47DB2"/>
    <w:rsid w:val="00A5014C"/>
    <w:rsid w:val="00A507B9"/>
    <w:rsid w:val="00A50F51"/>
    <w:rsid w:val="00A51A9C"/>
    <w:rsid w:val="00A51D89"/>
    <w:rsid w:val="00A52D45"/>
    <w:rsid w:val="00A546B9"/>
    <w:rsid w:val="00A54BCF"/>
    <w:rsid w:val="00A54F1C"/>
    <w:rsid w:val="00A56599"/>
    <w:rsid w:val="00A56BC3"/>
    <w:rsid w:val="00A56BC4"/>
    <w:rsid w:val="00A571D4"/>
    <w:rsid w:val="00A5721C"/>
    <w:rsid w:val="00A57578"/>
    <w:rsid w:val="00A57C74"/>
    <w:rsid w:val="00A57F6C"/>
    <w:rsid w:val="00A600EE"/>
    <w:rsid w:val="00A6059D"/>
    <w:rsid w:val="00A612C7"/>
    <w:rsid w:val="00A6155F"/>
    <w:rsid w:val="00A61A68"/>
    <w:rsid w:val="00A61E2C"/>
    <w:rsid w:val="00A62282"/>
    <w:rsid w:val="00A62A91"/>
    <w:rsid w:val="00A62EFC"/>
    <w:rsid w:val="00A639CB"/>
    <w:rsid w:val="00A63B0A"/>
    <w:rsid w:val="00A64986"/>
    <w:rsid w:val="00A653EE"/>
    <w:rsid w:val="00A65B5C"/>
    <w:rsid w:val="00A662A3"/>
    <w:rsid w:val="00A666F4"/>
    <w:rsid w:val="00A67059"/>
    <w:rsid w:val="00A671C1"/>
    <w:rsid w:val="00A67EAF"/>
    <w:rsid w:val="00A67F91"/>
    <w:rsid w:val="00A70438"/>
    <w:rsid w:val="00A7093A"/>
    <w:rsid w:val="00A709CF"/>
    <w:rsid w:val="00A70DA1"/>
    <w:rsid w:val="00A70E12"/>
    <w:rsid w:val="00A7220F"/>
    <w:rsid w:val="00A727FF"/>
    <w:rsid w:val="00A72BEC"/>
    <w:rsid w:val="00A736DB"/>
    <w:rsid w:val="00A7387E"/>
    <w:rsid w:val="00A73CF8"/>
    <w:rsid w:val="00A73DD3"/>
    <w:rsid w:val="00A7418B"/>
    <w:rsid w:val="00A74525"/>
    <w:rsid w:val="00A74AA9"/>
    <w:rsid w:val="00A75C93"/>
    <w:rsid w:val="00A76C0A"/>
    <w:rsid w:val="00A76F5E"/>
    <w:rsid w:val="00A77DD9"/>
    <w:rsid w:val="00A77F9B"/>
    <w:rsid w:val="00A807DA"/>
    <w:rsid w:val="00A80F92"/>
    <w:rsid w:val="00A80FC8"/>
    <w:rsid w:val="00A8183D"/>
    <w:rsid w:val="00A82343"/>
    <w:rsid w:val="00A8286A"/>
    <w:rsid w:val="00A82BCD"/>
    <w:rsid w:val="00A83E05"/>
    <w:rsid w:val="00A843E2"/>
    <w:rsid w:val="00A852AD"/>
    <w:rsid w:val="00A85691"/>
    <w:rsid w:val="00A863D0"/>
    <w:rsid w:val="00A86C82"/>
    <w:rsid w:val="00A9007A"/>
    <w:rsid w:val="00A90698"/>
    <w:rsid w:val="00A90B14"/>
    <w:rsid w:val="00A90B9D"/>
    <w:rsid w:val="00A90E36"/>
    <w:rsid w:val="00A9154C"/>
    <w:rsid w:val="00A92760"/>
    <w:rsid w:val="00A936F6"/>
    <w:rsid w:val="00A93D7B"/>
    <w:rsid w:val="00A93D8D"/>
    <w:rsid w:val="00A93EDC"/>
    <w:rsid w:val="00A944C2"/>
    <w:rsid w:val="00A94951"/>
    <w:rsid w:val="00A94A8E"/>
    <w:rsid w:val="00A95346"/>
    <w:rsid w:val="00A9568A"/>
    <w:rsid w:val="00A95DF5"/>
    <w:rsid w:val="00A9628E"/>
    <w:rsid w:val="00A964D0"/>
    <w:rsid w:val="00A97119"/>
    <w:rsid w:val="00A97184"/>
    <w:rsid w:val="00A97594"/>
    <w:rsid w:val="00A977AD"/>
    <w:rsid w:val="00AA0205"/>
    <w:rsid w:val="00AA0B85"/>
    <w:rsid w:val="00AA0EAC"/>
    <w:rsid w:val="00AA0EDD"/>
    <w:rsid w:val="00AA1902"/>
    <w:rsid w:val="00AA1C14"/>
    <w:rsid w:val="00AA30AC"/>
    <w:rsid w:val="00AA3700"/>
    <w:rsid w:val="00AA3A8C"/>
    <w:rsid w:val="00AA533F"/>
    <w:rsid w:val="00AA560F"/>
    <w:rsid w:val="00AA5ED0"/>
    <w:rsid w:val="00AA60FD"/>
    <w:rsid w:val="00AA670D"/>
    <w:rsid w:val="00AA6FA6"/>
    <w:rsid w:val="00AA7C61"/>
    <w:rsid w:val="00AB069D"/>
    <w:rsid w:val="00AB0E98"/>
    <w:rsid w:val="00AB103F"/>
    <w:rsid w:val="00AB109F"/>
    <w:rsid w:val="00AB114B"/>
    <w:rsid w:val="00AB1957"/>
    <w:rsid w:val="00AB1C35"/>
    <w:rsid w:val="00AB1D20"/>
    <w:rsid w:val="00AB25FE"/>
    <w:rsid w:val="00AB296F"/>
    <w:rsid w:val="00AB2AC9"/>
    <w:rsid w:val="00AB2B2F"/>
    <w:rsid w:val="00AB3458"/>
    <w:rsid w:val="00AB360E"/>
    <w:rsid w:val="00AB457D"/>
    <w:rsid w:val="00AB4E45"/>
    <w:rsid w:val="00AB5C5E"/>
    <w:rsid w:val="00AB6C6F"/>
    <w:rsid w:val="00AB6F1B"/>
    <w:rsid w:val="00AB714E"/>
    <w:rsid w:val="00AB73FC"/>
    <w:rsid w:val="00AB7DAF"/>
    <w:rsid w:val="00AC031F"/>
    <w:rsid w:val="00AC0992"/>
    <w:rsid w:val="00AC18E7"/>
    <w:rsid w:val="00AC256C"/>
    <w:rsid w:val="00AC2929"/>
    <w:rsid w:val="00AC37EF"/>
    <w:rsid w:val="00AC4025"/>
    <w:rsid w:val="00AC43ED"/>
    <w:rsid w:val="00AC4BB7"/>
    <w:rsid w:val="00AC4E05"/>
    <w:rsid w:val="00AC4EA2"/>
    <w:rsid w:val="00AC534D"/>
    <w:rsid w:val="00AC5CC7"/>
    <w:rsid w:val="00AC636B"/>
    <w:rsid w:val="00AC6A3A"/>
    <w:rsid w:val="00AC6B16"/>
    <w:rsid w:val="00AC7603"/>
    <w:rsid w:val="00AC7636"/>
    <w:rsid w:val="00AD01D9"/>
    <w:rsid w:val="00AD178E"/>
    <w:rsid w:val="00AD1DE2"/>
    <w:rsid w:val="00AD1E1B"/>
    <w:rsid w:val="00AD4681"/>
    <w:rsid w:val="00AD47C3"/>
    <w:rsid w:val="00AD4DC7"/>
    <w:rsid w:val="00AD4E85"/>
    <w:rsid w:val="00AD5567"/>
    <w:rsid w:val="00AD5FC0"/>
    <w:rsid w:val="00AD638F"/>
    <w:rsid w:val="00AD7A89"/>
    <w:rsid w:val="00AD7BC1"/>
    <w:rsid w:val="00AD7D42"/>
    <w:rsid w:val="00AE01E6"/>
    <w:rsid w:val="00AE0FEC"/>
    <w:rsid w:val="00AE1BF9"/>
    <w:rsid w:val="00AE1CD2"/>
    <w:rsid w:val="00AE223A"/>
    <w:rsid w:val="00AE22D1"/>
    <w:rsid w:val="00AE2337"/>
    <w:rsid w:val="00AE276E"/>
    <w:rsid w:val="00AE2BE2"/>
    <w:rsid w:val="00AE47B9"/>
    <w:rsid w:val="00AE501A"/>
    <w:rsid w:val="00AF0393"/>
    <w:rsid w:val="00AF0601"/>
    <w:rsid w:val="00AF0E73"/>
    <w:rsid w:val="00AF0FE8"/>
    <w:rsid w:val="00AF14D2"/>
    <w:rsid w:val="00AF16AB"/>
    <w:rsid w:val="00AF1EB3"/>
    <w:rsid w:val="00AF25F0"/>
    <w:rsid w:val="00AF29E2"/>
    <w:rsid w:val="00AF2CA4"/>
    <w:rsid w:val="00AF2F40"/>
    <w:rsid w:val="00AF3C5B"/>
    <w:rsid w:val="00AF404F"/>
    <w:rsid w:val="00AF4A4B"/>
    <w:rsid w:val="00AF57A5"/>
    <w:rsid w:val="00AF593F"/>
    <w:rsid w:val="00B0183E"/>
    <w:rsid w:val="00B01C65"/>
    <w:rsid w:val="00B02026"/>
    <w:rsid w:val="00B023D3"/>
    <w:rsid w:val="00B02BB0"/>
    <w:rsid w:val="00B02CCA"/>
    <w:rsid w:val="00B039DE"/>
    <w:rsid w:val="00B048B4"/>
    <w:rsid w:val="00B04B7B"/>
    <w:rsid w:val="00B04D51"/>
    <w:rsid w:val="00B05078"/>
    <w:rsid w:val="00B05294"/>
    <w:rsid w:val="00B05927"/>
    <w:rsid w:val="00B05C97"/>
    <w:rsid w:val="00B060FE"/>
    <w:rsid w:val="00B0642E"/>
    <w:rsid w:val="00B06816"/>
    <w:rsid w:val="00B0696B"/>
    <w:rsid w:val="00B10D11"/>
    <w:rsid w:val="00B10D21"/>
    <w:rsid w:val="00B10D9F"/>
    <w:rsid w:val="00B1143B"/>
    <w:rsid w:val="00B11773"/>
    <w:rsid w:val="00B11A0E"/>
    <w:rsid w:val="00B11E9E"/>
    <w:rsid w:val="00B12444"/>
    <w:rsid w:val="00B12583"/>
    <w:rsid w:val="00B12739"/>
    <w:rsid w:val="00B13A0A"/>
    <w:rsid w:val="00B13B51"/>
    <w:rsid w:val="00B13DAF"/>
    <w:rsid w:val="00B13E25"/>
    <w:rsid w:val="00B13E6B"/>
    <w:rsid w:val="00B14725"/>
    <w:rsid w:val="00B157D4"/>
    <w:rsid w:val="00B15A82"/>
    <w:rsid w:val="00B15B47"/>
    <w:rsid w:val="00B1680F"/>
    <w:rsid w:val="00B16B72"/>
    <w:rsid w:val="00B17856"/>
    <w:rsid w:val="00B208B4"/>
    <w:rsid w:val="00B20C82"/>
    <w:rsid w:val="00B21508"/>
    <w:rsid w:val="00B21D7C"/>
    <w:rsid w:val="00B2285F"/>
    <w:rsid w:val="00B22903"/>
    <w:rsid w:val="00B235B3"/>
    <w:rsid w:val="00B23BF1"/>
    <w:rsid w:val="00B24335"/>
    <w:rsid w:val="00B24527"/>
    <w:rsid w:val="00B25279"/>
    <w:rsid w:val="00B25434"/>
    <w:rsid w:val="00B25635"/>
    <w:rsid w:val="00B25D7D"/>
    <w:rsid w:val="00B25DFB"/>
    <w:rsid w:val="00B263A0"/>
    <w:rsid w:val="00B2694B"/>
    <w:rsid w:val="00B269B8"/>
    <w:rsid w:val="00B2713A"/>
    <w:rsid w:val="00B27AF8"/>
    <w:rsid w:val="00B3020C"/>
    <w:rsid w:val="00B30315"/>
    <w:rsid w:val="00B313A4"/>
    <w:rsid w:val="00B32AA7"/>
    <w:rsid w:val="00B32E28"/>
    <w:rsid w:val="00B33794"/>
    <w:rsid w:val="00B33C28"/>
    <w:rsid w:val="00B33C41"/>
    <w:rsid w:val="00B35351"/>
    <w:rsid w:val="00B355A7"/>
    <w:rsid w:val="00B360D1"/>
    <w:rsid w:val="00B36C2C"/>
    <w:rsid w:val="00B37668"/>
    <w:rsid w:val="00B37B2C"/>
    <w:rsid w:val="00B37CF0"/>
    <w:rsid w:val="00B37D0F"/>
    <w:rsid w:val="00B401D6"/>
    <w:rsid w:val="00B40DDE"/>
    <w:rsid w:val="00B41345"/>
    <w:rsid w:val="00B4210E"/>
    <w:rsid w:val="00B42FB2"/>
    <w:rsid w:val="00B43076"/>
    <w:rsid w:val="00B43627"/>
    <w:rsid w:val="00B43ADA"/>
    <w:rsid w:val="00B442A6"/>
    <w:rsid w:val="00B448DA"/>
    <w:rsid w:val="00B453AC"/>
    <w:rsid w:val="00B45B97"/>
    <w:rsid w:val="00B46E4A"/>
    <w:rsid w:val="00B47543"/>
    <w:rsid w:val="00B47B22"/>
    <w:rsid w:val="00B500CB"/>
    <w:rsid w:val="00B50210"/>
    <w:rsid w:val="00B51D22"/>
    <w:rsid w:val="00B52644"/>
    <w:rsid w:val="00B52E65"/>
    <w:rsid w:val="00B5339E"/>
    <w:rsid w:val="00B55226"/>
    <w:rsid w:val="00B557A7"/>
    <w:rsid w:val="00B55A31"/>
    <w:rsid w:val="00B56F00"/>
    <w:rsid w:val="00B57567"/>
    <w:rsid w:val="00B57816"/>
    <w:rsid w:val="00B578E4"/>
    <w:rsid w:val="00B57B11"/>
    <w:rsid w:val="00B57CF6"/>
    <w:rsid w:val="00B622B8"/>
    <w:rsid w:val="00B629DC"/>
    <w:rsid w:val="00B63426"/>
    <w:rsid w:val="00B63B41"/>
    <w:rsid w:val="00B648F6"/>
    <w:rsid w:val="00B64C51"/>
    <w:rsid w:val="00B650D0"/>
    <w:rsid w:val="00B659A7"/>
    <w:rsid w:val="00B65ED2"/>
    <w:rsid w:val="00B667F5"/>
    <w:rsid w:val="00B668F5"/>
    <w:rsid w:val="00B670AC"/>
    <w:rsid w:val="00B675A7"/>
    <w:rsid w:val="00B676CE"/>
    <w:rsid w:val="00B67B72"/>
    <w:rsid w:val="00B67BF4"/>
    <w:rsid w:val="00B67CA9"/>
    <w:rsid w:val="00B67D3A"/>
    <w:rsid w:val="00B70CD0"/>
    <w:rsid w:val="00B70D54"/>
    <w:rsid w:val="00B70E33"/>
    <w:rsid w:val="00B71897"/>
    <w:rsid w:val="00B71D2A"/>
    <w:rsid w:val="00B72081"/>
    <w:rsid w:val="00B727D4"/>
    <w:rsid w:val="00B72CFC"/>
    <w:rsid w:val="00B742A5"/>
    <w:rsid w:val="00B74378"/>
    <w:rsid w:val="00B7453E"/>
    <w:rsid w:val="00B746E5"/>
    <w:rsid w:val="00B748F0"/>
    <w:rsid w:val="00B751EF"/>
    <w:rsid w:val="00B75FEE"/>
    <w:rsid w:val="00B765FE"/>
    <w:rsid w:val="00B76A09"/>
    <w:rsid w:val="00B76CC7"/>
    <w:rsid w:val="00B76D40"/>
    <w:rsid w:val="00B770B3"/>
    <w:rsid w:val="00B8027D"/>
    <w:rsid w:val="00B81305"/>
    <w:rsid w:val="00B817F8"/>
    <w:rsid w:val="00B82D3B"/>
    <w:rsid w:val="00B8310D"/>
    <w:rsid w:val="00B831D7"/>
    <w:rsid w:val="00B83BF0"/>
    <w:rsid w:val="00B83F85"/>
    <w:rsid w:val="00B84DA3"/>
    <w:rsid w:val="00B84FBC"/>
    <w:rsid w:val="00B85104"/>
    <w:rsid w:val="00B8537C"/>
    <w:rsid w:val="00B859A3"/>
    <w:rsid w:val="00B86803"/>
    <w:rsid w:val="00B86834"/>
    <w:rsid w:val="00B8685F"/>
    <w:rsid w:val="00B900DE"/>
    <w:rsid w:val="00B91713"/>
    <w:rsid w:val="00B923A5"/>
    <w:rsid w:val="00B924C9"/>
    <w:rsid w:val="00B93036"/>
    <w:rsid w:val="00B933B7"/>
    <w:rsid w:val="00B93BA5"/>
    <w:rsid w:val="00B96B11"/>
    <w:rsid w:val="00B971B3"/>
    <w:rsid w:val="00B97552"/>
    <w:rsid w:val="00B9785B"/>
    <w:rsid w:val="00B97CD8"/>
    <w:rsid w:val="00BA13D0"/>
    <w:rsid w:val="00BA142C"/>
    <w:rsid w:val="00BA2C53"/>
    <w:rsid w:val="00BA2C5B"/>
    <w:rsid w:val="00BA3178"/>
    <w:rsid w:val="00BA3FA2"/>
    <w:rsid w:val="00BA49CE"/>
    <w:rsid w:val="00BA638E"/>
    <w:rsid w:val="00BA6F5D"/>
    <w:rsid w:val="00BA7120"/>
    <w:rsid w:val="00BA797F"/>
    <w:rsid w:val="00BA7E8F"/>
    <w:rsid w:val="00BB1F3A"/>
    <w:rsid w:val="00BB2C63"/>
    <w:rsid w:val="00BB2EA3"/>
    <w:rsid w:val="00BB2F8A"/>
    <w:rsid w:val="00BB37CC"/>
    <w:rsid w:val="00BB3B6F"/>
    <w:rsid w:val="00BB4017"/>
    <w:rsid w:val="00BB473D"/>
    <w:rsid w:val="00BB55F1"/>
    <w:rsid w:val="00BB55FA"/>
    <w:rsid w:val="00BB59E0"/>
    <w:rsid w:val="00BB5F67"/>
    <w:rsid w:val="00BB612D"/>
    <w:rsid w:val="00BB62B4"/>
    <w:rsid w:val="00BB68D2"/>
    <w:rsid w:val="00BB6BC1"/>
    <w:rsid w:val="00BB6C37"/>
    <w:rsid w:val="00BB710F"/>
    <w:rsid w:val="00BB763B"/>
    <w:rsid w:val="00BB77D1"/>
    <w:rsid w:val="00BB78CD"/>
    <w:rsid w:val="00BC0284"/>
    <w:rsid w:val="00BC1CC6"/>
    <w:rsid w:val="00BC3690"/>
    <w:rsid w:val="00BC378F"/>
    <w:rsid w:val="00BC3B75"/>
    <w:rsid w:val="00BC3BD5"/>
    <w:rsid w:val="00BC4B39"/>
    <w:rsid w:val="00BC533F"/>
    <w:rsid w:val="00BC5928"/>
    <w:rsid w:val="00BC603D"/>
    <w:rsid w:val="00BC65A8"/>
    <w:rsid w:val="00BC6892"/>
    <w:rsid w:val="00BC699D"/>
    <w:rsid w:val="00BC701A"/>
    <w:rsid w:val="00BC71C1"/>
    <w:rsid w:val="00BC75BD"/>
    <w:rsid w:val="00BD024C"/>
    <w:rsid w:val="00BD0B5A"/>
    <w:rsid w:val="00BD1B01"/>
    <w:rsid w:val="00BD21A0"/>
    <w:rsid w:val="00BD2A2B"/>
    <w:rsid w:val="00BD2F31"/>
    <w:rsid w:val="00BD3782"/>
    <w:rsid w:val="00BD3812"/>
    <w:rsid w:val="00BD3CB9"/>
    <w:rsid w:val="00BD4CA4"/>
    <w:rsid w:val="00BD4F01"/>
    <w:rsid w:val="00BD6827"/>
    <w:rsid w:val="00BD6B9A"/>
    <w:rsid w:val="00BD6DC7"/>
    <w:rsid w:val="00BD7399"/>
    <w:rsid w:val="00BD7DE7"/>
    <w:rsid w:val="00BE0E37"/>
    <w:rsid w:val="00BE1033"/>
    <w:rsid w:val="00BE18D0"/>
    <w:rsid w:val="00BE290B"/>
    <w:rsid w:val="00BE40AD"/>
    <w:rsid w:val="00BE4DC7"/>
    <w:rsid w:val="00BE5680"/>
    <w:rsid w:val="00BE6BB0"/>
    <w:rsid w:val="00BE7DF3"/>
    <w:rsid w:val="00BF0BA7"/>
    <w:rsid w:val="00BF1B24"/>
    <w:rsid w:val="00BF33B0"/>
    <w:rsid w:val="00BF35C5"/>
    <w:rsid w:val="00BF3D14"/>
    <w:rsid w:val="00BF486A"/>
    <w:rsid w:val="00BF5334"/>
    <w:rsid w:val="00BF56FB"/>
    <w:rsid w:val="00BF5C34"/>
    <w:rsid w:val="00BF6264"/>
    <w:rsid w:val="00BF6989"/>
    <w:rsid w:val="00BF69BF"/>
    <w:rsid w:val="00BF7F74"/>
    <w:rsid w:val="00C000C0"/>
    <w:rsid w:val="00C00222"/>
    <w:rsid w:val="00C00841"/>
    <w:rsid w:val="00C00AF9"/>
    <w:rsid w:val="00C00E54"/>
    <w:rsid w:val="00C010A7"/>
    <w:rsid w:val="00C01D8B"/>
    <w:rsid w:val="00C01DA4"/>
    <w:rsid w:val="00C01FCC"/>
    <w:rsid w:val="00C022D1"/>
    <w:rsid w:val="00C0295D"/>
    <w:rsid w:val="00C03212"/>
    <w:rsid w:val="00C03B70"/>
    <w:rsid w:val="00C04F1E"/>
    <w:rsid w:val="00C057C7"/>
    <w:rsid w:val="00C05A3F"/>
    <w:rsid w:val="00C05B84"/>
    <w:rsid w:val="00C05F1B"/>
    <w:rsid w:val="00C06B08"/>
    <w:rsid w:val="00C07104"/>
    <w:rsid w:val="00C104D6"/>
    <w:rsid w:val="00C1074A"/>
    <w:rsid w:val="00C10A3F"/>
    <w:rsid w:val="00C11580"/>
    <w:rsid w:val="00C115EF"/>
    <w:rsid w:val="00C1173F"/>
    <w:rsid w:val="00C11F6C"/>
    <w:rsid w:val="00C1217B"/>
    <w:rsid w:val="00C12C65"/>
    <w:rsid w:val="00C1395B"/>
    <w:rsid w:val="00C1397B"/>
    <w:rsid w:val="00C1472B"/>
    <w:rsid w:val="00C154C4"/>
    <w:rsid w:val="00C16868"/>
    <w:rsid w:val="00C17AB3"/>
    <w:rsid w:val="00C2094F"/>
    <w:rsid w:val="00C20A6F"/>
    <w:rsid w:val="00C20DAE"/>
    <w:rsid w:val="00C21D1C"/>
    <w:rsid w:val="00C226AF"/>
    <w:rsid w:val="00C22F49"/>
    <w:rsid w:val="00C23247"/>
    <w:rsid w:val="00C23B4B"/>
    <w:rsid w:val="00C23D75"/>
    <w:rsid w:val="00C23DCD"/>
    <w:rsid w:val="00C24219"/>
    <w:rsid w:val="00C24232"/>
    <w:rsid w:val="00C2440F"/>
    <w:rsid w:val="00C24461"/>
    <w:rsid w:val="00C2474F"/>
    <w:rsid w:val="00C25057"/>
    <w:rsid w:val="00C254FE"/>
    <w:rsid w:val="00C25D33"/>
    <w:rsid w:val="00C262B9"/>
    <w:rsid w:val="00C265C1"/>
    <w:rsid w:val="00C26730"/>
    <w:rsid w:val="00C26819"/>
    <w:rsid w:val="00C26B12"/>
    <w:rsid w:val="00C27611"/>
    <w:rsid w:val="00C27953"/>
    <w:rsid w:val="00C30403"/>
    <w:rsid w:val="00C305BD"/>
    <w:rsid w:val="00C30CA4"/>
    <w:rsid w:val="00C30EB8"/>
    <w:rsid w:val="00C31407"/>
    <w:rsid w:val="00C31874"/>
    <w:rsid w:val="00C31C86"/>
    <w:rsid w:val="00C3210E"/>
    <w:rsid w:val="00C330A8"/>
    <w:rsid w:val="00C3316F"/>
    <w:rsid w:val="00C35A07"/>
    <w:rsid w:val="00C35F0E"/>
    <w:rsid w:val="00C3612E"/>
    <w:rsid w:val="00C3716C"/>
    <w:rsid w:val="00C37C87"/>
    <w:rsid w:val="00C37D64"/>
    <w:rsid w:val="00C4026E"/>
    <w:rsid w:val="00C4162B"/>
    <w:rsid w:val="00C41AA7"/>
    <w:rsid w:val="00C41CA2"/>
    <w:rsid w:val="00C421BE"/>
    <w:rsid w:val="00C4231B"/>
    <w:rsid w:val="00C432EB"/>
    <w:rsid w:val="00C4408E"/>
    <w:rsid w:val="00C44D64"/>
    <w:rsid w:val="00C44DE5"/>
    <w:rsid w:val="00C44E3F"/>
    <w:rsid w:val="00C44F6E"/>
    <w:rsid w:val="00C45101"/>
    <w:rsid w:val="00C46337"/>
    <w:rsid w:val="00C4655E"/>
    <w:rsid w:val="00C46840"/>
    <w:rsid w:val="00C46FB4"/>
    <w:rsid w:val="00C479D5"/>
    <w:rsid w:val="00C47CE0"/>
    <w:rsid w:val="00C50702"/>
    <w:rsid w:val="00C50CEC"/>
    <w:rsid w:val="00C528A3"/>
    <w:rsid w:val="00C53623"/>
    <w:rsid w:val="00C53BCE"/>
    <w:rsid w:val="00C54133"/>
    <w:rsid w:val="00C5478C"/>
    <w:rsid w:val="00C54BFA"/>
    <w:rsid w:val="00C55075"/>
    <w:rsid w:val="00C55126"/>
    <w:rsid w:val="00C5559D"/>
    <w:rsid w:val="00C555FD"/>
    <w:rsid w:val="00C559F2"/>
    <w:rsid w:val="00C55DE9"/>
    <w:rsid w:val="00C56BF9"/>
    <w:rsid w:val="00C56E76"/>
    <w:rsid w:val="00C57837"/>
    <w:rsid w:val="00C57E5E"/>
    <w:rsid w:val="00C60E26"/>
    <w:rsid w:val="00C60F69"/>
    <w:rsid w:val="00C612D3"/>
    <w:rsid w:val="00C617A0"/>
    <w:rsid w:val="00C61973"/>
    <w:rsid w:val="00C61D6D"/>
    <w:rsid w:val="00C61E68"/>
    <w:rsid w:val="00C621CC"/>
    <w:rsid w:val="00C62882"/>
    <w:rsid w:val="00C629F3"/>
    <w:rsid w:val="00C62F8A"/>
    <w:rsid w:val="00C6380A"/>
    <w:rsid w:val="00C63960"/>
    <w:rsid w:val="00C63A86"/>
    <w:rsid w:val="00C64677"/>
    <w:rsid w:val="00C64E9C"/>
    <w:rsid w:val="00C653AE"/>
    <w:rsid w:val="00C65EEB"/>
    <w:rsid w:val="00C65F34"/>
    <w:rsid w:val="00C65FE3"/>
    <w:rsid w:val="00C6732A"/>
    <w:rsid w:val="00C67B30"/>
    <w:rsid w:val="00C70E73"/>
    <w:rsid w:val="00C71488"/>
    <w:rsid w:val="00C71FF8"/>
    <w:rsid w:val="00C72F13"/>
    <w:rsid w:val="00C73685"/>
    <w:rsid w:val="00C738FC"/>
    <w:rsid w:val="00C74633"/>
    <w:rsid w:val="00C7631B"/>
    <w:rsid w:val="00C76B3F"/>
    <w:rsid w:val="00C77B0A"/>
    <w:rsid w:val="00C80526"/>
    <w:rsid w:val="00C811AC"/>
    <w:rsid w:val="00C81BA8"/>
    <w:rsid w:val="00C81D1B"/>
    <w:rsid w:val="00C81E93"/>
    <w:rsid w:val="00C836DD"/>
    <w:rsid w:val="00C8398C"/>
    <w:rsid w:val="00C83B6B"/>
    <w:rsid w:val="00C847FA"/>
    <w:rsid w:val="00C84B88"/>
    <w:rsid w:val="00C84C85"/>
    <w:rsid w:val="00C852DC"/>
    <w:rsid w:val="00C85300"/>
    <w:rsid w:val="00C85802"/>
    <w:rsid w:val="00C866EF"/>
    <w:rsid w:val="00C870AC"/>
    <w:rsid w:val="00C87307"/>
    <w:rsid w:val="00C87A4D"/>
    <w:rsid w:val="00C90878"/>
    <w:rsid w:val="00C90FA9"/>
    <w:rsid w:val="00C91072"/>
    <w:rsid w:val="00C91B83"/>
    <w:rsid w:val="00C92681"/>
    <w:rsid w:val="00C931E6"/>
    <w:rsid w:val="00C94748"/>
    <w:rsid w:val="00C94B67"/>
    <w:rsid w:val="00C94CDB"/>
    <w:rsid w:val="00C94FB0"/>
    <w:rsid w:val="00C9501D"/>
    <w:rsid w:val="00C95386"/>
    <w:rsid w:val="00C961AF"/>
    <w:rsid w:val="00C9697F"/>
    <w:rsid w:val="00C96A91"/>
    <w:rsid w:val="00C96D58"/>
    <w:rsid w:val="00C96E3C"/>
    <w:rsid w:val="00C97458"/>
    <w:rsid w:val="00C9750F"/>
    <w:rsid w:val="00C977F1"/>
    <w:rsid w:val="00C97875"/>
    <w:rsid w:val="00CA0A25"/>
    <w:rsid w:val="00CA1752"/>
    <w:rsid w:val="00CA2086"/>
    <w:rsid w:val="00CA3C5B"/>
    <w:rsid w:val="00CA4455"/>
    <w:rsid w:val="00CA52DC"/>
    <w:rsid w:val="00CA5EF9"/>
    <w:rsid w:val="00CA61D8"/>
    <w:rsid w:val="00CA6AED"/>
    <w:rsid w:val="00CA6D45"/>
    <w:rsid w:val="00CA7811"/>
    <w:rsid w:val="00CA7BEA"/>
    <w:rsid w:val="00CB0154"/>
    <w:rsid w:val="00CB03A6"/>
    <w:rsid w:val="00CB0BC8"/>
    <w:rsid w:val="00CB0DF9"/>
    <w:rsid w:val="00CB1511"/>
    <w:rsid w:val="00CB1BF8"/>
    <w:rsid w:val="00CB2A4F"/>
    <w:rsid w:val="00CB35A5"/>
    <w:rsid w:val="00CB37C1"/>
    <w:rsid w:val="00CB39D8"/>
    <w:rsid w:val="00CB3C35"/>
    <w:rsid w:val="00CB42C0"/>
    <w:rsid w:val="00CB4A79"/>
    <w:rsid w:val="00CB4BE4"/>
    <w:rsid w:val="00CB60E3"/>
    <w:rsid w:val="00CB6833"/>
    <w:rsid w:val="00CB71B0"/>
    <w:rsid w:val="00CB7C66"/>
    <w:rsid w:val="00CC04A3"/>
    <w:rsid w:val="00CC0B73"/>
    <w:rsid w:val="00CC0EB1"/>
    <w:rsid w:val="00CC0F3E"/>
    <w:rsid w:val="00CC1413"/>
    <w:rsid w:val="00CC1862"/>
    <w:rsid w:val="00CC1A38"/>
    <w:rsid w:val="00CC1BCB"/>
    <w:rsid w:val="00CC1DB6"/>
    <w:rsid w:val="00CC2B7B"/>
    <w:rsid w:val="00CC2E81"/>
    <w:rsid w:val="00CC342B"/>
    <w:rsid w:val="00CC3B1B"/>
    <w:rsid w:val="00CC43F7"/>
    <w:rsid w:val="00CC49D3"/>
    <w:rsid w:val="00CC4E80"/>
    <w:rsid w:val="00CC51AA"/>
    <w:rsid w:val="00CC52C2"/>
    <w:rsid w:val="00CC6DA3"/>
    <w:rsid w:val="00CC75AD"/>
    <w:rsid w:val="00CD0DCF"/>
    <w:rsid w:val="00CD202F"/>
    <w:rsid w:val="00CD21CA"/>
    <w:rsid w:val="00CD382F"/>
    <w:rsid w:val="00CD530F"/>
    <w:rsid w:val="00CD590A"/>
    <w:rsid w:val="00CD5923"/>
    <w:rsid w:val="00CD5EB4"/>
    <w:rsid w:val="00CD6090"/>
    <w:rsid w:val="00CD64D1"/>
    <w:rsid w:val="00CD674E"/>
    <w:rsid w:val="00CD68E8"/>
    <w:rsid w:val="00CD6B36"/>
    <w:rsid w:val="00CD709F"/>
    <w:rsid w:val="00CD7A3B"/>
    <w:rsid w:val="00CD7C93"/>
    <w:rsid w:val="00CE1141"/>
    <w:rsid w:val="00CE1468"/>
    <w:rsid w:val="00CE179F"/>
    <w:rsid w:val="00CE3049"/>
    <w:rsid w:val="00CE3093"/>
    <w:rsid w:val="00CE3238"/>
    <w:rsid w:val="00CE43D3"/>
    <w:rsid w:val="00CE4B38"/>
    <w:rsid w:val="00CE4B6C"/>
    <w:rsid w:val="00CE50AD"/>
    <w:rsid w:val="00CE6D35"/>
    <w:rsid w:val="00CE7230"/>
    <w:rsid w:val="00CE749E"/>
    <w:rsid w:val="00CE7890"/>
    <w:rsid w:val="00CF0A5F"/>
    <w:rsid w:val="00CF1D97"/>
    <w:rsid w:val="00CF22BA"/>
    <w:rsid w:val="00CF3402"/>
    <w:rsid w:val="00CF50B1"/>
    <w:rsid w:val="00CF5111"/>
    <w:rsid w:val="00CF545F"/>
    <w:rsid w:val="00CF580D"/>
    <w:rsid w:val="00CF60CA"/>
    <w:rsid w:val="00CF615A"/>
    <w:rsid w:val="00CF6607"/>
    <w:rsid w:val="00CF6D1E"/>
    <w:rsid w:val="00CF6ECC"/>
    <w:rsid w:val="00CF719D"/>
    <w:rsid w:val="00CF7333"/>
    <w:rsid w:val="00CF78A1"/>
    <w:rsid w:val="00CF7D52"/>
    <w:rsid w:val="00D00ABC"/>
    <w:rsid w:val="00D0105E"/>
    <w:rsid w:val="00D011ED"/>
    <w:rsid w:val="00D0150F"/>
    <w:rsid w:val="00D023DB"/>
    <w:rsid w:val="00D0283F"/>
    <w:rsid w:val="00D02FF7"/>
    <w:rsid w:val="00D03A6F"/>
    <w:rsid w:val="00D04BF1"/>
    <w:rsid w:val="00D04F36"/>
    <w:rsid w:val="00D061A1"/>
    <w:rsid w:val="00D06342"/>
    <w:rsid w:val="00D070B7"/>
    <w:rsid w:val="00D10902"/>
    <w:rsid w:val="00D1090B"/>
    <w:rsid w:val="00D12FEF"/>
    <w:rsid w:val="00D13091"/>
    <w:rsid w:val="00D140D1"/>
    <w:rsid w:val="00D14470"/>
    <w:rsid w:val="00D163FF"/>
    <w:rsid w:val="00D16E3D"/>
    <w:rsid w:val="00D16E99"/>
    <w:rsid w:val="00D16EBB"/>
    <w:rsid w:val="00D16F5C"/>
    <w:rsid w:val="00D171FD"/>
    <w:rsid w:val="00D20436"/>
    <w:rsid w:val="00D204A2"/>
    <w:rsid w:val="00D20BF7"/>
    <w:rsid w:val="00D221EB"/>
    <w:rsid w:val="00D22BD1"/>
    <w:rsid w:val="00D22C25"/>
    <w:rsid w:val="00D22F74"/>
    <w:rsid w:val="00D24E8A"/>
    <w:rsid w:val="00D25436"/>
    <w:rsid w:val="00D2553B"/>
    <w:rsid w:val="00D263FF"/>
    <w:rsid w:val="00D264C6"/>
    <w:rsid w:val="00D26A1B"/>
    <w:rsid w:val="00D26CDE"/>
    <w:rsid w:val="00D26FF4"/>
    <w:rsid w:val="00D27496"/>
    <w:rsid w:val="00D27A5A"/>
    <w:rsid w:val="00D303B9"/>
    <w:rsid w:val="00D3059B"/>
    <w:rsid w:val="00D31146"/>
    <w:rsid w:val="00D311BF"/>
    <w:rsid w:val="00D31A39"/>
    <w:rsid w:val="00D32041"/>
    <w:rsid w:val="00D3207B"/>
    <w:rsid w:val="00D321C8"/>
    <w:rsid w:val="00D32597"/>
    <w:rsid w:val="00D326F8"/>
    <w:rsid w:val="00D33215"/>
    <w:rsid w:val="00D33345"/>
    <w:rsid w:val="00D33705"/>
    <w:rsid w:val="00D33E06"/>
    <w:rsid w:val="00D33FF6"/>
    <w:rsid w:val="00D3546E"/>
    <w:rsid w:val="00D35F82"/>
    <w:rsid w:val="00D3624A"/>
    <w:rsid w:val="00D367DD"/>
    <w:rsid w:val="00D402A8"/>
    <w:rsid w:val="00D40667"/>
    <w:rsid w:val="00D40E5E"/>
    <w:rsid w:val="00D41DEC"/>
    <w:rsid w:val="00D4252A"/>
    <w:rsid w:val="00D42DBB"/>
    <w:rsid w:val="00D43023"/>
    <w:rsid w:val="00D432D2"/>
    <w:rsid w:val="00D44998"/>
    <w:rsid w:val="00D450A8"/>
    <w:rsid w:val="00D45399"/>
    <w:rsid w:val="00D4648C"/>
    <w:rsid w:val="00D46E64"/>
    <w:rsid w:val="00D475E9"/>
    <w:rsid w:val="00D47A9D"/>
    <w:rsid w:val="00D505A3"/>
    <w:rsid w:val="00D50D20"/>
    <w:rsid w:val="00D5121A"/>
    <w:rsid w:val="00D515A3"/>
    <w:rsid w:val="00D5266B"/>
    <w:rsid w:val="00D5296F"/>
    <w:rsid w:val="00D52F7F"/>
    <w:rsid w:val="00D54887"/>
    <w:rsid w:val="00D54D13"/>
    <w:rsid w:val="00D559A9"/>
    <w:rsid w:val="00D559F3"/>
    <w:rsid w:val="00D55B3F"/>
    <w:rsid w:val="00D56044"/>
    <w:rsid w:val="00D56544"/>
    <w:rsid w:val="00D566ED"/>
    <w:rsid w:val="00D56FC8"/>
    <w:rsid w:val="00D60533"/>
    <w:rsid w:val="00D6067E"/>
    <w:rsid w:val="00D606C5"/>
    <w:rsid w:val="00D610CE"/>
    <w:rsid w:val="00D61611"/>
    <w:rsid w:val="00D61787"/>
    <w:rsid w:val="00D61EBA"/>
    <w:rsid w:val="00D62461"/>
    <w:rsid w:val="00D6266A"/>
    <w:rsid w:val="00D628F8"/>
    <w:rsid w:val="00D635EA"/>
    <w:rsid w:val="00D63B8A"/>
    <w:rsid w:val="00D6404F"/>
    <w:rsid w:val="00D6482B"/>
    <w:rsid w:val="00D64DA0"/>
    <w:rsid w:val="00D6503D"/>
    <w:rsid w:val="00D656DD"/>
    <w:rsid w:val="00D65937"/>
    <w:rsid w:val="00D66908"/>
    <w:rsid w:val="00D66AF3"/>
    <w:rsid w:val="00D67478"/>
    <w:rsid w:val="00D67A3D"/>
    <w:rsid w:val="00D704EE"/>
    <w:rsid w:val="00D71675"/>
    <w:rsid w:val="00D719B8"/>
    <w:rsid w:val="00D71F15"/>
    <w:rsid w:val="00D72DC6"/>
    <w:rsid w:val="00D7341F"/>
    <w:rsid w:val="00D73513"/>
    <w:rsid w:val="00D751F2"/>
    <w:rsid w:val="00D754B5"/>
    <w:rsid w:val="00D75555"/>
    <w:rsid w:val="00D75755"/>
    <w:rsid w:val="00D7595F"/>
    <w:rsid w:val="00D762AF"/>
    <w:rsid w:val="00D76B14"/>
    <w:rsid w:val="00D76C5B"/>
    <w:rsid w:val="00D76EC7"/>
    <w:rsid w:val="00D770D6"/>
    <w:rsid w:val="00D7738D"/>
    <w:rsid w:val="00D802D3"/>
    <w:rsid w:val="00D80765"/>
    <w:rsid w:val="00D80B8D"/>
    <w:rsid w:val="00D8134C"/>
    <w:rsid w:val="00D81FD4"/>
    <w:rsid w:val="00D82A4E"/>
    <w:rsid w:val="00D82E28"/>
    <w:rsid w:val="00D836E9"/>
    <w:rsid w:val="00D8411F"/>
    <w:rsid w:val="00D84D64"/>
    <w:rsid w:val="00D85291"/>
    <w:rsid w:val="00D8559E"/>
    <w:rsid w:val="00D85DD7"/>
    <w:rsid w:val="00D862A8"/>
    <w:rsid w:val="00D86D7D"/>
    <w:rsid w:val="00D876F2"/>
    <w:rsid w:val="00D87769"/>
    <w:rsid w:val="00D878B2"/>
    <w:rsid w:val="00D87A7F"/>
    <w:rsid w:val="00D902A6"/>
    <w:rsid w:val="00D90C3E"/>
    <w:rsid w:val="00D90D1A"/>
    <w:rsid w:val="00D9124C"/>
    <w:rsid w:val="00D913E0"/>
    <w:rsid w:val="00D91BCB"/>
    <w:rsid w:val="00D91F13"/>
    <w:rsid w:val="00D920D0"/>
    <w:rsid w:val="00D93051"/>
    <w:rsid w:val="00D9370D"/>
    <w:rsid w:val="00D93798"/>
    <w:rsid w:val="00D93EB7"/>
    <w:rsid w:val="00D9430D"/>
    <w:rsid w:val="00D94E17"/>
    <w:rsid w:val="00D9575C"/>
    <w:rsid w:val="00D95F78"/>
    <w:rsid w:val="00D97D06"/>
    <w:rsid w:val="00DA060B"/>
    <w:rsid w:val="00DA179A"/>
    <w:rsid w:val="00DA1894"/>
    <w:rsid w:val="00DA1F5D"/>
    <w:rsid w:val="00DA28C0"/>
    <w:rsid w:val="00DA2F36"/>
    <w:rsid w:val="00DA3211"/>
    <w:rsid w:val="00DA36D4"/>
    <w:rsid w:val="00DA3EEA"/>
    <w:rsid w:val="00DA45DF"/>
    <w:rsid w:val="00DA4EED"/>
    <w:rsid w:val="00DA5B22"/>
    <w:rsid w:val="00DA69F1"/>
    <w:rsid w:val="00DA6BB6"/>
    <w:rsid w:val="00DA6C59"/>
    <w:rsid w:val="00DA6DD9"/>
    <w:rsid w:val="00DA7205"/>
    <w:rsid w:val="00DB1D42"/>
    <w:rsid w:val="00DB2944"/>
    <w:rsid w:val="00DB39B0"/>
    <w:rsid w:val="00DB3A55"/>
    <w:rsid w:val="00DB4650"/>
    <w:rsid w:val="00DB46AA"/>
    <w:rsid w:val="00DB566F"/>
    <w:rsid w:val="00DB6071"/>
    <w:rsid w:val="00DB6570"/>
    <w:rsid w:val="00DB6723"/>
    <w:rsid w:val="00DB779D"/>
    <w:rsid w:val="00DB7A93"/>
    <w:rsid w:val="00DC05ED"/>
    <w:rsid w:val="00DC0B9B"/>
    <w:rsid w:val="00DC1AC8"/>
    <w:rsid w:val="00DC1D11"/>
    <w:rsid w:val="00DC1D7D"/>
    <w:rsid w:val="00DC1E2E"/>
    <w:rsid w:val="00DC24BA"/>
    <w:rsid w:val="00DC387B"/>
    <w:rsid w:val="00DC39F5"/>
    <w:rsid w:val="00DC4179"/>
    <w:rsid w:val="00DC4B1C"/>
    <w:rsid w:val="00DC52A3"/>
    <w:rsid w:val="00DC5D95"/>
    <w:rsid w:val="00DC5F05"/>
    <w:rsid w:val="00DC61F1"/>
    <w:rsid w:val="00DC6601"/>
    <w:rsid w:val="00DC66FD"/>
    <w:rsid w:val="00DC694F"/>
    <w:rsid w:val="00DC6EB5"/>
    <w:rsid w:val="00DD11C9"/>
    <w:rsid w:val="00DD20B1"/>
    <w:rsid w:val="00DD2EF3"/>
    <w:rsid w:val="00DD3266"/>
    <w:rsid w:val="00DD3D80"/>
    <w:rsid w:val="00DD3F00"/>
    <w:rsid w:val="00DD3F7F"/>
    <w:rsid w:val="00DD3FA3"/>
    <w:rsid w:val="00DD52BD"/>
    <w:rsid w:val="00DD59B8"/>
    <w:rsid w:val="00DD667D"/>
    <w:rsid w:val="00DD776A"/>
    <w:rsid w:val="00DE0825"/>
    <w:rsid w:val="00DE0F1E"/>
    <w:rsid w:val="00DE1064"/>
    <w:rsid w:val="00DE1945"/>
    <w:rsid w:val="00DE1B20"/>
    <w:rsid w:val="00DE218F"/>
    <w:rsid w:val="00DE2C22"/>
    <w:rsid w:val="00DE3950"/>
    <w:rsid w:val="00DE3B78"/>
    <w:rsid w:val="00DE64C1"/>
    <w:rsid w:val="00DE67EE"/>
    <w:rsid w:val="00DE7348"/>
    <w:rsid w:val="00DE73D8"/>
    <w:rsid w:val="00DE769B"/>
    <w:rsid w:val="00DE78A8"/>
    <w:rsid w:val="00DF0013"/>
    <w:rsid w:val="00DF01EF"/>
    <w:rsid w:val="00DF0AED"/>
    <w:rsid w:val="00DF1117"/>
    <w:rsid w:val="00DF14C4"/>
    <w:rsid w:val="00DF1646"/>
    <w:rsid w:val="00DF1A0B"/>
    <w:rsid w:val="00DF1A1F"/>
    <w:rsid w:val="00DF1C04"/>
    <w:rsid w:val="00DF2201"/>
    <w:rsid w:val="00DF2266"/>
    <w:rsid w:val="00DF2CA5"/>
    <w:rsid w:val="00DF2CC2"/>
    <w:rsid w:val="00DF2D1F"/>
    <w:rsid w:val="00DF2DE5"/>
    <w:rsid w:val="00DF3039"/>
    <w:rsid w:val="00DF3A43"/>
    <w:rsid w:val="00DF4D20"/>
    <w:rsid w:val="00DF5136"/>
    <w:rsid w:val="00DF5BA2"/>
    <w:rsid w:val="00DF63FB"/>
    <w:rsid w:val="00DF653C"/>
    <w:rsid w:val="00DF6E54"/>
    <w:rsid w:val="00DF727D"/>
    <w:rsid w:val="00DF74BB"/>
    <w:rsid w:val="00DF7690"/>
    <w:rsid w:val="00DF7E12"/>
    <w:rsid w:val="00DF7E4B"/>
    <w:rsid w:val="00E00009"/>
    <w:rsid w:val="00E00927"/>
    <w:rsid w:val="00E0094A"/>
    <w:rsid w:val="00E00F84"/>
    <w:rsid w:val="00E021AD"/>
    <w:rsid w:val="00E02AC7"/>
    <w:rsid w:val="00E034A4"/>
    <w:rsid w:val="00E03876"/>
    <w:rsid w:val="00E03FA4"/>
    <w:rsid w:val="00E0404A"/>
    <w:rsid w:val="00E042BE"/>
    <w:rsid w:val="00E04767"/>
    <w:rsid w:val="00E0482F"/>
    <w:rsid w:val="00E04A41"/>
    <w:rsid w:val="00E04BDB"/>
    <w:rsid w:val="00E04DB2"/>
    <w:rsid w:val="00E06408"/>
    <w:rsid w:val="00E0645B"/>
    <w:rsid w:val="00E068CB"/>
    <w:rsid w:val="00E06967"/>
    <w:rsid w:val="00E07D43"/>
    <w:rsid w:val="00E07D81"/>
    <w:rsid w:val="00E11701"/>
    <w:rsid w:val="00E11E11"/>
    <w:rsid w:val="00E125F8"/>
    <w:rsid w:val="00E12882"/>
    <w:rsid w:val="00E12F1C"/>
    <w:rsid w:val="00E13F57"/>
    <w:rsid w:val="00E14436"/>
    <w:rsid w:val="00E14A04"/>
    <w:rsid w:val="00E14E5C"/>
    <w:rsid w:val="00E15286"/>
    <w:rsid w:val="00E16869"/>
    <w:rsid w:val="00E16B21"/>
    <w:rsid w:val="00E179FC"/>
    <w:rsid w:val="00E17E0D"/>
    <w:rsid w:val="00E20887"/>
    <w:rsid w:val="00E21DB5"/>
    <w:rsid w:val="00E224B9"/>
    <w:rsid w:val="00E229EC"/>
    <w:rsid w:val="00E253A4"/>
    <w:rsid w:val="00E2554B"/>
    <w:rsid w:val="00E25A0A"/>
    <w:rsid w:val="00E260A2"/>
    <w:rsid w:val="00E263BE"/>
    <w:rsid w:val="00E26800"/>
    <w:rsid w:val="00E27E45"/>
    <w:rsid w:val="00E301D7"/>
    <w:rsid w:val="00E307E0"/>
    <w:rsid w:val="00E31766"/>
    <w:rsid w:val="00E327B5"/>
    <w:rsid w:val="00E32C93"/>
    <w:rsid w:val="00E33AD2"/>
    <w:rsid w:val="00E33B9C"/>
    <w:rsid w:val="00E33CE5"/>
    <w:rsid w:val="00E34A76"/>
    <w:rsid w:val="00E34CAE"/>
    <w:rsid w:val="00E34D08"/>
    <w:rsid w:val="00E35725"/>
    <w:rsid w:val="00E36BC5"/>
    <w:rsid w:val="00E36CA1"/>
    <w:rsid w:val="00E36D30"/>
    <w:rsid w:val="00E36FE7"/>
    <w:rsid w:val="00E374DF"/>
    <w:rsid w:val="00E37AC6"/>
    <w:rsid w:val="00E37B28"/>
    <w:rsid w:val="00E37C18"/>
    <w:rsid w:val="00E402CB"/>
    <w:rsid w:val="00E40997"/>
    <w:rsid w:val="00E40DA2"/>
    <w:rsid w:val="00E421B2"/>
    <w:rsid w:val="00E43502"/>
    <w:rsid w:val="00E44291"/>
    <w:rsid w:val="00E4491D"/>
    <w:rsid w:val="00E44FA2"/>
    <w:rsid w:val="00E453AA"/>
    <w:rsid w:val="00E45605"/>
    <w:rsid w:val="00E46AD3"/>
    <w:rsid w:val="00E46B85"/>
    <w:rsid w:val="00E47796"/>
    <w:rsid w:val="00E50731"/>
    <w:rsid w:val="00E507D2"/>
    <w:rsid w:val="00E50AAC"/>
    <w:rsid w:val="00E51129"/>
    <w:rsid w:val="00E51732"/>
    <w:rsid w:val="00E51E49"/>
    <w:rsid w:val="00E51E92"/>
    <w:rsid w:val="00E52065"/>
    <w:rsid w:val="00E52189"/>
    <w:rsid w:val="00E5220B"/>
    <w:rsid w:val="00E523F0"/>
    <w:rsid w:val="00E528F7"/>
    <w:rsid w:val="00E52B02"/>
    <w:rsid w:val="00E53167"/>
    <w:rsid w:val="00E542DD"/>
    <w:rsid w:val="00E54C4C"/>
    <w:rsid w:val="00E54D6A"/>
    <w:rsid w:val="00E5504E"/>
    <w:rsid w:val="00E55A47"/>
    <w:rsid w:val="00E562AB"/>
    <w:rsid w:val="00E56675"/>
    <w:rsid w:val="00E56BF7"/>
    <w:rsid w:val="00E56C60"/>
    <w:rsid w:val="00E56C82"/>
    <w:rsid w:val="00E60806"/>
    <w:rsid w:val="00E60E8D"/>
    <w:rsid w:val="00E610C2"/>
    <w:rsid w:val="00E6194A"/>
    <w:rsid w:val="00E61BE4"/>
    <w:rsid w:val="00E61C75"/>
    <w:rsid w:val="00E61CCE"/>
    <w:rsid w:val="00E6268C"/>
    <w:rsid w:val="00E628A4"/>
    <w:rsid w:val="00E62E96"/>
    <w:rsid w:val="00E637ED"/>
    <w:rsid w:val="00E64AF1"/>
    <w:rsid w:val="00E6580E"/>
    <w:rsid w:val="00E66A24"/>
    <w:rsid w:val="00E66C28"/>
    <w:rsid w:val="00E67946"/>
    <w:rsid w:val="00E70623"/>
    <w:rsid w:val="00E718C8"/>
    <w:rsid w:val="00E71E6E"/>
    <w:rsid w:val="00E7269F"/>
    <w:rsid w:val="00E7288D"/>
    <w:rsid w:val="00E72C70"/>
    <w:rsid w:val="00E731DD"/>
    <w:rsid w:val="00E736BA"/>
    <w:rsid w:val="00E740C9"/>
    <w:rsid w:val="00E7438A"/>
    <w:rsid w:val="00E744BD"/>
    <w:rsid w:val="00E7455F"/>
    <w:rsid w:val="00E75286"/>
    <w:rsid w:val="00E75C70"/>
    <w:rsid w:val="00E75C9A"/>
    <w:rsid w:val="00E76C7B"/>
    <w:rsid w:val="00E76DD9"/>
    <w:rsid w:val="00E77A4F"/>
    <w:rsid w:val="00E813D6"/>
    <w:rsid w:val="00E818E0"/>
    <w:rsid w:val="00E824BE"/>
    <w:rsid w:val="00E82812"/>
    <w:rsid w:val="00E8291B"/>
    <w:rsid w:val="00E82FF9"/>
    <w:rsid w:val="00E832E6"/>
    <w:rsid w:val="00E837B4"/>
    <w:rsid w:val="00E844FC"/>
    <w:rsid w:val="00E847BB"/>
    <w:rsid w:val="00E85608"/>
    <w:rsid w:val="00E85B4E"/>
    <w:rsid w:val="00E85E86"/>
    <w:rsid w:val="00E86BB9"/>
    <w:rsid w:val="00E87B55"/>
    <w:rsid w:val="00E90004"/>
    <w:rsid w:val="00E91596"/>
    <w:rsid w:val="00E91FE6"/>
    <w:rsid w:val="00E92818"/>
    <w:rsid w:val="00E9323C"/>
    <w:rsid w:val="00E936C6"/>
    <w:rsid w:val="00E93E48"/>
    <w:rsid w:val="00E94AD4"/>
    <w:rsid w:val="00E94FFD"/>
    <w:rsid w:val="00E95C82"/>
    <w:rsid w:val="00E95FB8"/>
    <w:rsid w:val="00E9628D"/>
    <w:rsid w:val="00E96A77"/>
    <w:rsid w:val="00E97924"/>
    <w:rsid w:val="00E97D53"/>
    <w:rsid w:val="00E97DB2"/>
    <w:rsid w:val="00EA0117"/>
    <w:rsid w:val="00EA193B"/>
    <w:rsid w:val="00EA2766"/>
    <w:rsid w:val="00EA2DB9"/>
    <w:rsid w:val="00EA3817"/>
    <w:rsid w:val="00EA487D"/>
    <w:rsid w:val="00EA4882"/>
    <w:rsid w:val="00EA4B4D"/>
    <w:rsid w:val="00EA55B0"/>
    <w:rsid w:val="00EA5AE1"/>
    <w:rsid w:val="00EA7CA1"/>
    <w:rsid w:val="00EA7F83"/>
    <w:rsid w:val="00EB0426"/>
    <w:rsid w:val="00EB0D4D"/>
    <w:rsid w:val="00EB1276"/>
    <w:rsid w:val="00EB19C6"/>
    <w:rsid w:val="00EB264F"/>
    <w:rsid w:val="00EB26CD"/>
    <w:rsid w:val="00EB2730"/>
    <w:rsid w:val="00EB2F3F"/>
    <w:rsid w:val="00EB3BB5"/>
    <w:rsid w:val="00EB41B6"/>
    <w:rsid w:val="00EB4D61"/>
    <w:rsid w:val="00EB5188"/>
    <w:rsid w:val="00EB5359"/>
    <w:rsid w:val="00EB55AD"/>
    <w:rsid w:val="00EB5D8C"/>
    <w:rsid w:val="00EB63D0"/>
    <w:rsid w:val="00EB70CA"/>
    <w:rsid w:val="00EB72F6"/>
    <w:rsid w:val="00EC0B4A"/>
    <w:rsid w:val="00EC0F31"/>
    <w:rsid w:val="00EC1682"/>
    <w:rsid w:val="00EC17F0"/>
    <w:rsid w:val="00EC29A3"/>
    <w:rsid w:val="00EC2A0C"/>
    <w:rsid w:val="00EC30CD"/>
    <w:rsid w:val="00EC381B"/>
    <w:rsid w:val="00EC4494"/>
    <w:rsid w:val="00EC4626"/>
    <w:rsid w:val="00EC4E91"/>
    <w:rsid w:val="00EC5FA5"/>
    <w:rsid w:val="00EC5FAE"/>
    <w:rsid w:val="00EC65AF"/>
    <w:rsid w:val="00EC6B96"/>
    <w:rsid w:val="00EC7F94"/>
    <w:rsid w:val="00ED045A"/>
    <w:rsid w:val="00ED047F"/>
    <w:rsid w:val="00ED0DE8"/>
    <w:rsid w:val="00ED1CC1"/>
    <w:rsid w:val="00ED254B"/>
    <w:rsid w:val="00ED307A"/>
    <w:rsid w:val="00ED3C07"/>
    <w:rsid w:val="00ED3C20"/>
    <w:rsid w:val="00ED54FF"/>
    <w:rsid w:val="00ED5FE9"/>
    <w:rsid w:val="00ED6233"/>
    <w:rsid w:val="00ED63EF"/>
    <w:rsid w:val="00ED6640"/>
    <w:rsid w:val="00ED6E02"/>
    <w:rsid w:val="00ED773E"/>
    <w:rsid w:val="00EE03CA"/>
    <w:rsid w:val="00EE046C"/>
    <w:rsid w:val="00EE112A"/>
    <w:rsid w:val="00EE1D30"/>
    <w:rsid w:val="00EE26F8"/>
    <w:rsid w:val="00EE2B5A"/>
    <w:rsid w:val="00EE2B6F"/>
    <w:rsid w:val="00EE30EC"/>
    <w:rsid w:val="00EE3DF5"/>
    <w:rsid w:val="00EE4182"/>
    <w:rsid w:val="00EE4AA8"/>
    <w:rsid w:val="00EE5BC9"/>
    <w:rsid w:val="00EE6577"/>
    <w:rsid w:val="00EE68E5"/>
    <w:rsid w:val="00EE6CC3"/>
    <w:rsid w:val="00EE6E37"/>
    <w:rsid w:val="00EE701B"/>
    <w:rsid w:val="00EE720B"/>
    <w:rsid w:val="00EE7A15"/>
    <w:rsid w:val="00EE7E66"/>
    <w:rsid w:val="00EF06FF"/>
    <w:rsid w:val="00EF0B54"/>
    <w:rsid w:val="00EF0D8D"/>
    <w:rsid w:val="00EF1829"/>
    <w:rsid w:val="00EF2AA9"/>
    <w:rsid w:val="00EF2CC7"/>
    <w:rsid w:val="00EF3111"/>
    <w:rsid w:val="00EF3E73"/>
    <w:rsid w:val="00EF4183"/>
    <w:rsid w:val="00EF4767"/>
    <w:rsid w:val="00EF48E5"/>
    <w:rsid w:val="00EF4D61"/>
    <w:rsid w:val="00EF4FBB"/>
    <w:rsid w:val="00EF5671"/>
    <w:rsid w:val="00EF648D"/>
    <w:rsid w:val="00EF7C1E"/>
    <w:rsid w:val="00F00949"/>
    <w:rsid w:val="00F00B29"/>
    <w:rsid w:val="00F0130F"/>
    <w:rsid w:val="00F013B3"/>
    <w:rsid w:val="00F013D3"/>
    <w:rsid w:val="00F019BA"/>
    <w:rsid w:val="00F02117"/>
    <w:rsid w:val="00F027F1"/>
    <w:rsid w:val="00F02F59"/>
    <w:rsid w:val="00F038D1"/>
    <w:rsid w:val="00F04128"/>
    <w:rsid w:val="00F04133"/>
    <w:rsid w:val="00F0465D"/>
    <w:rsid w:val="00F046E1"/>
    <w:rsid w:val="00F050AC"/>
    <w:rsid w:val="00F052C8"/>
    <w:rsid w:val="00F0547F"/>
    <w:rsid w:val="00F057D5"/>
    <w:rsid w:val="00F05930"/>
    <w:rsid w:val="00F0598D"/>
    <w:rsid w:val="00F05A41"/>
    <w:rsid w:val="00F05D0D"/>
    <w:rsid w:val="00F06024"/>
    <w:rsid w:val="00F0605E"/>
    <w:rsid w:val="00F0655C"/>
    <w:rsid w:val="00F06EA6"/>
    <w:rsid w:val="00F06F38"/>
    <w:rsid w:val="00F07A1F"/>
    <w:rsid w:val="00F11B4C"/>
    <w:rsid w:val="00F11E7F"/>
    <w:rsid w:val="00F1215D"/>
    <w:rsid w:val="00F12689"/>
    <w:rsid w:val="00F1293B"/>
    <w:rsid w:val="00F12D38"/>
    <w:rsid w:val="00F14228"/>
    <w:rsid w:val="00F143B6"/>
    <w:rsid w:val="00F14C81"/>
    <w:rsid w:val="00F17244"/>
    <w:rsid w:val="00F17265"/>
    <w:rsid w:val="00F1739A"/>
    <w:rsid w:val="00F175AC"/>
    <w:rsid w:val="00F1763D"/>
    <w:rsid w:val="00F17D30"/>
    <w:rsid w:val="00F17E29"/>
    <w:rsid w:val="00F207FF"/>
    <w:rsid w:val="00F22F00"/>
    <w:rsid w:val="00F2372D"/>
    <w:rsid w:val="00F241C4"/>
    <w:rsid w:val="00F243B8"/>
    <w:rsid w:val="00F24689"/>
    <w:rsid w:val="00F254E5"/>
    <w:rsid w:val="00F25F48"/>
    <w:rsid w:val="00F26CE1"/>
    <w:rsid w:val="00F26D23"/>
    <w:rsid w:val="00F26D5A"/>
    <w:rsid w:val="00F26F6F"/>
    <w:rsid w:val="00F302BD"/>
    <w:rsid w:val="00F30653"/>
    <w:rsid w:val="00F30B94"/>
    <w:rsid w:val="00F31211"/>
    <w:rsid w:val="00F31217"/>
    <w:rsid w:val="00F31593"/>
    <w:rsid w:val="00F3192A"/>
    <w:rsid w:val="00F319FB"/>
    <w:rsid w:val="00F31F11"/>
    <w:rsid w:val="00F3245D"/>
    <w:rsid w:val="00F32864"/>
    <w:rsid w:val="00F33CA6"/>
    <w:rsid w:val="00F34315"/>
    <w:rsid w:val="00F3521C"/>
    <w:rsid w:val="00F3526E"/>
    <w:rsid w:val="00F35C6E"/>
    <w:rsid w:val="00F35F95"/>
    <w:rsid w:val="00F363EC"/>
    <w:rsid w:val="00F378C1"/>
    <w:rsid w:val="00F37AAF"/>
    <w:rsid w:val="00F40C52"/>
    <w:rsid w:val="00F40DBD"/>
    <w:rsid w:val="00F421D0"/>
    <w:rsid w:val="00F42287"/>
    <w:rsid w:val="00F4374C"/>
    <w:rsid w:val="00F43AAE"/>
    <w:rsid w:val="00F44FDB"/>
    <w:rsid w:val="00F455A7"/>
    <w:rsid w:val="00F461E1"/>
    <w:rsid w:val="00F4790E"/>
    <w:rsid w:val="00F501AE"/>
    <w:rsid w:val="00F50602"/>
    <w:rsid w:val="00F5081C"/>
    <w:rsid w:val="00F51099"/>
    <w:rsid w:val="00F516D6"/>
    <w:rsid w:val="00F51925"/>
    <w:rsid w:val="00F522D0"/>
    <w:rsid w:val="00F527B9"/>
    <w:rsid w:val="00F52EA3"/>
    <w:rsid w:val="00F534BB"/>
    <w:rsid w:val="00F5472D"/>
    <w:rsid w:val="00F549C5"/>
    <w:rsid w:val="00F55506"/>
    <w:rsid w:val="00F55D79"/>
    <w:rsid w:val="00F55DC6"/>
    <w:rsid w:val="00F55F69"/>
    <w:rsid w:val="00F5661F"/>
    <w:rsid w:val="00F56814"/>
    <w:rsid w:val="00F56FE9"/>
    <w:rsid w:val="00F60D7F"/>
    <w:rsid w:val="00F61283"/>
    <w:rsid w:val="00F61A05"/>
    <w:rsid w:val="00F61D8F"/>
    <w:rsid w:val="00F62DB0"/>
    <w:rsid w:val="00F63328"/>
    <w:rsid w:val="00F6344D"/>
    <w:rsid w:val="00F64A20"/>
    <w:rsid w:val="00F65037"/>
    <w:rsid w:val="00F65D6A"/>
    <w:rsid w:val="00F66216"/>
    <w:rsid w:val="00F66AE9"/>
    <w:rsid w:val="00F6726A"/>
    <w:rsid w:val="00F679C4"/>
    <w:rsid w:val="00F67A56"/>
    <w:rsid w:val="00F70457"/>
    <w:rsid w:val="00F708D2"/>
    <w:rsid w:val="00F71BC5"/>
    <w:rsid w:val="00F71D6D"/>
    <w:rsid w:val="00F72622"/>
    <w:rsid w:val="00F72D49"/>
    <w:rsid w:val="00F7308E"/>
    <w:rsid w:val="00F734C6"/>
    <w:rsid w:val="00F734FC"/>
    <w:rsid w:val="00F73F30"/>
    <w:rsid w:val="00F74518"/>
    <w:rsid w:val="00F74527"/>
    <w:rsid w:val="00F750BF"/>
    <w:rsid w:val="00F754A9"/>
    <w:rsid w:val="00F755C7"/>
    <w:rsid w:val="00F75880"/>
    <w:rsid w:val="00F75B2D"/>
    <w:rsid w:val="00F75E59"/>
    <w:rsid w:val="00F75E5E"/>
    <w:rsid w:val="00F7742B"/>
    <w:rsid w:val="00F77F43"/>
    <w:rsid w:val="00F804C1"/>
    <w:rsid w:val="00F8071B"/>
    <w:rsid w:val="00F80FEE"/>
    <w:rsid w:val="00F810B1"/>
    <w:rsid w:val="00F81E5C"/>
    <w:rsid w:val="00F82D24"/>
    <w:rsid w:val="00F847CB"/>
    <w:rsid w:val="00F84AE0"/>
    <w:rsid w:val="00F854C3"/>
    <w:rsid w:val="00F85DA1"/>
    <w:rsid w:val="00F863EE"/>
    <w:rsid w:val="00F869A3"/>
    <w:rsid w:val="00F86B3B"/>
    <w:rsid w:val="00F86B91"/>
    <w:rsid w:val="00F8724F"/>
    <w:rsid w:val="00F876E3"/>
    <w:rsid w:val="00F87A9E"/>
    <w:rsid w:val="00F90041"/>
    <w:rsid w:val="00F9088B"/>
    <w:rsid w:val="00F90890"/>
    <w:rsid w:val="00F91110"/>
    <w:rsid w:val="00F91C00"/>
    <w:rsid w:val="00F9289F"/>
    <w:rsid w:val="00F92B93"/>
    <w:rsid w:val="00F92D29"/>
    <w:rsid w:val="00F930AA"/>
    <w:rsid w:val="00F931F3"/>
    <w:rsid w:val="00F9360C"/>
    <w:rsid w:val="00F93AA7"/>
    <w:rsid w:val="00F93AF4"/>
    <w:rsid w:val="00F940AE"/>
    <w:rsid w:val="00F94487"/>
    <w:rsid w:val="00F94542"/>
    <w:rsid w:val="00F94AB3"/>
    <w:rsid w:val="00F94C47"/>
    <w:rsid w:val="00F95973"/>
    <w:rsid w:val="00F95B00"/>
    <w:rsid w:val="00F95C36"/>
    <w:rsid w:val="00F9623E"/>
    <w:rsid w:val="00F962BF"/>
    <w:rsid w:val="00F96492"/>
    <w:rsid w:val="00F966B1"/>
    <w:rsid w:val="00F96BBA"/>
    <w:rsid w:val="00F97635"/>
    <w:rsid w:val="00F97CA6"/>
    <w:rsid w:val="00FA1B14"/>
    <w:rsid w:val="00FA284E"/>
    <w:rsid w:val="00FA3640"/>
    <w:rsid w:val="00FA3C54"/>
    <w:rsid w:val="00FA3D0C"/>
    <w:rsid w:val="00FA3DC2"/>
    <w:rsid w:val="00FA4642"/>
    <w:rsid w:val="00FA4CC6"/>
    <w:rsid w:val="00FA4D1B"/>
    <w:rsid w:val="00FA61B8"/>
    <w:rsid w:val="00FA6610"/>
    <w:rsid w:val="00FA6912"/>
    <w:rsid w:val="00FA714D"/>
    <w:rsid w:val="00FA7F26"/>
    <w:rsid w:val="00FB0A1A"/>
    <w:rsid w:val="00FB0A48"/>
    <w:rsid w:val="00FB1754"/>
    <w:rsid w:val="00FB39F5"/>
    <w:rsid w:val="00FB3A7D"/>
    <w:rsid w:val="00FB3EA9"/>
    <w:rsid w:val="00FB43AB"/>
    <w:rsid w:val="00FB49EE"/>
    <w:rsid w:val="00FB53ED"/>
    <w:rsid w:val="00FB5A40"/>
    <w:rsid w:val="00FB5B5C"/>
    <w:rsid w:val="00FB6645"/>
    <w:rsid w:val="00FB6D37"/>
    <w:rsid w:val="00FB6D54"/>
    <w:rsid w:val="00FB741E"/>
    <w:rsid w:val="00FC004E"/>
    <w:rsid w:val="00FC0294"/>
    <w:rsid w:val="00FC0D4F"/>
    <w:rsid w:val="00FC111E"/>
    <w:rsid w:val="00FC19C3"/>
    <w:rsid w:val="00FC1CAD"/>
    <w:rsid w:val="00FC2002"/>
    <w:rsid w:val="00FC2093"/>
    <w:rsid w:val="00FC58E1"/>
    <w:rsid w:val="00FC63C9"/>
    <w:rsid w:val="00FC64B2"/>
    <w:rsid w:val="00FC6E44"/>
    <w:rsid w:val="00FC7DB8"/>
    <w:rsid w:val="00FD01D2"/>
    <w:rsid w:val="00FD04F7"/>
    <w:rsid w:val="00FD05E9"/>
    <w:rsid w:val="00FD1059"/>
    <w:rsid w:val="00FD12B0"/>
    <w:rsid w:val="00FD1980"/>
    <w:rsid w:val="00FD27D7"/>
    <w:rsid w:val="00FD2B85"/>
    <w:rsid w:val="00FD2E14"/>
    <w:rsid w:val="00FD3FA3"/>
    <w:rsid w:val="00FD43FF"/>
    <w:rsid w:val="00FD4828"/>
    <w:rsid w:val="00FD5297"/>
    <w:rsid w:val="00FD5794"/>
    <w:rsid w:val="00FD609B"/>
    <w:rsid w:val="00FD61BD"/>
    <w:rsid w:val="00FD64A8"/>
    <w:rsid w:val="00FD6EDE"/>
    <w:rsid w:val="00FD7C11"/>
    <w:rsid w:val="00FD7CD1"/>
    <w:rsid w:val="00FE0450"/>
    <w:rsid w:val="00FE0833"/>
    <w:rsid w:val="00FE0D76"/>
    <w:rsid w:val="00FE1B74"/>
    <w:rsid w:val="00FE288D"/>
    <w:rsid w:val="00FE2EB8"/>
    <w:rsid w:val="00FE3AC5"/>
    <w:rsid w:val="00FE3AFA"/>
    <w:rsid w:val="00FE3B42"/>
    <w:rsid w:val="00FE52BC"/>
    <w:rsid w:val="00FE5325"/>
    <w:rsid w:val="00FE54DA"/>
    <w:rsid w:val="00FE6123"/>
    <w:rsid w:val="00FE6814"/>
    <w:rsid w:val="00FE7649"/>
    <w:rsid w:val="00FE7C3B"/>
    <w:rsid w:val="00FF056A"/>
    <w:rsid w:val="00FF07E8"/>
    <w:rsid w:val="00FF0E6C"/>
    <w:rsid w:val="00FF1715"/>
    <w:rsid w:val="00FF176C"/>
    <w:rsid w:val="00FF1F4F"/>
    <w:rsid w:val="00FF2299"/>
    <w:rsid w:val="00FF245D"/>
    <w:rsid w:val="00FF2BA7"/>
    <w:rsid w:val="00FF2BD2"/>
    <w:rsid w:val="00FF3788"/>
    <w:rsid w:val="00FF399A"/>
    <w:rsid w:val="00FF3AA8"/>
    <w:rsid w:val="00FF4A43"/>
    <w:rsid w:val="00FF543E"/>
    <w:rsid w:val="00FF5483"/>
    <w:rsid w:val="00FF5AA5"/>
    <w:rsid w:val="00FF5AFB"/>
    <w:rsid w:val="00FF66EF"/>
    <w:rsid w:val="00FF6B49"/>
    <w:rsid w:val="00FF7014"/>
    <w:rsid w:val="00FF75A6"/>
    <w:rsid w:val="00FF7973"/>
    <w:rsid w:val="00FF7E1F"/>
    <w:rsid w:val="3D824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B8C71"/>
  <w15:docId w15:val="{AE5B5DB5-BB1C-4B47-B5E4-14A08137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755A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E85E8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unhideWhenUsed/>
    <w:qFormat/>
    <w:rsid w:val="007244C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1328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E740C9"/>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740C9"/>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5A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85E86"/>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7244CF"/>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E740C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740C9"/>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unhideWhenUsed/>
    <w:rsid w:val="008F7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Verdana" w:eastAsia="Times New Roman" w:hAnsi="Verdana" w:cs="Courier New"/>
    </w:rPr>
  </w:style>
  <w:style w:type="character" w:customStyle="1" w:styleId="HTMLPreformattedChar">
    <w:name w:val="HTML Preformatted Char"/>
    <w:basedOn w:val="DefaultParagraphFont"/>
    <w:link w:val="HTMLPreformatted"/>
    <w:uiPriority w:val="99"/>
    <w:rsid w:val="008F7A69"/>
    <w:rPr>
      <w:rFonts w:ascii="Verdana" w:eastAsia="Times New Roman" w:hAnsi="Verdana" w:cs="Courier New"/>
    </w:rPr>
  </w:style>
  <w:style w:type="paragraph" w:styleId="BodyText">
    <w:name w:val="Body Text"/>
    <w:basedOn w:val="Normal"/>
    <w:link w:val="BodyTextChar"/>
    <w:rsid w:val="008F7A69"/>
    <w:pPr>
      <w:spacing w:before="240" w:after="0" w:line="240" w:lineRule="exact"/>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8F7A69"/>
    <w:rPr>
      <w:rFonts w:ascii="Times New Roman" w:eastAsia="Times New Roman" w:hAnsi="Times New Roman" w:cs="Times New Roman"/>
      <w:sz w:val="24"/>
      <w:szCs w:val="20"/>
    </w:rPr>
  </w:style>
  <w:style w:type="paragraph" w:styleId="NoSpacing">
    <w:name w:val="No Spacing"/>
    <w:link w:val="NoSpacingChar"/>
    <w:uiPriority w:val="1"/>
    <w:qFormat/>
    <w:rsid w:val="008F7A6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F7A69"/>
    <w:rPr>
      <w:rFonts w:eastAsiaTheme="minorEastAsia"/>
      <w:lang w:eastAsia="ja-JP"/>
    </w:rPr>
  </w:style>
  <w:style w:type="paragraph" w:styleId="BalloonText">
    <w:name w:val="Balloon Text"/>
    <w:basedOn w:val="Normal"/>
    <w:link w:val="BalloonTextChar"/>
    <w:uiPriority w:val="99"/>
    <w:semiHidden/>
    <w:unhideWhenUsed/>
    <w:rsid w:val="008F7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A69"/>
    <w:rPr>
      <w:rFonts w:ascii="Tahoma" w:hAnsi="Tahoma" w:cs="Tahoma"/>
      <w:sz w:val="16"/>
      <w:szCs w:val="16"/>
    </w:rPr>
  </w:style>
  <w:style w:type="paragraph" w:styleId="ListParagraph">
    <w:name w:val="List Paragraph"/>
    <w:aliases w:val="Slide Comments,Figure_name,List Paragraph1,Bullet- First level,Listenabsatz1,List Paragraph Char Char,Equipment,Numbered Indented Text,lp1,numbered,Use Case List Paragraph,Heading2,Bullet List,FooterText,Paragraphe de liste1,列出段落,Annexure"/>
    <w:basedOn w:val="Normal"/>
    <w:link w:val="ListParagraphChar"/>
    <w:uiPriority w:val="34"/>
    <w:qFormat/>
    <w:rsid w:val="008F7A69"/>
    <w:pPr>
      <w:ind w:left="720"/>
      <w:contextualSpacing/>
    </w:pPr>
  </w:style>
  <w:style w:type="character" w:customStyle="1" w:styleId="ListParagraphChar">
    <w:name w:val="List Paragraph Char"/>
    <w:aliases w:val="Slide Comments Char,Figure_name Char,List Paragraph1 Char,Bullet- First level Char,Listenabsatz1 Char,List Paragraph Char Char Char,Equipment Char,Numbered Indented Text Char,lp1 Char,numbered Char,Use Case List Paragraph Char"/>
    <w:link w:val="ListParagraph"/>
    <w:uiPriority w:val="34"/>
    <w:qFormat/>
    <w:rsid w:val="00E85E86"/>
  </w:style>
  <w:style w:type="paragraph" w:styleId="Header">
    <w:name w:val="header"/>
    <w:basedOn w:val="Normal"/>
    <w:link w:val="HeaderChar"/>
    <w:uiPriority w:val="99"/>
    <w:unhideWhenUsed/>
    <w:rsid w:val="008F7A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A69"/>
  </w:style>
  <w:style w:type="paragraph" w:styleId="Footer">
    <w:name w:val="footer"/>
    <w:basedOn w:val="Normal"/>
    <w:link w:val="FooterChar"/>
    <w:uiPriority w:val="99"/>
    <w:unhideWhenUsed/>
    <w:rsid w:val="008F7A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A69"/>
  </w:style>
  <w:style w:type="character" w:styleId="CommentReference">
    <w:name w:val="annotation reference"/>
    <w:uiPriority w:val="99"/>
    <w:semiHidden/>
    <w:unhideWhenUsed/>
    <w:rsid w:val="008F7A69"/>
    <w:rPr>
      <w:sz w:val="16"/>
      <w:szCs w:val="16"/>
    </w:rPr>
  </w:style>
  <w:style w:type="paragraph" w:styleId="CommentText">
    <w:name w:val="annotation text"/>
    <w:basedOn w:val="Normal"/>
    <w:link w:val="CommentTextChar"/>
    <w:uiPriority w:val="99"/>
    <w:unhideWhenUsed/>
    <w:rsid w:val="008F7A69"/>
    <w:rPr>
      <w:rFonts w:ascii="Calibri" w:eastAsia="Calibri" w:hAnsi="Calibri" w:cs="Times New Roman"/>
      <w:sz w:val="20"/>
      <w:szCs w:val="20"/>
      <w:lang w:val="en-IN"/>
    </w:rPr>
  </w:style>
  <w:style w:type="character" w:customStyle="1" w:styleId="CommentTextChar">
    <w:name w:val="Comment Text Char"/>
    <w:basedOn w:val="DefaultParagraphFont"/>
    <w:link w:val="CommentText"/>
    <w:uiPriority w:val="99"/>
    <w:rsid w:val="008F7A69"/>
    <w:rPr>
      <w:rFonts w:ascii="Calibri" w:eastAsia="Calibri" w:hAnsi="Calibri" w:cs="Times New Roman"/>
      <w:sz w:val="20"/>
      <w:szCs w:val="20"/>
      <w:lang w:val="en-IN"/>
    </w:rPr>
  </w:style>
  <w:style w:type="character" w:customStyle="1" w:styleId="field">
    <w:name w:val="field"/>
    <w:rsid w:val="009F1D50"/>
  </w:style>
  <w:style w:type="paragraph" w:styleId="Title">
    <w:name w:val="Title"/>
    <w:basedOn w:val="Normal"/>
    <w:next w:val="Normal"/>
    <w:link w:val="TitleChar"/>
    <w:uiPriority w:val="10"/>
    <w:qFormat/>
    <w:rsid w:val="00E85E86"/>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uiPriority w:val="10"/>
    <w:rsid w:val="00E85E86"/>
    <w:rPr>
      <w:rFonts w:ascii="Cambria" w:eastAsia="Times New Roman" w:hAnsi="Cambria" w:cs="Times New Roman"/>
      <w:b/>
      <w:bCs/>
      <w:kern w:val="28"/>
      <w:sz w:val="32"/>
      <w:szCs w:val="32"/>
    </w:rPr>
  </w:style>
  <w:style w:type="paragraph" w:styleId="NormalWeb">
    <w:name w:val="Normal (Web)"/>
    <w:basedOn w:val="Normal"/>
    <w:uiPriority w:val="99"/>
    <w:unhideWhenUsed/>
    <w:rsid w:val="00893C7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CommentSubject">
    <w:name w:val="annotation subject"/>
    <w:basedOn w:val="CommentText"/>
    <w:next w:val="CommentText"/>
    <w:link w:val="CommentSubjectChar"/>
    <w:uiPriority w:val="99"/>
    <w:semiHidden/>
    <w:unhideWhenUsed/>
    <w:rsid w:val="00AD4DC7"/>
    <w:pPr>
      <w:spacing w:line="240" w:lineRule="auto"/>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AD4DC7"/>
    <w:rPr>
      <w:rFonts w:ascii="Calibri" w:eastAsia="Calibri" w:hAnsi="Calibri" w:cs="Times New Roman"/>
      <w:b/>
      <w:bCs/>
      <w:sz w:val="20"/>
      <w:szCs w:val="20"/>
      <w:lang w:val="en-IN"/>
    </w:rPr>
  </w:style>
  <w:style w:type="character" w:customStyle="1" w:styleId="apple-converted-space">
    <w:name w:val="apple-converted-space"/>
    <w:basedOn w:val="DefaultParagraphFont"/>
    <w:rsid w:val="00242A26"/>
  </w:style>
  <w:style w:type="character" w:customStyle="1" w:styleId="hvr">
    <w:name w:val="hvr"/>
    <w:basedOn w:val="DefaultParagraphFont"/>
    <w:rsid w:val="00242A26"/>
  </w:style>
  <w:style w:type="paragraph" w:styleId="BodyTextFirstIndent">
    <w:name w:val="Body Text First Indent"/>
    <w:basedOn w:val="BodyText"/>
    <w:link w:val="BodyTextFirstIndentChar"/>
    <w:uiPriority w:val="99"/>
    <w:semiHidden/>
    <w:unhideWhenUsed/>
    <w:rsid w:val="00F65037"/>
    <w:pPr>
      <w:spacing w:before="0" w:after="200" w:line="276" w:lineRule="auto"/>
      <w:ind w:firstLine="360"/>
      <w:jc w:val="left"/>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semiHidden/>
    <w:rsid w:val="00F65037"/>
    <w:rPr>
      <w:rFonts w:ascii="Times New Roman" w:eastAsia="Times New Roman" w:hAnsi="Times New Roman" w:cs="Times New Roman"/>
      <w:sz w:val="24"/>
      <w:szCs w:val="20"/>
    </w:rPr>
  </w:style>
  <w:style w:type="character" w:customStyle="1" w:styleId="DeltaViewInsertion">
    <w:name w:val="DeltaView Insertion"/>
    <w:uiPriority w:val="99"/>
    <w:rsid w:val="00A103CF"/>
    <w:rPr>
      <w:color w:val="0000FF"/>
      <w:u w:val="double"/>
    </w:rPr>
  </w:style>
  <w:style w:type="character" w:customStyle="1" w:styleId="DeltaViewMoveDestination">
    <w:name w:val="DeltaView Move Destination"/>
    <w:uiPriority w:val="99"/>
    <w:rsid w:val="00A103CF"/>
    <w:rPr>
      <w:color w:val="00C000"/>
      <w:u w:val="double"/>
    </w:rPr>
  </w:style>
  <w:style w:type="paragraph" w:customStyle="1" w:styleId="TableHeading">
    <w:name w:val="Table Heading"/>
    <w:qFormat/>
    <w:rsid w:val="00E740C9"/>
    <w:pPr>
      <w:keepNext/>
      <w:spacing w:before="80" w:after="80" w:line="240" w:lineRule="auto"/>
    </w:pPr>
    <w:rPr>
      <w:rFonts w:ascii="Arial Black" w:eastAsia="Times" w:hAnsi="Arial Black" w:cs="Times New Roman"/>
      <w:sz w:val="18"/>
      <w:szCs w:val="20"/>
    </w:rPr>
  </w:style>
  <w:style w:type="paragraph" w:customStyle="1" w:styleId="TableText">
    <w:name w:val="Table Text"/>
    <w:qFormat/>
    <w:rsid w:val="00E740C9"/>
    <w:pPr>
      <w:spacing w:before="80" w:after="80" w:line="240" w:lineRule="auto"/>
    </w:pPr>
    <w:rPr>
      <w:rFonts w:ascii="Arial" w:eastAsia="Times New Roman" w:hAnsi="Arial" w:cs="Times New Roman"/>
      <w:sz w:val="18"/>
      <w:szCs w:val="20"/>
    </w:rPr>
  </w:style>
  <w:style w:type="paragraph" w:customStyle="1" w:styleId="Bullet1">
    <w:name w:val="Bullet 1"/>
    <w:link w:val="Bullet1Char"/>
    <w:qFormat/>
    <w:rsid w:val="00E740C9"/>
    <w:pPr>
      <w:numPr>
        <w:numId w:val="15"/>
      </w:numPr>
      <w:adjustRightInd w:val="0"/>
      <w:snapToGrid w:val="0"/>
      <w:spacing w:after="140" w:line="240" w:lineRule="auto"/>
    </w:pPr>
    <w:rPr>
      <w:rFonts w:ascii="Times New Roman" w:eastAsia="Times" w:hAnsi="Times New Roman" w:cs="Times New Roman"/>
      <w:szCs w:val="20"/>
    </w:rPr>
  </w:style>
  <w:style w:type="character" w:customStyle="1" w:styleId="Bullet1Char">
    <w:name w:val="Bullet 1 Char"/>
    <w:basedOn w:val="DefaultParagraphFont"/>
    <w:link w:val="Bullet1"/>
    <w:rsid w:val="00E740C9"/>
    <w:rPr>
      <w:rFonts w:ascii="Times New Roman" w:eastAsia="Times" w:hAnsi="Times New Roman" w:cs="Times New Roman"/>
      <w:szCs w:val="20"/>
    </w:rPr>
  </w:style>
  <w:style w:type="paragraph" w:styleId="Revision">
    <w:name w:val="Revision"/>
    <w:hidden/>
    <w:uiPriority w:val="99"/>
    <w:semiHidden/>
    <w:rsid w:val="00EC5FA5"/>
    <w:pPr>
      <w:spacing w:after="0" w:line="240" w:lineRule="auto"/>
    </w:pPr>
  </w:style>
  <w:style w:type="table" w:styleId="TableGrid">
    <w:name w:val="Table Grid"/>
    <w:basedOn w:val="TableNormal"/>
    <w:rsid w:val="00F4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TableStep2">
    <w:name w:val="Procedure Table Step 2"/>
    <w:qFormat/>
    <w:rsid w:val="00F4790E"/>
    <w:pPr>
      <w:numPr>
        <w:numId w:val="27"/>
      </w:numPr>
      <w:spacing w:before="80" w:after="80" w:line="240" w:lineRule="auto"/>
    </w:pPr>
    <w:rPr>
      <w:rFonts w:ascii="Times New Roman" w:eastAsia="Times New Roman" w:hAnsi="Times New Roman" w:cs="Times New Roman"/>
      <w:szCs w:val="20"/>
    </w:rPr>
  </w:style>
  <w:style w:type="paragraph" w:customStyle="1" w:styleId="TableParagraph">
    <w:name w:val="Table Paragraph"/>
    <w:basedOn w:val="Normal"/>
    <w:uiPriority w:val="1"/>
    <w:qFormat/>
    <w:rsid w:val="00F4790E"/>
    <w:pPr>
      <w:widowControl w:val="0"/>
      <w:spacing w:after="0" w:line="240" w:lineRule="auto"/>
    </w:pPr>
  </w:style>
  <w:style w:type="paragraph" w:customStyle="1" w:styleId="Default">
    <w:name w:val="Default"/>
    <w:rsid w:val="00F4790E"/>
    <w:pPr>
      <w:autoSpaceDE w:val="0"/>
      <w:autoSpaceDN w:val="0"/>
      <w:adjustRightInd w:val="0"/>
      <w:spacing w:after="0" w:line="240" w:lineRule="auto"/>
    </w:pPr>
    <w:rPr>
      <w:rFonts w:ascii="Symbol" w:hAnsi="Symbol" w:cs="Symbol"/>
      <w:color w:val="000000"/>
      <w:sz w:val="24"/>
      <w:szCs w:val="24"/>
    </w:rPr>
  </w:style>
  <w:style w:type="character" w:styleId="Hyperlink">
    <w:name w:val="Hyperlink"/>
    <w:basedOn w:val="DefaultParagraphFont"/>
    <w:uiPriority w:val="99"/>
    <w:unhideWhenUsed/>
    <w:rsid w:val="00F4790E"/>
    <w:rPr>
      <w:color w:val="0563C1"/>
      <w:u w:val="single"/>
    </w:rPr>
  </w:style>
  <w:style w:type="paragraph" w:customStyle="1" w:styleId="xl67">
    <w:name w:val="xl67"/>
    <w:basedOn w:val="Normal"/>
    <w:rsid w:val="00F4790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8">
    <w:name w:val="xl68"/>
    <w:basedOn w:val="Normal"/>
    <w:rsid w:val="00F4790E"/>
    <w:pPr>
      <w:pBdr>
        <w:top w:val="single" w:sz="4" w:space="0" w:color="auto"/>
        <w:left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color w:val="FFFFFF"/>
      <w:sz w:val="24"/>
      <w:szCs w:val="24"/>
    </w:rPr>
  </w:style>
  <w:style w:type="paragraph" w:customStyle="1" w:styleId="xl69">
    <w:name w:val="xl69"/>
    <w:basedOn w:val="Normal"/>
    <w:rsid w:val="00F4790E"/>
    <w:pPr>
      <w:pBdr>
        <w:top w:val="single" w:sz="4" w:space="0" w:color="auto"/>
        <w:left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70">
    <w:name w:val="xl70"/>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1">
    <w:name w:val="xl71"/>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2">
    <w:name w:val="xl72"/>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3">
    <w:name w:val="xl73"/>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Times New Roman"/>
      <w:b/>
      <w:bCs/>
      <w:sz w:val="24"/>
      <w:szCs w:val="24"/>
    </w:rPr>
  </w:style>
  <w:style w:type="paragraph" w:customStyle="1" w:styleId="xl76">
    <w:name w:val="xl76"/>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Times New Roman"/>
      <w:b/>
      <w:bCs/>
      <w:sz w:val="24"/>
      <w:szCs w:val="24"/>
    </w:rPr>
  </w:style>
  <w:style w:type="paragraph" w:customStyle="1" w:styleId="xl77">
    <w:name w:val="xl77"/>
    <w:basedOn w:val="Normal"/>
    <w:rsid w:val="00F4790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8">
    <w:name w:val="xl78"/>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79">
    <w:name w:val="xl79"/>
    <w:basedOn w:val="Normal"/>
    <w:rsid w:val="00F4790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80">
    <w:name w:val="xl80"/>
    <w:basedOn w:val="Normal"/>
    <w:rsid w:val="00F4790E"/>
    <w:pPr>
      <w:spacing w:before="100" w:beforeAutospacing="1" w:after="100" w:afterAutospacing="1" w:line="240" w:lineRule="auto"/>
      <w:textAlignment w:val="center"/>
    </w:pPr>
    <w:rPr>
      <w:rFonts w:ascii="Times New Roman" w:eastAsia="Times New Roman" w:hAnsi="Times New Roman" w:cs="Times New Roman"/>
      <w:b/>
      <w:bCs/>
      <w:color w:val="0070C0"/>
      <w:sz w:val="24"/>
      <w:szCs w:val="24"/>
    </w:rPr>
  </w:style>
  <w:style w:type="paragraph" w:customStyle="1" w:styleId="xl81">
    <w:name w:val="xl81"/>
    <w:basedOn w:val="Normal"/>
    <w:rsid w:val="00F4790E"/>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82">
    <w:name w:val="xl82"/>
    <w:basedOn w:val="Normal"/>
    <w:rsid w:val="00F4790E"/>
    <w:pPr>
      <w:pBdr>
        <w:bottom w:val="single" w:sz="4" w:space="0" w:color="auto"/>
      </w:pBdr>
      <w:shd w:val="clear" w:color="000000" w:fill="C9C9C9"/>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character" w:styleId="IntenseEmphasis">
    <w:name w:val="Intense Emphasis"/>
    <w:basedOn w:val="DefaultParagraphFont"/>
    <w:uiPriority w:val="21"/>
    <w:qFormat/>
    <w:rsid w:val="001147AD"/>
    <w:rPr>
      <w:i/>
      <w:iCs/>
      <w:color w:val="4F81BD" w:themeColor="accent1"/>
    </w:rPr>
  </w:style>
  <w:style w:type="paragraph" w:customStyle="1" w:styleId="CM2">
    <w:name w:val="CM2"/>
    <w:basedOn w:val="Normal"/>
    <w:next w:val="Normal"/>
    <w:uiPriority w:val="99"/>
    <w:rsid w:val="001E564A"/>
    <w:pPr>
      <w:widowControl w:val="0"/>
      <w:autoSpaceDE w:val="0"/>
      <w:autoSpaceDN w:val="0"/>
      <w:adjustRightInd w:val="0"/>
      <w:spacing w:after="0" w:line="326" w:lineRule="atLeast"/>
    </w:pPr>
    <w:rPr>
      <w:rFonts w:ascii="Arial" w:eastAsia="Times New Roman" w:hAnsi="Arial" w:cs="Arial"/>
      <w:sz w:val="24"/>
      <w:szCs w:val="24"/>
    </w:rPr>
  </w:style>
  <w:style w:type="character" w:customStyle="1" w:styleId="UnresolvedMention1">
    <w:name w:val="Unresolved Mention1"/>
    <w:basedOn w:val="DefaultParagraphFont"/>
    <w:uiPriority w:val="99"/>
    <w:semiHidden/>
    <w:unhideWhenUsed/>
    <w:rsid w:val="00773E5D"/>
    <w:rPr>
      <w:color w:val="605E5C"/>
      <w:shd w:val="clear" w:color="auto" w:fill="E1DFDD"/>
    </w:rPr>
  </w:style>
  <w:style w:type="character" w:customStyle="1" w:styleId="cf01">
    <w:name w:val="cf01"/>
    <w:basedOn w:val="DefaultParagraphFont"/>
    <w:rsid w:val="000100E7"/>
    <w:rPr>
      <w:rFonts w:ascii="Segoe UI" w:hAnsi="Segoe UI" w:cs="Segoe UI" w:hint="default"/>
      <w:sz w:val="18"/>
      <w:szCs w:val="18"/>
    </w:rPr>
  </w:style>
  <w:style w:type="character" w:customStyle="1" w:styleId="ui-provider">
    <w:name w:val="ui-provider"/>
    <w:basedOn w:val="DefaultParagraphFont"/>
    <w:rsid w:val="00761B52"/>
  </w:style>
  <w:style w:type="paragraph" w:customStyle="1" w:styleId="1">
    <w:name w:val="1"/>
    <w:basedOn w:val="ListParagraph"/>
    <w:link w:val="1Char"/>
    <w:qFormat/>
    <w:rsid w:val="00637459"/>
    <w:pPr>
      <w:numPr>
        <w:numId w:val="33"/>
      </w:numPr>
      <w:spacing w:after="160" w:line="259" w:lineRule="auto"/>
      <w:ind w:left="360"/>
    </w:pPr>
    <w:rPr>
      <w:b/>
      <w:bCs/>
      <w:sz w:val="24"/>
      <w:szCs w:val="24"/>
    </w:rPr>
  </w:style>
  <w:style w:type="paragraph" w:customStyle="1" w:styleId="para">
    <w:name w:val="para"/>
    <w:basedOn w:val="ListParagraph"/>
    <w:link w:val="paraChar"/>
    <w:qFormat/>
    <w:rsid w:val="00637459"/>
    <w:pPr>
      <w:spacing w:after="160" w:line="259" w:lineRule="auto"/>
      <w:ind w:left="360"/>
      <w:jc w:val="both"/>
    </w:pPr>
    <w:rPr>
      <w:sz w:val="20"/>
      <w:szCs w:val="20"/>
    </w:rPr>
  </w:style>
  <w:style w:type="character" w:customStyle="1" w:styleId="1Char">
    <w:name w:val="1 Char"/>
    <w:basedOn w:val="ListParagraphChar"/>
    <w:link w:val="1"/>
    <w:rsid w:val="00637459"/>
    <w:rPr>
      <w:b/>
      <w:bCs/>
      <w:sz w:val="24"/>
      <w:szCs w:val="24"/>
    </w:rPr>
  </w:style>
  <w:style w:type="paragraph" w:customStyle="1" w:styleId="2">
    <w:name w:val="2"/>
    <w:basedOn w:val="1"/>
    <w:link w:val="2Char"/>
    <w:qFormat/>
    <w:rsid w:val="00637459"/>
    <w:pPr>
      <w:numPr>
        <w:ilvl w:val="1"/>
      </w:numPr>
    </w:pPr>
    <w:rPr>
      <w:sz w:val="20"/>
      <w:szCs w:val="20"/>
    </w:rPr>
  </w:style>
  <w:style w:type="character" w:customStyle="1" w:styleId="paraChar">
    <w:name w:val="para Char"/>
    <w:basedOn w:val="ListParagraphChar"/>
    <w:link w:val="para"/>
    <w:rsid w:val="00637459"/>
    <w:rPr>
      <w:sz w:val="20"/>
      <w:szCs w:val="20"/>
    </w:rPr>
  </w:style>
  <w:style w:type="paragraph" w:customStyle="1" w:styleId="para2">
    <w:name w:val="para2"/>
    <w:basedOn w:val="1"/>
    <w:link w:val="para2Char"/>
    <w:qFormat/>
    <w:rsid w:val="00637459"/>
    <w:pPr>
      <w:numPr>
        <w:numId w:val="0"/>
      </w:numPr>
      <w:ind w:left="720"/>
      <w:jc w:val="both"/>
    </w:pPr>
    <w:rPr>
      <w:b w:val="0"/>
      <w:bCs w:val="0"/>
      <w:sz w:val="20"/>
      <w:szCs w:val="20"/>
    </w:rPr>
  </w:style>
  <w:style w:type="character" w:customStyle="1" w:styleId="2Char">
    <w:name w:val="2 Char"/>
    <w:basedOn w:val="1Char"/>
    <w:link w:val="2"/>
    <w:rsid w:val="00637459"/>
    <w:rPr>
      <w:b/>
      <w:bCs/>
      <w:sz w:val="20"/>
      <w:szCs w:val="20"/>
    </w:rPr>
  </w:style>
  <w:style w:type="character" w:customStyle="1" w:styleId="para2Char">
    <w:name w:val="para2 Char"/>
    <w:basedOn w:val="1Char"/>
    <w:link w:val="para2"/>
    <w:rsid w:val="00637459"/>
    <w:rPr>
      <w:b w:val="0"/>
      <w:bCs w:val="0"/>
      <w:sz w:val="20"/>
      <w:szCs w:val="20"/>
    </w:rPr>
  </w:style>
  <w:style w:type="character" w:styleId="Mention">
    <w:name w:val="Mention"/>
    <w:basedOn w:val="DefaultParagraphFont"/>
    <w:uiPriority w:val="99"/>
    <w:unhideWhenUsed/>
    <w:rsid w:val="004A7735"/>
    <w:rPr>
      <w:color w:val="2B579A"/>
      <w:shd w:val="clear" w:color="auto" w:fill="E1DFDD"/>
    </w:rPr>
  </w:style>
  <w:style w:type="character" w:styleId="UnresolvedMention">
    <w:name w:val="Unresolved Mention"/>
    <w:basedOn w:val="DefaultParagraphFont"/>
    <w:uiPriority w:val="99"/>
    <w:semiHidden/>
    <w:unhideWhenUsed/>
    <w:rsid w:val="00A93EDC"/>
    <w:rPr>
      <w:color w:val="605E5C"/>
      <w:shd w:val="clear" w:color="auto" w:fill="E1DFDD"/>
    </w:rPr>
  </w:style>
  <w:style w:type="character" w:styleId="Strong">
    <w:name w:val="Strong"/>
    <w:basedOn w:val="DefaultParagraphFont"/>
    <w:uiPriority w:val="22"/>
    <w:qFormat/>
    <w:rsid w:val="00A76C0A"/>
    <w:rPr>
      <w:b/>
      <w:bCs/>
    </w:rPr>
  </w:style>
  <w:style w:type="character" w:customStyle="1" w:styleId="Heading4Char">
    <w:name w:val="Heading 4 Char"/>
    <w:basedOn w:val="DefaultParagraphFont"/>
    <w:link w:val="Heading4"/>
    <w:uiPriority w:val="9"/>
    <w:semiHidden/>
    <w:rsid w:val="0051328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4854">
      <w:bodyDiv w:val="1"/>
      <w:marLeft w:val="0"/>
      <w:marRight w:val="0"/>
      <w:marTop w:val="0"/>
      <w:marBottom w:val="0"/>
      <w:divBdr>
        <w:top w:val="none" w:sz="0" w:space="0" w:color="auto"/>
        <w:left w:val="none" w:sz="0" w:space="0" w:color="auto"/>
        <w:bottom w:val="none" w:sz="0" w:space="0" w:color="auto"/>
        <w:right w:val="none" w:sz="0" w:space="0" w:color="auto"/>
      </w:divBdr>
    </w:div>
    <w:div w:id="145166863">
      <w:bodyDiv w:val="1"/>
      <w:marLeft w:val="0"/>
      <w:marRight w:val="0"/>
      <w:marTop w:val="0"/>
      <w:marBottom w:val="0"/>
      <w:divBdr>
        <w:top w:val="none" w:sz="0" w:space="0" w:color="auto"/>
        <w:left w:val="none" w:sz="0" w:space="0" w:color="auto"/>
        <w:bottom w:val="none" w:sz="0" w:space="0" w:color="auto"/>
        <w:right w:val="none" w:sz="0" w:space="0" w:color="auto"/>
      </w:divBdr>
      <w:divsChild>
        <w:div w:id="17508445">
          <w:marLeft w:val="0"/>
          <w:marRight w:val="0"/>
          <w:marTop w:val="0"/>
          <w:marBottom w:val="0"/>
          <w:divBdr>
            <w:top w:val="none" w:sz="0" w:space="0" w:color="auto"/>
            <w:left w:val="none" w:sz="0" w:space="0" w:color="auto"/>
            <w:bottom w:val="none" w:sz="0" w:space="0" w:color="auto"/>
            <w:right w:val="none" w:sz="0" w:space="0" w:color="auto"/>
          </w:divBdr>
        </w:div>
      </w:divsChild>
    </w:div>
    <w:div w:id="151257889">
      <w:bodyDiv w:val="1"/>
      <w:marLeft w:val="0"/>
      <w:marRight w:val="0"/>
      <w:marTop w:val="0"/>
      <w:marBottom w:val="0"/>
      <w:divBdr>
        <w:top w:val="none" w:sz="0" w:space="0" w:color="auto"/>
        <w:left w:val="none" w:sz="0" w:space="0" w:color="auto"/>
        <w:bottom w:val="none" w:sz="0" w:space="0" w:color="auto"/>
        <w:right w:val="none" w:sz="0" w:space="0" w:color="auto"/>
      </w:divBdr>
    </w:div>
    <w:div w:id="232860860">
      <w:bodyDiv w:val="1"/>
      <w:marLeft w:val="0"/>
      <w:marRight w:val="0"/>
      <w:marTop w:val="0"/>
      <w:marBottom w:val="0"/>
      <w:divBdr>
        <w:top w:val="none" w:sz="0" w:space="0" w:color="auto"/>
        <w:left w:val="none" w:sz="0" w:space="0" w:color="auto"/>
        <w:bottom w:val="none" w:sz="0" w:space="0" w:color="auto"/>
        <w:right w:val="none" w:sz="0" w:space="0" w:color="auto"/>
      </w:divBdr>
    </w:div>
    <w:div w:id="346062490">
      <w:bodyDiv w:val="1"/>
      <w:marLeft w:val="0"/>
      <w:marRight w:val="0"/>
      <w:marTop w:val="0"/>
      <w:marBottom w:val="0"/>
      <w:divBdr>
        <w:top w:val="none" w:sz="0" w:space="0" w:color="auto"/>
        <w:left w:val="none" w:sz="0" w:space="0" w:color="auto"/>
        <w:bottom w:val="none" w:sz="0" w:space="0" w:color="auto"/>
        <w:right w:val="none" w:sz="0" w:space="0" w:color="auto"/>
      </w:divBdr>
    </w:div>
    <w:div w:id="363749984">
      <w:bodyDiv w:val="1"/>
      <w:marLeft w:val="0"/>
      <w:marRight w:val="0"/>
      <w:marTop w:val="0"/>
      <w:marBottom w:val="0"/>
      <w:divBdr>
        <w:top w:val="none" w:sz="0" w:space="0" w:color="auto"/>
        <w:left w:val="none" w:sz="0" w:space="0" w:color="auto"/>
        <w:bottom w:val="none" w:sz="0" w:space="0" w:color="auto"/>
        <w:right w:val="none" w:sz="0" w:space="0" w:color="auto"/>
      </w:divBdr>
    </w:div>
    <w:div w:id="390614786">
      <w:bodyDiv w:val="1"/>
      <w:marLeft w:val="0"/>
      <w:marRight w:val="0"/>
      <w:marTop w:val="0"/>
      <w:marBottom w:val="0"/>
      <w:divBdr>
        <w:top w:val="none" w:sz="0" w:space="0" w:color="auto"/>
        <w:left w:val="none" w:sz="0" w:space="0" w:color="auto"/>
        <w:bottom w:val="none" w:sz="0" w:space="0" w:color="auto"/>
        <w:right w:val="none" w:sz="0" w:space="0" w:color="auto"/>
      </w:divBdr>
    </w:div>
    <w:div w:id="398285981">
      <w:bodyDiv w:val="1"/>
      <w:marLeft w:val="0"/>
      <w:marRight w:val="0"/>
      <w:marTop w:val="0"/>
      <w:marBottom w:val="0"/>
      <w:divBdr>
        <w:top w:val="none" w:sz="0" w:space="0" w:color="auto"/>
        <w:left w:val="none" w:sz="0" w:space="0" w:color="auto"/>
        <w:bottom w:val="none" w:sz="0" w:space="0" w:color="auto"/>
        <w:right w:val="none" w:sz="0" w:space="0" w:color="auto"/>
      </w:divBdr>
    </w:div>
    <w:div w:id="406001543">
      <w:bodyDiv w:val="1"/>
      <w:marLeft w:val="0"/>
      <w:marRight w:val="0"/>
      <w:marTop w:val="0"/>
      <w:marBottom w:val="0"/>
      <w:divBdr>
        <w:top w:val="none" w:sz="0" w:space="0" w:color="auto"/>
        <w:left w:val="none" w:sz="0" w:space="0" w:color="auto"/>
        <w:bottom w:val="none" w:sz="0" w:space="0" w:color="auto"/>
        <w:right w:val="none" w:sz="0" w:space="0" w:color="auto"/>
      </w:divBdr>
    </w:div>
    <w:div w:id="407270458">
      <w:bodyDiv w:val="1"/>
      <w:marLeft w:val="0"/>
      <w:marRight w:val="0"/>
      <w:marTop w:val="0"/>
      <w:marBottom w:val="0"/>
      <w:divBdr>
        <w:top w:val="none" w:sz="0" w:space="0" w:color="auto"/>
        <w:left w:val="none" w:sz="0" w:space="0" w:color="auto"/>
        <w:bottom w:val="none" w:sz="0" w:space="0" w:color="auto"/>
        <w:right w:val="none" w:sz="0" w:space="0" w:color="auto"/>
      </w:divBdr>
    </w:div>
    <w:div w:id="422341072">
      <w:bodyDiv w:val="1"/>
      <w:marLeft w:val="0"/>
      <w:marRight w:val="0"/>
      <w:marTop w:val="0"/>
      <w:marBottom w:val="0"/>
      <w:divBdr>
        <w:top w:val="none" w:sz="0" w:space="0" w:color="auto"/>
        <w:left w:val="none" w:sz="0" w:space="0" w:color="auto"/>
        <w:bottom w:val="none" w:sz="0" w:space="0" w:color="auto"/>
        <w:right w:val="none" w:sz="0" w:space="0" w:color="auto"/>
      </w:divBdr>
      <w:divsChild>
        <w:div w:id="56245646">
          <w:marLeft w:val="0"/>
          <w:marRight w:val="0"/>
          <w:marTop w:val="0"/>
          <w:marBottom w:val="0"/>
          <w:divBdr>
            <w:top w:val="none" w:sz="0" w:space="0" w:color="auto"/>
            <w:left w:val="none" w:sz="0" w:space="0" w:color="auto"/>
            <w:bottom w:val="none" w:sz="0" w:space="0" w:color="auto"/>
            <w:right w:val="none" w:sz="0" w:space="0" w:color="auto"/>
          </w:divBdr>
        </w:div>
      </w:divsChild>
    </w:div>
    <w:div w:id="429084254">
      <w:bodyDiv w:val="1"/>
      <w:marLeft w:val="0"/>
      <w:marRight w:val="0"/>
      <w:marTop w:val="0"/>
      <w:marBottom w:val="0"/>
      <w:divBdr>
        <w:top w:val="none" w:sz="0" w:space="0" w:color="auto"/>
        <w:left w:val="none" w:sz="0" w:space="0" w:color="auto"/>
        <w:bottom w:val="none" w:sz="0" w:space="0" w:color="auto"/>
        <w:right w:val="none" w:sz="0" w:space="0" w:color="auto"/>
      </w:divBdr>
    </w:div>
    <w:div w:id="444155839">
      <w:bodyDiv w:val="1"/>
      <w:marLeft w:val="0"/>
      <w:marRight w:val="0"/>
      <w:marTop w:val="0"/>
      <w:marBottom w:val="0"/>
      <w:divBdr>
        <w:top w:val="none" w:sz="0" w:space="0" w:color="auto"/>
        <w:left w:val="none" w:sz="0" w:space="0" w:color="auto"/>
        <w:bottom w:val="none" w:sz="0" w:space="0" w:color="auto"/>
        <w:right w:val="none" w:sz="0" w:space="0" w:color="auto"/>
      </w:divBdr>
    </w:div>
    <w:div w:id="474642973">
      <w:bodyDiv w:val="1"/>
      <w:marLeft w:val="0"/>
      <w:marRight w:val="0"/>
      <w:marTop w:val="0"/>
      <w:marBottom w:val="0"/>
      <w:divBdr>
        <w:top w:val="none" w:sz="0" w:space="0" w:color="auto"/>
        <w:left w:val="none" w:sz="0" w:space="0" w:color="auto"/>
        <w:bottom w:val="none" w:sz="0" w:space="0" w:color="auto"/>
        <w:right w:val="none" w:sz="0" w:space="0" w:color="auto"/>
      </w:divBdr>
      <w:divsChild>
        <w:div w:id="2017534245">
          <w:marLeft w:val="0"/>
          <w:marRight w:val="0"/>
          <w:marTop w:val="0"/>
          <w:marBottom w:val="0"/>
          <w:divBdr>
            <w:top w:val="none" w:sz="0" w:space="0" w:color="auto"/>
            <w:left w:val="none" w:sz="0" w:space="0" w:color="auto"/>
            <w:bottom w:val="none" w:sz="0" w:space="0" w:color="auto"/>
            <w:right w:val="none" w:sz="0" w:space="0" w:color="auto"/>
          </w:divBdr>
        </w:div>
      </w:divsChild>
    </w:div>
    <w:div w:id="483199256">
      <w:bodyDiv w:val="1"/>
      <w:marLeft w:val="0"/>
      <w:marRight w:val="0"/>
      <w:marTop w:val="0"/>
      <w:marBottom w:val="0"/>
      <w:divBdr>
        <w:top w:val="none" w:sz="0" w:space="0" w:color="auto"/>
        <w:left w:val="none" w:sz="0" w:space="0" w:color="auto"/>
        <w:bottom w:val="none" w:sz="0" w:space="0" w:color="auto"/>
        <w:right w:val="none" w:sz="0" w:space="0" w:color="auto"/>
      </w:divBdr>
    </w:div>
    <w:div w:id="608004856">
      <w:bodyDiv w:val="1"/>
      <w:marLeft w:val="0"/>
      <w:marRight w:val="0"/>
      <w:marTop w:val="0"/>
      <w:marBottom w:val="0"/>
      <w:divBdr>
        <w:top w:val="none" w:sz="0" w:space="0" w:color="auto"/>
        <w:left w:val="none" w:sz="0" w:space="0" w:color="auto"/>
        <w:bottom w:val="none" w:sz="0" w:space="0" w:color="auto"/>
        <w:right w:val="none" w:sz="0" w:space="0" w:color="auto"/>
      </w:divBdr>
      <w:divsChild>
        <w:div w:id="179438997">
          <w:marLeft w:val="0"/>
          <w:marRight w:val="0"/>
          <w:marTop w:val="0"/>
          <w:marBottom w:val="0"/>
          <w:divBdr>
            <w:top w:val="none" w:sz="0" w:space="0" w:color="auto"/>
            <w:left w:val="none" w:sz="0" w:space="0" w:color="auto"/>
            <w:bottom w:val="none" w:sz="0" w:space="0" w:color="auto"/>
            <w:right w:val="none" w:sz="0" w:space="0" w:color="auto"/>
          </w:divBdr>
        </w:div>
      </w:divsChild>
    </w:div>
    <w:div w:id="611325041">
      <w:bodyDiv w:val="1"/>
      <w:marLeft w:val="0"/>
      <w:marRight w:val="0"/>
      <w:marTop w:val="0"/>
      <w:marBottom w:val="0"/>
      <w:divBdr>
        <w:top w:val="none" w:sz="0" w:space="0" w:color="auto"/>
        <w:left w:val="none" w:sz="0" w:space="0" w:color="auto"/>
        <w:bottom w:val="none" w:sz="0" w:space="0" w:color="auto"/>
        <w:right w:val="none" w:sz="0" w:space="0" w:color="auto"/>
      </w:divBdr>
      <w:divsChild>
        <w:div w:id="1438595797">
          <w:marLeft w:val="0"/>
          <w:marRight w:val="0"/>
          <w:marTop w:val="0"/>
          <w:marBottom w:val="0"/>
          <w:divBdr>
            <w:top w:val="none" w:sz="0" w:space="0" w:color="auto"/>
            <w:left w:val="none" w:sz="0" w:space="0" w:color="auto"/>
            <w:bottom w:val="none" w:sz="0" w:space="0" w:color="auto"/>
            <w:right w:val="none" w:sz="0" w:space="0" w:color="auto"/>
          </w:divBdr>
        </w:div>
      </w:divsChild>
    </w:div>
    <w:div w:id="611329891">
      <w:bodyDiv w:val="1"/>
      <w:marLeft w:val="0"/>
      <w:marRight w:val="0"/>
      <w:marTop w:val="0"/>
      <w:marBottom w:val="0"/>
      <w:divBdr>
        <w:top w:val="none" w:sz="0" w:space="0" w:color="auto"/>
        <w:left w:val="none" w:sz="0" w:space="0" w:color="auto"/>
        <w:bottom w:val="none" w:sz="0" w:space="0" w:color="auto"/>
        <w:right w:val="none" w:sz="0" w:space="0" w:color="auto"/>
      </w:divBdr>
    </w:div>
    <w:div w:id="634481905">
      <w:bodyDiv w:val="1"/>
      <w:marLeft w:val="0"/>
      <w:marRight w:val="0"/>
      <w:marTop w:val="0"/>
      <w:marBottom w:val="0"/>
      <w:divBdr>
        <w:top w:val="none" w:sz="0" w:space="0" w:color="auto"/>
        <w:left w:val="none" w:sz="0" w:space="0" w:color="auto"/>
        <w:bottom w:val="none" w:sz="0" w:space="0" w:color="auto"/>
        <w:right w:val="none" w:sz="0" w:space="0" w:color="auto"/>
      </w:divBdr>
    </w:div>
    <w:div w:id="669480323">
      <w:bodyDiv w:val="1"/>
      <w:marLeft w:val="0"/>
      <w:marRight w:val="0"/>
      <w:marTop w:val="0"/>
      <w:marBottom w:val="0"/>
      <w:divBdr>
        <w:top w:val="none" w:sz="0" w:space="0" w:color="auto"/>
        <w:left w:val="none" w:sz="0" w:space="0" w:color="auto"/>
        <w:bottom w:val="none" w:sz="0" w:space="0" w:color="auto"/>
        <w:right w:val="none" w:sz="0" w:space="0" w:color="auto"/>
      </w:divBdr>
    </w:div>
    <w:div w:id="674067254">
      <w:bodyDiv w:val="1"/>
      <w:marLeft w:val="0"/>
      <w:marRight w:val="0"/>
      <w:marTop w:val="0"/>
      <w:marBottom w:val="0"/>
      <w:divBdr>
        <w:top w:val="none" w:sz="0" w:space="0" w:color="auto"/>
        <w:left w:val="none" w:sz="0" w:space="0" w:color="auto"/>
        <w:bottom w:val="none" w:sz="0" w:space="0" w:color="auto"/>
        <w:right w:val="none" w:sz="0" w:space="0" w:color="auto"/>
      </w:divBdr>
    </w:div>
    <w:div w:id="696152128">
      <w:bodyDiv w:val="1"/>
      <w:marLeft w:val="0"/>
      <w:marRight w:val="0"/>
      <w:marTop w:val="0"/>
      <w:marBottom w:val="0"/>
      <w:divBdr>
        <w:top w:val="none" w:sz="0" w:space="0" w:color="auto"/>
        <w:left w:val="none" w:sz="0" w:space="0" w:color="auto"/>
        <w:bottom w:val="none" w:sz="0" w:space="0" w:color="auto"/>
        <w:right w:val="none" w:sz="0" w:space="0" w:color="auto"/>
      </w:divBdr>
    </w:div>
    <w:div w:id="712577395">
      <w:bodyDiv w:val="1"/>
      <w:marLeft w:val="0"/>
      <w:marRight w:val="0"/>
      <w:marTop w:val="0"/>
      <w:marBottom w:val="0"/>
      <w:divBdr>
        <w:top w:val="none" w:sz="0" w:space="0" w:color="auto"/>
        <w:left w:val="none" w:sz="0" w:space="0" w:color="auto"/>
        <w:bottom w:val="none" w:sz="0" w:space="0" w:color="auto"/>
        <w:right w:val="none" w:sz="0" w:space="0" w:color="auto"/>
      </w:divBdr>
    </w:div>
    <w:div w:id="726103579">
      <w:bodyDiv w:val="1"/>
      <w:marLeft w:val="0"/>
      <w:marRight w:val="0"/>
      <w:marTop w:val="0"/>
      <w:marBottom w:val="0"/>
      <w:divBdr>
        <w:top w:val="none" w:sz="0" w:space="0" w:color="auto"/>
        <w:left w:val="none" w:sz="0" w:space="0" w:color="auto"/>
        <w:bottom w:val="none" w:sz="0" w:space="0" w:color="auto"/>
        <w:right w:val="none" w:sz="0" w:space="0" w:color="auto"/>
      </w:divBdr>
    </w:div>
    <w:div w:id="733746300">
      <w:bodyDiv w:val="1"/>
      <w:marLeft w:val="0"/>
      <w:marRight w:val="0"/>
      <w:marTop w:val="0"/>
      <w:marBottom w:val="0"/>
      <w:divBdr>
        <w:top w:val="none" w:sz="0" w:space="0" w:color="auto"/>
        <w:left w:val="none" w:sz="0" w:space="0" w:color="auto"/>
        <w:bottom w:val="none" w:sz="0" w:space="0" w:color="auto"/>
        <w:right w:val="none" w:sz="0" w:space="0" w:color="auto"/>
      </w:divBdr>
      <w:divsChild>
        <w:div w:id="189804308">
          <w:marLeft w:val="0"/>
          <w:marRight w:val="0"/>
          <w:marTop w:val="0"/>
          <w:marBottom w:val="0"/>
          <w:divBdr>
            <w:top w:val="none" w:sz="0" w:space="0" w:color="auto"/>
            <w:left w:val="none" w:sz="0" w:space="0" w:color="auto"/>
            <w:bottom w:val="none" w:sz="0" w:space="0" w:color="auto"/>
            <w:right w:val="none" w:sz="0" w:space="0" w:color="auto"/>
          </w:divBdr>
          <w:divsChild>
            <w:div w:id="910195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3668614">
      <w:bodyDiv w:val="1"/>
      <w:marLeft w:val="0"/>
      <w:marRight w:val="0"/>
      <w:marTop w:val="0"/>
      <w:marBottom w:val="0"/>
      <w:divBdr>
        <w:top w:val="none" w:sz="0" w:space="0" w:color="auto"/>
        <w:left w:val="none" w:sz="0" w:space="0" w:color="auto"/>
        <w:bottom w:val="none" w:sz="0" w:space="0" w:color="auto"/>
        <w:right w:val="none" w:sz="0" w:space="0" w:color="auto"/>
      </w:divBdr>
    </w:div>
    <w:div w:id="801650234">
      <w:bodyDiv w:val="1"/>
      <w:marLeft w:val="0"/>
      <w:marRight w:val="0"/>
      <w:marTop w:val="0"/>
      <w:marBottom w:val="0"/>
      <w:divBdr>
        <w:top w:val="none" w:sz="0" w:space="0" w:color="auto"/>
        <w:left w:val="none" w:sz="0" w:space="0" w:color="auto"/>
        <w:bottom w:val="none" w:sz="0" w:space="0" w:color="auto"/>
        <w:right w:val="none" w:sz="0" w:space="0" w:color="auto"/>
      </w:divBdr>
      <w:divsChild>
        <w:div w:id="1349714001">
          <w:marLeft w:val="0"/>
          <w:marRight w:val="0"/>
          <w:marTop w:val="0"/>
          <w:marBottom w:val="0"/>
          <w:divBdr>
            <w:top w:val="none" w:sz="0" w:space="0" w:color="auto"/>
            <w:left w:val="none" w:sz="0" w:space="0" w:color="auto"/>
            <w:bottom w:val="none" w:sz="0" w:space="0" w:color="auto"/>
            <w:right w:val="none" w:sz="0" w:space="0" w:color="auto"/>
          </w:divBdr>
        </w:div>
      </w:divsChild>
    </w:div>
    <w:div w:id="804397616">
      <w:bodyDiv w:val="1"/>
      <w:marLeft w:val="0"/>
      <w:marRight w:val="0"/>
      <w:marTop w:val="0"/>
      <w:marBottom w:val="0"/>
      <w:divBdr>
        <w:top w:val="none" w:sz="0" w:space="0" w:color="auto"/>
        <w:left w:val="none" w:sz="0" w:space="0" w:color="auto"/>
        <w:bottom w:val="none" w:sz="0" w:space="0" w:color="auto"/>
        <w:right w:val="none" w:sz="0" w:space="0" w:color="auto"/>
      </w:divBdr>
    </w:div>
    <w:div w:id="813059081">
      <w:bodyDiv w:val="1"/>
      <w:marLeft w:val="0"/>
      <w:marRight w:val="0"/>
      <w:marTop w:val="0"/>
      <w:marBottom w:val="0"/>
      <w:divBdr>
        <w:top w:val="none" w:sz="0" w:space="0" w:color="auto"/>
        <w:left w:val="none" w:sz="0" w:space="0" w:color="auto"/>
        <w:bottom w:val="none" w:sz="0" w:space="0" w:color="auto"/>
        <w:right w:val="none" w:sz="0" w:space="0" w:color="auto"/>
      </w:divBdr>
      <w:divsChild>
        <w:div w:id="1054695412">
          <w:marLeft w:val="0"/>
          <w:marRight w:val="0"/>
          <w:marTop w:val="0"/>
          <w:marBottom w:val="0"/>
          <w:divBdr>
            <w:top w:val="none" w:sz="0" w:space="0" w:color="auto"/>
            <w:left w:val="none" w:sz="0" w:space="0" w:color="auto"/>
            <w:bottom w:val="none" w:sz="0" w:space="0" w:color="auto"/>
            <w:right w:val="none" w:sz="0" w:space="0" w:color="auto"/>
          </w:divBdr>
        </w:div>
      </w:divsChild>
    </w:div>
    <w:div w:id="855264765">
      <w:bodyDiv w:val="1"/>
      <w:marLeft w:val="0"/>
      <w:marRight w:val="0"/>
      <w:marTop w:val="0"/>
      <w:marBottom w:val="0"/>
      <w:divBdr>
        <w:top w:val="none" w:sz="0" w:space="0" w:color="auto"/>
        <w:left w:val="none" w:sz="0" w:space="0" w:color="auto"/>
        <w:bottom w:val="none" w:sz="0" w:space="0" w:color="auto"/>
        <w:right w:val="none" w:sz="0" w:space="0" w:color="auto"/>
      </w:divBdr>
    </w:div>
    <w:div w:id="951085688">
      <w:bodyDiv w:val="1"/>
      <w:marLeft w:val="0"/>
      <w:marRight w:val="0"/>
      <w:marTop w:val="0"/>
      <w:marBottom w:val="0"/>
      <w:divBdr>
        <w:top w:val="none" w:sz="0" w:space="0" w:color="auto"/>
        <w:left w:val="none" w:sz="0" w:space="0" w:color="auto"/>
        <w:bottom w:val="none" w:sz="0" w:space="0" w:color="auto"/>
        <w:right w:val="none" w:sz="0" w:space="0" w:color="auto"/>
      </w:divBdr>
      <w:divsChild>
        <w:div w:id="1486435687">
          <w:marLeft w:val="0"/>
          <w:marRight w:val="0"/>
          <w:marTop w:val="0"/>
          <w:marBottom w:val="0"/>
          <w:divBdr>
            <w:top w:val="none" w:sz="0" w:space="0" w:color="auto"/>
            <w:left w:val="none" w:sz="0" w:space="0" w:color="auto"/>
            <w:bottom w:val="none" w:sz="0" w:space="0" w:color="auto"/>
            <w:right w:val="none" w:sz="0" w:space="0" w:color="auto"/>
          </w:divBdr>
        </w:div>
      </w:divsChild>
    </w:div>
    <w:div w:id="1025902830">
      <w:bodyDiv w:val="1"/>
      <w:marLeft w:val="0"/>
      <w:marRight w:val="0"/>
      <w:marTop w:val="0"/>
      <w:marBottom w:val="0"/>
      <w:divBdr>
        <w:top w:val="none" w:sz="0" w:space="0" w:color="auto"/>
        <w:left w:val="none" w:sz="0" w:space="0" w:color="auto"/>
        <w:bottom w:val="none" w:sz="0" w:space="0" w:color="auto"/>
        <w:right w:val="none" w:sz="0" w:space="0" w:color="auto"/>
      </w:divBdr>
    </w:div>
    <w:div w:id="1107651335">
      <w:bodyDiv w:val="1"/>
      <w:marLeft w:val="0"/>
      <w:marRight w:val="0"/>
      <w:marTop w:val="0"/>
      <w:marBottom w:val="0"/>
      <w:divBdr>
        <w:top w:val="none" w:sz="0" w:space="0" w:color="auto"/>
        <w:left w:val="none" w:sz="0" w:space="0" w:color="auto"/>
        <w:bottom w:val="none" w:sz="0" w:space="0" w:color="auto"/>
        <w:right w:val="none" w:sz="0" w:space="0" w:color="auto"/>
      </w:divBdr>
    </w:div>
    <w:div w:id="1116679017">
      <w:bodyDiv w:val="1"/>
      <w:marLeft w:val="0"/>
      <w:marRight w:val="0"/>
      <w:marTop w:val="0"/>
      <w:marBottom w:val="0"/>
      <w:divBdr>
        <w:top w:val="none" w:sz="0" w:space="0" w:color="auto"/>
        <w:left w:val="none" w:sz="0" w:space="0" w:color="auto"/>
        <w:bottom w:val="none" w:sz="0" w:space="0" w:color="auto"/>
        <w:right w:val="none" w:sz="0" w:space="0" w:color="auto"/>
      </w:divBdr>
    </w:div>
    <w:div w:id="1173570722">
      <w:bodyDiv w:val="1"/>
      <w:marLeft w:val="0"/>
      <w:marRight w:val="0"/>
      <w:marTop w:val="0"/>
      <w:marBottom w:val="0"/>
      <w:divBdr>
        <w:top w:val="none" w:sz="0" w:space="0" w:color="auto"/>
        <w:left w:val="none" w:sz="0" w:space="0" w:color="auto"/>
        <w:bottom w:val="none" w:sz="0" w:space="0" w:color="auto"/>
        <w:right w:val="none" w:sz="0" w:space="0" w:color="auto"/>
      </w:divBdr>
      <w:divsChild>
        <w:div w:id="766392486">
          <w:marLeft w:val="0"/>
          <w:marRight w:val="0"/>
          <w:marTop w:val="0"/>
          <w:marBottom w:val="0"/>
          <w:divBdr>
            <w:top w:val="none" w:sz="0" w:space="0" w:color="auto"/>
            <w:left w:val="none" w:sz="0" w:space="0" w:color="auto"/>
            <w:bottom w:val="none" w:sz="0" w:space="0" w:color="auto"/>
            <w:right w:val="none" w:sz="0" w:space="0" w:color="auto"/>
          </w:divBdr>
        </w:div>
      </w:divsChild>
    </w:div>
    <w:div w:id="1218392871">
      <w:bodyDiv w:val="1"/>
      <w:marLeft w:val="0"/>
      <w:marRight w:val="0"/>
      <w:marTop w:val="0"/>
      <w:marBottom w:val="0"/>
      <w:divBdr>
        <w:top w:val="none" w:sz="0" w:space="0" w:color="auto"/>
        <w:left w:val="none" w:sz="0" w:space="0" w:color="auto"/>
        <w:bottom w:val="none" w:sz="0" w:space="0" w:color="auto"/>
        <w:right w:val="none" w:sz="0" w:space="0" w:color="auto"/>
      </w:divBdr>
      <w:divsChild>
        <w:div w:id="478691471">
          <w:marLeft w:val="0"/>
          <w:marRight w:val="0"/>
          <w:marTop w:val="0"/>
          <w:marBottom w:val="0"/>
          <w:divBdr>
            <w:top w:val="none" w:sz="0" w:space="0" w:color="auto"/>
            <w:left w:val="none" w:sz="0" w:space="0" w:color="auto"/>
            <w:bottom w:val="none" w:sz="0" w:space="0" w:color="auto"/>
            <w:right w:val="none" w:sz="0" w:space="0" w:color="auto"/>
          </w:divBdr>
        </w:div>
      </w:divsChild>
    </w:div>
    <w:div w:id="1284077115">
      <w:bodyDiv w:val="1"/>
      <w:marLeft w:val="0"/>
      <w:marRight w:val="0"/>
      <w:marTop w:val="0"/>
      <w:marBottom w:val="0"/>
      <w:divBdr>
        <w:top w:val="none" w:sz="0" w:space="0" w:color="auto"/>
        <w:left w:val="none" w:sz="0" w:space="0" w:color="auto"/>
        <w:bottom w:val="none" w:sz="0" w:space="0" w:color="auto"/>
        <w:right w:val="none" w:sz="0" w:space="0" w:color="auto"/>
      </w:divBdr>
      <w:divsChild>
        <w:div w:id="2023118042">
          <w:marLeft w:val="0"/>
          <w:marRight w:val="0"/>
          <w:marTop w:val="0"/>
          <w:marBottom w:val="0"/>
          <w:divBdr>
            <w:top w:val="none" w:sz="0" w:space="0" w:color="auto"/>
            <w:left w:val="none" w:sz="0" w:space="0" w:color="auto"/>
            <w:bottom w:val="none" w:sz="0" w:space="0" w:color="auto"/>
            <w:right w:val="none" w:sz="0" w:space="0" w:color="auto"/>
          </w:divBdr>
        </w:div>
      </w:divsChild>
    </w:div>
    <w:div w:id="1338145216">
      <w:bodyDiv w:val="1"/>
      <w:marLeft w:val="0"/>
      <w:marRight w:val="0"/>
      <w:marTop w:val="0"/>
      <w:marBottom w:val="0"/>
      <w:divBdr>
        <w:top w:val="none" w:sz="0" w:space="0" w:color="auto"/>
        <w:left w:val="none" w:sz="0" w:space="0" w:color="auto"/>
        <w:bottom w:val="none" w:sz="0" w:space="0" w:color="auto"/>
        <w:right w:val="none" w:sz="0" w:space="0" w:color="auto"/>
      </w:divBdr>
    </w:div>
    <w:div w:id="1390611714">
      <w:bodyDiv w:val="1"/>
      <w:marLeft w:val="0"/>
      <w:marRight w:val="0"/>
      <w:marTop w:val="0"/>
      <w:marBottom w:val="0"/>
      <w:divBdr>
        <w:top w:val="none" w:sz="0" w:space="0" w:color="auto"/>
        <w:left w:val="none" w:sz="0" w:space="0" w:color="auto"/>
        <w:bottom w:val="none" w:sz="0" w:space="0" w:color="auto"/>
        <w:right w:val="none" w:sz="0" w:space="0" w:color="auto"/>
      </w:divBdr>
    </w:div>
    <w:div w:id="1394045310">
      <w:bodyDiv w:val="1"/>
      <w:marLeft w:val="0"/>
      <w:marRight w:val="0"/>
      <w:marTop w:val="0"/>
      <w:marBottom w:val="0"/>
      <w:divBdr>
        <w:top w:val="none" w:sz="0" w:space="0" w:color="auto"/>
        <w:left w:val="none" w:sz="0" w:space="0" w:color="auto"/>
        <w:bottom w:val="none" w:sz="0" w:space="0" w:color="auto"/>
        <w:right w:val="none" w:sz="0" w:space="0" w:color="auto"/>
      </w:divBdr>
    </w:div>
    <w:div w:id="1420440924">
      <w:bodyDiv w:val="1"/>
      <w:marLeft w:val="0"/>
      <w:marRight w:val="0"/>
      <w:marTop w:val="0"/>
      <w:marBottom w:val="0"/>
      <w:divBdr>
        <w:top w:val="none" w:sz="0" w:space="0" w:color="auto"/>
        <w:left w:val="none" w:sz="0" w:space="0" w:color="auto"/>
        <w:bottom w:val="none" w:sz="0" w:space="0" w:color="auto"/>
        <w:right w:val="none" w:sz="0" w:space="0" w:color="auto"/>
      </w:divBdr>
    </w:div>
    <w:div w:id="1506703672">
      <w:bodyDiv w:val="1"/>
      <w:marLeft w:val="0"/>
      <w:marRight w:val="0"/>
      <w:marTop w:val="0"/>
      <w:marBottom w:val="0"/>
      <w:divBdr>
        <w:top w:val="none" w:sz="0" w:space="0" w:color="auto"/>
        <w:left w:val="none" w:sz="0" w:space="0" w:color="auto"/>
        <w:bottom w:val="none" w:sz="0" w:space="0" w:color="auto"/>
        <w:right w:val="none" w:sz="0" w:space="0" w:color="auto"/>
      </w:divBdr>
    </w:div>
    <w:div w:id="1535657802">
      <w:bodyDiv w:val="1"/>
      <w:marLeft w:val="0"/>
      <w:marRight w:val="0"/>
      <w:marTop w:val="0"/>
      <w:marBottom w:val="0"/>
      <w:divBdr>
        <w:top w:val="none" w:sz="0" w:space="0" w:color="auto"/>
        <w:left w:val="none" w:sz="0" w:space="0" w:color="auto"/>
        <w:bottom w:val="none" w:sz="0" w:space="0" w:color="auto"/>
        <w:right w:val="none" w:sz="0" w:space="0" w:color="auto"/>
      </w:divBdr>
      <w:divsChild>
        <w:div w:id="2140343746">
          <w:marLeft w:val="0"/>
          <w:marRight w:val="0"/>
          <w:marTop w:val="0"/>
          <w:marBottom w:val="0"/>
          <w:divBdr>
            <w:top w:val="none" w:sz="0" w:space="0" w:color="auto"/>
            <w:left w:val="none" w:sz="0" w:space="0" w:color="auto"/>
            <w:bottom w:val="none" w:sz="0" w:space="0" w:color="auto"/>
            <w:right w:val="none" w:sz="0" w:space="0" w:color="auto"/>
          </w:divBdr>
        </w:div>
      </w:divsChild>
    </w:div>
    <w:div w:id="1539077916">
      <w:bodyDiv w:val="1"/>
      <w:marLeft w:val="0"/>
      <w:marRight w:val="0"/>
      <w:marTop w:val="0"/>
      <w:marBottom w:val="0"/>
      <w:divBdr>
        <w:top w:val="none" w:sz="0" w:space="0" w:color="auto"/>
        <w:left w:val="none" w:sz="0" w:space="0" w:color="auto"/>
        <w:bottom w:val="none" w:sz="0" w:space="0" w:color="auto"/>
        <w:right w:val="none" w:sz="0" w:space="0" w:color="auto"/>
      </w:divBdr>
    </w:div>
    <w:div w:id="1582525437">
      <w:bodyDiv w:val="1"/>
      <w:marLeft w:val="0"/>
      <w:marRight w:val="0"/>
      <w:marTop w:val="0"/>
      <w:marBottom w:val="0"/>
      <w:divBdr>
        <w:top w:val="none" w:sz="0" w:space="0" w:color="auto"/>
        <w:left w:val="none" w:sz="0" w:space="0" w:color="auto"/>
        <w:bottom w:val="none" w:sz="0" w:space="0" w:color="auto"/>
        <w:right w:val="none" w:sz="0" w:space="0" w:color="auto"/>
      </w:divBdr>
    </w:div>
    <w:div w:id="1596477795">
      <w:bodyDiv w:val="1"/>
      <w:marLeft w:val="0"/>
      <w:marRight w:val="0"/>
      <w:marTop w:val="0"/>
      <w:marBottom w:val="0"/>
      <w:divBdr>
        <w:top w:val="none" w:sz="0" w:space="0" w:color="auto"/>
        <w:left w:val="none" w:sz="0" w:space="0" w:color="auto"/>
        <w:bottom w:val="none" w:sz="0" w:space="0" w:color="auto"/>
        <w:right w:val="none" w:sz="0" w:space="0" w:color="auto"/>
      </w:divBdr>
      <w:divsChild>
        <w:div w:id="875431715">
          <w:marLeft w:val="0"/>
          <w:marRight w:val="0"/>
          <w:marTop w:val="0"/>
          <w:marBottom w:val="0"/>
          <w:divBdr>
            <w:top w:val="none" w:sz="0" w:space="0" w:color="auto"/>
            <w:left w:val="none" w:sz="0" w:space="0" w:color="auto"/>
            <w:bottom w:val="none" w:sz="0" w:space="0" w:color="auto"/>
            <w:right w:val="none" w:sz="0" w:space="0" w:color="auto"/>
          </w:divBdr>
        </w:div>
      </w:divsChild>
    </w:div>
    <w:div w:id="1600210414">
      <w:bodyDiv w:val="1"/>
      <w:marLeft w:val="0"/>
      <w:marRight w:val="0"/>
      <w:marTop w:val="0"/>
      <w:marBottom w:val="0"/>
      <w:divBdr>
        <w:top w:val="none" w:sz="0" w:space="0" w:color="auto"/>
        <w:left w:val="none" w:sz="0" w:space="0" w:color="auto"/>
        <w:bottom w:val="none" w:sz="0" w:space="0" w:color="auto"/>
        <w:right w:val="none" w:sz="0" w:space="0" w:color="auto"/>
      </w:divBdr>
    </w:div>
    <w:div w:id="1609586679">
      <w:bodyDiv w:val="1"/>
      <w:marLeft w:val="0"/>
      <w:marRight w:val="0"/>
      <w:marTop w:val="0"/>
      <w:marBottom w:val="0"/>
      <w:divBdr>
        <w:top w:val="none" w:sz="0" w:space="0" w:color="auto"/>
        <w:left w:val="none" w:sz="0" w:space="0" w:color="auto"/>
        <w:bottom w:val="none" w:sz="0" w:space="0" w:color="auto"/>
        <w:right w:val="none" w:sz="0" w:space="0" w:color="auto"/>
      </w:divBdr>
    </w:div>
    <w:div w:id="1637682652">
      <w:bodyDiv w:val="1"/>
      <w:marLeft w:val="0"/>
      <w:marRight w:val="0"/>
      <w:marTop w:val="0"/>
      <w:marBottom w:val="0"/>
      <w:divBdr>
        <w:top w:val="none" w:sz="0" w:space="0" w:color="auto"/>
        <w:left w:val="none" w:sz="0" w:space="0" w:color="auto"/>
        <w:bottom w:val="none" w:sz="0" w:space="0" w:color="auto"/>
        <w:right w:val="none" w:sz="0" w:space="0" w:color="auto"/>
      </w:divBdr>
      <w:divsChild>
        <w:div w:id="316691604">
          <w:marLeft w:val="0"/>
          <w:marRight w:val="0"/>
          <w:marTop w:val="0"/>
          <w:marBottom w:val="0"/>
          <w:divBdr>
            <w:top w:val="none" w:sz="0" w:space="0" w:color="auto"/>
            <w:left w:val="none" w:sz="0" w:space="0" w:color="auto"/>
            <w:bottom w:val="none" w:sz="0" w:space="0" w:color="auto"/>
            <w:right w:val="none" w:sz="0" w:space="0" w:color="auto"/>
          </w:divBdr>
        </w:div>
      </w:divsChild>
    </w:div>
    <w:div w:id="1717044408">
      <w:bodyDiv w:val="1"/>
      <w:marLeft w:val="0"/>
      <w:marRight w:val="0"/>
      <w:marTop w:val="0"/>
      <w:marBottom w:val="0"/>
      <w:divBdr>
        <w:top w:val="none" w:sz="0" w:space="0" w:color="auto"/>
        <w:left w:val="none" w:sz="0" w:space="0" w:color="auto"/>
        <w:bottom w:val="none" w:sz="0" w:space="0" w:color="auto"/>
        <w:right w:val="none" w:sz="0" w:space="0" w:color="auto"/>
      </w:divBdr>
      <w:divsChild>
        <w:div w:id="897782094">
          <w:marLeft w:val="0"/>
          <w:marRight w:val="0"/>
          <w:marTop w:val="0"/>
          <w:marBottom w:val="0"/>
          <w:divBdr>
            <w:top w:val="none" w:sz="0" w:space="0" w:color="auto"/>
            <w:left w:val="none" w:sz="0" w:space="0" w:color="auto"/>
            <w:bottom w:val="none" w:sz="0" w:space="0" w:color="auto"/>
            <w:right w:val="none" w:sz="0" w:space="0" w:color="auto"/>
          </w:divBdr>
        </w:div>
      </w:divsChild>
    </w:div>
    <w:div w:id="1748921764">
      <w:bodyDiv w:val="1"/>
      <w:marLeft w:val="0"/>
      <w:marRight w:val="0"/>
      <w:marTop w:val="0"/>
      <w:marBottom w:val="0"/>
      <w:divBdr>
        <w:top w:val="none" w:sz="0" w:space="0" w:color="auto"/>
        <w:left w:val="none" w:sz="0" w:space="0" w:color="auto"/>
        <w:bottom w:val="none" w:sz="0" w:space="0" w:color="auto"/>
        <w:right w:val="none" w:sz="0" w:space="0" w:color="auto"/>
      </w:divBdr>
    </w:div>
    <w:div w:id="1766919584">
      <w:bodyDiv w:val="1"/>
      <w:marLeft w:val="0"/>
      <w:marRight w:val="0"/>
      <w:marTop w:val="0"/>
      <w:marBottom w:val="0"/>
      <w:divBdr>
        <w:top w:val="none" w:sz="0" w:space="0" w:color="auto"/>
        <w:left w:val="none" w:sz="0" w:space="0" w:color="auto"/>
        <w:bottom w:val="none" w:sz="0" w:space="0" w:color="auto"/>
        <w:right w:val="none" w:sz="0" w:space="0" w:color="auto"/>
      </w:divBdr>
      <w:divsChild>
        <w:div w:id="768543831">
          <w:marLeft w:val="0"/>
          <w:marRight w:val="0"/>
          <w:marTop w:val="0"/>
          <w:marBottom w:val="0"/>
          <w:divBdr>
            <w:top w:val="none" w:sz="0" w:space="0" w:color="auto"/>
            <w:left w:val="none" w:sz="0" w:space="0" w:color="auto"/>
            <w:bottom w:val="none" w:sz="0" w:space="0" w:color="auto"/>
            <w:right w:val="none" w:sz="0" w:space="0" w:color="auto"/>
          </w:divBdr>
        </w:div>
      </w:divsChild>
    </w:div>
    <w:div w:id="1831825197">
      <w:bodyDiv w:val="1"/>
      <w:marLeft w:val="0"/>
      <w:marRight w:val="0"/>
      <w:marTop w:val="0"/>
      <w:marBottom w:val="0"/>
      <w:divBdr>
        <w:top w:val="none" w:sz="0" w:space="0" w:color="auto"/>
        <w:left w:val="none" w:sz="0" w:space="0" w:color="auto"/>
        <w:bottom w:val="none" w:sz="0" w:space="0" w:color="auto"/>
        <w:right w:val="none" w:sz="0" w:space="0" w:color="auto"/>
      </w:divBdr>
    </w:div>
    <w:div w:id="1833258246">
      <w:bodyDiv w:val="1"/>
      <w:marLeft w:val="0"/>
      <w:marRight w:val="0"/>
      <w:marTop w:val="0"/>
      <w:marBottom w:val="0"/>
      <w:divBdr>
        <w:top w:val="none" w:sz="0" w:space="0" w:color="auto"/>
        <w:left w:val="none" w:sz="0" w:space="0" w:color="auto"/>
        <w:bottom w:val="none" w:sz="0" w:space="0" w:color="auto"/>
        <w:right w:val="none" w:sz="0" w:space="0" w:color="auto"/>
      </w:divBdr>
      <w:divsChild>
        <w:div w:id="243925225">
          <w:marLeft w:val="0"/>
          <w:marRight w:val="0"/>
          <w:marTop w:val="0"/>
          <w:marBottom w:val="0"/>
          <w:divBdr>
            <w:top w:val="none" w:sz="0" w:space="0" w:color="auto"/>
            <w:left w:val="none" w:sz="0" w:space="0" w:color="auto"/>
            <w:bottom w:val="none" w:sz="0" w:space="0" w:color="auto"/>
            <w:right w:val="none" w:sz="0" w:space="0" w:color="auto"/>
          </w:divBdr>
        </w:div>
      </w:divsChild>
    </w:div>
    <w:div w:id="1918706002">
      <w:bodyDiv w:val="1"/>
      <w:marLeft w:val="0"/>
      <w:marRight w:val="0"/>
      <w:marTop w:val="0"/>
      <w:marBottom w:val="0"/>
      <w:divBdr>
        <w:top w:val="none" w:sz="0" w:space="0" w:color="auto"/>
        <w:left w:val="none" w:sz="0" w:space="0" w:color="auto"/>
        <w:bottom w:val="none" w:sz="0" w:space="0" w:color="auto"/>
        <w:right w:val="none" w:sz="0" w:space="0" w:color="auto"/>
      </w:divBdr>
      <w:divsChild>
        <w:div w:id="315957967">
          <w:marLeft w:val="0"/>
          <w:marRight w:val="0"/>
          <w:marTop w:val="0"/>
          <w:marBottom w:val="0"/>
          <w:divBdr>
            <w:top w:val="none" w:sz="0" w:space="0" w:color="auto"/>
            <w:left w:val="none" w:sz="0" w:space="0" w:color="auto"/>
            <w:bottom w:val="none" w:sz="0" w:space="0" w:color="auto"/>
            <w:right w:val="none" w:sz="0" w:space="0" w:color="auto"/>
          </w:divBdr>
        </w:div>
      </w:divsChild>
    </w:div>
    <w:div w:id="1931694449">
      <w:bodyDiv w:val="1"/>
      <w:marLeft w:val="0"/>
      <w:marRight w:val="0"/>
      <w:marTop w:val="0"/>
      <w:marBottom w:val="0"/>
      <w:divBdr>
        <w:top w:val="none" w:sz="0" w:space="0" w:color="auto"/>
        <w:left w:val="none" w:sz="0" w:space="0" w:color="auto"/>
        <w:bottom w:val="none" w:sz="0" w:space="0" w:color="auto"/>
        <w:right w:val="none" w:sz="0" w:space="0" w:color="auto"/>
      </w:divBdr>
    </w:div>
    <w:div w:id="1981225718">
      <w:bodyDiv w:val="1"/>
      <w:marLeft w:val="0"/>
      <w:marRight w:val="0"/>
      <w:marTop w:val="0"/>
      <w:marBottom w:val="0"/>
      <w:divBdr>
        <w:top w:val="none" w:sz="0" w:space="0" w:color="auto"/>
        <w:left w:val="none" w:sz="0" w:space="0" w:color="auto"/>
        <w:bottom w:val="none" w:sz="0" w:space="0" w:color="auto"/>
        <w:right w:val="none" w:sz="0" w:space="0" w:color="auto"/>
      </w:divBdr>
      <w:divsChild>
        <w:div w:id="1449398600">
          <w:marLeft w:val="0"/>
          <w:marRight w:val="0"/>
          <w:marTop w:val="0"/>
          <w:marBottom w:val="0"/>
          <w:divBdr>
            <w:top w:val="none" w:sz="0" w:space="0" w:color="auto"/>
            <w:left w:val="none" w:sz="0" w:space="0" w:color="auto"/>
            <w:bottom w:val="none" w:sz="0" w:space="0" w:color="auto"/>
            <w:right w:val="none" w:sz="0" w:space="0" w:color="auto"/>
          </w:divBdr>
        </w:div>
      </w:divsChild>
    </w:div>
    <w:div w:id="2055302273">
      <w:bodyDiv w:val="1"/>
      <w:marLeft w:val="0"/>
      <w:marRight w:val="0"/>
      <w:marTop w:val="0"/>
      <w:marBottom w:val="0"/>
      <w:divBdr>
        <w:top w:val="none" w:sz="0" w:space="0" w:color="auto"/>
        <w:left w:val="none" w:sz="0" w:space="0" w:color="auto"/>
        <w:bottom w:val="none" w:sz="0" w:space="0" w:color="auto"/>
        <w:right w:val="none" w:sz="0" w:space="0" w:color="auto"/>
      </w:divBdr>
    </w:div>
    <w:div w:id="2055888535">
      <w:bodyDiv w:val="1"/>
      <w:marLeft w:val="0"/>
      <w:marRight w:val="0"/>
      <w:marTop w:val="0"/>
      <w:marBottom w:val="0"/>
      <w:divBdr>
        <w:top w:val="none" w:sz="0" w:space="0" w:color="auto"/>
        <w:left w:val="none" w:sz="0" w:space="0" w:color="auto"/>
        <w:bottom w:val="none" w:sz="0" w:space="0" w:color="auto"/>
        <w:right w:val="none" w:sz="0" w:space="0" w:color="auto"/>
      </w:divBdr>
      <w:divsChild>
        <w:div w:id="1333415057">
          <w:marLeft w:val="0"/>
          <w:marRight w:val="0"/>
          <w:marTop w:val="0"/>
          <w:marBottom w:val="0"/>
          <w:divBdr>
            <w:top w:val="none" w:sz="0" w:space="0" w:color="auto"/>
            <w:left w:val="none" w:sz="0" w:space="0" w:color="auto"/>
            <w:bottom w:val="none" w:sz="0" w:space="0" w:color="auto"/>
            <w:right w:val="none" w:sz="0" w:space="0" w:color="auto"/>
          </w:divBdr>
        </w:div>
      </w:divsChild>
    </w:div>
    <w:div w:id="2083721877">
      <w:bodyDiv w:val="1"/>
      <w:marLeft w:val="0"/>
      <w:marRight w:val="0"/>
      <w:marTop w:val="0"/>
      <w:marBottom w:val="0"/>
      <w:divBdr>
        <w:top w:val="none" w:sz="0" w:space="0" w:color="auto"/>
        <w:left w:val="none" w:sz="0" w:space="0" w:color="auto"/>
        <w:bottom w:val="none" w:sz="0" w:space="0" w:color="auto"/>
        <w:right w:val="none" w:sz="0" w:space="0" w:color="auto"/>
      </w:divBdr>
    </w:div>
    <w:div w:id="2094426535">
      <w:bodyDiv w:val="1"/>
      <w:marLeft w:val="0"/>
      <w:marRight w:val="0"/>
      <w:marTop w:val="0"/>
      <w:marBottom w:val="0"/>
      <w:divBdr>
        <w:top w:val="none" w:sz="0" w:space="0" w:color="auto"/>
        <w:left w:val="none" w:sz="0" w:space="0" w:color="auto"/>
        <w:bottom w:val="none" w:sz="0" w:space="0" w:color="auto"/>
        <w:right w:val="none" w:sz="0" w:space="0" w:color="auto"/>
      </w:divBdr>
      <w:divsChild>
        <w:div w:id="3560574">
          <w:marLeft w:val="0"/>
          <w:marRight w:val="0"/>
          <w:marTop w:val="0"/>
          <w:marBottom w:val="0"/>
          <w:divBdr>
            <w:top w:val="none" w:sz="0" w:space="0" w:color="auto"/>
            <w:left w:val="none" w:sz="0" w:space="0" w:color="auto"/>
            <w:bottom w:val="none" w:sz="0" w:space="0" w:color="auto"/>
            <w:right w:val="none" w:sz="0" w:space="0" w:color="auto"/>
          </w:divBdr>
          <w:divsChild>
            <w:div w:id="782454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065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ab57f6a-5653-4aee-997e-e97c84684d5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50370E3191A143AF53179FFA08CE84" ma:contentTypeVersion="12" ma:contentTypeDescription="Create a new document." ma:contentTypeScope="" ma:versionID="31fae57832b7d9186275acf1b2f523d7">
  <xsd:schema xmlns:xsd="http://www.w3.org/2001/XMLSchema" xmlns:xs="http://www.w3.org/2001/XMLSchema" xmlns:p="http://schemas.microsoft.com/office/2006/metadata/properties" xmlns:ns3="9ab57f6a-5653-4aee-997e-e97c84684d5b" xmlns:ns4="c35b104e-beb6-407c-bdd1-06277a97e315" targetNamespace="http://schemas.microsoft.com/office/2006/metadata/properties" ma:root="true" ma:fieldsID="1fd1cb4d1b2c8172c89d17cb1daadc33" ns3:_="" ns4:_="">
    <xsd:import namespace="9ab57f6a-5653-4aee-997e-e97c84684d5b"/>
    <xsd:import namespace="c35b104e-beb6-407c-bdd1-06277a97e3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57f6a-5653-4aee-997e-e97c8468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b104e-beb6-407c-bdd1-06277a97e31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EDB41C-31E7-4CC6-A5CF-A5AEA26C5A90}">
  <ds:schemaRefs>
    <ds:schemaRef ds:uri="http://schemas.openxmlformats.org/officeDocument/2006/bibliography"/>
  </ds:schemaRefs>
</ds:datastoreItem>
</file>

<file path=customXml/itemProps2.xml><?xml version="1.0" encoding="utf-8"?>
<ds:datastoreItem xmlns:ds="http://schemas.openxmlformats.org/officeDocument/2006/customXml" ds:itemID="{A943503F-9E01-40F8-AA45-FD259BCECBC4}">
  <ds:schemaRefs>
    <ds:schemaRef ds:uri="http://schemas.microsoft.com/sharepoint/v3/contenttype/forms"/>
  </ds:schemaRefs>
</ds:datastoreItem>
</file>

<file path=customXml/itemProps3.xml><?xml version="1.0" encoding="utf-8"?>
<ds:datastoreItem xmlns:ds="http://schemas.openxmlformats.org/officeDocument/2006/customXml" ds:itemID="{99155D66-F664-44C3-9054-B64DF7D7F9CD}">
  <ds:schemaRefs>
    <ds:schemaRef ds:uri="http://schemas.microsoft.com/office/2006/metadata/properties"/>
    <ds:schemaRef ds:uri="http://schemas.microsoft.com/office/infopath/2007/PartnerControls"/>
    <ds:schemaRef ds:uri="9ab57f6a-5653-4aee-997e-e97c84684d5b"/>
  </ds:schemaRefs>
</ds:datastoreItem>
</file>

<file path=customXml/itemProps4.xml><?xml version="1.0" encoding="utf-8"?>
<ds:datastoreItem xmlns:ds="http://schemas.openxmlformats.org/officeDocument/2006/customXml" ds:itemID="{9DFED100-5379-4864-939F-732BBD6C9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57f6a-5653-4aee-997e-e97c84684d5b"/>
    <ds:schemaRef ds:uri="c35b104e-beb6-407c-bdd1-06277a97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35</Pages>
  <Words>12755</Words>
  <Characters>72705</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NETZSKY SUBSCRIPTION AGREEMEN</vt:lpstr>
    </vt:vector>
  </TitlesOfParts>
  <Company/>
  <LinksUpToDate>false</LinksUpToDate>
  <CharactersWithSpaces>85290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NETZSKY SUBSCRIPTION AGREEMEN</dc:title>
  <dc:creator>Kanika Shah Wadhwa</dc:creator>
  <cp:lastModifiedBy>IndiGo Legal</cp:lastModifiedBy>
  <cp:revision>170</cp:revision>
  <cp:lastPrinted>2018-01-29T06:22:00Z</cp:lastPrinted>
  <dcterms:created xsi:type="dcterms:W3CDTF">2026-07-31T05:53:00Z</dcterms:created>
  <dcterms:modified xsi:type="dcterms:W3CDTF">2026-07-31T11:49:00Z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475e640d-4b04-49a4-907f-79f1c3b0572f</vt:lpwstr>
  </property>
  <property fmtid="{D5CDD505-2E9C-101B-9397-08002B2CF9AE}" pid="3" name="ContentTypeId">
    <vt:lpwstr>0x010100BF50370E3191A143AF53179FFA08CE84</vt:lpwstr>
  </property>
  <property fmtid="{D5CDD505-2E9C-101B-9397-08002B2CF9AE}" pid="4" name="MSIP_Label_c5616f8d-06f9-41da-a1a3-92ca0c5ba98a_Enabled">
    <vt:lpwstr>true</vt:lpwstr>
  </property>
  <property fmtid="{D5CDD505-2E9C-101B-9397-08002B2CF9AE}" pid="5" name="MSIP_Label_c5616f8d-06f9-41da-a1a3-92ca0c5ba98a_SetDate">
    <vt:lpwstr>2024-04-08T16:49:03Z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95e54026-95f8-4be5-baf6-21e247de7697</vt:lpwstr>
  </property>
  <property fmtid="{D5CDD505-2E9C-101B-9397-08002B2CF9AE}" pid="10" name="MSIP_Label_c5616f8d-06f9-41da-a1a3-92ca0c5ba98a_ContentBits">
    <vt:lpwstr>0</vt:lpwstr>
  </property>
</Properties>
</file>