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C533D5" w14:textId="09273C23" w:rsidR="00CB5AE2" w:rsidRDefault="00835DBA">
      <w:pPr>
        <w:spacing w:after="120" w:line="312" w:lineRule="auto"/>
        <w:ind w:left="3947" w:right="3955" w:firstLine="0"/>
        <w:jc w:val="center"/>
      </w:pPr>
      <w:r>
        <w:rPr>
          <w:b/>
        </w:rPr>
        <w:t xml:space="preserve">Order Form for QUALTRICS Cloud Services </w:t>
      </w:r>
    </w:p>
    <w:p w14:paraId="67625941" w14:textId="77777777" w:rsidR="00CB5AE2" w:rsidRDefault="00835DBA">
      <w:pPr>
        <w:spacing w:after="165" w:line="259" w:lineRule="auto"/>
        <w:ind w:left="43" w:firstLine="0"/>
        <w:jc w:val="center"/>
      </w:pPr>
      <w:r>
        <w:rPr>
          <w:b/>
        </w:rPr>
        <w:t xml:space="preserve"> </w:t>
      </w:r>
    </w:p>
    <w:p w14:paraId="4306FB83" w14:textId="0B5C3CE4" w:rsidR="00CB5AE2" w:rsidRDefault="00835DBA">
      <w:pPr>
        <w:pStyle w:val="Heading1"/>
        <w:numPr>
          <w:ilvl w:val="0"/>
          <w:numId w:val="0"/>
        </w:numPr>
        <w:spacing w:after="7"/>
        <w:ind w:left="730" w:right="0"/>
      </w:pPr>
      <w:r>
        <w:rPr>
          <w:b w:val="0"/>
        </w:rPr>
        <w:t xml:space="preserve">Between </w:t>
      </w:r>
      <w:r>
        <w:rPr>
          <w:b w:val="0"/>
        </w:rPr>
        <w:tab/>
      </w:r>
      <w:r>
        <w:t xml:space="preserve">Qualtrics, LLC </w:t>
      </w:r>
    </w:p>
    <w:p w14:paraId="7DEBB5D1" w14:textId="20142943" w:rsidR="00CB5AE2" w:rsidRDefault="0017748E">
      <w:pPr>
        <w:spacing w:after="1" w:line="249" w:lineRule="auto"/>
        <w:ind w:left="2127" w:right="3218"/>
        <w:jc w:val="left"/>
      </w:pPr>
      <w:r>
        <w:rPr>
          <w:b/>
        </w:rPr>
        <w:t xml:space="preserve">333 W River Park Dr, </w:t>
      </w:r>
      <w:r>
        <w:rPr>
          <w:b/>
        </w:rPr>
        <w:br/>
        <w:t>Provo, UT 84604</w:t>
      </w:r>
      <w:r>
        <w:rPr>
          <w:b/>
        </w:rPr>
        <w:br/>
        <w:t xml:space="preserve">United States of America </w:t>
      </w:r>
    </w:p>
    <w:p w14:paraId="56AAFBF9" w14:textId="0AAB178F" w:rsidR="00CB5AE2" w:rsidRDefault="00835DBA">
      <w:pPr>
        <w:spacing w:after="82" w:line="249" w:lineRule="auto"/>
        <w:ind w:left="2127"/>
        <w:jc w:val="left"/>
      </w:pPr>
      <w:r>
        <w:rPr>
          <w:b/>
        </w:rPr>
        <w:t xml:space="preserve">(“Qualtrics”) </w:t>
      </w:r>
    </w:p>
    <w:p w14:paraId="789172C5" w14:textId="77777777" w:rsidR="00CB5AE2" w:rsidRDefault="00835DBA">
      <w:pPr>
        <w:spacing w:after="76" w:line="259" w:lineRule="auto"/>
        <w:ind w:left="2117" w:firstLine="0"/>
        <w:jc w:val="left"/>
      </w:pPr>
      <w:r>
        <w:rPr>
          <w:b/>
        </w:rPr>
        <w:t xml:space="preserve"> </w:t>
      </w:r>
    </w:p>
    <w:p w14:paraId="7EECDE4F" w14:textId="77777777" w:rsidR="00CB5AE2" w:rsidRDefault="00835DBA">
      <w:pPr>
        <w:spacing w:after="20" w:line="259" w:lineRule="auto"/>
        <w:ind w:left="720" w:firstLine="0"/>
        <w:jc w:val="left"/>
      </w:pPr>
      <w:r>
        <w:t xml:space="preserve"> </w:t>
      </w:r>
      <w:r>
        <w:tab/>
        <w:t xml:space="preserve"> </w:t>
      </w:r>
    </w:p>
    <w:p w14:paraId="60196885" w14:textId="20E6B33B" w:rsidR="00CB5AE2" w:rsidRDefault="00835DBA" w:rsidP="001C0832">
      <w:pPr>
        <w:spacing w:after="84" w:line="249" w:lineRule="auto"/>
        <w:ind w:left="2117" w:hanging="1397"/>
        <w:jc w:val="left"/>
      </w:pPr>
      <w:r>
        <w:t xml:space="preserve">And </w:t>
      </w:r>
      <w:r>
        <w:tab/>
      </w:r>
      <w:r>
        <w:tab/>
      </w:r>
      <w:r>
        <w:rPr>
          <w:b/>
        </w:rPr>
        <w:t>InterGlobe Aviation Ltd Level 2,Tower C,</w:t>
      </w:r>
      <w:r>
        <w:t xml:space="preserve"> </w:t>
      </w:r>
      <w:r>
        <w:br/>
      </w:r>
      <w:r>
        <w:rPr>
          <w:b/>
        </w:rPr>
        <w:t xml:space="preserve">Global Business Park,  Gurgaon 122002 </w:t>
      </w:r>
      <w:r>
        <w:rPr>
          <w:b/>
        </w:rPr>
        <w:br/>
        <w:t xml:space="preserve">India (“Customer”) </w:t>
      </w:r>
    </w:p>
    <w:p w14:paraId="49CB9ED7" w14:textId="77777777" w:rsidR="00CB5AE2" w:rsidRDefault="00835DBA">
      <w:pPr>
        <w:spacing w:after="15" w:line="259" w:lineRule="auto"/>
        <w:ind w:left="2117" w:firstLine="0"/>
        <w:jc w:val="left"/>
      </w:pPr>
      <w:r>
        <w:t xml:space="preserve"> </w:t>
      </w:r>
    </w:p>
    <w:p w14:paraId="239986DB" w14:textId="77777777" w:rsidR="00CB5AE2" w:rsidRDefault="00835DBA">
      <w:pPr>
        <w:spacing w:after="20" w:line="259" w:lineRule="auto"/>
        <w:ind w:left="720" w:firstLine="0"/>
        <w:jc w:val="left"/>
      </w:pPr>
      <w:r>
        <w:t xml:space="preserve"> </w:t>
      </w:r>
      <w:r>
        <w:tab/>
        <w:t xml:space="preserve"> </w:t>
      </w:r>
    </w:p>
    <w:p w14:paraId="072BB421" w14:textId="7D293A6D" w:rsidR="00CB5AE2" w:rsidRDefault="00CB5AE2">
      <w:pPr>
        <w:spacing w:after="134" w:line="259" w:lineRule="auto"/>
        <w:ind w:left="720" w:firstLine="0"/>
        <w:jc w:val="left"/>
      </w:pPr>
    </w:p>
    <w:p w14:paraId="7390F576" w14:textId="6C6AC3AB" w:rsidR="00CB5AE2" w:rsidRDefault="00835DBA">
      <w:pPr>
        <w:pStyle w:val="Heading1"/>
        <w:ind w:left="705" w:right="0" w:hanging="720"/>
      </w:pPr>
      <w:r>
        <w:t xml:space="preserve">EFFECTIVE DATE </w:t>
      </w:r>
    </w:p>
    <w:p w14:paraId="1B25A44F" w14:textId="10D33940" w:rsidR="00CB5AE2" w:rsidRDefault="0017748E">
      <w:pPr>
        <w:spacing w:after="118" w:line="279" w:lineRule="auto"/>
        <w:ind w:left="720" w:right="-14" w:hanging="720"/>
        <w:jc w:val="left"/>
      </w:pPr>
      <w:r>
        <w:t xml:space="preserve">1.1. </w:t>
      </w:r>
      <w:r>
        <w:tab/>
      </w:r>
      <w:r>
        <w:rPr>
          <w:lang w:val="en-US"/>
        </w:rPr>
        <w:t xml:space="preserve">This Order Form as issued by Qualtrics is a binding offer by Qualtrics. Unless the Order Form states otherwise, it only becomes effective upon Qualtrics’ receipt of this Order Form signed by Customer </w:t>
      </w:r>
      <w:r>
        <w:t>("</w:t>
      </w:r>
      <w:r>
        <w:rPr>
          <w:b/>
        </w:rPr>
        <w:t>Effective Date</w:t>
      </w:r>
      <w:r>
        <w:t xml:space="preserve">"). </w:t>
      </w:r>
    </w:p>
    <w:p w14:paraId="0E1D28AB" w14:textId="77777777" w:rsidR="00CB5AE2" w:rsidRDefault="00835DBA">
      <w:pPr>
        <w:pStyle w:val="Heading1"/>
        <w:ind w:left="705" w:right="0" w:hanging="720"/>
      </w:pPr>
      <w:r>
        <w:t xml:space="preserve">CLOUD SERVICES </w:t>
      </w:r>
    </w:p>
    <w:p w14:paraId="0FADE3EB" w14:textId="77777777" w:rsidR="00CB5AE2" w:rsidRDefault="00835DBA">
      <w:pPr>
        <w:tabs>
          <w:tab w:val="center" w:pos="2051"/>
        </w:tabs>
        <w:ind w:left="0" w:firstLine="0"/>
        <w:jc w:val="left"/>
      </w:pPr>
      <w:r>
        <w:t xml:space="preserve">3.1. </w:t>
      </w:r>
      <w:r>
        <w:tab/>
        <w:t xml:space="preserve">Cloud Service Order and Support </w:t>
      </w:r>
    </w:p>
    <w:p w14:paraId="1D0D5FE7" w14:textId="2D1C8632" w:rsidR="00CB5AE2" w:rsidRDefault="00835DBA">
      <w:pPr>
        <w:ind w:left="720" w:hanging="720"/>
      </w:pPr>
      <w:r>
        <w:t xml:space="preserve">3.1.1. </w:t>
      </w:r>
      <w:r>
        <w:tab/>
      </w:r>
      <w:r>
        <w:rPr>
          <w:lang w:val="en-US"/>
        </w:rPr>
        <w:t xml:space="preserve">Customer subscribes to and Qualtrics will provide the Qualtrics Cloud services during the Subscription Term in accordance with the Usage Metrics and volume each as set forth in Schedule 1 </w:t>
      </w:r>
      <w:r>
        <w:t>(“</w:t>
      </w:r>
      <w:r>
        <w:rPr>
          <w:b/>
        </w:rPr>
        <w:t>Cloud Services</w:t>
      </w:r>
      <w:r>
        <w:t xml:space="preserve">”). </w:t>
      </w:r>
    </w:p>
    <w:p w14:paraId="1153D419" w14:textId="77777777" w:rsidR="00CB5AE2" w:rsidRDefault="00835DBA">
      <w:pPr>
        <w:tabs>
          <w:tab w:val="center" w:pos="1451"/>
        </w:tabs>
        <w:ind w:left="0" w:firstLine="0"/>
        <w:jc w:val="left"/>
      </w:pPr>
      <w:r>
        <w:t xml:space="preserve">3.2. </w:t>
      </w:r>
      <w:r>
        <w:tab/>
        <w:t xml:space="preserve">Subscription Term </w:t>
      </w:r>
    </w:p>
    <w:p w14:paraId="76921894" w14:textId="092BAD6E" w:rsidR="0017748E" w:rsidRDefault="00835DBA">
      <w:pPr>
        <w:ind w:left="720" w:hanging="720"/>
        <w:rPr>
          <w:lang w:val="en-US"/>
        </w:rPr>
      </w:pPr>
      <w:r>
        <w:t xml:space="preserve">3.2.1. </w:t>
      </w:r>
      <w:r>
        <w:tab/>
      </w:r>
      <w:r>
        <w:rPr>
          <w:lang w:val="en-US"/>
        </w:rPr>
        <w:t xml:space="preserve">The initial subscription term for the relevant Cloud Service will begin on the Product Start Date and will be effective until the Product End Date as set forth in Schedule 1 </w:t>
      </w:r>
      <w:r>
        <w:rPr>
          <w:b/>
          <w:lang w:val="en-US"/>
        </w:rPr>
        <w:t>(“Initial Subscription Term”)</w:t>
      </w:r>
      <w:r>
        <w:rPr>
          <w:lang w:val="en-US"/>
        </w:rPr>
        <w:t>. If there are different Consecutive Product Start Dates and Product End Dates set forth in Schedule 1 for the same Cloud Service, the initial Subscription Term will run from the first Product Start Date to the last Product End Date for such Cloud Service</w:t>
      </w:r>
    </w:p>
    <w:p w14:paraId="56B61B55" w14:textId="3A54F106" w:rsidR="00CB5AE2" w:rsidRDefault="00835DBA">
      <w:pPr>
        <w:ind w:left="720" w:hanging="720"/>
      </w:pPr>
      <w:r>
        <w:t xml:space="preserve">3.2.2. </w:t>
      </w:r>
      <w:r>
        <w:tab/>
        <w:t xml:space="preserve">Qualtrics and Customer may agree to renew the Subscription Term at least 60 days’ prior to the end of the current Subscription Term. </w:t>
      </w:r>
    </w:p>
    <w:p w14:paraId="2343626C" w14:textId="77777777" w:rsidR="00CB5AE2" w:rsidRDefault="00835DBA">
      <w:pPr>
        <w:pStyle w:val="Heading1"/>
        <w:ind w:left="705" w:right="0" w:hanging="720"/>
      </w:pPr>
      <w:r>
        <w:t xml:space="preserve">PAYMENT TERMS AND INVOICING </w:t>
      </w:r>
    </w:p>
    <w:p w14:paraId="6B239B34" w14:textId="244BC0AF" w:rsidR="00CB5AE2" w:rsidRDefault="00835DBA">
      <w:pPr>
        <w:ind w:left="720" w:hanging="720"/>
      </w:pPr>
      <w:r>
        <w:t xml:space="preserve">4.1. </w:t>
      </w:r>
      <w:r>
        <w:tab/>
      </w:r>
      <w:commentRangeStart w:id="0"/>
      <w:r>
        <w:rPr>
          <w:lang w:val="en-US"/>
        </w:rPr>
        <w:t>Customer shall pay all fees due to Qualtrics within 30 days of date of invoice. Customer purchase orders are for administrative Convenience and not a Condition of payment. Payment is not dependent upon Completion of any implementation or other services</w:t>
      </w:r>
      <w:commentRangeEnd w:id="0"/>
      <w:r w:rsidR="00571507">
        <w:rPr>
          <w:rStyle w:val="CommentReference"/>
          <w:sz w:val="18"/>
          <w:szCs w:val="24"/>
        </w:rPr>
        <w:commentReference w:id="0"/>
      </w:r>
    </w:p>
    <w:p w14:paraId="50060F27" w14:textId="77777777" w:rsidR="00CB5AE2" w:rsidRDefault="00835DBA">
      <w:pPr>
        <w:ind w:left="715"/>
      </w:pPr>
      <w:r>
        <w:t xml:space="preserve">Unpaid fees will accrue interest at the rate of 3% percent above the Citibank (Bangalore) Prime Lending Rate applicable per annum until the date of payment, but not to exceed the maximum amount as allowed by law. </w:t>
      </w:r>
    </w:p>
    <w:p w14:paraId="13802F5A" w14:textId="77777777" w:rsidR="00CB5AE2" w:rsidRDefault="00835DBA">
      <w:pPr>
        <w:tabs>
          <w:tab w:val="center" w:pos="2351"/>
        </w:tabs>
        <w:ind w:left="0" w:firstLine="0"/>
        <w:jc w:val="left"/>
      </w:pPr>
      <w:r>
        <w:t xml:space="preserve">4.2. </w:t>
      </w:r>
      <w:r>
        <w:tab/>
        <w:t xml:space="preserve">Unless the Supplement states otherwise, </w:t>
      </w:r>
    </w:p>
    <w:p w14:paraId="37A53D8D" w14:textId="7D3C77E6" w:rsidR="00CB5AE2" w:rsidRDefault="00835DBA">
      <w:pPr>
        <w:spacing w:after="30" w:line="380" w:lineRule="auto"/>
        <w:ind w:left="715" w:right="2729"/>
        <w:jc w:val="left"/>
      </w:pPr>
      <w:r>
        <w:t xml:space="preserve">a) fees for the Cloud Services excluding fees for the Active Cloud Services; will be invoiced by Qualtrics and paid by Customer yearly in advance. </w:t>
      </w:r>
    </w:p>
    <w:p w14:paraId="59372A5B" w14:textId="3DA2F3F0" w:rsidR="00CB5AE2" w:rsidRDefault="00835DBA">
      <w:pPr>
        <w:ind w:left="720" w:hanging="720"/>
      </w:pPr>
      <w:r>
        <w:t xml:space="preserve">4.3. </w:t>
      </w:r>
      <w:r>
        <w:tab/>
        <w:t xml:space="preserve">The </w:t>
      </w:r>
      <w:r>
        <w:rPr>
          <w:lang w:val="en-US"/>
        </w:rPr>
        <w:t>Current fee for the Cloud Services is set forth in Schedule 1 as Total Fee. Qualtrics may increase the Cloud Services fees in accordance with this Order Form.</w:t>
      </w:r>
      <w:r>
        <w:t xml:space="preserve"> </w:t>
      </w:r>
    </w:p>
    <w:p w14:paraId="3460C09F" w14:textId="4221F731" w:rsidR="00CB5AE2" w:rsidRDefault="00835DBA">
      <w:pPr>
        <w:ind w:left="720" w:hanging="720"/>
      </w:pPr>
      <w:r>
        <w:t xml:space="preserve">4.4. </w:t>
      </w:r>
      <w:r>
        <w:tab/>
      </w:r>
      <w:r>
        <w:rPr>
          <w:lang w:val="en-US"/>
        </w:rPr>
        <w:t>If applicable, fees for non-recurring services will be invoiced by Qualtrics on a one-time basis and paid by Customer upon Commencement of the first Product Start Date</w:t>
      </w:r>
      <w:r>
        <w:t xml:space="preserve">. </w:t>
      </w:r>
    </w:p>
    <w:p w14:paraId="7ECA6C40" w14:textId="0407066A" w:rsidR="00CB5AE2" w:rsidRDefault="00835DBA">
      <w:pPr>
        <w:ind w:left="720" w:hanging="720"/>
      </w:pPr>
      <w:r>
        <w:lastRenderedPageBreak/>
        <w:t xml:space="preserve">4.5. </w:t>
      </w:r>
      <w:r>
        <w:tab/>
        <w:t xml:space="preserve">Customer shall reimburse Qualtrics for all appropriately documented travel and related expenses pre-approved by Customer and incurred by Qualtrics in performing any support for the Cloud Service. </w:t>
      </w:r>
    </w:p>
    <w:p w14:paraId="36A7C0F2" w14:textId="4B68CA48" w:rsidR="00CB5AE2" w:rsidRDefault="00835DBA">
      <w:pPr>
        <w:tabs>
          <w:tab w:val="center" w:pos="4449"/>
        </w:tabs>
        <w:ind w:left="0" w:firstLine="0"/>
        <w:jc w:val="left"/>
      </w:pPr>
      <w:r>
        <w:t xml:space="preserve">4.6. </w:t>
      </w:r>
      <w:r>
        <w:tab/>
        <w:t xml:space="preserve">Qualtrics may provide invoices to the email address provided by Customer below as main contact. </w:t>
      </w:r>
    </w:p>
    <w:p w14:paraId="5CA1DAC1" w14:textId="77777777" w:rsidR="00CB5AE2" w:rsidRDefault="00835DBA">
      <w:pPr>
        <w:pStyle w:val="Heading1"/>
        <w:ind w:left="705" w:right="0" w:hanging="720"/>
      </w:pPr>
      <w:r>
        <w:t xml:space="preserve">AUTHORIZED ADMINISTRATORS </w:t>
      </w:r>
    </w:p>
    <w:p w14:paraId="48520BF5" w14:textId="1155DD0C" w:rsidR="00CB5AE2" w:rsidRDefault="00835DBA" w:rsidP="00F024E5">
      <w:pPr>
        <w:tabs>
          <w:tab w:val="center" w:pos="1526"/>
          <w:tab w:val="center" w:pos="4317"/>
        </w:tabs>
        <w:spacing w:after="13"/>
        <w:ind w:left="709" w:firstLine="0"/>
        <w:jc w:val="left"/>
      </w:pPr>
      <w:r>
        <w:t xml:space="preserve">Customer contacts for order confirmation and system notices are: </w:t>
      </w:r>
    </w:p>
    <w:p w14:paraId="260DC3BE" w14:textId="77777777" w:rsidR="00F024E5" w:rsidRDefault="00F024E5" w:rsidP="00F024E5">
      <w:pPr>
        <w:tabs>
          <w:tab w:val="center" w:pos="1526"/>
          <w:tab w:val="center" w:pos="4317"/>
        </w:tabs>
        <w:spacing w:after="13"/>
        <w:ind w:left="709" w:firstLine="0"/>
        <w:jc w:val="left"/>
      </w:pPr>
    </w:p>
    <w:p w14:paraId="4DD493A1" w14:textId="6F306FC9" w:rsidR="00C61479" w:rsidRDefault="00835DBA" w:rsidP="00C61479">
      <w:pPr>
        <w:tabs>
          <w:tab w:val="center" w:pos="1526"/>
          <w:tab w:val="center" w:pos="4317"/>
        </w:tabs>
        <w:spacing w:after="13"/>
        <w:ind w:left="709" w:firstLine="0"/>
        <w:jc w:val="left"/>
      </w:pPr>
      <w:r>
        <w:t>Main contact name: Charu Verma </w:t>
      </w:r>
      <w:r>
        <w:tab/>
        <w:t xml:space="preserve"> </w:t>
      </w:r>
    </w:p>
    <w:p w14:paraId="68BBD042" w14:textId="303D6C3B" w:rsidR="00CB5AE2" w:rsidRDefault="00835DBA" w:rsidP="00C61479">
      <w:pPr>
        <w:tabs>
          <w:tab w:val="center" w:pos="1526"/>
          <w:tab w:val="center" w:pos="4317"/>
        </w:tabs>
        <w:spacing w:after="13"/>
        <w:ind w:left="709" w:firstLine="0"/>
        <w:jc w:val="left"/>
      </w:pPr>
      <w:r>
        <w:t xml:space="preserve">Main contact e-mail: </w:t>
      </w:r>
      <w:hyperlink r:id="rId11" w:tgtFrame="_blank" w:history="1">
        <w:r>
          <w:rPr>
            <w:rStyle w:val="Hyperlink"/>
          </w:rPr>
          <w:t>charu.verma@goindigo.in</w:t>
        </w:r>
      </w:hyperlink>
      <w:r>
        <w:tab/>
      </w:r>
      <w:r>
        <w:br/>
        <w:t xml:space="preserve"> </w:t>
      </w:r>
    </w:p>
    <w:p w14:paraId="08315982" w14:textId="26AC1906" w:rsidR="00CB5AE2" w:rsidRDefault="00835DBA" w:rsidP="00F024E5">
      <w:pPr>
        <w:tabs>
          <w:tab w:val="center" w:pos="1526"/>
          <w:tab w:val="center" w:pos="4317"/>
        </w:tabs>
        <w:spacing w:after="13"/>
        <w:ind w:left="709" w:firstLine="0"/>
        <w:jc w:val="left"/>
      </w:pPr>
      <w:r>
        <w:rPr>
          <w:rFonts w:ascii="Calibri" w:eastAsia="Calibri" w:hAnsi="Calibri" w:cs="Calibri"/>
          <w:sz w:val="22"/>
        </w:rPr>
        <w:tab/>
      </w:r>
      <w:r>
        <w:t xml:space="preserve">Technical administrator name: Charu Verma </w:t>
      </w:r>
      <w:r>
        <w:tab/>
        <w:t xml:space="preserve"> </w:t>
      </w:r>
    </w:p>
    <w:p w14:paraId="1EE31A56" w14:textId="77777777" w:rsidR="00F024E5" w:rsidRDefault="00835DBA" w:rsidP="00F024E5">
      <w:pPr>
        <w:tabs>
          <w:tab w:val="center" w:pos="1526"/>
          <w:tab w:val="center" w:pos="4317"/>
        </w:tabs>
        <w:spacing w:after="13"/>
        <w:ind w:left="709" w:firstLine="0"/>
        <w:jc w:val="left"/>
      </w:pPr>
      <w:r>
        <w:tab/>
        <w:t xml:space="preserve">Technical administrator e-mail: </w:t>
      </w:r>
      <w:hyperlink r:id="rId12" w:tgtFrame="_blank" w:history="1">
        <w:r>
          <w:t>charu.verma@goindigo.in</w:t>
        </w:r>
      </w:hyperlink>
      <w:r>
        <w:tab/>
      </w:r>
    </w:p>
    <w:p w14:paraId="6843886C" w14:textId="791B1434" w:rsidR="00CB5AE2" w:rsidRDefault="00835DBA" w:rsidP="00F024E5">
      <w:pPr>
        <w:tabs>
          <w:tab w:val="center" w:pos="1526"/>
          <w:tab w:val="center" w:pos="4317"/>
        </w:tabs>
        <w:spacing w:after="13"/>
        <w:ind w:left="709" w:firstLine="0"/>
        <w:jc w:val="left"/>
      </w:pPr>
      <w:r>
        <w:t xml:space="preserve"> </w:t>
      </w:r>
    </w:p>
    <w:p w14:paraId="01D579EB" w14:textId="77777777" w:rsidR="00CB5AE2" w:rsidRDefault="00835DBA">
      <w:pPr>
        <w:pStyle w:val="Heading1"/>
        <w:ind w:left="705" w:right="0" w:hanging="720"/>
      </w:pPr>
      <w:r>
        <w:t xml:space="preserve">SUBSCRIPTION CLOUD SERVICES </w:t>
      </w:r>
    </w:p>
    <w:p w14:paraId="75B2E850" w14:textId="77777777" w:rsidR="00CB5AE2" w:rsidRDefault="00835DBA">
      <w:pPr>
        <w:tabs>
          <w:tab w:val="center" w:pos="1161"/>
        </w:tabs>
        <w:ind w:left="0" w:firstLine="0"/>
        <w:jc w:val="left"/>
      </w:pPr>
      <w:r>
        <w:t xml:space="preserve">6.1. </w:t>
      </w:r>
      <w:r>
        <w:tab/>
        <w:t xml:space="preserve">Application </w:t>
      </w:r>
    </w:p>
    <w:p w14:paraId="6B872AE4" w14:textId="77777777" w:rsidR="00CB5AE2" w:rsidRDefault="00835DBA">
      <w:pPr>
        <w:ind w:left="715"/>
      </w:pPr>
      <w:r>
        <w:t xml:space="preserve">This Section applies only to Subscription Cloud Services as defined below. </w:t>
      </w:r>
    </w:p>
    <w:p w14:paraId="3B8557E7" w14:textId="77777777" w:rsidR="00CB5AE2" w:rsidRDefault="00835DBA">
      <w:pPr>
        <w:tabs>
          <w:tab w:val="center" w:pos="1481"/>
        </w:tabs>
        <w:spacing w:after="152"/>
        <w:ind w:left="0" w:firstLine="0"/>
        <w:jc w:val="left"/>
      </w:pPr>
      <w:r>
        <w:t xml:space="preserve">6.2. </w:t>
      </w:r>
      <w:r>
        <w:tab/>
        <w:t xml:space="preserve">Specific Definitions </w:t>
      </w:r>
    </w:p>
    <w:p w14:paraId="058A0220" w14:textId="12FC4ABF" w:rsidR="00CB5AE2" w:rsidRDefault="00835DBA">
      <w:pPr>
        <w:spacing w:after="152"/>
        <w:ind w:left="720" w:hanging="720"/>
      </w:pPr>
      <w:r>
        <w:t xml:space="preserve">6.2.1. </w:t>
      </w:r>
      <w:r>
        <w:tab/>
        <w:t>“</w:t>
      </w:r>
      <w:r>
        <w:rPr>
          <w:b/>
        </w:rPr>
        <w:t>Subscription Cloud Services</w:t>
      </w:r>
      <w:r>
        <w:t>” means all Cloud Services subscribed to under this Order Form.</w:t>
      </w:r>
    </w:p>
    <w:p w14:paraId="1A804ADD" w14:textId="143D6945" w:rsidR="00CB5AE2" w:rsidRDefault="00835DBA">
      <w:pPr>
        <w:ind w:left="720" w:hanging="720"/>
      </w:pPr>
      <w:r>
        <w:t xml:space="preserve">6.2.2. </w:t>
      </w:r>
      <w:r>
        <w:tab/>
        <w:t>“</w:t>
      </w:r>
      <w:r>
        <w:rPr>
          <w:b/>
        </w:rPr>
        <w:t>Excess Use</w:t>
      </w:r>
      <w:r>
        <w:t xml:space="preserve">” means any use of the Subscription Cloud Service that exceeds the Usage Metrics and their volume stated in Schedule 1 in this Order Form. </w:t>
      </w:r>
    </w:p>
    <w:p w14:paraId="46C4AD78" w14:textId="77777777" w:rsidR="00CB5AE2" w:rsidRDefault="00835DBA">
      <w:pPr>
        <w:tabs>
          <w:tab w:val="center" w:pos="1196"/>
        </w:tabs>
        <w:ind w:left="0" w:firstLine="0"/>
        <w:jc w:val="left"/>
      </w:pPr>
      <w:r>
        <w:t xml:space="preserve">6.3. </w:t>
      </w:r>
      <w:r>
        <w:tab/>
      </w:r>
      <w:commentRangeStart w:id="1"/>
      <w:r>
        <w:t xml:space="preserve">Excess Use </w:t>
      </w:r>
      <w:commentRangeEnd w:id="1"/>
      <w:r w:rsidR="005A172A">
        <w:rPr>
          <w:rStyle w:val="CommentReference"/>
          <w:sz w:val="18"/>
          <w:szCs w:val="24"/>
        </w:rPr>
        <w:commentReference w:id="1"/>
      </w:r>
    </w:p>
    <w:p w14:paraId="6F88954B" w14:textId="77777777" w:rsidR="00804525" w:rsidRDefault="00804525" w:rsidP="00804525">
      <w:pPr>
        <w:ind w:left="715"/>
      </w:pPr>
      <w:r>
        <w:t>Any use of the Cloud Service that exceeds the Usage Metrics and volumes set forth herein will incur additional fees from the date the excess use began at a rate of 120% of the price per unit (as calculated from the prices listed in the Fees Exhibit). Qualtrics will invoice Customer for such excess use on or about the end of the then-current calendar month, and Customer will pay the invoiced amount in accordance with the applicable payment terms above.</w:t>
      </w:r>
    </w:p>
    <w:p w14:paraId="5D5EE92A" w14:textId="77777777" w:rsidR="00CB5AE2" w:rsidRDefault="00835DBA">
      <w:pPr>
        <w:tabs>
          <w:tab w:val="center" w:pos="1261"/>
        </w:tabs>
        <w:ind w:left="0" w:firstLine="0"/>
        <w:jc w:val="left"/>
      </w:pPr>
      <w:r>
        <w:t xml:space="preserve">6.4. </w:t>
      </w:r>
      <w:r>
        <w:tab/>
        <w:t xml:space="preserve">Fee Changes </w:t>
      </w:r>
    </w:p>
    <w:p w14:paraId="1D23C562" w14:textId="77777777" w:rsidR="00CB5AE2" w:rsidRPr="00C43CC7" w:rsidRDefault="00835DBA">
      <w:pPr>
        <w:ind w:left="715"/>
        <w:rPr>
          <w:color w:val="000000" w:themeColor="text1"/>
        </w:rPr>
      </w:pPr>
      <w:r>
        <w:rPr>
          <w:color w:val="000000" w:themeColor="text1"/>
        </w:rPr>
        <w:t xml:space="preserve">At the end of the initial Subscription Term or renewal Subscription Term, as the case may be, the parties will mutually agree to the revised terms. </w:t>
      </w:r>
    </w:p>
    <w:p w14:paraId="0057F1E9" w14:textId="77777777" w:rsidR="00CB5AE2" w:rsidRDefault="00835DBA">
      <w:pPr>
        <w:pStyle w:val="Heading1"/>
        <w:ind w:left="705" w:right="0" w:hanging="720"/>
      </w:pPr>
      <w:r>
        <w:t xml:space="preserve">ADDITIONAL TERMS </w:t>
      </w:r>
    </w:p>
    <w:p w14:paraId="4B6B987F" w14:textId="0EB7C8D4" w:rsidR="00CB5AE2" w:rsidRDefault="00835DBA" w:rsidP="0017748E">
      <w:pPr>
        <w:ind w:left="715"/>
      </w:pPr>
      <w:r>
        <w:t xml:space="preserve">The Agreement is subject to the following modifications:  </w:t>
      </w:r>
    </w:p>
    <w:p w14:paraId="30BD8306" w14:textId="77777777" w:rsidR="00BF4833" w:rsidRPr="00BB2897" w:rsidRDefault="0017748E" w:rsidP="00BF4833">
      <w:pPr>
        <w:tabs>
          <w:tab w:val="center" w:pos="1356"/>
        </w:tabs>
        <w:ind w:left="0" w:firstLine="0"/>
        <w:jc w:val="left"/>
        <w:rPr>
          <w:color w:val="000000" w:themeColor="text1"/>
        </w:rPr>
      </w:pPr>
      <w:r>
        <w:t xml:space="preserve">6.1. </w:t>
      </w:r>
      <w:r>
        <w:tab/>
      </w:r>
      <w:r>
        <w:rPr>
          <w:color w:val="000000" w:themeColor="text1"/>
        </w:rPr>
        <w:t xml:space="preserve">Price Protection </w:t>
      </w:r>
    </w:p>
    <w:p w14:paraId="7158390B" w14:textId="469E1C4C" w:rsidR="00BF4833" w:rsidRPr="00BB2897" w:rsidDel="005A172A" w:rsidRDefault="00BF4833" w:rsidP="00BF4833">
      <w:pPr>
        <w:ind w:left="715"/>
        <w:jc w:val="left"/>
        <w:rPr>
          <w:del w:id="2" w:author="Qualtrics Legal - VNG" w:date="2026-09-22T14:14:00Z" w16du:dateUtc="2026-09-22T04:14:00Z"/>
          <w:color w:val="000000" w:themeColor="text1"/>
        </w:rPr>
      </w:pPr>
      <w:del w:id="3" w:author="Qualtrics Legal - VNG" w:date="2026-09-22T14:14:00Z">
        <w:r>
          <w:rPr>
            <w:color w:val="000000" w:themeColor="text1"/>
          </w:rPr>
          <w:delText>At any time during the Initial Subscription Term, Customer may purchase buckets of additional Usage Metrics of the Cloud Service(s) listed in this Order Form, by signing an ”Add/Upsell” Order Form that shall have the same Product End Date as set forth in Schedule 1 of this Order Form and paying additional fees which shall be charged at the same price per unit as set forth in the table below. Such purchases, if made, will be invoiced at the time of purchase and will apply to invoices for all subsequent annual periods.</w:delText>
        </w:r>
      </w:del>
    </w:p>
    <w:tbl>
      <w:tblPr>
        <w:tblStyle w:val="TableGrid0"/>
        <w:tblpPr w:leftFromText="180" w:rightFromText="180" w:vertAnchor="text" w:horzAnchor="margin" w:tblpXSpec="right" w:tblpY="191"/>
        <w:tblW w:w="0" w:type="auto"/>
        <w:tblLook w:val="04A0" w:firstRow="1" w:lastRow="0" w:firstColumn="1" w:lastColumn="0" w:noHBand="0" w:noVBand="1"/>
      </w:tblPr>
      <w:tblGrid>
        <w:gridCol w:w="4607"/>
        <w:gridCol w:w="4599"/>
      </w:tblGrid>
      <w:tr w:rsidR="00BF4833" w:rsidRPr="00BB2897" w:rsidDel="005A172A" w14:paraId="5ECA4555" w14:textId="5B1A5498" w:rsidTr="00DE56FC">
        <w:trPr>
          <w:del w:id="4" w:author="Qualtrics Legal - VNG" w:date="2026-09-22T14:14:00Z"/>
        </w:trPr>
        <w:tc>
          <w:tcPr>
            <w:tcW w:w="4607" w:type="dxa"/>
          </w:tcPr>
          <w:p w14:paraId="60916038" w14:textId="1AE7482E" w:rsidR="00BF4833" w:rsidRPr="00BB2897" w:rsidDel="005A172A" w:rsidRDefault="00BF4833" w:rsidP="00DE56FC">
            <w:pPr>
              <w:ind w:left="0" w:firstLine="0"/>
              <w:jc w:val="left"/>
              <w:rPr>
                <w:del w:id="5" w:author="Qualtrics Legal - VNG" w:date="2026-09-22T14:14:00Z" w16du:dateUtc="2026-09-22T04:14:00Z"/>
                <w:color w:val="000000" w:themeColor="text1"/>
              </w:rPr>
            </w:pPr>
            <w:del w:id="6" w:author="Qualtrics Legal - VNG" w:date="2026-09-22T14:14:00Z">
              <w:r>
                <w:rPr>
                  <w:color w:val="000000" w:themeColor="text1"/>
                </w:rPr>
                <w:delText>Additional Employees</w:delText>
              </w:r>
            </w:del>
          </w:p>
        </w:tc>
        <w:tc>
          <w:tcPr>
            <w:tcW w:w="4599" w:type="dxa"/>
          </w:tcPr>
          <w:p w14:paraId="44251CAF" w14:textId="71B580C7" w:rsidR="00BF4833" w:rsidRPr="00BB2897" w:rsidDel="005A172A" w:rsidRDefault="00BF4833" w:rsidP="00DE56FC">
            <w:pPr>
              <w:ind w:left="0" w:firstLine="0"/>
              <w:jc w:val="left"/>
              <w:rPr>
                <w:del w:id="7" w:author="Qualtrics Legal - VNG" w:date="2026-09-22T14:14:00Z" w16du:dateUtc="2026-09-22T04:14:00Z"/>
                <w:color w:val="000000" w:themeColor="text1"/>
              </w:rPr>
            </w:pPr>
            <w:del w:id="8" w:author="Qualtrics Legal - VNG" w:date="2026-09-22T14:14:00Z">
              <w:r>
                <w:rPr>
                  <w:color w:val="000000" w:themeColor="text1"/>
                </w:rPr>
                <w:delText>Price (INR)</w:delText>
              </w:r>
            </w:del>
          </w:p>
        </w:tc>
      </w:tr>
      <w:tr w:rsidR="00BF4833" w:rsidRPr="00BB2897" w:rsidDel="005A172A" w14:paraId="729608B0" w14:textId="4C71C154" w:rsidTr="00DE56FC">
        <w:trPr>
          <w:del w:id="9" w:author="Qualtrics Legal - VNG" w:date="2026-09-22T14:14:00Z"/>
        </w:trPr>
        <w:tc>
          <w:tcPr>
            <w:tcW w:w="4607" w:type="dxa"/>
          </w:tcPr>
          <w:p w14:paraId="10D2ACF7" w14:textId="63DE8A65" w:rsidR="00BF4833" w:rsidRPr="00BB2897" w:rsidDel="005A172A" w:rsidRDefault="00804525" w:rsidP="00DE56FC">
            <w:pPr>
              <w:ind w:left="0" w:firstLine="0"/>
              <w:jc w:val="left"/>
              <w:rPr>
                <w:del w:id="10" w:author="Qualtrics Legal - VNG" w:date="2026-09-22T14:14:00Z" w16du:dateUtc="2026-09-22T04:14:00Z"/>
                <w:color w:val="000000" w:themeColor="text1"/>
              </w:rPr>
            </w:pPr>
            <w:del w:id="11" w:author="Qualtrics Legal - VNG" w:date="2026-09-22T14:14:00Z">
              <w:r>
                <w:rPr>
                  <w:color w:val="000000" w:themeColor="text1"/>
                </w:rPr>
                <w:delText>TBD</w:delText>
              </w:r>
            </w:del>
          </w:p>
        </w:tc>
        <w:tc>
          <w:tcPr>
            <w:tcW w:w="4599" w:type="dxa"/>
          </w:tcPr>
          <w:p w14:paraId="7D424676" w14:textId="4C469FEA" w:rsidR="00BF4833" w:rsidRPr="00BB2897" w:rsidDel="005A172A" w:rsidRDefault="00804525" w:rsidP="00DE56FC">
            <w:pPr>
              <w:ind w:left="0" w:firstLine="0"/>
              <w:jc w:val="left"/>
              <w:rPr>
                <w:del w:id="12" w:author="Qualtrics Legal - VNG" w:date="2026-09-22T14:14:00Z" w16du:dateUtc="2026-09-22T04:14:00Z"/>
                <w:color w:val="000000" w:themeColor="text1"/>
              </w:rPr>
            </w:pPr>
            <w:del w:id="13" w:author="Qualtrics Legal - VNG" w:date="2026-09-22T14:14:00Z">
              <w:r>
                <w:rPr>
                  <w:color w:val="000000" w:themeColor="text1"/>
                </w:rPr>
                <w:delText>TBD</w:delText>
              </w:r>
            </w:del>
          </w:p>
        </w:tc>
      </w:tr>
      <w:tr w:rsidR="00BF4833" w:rsidRPr="00BB2897" w:rsidDel="005A172A" w14:paraId="14DBEF91" w14:textId="689F36A6" w:rsidTr="00DE56FC">
        <w:trPr>
          <w:del w:id="14" w:author="Qualtrics Legal - VNG" w:date="2026-09-22T14:14:00Z"/>
        </w:trPr>
        <w:tc>
          <w:tcPr>
            <w:tcW w:w="4607" w:type="dxa"/>
          </w:tcPr>
          <w:p w14:paraId="00D83077" w14:textId="39D9CCD3" w:rsidR="00BF4833" w:rsidRPr="00BB2897" w:rsidDel="005A172A" w:rsidRDefault="00804525" w:rsidP="00DE56FC">
            <w:pPr>
              <w:ind w:left="0" w:firstLine="0"/>
              <w:jc w:val="left"/>
              <w:rPr>
                <w:del w:id="15" w:author="Qualtrics Legal - VNG" w:date="2026-09-22T14:14:00Z" w16du:dateUtc="2026-09-22T04:14:00Z"/>
                <w:color w:val="000000" w:themeColor="text1"/>
              </w:rPr>
            </w:pPr>
            <w:del w:id="16" w:author="Qualtrics Legal - VNG" w:date="2026-09-22T14:14:00Z">
              <w:r>
                <w:rPr>
                  <w:color w:val="000000" w:themeColor="text1"/>
                </w:rPr>
                <w:delText>TBD</w:delText>
              </w:r>
            </w:del>
          </w:p>
        </w:tc>
        <w:tc>
          <w:tcPr>
            <w:tcW w:w="4599" w:type="dxa"/>
          </w:tcPr>
          <w:p w14:paraId="00C807B2" w14:textId="011047CD" w:rsidR="00BF4833" w:rsidRPr="00BB2897" w:rsidDel="005A172A" w:rsidRDefault="00804525" w:rsidP="00DE56FC">
            <w:pPr>
              <w:ind w:left="0" w:firstLine="0"/>
              <w:jc w:val="left"/>
              <w:rPr>
                <w:del w:id="17" w:author="Qualtrics Legal - VNG" w:date="2026-09-22T14:14:00Z" w16du:dateUtc="2026-09-22T04:14:00Z"/>
                <w:color w:val="000000" w:themeColor="text1"/>
              </w:rPr>
            </w:pPr>
            <w:del w:id="18" w:author="Qualtrics Legal - VNG" w:date="2026-09-22T14:14:00Z">
              <w:r>
                <w:rPr>
                  <w:color w:val="000000" w:themeColor="text1"/>
                </w:rPr>
                <w:delText>TBD</w:delText>
              </w:r>
            </w:del>
          </w:p>
        </w:tc>
      </w:tr>
      <w:tr w:rsidR="00BF4833" w:rsidRPr="00BB2897" w:rsidDel="005A172A" w14:paraId="6B357539" w14:textId="08492B5F" w:rsidTr="00DE56FC">
        <w:trPr>
          <w:del w:id="19" w:author="Qualtrics Legal - VNG" w:date="2026-09-22T14:14:00Z"/>
        </w:trPr>
        <w:tc>
          <w:tcPr>
            <w:tcW w:w="4607" w:type="dxa"/>
          </w:tcPr>
          <w:p w14:paraId="5482399E" w14:textId="0B9B7C92" w:rsidR="00BF4833" w:rsidRPr="00BB2897" w:rsidDel="005A172A" w:rsidRDefault="00804525" w:rsidP="00DE56FC">
            <w:pPr>
              <w:ind w:left="0" w:firstLine="0"/>
              <w:jc w:val="left"/>
              <w:rPr>
                <w:del w:id="20" w:author="Qualtrics Legal - VNG" w:date="2026-09-22T14:14:00Z" w16du:dateUtc="2026-09-22T04:14:00Z"/>
                <w:color w:val="000000" w:themeColor="text1"/>
              </w:rPr>
            </w:pPr>
            <w:del w:id="21" w:author="Qualtrics Legal - VNG" w:date="2026-09-22T14:14:00Z">
              <w:r>
                <w:rPr>
                  <w:color w:val="000000" w:themeColor="text1"/>
                </w:rPr>
                <w:delText>TBD</w:delText>
              </w:r>
            </w:del>
          </w:p>
        </w:tc>
        <w:tc>
          <w:tcPr>
            <w:tcW w:w="4599" w:type="dxa"/>
          </w:tcPr>
          <w:p w14:paraId="22E94CD6" w14:textId="06DDDBE2" w:rsidR="00BF4833" w:rsidRPr="00BB2897" w:rsidDel="005A172A" w:rsidRDefault="00804525" w:rsidP="00DE56FC">
            <w:pPr>
              <w:ind w:left="0" w:firstLine="0"/>
              <w:jc w:val="left"/>
              <w:rPr>
                <w:del w:id="22" w:author="Qualtrics Legal - VNG" w:date="2026-09-22T14:14:00Z" w16du:dateUtc="2026-09-22T04:14:00Z"/>
                <w:color w:val="000000" w:themeColor="text1"/>
              </w:rPr>
            </w:pPr>
            <w:del w:id="23" w:author="Qualtrics Legal - VNG" w:date="2026-09-22T14:14:00Z">
              <w:r>
                <w:rPr>
                  <w:color w:val="000000" w:themeColor="text1"/>
                </w:rPr>
                <w:delText>TBD</w:delText>
              </w:r>
            </w:del>
          </w:p>
        </w:tc>
      </w:tr>
    </w:tbl>
    <w:p w14:paraId="7CDEF07B" w14:textId="2FE6AAE3" w:rsidR="00BF4833" w:rsidRPr="00BB2897" w:rsidRDefault="005A172A" w:rsidP="00BF4833">
      <w:pPr>
        <w:ind w:left="715"/>
        <w:jc w:val="left"/>
        <w:rPr>
          <w:color w:val="000000" w:themeColor="text1"/>
        </w:rPr>
      </w:pPr>
      <w:ins w:id="24" w:author="Qualtrics Legal - VNG" w:date="2026-09-22T14:14:00Z">
        <w:r>
          <w:rPr>
            <w:color w:val="000000" w:themeColor="text1"/>
          </w:rPr>
          <w:t>N/A</w:t>
        </w:r>
      </w:ins>
    </w:p>
    <w:p w14:paraId="41C3514C" w14:textId="0FBCAABA" w:rsidR="009912B6" w:rsidRPr="00BB2897" w:rsidRDefault="009912B6" w:rsidP="009912B6">
      <w:pPr>
        <w:ind w:left="715"/>
        <w:jc w:val="left"/>
        <w:rPr>
          <w:color w:val="000000" w:themeColor="text1"/>
        </w:rPr>
      </w:pPr>
    </w:p>
    <w:p w14:paraId="54CEA683" w14:textId="1FFD22DA" w:rsidR="00CB5AE2" w:rsidRPr="00A259AE" w:rsidRDefault="00835DBA" w:rsidP="0017748E">
      <w:pPr>
        <w:tabs>
          <w:tab w:val="center" w:pos="1396"/>
        </w:tabs>
        <w:ind w:left="0" w:firstLine="0"/>
        <w:jc w:val="left"/>
        <w:rPr>
          <w:b/>
          <w:bCs/>
        </w:rPr>
      </w:pPr>
      <w:r>
        <w:rPr>
          <w:b/>
          <w:bCs/>
        </w:rPr>
        <w:t xml:space="preserve">7.3. </w:t>
      </w:r>
      <w:r>
        <w:rPr>
          <w:b/>
          <w:bCs/>
        </w:rPr>
        <w:tab/>
        <w:t>EXPORT RESTRICTIONS</w:t>
      </w:r>
      <w:r>
        <w:rPr>
          <w:b/>
          <w:bCs/>
          <w:sz w:val="24"/>
        </w:rPr>
        <w:t xml:space="preserve"> </w:t>
      </w:r>
    </w:p>
    <w:p w14:paraId="16D6D678" w14:textId="44B102DA" w:rsidR="00CB5AE2" w:rsidRDefault="00835DBA">
      <w:pPr>
        <w:ind w:left="715"/>
      </w:pPr>
      <w:r>
        <w:t xml:space="preserve">Customer may not use the Cloud Services, Documentation and other Cloud Materials in any country where these may not be used according to the export control and trade sanctions laws of the United States, the EU, Germany or any other applicable export control and trade sanctions laws. Customer may not permit the use of the Cloud Services, Documentation and other Cloud Materials to any end user with whom transactions are prohibited in accordance with the terms of the Agreement. Further information on SAP's Export Control and Sanctions Compliance can be found at: </w:t>
      </w:r>
      <w:hyperlink r:id="rId13">
        <w:r>
          <w:rPr>
            <w:color w:val="2F5496"/>
            <w:u w:val="single" w:color="00B0F0"/>
          </w:rPr>
          <w:t>https://www.sap.com/about/agreements/export</w:t>
        </w:r>
      </w:hyperlink>
      <w:hyperlink r:id="rId14">
        <w:r>
          <w:rPr>
            <w:color w:val="2F5496"/>
            <w:u w:val="single" w:color="00B0F0"/>
          </w:rPr>
          <w:t>-</w:t>
        </w:r>
      </w:hyperlink>
      <w:hyperlink r:id="rId15">
        <w:r>
          <w:rPr>
            <w:color w:val="2F5496"/>
            <w:u w:val="single" w:color="00B0F0"/>
          </w:rPr>
          <w:t>statements.html</w:t>
        </w:r>
      </w:hyperlink>
      <w:hyperlink r:id="rId16">
        <w:r>
          <w:t>.</w:t>
        </w:r>
      </w:hyperlink>
      <w:r>
        <w:t xml:space="preserve"> </w:t>
      </w:r>
    </w:p>
    <w:p w14:paraId="4AEE7C21" w14:textId="77777777" w:rsidR="00CB5AE2" w:rsidRDefault="00835DBA">
      <w:pPr>
        <w:pStyle w:val="Heading1"/>
        <w:ind w:left="705" w:right="0" w:hanging="720"/>
      </w:pPr>
      <w:r>
        <w:t xml:space="preserve">REFERENCED DOCUMENTS </w:t>
      </w:r>
    </w:p>
    <w:p w14:paraId="3A1CE338" w14:textId="77777777" w:rsidR="00CB5AE2" w:rsidRDefault="00835DBA">
      <w:pPr>
        <w:tabs>
          <w:tab w:val="center" w:pos="1511"/>
        </w:tabs>
        <w:ind w:left="0" w:firstLine="0"/>
        <w:jc w:val="left"/>
      </w:pPr>
      <w:r>
        <w:t xml:space="preserve">9.1. </w:t>
      </w:r>
      <w:r>
        <w:tab/>
        <w:t xml:space="preserve">Table of Agreement </w:t>
      </w:r>
    </w:p>
    <w:p w14:paraId="01459E09" w14:textId="77777777" w:rsidR="00CB5AE2" w:rsidRDefault="00835DBA">
      <w:pPr>
        <w:spacing w:after="195"/>
        <w:ind w:left="715"/>
      </w:pPr>
      <w:r>
        <w:t>This Order Form is governed by and incorporates the following documents in effect as of the Effective Date. All documents are listed in order of precedence, and collectively referred to as the “</w:t>
      </w:r>
      <w:r>
        <w:rPr>
          <w:b/>
        </w:rPr>
        <w:t>Agreement</w:t>
      </w:r>
      <w:r>
        <w:t xml:space="preserve">”: </w:t>
      </w:r>
    </w:p>
    <w:tbl>
      <w:tblPr>
        <w:tblpPr w:leftFromText="180" w:rightFromText="180" w:vertAnchor="text" w:horzAnchor="margin" w:tblpY="-14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4"/>
        <w:gridCol w:w="3681"/>
        <w:gridCol w:w="4975"/>
      </w:tblGrid>
      <w:tr w:rsidR="00A5301B" w:rsidRPr="00774F40" w14:paraId="4361696C" w14:textId="77777777" w:rsidTr="00A5301B">
        <w:trPr>
          <w:trHeight w:val="357"/>
        </w:trPr>
        <w:tc>
          <w:tcPr>
            <w:tcW w:w="554" w:type="dxa"/>
          </w:tcPr>
          <w:p w14:paraId="387FB28F" w14:textId="77777777" w:rsidR="00A5301B" w:rsidRPr="00774F40" w:rsidRDefault="00A5301B" w:rsidP="00A5301B">
            <w:pPr>
              <w:pStyle w:val="TableParagraph"/>
              <w:spacing w:before="90"/>
              <w:ind w:left="107"/>
              <w:rPr>
                <w:rFonts w:ascii="Arial" w:eastAsia="Verdana" w:hAnsi="Arial" w:cs="Arial"/>
                <w:color w:val="000000" w:themeColor="text1"/>
                <w:sz w:val="18"/>
                <w:szCs w:val="18"/>
                <w:lang w:eastAsia="ja-JP"/>
              </w:rPr>
            </w:pPr>
            <w:r>
              <w:rPr>
                <w:rFonts w:ascii="Arial" w:eastAsia="Verdana" w:hAnsi="Arial" w:cs="Arial"/>
                <w:color w:val="000000" w:themeColor="text1"/>
                <w:sz w:val="18"/>
                <w:szCs w:val="18"/>
                <w:lang w:eastAsia="ja-JP"/>
              </w:rPr>
              <w:lastRenderedPageBreak/>
              <w:t>No.</w:t>
            </w:r>
          </w:p>
        </w:tc>
        <w:tc>
          <w:tcPr>
            <w:tcW w:w="3681" w:type="dxa"/>
          </w:tcPr>
          <w:p w14:paraId="15F1E62D" w14:textId="77777777" w:rsidR="00A5301B" w:rsidRPr="00774F40" w:rsidRDefault="00A5301B" w:rsidP="00A5301B">
            <w:pPr>
              <w:pStyle w:val="TableParagraph"/>
              <w:spacing w:before="90"/>
              <w:ind w:left="108"/>
              <w:rPr>
                <w:rFonts w:ascii="Arial" w:eastAsia="Verdana" w:hAnsi="Arial" w:cs="Arial"/>
                <w:color w:val="000000" w:themeColor="text1"/>
                <w:sz w:val="18"/>
                <w:szCs w:val="18"/>
                <w:lang w:eastAsia="ja-JP"/>
              </w:rPr>
            </w:pPr>
            <w:r>
              <w:rPr>
                <w:rFonts w:ascii="Arial" w:eastAsia="Verdana" w:hAnsi="Arial" w:cs="Arial"/>
                <w:color w:val="000000" w:themeColor="text1"/>
                <w:sz w:val="18"/>
                <w:szCs w:val="18"/>
                <w:lang w:eastAsia="ja-JP"/>
              </w:rPr>
              <w:t>Agreement</w:t>
            </w:r>
          </w:p>
        </w:tc>
        <w:tc>
          <w:tcPr>
            <w:tcW w:w="4975" w:type="dxa"/>
          </w:tcPr>
          <w:p w14:paraId="7C181819" w14:textId="77777777" w:rsidR="00A5301B" w:rsidRPr="00774F40" w:rsidRDefault="00A5301B" w:rsidP="00A5301B">
            <w:pPr>
              <w:pStyle w:val="TableParagraph"/>
              <w:spacing w:before="90"/>
              <w:ind w:left="108"/>
              <w:rPr>
                <w:rFonts w:ascii="Arial" w:eastAsia="Verdana" w:hAnsi="Arial" w:cs="Arial"/>
                <w:color w:val="000000" w:themeColor="text1"/>
                <w:sz w:val="18"/>
                <w:szCs w:val="18"/>
                <w:lang w:eastAsia="ja-JP"/>
              </w:rPr>
            </w:pPr>
            <w:r>
              <w:rPr>
                <w:rFonts w:ascii="Arial" w:eastAsia="Verdana" w:hAnsi="Arial" w:cs="Arial"/>
                <w:color w:val="000000" w:themeColor="text1"/>
                <w:sz w:val="18"/>
                <w:szCs w:val="18"/>
                <w:lang w:eastAsia="ja-JP"/>
              </w:rPr>
              <w:t>Location</w:t>
            </w:r>
          </w:p>
        </w:tc>
      </w:tr>
      <w:tr w:rsidR="00A5301B" w:rsidRPr="00774F40" w14:paraId="2A2D3481" w14:textId="77777777" w:rsidTr="00A5301B">
        <w:trPr>
          <w:trHeight w:val="657"/>
        </w:trPr>
        <w:tc>
          <w:tcPr>
            <w:tcW w:w="554" w:type="dxa"/>
          </w:tcPr>
          <w:p w14:paraId="0B163545" w14:textId="77777777" w:rsidR="00A5301B" w:rsidRPr="00774F40" w:rsidRDefault="00A5301B" w:rsidP="00A5301B">
            <w:pPr>
              <w:pStyle w:val="TableParagraph"/>
              <w:spacing w:before="90"/>
              <w:ind w:left="107"/>
              <w:rPr>
                <w:rFonts w:ascii="Arial" w:hAnsi="Arial" w:cs="Arial"/>
                <w:sz w:val="14"/>
              </w:rPr>
            </w:pPr>
            <w:r>
              <w:rPr>
                <w:rFonts w:ascii="Arial" w:eastAsia="Verdana" w:hAnsi="Arial" w:cs="Arial"/>
                <w:color w:val="000000" w:themeColor="text1"/>
                <w:sz w:val="18"/>
                <w:szCs w:val="18"/>
                <w:lang w:eastAsia="ja-JP"/>
              </w:rPr>
              <w:t>1</w:t>
            </w:r>
            <w:r>
              <w:rPr>
                <w:rFonts w:ascii="Arial" w:hAnsi="Arial" w:cs="Arial"/>
                <w:w w:val="130"/>
                <w:sz w:val="14"/>
              </w:rPr>
              <w:t>.</w:t>
            </w:r>
          </w:p>
        </w:tc>
        <w:tc>
          <w:tcPr>
            <w:tcW w:w="3681" w:type="dxa"/>
          </w:tcPr>
          <w:p w14:paraId="6E065428" w14:textId="77777777" w:rsidR="00A5301B" w:rsidRPr="00774F40" w:rsidRDefault="00A5301B" w:rsidP="00A5301B">
            <w:pPr>
              <w:pStyle w:val="TableParagraph"/>
              <w:spacing w:before="90"/>
              <w:ind w:left="108"/>
              <w:rPr>
                <w:rFonts w:ascii="Arial" w:eastAsia="Verdana" w:hAnsi="Arial" w:cs="Arial"/>
                <w:color w:val="000000" w:themeColor="text1"/>
                <w:sz w:val="18"/>
                <w:szCs w:val="18"/>
                <w:lang w:eastAsia="ja-JP"/>
              </w:rPr>
            </w:pPr>
            <w:r>
              <w:rPr>
                <w:rFonts w:ascii="Arial" w:eastAsia="Verdana" w:hAnsi="Arial" w:cs="Arial"/>
                <w:color w:val="000000" w:themeColor="text1"/>
                <w:sz w:val="18"/>
                <w:szCs w:val="18"/>
                <w:lang w:eastAsia="ja-JP"/>
              </w:rPr>
              <w:t>This Order Form including Schedule 1</w:t>
            </w:r>
          </w:p>
          <w:p w14:paraId="03D7764D" w14:textId="77777777" w:rsidR="00A5301B" w:rsidRPr="00774F40" w:rsidRDefault="00A5301B" w:rsidP="00A5301B">
            <w:pPr>
              <w:pStyle w:val="TableParagraph"/>
              <w:spacing w:before="99"/>
              <w:ind w:left="108"/>
              <w:rPr>
                <w:rFonts w:ascii="Arial" w:hAnsi="Arial" w:cs="Arial"/>
                <w:sz w:val="18"/>
              </w:rPr>
            </w:pPr>
            <w:r>
              <w:rPr>
                <w:rFonts w:ascii="Arial" w:hAnsi="Arial" w:cs="Arial"/>
                <w:spacing w:val="-2"/>
                <w:w w:val="125"/>
                <w:sz w:val="18"/>
              </w:rPr>
              <w:t>(“</w:t>
            </w:r>
            <w:r>
              <w:rPr>
                <w:rFonts w:ascii="Arial" w:eastAsia="Verdana" w:hAnsi="Arial" w:cs="Arial"/>
                <w:b/>
                <w:color w:val="000000" w:themeColor="text1"/>
                <w:sz w:val="18"/>
                <w:lang w:eastAsia="ja-JP"/>
              </w:rPr>
              <w:t>Order Form</w:t>
            </w:r>
            <w:r>
              <w:rPr>
                <w:rFonts w:ascii="Arial" w:hAnsi="Arial" w:cs="Arial"/>
                <w:spacing w:val="-1"/>
                <w:w w:val="125"/>
                <w:sz w:val="18"/>
              </w:rPr>
              <w:t>”)</w:t>
            </w:r>
          </w:p>
        </w:tc>
        <w:tc>
          <w:tcPr>
            <w:tcW w:w="4975" w:type="dxa"/>
          </w:tcPr>
          <w:p w14:paraId="7BE20D82" w14:textId="77777777" w:rsidR="00A5301B" w:rsidRPr="00774F40" w:rsidRDefault="00A5301B" w:rsidP="00A5301B">
            <w:pPr>
              <w:pStyle w:val="TableParagraph"/>
              <w:spacing w:before="90"/>
              <w:ind w:left="108"/>
              <w:rPr>
                <w:rFonts w:ascii="Arial" w:eastAsia="Verdana" w:hAnsi="Arial" w:cs="Arial"/>
                <w:color w:val="000000" w:themeColor="text1"/>
                <w:sz w:val="18"/>
                <w:szCs w:val="18"/>
                <w:lang w:eastAsia="ja-JP"/>
              </w:rPr>
            </w:pPr>
            <w:r>
              <w:rPr>
                <w:rFonts w:ascii="Arial" w:eastAsia="Verdana" w:hAnsi="Arial" w:cs="Arial"/>
                <w:color w:val="000000" w:themeColor="text1"/>
                <w:sz w:val="18"/>
                <w:szCs w:val="18"/>
                <w:lang w:eastAsia="ja-JP"/>
              </w:rPr>
              <w:t>This Document</w:t>
            </w:r>
          </w:p>
        </w:tc>
      </w:tr>
      <w:tr w:rsidR="00A5301B" w:rsidRPr="00774F40" w14:paraId="74E089BE" w14:textId="77777777" w:rsidTr="00A5301B">
        <w:trPr>
          <w:trHeight w:val="594"/>
        </w:trPr>
        <w:tc>
          <w:tcPr>
            <w:tcW w:w="554" w:type="dxa"/>
          </w:tcPr>
          <w:p w14:paraId="23441181" w14:textId="77777777" w:rsidR="00A5301B" w:rsidRPr="00774F40" w:rsidRDefault="00A5301B" w:rsidP="00A5301B">
            <w:pPr>
              <w:pStyle w:val="TableParagraph"/>
              <w:spacing w:before="90"/>
              <w:ind w:left="107"/>
              <w:rPr>
                <w:rFonts w:ascii="Arial" w:hAnsi="Arial" w:cs="Arial"/>
                <w:sz w:val="14"/>
              </w:rPr>
            </w:pPr>
            <w:r>
              <w:rPr>
                <w:rFonts w:ascii="Arial" w:hAnsi="Arial" w:cs="Arial"/>
                <w:w w:val="130"/>
                <w:sz w:val="14"/>
              </w:rPr>
              <w:t>2.</w:t>
            </w:r>
          </w:p>
        </w:tc>
        <w:tc>
          <w:tcPr>
            <w:tcW w:w="3681" w:type="dxa"/>
          </w:tcPr>
          <w:p w14:paraId="05605723" w14:textId="77777777" w:rsidR="00A5301B" w:rsidRPr="00774F40" w:rsidRDefault="00A5301B" w:rsidP="00A5301B">
            <w:pPr>
              <w:pStyle w:val="TableParagraph"/>
              <w:spacing w:before="90"/>
              <w:ind w:left="108"/>
              <w:rPr>
                <w:rFonts w:ascii="Arial" w:eastAsia="Verdana" w:hAnsi="Arial" w:cs="Arial"/>
                <w:color w:val="000000" w:themeColor="text1"/>
                <w:sz w:val="18"/>
                <w:szCs w:val="18"/>
                <w:lang w:eastAsia="ja-JP"/>
              </w:rPr>
            </w:pPr>
            <w:r>
              <w:rPr>
                <w:rFonts w:ascii="Arial" w:eastAsia="Verdana" w:hAnsi="Arial" w:cs="Arial"/>
                <w:color w:val="000000" w:themeColor="text1"/>
                <w:sz w:val="18"/>
                <w:szCs w:val="18"/>
                <w:lang w:eastAsia="ja-JP"/>
              </w:rPr>
              <w:t>Cloud Service Supplemental Terms</w:t>
            </w:r>
          </w:p>
          <w:p w14:paraId="5BFB81F3" w14:textId="77777777" w:rsidR="00A5301B" w:rsidRPr="00774F40" w:rsidRDefault="00A5301B" w:rsidP="00A5301B">
            <w:pPr>
              <w:pStyle w:val="TableParagraph"/>
              <w:spacing w:before="90"/>
              <w:ind w:left="108"/>
              <w:rPr>
                <w:rFonts w:ascii="Arial" w:hAnsi="Arial" w:cs="Arial"/>
                <w:sz w:val="18"/>
              </w:rPr>
            </w:pPr>
            <w:r>
              <w:rPr>
                <w:rFonts w:ascii="Arial" w:eastAsia="Verdana" w:hAnsi="Arial" w:cs="Arial"/>
                <w:color w:val="000000" w:themeColor="text1"/>
                <w:sz w:val="18"/>
                <w:szCs w:val="18"/>
                <w:lang w:eastAsia="ja-JP"/>
              </w:rPr>
              <w:t>and Conditions</w:t>
            </w:r>
            <w:r>
              <w:rPr>
                <w:rFonts w:ascii="Arial" w:hAnsi="Arial" w:cs="Arial"/>
                <w:spacing w:val="-5"/>
                <w:w w:val="110"/>
                <w:sz w:val="18"/>
              </w:rPr>
              <w:t xml:space="preserve"> </w:t>
            </w:r>
            <w:r>
              <w:rPr>
                <w:rFonts w:ascii="Arial" w:hAnsi="Arial" w:cs="Arial"/>
                <w:w w:val="110"/>
                <w:sz w:val="18"/>
              </w:rPr>
              <w:t>(“</w:t>
            </w:r>
            <w:r>
              <w:rPr>
                <w:rFonts w:ascii="Arial" w:eastAsia="Verdana" w:hAnsi="Arial" w:cs="Arial"/>
                <w:b/>
                <w:color w:val="000000" w:themeColor="text1"/>
                <w:sz w:val="18"/>
                <w:lang w:eastAsia="ja-JP"/>
              </w:rPr>
              <w:t>Supplement</w:t>
            </w:r>
            <w:r>
              <w:rPr>
                <w:rFonts w:ascii="Arial" w:hAnsi="Arial" w:cs="Arial"/>
                <w:w w:val="110"/>
                <w:sz w:val="18"/>
              </w:rPr>
              <w:t>”)</w:t>
            </w:r>
          </w:p>
        </w:tc>
        <w:tc>
          <w:tcPr>
            <w:tcW w:w="4975" w:type="dxa"/>
          </w:tcPr>
          <w:p w14:paraId="5AB535DF" w14:textId="3866D23C" w:rsidR="005A172A" w:rsidRPr="00774F40" w:rsidRDefault="00A5301B" w:rsidP="00A5301B">
            <w:pPr>
              <w:pStyle w:val="TableParagraph"/>
              <w:spacing w:before="90"/>
              <w:ind w:left="108"/>
              <w:rPr>
                <w:rFonts w:ascii="Arial" w:eastAsia="Verdana" w:hAnsi="Arial" w:cs="Arial"/>
                <w:color w:val="000000" w:themeColor="text1"/>
                <w:sz w:val="18"/>
                <w:szCs w:val="18"/>
                <w:lang w:eastAsia="ja-JP"/>
              </w:rPr>
            </w:pPr>
            <w:del w:id="25" w:author="Qualtrics Legal - VNG" w:date="2026-09-22T14:15:00Z">
              <w:r>
                <w:fldChar w:fldCharType="begin"/>
              </w:r>
              <w:r>
                <w:delInstrText>HYPERLINK "https://www.qualtrics.com/usage-metric-definitions/"</w:delInstrText>
              </w:r>
              <w:r>
                <w:fldChar w:fldCharType="separate"/>
              </w:r>
              <w:r>
                <w:rPr>
                  <w:rStyle w:val="Hyperlink"/>
                  <w:rFonts w:ascii="Arial" w:hAnsi="Arial" w:cs="Arial"/>
                  <w:sz w:val="18"/>
                  <w:szCs w:val="18"/>
                  <w:lang w:bidi="en-PH"/>
                </w:rPr>
                <w:delText>https://www.qualtrics.com/usage-metric-definitions/</w:delText>
              </w:r>
              <w:r>
                <w:fldChar w:fldCharType="end"/>
              </w:r>
              <w:r>
                <w:rPr>
                  <w:rFonts w:ascii="Arial" w:hAnsi="Arial" w:cs="Arial"/>
                  <w:sz w:val="18"/>
                  <w:szCs w:val="18"/>
                  <w:lang w:bidi="en-PH"/>
                </w:rPr>
                <w:delText xml:space="preserve"> </w:delText>
              </w:r>
            </w:del>
            <w:ins w:id="26" w:author="Qualtrics Legal - VNG" w:date="2026-09-22T14:14:00Z">
              <w:r>
                <w:rPr>
                  <w:rFonts w:ascii="Arial" w:eastAsia="Verdana" w:hAnsi="Arial" w:cs="Arial"/>
                  <w:color w:val="000000" w:themeColor="text1"/>
                  <w:sz w:val="18"/>
                  <w:szCs w:val="18"/>
                  <w:lang w:eastAsia="ja-JP"/>
                </w:rPr>
                <w:t>https://www.qualtrics.com/legal/customers/product-terms/</w:t>
              </w:r>
            </w:ins>
          </w:p>
        </w:tc>
      </w:tr>
      <w:tr w:rsidR="00A5301B" w:rsidRPr="00774F40" w14:paraId="2EF4DEA5" w14:textId="77777777" w:rsidTr="00A5301B">
        <w:trPr>
          <w:trHeight w:val="894"/>
        </w:trPr>
        <w:tc>
          <w:tcPr>
            <w:tcW w:w="554" w:type="dxa"/>
          </w:tcPr>
          <w:p w14:paraId="65114724" w14:textId="77777777" w:rsidR="00A5301B" w:rsidRPr="00774F40" w:rsidRDefault="00A5301B" w:rsidP="00A5301B">
            <w:pPr>
              <w:pStyle w:val="TableParagraph"/>
              <w:spacing w:before="90"/>
              <w:ind w:left="107"/>
              <w:rPr>
                <w:rFonts w:ascii="Arial" w:hAnsi="Arial" w:cs="Arial"/>
                <w:sz w:val="14"/>
              </w:rPr>
            </w:pPr>
            <w:r>
              <w:rPr>
                <w:rFonts w:ascii="Arial" w:hAnsi="Arial" w:cs="Arial"/>
                <w:w w:val="130"/>
                <w:sz w:val="14"/>
              </w:rPr>
              <w:t>3.</w:t>
            </w:r>
          </w:p>
        </w:tc>
        <w:tc>
          <w:tcPr>
            <w:tcW w:w="3681" w:type="dxa"/>
          </w:tcPr>
          <w:p w14:paraId="62E31980" w14:textId="77777777" w:rsidR="00A5301B" w:rsidRPr="00774F40" w:rsidRDefault="00A5301B" w:rsidP="00A5301B">
            <w:pPr>
              <w:pStyle w:val="TableParagraph"/>
              <w:spacing w:before="90" w:line="355" w:lineRule="auto"/>
              <w:ind w:left="108" w:right="515"/>
              <w:rPr>
                <w:rFonts w:ascii="Arial" w:hAnsi="Arial" w:cs="Arial"/>
                <w:sz w:val="18"/>
              </w:rPr>
            </w:pPr>
            <w:r>
              <w:rPr>
                <w:rFonts w:ascii="Arial" w:eastAsia="Verdana" w:hAnsi="Arial" w:cs="Arial"/>
                <w:color w:val="000000" w:themeColor="text1"/>
                <w:sz w:val="18"/>
                <w:szCs w:val="18"/>
                <w:lang w:eastAsia="ja-JP"/>
              </w:rPr>
              <w:t xml:space="preserve">Support Schedule for SAP Cloud Services </w:t>
            </w:r>
            <w:r>
              <w:rPr>
                <w:rFonts w:ascii="Arial" w:hAnsi="Arial" w:cs="Arial"/>
                <w:w w:val="125"/>
                <w:sz w:val="18"/>
              </w:rPr>
              <w:t>(“</w:t>
            </w:r>
            <w:r>
              <w:rPr>
                <w:rFonts w:ascii="Arial" w:eastAsia="Verdana" w:hAnsi="Arial" w:cs="Arial"/>
                <w:b/>
                <w:color w:val="000000" w:themeColor="text1"/>
                <w:sz w:val="18"/>
                <w:lang w:eastAsia="ja-JP"/>
              </w:rPr>
              <w:t>Cloud Support Schedule</w:t>
            </w:r>
            <w:r>
              <w:rPr>
                <w:rFonts w:ascii="Arial" w:hAnsi="Arial" w:cs="Arial"/>
                <w:w w:val="125"/>
                <w:sz w:val="18"/>
              </w:rPr>
              <w:t>”)</w:t>
            </w:r>
          </w:p>
        </w:tc>
        <w:tc>
          <w:tcPr>
            <w:tcW w:w="4975" w:type="dxa"/>
          </w:tcPr>
          <w:p w14:paraId="3D563325" w14:textId="257514A0" w:rsidR="00A5301B" w:rsidRPr="00774F40" w:rsidRDefault="00A5301B" w:rsidP="00A5301B">
            <w:pPr>
              <w:pStyle w:val="TableParagraph"/>
              <w:spacing w:before="90"/>
              <w:ind w:left="108"/>
              <w:rPr>
                <w:rFonts w:ascii="Arial" w:eastAsia="Verdana" w:hAnsi="Arial" w:cs="Arial"/>
                <w:color w:val="000000" w:themeColor="text1"/>
                <w:sz w:val="18"/>
                <w:szCs w:val="18"/>
                <w:lang w:eastAsia="ja-JP"/>
              </w:rPr>
            </w:pPr>
            <w:r>
              <w:rPr>
                <w:rFonts w:ascii="Arial" w:hAnsi="Arial" w:cs="Arial"/>
                <w:sz w:val="18"/>
                <w:szCs w:val="18"/>
              </w:rPr>
              <w:t xml:space="preserve">The Contact Channel for support for the Cloud Service is </w:t>
            </w:r>
            <w:hyperlink r:id="rId17" w:history="1">
              <w:r>
                <w:rPr>
                  <w:rStyle w:val="Hyperlink"/>
                  <w:rFonts w:ascii="Arial" w:hAnsi="Arial" w:cs="Arial"/>
                  <w:sz w:val="18"/>
                  <w:szCs w:val="18"/>
                </w:rPr>
                <w:t>https://www.qualtrics.com/support</w:t>
              </w:r>
            </w:hyperlink>
            <w:r>
              <w:rPr>
                <w:rFonts w:ascii="Arial" w:hAnsi="Arial" w:cs="Arial"/>
                <w:sz w:val="18"/>
                <w:szCs w:val="18"/>
              </w:rPr>
              <w:t xml:space="preserve">. If Qualtrics changes the Contact Channel for the Cloud Service, Qualtrics will provide notice via </w:t>
            </w:r>
            <w:hyperlink r:id="rId18" w:history="1">
              <w:r>
                <w:rPr>
                  <w:rStyle w:val="Hyperlink"/>
                  <w:rFonts w:ascii="Arial" w:hAnsi="Arial" w:cs="Arial"/>
                  <w:sz w:val="18"/>
                  <w:szCs w:val="18"/>
                </w:rPr>
                <w:t>https://www.qualtrics.com/support</w:t>
              </w:r>
            </w:hyperlink>
            <w:r>
              <w:rPr>
                <w:rFonts w:ascii="Arial" w:hAnsi="Arial" w:cs="Arial"/>
                <w:sz w:val="18"/>
                <w:szCs w:val="18"/>
              </w:rPr>
              <w:t xml:space="preserve">. </w:t>
            </w:r>
            <w:hyperlink w:history="1"/>
          </w:p>
        </w:tc>
      </w:tr>
      <w:tr w:rsidR="00A5301B" w:rsidRPr="00774F40" w14:paraId="1F4E7AFD" w14:textId="77777777" w:rsidTr="00A5301B">
        <w:trPr>
          <w:trHeight w:val="594"/>
        </w:trPr>
        <w:tc>
          <w:tcPr>
            <w:tcW w:w="554" w:type="dxa"/>
          </w:tcPr>
          <w:p w14:paraId="030E2F5F" w14:textId="77777777" w:rsidR="00A5301B" w:rsidRPr="00774F40" w:rsidRDefault="00A5301B" w:rsidP="00A5301B">
            <w:pPr>
              <w:pStyle w:val="TableParagraph"/>
              <w:spacing w:before="90"/>
              <w:ind w:left="107"/>
              <w:rPr>
                <w:rFonts w:ascii="Arial" w:hAnsi="Arial" w:cs="Arial"/>
                <w:sz w:val="14"/>
              </w:rPr>
            </w:pPr>
            <w:r>
              <w:rPr>
                <w:rFonts w:ascii="Arial" w:hAnsi="Arial" w:cs="Arial"/>
                <w:w w:val="130"/>
                <w:sz w:val="14"/>
              </w:rPr>
              <w:t>4.</w:t>
            </w:r>
          </w:p>
        </w:tc>
        <w:tc>
          <w:tcPr>
            <w:tcW w:w="3681" w:type="dxa"/>
          </w:tcPr>
          <w:p w14:paraId="523BF14E" w14:textId="77777777" w:rsidR="00A5301B" w:rsidRPr="00774F40" w:rsidRDefault="00A5301B" w:rsidP="00A5301B">
            <w:pPr>
              <w:pStyle w:val="TableParagraph"/>
              <w:spacing w:before="90"/>
              <w:ind w:left="108"/>
              <w:rPr>
                <w:rFonts w:ascii="Arial" w:eastAsia="Verdana" w:hAnsi="Arial" w:cs="Arial"/>
                <w:color w:val="000000" w:themeColor="text1"/>
                <w:sz w:val="18"/>
                <w:szCs w:val="18"/>
                <w:lang w:eastAsia="ja-JP"/>
              </w:rPr>
            </w:pPr>
            <w:r>
              <w:rPr>
                <w:rFonts w:ascii="Arial" w:eastAsia="Verdana" w:hAnsi="Arial" w:cs="Arial"/>
                <w:color w:val="000000" w:themeColor="text1"/>
                <w:sz w:val="18"/>
                <w:szCs w:val="18"/>
                <w:lang w:eastAsia="ja-JP"/>
              </w:rPr>
              <w:t>Service Level Agreement for SAP</w:t>
            </w:r>
          </w:p>
          <w:p w14:paraId="60A5141B" w14:textId="77777777" w:rsidR="00A5301B" w:rsidRPr="00774F40" w:rsidRDefault="00A5301B" w:rsidP="00A5301B">
            <w:pPr>
              <w:pStyle w:val="TableParagraph"/>
              <w:spacing w:before="39"/>
              <w:ind w:left="108"/>
              <w:rPr>
                <w:rFonts w:ascii="Arial" w:hAnsi="Arial" w:cs="Arial"/>
                <w:sz w:val="18"/>
              </w:rPr>
            </w:pPr>
            <w:r>
              <w:rPr>
                <w:rFonts w:ascii="Arial" w:eastAsia="Verdana" w:hAnsi="Arial" w:cs="Arial"/>
                <w:color w:val="000000" w:themeColor="text1"/>
                <w:sz w:val="18"/>
                <w:szCs w:val="18"/>
                <w:lang w:eastAsia="ja-JP"/>
              </w:rPr>
              <w:t>Cloud Services</w:t>
            </w:r>
            <w:r>
              <w:rPr>
                <w:rFonts w:ascii="Arial" w:hAnsi="Arial" w:cs="Arial"/>
                <w:spacing w:val="-4"/>
                <w:w w:val="105"/>
                <w:sz w:val="18"/>
              </w:rPr>
              <w:t xml:space="preserve"> </w:t>
            </w:r>
            <w:r>
              <w:rPr>
                <w:rFonts w:ascii="Arial" w:hAnsi="Arial" w:cs="Arial"/>
                <w:w w:val="105"/>
                <w:sz w:val="18"/>
              </w:rPr>
              <w:t>(“</w:t>
            </w:r>
            <w:r>
              <w:rPr>
                <w:rFonts w:ascii="Arial" w:eastAsia="Verdana" w:hAnsi="Arial" w:cs="Arial"/>
                <w:b/>
                <w:color w:val="000000" w:themeColor="text1"/>
                <w:sz w:val="18"/>
                <w:lang w:eastAsia="ja-JP"/>
              </w:rPr>
              <w:t>SLA</w:t>
            </w:r>
            <w:r>
              <w:rPr>
                <w:rFonts w:ascii="Arial" w:hAnsi="Arial" w:cs="Arial"/>
                <w:w w:val="105"/>
                <w:sz w:val="18"/>
              </w:rPr>
              <w:t>”)</w:t>
            </w:r>
          </w:p>
        </w:tc>
        <w:tc>
          <w:tcPr>
            <w:tcW w:w="4975" w:type="dxa"/>
          </w:tcPr>
          <w:p w14:paraId="38012753" w14:textId="77777777" w:rsidR="00A5301B" w:rsidRPr="00774F40" w:rsidRDefault="00A5301B" w:rsidP="00A5301B">
            <w:pPr>
              <w:pStyle w:val="TableParagraph"/>
              <w:spacing w:before="30"/>
              <w:ind w:left="108"/>
              <w:rPr>
                <w:rFonts w:ascii="Arial" w:eastAsia="Verdana" w:hAnsi="Arial" w:cs="Arial"/>
                <w:color w:val="000000" w:themeColor="text1"/>
                <w:sz w:val="18"/>
                <w:szCs w:val="18"/>
                <w:lang w:eastAsia="ja-JP"/>
              </w:rPr>
            </w:pPr>
            <w:hyperlink r:id="rId19" w:history="1">
              <w:r>
                <w:rPr>
                  <w:rStyle w:val="Hyperlink"/>
                  <w:rFonts w:ascii="Arial" w:eastAsia="Verdana" w:hAnsi="Arial" w:cs="Arial"/>
                  <w:sz w:val="18"/>
                  <w:szCs w:val="18"/>
                  <w:lang w:eastAsia="ja-JP"/>
                </w:rPr>
                <w:t>http://www.sap.com/agreements-cloud-service-level-agreement</w:t>
              </w:r>
            </w:hyperlink>
          </w:p>
        </w:tc>
      </w:tr>
      <w:tr w:rsidR="00A5301B" w:rsidRPr="00774F40" w14:paraId="41775196" w14:textId="77777777" w:rsidTr="00A5301B">
        <w:trPr>
          <w:trHeight w:val="835"/>
        </w:trPr>
        <w:tc>
          <w:tcPr>
            <w:tcW w:w="554" w:type="dxa"/>
          </w:tcPr>
          <w:p w14:paraId="20D0FB9A" w14:textId="77777777" w:rsidR="00A5301B" w:rsidRPr="00774F40" w:rsidRDefault="00A5301B" w:rsidP="00A5301B">
            <w:pPr>
              <w:pStyle w:val="TableParagraph"/>
              <w:spacing w:before="92"/>
              <w:ind w:left="107"/>
              <w:rPr>
                <w:rFonts w:ascii="Arial" w:hAnsi="Arial" w:cs="Arial"/>
                <w:sz w:val="14"/>
              </w:rPr>
            </w:pPr>
            <w:r>
              <w:rPr>
                <w:rFonts w:ascii="Arial" w:hAnsi="Arial" w:cs="Arial"/>
                <w:w w:val="130"/>
                <w:sz w:val="14"/>
              </w:rPr>
              <w:t>5.</w:t>
            </w:r>
          </w:p>
        </w:tc>
        <w:tc>
          <w:tcPr>
            <w:tcW w:w="3681" w:type="dxa"/>
          </w:tcPr>
          <w:p w14:paraId="0C51058F" w14:textId="77777777" w:rsidR="00A5301B" w:rsidRPr="00774F40" w:rsidRDefault="00A5301B" w:rsidP="00A5301B">
            <w:pPr>
              <w:pStyle w:val="TableParagraph"/>
              <w:spacing w:before="92" w:line="300" w:lineRule="auto"/>
              <w:ind w:left="108" w:right="221" w:hanging="1"/>
              <w:rPr>
                <w:rFonts w:ascii="Arial" w:hAnsi="Arial" w:cs="Arial"/>
                <w:sz w:val="18"/>
              </w:rPr>
            </w:pPr>
            <w:r>
              <w:rPr>
                <w:rFonts w:ascii="Arial" w:eastAsia="Verdana" w:hAnsi="Arial" w:cs="Arial"/>
                <w:color w:val="000000" w:themeColor="text1"/>
                <w:sz w:val="18"/>
                <w:szCs w:val="18"/>
                <w:lang w:eastAsia="ja-JP"/>
              </w:rPr>
              <w:t>Data Processing Agreement for SAP Cloud Services</w:t>
            </w:r>
            <w:r>
              <w:rPr>
                <w:rFonts w:ascii="Arial" w:hAnsi="Arial" w:cs="Arial"/>
                <w:spacing w:val="-5"/>
                <w:w w:val="130"/>
                <w:sz w:val="14"/>
              </w:rPr>
              <w:t xml:space="preserve"> </w:t>
            </w:r>
            <w:r>
              <w:rPr>
                <w:rFonts w:ascii="Arial" w:hAnsi="Arial" w:cs="Arial"/>
                <w:w w:val="130"/>
                <w:sz w:val="18"/>
              </w:rPr>
              <w:t>(“</w:t>
            </w:r>
            <w:r>
              <w:rPr>
                <w:rFonts w:ascii="Arial" w:eastAsia="Verdana" w:hAnsi="Arial" w:cs="Arial"/>
                <w:b/>
                <w:color w:val="000000" w:themeColor="text1"/>
                <w:sz w:val="18"/>
                <w:lang w:eastAsia="ja-JP"/>
              </w:rPr>
              <w:t>DPA</w:t>
            </w:r>
            <w:r>
              <w:rPr>
                <w:rFonts w:ascii="Arial" w:hAnsi="Arial" w:cs="Arial"/>
                <w:w w:val="130"/>
                <w:sz w:val="18"/>
              </w:rPr>
              <w:t>”)</w:t>
            </w:r>
          </w:p>
        </w:tc>
        <w:tc>
          <w:tcPr>
            <w:tcW w:w="4975" w:type="dxa"/>
          </w:tcPr>
          <w:p w14:paraId="1B4F04C9" w14:textId="0783A3F9" w:rsidR="00A5301B" w:rsidRPr="00774F40" w:rsidRDefault="00A5301B" w:rsidP="00A5301B">
            <w:pPr>
              <w:pStyle w:val="TableParagraph"/>
              <w:spacing w:before="92" w:line="355" w:lineRule="auto"/>
              <w:ind w:left="108" w:right="243" w:firstLine="50"/>
              <w:rPr>
                <w:rFonts w:ascii="Arial" w:hAnsi="Arial" w:cs="Arial"/>
                <w:sz w:val="18"/>
                <w:szCs w:val="18"/>
              </w:rPr>
            </w:pPr>
            <w:hyperlink r:id="rId20" w:history="1">
              <w:r>
                <w:rPr>
                  <w:rStyle w:val="Hyperlink"/>
                  <w:rFonts w:ascii="Arial" w:hAnsi="Arial" w:cs="Arial"/>
                  <w:sz w:val="18"/>
                  <w:szCs w:val="18"/>
                </w:rPr>
                <w:t>https://assets.cdn.sap.com/agreements/product-use-and-support-terms/dpa/data-processing-agreement-for-sap-cloud-services-english-v8-2021.pdf</w:t>
              </w:r>
            </w:hyperlink>
            <w:r>
              <w:rPr>
                <w:rFonts w:ascii="Arial" w:hAnsi="Arial" w:cs="Arial"/>
                <w:sz w:val="18"/>
                <w:szCs w:val="18"/>
              </w:rPr>
              <w:t xml:space="preserve"> </w:t>
            </w:r>
          </w:p>
        </w:tc>
      </w:tr>
      <w:tr w:rsidR="00A5301B" w:rsidRPr="00774F40" w14:paraId="14FE2ABC" w14:textId="77777777" w:rsidTr="00A5301B">
        <w:trPr>
          <w:trHeight w:val="834"/>
        </w:trPr>
        <w:tc>
          <w:tcPr>
            <w:tcW w:w="554" w:type="dxa"/>
          </w:tcPr>
          <w:p w14:paraId="1981B4AC" w14:textId="77777777" w:rsidR="00A5301B" w:rsidRPr="00774F40" w:rsidRDefault="00A5301B" w:rsidP="00A5301B">
            <w:pPr>
              <w:pStyle w:val="TableParagraph"/>
              <w:spacing w:before="90"/>
              <w:ind w:left="107"/>
              <w:rPr>
                <w:rFonts w:ascii="Arial" w:hAnsi="Arial" w:cs="Arial"/>
                <w:sz w:val="14"/>
              </w:rPr>
            </w:pPr>
            <w:r>
              <w:rPr>
                <w:rFonts w:ascii="Arial" w:hAnsi="Arial" w:cs="Arial"/>
                <w:w w:val="130"/>
                <w:sz w:val="14"/>
              </w:rPr>
              <w:t>6.</w:t>
            </w:r>
          </w:p>
        </w:tc>
        <w:tc>
          <w:tcPr>
            <w:tcW w:w="3681" w:type="dxa"/>
          </w:tcPr>
          <w:p w14:paraId="1FFCE169" w14:textId="77777777" w:rsidR="00A5301B" w:rsidRPr="00774F40" w:rsidRDefault="00A5301B" w:rsidP="00A5301B">
            <w:pPr>
              <w:pStyle w:val="TableParagraph"/>
              <w:spacing w:before="90"/>
              <w:ind w:left="108"/>
              <w:rPr>
                <w:rFonts w:ascii="Arial" w:eastAsia="Verdana" w:hAnsi="Arial" w:cs="Arial"/>
                <w:color w:val="000000" w:themeColor="text1"/>
                <w:sz w:val="18"/>
                <w:szCs w:val="18"/>
                <w:lang w:eastAsia="ja-JP"/>
              </w:rPr>
            </w:pPr>
            <w:r>
              <w:rPr>
                <w:rFonts w:ascii="Arial" w:eastAsia="Verdana" w:hAnsi="Arial" w:cs="Arial"/>
                <w:color w:val="000000" w:themeColor="text1"/>
                <w:sz w:val="18"/>
                <w:szCs w:val="18"/>
                <w:lang w:eastAsia="ja-JP"/>
              </w:rPr>
              <w:t>General Terms and Conditions for</w:t>
            </w:r>
          </w:p>
          <w:p w14:paraId="43603217" w14:textId="77777777" w:rsidR="00A5301B" w:rsidRPr="00774F40" w:rsidRDefault="00A5301B" w:rsidP="00A5301B">
            <w:pPr>
              <w:pStyle w:val="TableParagraph"/>
              <w:spacing w:before="39"/>
              <w:ind w:left="108"/>
              <w:rPr>
                <w:rFonts w:ascii="Arial" w:hAnsi="Arial" w:cs="Arial"/>
                <w:sz w:val="18"/>
              </w:rPr>
            </w:pPr>
            <w:r>
              <w:rPr>
                <w:rFonts w:ascii="Arial" w:eastAsia="Verdana" w:hAnsi="Arial" w:cs="Arial"/>
                <w:color w:val="000000" w:themeColor="text1"/>
                <w:sz w:val="18"/>
                <w:szCs w:val="18"/>
                <w:lang w:eastAsia="ja-JP"/>
              </w:rPr>
              <w:t>SAP Cloud Services</w:t>
            </w:r>
            <w:r>
              <w:rPr>
                <w:rFonts w:ascii="Arial" w:hAnsi="Arial" w:cs="Arial"/>
                <w:spacing w:val="-7"/>
                <w:w w:val="105"/>
                <w:sz w:val="18"/>
              </w:rPr>
              <w:t xml:space="preserve"> </w:t>
            </w:r>
            <w:r>
              <w:rPr>
                <w:rFonts w:ascii="Arial" w:hAnsi="Arial" w:cs="Arial"/>
                <w:w w:val="105"/>
                <w:sz w:val="18"/>
              </w:rPr>
              <w:t>(“</w:t>
            </w:r>
            <w:r>
              <w:rPr>
                <w:rFonts w:ascii="Arial" w:eastAsia="Verdana" w:hAnsi="Arial" w:cs="Arial"/>
                <w:b/>
                <w:color w:val="000000" w:themeColor="text1"/>
                <w:sz w:val="18"/>
                <w:lang w:eastAsia="ja-JP"/>
              </w:rPr>
              <w:t>GTC</w:t>
            </w:r>
            <w:r>
              <w:rPr>
                <w:rFonts w:ascii="Arial" w:hAnsi="Arial" w:cs="Arial"/>
                <w:w w:val="105"/>
                <w:sz w:val="18"/>
              </w:rPr>
              <w:t>”)</w:t>
            </w:r>
          </w:p>
        </w:tc>
        <w:tc>
          <w:tcPr>
            <w:tcW w:w="4975" w:type="dxa"/>
          </w:tcPr>
          <w:p w14:paraId="5C6E77FE" w14:textId="7BAA03F3" w:rsidR="00A5301B" w:rsidRPr="00774F40" w:rsidRDefault="00774F40" w:rsidP="00A5301B">
            <w:pPr>
              <w:pStyle w:val="TableParagraph"/>
              <w:spacing w:before="90" w:line="355" w:lineRule="auto"/>
              <w:ind w:left="108" w:right="101" w:firstLine="50"/>
              <w:rPr>
                <w:rFonts w:ascii="Arial" w:hAnsi="Arial" w:cs="Arial"/>
                <w:sz w:val="18"/>
                <w:szCs w:val="18"/>
              </w:rPr>
            </w:pPr>
            <w:hyperlink r:id="rId21" w:history="1">
              <w:r>
                <w:rPr>
                  <w:rStyle w:val="Hyperlink"/>
                  <w:rFonts w:ascii="Arial" w:hAnsi="Arial" w:cs="Arial"/>
                  <w:sz w:val="18"/>
                  <w:szCs w:val="18"/>
                </w:rPr>
                <w:t>https://assets.cdn.sap.com/agreements/general-terms-and-conditions/cls/general-terms-and-conditions-for-cloud-services-direct-india-english-v2-2022.pdf</w:t>
              </w:r>
            </w:hyperlink>
            <w:r>
              <w:rPr>
                <w:rFonts w:ascii="Arial" w:hAnsi="Arial" w:cs="Arial"/>
                <w:sz w:val="18"/>
                <w:szCs w:val="18"/>
              </w:rPr>
              <w:t xml:space="preserve"> </w:t>
            </w:r>
          </w:p>
        </w:tc>
      </w:tr>
    </w:tbl>
    <w:p w14:paraId="60B6EF7B" w14:textId="77777777" w:rsidR="00774F40" w:rsidRPr="00774F40" w:rsidRDefault="00774F40" w:rsidP="00774F40">
      <w:pPr>
        <w:pStyle w:val="BodyText"/>
        <w:spacing w:before="103" w:line="290" w:lineRule="auto"/>
        <w:ind w:left="316" w:right="262"/>
        <w:rPr>
          <w:rFonts w:ascii="Arial" w:eastAsia="Calibri" w:hAnsi="Arial" w:cs="Arial"/>
          <w:sz w:val="22"/>
        </w:rPr>
      </w:pPr>
    </w:p>
    <w:p w14:paraId="6DA3C2E9" w14:textId="77777777" w:rsidR="00774F40" w:rsidRPr="00774F40" w:rsidRDefault="00774F40" w:rsidP="00774F40">
      <w:pPr>
        <w:pStyle w:val="BodyText"/>
        <w:spacing w:before="103" w:line="290" w:lineRule="auto"/>
        <w:ind w:left="316" w:right="262"/>
        <w:rPr>
          <w:rFonts w:ascii="Arial" w:eastAsia="Calibri" w:hAnsi="Arial" w:cs="Arial"/>
          <w:sz w:val="22"/>
        </w:rPr>
      </w:pPr>
    </w:p>
    <w:p w14:paraId="52A8A45F" w14:textId="77777777" w:rsidR="00774F40" w:rsidRPr="00774F40" w:rsidRDefault="00774F40" w:rsidP="00774F40">
      <w:pPr>
        <w:pStyle w:val="BodyText"/>
        <w:spacing w:before="103" w:line="290" w:lineRule="auto"/>
        <w:ind w:left="316" w:right="262"/>
        <w:rPr>
          <w:rFonts w:ascii="Arial" w:eastAsia="Calibri" w:hAnsi="Arial" w:cs="Arial"/>
          <w:sz w:val="22"/>
        </w:rPr>
      </w:pPr>
    </w:p>
    <w:p w14:paraId="3CC62F76" w14:textId="77777777" w:rsidR="00774F40" w:rsidRPr="00774F40" w:rsidRDefault="00774F40" w:rsidP="00774F40">
      <w:pPr>
        <w:pStyle w:val="BodyText"/>
        <w:spacing w:before="103" w:line="290" w:lineRule="auto"/>
        <w:ind w:left="316" w:right="262"/>
        <w:rPr>
          <w:rFonts w:ascii="Arial" w:eastAsia="Calibri" w:hAnsi="Arial" w:cs="Arial"/>
          <w:sz w:val="22"/>
        </w:rPr>
      </w:pPr>
    </w:p>
    <w:p w14:paraId="181910C8" w14:textId="77777777" w:rsidR="00774F40" w:rsidRPr="00774F40" w:rsidRDefault="00774F40" w:rsidP="00774F40">
      <w:pPr>
        <w:pStyle w:val="BodyText"/>
        <w:spacing w:before="103" w:line="290" w:lineRule="auto"/>
        <w:ind w:left="316" w:right="262"/>
        <w:rPr>
          <w:rFonts w:ascii="Arial" w:eastAsia="Calibri" w:hAnsi="Arial" w:cs="Arial"/>
          <w:sz w:val="22"/>
        </w:rPr>
      </w:pPr>
    </w:p>
    <w:p w14:paraId="2B8996AC" w14:textId="77777777" w:rsidR="00774F40" w:rsidRPr="00774F40" w:rsidRDefault="00774F40" w:rsidP="00774F40">
      <w:pPr>
        <w:pStyle w:val="BodyText"/>
        <w:spacing w:before="103" w:line="290" w:lineRule="auto"/>
        <w:ind w:left="316" w:right="262"/>
        <w:rPr>
          <w:rFonts w:ascii="Arial" w:eastAsia="Calibri" w:hAnsi="Arial" w:cs="Arial"/>
          <w:sz w:val="22"/>
        </w:rPr>
      </w:pPr>
    </w:p>
    <w:p w14:paraId="5DEBA740" w14:textId="77777777" w:rsidR="00774F40" w:rsidRPr="00774F40" w:rsidRDefault="00774F40" w:rsidP="00774F40">
      <w:pPr>
        <w:pStyle w:val="BodyText"/>
        <w:spacing w:before="103" w:line="290" w:lineRule="auto"/>
        <w:ind w:left="316" w:right="262"/>
        <w:rPr>
          <w:rFonts w:ascii="Arial" w:eastAsia="Calibri" w:hAnsi="Arial" w:cs="Arial"/>
          <w:sz w:val="22"/>
        </w:rPr>
      </w:pPr>
    </w:p>
    <w:p w14:paraId="18D589F4" w14:textId="77777777" w:rsidR="00774F40" w:rsidRPr="00774F40" w:rsidRDefault="00774F40" w:rsidP="00774F40">
      <w:pPr>
        <w:pStyle w:val="BodyText"/>
        <w:spacing w:before="103" w:line="290" w:lineRule="auto"/>
        <w:ind w:left="316" w:right="262"/>
        <w:rPr>
          <w:rFonts w:ascii="Arial" w:eastAsia="Calibri" w:hAnsi="Arial" w:cs="Arial"/>
          <w:sz w:val="22"/>
        </w:rPr>
      </w:pPr>
    </w:p>
    <w:p w14:paraId="28837995" w14:textId="77777777" w:rsidR="00774F40" w:rsidRPr="00774F40" w:rsidRDefault="00774F40" w:rsidP="00774F40">
      <w:pPr>
        <w:pStyle w:val="BodyText"/>
        <w:spacing w:before="103" w:line="290" w:lineRule="auto"/>
        <w:ind w:left="316" w:right="262"/>
        <w:rPr>
          <w:rFonts w:ascii="Arial" w:eastAsia="Calibri" w:hAnsi="Arial" w:cs="Arial"/>
          <w:sz w:val="22"/>
        </w:rPr>
      </w:pPr>
    </w:p>
    <w:p w14:paraId="524B22E6" w14:textId="77777777" w:rsidR="00774F40" w:rsidRPr="00774F40" w:rsidRDefault="00774F40" w:rsidP="00774F40">
      <w:pPr>
        <w:pStyle w:val="BodyText"/>
        <w:spacing w:before="103" w:line="290" w:lineRule="auto"/>
        <w:ind w:left="316" w:right="262"/>
        <w:rPr>
          <w:rFonts w:ascii="Arial" w:eastAsia="Calibri" w:hAnsi="Arial" w:cs="Arial"/>
          <w:sz w:val="22"/>
        </w:rPr>
      </w:pPr>
    </w:p>
    <w:p w14:paraId="772A53AD" w14:textId="77777777" w:rsidR="00774F40" w:rsidRPr="00774F40" w:rsidRDefault="00774F40" w:rsidP="00774F40">
      <w:pPr>
        <w:pStyle w:val="BodyText"/>
        <w:spacing w:before="103" w:line="290" w:lineRule="auto"/>
        <w:ind w:left="316" w:right="262"/>
        <w:rPr>
          <w:rFonts w:ascii="Arial" w:eastAsia="Calibri" w:hAnsi="Arial" w:cs="Arial"/>
          <w:sz w:val="22"/>
        </w:rPr>
      </w:pPr>
    </w:p>
    <w:p w14:paraId="79FD3E66" w14:textId="77777777" w:rsidR="00774F40" w:rsidRPr="00774F40" w:rsidRDefault="00774F40" w:rsidP="00774F40">
      <w:pPr>
        <w:pStyle w:val="BodyText"/>
        <w:spacing w:before="103" w:line="290" w:lineRule="auto"/>
        <w:ind w:left="316" w:right="262"/>
        <w:rPr>
          <w:rFonts w:ascii="Arial" w:eastAsia="Calibri" w:hAnsi="Arial" w:cs="Arial"/>
          <w:sz w:val="22"/>
        </w:rPr>
      </w:pPr>
    </w:p>
    <w:p w14:paraId="2DFF6CDE" w14:textId="77777777" w:rsidR="00774F40" w:rsidRPr="00774F40" w:rsidRDefault="00774F40" w:rsidP="00774F40">
      <w:pPr>
        <w:pStyle w:val="BodyText"/>
        <w:spacing w:before="103" w:line="290" w:lineRule="auto"/>
        <w:ind w:right="262"/>
        <w:rPr>
          <w:rFonts w:ascii="Arial" w:eastAsia="Calibri" w:hAnsi="Arial" w:cs="Arial"/>
          <w:sz w:val="22"/>
        </w:rPr>
      </w:pPr>
    </w:p>
    <w:p w14:paraId="17E57BD3" w14:textId="14DEDEA4" w:rsidR="00774F40" w:rsidRPr="00774F40" w:rsidRDefault="00774F40" w:rsidP="00774F40">
      <w:pPr>
        <w:pStyle w:val="BodyText"/>
        <w:spacing w:before="103" w:line="290" w:lineRule="auto"/>
        <w:ind w:left="316" w:right="262"/>
        <w:rPr>
          <w:rFonts w:ascii="Arial" w:hAnsi="Arial" w:cs="Arial"/>
        </w:rPr>
      </w:pPr>
      <w:r>
        <w:rPr>
          <w:rFonts w:ascii="Arial" w:hAnsi="Arial" w:cs="Arial"/>
        </w:rPr>
        <w:t>All defined terms in the GTC when used in this Order Form have the same meaning as stated in the GTC.  Each reference to SAP America Inc., SAP SE or SAP in the GTC and in the DPA will be deemed to mean Qualtrics for purposes hereof.</w:t>
      </w:r>
    </w:p>
    <w:p w14:paraId="45850252" w14:textId="59CC052C" w:rsidR="00CB5AE2" w:rsidRDefault="00835DBA" w:rsidP="00A5301B">
      <w:pPr>
        <w:tabs>
          <w:tab w:val="center" w:pos="851"/>
          <w:tab w:val="center" w:pos="1706"/>
          <w:tab w:val="center" w:pos="4873"/>
        </w:tabs>
        <w:ind w:left="0" w:firstLine="0"/>
        <w:jc w:val="left"/>
      </w:pPr>
      <w:r>
        <w:t xml:space="preserve"> </w:t>
      </w:r>
    </w:p>
    <w:p w14:paraId="1AB6EA12" w14:textId="77777777" w:rsidR="00CB5AE2" w:rsidRDefault="00835DBA">
      <w:pPr>
        <w:tabs>
          <w:tab w:val="center" w:pos="1017"/>
        </w:tabs>
        <w:ind w:left="0" w:firstLine="0"/>
        <w:jc w:val="left"/>
      </w:pPr>
      <w:r>
        <w:t xml:space="preserve">9.2. </w:t>
      </w:r>
      <w:r>
        <w:tab/>
        <w:t xml:space="preserve">Review </w:t>
      </w:r>
    </w:p>
    <w:p w14:paraId="763E65B0" w14:textId="008E1E5C" w:rsidR="00CB5AE2" w:rsidRDefault="00835DBA">
      <w:pPr>
        <w:spacing w:after="37"/>
        <w:ind w:left="715"/>
      </w:pPr>
      <w:r>
        <w:t xml:space="preserve">Customer has had the opportunity to review the GTC and the incorporated documents prior to executing this Order Form. Qualtrics recommends that Customer prints copies of these documents for Customer’s records. All defined terms in the GTC used in this Order Form have the meaning stated in the GTC. All references in the Supplements to </w:t>
      </w:r>
    </w:p>
    <w:p w14:paraId="76604BF9" w14:textId="32345486" w:rsidR="00A259AE" w:rsidRDefault="00835DBA" w:rsidP="00A259AE">
      <w:pPr>
        <w:ind w:left="715"/>
      </w:pPr>
      <w:r>
        <w:t xml:space="preserve">“Service” mean “Cloud Service”, and to “Named Users” mean “Authorized Users.” </w:t>
      </w:r>
    </w:p>
    <w:p w14:paraId="1BBD25B7" w14:textId="5C94541A" w:rsidR="00CB5AE2" w:rsidRDefault="00CB5AE2" w:rsidP="00804525">
      <w:pPr>
        <w:ind w:left="720" w:firstLine="0"/>
        <w:jc w:val="left"/>
      </w:pPr>
    </w:p>
    <w:p w14:paraId="14754B5A" w14:textId="77777777" w:rsidR="00804525" w:rsidRDefault="00804525" w:rsidP="004C081E">
      <w:pPr>
        <w:pStyle w:val="BodyText"/>
        <w:spacing w:before="171" w:line="217" w:lineRule="exact"/>
        <w:ind w:left="998"/>
      </w:pPr>
    </w:p>
    <w:p w14:paraId="72DA8BEA" w14:textId="77777777" w:rsidR="00804525" w:rsidRDefault="00804525" w:rsidP="004C081E">
      <w:pPr>
        <w:pStyle w:val="BodyText"/>
        <w:spacing w:before="171" w:line="217" w:lineRule="exact"/>
        <w:ind w:left="998"/>
      </w:pPr>
    </w:p>
    <w:p w14:paraId="5758CF9B" w14:textId="77777777" w:rsidR="00804525" w:rsidRDefault="00804525" w:rsidP="004C081E">
      <w:pPr>
        <w:pStyle w:val="BodyText"/>
        <w:spacing w:before="171" w:line="217" w:lineRule="exact"/>
        <w:ind w:left="998"/>
      </w:pPr>
    </w:p>
    <w:p w14:paraId="40CDBE54" w14:textId="45368353" w:rsidR="004C081E" w:rsidRDefault="004C081E" w:rsidP="004C081E">
      <w:pPr>
        <w:pStyle w:val="BodyText"/>
        <w:spacing w:before="171" w:line="217" w:lineRule="exact"/>
        <w:ind w:left="998"/>
      </w:pPr>
      <w:r>
        <w:t>Signed for and on behalf of:</w:t>
      </w:r>
    </w:p>
    <w:p w14:paraId="300B833E" w14:textId="64BCBC83" w:rsidR="004C081E" w:rsidRDefault="004C081E" w:rsidP="004C081E">
      <w:pPr>
        <w:pStyle w:val="BodyText"/>
        <w:spacing w:line="217" w:lineRule="exact"/>
        <w:ind w:left="998"/>
      </w:pPr>
      <w:r>
        <w:rPr>
          <w:b/>
        </w:rPr>
        <w:t xml:space="preserve">InterGlobe Aviation </w:t>
      </w:r>
      <w:r>
        <w:t>(Customer)</w:t>
      </w:r>
    </w:p>
    <w:p w14:paraId="44B6BC7D" w14:textId="77777777" w:rsidR="004C081E" w:rsidRDefault="004C081E" w:rsidP="004C081E">
      <w:pPr>
        <w:pStyle w:val="BodyText"/>
        <w:rPr>
          <w:sz w:val="22"/>
        </w:rPr>
      </w:pPr>
    </w:p>
    <w:p w14:paraId="3169CE85" w14:textId="77777777" w:rsidR="004C081E" w:rsidRDefault="004C081E" w:rsidP="004C081E">
      <w:pPr>
        <w:pStyle w:val="BodyText"/>
        <w:rPr>
          <w:sz w:val="22"/>
        </w:rPr>
      </w:pPr>
    </w:p>
    <w:p w14:paraId="43248641" w14:textId="77777777" w:rsidR="004C081E" w:rsidRDefault="004C081E" w:rsidP="004C081E">
      <w:pPr>
        <w:pStyle w:val="BodyText"/>
        <w:rPr>
          <w:sz w:val="22"/>
        </w:rPr>
      </w:pPr>
    </w:p>
    <w:p w14:paraId="6B3F3F75" w14:textId="77777777" w:rsidR="004C081E" w:rsidRDefault="004C081E" w:rsidP="004C081E">
      <w:pPr>
        <w:pStyle w:val="BodyText"/>
        <w:spacing w:before="6"/>
        <w:rPr>
          <w:sz w:val="19"/>
        </w:rPr>
      </w:pPr>
    </w:p>
    <w:p w14:paraId="74724F28" w14:textId="77777777" w:rsidR="004C081E" w:rsidRDefault="004C081E" w:rsidP="004C081E">
      <w:pPr>
        <w:pStyle w:val="BodyText"/>
        <w:tabs>
          <w:tab w:val="left" w:pos="4907"/>
        </w:tabs>
        <w:ind w:left="890"/>
      </w:pPr>
      <w:r>
        <w:rPr>
          <w:w w:val="101"/>
          <w:u w:val="single"/>
        </w:rPr>
        <w:t xml:space="preserve"> </w:t>
      </w:r>
      <w:r>
        <w:rPr>
          <w:spacing w:val="-19"/>
          <w:u w:val="single"/>
        </w:rPr>
        <w:t xml:space="preserve"> </w:t>
      </w:r>
      <w:r>
        <w:rPr>
          <w:u w:val="single"/>
        </w:rPr>
        <w:t>Name:</w:t>
      </w:r>
      <w:r>
        <w:rPr>
          <w:u w:val="single"/>
        </w:rPr>
        <w:tab/>
      </w:r>
    </w:p>
    <w:p w14:paraId="6053A1D9" w14:textId="77777777" w:rsidR="004C081E" w:rsidRDefault="004C081E" w:rsidP="004C081E">
      <w:pPr>
        <w:pStyle w:val="BodyText"/>
        <w:tabs>
          <w:tab w:val="left" w:pos="4907"/>
        </w:tabs>
        <w:spacing w:before="21" w:line="264" w:lineRule="auto"/>
        <w:ind w:left="998" w:right="5050" w:hanging="109"/>
      </w:pPr>
      <w:r>
        <w:rPr>
          <w:w w:val="101"/>
          <w:u w:val="single"/>
        </w:rPr>
        <w:t xml:space="preserve"> </w:t>
      </w:r>
      <w:r>
        <w:rPr>
          <w:spacing w:val="-19"/>
          <w:u w:val="single"/>
        </w:rPr>
        <w:t xml:space="preserve"> </w:t>
      </w:r>
      <w:r>
        <w:rPr>
          <w:u w:val="single"/>
        </w:rPr>
        <w:t>Title:</w:t>
      </w:r>
      <w:r>
        <w:rPr>
          <w:u w:val="single"/>
        </w:rPr>
        <w:tab/>
      </w:r>
      <w:r>
        <w:t xml:space="preserve"> Date:</w:t>
      </w:r>
    </w:p>
    <w:p w14:paraId="0374E677" w14:textId="77777777" w:rsidR="004C081E" w:rsidRDefault="004C081E" w:rsidP="004C081E">
      <w:pPr>
        <w:pStyle w:val="BodyText"/>
        <w:spacing w:before="9"/>
      </w:pPr>
    </w:p>
    <w:p w14:paraId="36BA1489" w14:textId="77777777" w:rsidR="004C081E" w:rsidRDefault="004C081E" w:rsidP="004C081E">
      <w:pPr>
        <w:pStyle w:val="BodyText"/>
        <w:spacing w:before="9"/>
      </w:pPr>
    </w:p>
    <w:p w14:paraId="1BB2932E" w14:textId="77777777" w:rsidR="004C081E" w:rsidRDefault="004C081E" w:rsidP="004C081E">
      <w:pPr>
        <w:pStyle w:val="BodyText"/>
        <w:spacing w:before="9"/>
        <w:rPr>
          <w:sz w:val="20"/>
        </w:rPr>
      </w:pPr>
    </w:p>
    <w:p w14:paraId="2CC50329" w14:textId="77777777" w:rsidR="004C081E" w:rsidRDefault="004C081E" w:rsidP="004C081E">
      <w:pPr>
        <w:pStyle w:val="BodyText"/>
        <w:spacing w:before="1"/>
        <w:ind w:left="998"/>
      </w:pPr>
      <w:r>
        <w:t>Signed for and on behalf of:</w:t>
      </w:r>
    </w:p>
    <w:p w14:paraId="1D16FF42" w14:textId="77777777" w:rsidR="004C081E" w:rsidRPr="000C3F73" w:rsidRDefault="004C081E" w:rsidP="004C081E">
      <w:pPr>
        <w:pStyle w:val="BodyText"/>
        <w:spacing w:before="2"/>
        <w:ind w:left="998"/>
        <w:rPr>
          <w:b/>
          <w:bCs/>
        </w:rPr>
      </w:pPr>
      <w:r>
        <w:rPr>
          <w:b/>
          <w:bCs/>
        </w:rPr>
        <w:t>Qualtrics, LLC</w:t>
      </w:r>
    </w:p>
    <w:p w14:paraId="164B45C5" w14:textId="77777777" w:rsidR="004C081E" w:rsidRDefault="004C081E" w:rsidP="004C081E">
      <w:pPr>
        <w:pStyle w:val="BodyText"/>
        <w:rPr>
          <w:sz w:val="22"/>
        </w:rPr>
      </w:pPr>
    </w:p>
    <w:p w14:paraId="60C05248" w14:textId="77777777" w:rsidR="004C081E" w:rsidRDefault="004C081E" w:rsidP="004C081E">
      <w:pPr>
        <w:pStyle w:val="BodyText"/>
        <w:rPr>
          <w:sz w:val="22"/>
        </w:rPr>
      </w:pPr>
    </w:p>
    <w:p w14:paraId="4D218B71" w14:textId="77777777" w:rsidR="004C081E" w:rsidRDefault="004C081E" w:rsidP="004C081E">
      <w:pPr>
        <w:pStyle w:val="BodyText"/>
        <w:tabs>
          <w:tab w:val="left" w:pos="4907"/>
        </w:tabs>
        <w:ind w:left="890"/>
      </w:pPr>
      <w:r>
        <w:rPr>
          <w:w w:val="101"/>
          <w:u w:val="single"/>
        </w:rPr>
        <w:t xml:space="preserve"> </w:t>
      </w:r>
      <w:r>
        <w:rPr>
          <w:spacing w:val="-19"/>
          <w:u w:val="single"/>
        </w:rPr>
        <w:t xml:space="preserve"> </w:t>
      </w:r>
      <w:r>
        <w:rPr>
          <w:u w:val="single"/>
        </w:rPr>
        <w:t>Name:</w:t>
      </w:r>
      <w:r>
        <w:rPr>
          <w:u w:val="single"/>
        </w:rPr>
        <w:tab/>
      </w:r>
    </w:p>
    <w:p w14:paraId="1AEF4E7C" w14:textId="77777777" w:rsidR="004C081E" w:rsidRDefault="004C081E" w:rsidP="004C081E">
      <w:pPr>
        <w:pStyle w:val="BodyText"/>
        <w:tabs>
          <w:tab w:val="left" w:pos="4907"/>
        </w:tabs>
        <w:spacing w:before="21" w:line="264" w:lineRule="auto"/>
        <w:ind w:left="998" w:right="5050" w:hanging="109"/>
      </w:pPr>
      <w:r>
        <w:rPr>
          <w:w w:val="101"/>
          <w:u w:val="single"/>
        </w:rPr>
        <w:t xml:space="preserve"> </w:t>
      </w:r>
      <w:r>
        <w:rPr>
          <w:spacing w:val="-19"/>
          <w:u w:val="single"/>
        </w:rPr>
        <w:t xml:space="preserve"> </w:t>
      </w:r>
      <w:r>
        <w:rPr>
          <w:u w:val="single"/>
        </w:rPr>
        <w:t>Title:</w:t>
      </w:r>
      <w:r>
        <w:rPr>
          <w:u w:val="single"/>
        </w:rPr>
        <w:tab/>
      </w:r>
      <w:r>
        <w:t xml:space="preserve"> Date:</w:t>
      </w:r>
    </w:p>
    <w:p w14:paraId="774B34FB" w14:textId="77777777" w:rsidR="00774F40" w:rsidRDefault="00774F40"/>
    <w:p w14:paraId="7770F06C" w14:textId="77777777" w:rsidR="00774F40" w:rsidRDefault="00774F40"/>
    <w:p w14:paraId="7F8E9FE3" w14:textId="77777777" w:rsidR="00774F40" w:rsidRDefault="00774F40"/>
    <w:p w14:paraId="2D9A698A" w14:textId="5238843D" w:rsidR="00774F40" w:rsidRPr="00774F40" w:rsidRDefault="00774F40" w:rsidP="00774F40">
      <w:pPr>
        <w:jc w:val="center"/>
        <w:rPr>
          <w:b/>
          <w:bCs/>
          <w:sz w:val="24"/>
        </w:rPr>
      </w:pPr>
      <w:r>
        <w:br w:type="column"/>
      </w:r>
      <w:r>
        <w:rPr>
          <w:b/>
          <w:bCs/>
          <w:sz w:val="24"/>
        </w:rPr>
        <w:lastRenderedPageBreak/>
        <w:t>Schedule 1</w:t>
      </w:r>
    </w:p>
    <w:p w14:paraId="1DFC23CC" w14:textId="77777777" w:rsidR="00774F40" w:rsidRPr="00774F40" w:rsidRDefault="00774F40" w:rsidP="00774F40">
      <w:pPr>
        <w:jc w:val="center"/>
        <w:rPr>
          <w:b/>
          <w:bCs/>
          <w:sz w:val="24"/>
        </w:rPr>
      </w:pPr>
      <w:r>
        <w:rPr>
          <w:b/>
          <w:bCs/>
          <w:sz w:val="24"/>
        </w:rPr>
        <w:t>Pricing Summary</w:t>
      </w:r>
    </w:p>
    <w:tbl>
      <w:tblPr>
        <w:tblpPr w:leftFromText="180" w:rightFromText="180" w:vertAnchor="page" w:horzAnchor="margin" w:tblpY="3119"/>
        <w:tblW w:w="11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3"/>
        <w:gridCol w:w="283"/>
        <w:gridCol w:w="1067"/>
        <w:gridCol w:w="299"/>
        <w:gridCol w:w="824"/>
        <w:gridCol w:w="1366"/>
        <w:gridCol w:w="1366"/>
        <w:gridCol w:w="1366"/>
        <w:gridCol w:w="1123"/>
        <w:gridCol w:w="1130"/>
        <w:gridCol w:w="1358"/>
      </w:tblGrid>
      <w:tr w:rsidR="005A172A" w14:paraId="31E4BC07" w14:textId="77777777" w:rsidTr="005A172A">
        <w:trPr>
          <w:trHeight w:val="581"/>
        </w:trPr>
        <w:tc>
          <w:tcPr>
            <w:tcW w:w="1083" w:type="dxa"/>
            <w:shd w:val="clear" w:color="auto" w:fill="BEBEBE"/>
          </w:tcPr>
          <w:p w14:paraId="6CF614C9" w14:textId="77777777" w:rsidR="005A172A" w:rsidRDefault="005A172A" w:rsidP="0064087B">
            <w:pPr>
              <w:pStyle w:val="TableParagraph"/>
              <w:spacing w:before="36"/>
              <w:ind w:left="110"/>
              <w:rPr>
                <w:rFonts w:ascii="Arial"/>
                <w:b/>
                <w:sz w:val="14"/>
              </w:rPr>
            </w:pPr>
            <w:r>
              <w:rPr>
                <w:rFonts w:ascii="Arial"/>
                <w:b/>
                <w:spacing w:val="-2"/>
                <w:w w:val="130"/>
                <w:sz w:val="14"/>
              </w:rPr>
              <w:t>Qualtrics</w:t>
            </w:r>
            <w:r>
              <w:rPr>
                <w:rFonts w:ascii="Arial"/>
                <w:b/>
                <w:spacing w:val="-9"/>
                <w:w w:val="130"/>
                <w:sz w:val="14"/>
              </w:rPr>
              <w:t xml:space="preserve"> </w:t>
            </w:r>
            <w:r>
              <w:rPr>
                <w:rFonts w:ascii="Arial"/>
                <w:b/>
                <w:spacing w:val="-2"/>
                <w:w w:val="130"/>
                <w:sz w:val="14"/>
              </w:rPr>
              <w:t>Cloud</w:t>
            </w:r>
            <w:r>
              <w:rPr>
                <w:rFonts w:ascii="Arial"/>
                <w:b/>
                <w:spacing w:val="-7"/>
                <w:w w:val="130"/>
                <w:sz w:val="14"/>
              </w:rPr>
              <w:t xml:space="preserve"> </w:t>
            </w:r>
            <w:r>
              <w:rPr>
                <w:rFonts w:ascii="Arial"/>
                <w:b/>
                <w:spacing w:val="-2"/>
                <w:w w:val="130"/>
                <w:sz w:val="14"/>
              </w:rPr>
              <w:t>Service</w:t>
            </w:r>
          </w:p>
        </w:tc>
        <w:tc>
          <w:tcPr>
            <w:tcW w:w="1350" w:type="dxa"/>
            <w:gridSpan w:val="2"/>
            <w:shd w:val="clear" w:color="auto" w:fill="BEBEBE"/>
          </w:tcPr>
          <w:p w14:paraId="37884E65" w14:textId="77777777" w:rsidR="005A172A" w:rsidRDefault="005A172A" w:rsidP="0064087B">
            <w:pPr>
              <w:pStyle w:val="TableParagraph"/>
              <w:spacing w:before="36"/>
              <w:ind w:left="110"/>
              <w:rPr>
                <w:rFonts w:ascii="Arial"/>
                <w:b/>
                <w:sz w:val="14"/>
              </w:rPr>
            </w:pPr>
            <w:r>
              <w:rPr>
                <w:rFonts w:ascii="Arial"/>
                <w:b/>
                <w:w w:val="125"/>
                <w:sz w:val="14"/>
              </w:rPr>
              <w:t>Usage</w:t>
            </w:r>
            <w:r>
              <w:rPr>
                <w:rFonts w:ascii="Arial"/>
                <w:b/>
                <w:spacing w:val="1"/>
                <w:w w:val="125"/>
                <w:sz w:val="14"/>
              </w:rPr>
              <w:t xml:space="preserve"> </w:t>
            </w:r>
            <w:r>
              <w:rPr>
                <w:rFonts w:ascii="Arial"/>
                <w:b/>
                <w:w w:val="125"/>
                <w:sz w:val="14"/>
              </w:rPr>
              <w:t>Metric</w:t>
            </w:r>
          </w:p>
        </w:tc>
        <w:tc>
          <w:tcPr>
            <w:tcW w:w="1123" w:type="dxa"/>
            <w:gridSpan w:val="2"/>
            <w:shd w:val="clear" w:color="auto" w:fill="BEBEBE"/>
          </w:tcPr>
          <w:p w14:paraId="03343769" w14:textId="77777777" w:rsidR="005A172A" w:rsidRDefault="005A172A" w:rsidP="0064087B">
            <w:pPr>
              <w:pStyle w:val="TableParagraph"/>
              <w:spacing w:line="206" w:lineRule="exact"/>
              <w:ind w:left="106" w:right="496" w:hanging="1"/>
              <w:rPr>
                <w:rFonts w:ascii="Arial"/>
                <w:b/>
                <w:sz w:val="14"/>
              </w:rPr>
            </w:pPr>
            <w:r>
              <w:rPr>
                <w:rFonts w:ascii="Arial"/>
                <w:b/>
                <w:w w:val="125"/>
                <w:sz w:val="14"/>
              </w:rPr>
              <w:t>Usage Metric</w:t>
            </w:r>
            <w:r>
              <w:rPr>
                <w:rFonts w:ascii="Arial"/>
                <w:b/>
                <w:spacing w:val="-46"/>
                <w:w w:val="125"/>
                <w:sz w:val="14"/>
              </w:rPr>
              <w:t xml:space="preserve"> </w:t>
            </w:r>
            <w:r>
              <w:rPr>
                <w:rFonts w:ascii="Arial"/>
                <w:b/>
                <w:w w:val="130"/>
                <w:sz w:val="14"/>
              </w:rPr>
              <w:t>Limitation</w:t>
            </w:r>
          </w:p>
        </w:tc>
        <w:tc>
          <w:tcPr>
            <w:tcW w:w="1366" w:type="dxa"/>
            <w:shd w:val="clear" w:color="auto" w:fill="BEBEBE"/>
          </w:tcPr>
          <w:p w14:paraId="4E866CD4" w14:textId="2B6055A4" w:rsidR="005A172A" w:rsidRPr="005A172A" w:rsidRDefault="005A172A" w:rsidP="0064087B">
            <w:pPr>
              <w:pStyle w:val="TableParagraph"/>
              <w:spacing w:before="36"/>
              <w:ind w:left="108"/>
              <w:rPr>
                <w:rFonts w:ascii="Arial"/>
                <w:b/>
                <w:w w:val="130"/>
                <w:sz w:val="14"/>
              </w:rPr>
            </w:pPr>
            <w:r>
              <w:rPr>
                <w:rFonts w:ascii="Arial"/>
                <w:b/>
                <w:w w:val="130"/>
                <w:sz w:val="14"/>
              </w:rPr>
              <w:t>Price Per Unit</w:t>
            </w:r>
          </w:p>
        </w:tc>
        <w:tc>
          <w:tcPr>
            <w:tcW w:w="1366" w:type="dxa"/>
            <w:shd w:val="clear" w:color="auto" w:fill="BEBEBE"/>
          </w:tcPr>
          <w:p w14:paraId="09229858" w14:textId="4063FE36" w:rsidR="005A172A" w:rsidRDefault="005A172A" w:rsidP="0064087B">
            <w:pPr>
              <w:pStyle w:val="TableParagraph"/>
              <w:spacing w:before="36"/>
              <w:ind w:left="108"/>
              <w:rPr>
                <w:rFonts w:ascii="Arial"/>
                <w:b/>
                <w:w w:val="130"/>
                <w:sz w:val="14"/>
              </w:rPr>
            </w:pPr>
            <w:r>
              <w:rPr>
                <w:rFonts w:ascii="Arial"/>
                <w:b/>
                <w:w w:val="130"/>
                <w:sz w:val="14"/>
              </w:rPr>
              <w:t>Overage Price Per Unit</w:t>
            </w:r>
          </w:p>
        </w:tc>
        <w:tc>
          <w:tcPr>
            <w:tcW w:w="1366" w:type="dxa"/>
            <w:shd w:val="clear" w:color="auto" w:fill="BEBEBE"/>
          </w:tcPr>
          <w:p w14:paraId="053E6BE6" w14:textId="2AC95730" w:rsidR="005A172A" w:rsidRDefault="005A172A" w:rsidP="0064087B">
            <w:pPr>
              <w:pStyle w:val="TableParagraph"/>
              <w:spacing w:before="36"/>
              <w:ind w:left="108"/>
              <w:rPr>
                <w:rFonts w:ascii="Arial"/>
                <w:b/>
                <w:sz w:val="14"/>
              </w:rPr>
            </w:pPr>
            <w:r>
              <w:rPr>
                <w:rFonts w:ascii="Arial"/>
                <w:b/>
                <w:w w:val="130"/>
                <w:sz w:val="14"/>
              </w:rPr>
              <w:t>Annual</w:t>
            </w:r>
            <w:r>
              <w:rPr>
                <w:rFonts w:ascii="Arial"/>
                <w:b/>
                <w:spacing w:val="-7"/>
                <w:w w:val="130"/>
                <w:sz w:val="14"/>
              </w:rPr>
              <w:t xml:space="preserve"> </w:t>
            </w:r>
            <w:r>
              <w:rPr>
                <w:rFonts w:ascii="Arial"/>
                <w:b/>
                <w:w w:val="130"/>
                <w:sz w:val="14"/>
              </w:rPr>
              <w:t>Fee</w:t>
            </w:r>
          </w:p>
        </w:tc>
        <w:tc>
          <w:tcPr>
            <w:tcW w:w="1123" w:type="dxa"/>
            <w:shd w:val="clear" w:color="auto" w:fill="BEBEBE"/>
          </w:tcPr>
          <w:p w14:paraId="46BE053D" w14:textId="77777777" w:rsidR="005A172A" w:rsidRDefault="005A172A" w:rsidP="0064087B">
            <w:pPr>
              <w:pStyle w:val="TableParagraph"/>
              <w:spacing w:line="206" w:lineRule="exact"/>
              <w:ind w:left="106" w:right="483"/>
              <w:rPr>
                <w:rFonts w:ascii="Arial"/>
                <w:b/>
                <w:sz w:val="14"/>
              </w:rPr>
            </w:pPr>
            <w:r>
              <w:rPr>
                <w:rFonts w:ascii="Arial"/>
                <w:b/>
                <w:spacing w:val="-4"/>
                <w:w w:val="130"/>
                <w:sz w:val="14"/>
              </w:rPr>
              <w:t>Product Start</w:t>
            </w:r>
            <w:r>
              <w:rPr>
                <w:rFonts w:ascii="Arial"/>
                <w:b/>
                <w:spacing w:val="-48"/>
                <w:w w:val="130"/>
                <w:sz w:val="14"/>
              </w:rPr>
              <w:t xml:space="preserve"> </w:t>
            </w:r>
            <w:r>
              <w:rPr>
                <w:rFonts w:ascii="Arial"/>
                <w:b/>
                <w:w w:val="130"/>
                <w:sz w:val="14"/>
              </w:rPr>
              <w:t>Date</w:t>
            </w:r>
          </w:p>
        </w:tc>
        <w:tc>
          <w:tcPr>
            <w:tcW w:w="1128" w:type="dxa"/>
            <w:shd w:val="clear" w:color="auto" w:fill="BEBEBE"/>
          </w:tcPr>
          <w:p w14:paraId="02DBC5DA" w14:textId="77777777" w:rsidR="005A172A" w:rsidRDefault="005A172A" w:rsidP="0064087B">
            <w:pPr>
              <w:pStyle w:val="TableParagraph"/>
              <w:spacing w:before="36"/>
              <w:ind w:left="105"/>
              <w:rPr>
                <w:rFonts w:ascii="Arial"/>
                <w:b/>
                <w:sz w:val="14"/>
              </w:rPr>
            </w:pPr>
            <w:r>
              <w:rPr>
                <w:rFonts w:ascii="Arial"/>
                <w:b/>
                <w:w w:val="125"/>
                <w:sz w:val="14"/>
              </w:rPr>
              <w:t>Product End</w:t>
            </w:r>
            <w:r>
              <w:rPr>
                <w:rFonts w:ascii="Arial"/>
                <w:b/>
                <w:spacing w:val="5"/>
                <w:w w:val="125"/>
                <w:sz w:val="14"/>
              </w:rPr>
              <w:t xml:space="preserve"> </w:t>
            </w:r>
            <w:r>
              <w:rPr>
                <w:rFonts w:ascii="Arial"/>
                <w:b/>
                <w:w w:val="125"/>
                <w:sz w:val="14"/>
              </w:rPr>
              <w:t>Date</w:t>
            </w:r>
          </w:p>
        </w:tc>
        <w:tc>
          <w:tcPr>
            <w:tcW w:w="1358" w:type="dxa"/>
            <w:shd w:val="clear" w:color="auto" w:fill="BEBEBE"/>
          </w:tcPr>
          <w:p w14:paraId="4441F870" w14:textId="658775FC" w:rsidR="005A172A" w:rsidRDefault="005A172A" w:rsidP="0064087B">
            <w:pPr>
              <w:pStyle w:val="TableParagraph"/>
              <w:spacing w:before="36"/>
              <w:ind w:left="108"/>
              <w:rPr>
                <w:rFonts w:ascii="Arial"/>
                <w:b/>
                <w:sz w:val="14"/>
              </w:rPr>
            </w:pPr>
            <w:r>
              <w:rPr>
                <w:rFonts w:ascii="Arial"/>
                <w:b/>
                <w:w w:val="130"/>
                <w:sz w:val="14"/>
              </w:rPr>
              <w:t>Total</w:t>
            </w:r>
            <w:r>
              <w:rPr>
                <w:rFonts w:ascii="Arial"/>
                <w:b/>
                <w:spacing w:val="-4"/>
                <w:w w:val="130"/>
                <w:sz w:val="14"/>
              </w:rPr>
              <w:t xml:space="preserve"> </w:t>
            </w:r>
            <w:r>
              <w:rPr>
                <w:rFonts w:ascii="Arial"/>
                <w:b/>
                <w:w w:val="130"/>
                <w:sz w:val="14"/>
              </w:rPr>
              <w:t>Fee</w:t>
            </w:r>
            <w:r>
              <w:rPr>
                <w:rFonts w:ascii="Arial"/>
                <w:b/>
                <w:spacing w:val="-2"/>
                <w:w w:val="130"/>
                <w:sz w:val="14"/>
              </w:rPr>
              <w:t xml:space="preserve"> </w:t>
            </w:r>
            <w:r>
              <w:rPr>
                <w:rFonts w:ascii="Arial"/>
                <w:b/>
                <w:w w:val="130"/>
                <w:sz w:val="14"/>
              </w:rPr>
              <w:t>in</w:t>
            </w:r>
            <w:r>
              <w:rPr>
                <w:rFonts w:ascii="Arial"/>
                <w:b/>
                <w:spacing w:val="-6"/>
                <w:w w:val="130"/>
                <w:sz w:val="14"/>
              </w:rPr>
              <w:t xml:space="preserve"> </w:t>
            </w:r>
            <w:r>
              <w:rPr>
                <w:rFonts w:ascii="Arial"/>
                <w:b/>
                <w:w w:val="130"/>
                <w:sz w:val="14"/>
              </w:rPr>
              <w:t>INR</w:t>
            </w:r>
          </w:p>
        </w:tc>
      </w:tr>
      <w:tr w:rsidR="005A172A" w14:paraId="69434EAC" w14:textId="77777777" w:rsidTr="005A172A">
        <w:trPr>
          <w:trHeight w:val="287"/>
        </w:trPr>
        <w:tc>
          <w:tcPr>
            <w:tcW w:w="1083" w:type="dxa"/>
          </w:tcPr>
          <w:p w14:paraId="375607EC" w14:textId="77777777" w:rsidR="005A172A" w:rsidRDefault="005A172A" w:rsidP="001C0832">
            <w:pPr>
              <w:pStyle w:val="TableParagraph"/>
              <w:rPr>
                <w:rFonts w:ascii="Arial" w:hAnsi="Arial" w:cs="Arial"/>
                <w:sz w:val="18"/>
                <w:szCs w:val="18"/>
              </w:rPr>
            </w:pPr>
          </w:p>
          <w:p w14:paraId="2F0E3322" w14:textId="0C4B9B61" w:rsidR="005A172A" w:rsidRPr="0053383D" w:rsidRDefault="005A172A" w:rsidP="001C0832">
            <w:pPr>
              <w:pStyle w:val="TableParagraph"/>
              <w:rPr>
                <w:rFonts w:ascii="Arial" w:hAnsi="Arial" w:cs="Arial"/>
                <w:sz w:val="18"/>
                <w:szCs w:val="18"/>
              </w:rPr>
            </w:pPr>
            <w:r>
              <w:rPr>
                <w:rFonts w:ascii="Arial" w:hAnsi="Arial" w:cs="Arial"/>
                <w:sz w:val="18"/>
                <w:szCs w:val="18"/>
              </w:rPr>
              <w:t>XM For Customer Experience</w:t>
            </w:r>
          </w:p>
        </w:tc>
        <w:tc>
          <w:tcPr>
            <w:tcW w:w="1350" w:type="dxa"/>
            <w:gridSpan w:val="2"/>
          </w:tcPr>
          <w:p w14:paraId="4ECC69FB" w14:textId="7D2A9538" w:rsidR="005A172A" w:rsidRPr="0053383D" w:rsidRDefault="005A172A" w:rsidP="001C0832">
            <w:pPr>
              <w:pStyle w:val="TableParagraph"/>
              <w:rPr>
                <w:rFonts w:ascii="Arial" w:hAnsi="Arial" w:cs="Arial"/>
                <w:sz w:val="18"/>
                <w:szCs w:val="18"/>
              </w:rPr>
            </w:pPr>
            <w:r>
              <w:rPr>
                <w:rFonts w:ascii="Arial" w:hAnsi="Arial" w:cs="Arial"/>
                <w:sz w:val="18"/>
                <w:szCs w:val="18"/>
              </w:rPr>
              <w:t>Frontline Digital Interactions</w:t>
            </w:r>
          </w:p>
        </w:tc>
        <w:tc>
          <w:tcPr>
            <w:tcW w:w="1123" w:type="dxa"/>
            <w:gridSpan w:val="2"/>
          </w:tcPr>
          <w:p w14:paraId="130A98BB" w14:textId="3A126BAC" w:rsidR="005A172A" w:rsidRPr="0053383D" w:rsidRDefault="005A172A" w:rsidP="001C0832">
            <w:pPr>
              <w:pStyle w:val="TableParagraph"/>
              <w:rPr>
                <w:rFonts w:ascii="Arial" w:hAnsi="Arial" w:cs="Arial"/>
                <w:sz w:val="18"/>
                <w:szCs w:val="18"/>
              </w:rPr>
            </w:pPr>
            <w:r>
              <w:rPr>
                <w:rFonts w:ascii="Arial" w:hAnsi="Arial" w:cs="Arial"/>
                <w:bCs/>
                <w:sz w:val="18"/>
                <w:szCs w:val="18"/>
                <w:lang w:bidi="en-PH"/>
              </w:rPr>
              <w:t>700,000</w:t>
            </w:r>
          </w:p>
        </w:tc>
        <w:tc>
          <w:tcPr>
            <w:tcW w:w="1366" w:type="dxa"/>
          </w:tcPr>
          <w:p w14:paraId="1209E1A6" w14:textId="070482F7" w:rsidR="005A172A" w:rsidRDefault="005A172A" w:rsidP="001C0832">
            <w:pPr>
              <w:pStyle w:val="TableParagraph"/>
              <w:rPr>
                <w:rFonts w:ascii="Arial" w:hAnsi="Arial" w:cs="Arial"/>
                <w:color w:val="000000"/>
                <w:sz w:val="18"/>
                <w:szCs w:val="18"/>
                <w:lang w:val="en-AU"/>
              </w:rPr>
            </w:pPr>
            <w:r>
              <w:rPr>
                <w:rFonts w:ascii="Arial" w:hAnsi="Arial" w:cs="Arial"/>
                <w:color w:val="000000"/>
                <w:sz w:val="18"/>
                <w:szCs w:val="18"/>
                <w:lang w:val="en-AU" w:bidi="en-PH"/>
              </w:rPr>
              <w:t>₹</w:t>
            </w:r>
            <w:r w:rsidR="00CC66F0">
              <w:rPr>
                <w:rFonts w:ascii="Arial" w:hAnsi="Arial" w:cs="Arial"/>
                <w:color w:val="000000"/>
                <w:sz w:val="18"/>
                <w:szCs w:val="18"/>
                <w:lang w:val="en-AU" w:bidi="en-PH"/>
              </w:rPr>
              <w:t>20.54</w:t>
            </w:r>
          </w:p>
        </w:tc>
        <w:tc>
          <w:tcPr>
            <w:tcW w:w="1366" w:type="dxa"/>
          </w:tcPr>
          <w:p w14:paraId="699B95F4" w14:textId="1614DF73" w:rsidR="005A172A" w:rsidRDefault="005A172A" w:rsidP="001C0832">
            <w:pPr>
              <w:pStyle w:val="TableParagraph"/>
              <w:rPr>
                <w:rFonts w:ascii="Arial" w:hAnsi="Arial" w:cs="Arial"/>
                <w:color w:val="000000"/>
                <w:sz w:val="18"/>
                <w:szCs w:val="18"/>
                <w:lang w:val="en-AU"/>
              </w:rPr>
            </w:pPr>
            <w:r>
              <w:rPr>
                <w:rFonts w:ascii="Arial" w:hAnsi="Arial" w:cs="Arial"/>
                <w:color w:val="000000"/>
                <w:sz w:val="18"/>
                <w:szCs w:val="18"/>
                <w:lang w:val="en-AU" w:bidi="en-PH"/>
              </w:rPr>
              <w:t>₹</w:t>
            </w:r>
            <w:r w:rsidR="00CC66F0">
              <w:rPr>
                <w:rFonts w:ascii="Arial" w:hAnsi="Arial" w:cs="Arial"/>
                <w:color w:val="000000"/>
                <w:sz w:val="18"/>
                <w:szCs w:val="18"/>
                <w:lang w:val="en-AU" w:bidi="en-PH"/>
              </w:rPr>
              <w:t>24.64</w:t>
            </w:r>
          </w:p>
        </w:tc>
        <w:tc>
          <w:tcPr>
            <w:tcW w:w="1366" w:type="dxa"/>
          </w:tcPr>
          <w:p w14:paraId="112526C8" w14:textId="0F3B1B86" w:rsidR="005A172A" w:rsidRDefault="005A172A" w:rsidP="001C0832">
            <w:pPr>
              <w:pStyle w:val="TableParagraph"/>
              <w:rPr>
                <w:rFonts w:ascii="Arial" w:hAnsi="Arial" w:cs="Arial"/>
                <w:color w:val="000000"/>
                <w:sz w:val="18"/>
                <w:szCs w:val="18"/>
                <w:lang w:val="en-AU"/>
              </w:rPr>
            </w:pPr>
          </w:p>
          <w:p w14:paraId="1891E98B" w14:textId="31DC2D53" w:rsidR="005A172A" w:rsidRPr="0053383D" w:rsidRDefault="005A172A" w:rsidP="001C0832">
            <w:pPr>
              <w:pStyle w:val="TableParagraph"/>
              <w:rPr>
                <w:rFonts w:ascii="Arial" w:hAnsi="Arial" w:cs="Arial"/>
                <w:sz w:val="18"/>
                <w:szCs w:val="18"/>
              </w:rPr>
            </w:pPr>
            <w:r>
              <w:rPr>
                <w:rFonts w:ascii="Arial" w:hAnsi="Arial" w:cs="Arial"/>
                <w:color w:val="000000"/>
                <w:sz w:val="18"/>
                <w:szCs w:val="18"/>
                <w:lang w:val="en-AU" w:bidi="en-PH"/>
              </w:rPr>
              <w:t>₹1</w:t>
            </w:r>
            <w:r w:rsidR="00CC66F0">
              <w:rPr>
                <w:rFonts w:ascii="Arial" w:hAnsi="Arial" w:cs="Arial"/>
                <w:color w:val="000000"/>
                <w:sz w:val="18"/>
                <w:szCs w:val="18"/>
                <w:lang w:val="en-AU" w:bidi="en-PH"/>
              </w:rPr>
              <w:t>,43,81,461.33</w:t>
            </w:r>
          </w:p>
        </w:tc>
        <w:tc>
          <w:tcPr>
            <w:tcW w:w="1123" w:type="dxa"/>
          </w:tcPr>
          <w:p w14:paraId="10621AD1" w14:textId="20AA56CE" w:rsidR="005A172A" w:rsidRDefault="005A172A" w:rsidP="001C0832">
            <w:pPr>
              <w:pStyle w:val="TableParagraph"/>
              <w:rPr>
                <w:rFonts w:ascii="Arial" w:hAnsi="Arial" w:cs="Arial"/>
                <w:sz w:val="18"/>
                <w:szCs w:val="18"/>
              </w:rPr>
            </w:pPr>
            <w:r>
              <w:rPr>
                <w:rFonts w:ascii="Arial" w:hAnsi="Arial" w:cs="Arial"/>
                <w:sz w:val="18"/>
                <w:szCs w:val="18"/>
                <w:lang w:bidi="en-PH"/>
              </w:rPr>
              <w:t>02-Nov-2026</w:t>
            </w:r>
          </w:p>
          <w:p w14:paraId="30B94866" w14:textId="3B7A186E" w:rsidR="005A172A" w:rsidRPr="0053383D" w:rsidRDefault="005A172A" w:rsidP="001C0832">
            <w:pPr>
              <w:pStyle w:val="TableParagraph"/>
              <w:rPr>
                <w:rFonts w:ascii="Arial" w:hAnsi="Arial" w:cs="Arial"/>
                <w:sz w:val="18"/>
                <w:szCs w:val="18"/>
              </w:rPr>
            </w:pPr>
          </w:p>
        </w:tc>
        <w:tc>
          <w:tcPr>
            <w:tcW w:w="1128" w:type="dxa"/>
          </w:tcPr>
          <w:p w14:paraId="7A6163AF" w14:textId="269737CD" w:rsidR="005A172A" w:rsidRDefault="005A172A" w:rsidP="001C0832">
            <w:pPr>
              <w:pStyle w:val="TableParagraph"/>
              <w:rPr>
                <w:rFonts w:ascii="Arial" w:hAnsi="Arial" w:cs="Arial"/>
                <w:sz w:val="18"/>
                <w:szCs w:val="18"/>
              </w:rPr>
            </w:pPr>
            <w:r>
              <w:rPr>
                <w:rFonts w:ascii="Arial" w:hAnsi="Arial" w:cs="Arial"/>
                <w:sz w:val="18"/>
                <w:szCs w:val="18"/>
                <w:lang w:bidi="en-PH"/>
              </w:rPr>
              <w:t>01-Nov-2027</w:t>
            </w:r>
          </w:p>
          <w:p w14:paraId="4F1B2ECC" w14:textId="093007C6" w:rsidR="005A172A" w:rsidRPr="0053383D" w:rsidRDefault="005A172A" w:rsidP="001C0832">
            <w:pPr>
              <w:pStyle w:val="TableParagraph"/>
              <w:rPr>
                <w:rFonts w:ascii="Arial" w:hAnsi="Arial" w:cs="Arial"/>
                <w:sz w:val="18"/>
                <w:szCs w:val="18"/>
              </w:rPr>
            </w:pPr>
          </w:p>
        </w:tc>
        <w:tc>
          <w:tcPr>
            <w:tcW w:w="1358" w:type="dxa"/>
          </w:tcPr>
          <w:p w14:paraId="3CD5776A" w14:textId="77777777" w:rsidR="005A172A" w:rsidRDefault="005A172A" w:rsidP="001C0832">
            <w:pPr>
              <w:pStyle w:val="Normal0"/>
              <w:rPr>
                <w:rFonts w:ascii="Arial" w:hAnsi="Arial" w:cs="Arial"/>
                <w:color w:val="000000"/>
                <w:sz w:val="18"/>
                <w:szCs w:val="18"/>
              </w:rPr>
            </w:pPr>
          </w:p>
          <w:p w14:paraId="60DF155C" w14:textId="669B0ED2" w:rsidR="005A172A" w:rsidRPr="00025CBC" w:rsidRDefault="005A172A" w:rsidP="00025CBC">
            <w:pPr>
              <w:pStyle w:val="Normal0"/>
              <w:rPr>
                <w:rFonts w:ascii="Arial" w:hAnsi="Arial" w:cs="Arial"/>
                <w:color w:val="000000"/>
                <w:sz w:val="18"/>
                <w:szCs w:val="18"/>
              </w:rPr>
            </w:pPr>
            <w:r>
              <w:rPr>
                <w:rFonts w:ascii="Arial" w:hAnsi="Arial" w:cs="Arial"/>
                <w:color w:val="000000"/>
                <w:sz w:val="18"/>
                <w:szCs w:val="18"/>
                <w:lang w:bidi="en-PH"/>
              </w:rPr>
              <w:t>₹1,</w:t>
            </w:r>
            <w:r w:rsidR="00CC66F0">
              <w:rPr>
                <w:rFonts w:ascii="Arial" w:hAnsi="Arial" w:cs="Arial"/>
                <w:color w:val="000000"/>
                <w:sz w:val="18"/>
                <w:szCs w:val="18"/>
                <w:lang w:bidi="en-PH"/>
              </w:rPr>
              <w:t>43,81,461.33</w:t>
            </w:r>
          </w:p>
        </w:tc>
      </w:tr>
      <w:tr w:rsidR="005A172A" w14:paraId="75AD0075" w14:textId="77777777" w:rsidTr="005A172A">
        <w:trPr>
          <w:trHeight w:val="291"/>
        </w:trPr>
        <w:tc>
          <w:tcPr>
            <w:tcW w:w="1083" w:type="dxa"/>
          </w:tcPr>
          <w:p w14:paraId="10B6BB9B" w14:textId="77777777" w:rsidR="005A172A" w:rsidRDefault="005A172A" w:rsidP="001C0832">
            <w:pPr>
              <w:pStyle w:val="TableParagraph"/>
              <w:rPr>
                <w:rFonts w:ascii="Arial" w:hAnsi="Arial" w:cs="Arial"/>
                <w:sz w:val="18"/>
                <w:szCs w:val="18"/>
              </w:rPr>
            </w:pPr>
          </w:p>
          <w:p w14:paraId="562E1E09" w14:textId="1A72C89B" w:rsidR="005A172A" w:rsidRPr="0053383D" w:rsidRDefault="005A172A" w:rsidP="001C0832">
            <w:pPr>
              <w:pStyle w:val="TableParagraph"/>
              <w:rPr>
                <w:rFonts w:ascii="Arial" w:hAnsi="Arial" w:cs="Arial"/>
                <w:sz w:val="18"/>
                <w:szCs w:val="18"/>
              </w:rPr>
            </w:pPr>
          </w:p>
        </w:tc>
        <w:tc>
          <w:tcPr>
            <w:tcW w:w="1350" w:type="dxa"/>
            <w:gridSpan w:val="2"/>
          </w:tcPr>
          <w:p w14:paraId="42431B48" w14:textId="40869556" w:rsidR="005A172A" w:rsidRPr="0053383D" w:rsidRDefault="005A172A" w:rsidP="00967346">
            <w:pPr>
              <w:pStyle w:val="TableParagraph"/>
              <w:rPr>
                <w:rFonts w:ascii="Arial" w:hAnsi="Arial" w:cs="Arial"/>
                <w:sz w:val="18"/>
                <w:szCs w:val="18"/>
              </w:rPr>
            </w:pPr>
            <w:r>
              <w:rPr>
                <w:rFonts w:ascii="Arial" w:hAnsi="Arial" w:cs="Arial"/>
                <w:sz w:val="18"/>
                <w:szCs w:val="18"/>
              </w:rPr>
              <w:t>Customer Frontline Custom Implementation</w:t>
            </w:r>
          </w:p>
        </w:tc>
        <w:tc>
          <w:tcPr>
            <w:tcW w:w="1123" w:type="dxa"/>
            <w:gridSpan w:val="2"/>
          </w:tcPr>
          <w:p w14:paraId="237A7518" w14:textId="5A8654C8" w:rsidR="005A172A" w:rsidRPr="0053383D" w:rsidRDefault="005A172A" w:rsidP="001C0832">
            <w:pPr>
              <w:pStyle w:val="TableParagraph"/>
              <w:rPr>
                <w:rFonts w:ascii="Arial" w:hAnsi="Arial" w:cs="Arial"/>
                <w:sz w:val="18"/>
                <w:szCs w:val="18"/>
              </w:rPr>
            </w:pPr>
            <w:r>
              <w:rPr>
                <w:rFonts w:ascii="Arial" w:hAnsi="Arial" w:cs="Arial"/>
                <w:bCs/>
                <w:sz w:val="18"/>
                <w:szCs w:val="18"/>
                <w:lang w:bidi="en-PH"/>
              </w:rPr>
              <w:t>1</w:t>
            </w:r>
          </w:p>
        </w:tc>
        <w:tc>
          <w:tcPr>
            <w:tcW w:w="1366" w:type="dxa"/>
          </w:tcPr>
          <w:p w14:paraId="613C8669" w14:textId="67D8A0FB" w:rsidR="005A172A" w:rsidRDefault="005A172A" w:rsidP="001C0832">
            <w:pPr>
              <w:pStyle w:val="TableParagraph"/>
              <w:rPr>
                <w:rFonts w:ascii="Arial" w:hAnsi="Arial" w:cs="Arial"/>
                <w:color w:val="000000"/>
                <w:sz w:val="18"/>
                <w:szCs w:val="18"/>
                <w:lang w:val="en-AU"/>
              </w:rPr>
            </w:pPr>
            <w:r>
              <w:rPr>
                <w:rFonts w:ascii="Arial" w:hAnsi="Arial" w:cs="Arial"/>
                <w:color w:val="000000"/>
                <w:sz w:val="18"/>
                <w:szCs w:val="18"/>
                <w:lang w:val="en-AU" w:bidi="en-PH"/>
              </w:rPr>
              <w:t>₹</w:t>
            </w:r>
            <w:r w:rsidR="00FA476C">
              <w:rPr>
                <w:rFonts w:ascii="Arial" w:hAnsi="Arial" w:cs="Arial"/>
                <w:color w:val="000000"/>
                <w:sz w:val="18"/>
                <w:szCs w:val="18"/>
                <w:lang w:val="en-AU" w:bidi="en-PH"/>
              </w:rPr>
              <w:t>35</w:t>
            </w:r>
            <w:r>
              <w:rPr>
                <w:rFonts w:ascii="Arial" w:hAnsi="Arial" w:cs="Arial"/>
                <w:color w:val="000000"/>
                <w:sz w:val="18"/>
                <w:szCs w:val="18"/>
                <w:lang w:val="en-AU" w:bidi="en-PH"/>
              </w:rPr>
              <w:t>,00,000.00</w:t>
            </w:r>
          </w:p>
        </w:tc>
        <w:tc>
          <w:tcPr>
            <w:tcW w:w="1366" w:type="dxa"/>
          </w:tcPr>
          <w:p w14:paraId="4A082507" w14:textId="20225C52" w:rsidR="005A172A" w:rsidRDefault="005A172A" w:rsidP="001C0832">
            <w:pPr>
              <w:pStyle w:val="TableParagraph"/>
              <w:rPr>
                <w:rFonts w:ascii="Arial" w:hAnsi="Arial" w:cs="Arial"/>
                <w:color w:val="000000"/>
                <w:sz w:val="18"/>
                <w:szCs w:val="18"/>
                <w:lang w:val="en-AU"/>
              </w:rPr>
            </w:pPr>
          </w:p>
        </w:tc>
        <w:tc>
          <w:tcPr>
            <w:tcW w:w="1366" w:type="dxa"/>
          </w:tcPr>
          <w:p w14:paraId="0B6608F1" w14:textId="10D4AD47" w:rsidR="005A172A" w:rsidRDefault="005A172A" w:rsidP="001C0832">
            <w:pPr>
              <w:pStyle w:val="TableParagraph"/>
              <w:rPr>
                <w:rFonts w:ascii="Arial" w:hAnsi="Arial" w:cs="Arial"/>
                <w:color w:val="000000"/>
                <w:sz w:val="18"/>
                <w:szCs w:val="18"/>
                <w:lang w:val="en-AU"/>
              </w:rPr>
            </w:pPr>
          </w:p>
          <w:p w14:paraId="2BEAEEB0" w14:textId="4399363B" w:rsidR="005A172A" w:rsidRPr="0053383D" w:rsidRDefault="005A172A" w:rsidP="001C0832">
            <w:pPr>
              <w:pStyle w:val="TableParagraph"/>
              <w:rPr>
                <w:rFonts w:ascii="Arial" w:hAnsi="Arial" w:cs="Arial"/>
                <w:sz w:val="18"/>
                <w:szCs w:val="18"/>
              </w:rPr>
            </w:pPr>
            <w:r>
              <w:rPr>
                <w:rFonts w:ascii="Arial" w:hAnsi="Arial" w:cs="Arial"/>
                <w:color w:val="000000"/>
                <w:sz w:val="18"/>
                <w:szCs w:val="18"/>
                <w:lang w:val="en-AU" w:bidi="en-PH"/>
              </w:rPr>
              <w:t>₹</w:t>
            </w:r>
            <w:r>
              <w:rPr>
                <w:rFonts w:ascii="Arial" w:hAnsi="Arial" w:cs="Arial"/>
                <w:sz w:val="18"/>
                <w:szCs w:val="18"/>
                <w:shd w:val="clear" w:color="auto" w:fill="FFFFFF"/>
              </w:rPr>
              <w:t>35,00,000</w:t>
            </w:r>
            <w:r>
              <w:rPr>
                <w:rFonts w:ascii="Arial" w:hAnsi="Arial" w:cs="Arial"/>
                <w:color w:val="000000"/>
                <w:sz w:val="18"/>
                <w:szCs w:val="18"/>
                <w:lang w:val="en-AU" w:bidi="en-PH"/>
              </w:rPr>
              <w:t>.00</w:t>
            </w:r>
          </w:p>
        </w:tc>
        <w:tc>
          <w:tcPr>
            <w:tcW w:w="1123" w:type="dxa"/>
          </w:tcPr>
          <w:p w14:paraId="7E3E2202" w14:textId="77777777" w:rsidR="005A172A" w:rsidRDefault="005A172A" w:rsidP="001C0832">
            <w:pPr>
              <w:pStyle w:val="TableParagraph"/>
              <w:rPr>
                <w:rFonts w:ascii="Arial" w:hAnsi="Arial" w:cs="Arial"/>
                <w:color w:val="000000"/>
                <w:sz w:val="18"/>
                <w:szCs w:val="18"/>
              </w:rPr>
            </w:pPr>
          </w:p>
          <w:p w14:paraId="6ED3AF06" w14:textId="78ABF871" w:rsidR="005A172A" w:rsidRPr="0053383D" w:rsidRDefault="005A172A" w:rsidP="001C0832">
            <w:pPr>
              <w:pStyle w:val="TableParagraph"/>
              <w:rPr>
                <w:rFonts w:ascii="Arial" w:hAnsi="Arial" w:cs="Arial"/>
                <w:sz w:val="18"/>
                <w:szCs w:val="18"/>
              </w:rPr>
            </w:pPr>
            <w:r>
              <w:rPr>
                <w:rFonts w:ascii="Arial" w:hAnsi="Arial" w:cs="Arial"/>
                <w:color w:val="000000"/>
                <w:sz w:val="18"/>
                <w:szCs w:val="18"/>
                <w:lang w:bidi="en-PH"/>
              </w:rPr>
              <w:t>02-Nov-2026</w:t>
            </w:r>
          </w:p>
        </w:tc>
        <w:tc>
          <w:tcPr>
            <w:tcW w:w="1128" w:type="dxa"/>
          </w:tcPr>
          <w:p w14:paraId="1487D283" w14:textId="77777777" w:rsidR="005A172A" w:rsidRDefault="005A172A" w:rsidP="001C0832">
            <w:pPr>
              <w:pStyle w:val="TableParagraph"/>
              <w:rPr>
                <w:rFonts w:ascii="Arial" w:hAnsi="Arial" w:cs="Arial"/>
                <w:sz w:val="18"/>
                <w:szCs w:val="18"/>
              </w:rPr>
            </w:pPr>
          </w:p>
          <w:p w14:paraId="49EE7842" w14:textId="2691E1C2" w:rsidR="005A172A" w:rsidRPr="0053383D" w:rsidRDefault="005A172A" w:rsidP="001C0832">
            <w:pPr>
              <w:pStyle w:val="TableParagraph"/>
              <w:rPr>
                <w:rFonts w:ascii="Arial" w:hAnsi="Arial" w:cs="Arial"/>
                <w:sz w:val="18"/>
                <w:szCs w:val="18"/>
              </w:rPr>
            </w:pPr>
            <w:r>
              <w:rPr>
                <w:rFonts w:ascii="Arial" w:hAnsi="Arial" w:cs="Arial"/>
                <w:sz w:val="18"/>
                <w:szCs w:val="18"/>
                <w:lang w:bidi="en-PH"/>
              </w:rPr>
              <w:t>01-Nov-2027</w:t>
            </w:r>
          </w:p>
        </w:tc>
        <w:tc>
          <w:tcPr>
            <w:tcW w:w="1358" w:type="dxa"/>
          </w:tcPr>
          <w:p w14:paraId="52C271AE" w14:textId="77777777" w:rsidR="005A172A" w:rsidRDefault="005A172A" w:rsidP="001C0832">
            <w:pPr>
              <w:pStyle w:val="TableParagraph"/>
              <w:rPr>
                <w:rFonts w:ascii="Arial" w:hAnsi="Arial" w:cs="Arial"/>
                <w:color w:val="000000"/>
                <w:sz w:val="18"/>
                <w:szCs w:val="18"/>
              </w:rPr>
            </w:pPr>
          </w:p>
          <w:p w14:paraId="5C885836" w14:textId="733DE9E0" w:rsidR="005A172A" w:rsidRPr="00025CBC" w:rsidRDefault="005A172A" w:rsidP="00025CBC">
            <w:pPr>
              <w:pStyle w:val="Normal0"/>
              <w:rPr>
                <w:rFonts w:ascii="Arial" w:hAnsi="Arial" w:cs="Arial"/>
                <w:color w:val="000000"/>
                <w:sz w:val="18"/>
                <w:szCs w:val="18"/>
              </w:rPr>
            </w:pPr>
            <w:r>
              <w:rPr>
                <w:rFonts w:ascii="Arial" w:hAnsi="Arial" w:cs="Arial"/>
                <w:color w:val="000000"/>
                <w:sz w:val="18"/>
                <w:szCs w:val="18"/>
                <w:lang w:bidi="en-PH"/>
              </w:rPr>
              <w:t>₹</w:t>
            </w:r>
            <w:r>
              <w:rPr>
                <w:rFonts w:ascii="Arial" w:hAnsi="Arial" w:cs="Arial"/>
                <w:sz w:val="18"/>
                <w:szCs w:val="18"/>
                <w:shd w:val="clear" w:color="auto" w:fill="FFFFFF"/>
              </w:rPr>
              <w:t>35,00,000</w:t>
            </w:r>
            <w:r>
              <w:rPr>
                <w:rFonts w:ascii="Arial" w:hAnsi="Arial" w:cs="Arial"/>
                <w:color w:val="000000"/>
                <w:sz w:val="18"/>
                <w:szCs w:val="18"/>
                <w:lang w:bidi="en-PH"/>
              </w:rPr>
              <w:t>.00</w:t>
            </w:r>
          </w:p>
        </w:tc>
      </w:tr>
      <w:tr w:rsidR="005A172A" w14:paraId="5BEDBA19" w14:textId="77777777" w:rsidTr="005A172A">
        <w:trPr>
          <w:trHeight w:val="287"/>
        </w:trPr>
        <w:tc>
          <w:tcPr>
            <w:tcW w:w="1083" w:type="dxa"/>
          </w:tcPr>
          <w:p w14:paraId="3B63A275" w14:textId="77777777" w:rsidR="005A172A" w:rsidRDefault="005A172A" w:rsidP="001C0832">
            <w:pPr>
              <w:pStyle w:val="TableParagraph"/>
              <w:rPr>
                <w:rFonts w:ascii="Arial" w:hAnsi="Arial" w:cs="Arial"/>
                <w:sz w:val="18"/>
                <w:szCs w:val="18"/>
              </w:rPr>
            </w:pPr>
          </w:p>
          <w:p w14:paraId="08F7777A" w14:textId="061BD279" w:rsidR="005A172A" w:rsidRPr="0053383D" w:rsidRDefault="005A172A" w:rsidP="001C0832">
            <w:pPr>
              <w:pStyle w:val="TableParagraph"/>
              <w:rPr>
                <w:rFonts w:ascii="Arial" w:hAnsi="Arial" w:cs="Arial"/>
                <w:sz w:val="18"/>
                <w:szCs w:val="18"/>
              </w:rPr>
            </w:pPr>
          </w:p>
        </w:tc>
        <w:tc>
          <w:tcPr>
            <w:tcW w:w="1350" w:type="dxa"/>
            <w:gridSpan w:val="2"/>
          </w:tcPr>
          <w:p w14:paraId="18AF3740" w14:textId="065F0D1D" w:rsidR="005A172A" w:rsidRPr="0053383D" w:rsidRDefault="005A172A" w:rsidP="00025CBC">
            <w:pPr>
              <w:pStyle w:val="TableParagraph"/>
              <w:rPr>
                <w:rFonts w:ascii="Arial" w:hAnsi="Arial" w:cs="Arial"/>
                <w:sz w:val="18"/>
                <w:szCs w:val="18"/>
              </w:rPr>
            </w:pPr>
            <w:r>
              <w:rPr>
                <w:rFonts w:ascii="Arial" w:hAnsi="Arial" w:cs="Arial"/>
                <w:sz w:val="18"/>
                <w:szCs w:val="18"/>
              </w:rPr>
              <w:t>Standard SSO Configuration</w:t>
            </w:r>
          </w:p>
        </w:tc>
        <w:tc>
          <w:tcPr>
            <w:tcW w:w="1123" w:type="dxa"/>
            <w:gridSpan w:val="2"/>
          </w:tcPr>
          <w:p w14:paraId="14E74102" w14:textId="443E6ACE" w:rsidR="005A172A" w:rsidRPr="0053383D" w:rsidRDefault="005A172A" w:rsidP="001C0832">
            <w:pPr>
              <w:pStyle w:val="TableParagraph"/>
              <w:rPr>
                <w:rFonts w:ascii="Arial" w:hAnsi="Arial" w:cs="Arial"/>
                <w:sz w:val="18"/>
                <w:szCs w:val="18"/>
              </w:rPr>
            </w:pPr>
            <w:r>
              <w:rPr>
                <w:rFonts w:ascii="Arial" w:hAnsi="Arial" w:cs="Arial"/>
                <w:bCs/>
                <w:sz w:val="18"/>
                <w:szCs w:val="18"/>
                <w:lang w:bidi="en-PH"/>
              </w:rPr>
              <w:t>1</w:t>
            </w:r>
          </w:p>
        </w:tc>
        <w:tc>
          <w:tcPr>
            <w:tcW w:w="1366" w:type="dxa"/>
          </w:tcPr>
          <w:p w14:paraId="36B54EBC" w14:textId="28E78FA8" w:rsidR="005A172A" w:rsidRDefault="005A172A" w:rsidP="001C0832">
            <w:pPr>
              <w:pStyle w:val="TableParagraph"/>
              <w:rPr>
                <w:rFonts w:ascii="Arial" w:hAnsi="Arial" w:cs="Arial"/>
                <w:color w:val="000000"/>
                <w:sz w:val="18"/>
                <w:szCs w:val="18"/>
                <w:lang w:val="en-AU"/>
              </w:rPr>
            </w:pPr>
            <w:r>
              <w:rPr>
                <w:rFonts w:ascii="Arial" w:hAnsi="Arial" w:cs="Arial"/>
                <w:color w:val="000000"/>
                <w:sz w:val="18"/>
                <w:szCs w:val="18"/>
                <w:lang w:val="en-AU" w:bidi="en-PH"/>
              </w:rPr>
              <w:t>₹1,34,670.00</w:t>
            </w:r>
          </w:p>
        </w:tc>
        <w:tc>
          <w:tcPr>
            <w:tcW w:w="1366" w:type="dxa"/>
          </w:tcPr>
          <w:p w14:paraId="411E5873" w14:textId="69FD5511" w:rsidR="005A172A" w:rsidRDefault="005A172A" w:rsidP="001C0832">
            <w:pPr>
              <w:pStyle w:val="TableParagraph"/>
              <w:rPr>
                <w:rFonts w:ascii="Arial" w:hAnsi="Arial" w:cs="Arial"/>
                <w:color w:val="000000"/>
                <w:sz w:val="18"/>
                <w:szCs w:val="18"/>
                <w:lang w:val="en-AU"/>
              </w:rPr>
            </w:pPr>
          </w:p>
        </w:tc>
        <w:tc>
          <w:tcPr>
            <w:tcW w:w="1366" w:type="dxa"/>
          </w:tcPr>
          <w:p w14:paraId="335822CD" w14:textId="35816C23" w:rsidR="005A172A" w:rsidRDefault="005A172A" w:rsidP="001C0832">
            <w:pPr>
              <w:pStyle w:val="TableParagraph"/>
              <w:rPr>
                <w:rFonts w:ascii="Arial" w:hAnsi="Arial" w:cs="Arial"/>
                <w:color w:val="000000"/>
                <w:sz w:val="18"/>
                <w:szCs w:val="18"/>
                <w:lang w:val="en-AU"/>
              </w:rPr>
            </w:pPr>
          </w:p>
          <w:p w14:paraId="06B5AA65" w14:textId="67C23BB7" w:rsidR="005A172A" w:rsidRPr="0053383D" w:rsidRDefault="005A172A" w:rsidP="001C0832">
            <w:pPr>
              <w:pStyle w:val="TableParagraph"/>
              <w:rPr>
                <w:rFonts w:ascii="Arial" w:hAnsi="Arial" w:cs="Arial"/>
                <w:sz w:val="18"/>
                <w:szCs w:val="18"/>
              </w:rPr>
            </w:pPr>
            <w:r>
              <w:rPr>
                <w:rFonts w:ascii="Arial" w:hAnsi="Arial" w:cs="Arial"/>
                <w:color w:val="000000"/>
                <w:sz w:val="18"/>
                <w:szCs w:val="18"/>
                <w:lang w:val="en-AU" w:bidi="en-PH"/>
              </w:rPr>
              <w:t>₹1,34,670.00</w:t>
            </w:r>
          </w:p>
        </w:tc>
        <w:tc>
          <w:tcPr>
            <w:tcW w:w="1123" w:type="dxa"/>
          </w:tcPr>
          <w:p w14:paraId="5C56614A" w14:textId="77777777" w:rsidR="005A172A" w:rsidRDefault="005A172A" w:rsidP="001C0832">
            <w:pPr>
              <w:pStyle w:val="TableParagraph"/>
              <w:rPr>
                <w:rFonts w:ascii="Arial" w:hAnsi="Arial" w:cs="Arial"/>
                <w:color w:val="000000"/>
                <w:sz w:val="18"/>
                <w:szCs w:val="18"/>
              </w:rPr>
            </w:pPr>
          </w:p>
          <w:p w14:paraId="02568ECE" w14:textId="5A4F5B1D" w:rsidR="005A172A" w:rsidRPr="0053383D" w:rsidRDefault="005A172A" w:rsidP="001C0832">
            <w:pPr>
              <w:pStyle w:val="TableParagraph"/>
              <w:rPr>
                <w:rFonts w:ascii="Arial" w:hAnsi="Arial" w:cs="Arial"/>
                <w:sz w:val="18"/>
                <w:szCs w:val="18"/>
              </w:rPr>
            </w:pPr>
            <w:r>
              <w:rPr>
                <w:rFonts w:ascii="Arial" w:hAnsi="Arial" w:cs="Arial"/>
                <w:color w:val="000000"/>
                <w:sz w:val="18"/>
                <w:szCs w:val="18"/>
                <w:lang w:bidi="en-PH"/>
              </w:rPr>
              <w:t>02-Nov-2026</w:t>
            </w:r>
          </w:p>
        </w:tc>
        <w:tc>
          <w:tcPr>
            <w:tcW w:w="1128" w:type="dxa"/>
          </w:tcPr>
          <w:p w14:paraId="686A35B6" w14:textId="77777777" w:rsidR="005A172A" w:rsidRDefault="005A172A" w:rsidP="001C0832">
            <w:pPr>
              <w:pStyle w:val="TableParagraph"/>
              <w:rPr>
                <w:rFonts w:ascii="Arial" w:hAnsi="Arial" w:cs="Arial"/>
                <w:sz w:val="18"/>
                <w:szCs w:val="18"/>
              </w:rPr>
            </w:pPr>
          </w:p>
          <w:p w14:paraId="4DB12B75" w14:textId="460ED703" w:rsidR="005A172A" w:rsidRPr="0053383D" w:rsidRDefault="005A172A" w:rsidP="001C0832">
            <w:pPr>
              <w:pStyle w:val="TableParagraph"/>
              <w:rPr>
                <w:rFonts w:ascii="Arial" w:hAnsi="Arial" w:cs="Arial"/>
                <w:sz w:val="18"/>
                <w:szCs w:val="18"/>
              </w:rPr>
            </w:pPr>
            <w:r>
              <w:rPr>
                <w:rFonts w:ascii="Arial" w:hAnsi="Arial" w:cs="Arial"/>
                <w:sz w:val="18"/>
                <w:szCs w:val="18"/>
                <w:lang w:bidi="en-PH"/>
              </w:rPr>
              <w:t>01-Nov-2027</w:t>
            </w:r>
          </w:p>
        </w:tc>
        <w:tc>
          <w:tcPr>
            <w:tcW w:w="1358" w:type="dxa"/>
          </w:tcPr>
          <w:p w14:paraId="0ED67886" w14:textId="77777777" w:rsidR="005A172A" w:rsidRDefault="005A172A" w:rsidP="001C0832">
            <w:pPr>
              <w:pStyle w:val="TableParagraph"/>
              <w:rPr>
                <w:rFonts w:ascii="Arial" w:hAnsi="Arial" w:cs="Arial"/>
                <w:color w:val="000000"/>
                <w:sz w:val="18"/>
                <w:szCs w:val="18"/>
              </w:rPr>
            </w:pPr>
          </w:p>
          <w:p w14:paraId="20DD114F" w14:textId="2179C3DC" w:rsidR="005A172A" w:rsidRPr="00025CBC" w:rsidRDefault="005A172A" w:rsidP="00025CBC">
            <w:pPr>
              <w:pStyle w:val="Normal0"/>
              <w:rPr>
                <w:rFonts w:ascii="Arial" w:hAnsi="Arial" w:cs="Arial"/>
                <w:color w:val="000000"/>
                <w:sz w:val="18"/>
                <w:szCs w:val="18"/>
              </w:rPr>
            </w:pPr>
            <w:r>
              <w:rPr>
                <w:rFonts w:ascii="Arial" w:hAnsi="Arial" w:cs="Arial"/>
                <w:color w:val="000000"/>
                <w:sz w:val="18"/>
                <w:szCs w:val="18"/>
                <w:lang w:bidi="en-PH"/>
              </w:rPr>
              <w:t>₹1,34,670.00</w:t>
            </w:r>
          </w:p>
        </w:tc>
      </w:tr>
      <w:tr w:rsidR="005A172A" w14:paraId="2F7DA09D" w14:textId="77777777" w:rsidTr="005A172A">
        <w:trPr>
          <w:trHeight w:val="170"/>
        </w:trPr>
        <w:tc>
          <w:tcPr>
            <w:tcW w:w="1083" w:type="dxa"/>
          </w:tcPr>
          <w:p w14:paraId="093B6CA3" w14:textId="77777777" w:rsidR="005A172A" w:rsidRDefault="005A172A" w:rsidP="001C0832">
            <w:pPr>
              <w:pStyle w:val="TableParagraph"/>
              <w:rPr>
                <w:rFonts w:ascii="Arial" w:hAnsi="Arial" w:cs="Arial"/>
                <w:sz w:val="18"/>
                <w:szCs w:val="18"/>
              </w:rPr>
            </w:pPr>
          </w:p>
          <w:p w14:paraId="4A0925FA" w14:textId="2D7C4FF9" w:rsidR="005A172A" w:rsidRPr="0053383D" w:rsidRDefault="005A172A" w:rsidP="001C0832">
            <w:pPr>
              <w:pStyle w:val="TableParagraph"/>
              <w:rPr>
                <w:rFonts w:ascii="Arial" w:hAnsi="Arial" w:cs="Arial"/>
                <w:sz w:val="18"/>
                <w:szCs w:val="18"/>
              </w:rPr>
            </w:pPr>
          </w:p>
        </w:tc>
        <w:tc>
          <w:tcPr>
            <w:tcW w:w="1350" w:type="dxa"/>
            <w:gridSpan w:val="2"/>
          </w:tcPr>
          <w:p w14:paraId="5C02B9F1" w14:textId="49E33BDC" w:rsidR="005A172A" w:rsidRPr="0053383D" w:rsidRDefault="005A172A" w:rsidP="00025CBC">
            <w:pPr>
              <w:pStyle w:val="TableParagraph"/>
              <w:rPr>
                <w:rFonts w:ascii="Arial" w:hAnsi="Arial" w:cs="Arial"/>
                <w:sz w:val="18"/>
                <w:szCs w:val="18"/>
              </w:rPr>
            </w:pPr>
            <w:r>
              <w:rPr>
                <w:rFonts w:ascii="Arial" w:hAnsi="Arial" w:cs="Arial"/>
                <w:sz w:val="18"/>
                <w:szCs w:val="18"/>
              </w:rPr>
              <w:t>Digital Experience Analytics Sessions (In Millions)</w:t>
            </w:r>
          </w:p>
        </w:tc>
        <w:tc>
          <w:tcPr>
            <w:tcW w:w="1123" w:type="dxa"/>
            <w:gridSpan w:val="2"/>
          </w:tcPr>
          <w:p w14:paraId="6FA42F62" w14:textId="0F0BC9CC" w:rsidR="005A172A" w:rsidRPr="0053383D" w:rsidRDefault="005A172A" w:rsidP="001C0832">
            <w:pPr>
              <w:pStyle w:val="TableParagraph"/>
              <w:rPr>
                <w:rFonts w:ascii="Arial" w:hAnsi="Arial" w:cs="Arial"/>
                <w:sz w:val="18"/>
                <w:szCs w:val="18"/>
              </w:rPr>
            </w:pPr>
            <w:r>
              <w:rPr>
                <w:rFonts w:ascii="Arial" w:hAnsi="Arial" w:cs="Arial"/>
                <w:bCs/>
                <w:sz w:val="18"/>
                <w:szCs w:val="18"/>
                <w:lang w:bidi="en-PH"/>
              </w:rPr>
              <w:t>15</w:t>
            </w:r>
          </w:p>
        </w:tc>
        <w:tc>
          <w:tcPr>
            <w:tcW w:w="1366" w:type="dxa"/>
          </w:tcPr>
          <w:p w14:paraId="0DE7DDC2" w14:textId="59858D83" w:rsidR="005A172A" w:rsidRDefault="005A172A" w:rsidP="001C0832">
            <w:pPr>
              <w:pStyle w:val="TableParagraph"/>
              <w:rPr>
                <w:rFonts w:ascii="Arial" w:hAnsi="Arial" w:cs="Arial"/>
                <w:color w:val="000000"/>
                <w:sz w:val="18"/>
                <w:szCs w:val="18"/>
                <w:lang w:val="en-AU"/>
              </w:rPr>
            </w:pPr>
            <w:r>
              <w:rPr>
                <w:rFonts w:ascii="Arial" w:hAnsi="Arial" w:cs="Arial"/>
                <w:color w:val="000000"/>
                <w:sz w:val="18"/>
                <w:szCs w:val="18"/>
                <w:lang w:val="en-AU" w:bidi="en-PH"/>
              </w:rPr>
              <w:t>₹2,</w:t>
            </w:r>
            <w:r w:rsidR="00CC66F0">
              <w:rPr>
                <w:rFonts w:ascii="Arial" w:hAnsi="Arial" w:cs="Arial"/>
                <w:color w:val="000000"/>
                <w:sz w:val="18"/>
                <w:szCs w:val="18"/>
                <w:lang w:val="en-AU" w:bidi="en-PH"/>
              </w:rPr>
              <w:t>82,257.91</w:t>
            </w:r>
          </w:p>
        </w:tc>
        <w:tc>
          <w:tcPr>
            <w:tcW w:w="1366" w:type="dxa"/>
          </w:tcPr>
          <w:p w14:paraId="1D5148AF" w14:textId="21E126DB" w:rsidR="005A172A" w:rsidRDefault="005A172A" w:rsidP="001C0832">
            <w:pPr>
              <w:pStyle w:val="TableParagraph"/>
              <w:rPr>
                <w:rFonts w:ascii="Arial" w:hAnsi="Arial" w:cs="Arial"/>
                <w:color w:val="000000"/>
                <w:sz w:val="18"/>
                <w:szCs w:val="18"/>
                <w:lang w:val="en-AU"/>
              </w:rPr>
            </w:pPr>
            <w:r>
              <w:rPr>
                <w:rFonts w:ascii="Arial" w:hAnsi="Arial" w:cs="Arial"/>
                <w:color w:val="000000"/>
                <w:sz w:val="18"/>
                <w:szCs w:val="18"/>
                <w:lang w:val="en-AU" w:bidi="en-PH"/>
              </w:rPr>
              <w:t>₹</w:t>
            </w:r>
            <w:r w:rsidR="00CC66F0">
              <w:rPr>
                <w:rFonts w:ascii="Arial" w:hAnsi="Arial" w:cs="Arial"/>
                <w:color w:val="000000"/>
                <w:sz w:val="18"/>
                <w:szCs w:val="18"/>
                <w:lang w:val="en-AU" w:bidi="en-PH"/>
              </w:rPr>
              <w:t>3,38,709.49</w:t>
            </w:r>
          </w:p>
        </w:tc>
        <w:tc>
          <w:tcPr>
            <w:tcW w:w="1366" w:type="dxa"/>
          </w:tcPr>
          <w:p w14:paraId="76ACCCD7" w14:textId="44341688" w:rsidR="005A172A" w:rsidRDefault="005A172A" w:rsidP="001C0832">
            <w:pPr>
              <w:pStyle w:val="TableParagraph"/>
              <w:rPr>
                <w:rFonts w:ascii="Arial" w:hAnsi="Arial" w:cs="Arial"/>
                <w:color w:val="000000"/>
                <w:sz w:val="18"/>
                <w:szCs w:val="18"/>
                <w:lang w:val="en-AU"/>
              </w:rPr>
            </w:pPr>
          </w:p>
          <w:p w14:paraId="08BAC4D5" w14:textId="02E16E8E" w:rsidR="005A172A" w:rsidRPr="0053383D" w:rsidRDefault="005A172A" w:rsidP="001C0832">
            <w:pPr>
              <w:pStyle w:val="TableParagraph"/>
              <w:rPr>
                <w:rFonts w:ascii="Arial" w:hAnsi="Arial" w:cs="Arial"/>
                <w:sz w:val="18"/>
                <w:szCs w:val="18"/>
              </w:rPr>
            </w:pPr>
            <w:r>
              <w:rPr>
                <w:rFonts w:ascii="Arial" w:hAnsi="Arial" w:cs="Arial"/>
                <w:color w:val="000000"/>
                <w:sz w:val="18"/>
                <w:szCs w:val="18"/>
                <w:lang w:val="en-AU" w:bidi="en-PH"/>
              </w:rPr>
              <w:t>₹</w:t>
            </w:r>
            <w:r w:rsidR="00CC66F0">
              <w:rPr>
                <w:rFonts w:ascii="Arial" w:hAnsi="Arial" w:cs="Arial"/>
                <w:color w:val="000000"/>
                <w:sz w:val="18"/>
                <w:szCs w:val="18"/>
                <w:lang w:val="en-AU" w:bidi="en-PH"/>
              </w:rPr>
              <w:t>42,33,868.37</w:t>
            </w:r>
          </w:p>
        </w:tc>
        <w:tc>
          <w:tcPr>
            <w:tcW w:w="1123" w:type="dxa"/>
          </w:tcPr>
          <w:p w14:paraId="7A792408" w14:textId="0D396F76" w:rsidR="005A172A" w:rsidRDefault="005A172A" w:rsidP="001C0832">
            <w:pPr>
              <w:pStyle w:val="TableParagraph"/>
              <w:rPr>
                <w:rFonts w:ascii="Arial" w:hAnsi="Arial" w:cs="Arial"/>
                <w:color w:val="000000"/>
                <w:sz w:val="18"/>
                <w:szCs w:val="18"/>
              </w:rPr>
            </w:pPr>
          </w:p>
          <w:p w14:paraId="001DC72C" w14:textId="2C381FA3" w:rsidR="005A172A" w:rsidRPr="0053383D" w:rsidRDefault="005A172A" w:rsidP="001C0832">
            <w:pPr>
              <w:pStyle w:val="TableParagraph"/>
              <w:rPr>
                <w:rFonts w:ascii="Arial" w:hAnsi="Arial" w:cs="Arial"/>
                <w:sz w:val="18"/>
                <w:szCs w:val="18"/>
              </w:rPr>
            </w:pPr>
            <w:r>
              <w:rPr>
                <w:rFonts w:ascii="Arial" w:hAnsi="Arial" w:cs="Arial"/>
                <w:color w:val="000000"/>
                <w:sz w:val="18"/>
                <w:szCs w:val="18"/>
                <w:lang w:bidi="en-PH"/>
              </w:rPr>
              <w:t>02-Nov-2026</w:t>
            </w:r>
          </w:p>
        </w:tc>
        <w:tc>
          <w:tcPr>
            <w:tcW w:w="1128" w:type="dxa"/>
          </w:tcPr>
          <w:p w14:paraId="5599D3FC" w14:textId="77777777" w:rsidR="005A172A" w:rsidRDefault="005A172A" w:rsidP="001C0832">
            <w:pPr>
              <w:pStyle w:val="TableParagraph"/>
              <w:rPr>
                <w:rFonts w:ascii="Arial" w:hAnsi="Arial" w:cs="Arial"/>
                <w:sz w:val="18"/>
                <w:szCs w:val="18"/>
              </w:rPr>
            </w:pPr>
          </w:p>
          <w:p w14:paraId="116E8169" w14:textId="6C2F8C5A" w:rsidR="005A172A" w:rsidRPr="0053383D" w:rsidRDefault="005A172A" w:rsidP="001C0832">
            <w:pPr>
              <w:pStyle w:val="TableParagraph"/>
              <w:rPr>
                <w:rFonts w:ascii="Arial" w:hAnsi="Arial" w:cs="Arial"/>
                <w:sz w:val="18"/>
                <w:szCs w:val="18"/>
              </w:rPr>
            </w:pPr>
            <w:r>
              <w:rPr>
                <w:rFonts w:ascii="Arial" w:hAnsi="Arial" w:cs="Arial"/>
                <w:sz w:val="18"/>
                <w:szCs w:val="18"/>
                <w:lang w:bidi="en-PH"/>
              </w:rPr>
              <w:t>01-Nov-2027</w:t>
            </w:r>
          </w:p>
        </w:tc>
        <w:tc>
          <w:tcPr>
            <w:tcW w:w="1358" w:type="dxa"/>
          </w:tcPr>
          <w:p w14:paraId="44F5C374" w14:textId="77777777" w:rsidR="00CC66F0" w:rsidRDefault="00CC66F0" w:rsidP="00025CBC">
            <w:pPr>
              <w:pStyle w:val="Normal0"/>
              <w:rPr>
                <w:rFonts w:ascii="Arial" w:hAnsi="Arial" w:cs="Arial"/>
                <w:color w:val="000000"/>
                <w:sz w:val="18"/>
                <w:szCs w:val="18"/>
                <w:lang w:bidi="en-PH"/>
              </w:rPr>
            </w:pPr>
          </w:p>
          <w:p w14:paraId="576742E1" w14:textId="1D5AF1AA" w:rsidR="005A172A" w:rsidRPr="00025CBC" w:rsidRDefault="005A172A" w:rsidP="00025CBC">
            <w:pPr>
              <w:pStyle w:val="Normal0"/>
              <w:rPr>
                <w:rFonts w:ascii="Arial" w:hAnsi="Arial" w:cs="Arial"/>
                <w:color w:val="000000"/>
                <w:sz w:val="18"/>
                <w:szCs w:val="18"/>
              </w:rPr>
            </w:pPr>
            <w:r>
              <w:rPr>
                <w:rFonts w:ascii="Arial" w:hAnsi="Arial" w:cs="Arial"/>
                <w:color w:val="000000"/>
                <w:sz w:val="18"/>
                <w:szCs w:val="18"/>
                <w:lang w:bidi="en-PH"/>
              </w:rPr>
              <w:t>₹</w:t>
            </w:r>
            <w:r w:rsidR="00CC66F0">
              <w:rPr>
                <w:rFonts w:ascii="Arial" w:hAnsi="Arial" w:cs="Arial"/>
                <w:color w:val="000000"/>
                <w:sz w:val="18"/>
                <w:szCs w:val="18"/>
                <w:lang w:bidi="en-PH"/>
              </w:rPr>
              <w:t>42,33,868.37</w:t>
            </w:r>
          </w:p>
        </w:tc>
      </w:tr>
      <w:tr w:rsidR="005A172A" w14:paraId="1396B36A" w14:textId="77777777" w:rsidTr="005A172A">
        <w:trPr>
          <w:trHeight w:val="291"/>
        </w:trPr>
        <w:tc>
          <w:tcPr>
            <w:tcW w:w="1366" w:type="dxa"/>
            <w:gridSpan w:val="2"/>
          </w:tcPr>
          <w:p w14:paraId="7F8837D0" w14:textId="77777777" w:rsidR="005A172A" w:rsidRDefault="005A172A" w:rsidP="00774F40">
            <w:pPr>
              <w:pStyle w:val="TableParagraph"/>
              <w:rPr>
                <w:rFonts w:ascii="Arial" w:hAnsi="Arial" w:cs="Arial"/>
                <w:sz w:val="18"/>
                <w:szCs w:val="18"/>
              </w:rPr>
            </w:pPr>
          </w:p>
        </w:tc>
        <w:tc>
          <w:tcPr>
            <w:tcW w:w="1366" w:type="dxa"/>
            <w:gridSpan w:val="2"/>
          </w:tcPr>
          <w:p w14:paraId="271C8BF9" w14:textId="77777777" w:rsidR="005A172A" w:rsidRDefault="005A172A" w:rsidP="00774F40">
            <w:pPr>
              <w:pStyle w:val="TableParagraph"/>
              <w:rPr>
                <w:rFonts w:ascii="Arial" w:hAnsi="Arial" w:cs="Arial"/>
                <w:sz w:val="18"/>
                <w:szCs w:val="18"/>
              </w:rPr>
            </w:pPr>
          </w:p>
        </w:tc>
        <w:tc>
          <w:tcPr>
            <w:tcW w:w="7175" w:type="dxa"/>
            <w:gridSpan w:val="6"/>
          </w:tcPr>
          <w:p w14:paraId="79983ECC" w14:textId="13330391" w:rsidR="005A172A" w:rsidRPr="0053383D" w:rsidRDefault="005A172A" w:rsidP="00774F40">
            <w:pPr>
              <w:pStyle w:val="TableParagraph"/>
              <w:rPr>
                <w:rFonts w:ascii="Arial" w:hAnsi="Arial" w:cs="Arial"/>
                <w:sz w:val="18"/>
                <w:szCs w:val="18"/>
              </w:rPr>
            </w:pPr>
            <w:r>
              <w:rPr>
                <w:rFonts w:ascii="Arial" w:hAnsi="Arial" w:cs="Arial"/>
                <w:sz w:val="18"/>
                <w:szCs w:val="18"/>
              </w:rPr>
              <w:t>TOTAL FEE IN INR:</w:t>
            </w:r>
          </w:p>
        </w:tc>
        <w:tc>
          <w:tcPr>
            <w:tcW w:w="1358" w:type="dxa"/>
          </w:tcPr>
          <w:p w14:paraId="60AE238D" w14:textId="247CBCF6" w:rsidR="005A172A" w:rsidRPr="0053383D" w:rsidRDefault="005A172A" w:rsidP="00774F40">
            <w:pPr>
              <w:pStyle w:val="TableParagraph"/>
              <w:rPr>
                <w:rFonts w:ascii="Arial" w:hAnsi="Arial" w:cs="Arial"/>
                <w:sz w:val="18"/>
                <w:szCs w:val="18"/>
              </w:rPr>
            </w:pPr>
            <w:r>
              <w:rPr>
                <w:rFonts w:ascii="Arial" w:hAnsi="Arial" w:cs="Arial"/>
                <w:b/>
                <w:bCs/>
                <w:sz w:val="18"/>
                <w:szCs w:val="18"/>
                <w:lang w:val="en-PH" w:bidi="en-PH"/>
              </w:rPr>
              <w:t>₹</w:t>
            </w:r>
            <w:r w:rsidR="00CC66F0">
              <w:rPr>
                <w:rFonts w:ascii="Arial" w:hAnsi="Arial" w:cs="Arial"/>
                <w:b/>
                <w:bCs/>
                <w:sz w:val="18"/>
                <w:szCs w:val="18"/>
                <w:lang w:val="en-PH" w:bidi="en-PH"/>
              </w:rPr>
              <w:t>2,22,50,000.00</w:t>
            </w:r>
          </w:p>
        </w:tc>
      </w:tr>
    </w:tbl>
    <w:p w14:paraId="3E0FD363" w14:textId="77777777" w:rsidR="00774F40" w:rsidRDefault="00774F40" w:rsidP="00774F40">
      <w:pPr>
        <w:jc w:val="center"/>
      </w:pPr>
    </w:p>
    <w:p w14:paraId="650C1E27" w14:textId="77777777" w:rsidR="0053383D" w:rsidRDefault="0053383D" w:rsidP="0053383D"/>
    <w:p w14:paraId="67990379" w14:textId="71680ED8" w:rsidR="0053383D" w:rsidRDefault="0053383D" w:rsidP="0053383D">
      <w:pPr>
        <w:ind w:left="0" w:firstLine="0"/>
      </w:pPr>
      <w:r>
        <w:t>FROM 02-Nov-2026 to 01-Nov-2027</w:t>
      </w:r>
    </w:p>
    <w:p w14:paraId="1D92650C" w14:textId="77777777" w:rsidR="0053383D" w:rsidRDefault="0053383D" w:rsidP="0053383D"/>
    <w:p w14:paraId="7038C849" w14:textId="373F0548" w:rsidR="00CB5AE2" w:rsidRDefault="005310A0" w:rsidP="00804525">
      <w:pPr>
        <w:pStyle w:val="BodyText"/>
      </w:pPr>
      <w:r>
        <w:rPr>
          <w:rFonts w:ascii="Arial" w:eastAsia="Arial" w:hAnsi="Arial" w:cs="Arial"/>
          <w:color w:val="000000"/>
          <w:szCs w:val="24"/>
          <w:lang w:val="en-PH" w:eastAsia="en-PH" w:bidi="en-PH"/>
        </w:rPr>
        <w:t>The amounts set out above are subject to fee Changes as set forth in the Order Form.</w:t>
      </w:r>
      <w:r>
        <w:rPr>
          <w:rFonts w:ascii="Arial" w:eastAsia="Arial" w:hAnsi="Arial" w:cs="Arial"/>
          <w:color w:val="000000"/>
          <w:szCs w:val="24"/>
          <w:lang w:val="en-PH" w:eastAsia="en-PH" w:bidi="en-PH"/>
        </w:rPr>
        <w:br/>
        <w:t>The amounts set out above are net amounts. Applicable taxes are not included. This is not a tax invoice. Usage Metric Limitation shows the maximum quantity that Customer may use over a 12-month period.</w:t>
      </w:r>
      <w:r>
        <w:t xml:space="preserve"> </w:t>
      </w:r>
    </w:p>
    <w:p w14:paraId="0BB6784F" w14:textId="77777777" w:rsidR="005A172A" w:rsidRDefault="005A172A" w:rsidP="00804525">
      <w:pPr>
        <w:pStyle w:val="BodyText"/>
      </w:pPr>
    </w:p>
    <w:p w14:paraId="08EB634C" w14:textId="0815A303" w:rsidR="005A172A" w:rsidRDefault="005A172A" w:rsidP="00804525">
      <w:pPr>
        <w:pStyle w:val="BodyText"/>
        <w:rPr>
          <w:ins w:id="27" w:author="Qualtrics Legal - VNG" w:date="2026-09-22T14:21:00Z" w16du:dateUtc="2026-09-22T04:21:00Z"/>
          <w:lang w:bidi="en-PH"/>
        </w:rPr>
      </w:pPr>
      <w:ins w:id="28" w:author="Qualtrics Legal - VNG" w:date="2026-09-22T14:21:00Z">
        <w:r>
          <w:rPr>
            <w:lang w:bidi="en-PH"/>
          </w:rPr>
          <w:t>The price per unit displayed above is rounded to the nearest minor unit of the applicable currency. Line item totals represent the actual amount due and may not exactly equal the displayed unit price multiplied by the quantity.</w:t>
        </w:r>
      </w:ins>
    </w:p>
    <w:p w14:paraId="591661E6" w14:textId="77777777" w:rsidR="005A172A" w:rsidRPr="005A172A" w:rsidRDefault="005A172A" w:rsidP="005A172A">
      <w:pPr>
        <w:pStyle w:val="BodyText"/>
        <w:rPr>
          <w:ins w:id="29" w:author="Qualtrics Legal - VNG" w:date="2026-09-22T14:21:00Z"/>
          <w:lang w:val="en-AU"/>
        </w:rPr>
      </w:pPr>
    </w:p>
    <w:p w14:paraId="39FCE0C8" w14:textId="77777777" w:rsidR="005A172A" w:rsidRPr="005A172A" w:rsidRDefault="005A172A" w:rsidP="005A172A">
      <w:pPr>
        <w:pStyle w:val="BodyText"/>
        <w:rPr>
          <w:ins w:id="30" w:author="Qualtrics Legal - VNG" w:date="2026-09-22T14:21:00Z"/>
          <w:lang w:val="en-AU"/>
        </w:rPr>
      </w:pPr>
      <w:ins w:id="31" w:author="Qualtrics Legal - VNG" w:date="2026-09-22T14:21:00Z">
        <w:r>
          <w:rPr>
            <w:lang w:val="en-AU"/>
          </w:rPr>
          <w:t>Qualtrics permits Customer to process a limited number of characters (as defined at https://www.qualtrics.com/support/survey-platform/data-and-analysis-module/data/translate-text-responses) through its translation functionality per subscription year ("Translation Limit") at no charge. Qualtrics, at its discretion, reserves the right to strictly enforce this limit.</w:t>
        </w:r>
      </w:ins>
    </w:p>
    <w:p w14:paraId="484B6D36" w14:textId="43E56559" w:rsidR="005A172A" w:rsidRDefault="005A172A">
      <w:pPr>
        <w:spacing w:after="0" w:line="240" w:lineRule="auto"/>
        <w:ind w:left="0" w:firstLine="0"/>
        <w:jc w:val="left"/>
        <w:rPr>
          <w:rFonts w:ascii="Verdana" w:eastAsia="Verdana" w:hAnsi="Verdana" w:cs="Verdana"/>
          <w:color w:val="auto"/>
          <w:szCs w:val="18"/>
          <w:lang w:val="en-US" w:eastAsia="ja-JP" w:bidi="ar-SA"/>
        </w:rPr>
      </w:pPr>
      <w:r>
        <w:br w:type="page"/>
      </w:r>
    </w:p>
    <w:p w14:paraId="1851ECFD" w14:textId="0369204D" w:rsidR="005A172A" w:rsidRPr="005A172A" w:rsidRDefault="005A172A" w:rsidP="005A172A">
      <w:pPr>
        <w:pStyle w:val="Heading2"/>
        <w:jc w:val="center"/>
        <w:rPr>
          <w:rFonts w:ascii="Arial" w:eastAsia="Roboto" w:hAnsi="Arial" w:cs="Arial"/>
          <w:b/>
          <w:sz w:val="28"/>
          <w:szCs w:val="28"/>
        </w:rPr>
      </w:pPr>
      <w:r>
        <w:rPr>
          <w:rFonts w:ascii="Arial" w:eastAsia="Roboto" w:hAnsi="Arial" w:cs="Arial"/>
          <w:b/>
          <w:sz w:val="28"/>
          <w:szCs w:val="28"/>
        </w:rPr>
        <w:lastRenderedPageBreak/>
        <w:t>Professional Services Exhibit: SSO Configuration</w:t>
      </w:r>
    </w:p>
    <w:p w14:paraId="19FD6A9F" w14:textId="77777777" w:rsidR="005A172A" w:rsidRPr="005A172A" w:rsidRDefault="005A172A" w:rsidP="005A172A">
      <w:pPr>
        <w:spacing w:after="120"/>
        <w:jc w:val="center"/>
        <w:rPr>
          <w:i/>
          <w:szCs w:val="18"/>
        </w:rPr>
      </w:pPr>
      <w:r>
        <w:rPr>
          <w:i/>
          <w:szCs w:val="18"/>
        </w:rPr>
        <w:t>Customer agrees that Qualtrics may use subcontractors to deliver any portion(s) of the Project at Qualtrics’ discretion.</w:t>
      </w:r>
    </w:p>
    <w:p w14:paraId="29F01EE5" w14:textId="77777777" w:rsidR="005A172A" w:rsidRPr="005A172A" w:rsidRDefault="005A172A" w:rsidP="00835DBA">
      <w:pPr>
        <w:pStyle w:val="Heading3"/>
        <w:numPr>
          <w:ilvl w:val="0"/>
          <w:numId w:val="3"/>
        </w:numPr>
        <w:tabs>
          <w:tab w:val="num" w:pos="360"/>
        </w:tabs>
        <w:ind w:left="730" w:hanging="10"/>
        <w:rPr>
          <w:rFonts w:ascii="Arial" w:eastAsia="Roboto" w:hAnsi="Arial" w:cs="Arial"/>
          <w:b/>
          <w:bCs/>
          <w:sz w:val="18"/>
          <w:szCs w:val="18"/>
        </w:rPr>
      </w:pPr>
      <w:r>
        <w:rPr>
          <w:rFonts w:ascii="Arial" w:hAnsi="Arial" w:cs="Arial"/>
          <w:b/>
          <w:bCs/>
          <w:sz w:val="18"/>
          <w:szCs w:val="18"/>
        </w:rPr>
        <w:t>Definitions</w:t>
      </w:r>
    </w:p>
    <w:p w14:paraId="7BDDF574" w14:textId="77777777" w:rsidR="005A172A" w:rsidRPr="005A172A" w:rsidRDefault="005A172A" w:rsidP="00835DBA">
      <w:pPr>
        <w:numPr>
          <w:ilvl w:val="1"/>
          <w:numId w:val="3"/>
        </w:numPr>
        <w:spacing w:after="60" w:line="240" w:lineRule="auto"/>
        <w:rPr>
          <w:szCs w:val="18"/>
        </w:rPr>
      </w:pPr>
      <w:r>
        <w:rPr>
          <w:rFonts w:eastAsia="Roboto Light"/>
          <w:szCs w:val="18"/>
        </w:rPr>
        <w:t>“Deliverables” refers to those implementation deliverables included in the Project Scope in Section 2.</w:t>
      </w:r>
    </w:p>
    <w:p w14:paraId="0D1E612C" w14:textId="77777777" w:rsidR="005A172A" w:rsidRPr="005A172A" w:rsidRDefault="005A172A" w:rsidP="00835DBA">
      <w:pPr>
        <w:numPr>
          <w:ilvl w:val="1"/>
          <w:numId w:val="3"/>
        </w:numPr>
        <w:spacing w:after="60" w:line="240" w:lineRule="auto"/>
        <w:rPr>
          <w:szCs w:val="18"/>
          <w:lang w:val="en-US"/>
        </w:rPr>
      </w:pPr>
      <w:r>
        <w:rPr>
          <w:rFonts w:eastAsia="Roboto Light"/>
          <w:szCs w:val="18"/>
          <w:lang w:val="en-US"/>
        </w:rPr>
        <w:t>“Delivery Team” refers to the set of resources assigned by Qualtrics for the fulfillment of the project scope.</w:t>
      </w:r>
    </w:p>
    <w:p w14:paraId="61829C64" w14:textId="77777777" w:rsidR="005A172A" w:rsidRPr="005A172A" w:rsidRDefault="005A172A" w:rsidP="00835DBA">
      <w:pPr>
        <w:numPr>
          <w:ilvl w:val="1"/>
          <w:numId w:val="3"/>
        </w:numPr>
        <w:spacing w:after="60" w:line="240" w:lineRule="auto"/>
        <w:rPr>
          <w:szCs w:val="18"/>
        </w:rPr>
      </w:pPr>
      <w:r>
        <w:rPr>
          <w:rFonts w:eastAsia="Roboto Light"/>
          <w:szCs w:val="18"/>
        </w:rPr>
        <w:t>“Project” refers to the project that is the cumulation of Deliverables to be provided under this Professional Services Exhibit.</w:t>
      </w:r>
    </w:p>
    <w:p w14:paraId="6AB68623" w14:textId="77777777" w:rsidR="005A172A" w:rsidRPr="005A172A" w:rsidRDefault="005A172A" w:rsidP="00835DBA">
      <w:pPr>
        <w:numPr>
          <w:ilvl w:val="1"/>
          <w:numId w:val="3"/>
        </w:numPr>
        <w:spacing w:after="60" w:line="240" w:lineRule="auto"/>
        <w:rPr>
          <w:szCs w:val="18"/>
          <w:lang w:val="en-US"/>
        </w:rPr>
      </w:pPr>
      <w:r>
        <w:rPr>
          <w:rFonts w:eastAsia="Roboto Light"/>
          <w:szCs w:val="18"/>
          <w:lang w:val="en-US"/>
        </w:rPr>
        <w:t>“Standard Business Hours” are 0900 to 1700 hours according to the time zone of the office in which the Delivery Team is located, unless otherwise agreed to in writing during the Project.</w:t>
      </w:r>
    </w:p>
    <w:p w14:paraId="08E26E11" w14:textId="77777777" w:rsidR="005A172A" w:rsidRPr="005A172A" w:rsidRDefault="005A172A" w:rsidP="005A172A">
      <w:pPr>
        <w:spacing w:after="60" w:line="240" w:lineRule="auto"/>
        <w:ind w:left="1080" w:firstLine="0"/>
        <w:rPr>
          <w:szCs w:val="18"/>
          <w:lang w:val="en-US"/>
        </w:rPr>
      </w:pPr>
    </w:p>
    <w:p w14:paraId="7DACF92F" w14:textId="27D8EABB" w:rsidR="005A172A" w:rsidRPr="005A172A" w:rsidRDefault="005A172A" w:rsidP="00835DBA">
      <w:pPr>
        <w:pStyle w:val="Heading3"/>
        <w:numPr>
          <w:ilvl w:val="0"/>
          <w:numId w:val="3"/>
        </w:numPr>
        <w:tabs>
          <w:tab w:val="num" w:pos="360"/>
        </w:tabs>
        <w:ind w:left="730" w:hanging="10"/>
        <w:rPr>
          <w:rFonts w:ascii="Arial" w:hAnsi="Arial" w:cs="Arial"/>
          <w:b/>
          <w:bCs/>
          <w:color w:val="4A86E8"/>
          <w:sz w:val="18"/>
          <w:szCs w:val="18"/>
          <w:lang w:val="en-US"/>
        </w:rPr>
      </w:pPr>
      <w:bookmarkStart w:id="32" w:name="_qurpbax825xm"/>
      <w:bookmarkEnd w:id="32"/>
      <w:r>
        <w:rPr>
          <w:rFonts w:ascii="Arial" w:hAnsi="Arial" w:cs="Arial"/>
          <w:b/>
          <w:bCs/>
          <w:sz w:val="18"/>
          <w:szCs w:val="18"/>
        </w:rPr>
        <w:t>Project Scope</w:t>
      </w:r>
    </w:p>
    <w:p w14:paraId="6FE0775C" w14:textId="77777777" w:rsidR="005A172A" w:rsidRPr="005A172A" w:rsidRDefault="005A172A" w:rsidP="00835DBA">
      <w:pPr>
        <w:numPr>
          <w:ilvl w:val="1"/>
          <w:numId w:val="2"/>
        </w:numPr>
        <w:spacing w:before="60" w:after="0" w:line="240" w:lineRule="auto"/>
        <w:rPr>
          <w:szCs w:val="18"/>
        </w:rPr>
      </w:pPr>
      <w:r>
        <w:rPr>
          <w:szCs w:val="18"/>
        </w:rPr>
        <w:t>Inclusions</w:t>
      </w:r>
    </w:p>
    <w:p w14:paraId="114FE4DC" w14:textId="77777777" w:rsidR="005A172A" w:rsidRPr="005A172A" w:rsidRDefault="005A172A" w:rsidP="00835DBA">
      <w:pPr>
        <w:numPr>
          <w:ilvl w:val="2"/>
          <w:numId w:val="2"/>
        </w:numPr>
        <w:spacing w:before="60" w:after="0" w:line="240" w:lineRule="auto"/>
        <w:rPr>
          <w:szCs w:val="18"/>
        </w:rPr>
      </w:pPr>
      <w:r>
        <w:rPr>
          <w:color w:val="3C4043"/>
          <w:szCs w:val="18"/>
          <w:highlight w:val="white"/>
        </w:rPr>
        <w:t>Deliverables for this Project are detailed in Schedule 1, which includes: SSO (Single Sign-On) Configuration</w:t>
      </w:r>
    </w:p>
    <w:p w14:paraId="410B76B5" w14:textId="77777777" w:rsidR="005A172A" w:rsidRPr="005A172A" w:rsidRDefault="005A172A" w:rsidP="00835DBA">
      <w:pPr>
        <w:numPr>
          <w:ilvl w:val="1"/>
          <w:numId w:val="2"/>
        </w:numPr>
        <w:spacing w:before="60" w:after="0" w:line="240" w:lineRule="auto"/>
        <w:rPr>
          <w:szCs w:val="18"/>
        </w:rPr>
      </w:pPr>
      <w:r>
        <w:rPr>
          <w:szCs w:val="18"/>
        </w:rPr>
        <w:t>Assumptions</w:t>
      </w:r>
    </w:p>
    <w:p w14:paraId="6FD5CCBA" w14:textId="77777777" w:rsidR="005A172A" w:rsidRPr="005A172A" w:rsidRDefault="005A172A" w:rsidP="00835DBA">
      <w:pPr>
        <w:numPr>
          <w:ilvl w:val="2"/>
          <w:numId w:val="2"/>
        </w:numPr>
        <w:spacing w:before="60" w:after="0" w:line="240" w:lineRule="auto"/>
        <w:rPr>
          <w:rFonts w:eastAsia="Roboto"/>
          <w:szCs w:val="18"/>
        </w:rPr>
      </w:pPr>
      <w:r>
        <w:rPr>
          <w:szCs w:val="18"/>
          <w:lang w:val="en-US"/>
        </w:rPr>
        <w:t>For the duration of the Project, Customer will provide the Delivery Team with access to Customer’s Qualtrics brand (account) as a brand administrator.</w:t>
      </w:r>
    </w:p>
    <w:p w14:paraId="781BE6A4" w14:textId="77777777" w:rsidR="005A172A" w:rsidRPr="005A172A" w:rsidRDefault="005A172A" w:rsidP="005A172A">
      <w:pPr>
        <w:spacing w:before="60"/>
        <w:rPr>
          <w:rFonts w:eastAsia="Roboto"/>
          <w:szCs w:val="18"/>
          <w:lang w:val="en-US"/>
        </w:rPr>
      </w:pPr>
    </w:p>
    <w:p w14:paraId="616C1125" w14:textId="77777777" w:rsidR="005A172A" w:rsidRPr="005A172A" w:rsidRDefault="005A172A" w:rsidP="00835DBA">
      <w:pPr>
        <w:pStyle w:val="Heading3"/>
        <w:numPr>
          <w:ilvl w:val="0"/>
          <w:numId w:val="3"/>
        </w:numPr>
        <w:tabs>
          <w:tab w:val="num" w:pos="360"/>
        </w:tabs>
        <w:ind w:left="730" w:hanging="10"/>
        <w:rPr>
          <w:rFonts w:ascii="Arial" w:hAnsi="Arial" w:cs="Arial"/>
          <w:b/>
          <w:bCs/>
          <w:sz w:val="18"/>
          <w:szCs w:val="18"/>
        </w:rPr>
      </w:pPr>
      <w:bookmarkStart w:id="33" w:name="_ti4l368z1c1"/>
      <w:bookmarkEnd w:id="33"/>
      <w:r>
        <w:rPr>
          <w:rFonts w:ascii="Arial" w:hAnsi="Arial" w:cs="Arial"/>
          <w:b/>
          <w:bCs/>
          <w:sz w:val="18"/>
          <w:szCs w:val="18"/>
        </w:rPr>
        <w:t>General Assumptions</w:t>
      </w:r>
    </w:p>
    <w:p w14:paraId="09DAA41E" w14:textId="77777777" w:rsidR="005A172A" w:rsidRPr="005A172A" w:rsidRDefault="005A172A" w:rsidP="00835DBA">
      <w:pPr>
        <w:numPr>
          <w:ilvl w:val="1"/>
          <w:numId w:val="3"/>
        </w:numPr>
        <w:spacing w:after="0" w:line="276" w:lineRule="auto"/>
        <w:rPr>
          <w:szCs w:val="18"/>
        </w:rPr>
      </w:pPr>
      <w:r>
        <w:rPr>
          <w:rFonts w:eastAsia="Roboto Light"/>
          <w:szCs w:val="18"/>
        </w:rPr>
        <w:t>Scope of services relates to a single Qualtrics Brand (instance).</w:t>
      </w:r>
    </w:p>
    <w:p w14:paraId="23D6C70D" w14:textId="77777777" w:rsidR="005A172A" w:rsidRPr="005A172A" w:rsidRDefault="005A172A" w:rsidP="00835DBA">
      <w:pPr>
        <w:numPr>
          <w:ilvl w:val="1"/>
          <w:numId w:val="3"/>
        </w:numPr>
        <w:spacing w:after="0" w:line="276" w:lineRule="auto"/>
        <w:rPr>
          <w:szCs w:val="18"/>
          <w:lang w:val="en-US"/>
        </w:rPr>
      </w:pPr>
      <w:r>
        <w:rPr>
          <w:rFonts w:eastAsia="Roboto Light"/>
          <w:szCs w:val="18"/>
          <w:lang w:val="en-US"/>
        </w:rPr>
        <w:t>Customer has access to and the right to use a current license to Qualtrics’ Cloud Services and access to any license features necessary to execute the Project.</w:t>
      </w:r>
    </w:p>
    <w:p w14:paraId="019F0163" w14:textId="77777777" w:rsidR="005A172A" w:rsidRPr="005A172A" w:rsidRDefault="005A172A" w:rsidP="00835DBA">
      <w:pPr>
        <w:numPr>
          <w:ilvl w:val="1"/>
          <w:numId w:val="3"/>
        </w:numPr>
        <w:spacing w:after="0" w:line="276" w:lineRule="auto"/>
        <w:rPr>
          <w:szCs w:val="18"/>
          <w:lang w:val="en-US"/>
        </w:rPr>
      </w:pPr>
      <w:r>
        <w:rPr>
          <w:rFonts w:eastAsia="Roboto Light"/>
          <w:szCs w:val="18"/>
          <w:lang w:val="en-US"/>
        </w:rPr>
        <w:t>For the duration of the Project, Customer will provide the Delivery Team with access to Customer’s Qualtrics Brand as a brand administrator.</w:t>
      </w:r>
    </w:p>
    <w:p w14:paraId="4C04E744" w14:textId="77777777" w:rsidR="005A172A" w:rsidRPr="005A172A" w:rsidRDefault="005A172A" w:rsidP="00835DBA">
      <w:pPr>
        <w:numPr>
          <w:ilvl w:val="1"/>
          <w:numId w:val="3"/>
        </w:numPr>
        <w:spacing w:after="0" w:line="276" w:lineRule="auto"/>
        <w:rPr>
          <w:szCs w:val="18"/>
          <w:lang w:val="en-US"/>
        </w:rPr>
      </w:pPr>
      <w:r>
        <w:rPr>
          <w:rFonts w:eastAsia="Roboto Light"/>
          <w:szCs w:val="18"/>
          <w:lang w:val="en-US"/>
        </w:rPr>
        <w:t>Estimated pricing herein is based on the original Project scope, and changes to the Project scope may result in additional charges and adjusted estimated timeline and must be approved by both parties.</w:t>
      </w:r>
    </w:p>
    <w:p w14:paraId="7328ED4C" w14:textId="77777777" w:rsidR="005A172A" w:rsidRPr="005A172A" w:rsidRDefault="005A172A" w:rsidP="00835DBA">
      <w:pPr>
        <w:numPr>
          <w:ilvl w:val="1"/>
          <w:numId w:val="3"/>
        </w:numPr>
        <w:spacing w:after="0" w:line="276" w:lineRule="auto"/>
        <w:rPr>
          <w:szCs w:val="18"/>
        </w:rPr>
      </w:pPr>
      <w:r>
        <w:rPr>
          <w:rFonts w:eastAsia="Roboto Light"/>
          <w:szCs w:val="18"/>
        </w:rPr>
        <w:t>Each Package within the Project will be delivered sequentially (not in parallel), unless mutually agreed by Customer and Delivery Team.</w:t>
      </w:r>
    </w:p>
    <w:p w14:paraId="042480DD" w14:textId="77777777" w:rsidR="005A172A" w:rsidRPr="005A172A" w:rsidRDefault="005A172A" w:rsidP="00835DBA">
      <w:pPr>
        <w:numPr>
          <w:ilvl w:val="1"/>
          <w:numId w:val="3"/>
        </w:numPr>
        <w:spacing w:after="0" w:line="276" w:lineRule="auto"/>
        <w:rPr>
          <w:szCs w:val="18"/>
        </w:rPr>
      </w:pPr>
      <w:r>
        <w:rPr>
          <w:rFonts w:eastAsia="Roboto Light"/>
          <w:szCs w:val="18"/>
        </w:rPr>
        <w:t>All Deliverables to be delivered in English only, except where translations are included in the standard Package.</w:t>
      </w:r>
    </w:p>
    <w:p w14:paraId="54562880" w14:textId="77777777" w:rsidR="005A172A" w:rsidRPr="005A172A" w:rsidRDefault="005A172A" w:rsidP="005A172A">
      <w:pPr>
        <w:spacing w:after="0" w:line="276" w:lineRule="auto"/>
        <w:ind w:left="1440" w:firstLine="0"/>
        <w:rPr>
          <w:szCs w:val="18"/>
        </w:rPr>
      </w:pPr>
    </w:p>
    <w:p w14:paraId="07704254" w14:textId="77777777" w:rsidR="005A172A" w:rsidRPr="005A172A" w:rsidRDefault="005A172A" w:rsidP="00835DBA">
      <w:pPr>
        <w:pStyle w:val="Heading3"/>
        <w:numPr>
          <w:ilvl w:val="0"/>
          <w:numId w:val="3"/>
        </w:numPr>
        <w:tabs>
          <w:tab w:val="num" w:pos="360"/>
        </w:tabs>
        <w:ind w:left="730" w:hanging="10"/>
        <w:rPr>
          <w:rFonts w:ascii="Arial" w:hAnsi="Arial" w:cs="Arial"/>
          <w:b/>
          <w:bCs/>
          <w:sz w:val="18"/>
          <w:szCs w:val="18"/>
        </w:rPr>
      </w:pPr>
      <w:bookmarkStart w:id="34" w:name="_nej0bzfo92x5"/>
      <w:bookmarkEnd w:id="34"/>
      <w:r>
        <w:rPr>
          <w:rFonts w:ascii="Arial" w:hAnsi="Arial" w:cs="Arial"/>
          <w:b/>
          <w:bCs/>
          <w:sz w:val="18"/>
          <w:szCs w:val="18"/>
        </w:rPr>
        <w:t>Responsibilities</w:t>
      </w:r>
    </w:p>
    <w:p w14:paraId="78AD5226" w14:textId="77777777" w:rsidR="005A172A" w:rsidRPr="005A172A" w:rsidRDefault="005A172A" w:rsidP="00835DBA">
      <w:pPr>
        <w:pStyle w:val="Heading4"/>
        <w:numPr>
          <w:ilvl w:val="1"/>
          <w:numId w:val="3"/>
        </w:numPr>
        <w:tabs>
          <w:tab w:val="num" w:pos="360"/>
        </w:tabs>
        <w:ind w:left="730" w:hanging="10"/>
        <w:rPr>
          <w:rFonts w:ascii="Arial" w:hAnsi="Arial" w:cs="Arial"/>
          <w:szCs w:val="18"/>
        </w:rPr>
      </w:pPr>
      <w:bookmarkStart w:id="35" w:name="_ewnkj1jlcb8b"/>
      <w:bookmarkEnd w:id="35"/>
      <w:r>
        <w:rPr>
          <w:rFonts w:ascii="Arial" w:hAnsi="Arial" w:cs="Arial"/>
          <w:szCs w:val="18"/>
        </w:rPr>
        <w:t>Delivery Team Responsibilities</w:t>
      </w:r>
    </w:p>
    <w:p w14:paraId="2C358081" w14:textId="77777777" w:rsidR="005A172A" w:rsidRPr="005A172A" w:rsidRDefault="005A172A" w:rsidP="00835DBA">
      <w:pPr>
        <w:numPr>
          <w:ilvl w:val="2"/>
          <w:numId w:val="3"/>
        </w:numPr>
        <w:spacing w:before="60" w:after="0" w:line="276" w:lineRule="auto"/>
        <w:rPr>
          <w:rFonts w:eastAsia="Roboto Light"/>
          <w:szCs w:val="18"/>
        </w:rPr>
      </w:pPr>
      <w:r>
        <w:rPr>
          <w:rFonts w:eastAsia="Roboto Light"/>
          <w:szCs w:val="18"/>
        </w:rPr>
        <w:t>Engages with Customer Contact throughout the Project, keeping the Customer informed of timelines and progress toward completion throughout the Project.</w:t>
      </w:r>
    </w:p>
    <w:p w14:paraId="1B8FA2B7" w14:textId="77777777" w:rsidR="005A172A" w:rsidRPr="005A172A" w:rsidRDefault="005A172A" w:rsidP="00835DBA">
      <w:pPr>
        <w:numPr>
          <w:ilvl w:val="2"/>
          <w:numId w:val="3"/>
        </w:numPr>
        <w:spacing w:before="60" w:after="0" w:line="276" w:lineRule="auto"/>
        <w:rPr>
          <w:rFonts w:eastAsia="Roboto Light"/>
          <w:szCs w:val="18"/>
        </w:rPr>
      </w:pPr>
      <w:r>
        <w:rPr>
          <w:rFonts w:eastAsia="Roboto Light"/>
          <w:szCs w:val="18"/>
        </w:rPr>
        <w:t>Completes all items listed under Delivery Team Responsibilities in Schedule 1 for each applicable Deliverable.</w:t>
      </w:r>
    </w:p>
    <w:p w14:paraId="706215C1" w14:textId="77777777" w:rsidR="005A172A" w:rsidRPr="005A172A" w:rsidRDefault="005A172A" w:rsidP="00835DBA">
      <w:pPr>
        <w:numPr>
          <w:ilvl w:val="2"/>
          <w:numId w:val="3"/>
        </w:numPr>
        <w:spacing w:before="60" w:after="0" w:line="276" w:lineRule="auto"/>
        <w:rPr>
          <w:rFonts w:eastAsia="Roboto Light"/>
          <w:szCs w:val="18"/>
          <w:lang w:val="en-US"/>
        </w:rPr>
      </w:pPr>
      <w:r>
        <w:rPr>
          <w:rFonts w:eastAsia="Roboto Light"/>
          <w:szCs w:val="18"/>
          <w:lang w:val="en-US"/>
        </w:rPr>
        <w:t>For projects that involve a new license setup, provides initial configuration of license and Qualtrics account, including creation of up to 5 brand administrator users for customer use.</w:t>
      </w:r>
    </w:p>
    <w:p w14:paraId="7DE96DB1" w14:textId="77777777" w:rsidR="005A172A" w:rsidRPr="005A172A" w:rsidRDefault="005A172A" w:rsidP="00835DBA">
      <w:pPr>
        <w:pStyle w:val="Heading4"/>
        <w:numPr>
          <w:ilvl w:val="1"/>
          <w:numId w:val="3"/>
        </w:numPr>
        <w:tabs>
          <w:tab w:val="num" w:pos="360"/>
        </w:tabs>
        <w:ind w:left="730" w:hanging="10"/>
        <w:rPr>
          <w:rFonts w:ascii="Arial" w:hAnsi="Arial" w:cs="Arial"/>
          <w:szCs w:val="18"/>
        </w:rPr>
      </w:pPr>
      <w:bookmarkStart w:id="36" w:name="_99natw3yp36r"/>
      <w:bookmarkEnd w:id="36"/>
      <w:r>
        <w:rPr>
          <w:rFonts w:ascii="Arial" w:hAnsi="Arial" w:cs="Arial"/>
          <w:szCs w:val="18"/>
        </w:rPr>
        <w:t>Customer Responsibilities</w:t>
      </w:r>
    </w:p>
    <w:p w14:paraId="7F2224BF" w14:textId="77777777" w:rsidR="005A172A" w:rsidRPr="005A172A" w:rsidRDefault="005A172A" w:rsidP="00835DBA">
      <w:pPr>
        <w:numPr>
          <w:ilvl w:val="2"/>
          <w:numId w:val="3"/>
        </w:numPr>
        <w:spacing w:before="60" w:after="0" w:line="276" w:lineRule="auto"/>
        <w:rPr>
          <w:rFonts w:eastAsia="Roboto"/>
          <w:szCs w:val="18"/>
          <w:lang w:val="en-US"/>
        </w:rPr>
      </w:pPr>
      <w:r>
        <w:rPr>
          <w:rFonts w:eastAsia="Roboto Light"/>
          <w:szCs w:val="18"/>
          <w:lang w:val="en-US"/>
        </w:rPr>
        <w:t>Identify and provide contact details for setup of up to five (5) brand administrator accounts; brand administrator users may create additional user accounts and manage access to the license, in accordance with any limitations specified in the license terms.</w:t>
      </w:r>
    </w:p>
    <w:p w14:paraId="5BE8A08E" w14:textId="77777777" w:rsidR="005A172A" w:rsidRPr="005A172A" w:rsidRDefault="005A172A" w:rsidP="00835DBA">
      <w:pPr>
        <w:numPr>
          <w:ilvl w:val="2"/>
          <w:numId w:val="3"/>
        </w:numPr>
        <w:spacing w:before="60" w:after="0" w:line="276" w:lineRule="auto"/>
        <w:rPr>
          <w:rFonts w:eastAsia="Roboto"/>
          <w:szCs w:val="18"/>
        </w:rPr>
      </w:pPr>
      <w:r>
        <w:rPr>
          <w:rFonts w:eastAsia="Roboto Light"/>
          <w:szCs w:val="18"/>
        </w:rPr>
        <w:t>Contact manages internal stakeholders and governance with respect to the mutually agreed project plan.</w:t>
      </w:r>
    </w:p>
    <w:p w14:paraId="06645A74" w14:textId="77777777" w:rsidR="005A172A" w:rsidRPr="005A172A" w:rsidRDefault="005A172A" w:rsidP="00835DBA">
      <w:pPr>
        <w:numPr>
          <w:ilvl w:val="2"/>
          <w:numId w:val="3"/>
        </w:numPr>
        <w:spacing w:before="60" w:after="0" w:line="276" w:lineRule="auto"/>
        <w:rPr>
          <w:rFonts w:eastAsia="Roboto"/>
          <w:szCs w:val="18"/>
          <w:lang w:val="en-US"/>
        </w:rPr>
      </w:pPr>
      <w:r>
        <w:rPr>
          <w:rFonts w:eastAsia="Roboto Light"/>
          <w:szCs w:val="18"/>
          <w:lang w:val="en-US"/>
        </w:rPr>
        <w:t>Contact engages actively throughout the Project, following a cadence decided with the Delivery Team during kickoff call; changes or cancellations of any meetings require 24 hours’ notice in order to avoid forfeiture of allotted time.</w:t>
      </w:r>
    </w:p>
    <w:p w14:paraId="52EED913" w14:textId="77777777" w:rsidR="005A172A" w:rsidRPr="005A172A" w:rsidRDefault="005A172A" w:rsidP="00835DBA">
      <w:pPr>
        <w:numPr>
          <w:ilvl w:val="2"/>
          <w:numId w:val="3"/>
        </w:numPr>
        <w:spacing w:before="60" w:after="0" w:line="276" w:lineRule="auto"/>
        <w:rPr>
          <w:rFonts w:eastAsia="Roboto"/>
          <w:szCs w:val="18"/>
        </w:rPr>
      </w:pPr>
      <w:r>
        <w:rPr>
          <w:rFonts w:eastAsia="Roboto Light"/>
          <w:szCs w:val="18"/>
        </w:rPr>
        <w:lastRenderedPageBreak/>
        <w:t>Completes all items listed under Customer Responsibilities in Schedule 1 for each applicable Deliverable.</w:t>
      </w:r>
    </w:p>
    <w:p w14:paraId="300A8BF0" w14:textId="77777777" w:rsidR="005A172A" w:rsidRPr="005A172A" w:rsidRDefault="005A172A" w:rsidP="00835DBA">
      <w:pPr>
        <w:numPr>
          <w:ilvl w:val="2"/>
          <w:numId w:val="3"/>
        </w:numPr>
        <w:spacing w:before="60" w:after="0" w:line="276" w:lineRule="auto"/>
        <w:rPr>
          <w:rFonts w:eastAsia="Roboto"/>
          <w:szCs w:val="18"/>
        </w:rPr>
      </w:pPr>
      <w:r>
        <w:rPr>
          <w:rFonts w:eastAsia="Roboto Light"/>
          <w:szCs w:val="18"/>
        </w:rPr>
        <w:t>Manages User Acceptance Testing (“UAT”) process and any special testing requirements, ensuring each stage of the Project is completed and the scope of work has been met. This may include:</w:t>
      </w:r>
    </w:p>
    <w:p w14:paraId="1FA74E75" w14:textId="77777777" w:rsidR="005A172A" w:rsidRPr="005A172A" w:rsidRDefault="005A172A" w:rsidP="00835DBA">
      <w:pPr>
        <w:numPr>
          <w:ilvl w:val="3"/>
          <w:numId w:val="3"/>
        </w:numPr>
        <w:spacing w:before="60" w:after="0" w:line="276" w:lineRule="auto"/>
        <w:rPr>
          <w:rFonts w:eastAsia="Roboto"/>
          <w:szCs w:val="18"/>
        </w:rPr>
      </w:pPr>
      <w:r>
        <w:rPr>
          <w:rFonts w:eastAsia="Roboto Light"/>
          <w:szCs w:val="18"/>
        </w:rPr>
        <w:t>Uploading sample data to the Qualtrics platform to test system functionality and license settings.</w:t>
      </w:r>
    </w:p>
    <w:p w14:paraId="707990EE" w14:textId="77777777" w:rsidR="005A172A" w:rsidRPr="005A172A" w:rsidRDefault="005A172A" w:rsidP="00835DBA">
      <w:pPr>
        <w:numPr>
          <w:ilvl w:val="3"/>
          <w:numId w:val="3"/>
        </w:numPr>
        <w:spacing w:before="60" w:after="0" w:line="276" w:lineRule="auto"/>
        <w:rPr>
          <w:rFonts w:eastAsia="Roboto"/>
          <w:szCs w:val="18"/>
          <w:lang w:val="en-US"/>
        </w:rPr>
      </w:pPr>
      <w:r>
        <w:rPr>
          <w:rFonts w:eastAsia="Roboto Light"/>
          <w:szCs w:val="18"/>
          <w:lang w:val="en-US"/>
        </w:rPr>
        <w:t>Validating that scoped features and settings were implemented correctly and meet the requirements of the Project.</w:t>
      </w:r>
    </w:p>
    <w:p w14:paraId="02B9DDAC" w14:textId="77777777" w:rsidR="005A172A" w:rsidRPr="005A172A" w:rsidRDefault="005A172A" w:rsidP="00835DBA">
      <w:pPr>
        <w:numPr>
          <w:ilvl w:val="3"/>
          <w:numId w:val="3"/>
        </w:numPr>
        <w:spacing w:before="60" w:after="0" w:line="276" w:lineRule="auto"/>
        <w:rPr>
          <w:rFonts w:eastAsia="Roboto"/>
          <w:szCs w:val="18"/>
        </w:rPr>
      </w:pPr>
      <w:r>
        <w:rPr>
          <w:rFonts w:eastAsia="Roboto Light"/>
          <w:szCs w:val="18"/>
        </w:rPr>
        <w:t>Engaging other stakeholders within Customer’s organization as needed to test technical or functional aspects of the Qualtrics platform.</w:t>
      </w:r>
    </w:p>
    <w:p w14:paraId="2F79AF7B" w14:textId="77777777" w:rsidR="005A172A" w:rsidRPr="005A172A" w:rsidRDefault="005A172A" w:rsidP="00835DBA">
      <w:pPr>
        <w:numPr>
          <w:ilvl w:val="2"/>
          <w:numId w:val="3"/>
        </w:numPr>
        <w:spacing w:before="60" w:after="0" w:line="276" w:lineRule="auto"/>
        <w:rPr>
          <w:rFonts w:eastAsia="Roboto"/>
          <w:szCs w:val="18"/>
          <w:lang w:val="en-US"/>
        </w:rPr>
      </w:pPr>
      <w:r>
        <w:rPr>
          <w:rFonts w:eastAsia="Roboto Light"/>
          <w:szCs w:val="18"/>
          <w:lang w:val="en-US"/>
        </w:rPr>
        <w:t>Customer assumes full responsibility for the program following the Project period, and agrees to maintain all license features, including updates to Deliverables created during the Project, as well as the creation of any new Deliverables, including surveys, dashboards, reports, and sample collection.</w:t>
      </w:r>
    </w:p>
    <w:p w14:paraId="7E12C9F5" w14:textId="77777777" w:rsidR="005A172A" w:rsidRPr="005A172A" w:rsidRDefault="005A172A" w:rsidP="00835DBA">
      <w:pPr>
        <w:numPr>
          <w:ilvl w:val="2"/>
          <w:numId w:val="3"/>
        </w:numPr>
        <w:spacing w:before="60" w:after="0" w:line="276" w:lineRule="auto"/>
        <w:rPr>
          <w:rFonts w:eastAsia="Roboto"/>
          <w:szCs w:val="18"/>
          <w:lang w:val="en-US"/>
        </w:rPr>
      </w:pPr>
      <w:r>
        <w:rPr>
          <w:rFonts w:eastAsia="Roboto Light"/>
          <w:szCs w:val="18"/>
          <w:lang w:val="en-US"/>
        </w:rPr>
        <w:t>Changes in scope (e.g. estimated project timelines, new requirements, change in Customer Contact, or delays in Customer delivery of any materials or UAT) may result in delays to the project and/or incur additional fees via Change Order.</w:t>
      </w:r>
    </w:p>
    <w:p w14:paraId="6A4DCAAA" w14:textId="78E180B0" w:rsidR="005A172A" w:rsidRPr="005A172A" w:rsidRDefault="005A172A" w:rsidP="005A172A">
      <w:pPr>
        <w:spacing w:before="60" w:after="0" w:line="276" w:lineRule="auto"/>
        <w:rPr>
          <w:rFonts w:eastAsia="Roboto"/>
          <w:szCs w:val="18"/>
          <w:lang w:val="en-US"/>
        </w:rPr>
      </w:pPr>
      <w:r>
        <w:rPr>
          <w:rFonts w:eastAsia="Roboto Light"/>
          <w:szCs w:val="18"/>
          <w:lang w:val="en-US"/>
        </w:rPr>
        <w:t xml:space="preserve"> </w:t>
      </w:r>
    </w:p>
    <w:p w14:paraId="4564C974" w14:textId="77777777" w:rsidR="005A172A" w:rsidRPr="005A172A" w:rsidRDefault="005A172A" w:rsidP="00835DBA">
      <w:pPr>
        <w:pStyle w:val="Heading3"/>
        <w:numPr>
          <w:ilvl w:val="0"/>
          <w:numId w:val="3"/>
        </w:numPr>
        <w:tabs>
          <w:tab w:val="num" w:pos="360"/>
        </w:tabs>
        <w:ind w:left="730" w:hanging="10"/>
        <w:rPr>
          <w:rFonts w:ascii="Arial" w:hAnsi="Arial" w:cs="Arial"/>
          <w:b/>
          <w:bCs/>
          <w:sz w:val="18"/>
          <w:szCs w:val="18"/>
        </w:rPr>
      </w:pPr>
      <w:bookmarkStart w:id="37" w:name="_io3kxmltyqzg"/>
      <w:bookmarkEnd w:id="37"/>
      <w:r>
        <w:rPr>
          <w:rFonts w:ascii="Arial" w:hAnsi="Arial" w:cs="Arial"/>
          <w:b/>
          <w:bCs/>
          <w:sz w:val="18"/>
          <w:szCs w:val="18"/>
        </w:rPr>
        <w:t>Governance</w:t>
      </w:r>
    </w:p>
    <w:p w14:paraId="46913DFC" w14:textId="77777777" w:rsidR="005A172A" w:rsidRPr="005A172A" w:rsidRDefault="005A172A" w:rsidP="00835DBA">
      <w:pPr>
        <w:numPr>
          <w:ilvl w:val="1"/>
          <w:numId w:val="3"/>
        </w:numPr>
        <w:spacing w:after="0" w:line="276" w:lineRule="auto"/>
        <w:rPr>
          <w:szCs w:val="18"/>
          <w:lang w:val="en-US"/>
        </w:rPr>
      </w:pPr>
      <w:r>
        <w:rPr>
          <w:rFonts w:eastAsia="Roboto Light"/>
          <w:szCs w:val="18"/>
          <w:lang w:val="en-US"/>
        </w:rPr>
        <w:t>Timing of project start will be mutually agreed between Delivery Team and Customer based on Delivery Team availability and Customer’s milestones.</w:t>
      </w:r>
    </w:p>
    <w:p w14:paraId="4D03B407" w14:textId="77777777" w:rsidR="005A172A" w:rsidRPr="005A172A" w:rsidRDefault="005A172A" w:rsidP="00835DBA">
      <w:pPr>
        <w:numPr>
          <w:ilvl w:val="1"/>
          <w:numId w:val="3"/>
        </w:numPr>
        <w:spacing w:after="0" w:line="276" w:lineRule="auto"/>
        <w:rPr>
          <w:szCs w:val="18"/>
          <w:lang w:val="en-US"/>
        </w:rPr>
      </w:pPr>
      <w:r>
        <w:rPr>
          <w:rFonts w:eastAsia="Roboto Light"/>
          <w:szCs w:val="18"/>
          <w:lang w:val="en-US"/>
        </w:rPr>
        <w:t>The Project is complete based on the completion of delivery and Customer’s acceptance, per the terms of the Acceptance Criteria section.</w:t>
      </w:r>
    </w:p>
    <w:p w14:paraId="221E5553" w14:textId="77777777" w:rsidR="005A172A" w:rsidRPr="005A172A" w:rsidRDefault="005A172A" w:rsidP="00835DBA">
      <w:pPr>
        <w:numPr>
          <w:ilvl w:val="1"/>
          <w:numId w:val="3"/>
        </w:numPr>
        <w:spacing w:after="0" w:line="276" w:lineRule="auto"/>
        <w:rPr>
          <w:szCs w:val="18"/>
        </w:rPr>
      </w:pPr>
      <w:r>
        <w:rPr>
          <w:rFonts w:eastAsia="Roboto Light"/>
          <w:szCs w:val="18"/>
        </w:rPr>
        <w:t>Unless otherwise agreed by both parties in writing, all interactions and meetings will be conducted in English and will be conducted remotely, via phone, email, or videoconference.</w:t>
      </w:r>
    </w:p>
    <w:p w14:paraId="721F81B7" w14:textId="77777777" w:rsidR="005A172A" w:rsidRPr="005A172A" w:rsidRDefault="005A172A" w:rsidP="005A172A">
      <w:pPr>
        <w:spacing w:after="0" w:line="276" w:lineRule="auto"/>
        <w:rPr>
          <w:szCs w:val="18"/>
        </w:rPr>
      </w:pPr>
    </w:p>
    <w:p w14:paraId="00BC1065" w14:textId="77777777" w:rsidR="005A172A" w:rsidRPr="005A172A" w:rsidRDefault="005A172A" w:rsidP="00835DBA">
      <w:pPr>
        <w:pStyle w:val="Heading3"/>
        <w:numPr>
          <w:ilvl w:val="0"/>
          <w:numId w:val="3"/>
        </w:numPr>
        <w:tabs>
          <w:tab w:val="num" w:pos="360"/>
        </w:tabs>
        <w:ind w:left="730" w:hanging="10"/>
        <w:rPr>
          <w:rFonts w:ascii="Arial" w:hAnsi="Arial" w:cs="Arial"/>
          <w:b/>
          <w:bCs/>
          <w:sz w:val="18"/>
          <w:szCs w:val="18"/>
        </w:rPr>
      </w:pPr>
      <w:bookmarkStart w:id="38" w:name="_87rtr0nfd9w6"/>
      <w:bookmarkEnd w:id="38"/>
      <w:r>
        <w:rPr>
          <w:rFonts w:ascii="Arial" w:hAnsi="Arial" w:cs="Arial"/>
          <w:b/>
          <w:bCs/>
          <w:sz w:val="18"/>
          <w:szCs w:val="18"/>
        </w:rPr>
        <w:t>Acceptance Criteria</w:t>
      </w:r>
    </w:p>
    <w:p w14:paraId="49CDB1DB" w14:textId="77777777" w:rsidR="005A172A" w:rsidRPr="005A172A" w:rsidRDefault="005A172A" w:rsidP="00835DBA">
      <w:pPr>
        <w:numPr>
          <w:ilvl w:val="1"/>
          <w:numId w:val="3"/>
        </w:numPr>
        <w:spacing w:before="60" w:after="0" w:line="276" w:lineRule="auto"/>
        <w:rPr>
          <w:szCs w:val="18"/>
          <w:lang w:val="en-US"/>
        </w:rPr>
      </w:pPr>
      <w:r>
        <w:rPr>
          <w:rFonts w:eastAsia="Roboto Light"/>
          <w:szCs w:val="18"/>
          <w:lang w:val="en-US"/>
        </w:rPr>
        <w:t>Once a Project phase is completed and the Delivery Team provides notification of the Deliverables for review and approval, the Customer will either (1) confirm the requirements have reasonably been met and sign off on the approval for the next implementation phase to begin or (2) reply to the Delivery Team, in writing, detailing the specific requirements that must still be met. Upon mutual agreement, both parties may agree to extend the time period for UAT, though additional time may impact Project timelines and budget and be subject to a Change Order (as defined below).</w:t>
      </w:r>
    </w:p>
    <w:p w14:paraId="732CFD1E" w14:textId="77777777" w:rsidR="005A172A" w:rsidRPr="005A172A" w:rsidRDefault="005A172A" w:rsidP="00835DBA">
      <w:pPr>
        <w:numPr>
          <w:ilvl w:val="1"/>
          <w:numId w:val="3"/>
        </w:numPr>
        <w:spacing w:before="60" w:after="0" w:line="276" w:lineRule="auto"/>
        <w:rPr>
          <w:szCs w:val="18"/>
        </w:rPr>
      </w:pPr>
      <w:r>
        <w:rPr>
          <w:rFonts w:eastAsia="Roboto Light"/>
          <w:szCs w:val="18"/>
        </w:rPr>
        <w:t>Deliverables are reviewed and signed off according to the following process:</w:t>
      </w:r>
    </w:p>
    <w:p w14:paraId="1FF7560C" w14:textId="77777777" w:rsidR="005A172A" w:rsidRPr="005A172A" w:rsidRDefault="005A172A" w:rsidP="00835DBA">
      <w:pPr>
        <w:numPr>
          <w:ilvl w:val="2"/>
          <w:numId w:val="3"/>
        </w:numPr>
        <w:spacing w:before="60" w:after="0" w:line="276" w:lineRule="auto"/>
        <w:rPr>
          <w:rFonts w:eastAsia="Roboto"/>
          <w:szCs w:val="18"/>
          <w:lang w:val="en-US"/>
        </w:rPr>
      </w:pPr>
      <w:r>
        <w:rPr>
          <w:rFonts w:eastAsia="Roboto Light"/>
          <w:szCs w:val="18"/>
          <w:lang w:val="en-US"/>
        </w:rPr>
        <w:t>Delivery Team will submit final drafts for review and sign-off at least 5 business days prior to the Deliverable completion date.</w:t>
      </w:r>
    </w:p>
    <w:p w14:paraId="6EACBE48" w14:textId="77777777" w:rsidR="005A172A" w:rsidRPr="005A172A" w:rsidRDefault="005A172A" w:rsidP="00835DBA">
      <w:pPr>
        <w:numPr>
          <w:ilvl w:val="2"/>
          <w:numId w:val="3"/>
        </w:numPr>
        <w:spacing w:before="60" w:after="0" w:line="276" w:lineRule="auto"/>
        <w:rPr>
          <w:rFonts w:eastAsia="Roboto"/>
          <w:szCs w:val="18"/>
          <w:lang w:val="en-US"/>
        </w:rPr>
      </w:pPr>
      <w:r>
        <w:rPr>
          <w:rFonts w:eastAsia="Roboto Light"/>
          <w:szCs w:val="18"/>
          <w:lang w:val="en-US"/>
        </w:rPr>
        <w:t>Customer will sign off or report any issues within 5 business days of draft submission.</w:t>
      </w:r>
    </w:p>
    <w:p w14:paraId="740CCBA3" w14:textId="77777777" w:rsidR="005A172A" w:rsidRPr="005A172A" w:rsidRDefault="005A172A" w:rsidP="00835DBA">
      <w:pPr>
        <w:numPr>
          <w:ilvl w:val="2"/>
          <w:numId w:val="3"/>
        </w:numPr>
        <w:spacing w:before="60" w:after="0" w:line="276" w:lineRule="auto"/>
        <w:rPr>
          <w:rFonts w:eastAsia="Roboto"/>
          <w:szCs w:val="18"/>
          <w:lang w:val="en-US"/>
        </w:rPr>
      </w:pPr>
      <w:r>
        <w:rPr>
          <w:rFonts w:eastAsia="Roboto Light"/>
          <w:szCs w:val="18"/>
          <w:lang w:val="en-US"/>
        </w:rPr>
        <w:t>The Delivery Team will correct reported issues within a mutually agreed time frame. For the avoidance of doubt, this excludes issues that are not related to the configuration of the Cloud Service as detailed in this Order Form, for example, a product bug or a new product feature request.</w:t>
      </w:r>
    </w:p>
    <w:p w14:paraId="29ED133E" w14:textId="77777777" w:rsidR="005A172A" w:rsidRPr="005A172A" w:rsidRDefault="005A172A" w:rsidP="00835DBA">
      <w:pPr>
        <w:numPr>
          <w:ilvl w:val="2"/>
          <w:numId w:val="3"/>
        </w:numPr>
        <w:spacing w:before="60" w:after="0" w:line="276" w:lineRule="auto"/>
        <w:rPr>
          <w:rFonts w:eastAsia="Roboto"/>
          <w:szCs w:val="18"/>
          <w:lang w:val="en-US"/>
        </w:rPr>
      </w:pPr>
      <w:r>
        <w:rPr>
          <w:rFonts w:eastAsia="Roboto Light"/>
          <w:szCs w:val="18"/>
          <w:lang w:val="en-US"/>
        </w:rPr>
        <w:t>Customer will provide written feedback and raise issues related to the reworked portion of the Deliverable within a mutually agreed time frame, and the Delivery Team will make changes necessary to resolve the issues.</w:t>
      </w:r>
    </w:p>
    <w:p w14:paraId="07080213" w14:textId="77777777" w:rsidR="005A172A" w:rsidRPr="005A172A" w:rsidRDefault="005A172A" w:rsidP="00835DBA">
      <w:pPr>
        <w:numPr>
          <w:ilvl w:val="2"/>
          <w:numId w:val="3"/>
        </w:numPr>
        <w:spacing w:before="60" w:after="0" w:line="276" w:lineRule="auto"/>
        <w:rPr>
          <w:rFonts w:eastAsia="Roboto"/>
          <w:szCs w:val="18"/>
        </w:rPr>
      </w:pPr>
      <w:r>
        <w:rPr>
          <w:rFonts w:eastAsia="Roboto Light"/>
          <w:szCs w:val="18"/>
        </w:rPr>
        <w:t>Customer will provide a final review and sign off on the reworked Deliverables within 2 business days.</w:t>
      </w:r>
    </w:p>
    <w:p w14:paraId="5944507E" w14:textId="77777777" w:rsidR="005A172A" w:rsidRPr="005A172A" w:rsidRDefault="005A172A" w:rsidP="00835DBA">
      <w:pPr>
        <w:numPr>
          <w:ilvl w:val="2"/>
          <w:numId w:val="3"/>
        </w:numPr>
        <w:spacing w:before="60" w:after="0" w:line="276" w:lineRule="auto"/>
        <w:rPr>
          <w:rFonts w:eastAsia="Roboto"/>
          <w:szCs w:val="18"/>
        </w:rPr>
      </w:pPr>
      <w:r>
        <w:rPr>
          <w:rFonts w:eastAsia="Roboto Light"/>
          <w:szCs w:val="18"/>
        </w:rPr>
        <w:t>Deliverables will be considered accepted if the Customer does not provide written notification of Deliverable rejection within the timelines specified above.</w:t>
      </w:r>
    </w:p>
    <w:p w14:paraId="6FBEBFD7" w14:textId="77777777" w:rsidR="005A172A" w:rsidRPr="005A172A" w:rsidRDefault="005A172A" w:rsidP="005A172A">
      <w:pPr>
        <w:spacing w:before="60" w:after="0" w:line="276" w:lineRule="auto"/>
        <w:rPr>
          <w:rFonts w:eastAsia="Roboto"/>
          <w:szCs w:val="18"/>
        </w:rPr>
      </w:pPr>
    </w:p>
    <w:p w14:paraId="2CD0D774" w14:textId="77777777" w:rsidR="005A172A" w:rsidRPr="005A172A" w:rsidRDefault="005A172A" w:rsidP="00835DBA">
      <w:pPr>
        <w:pStyle w:val="Heading3"/>
        <w:numPr>
          <w:ilvl w:val="0"/>
          <w:numId w:val="3"/>
        </w:numPr>
        <w:tabs>
          <w:tab w:val="num" w:pos="360"/>
        </w:tabs>
        <w:ind w:left="730" w:hanging="10"/>
        <w:rPr>
          <w:rFonts w:ascii="Arial" w:hAnsi="Arial" w:cs="Arial"/>
          <w:b/>
          <w:bCs/>
          <w:sz w:val="18"/>
          <w:szCs w:val="18"/>
        </w:rPr>
      </w:pPr>
      <w:bookmarkStart w:id="39" w:name="_xmdvksqlbfdt"/>
      <w:bookmarkEnd w:id="39"/>
      <w:r>
        <w:rPr>
          <w:rFonts w:ascii="Arial" w:hAnsi="Arial" w:cs="Arial"/>
          <w:b/>
          <w:bCs/>
          <w:sz w:val="18"/>
          <w:szCs w:val="18"/>
        </w:rPr>
        <w:t>Third Party Vendors and Products</w:t>
      </w:r>
    </w:p>
    <w:p w14:paraId="62E64346" w14:textId="77777777" w:rsidR="005A172A" w:rsidRPr="005A172A" w:rsidRDefault="005A172A" w:rsidP="00835DBA">
      <w:pPr>
        <w:numPr>
          <w:ilvl w:val="1"/>
          <w:numId w:val="3"/>
        </w:numPr>
        <w:spacing w:after="60" w:line="276" w:lineRule="auto"/>
        <w:rPr>
          <w:szCs w:val="18"/>
          <w:lang w:val="en-US"/>
        </w:rPr>
      </w:pPr>
      <w:r>
        <w:rPr>
          <w:rFonts w:eastAsia="Roboto Light"/>
          <w:szCs w:val="18"/>
          <w:lang w:val="en-US"/>
        </w:rPr>
        <w:t>Customer remains responsible for their own vendors and third parties providing services related hereto.</w:t>
      </w:r>
    </w:p>
    <w:p w14:paraId="36AFAEDE" w14:textId="77777777" w:rsidR="005A172A" w:rsidRPr="005A172A" w:rsidRDefault="005A172A" w:rsidP="00835DBA">
      <w:pPr>
        <w:numPr>
          <w:ilvl w:val="1"/>
          <w:numId w:val="3"/>
        </w:numPr>
        <w:spacing w:after="60" w:line="276" w:lineRule="auto"/>
        <w:rPr>
          <w:szCs w:val="18"/>
          <w:lang w:val="en-US"/>
        </w:rPr>
      </w:pPr>
      <w:r>
        <w:rPr>
          <w:rFonts w:eastAsia="Roboto Light"/>
          <w:szCs w:val="18"/>
          <w:lang w:val="en-US"/>
        </w:rPr>
        <w:t xml:space="preserve">Qualtrics is not responsible for third-party products obtained by Customer. </w:t>
      </w:r>
    </w:p>
    <w:p w14:paraId="0CD45DB5" w14:textId="77777777" w:rsidR="005A172A" w:rsidRPr="005A172A" w:rsidRDefault="005A172A" w:rsidP="00835DBA">
      <w:pPr>
        <w:pStyle w:val="Heading3"/>
        <w:numPr>
          <w:ilvl w:val="0"/>
          <w:numId w:val="3"/>
        </w:numPr>
        <w:tabs>
          <w:tab w:val="num" w:pos="360"/>
        </w:tabs>
        <w:ind w:left="730" w:hanging="10"/>
        <w:rPr>
          <w:rFonts w:ascii="Arial" w:hAnsi="Arial" w:cs="Arial"/>
          <w:b/>
          <w:bCs/>
          <w:sz w:val="18"/>
          <w:szCs w:val="18"/>
        </w:rPr>
      </w:pPr>
      <w:bookmarkStart w:id="40" w:name="_ooad75tr90id"/>
      <w:bookmarkEnd w:id="40"/>
      <w:r>
        <w:rPr>
          <w:rFonts w:ascii="Arial" w:hAnsi="Arial" w:cs="Arial"/>
          <w:b/>
          <w:bCs/>
          <w:sz w:val="18"/>
          <w:szCs w:val="18"/>
        </w:rPr>
        <w:lastRenderedPageBreak/>
        <w:t>Change Orders</w:t>
      </w:r>
    </w:p>
    <w:p w14:paraId="4A1BA12D" w14:textId="77777777" w:rsidR="005A172A" w:rsidRPr="005A172A" w:rsidRDefault="005A172A" w:rsidP="00835DBA">
      <w:pPr>
        <w:numPr>
          <w:ilvl w:val="1"/>
          <w:numId w:val="3"/>
        </w:numPr>
        <w:spacing w:after="60" w:line="276" w:lineRule="auto"/>
        <w:rPr>
          <w:szCs w:val="18"/>
          <w:lang w:val="en-US"/>
        </w:rPr>
      </w:pPr>
      <w:r>
        <w:rPr>
          <w:rFonts w:eastAsia="Roboto Light"/>
          <w:szCs w:val="18"/>
          <w:lang w:val="en-US"/>
        </w:rPr>
        <w:t>If Customer or Delivery Team wishes to change the scope of the Project, they will submit details of the requested change to the other in writing. Delivery Team will, within a reasonable time after such request is received, provide a written estimate to Customer of changes to Project cost, timeline, and/or scope.</w:t>
      </w:r>
    </w:p>
    <w:p w14:paraId="21030C92" w14:textId="77777777" w:rsidR="005A172A" w:rsidRPr="005A172A" w:rsidRDefault="005A172A" w:rsidP="00835DBA">
      <w:pPr>
        <w:numPr>
          <w:ilvl w:val="1"/>
          <w:numId w:val="3"/>
        </w:numPr>
        <w:spacing w:after="0" w:line="276" w:lineRule="auto"/>
        <w:rPr>
          <w:szCs w:val="18"/>
          <w:lang w:val="en-US"/>
        </w:rPr>
      </w:pPr>
      <w:r>
        <w:rPr>
          <w:rFonts w:eastAsia="Roboto Light"/>
          <w:szCs w:val="18"/>
          <w:lang w:val="en-US"/>
        </w:rPr>
        <w:t>Promptly after receipt of the written estimate, Customer and Delivery Team will negotiate and agree in writing on the terms of such change (a “Change Order”). Each Change Order complying with this Section will be considered an amendment to this Order Form.</w:t>
      </w:r>
    </w:p>
    <w:p w14:paraId="0D0612FC" w14:textId="77777777" w:rsidR="005A172A" w:rsidRPr="005A172A" w:rsidRDefault="005A172A" w:rsidP="005A172A">
      <w:pPr>
        <w:rPr>
          <w:color w:val="4A86E8"/>
          <w:szCs w:val="18"/>
          <w:lang w:val="en-US"/>
        </w:rPr>
      </w:pPr>
    </w:p>
    <w:p w14:paraId="3D130E23" w14:textId="77777777" w:rsidR="005A172A" w:rsidRPr="005A172A" w:rsidRDefault="005A172A" w:rsidP="005A172A">
      <w:pPr>
        <w:rPr>
          <w:color w:val="4A86E8"/>
          <w:szCs w:val="18"/>
          <w:lang w:val="en-US"/>
        </w:rPr>
      </w:pPr>
      <w:r>
        <w:rPr>
          <w:color w:val="4A86E8"/>
          <w:szCs w:val="18"/>
          <w:lang w:val="en-US"/>
        </w:rPr>
        <w:br w:type="page"/>
      </w:r>
    </w:p>
    <w:p w14:paraId="1F121E39" w14:textId="77777777" w:rsidR="005A172A" w:rsidRPr="005A172A" w:rsidRDefault="005A172A" w:rsidP="005A172A">
      <w:pPr>
        <w:pStyle w:val="Heading2"/>
        <w:jc w:val="center"/>
        <w:rPr>
          <w:rFonts w:ascii="Arial" w:hAnsi="Arial" w:cs="Arial"/>
          <w:b/>
          <w:sz w:val="18"/>
          <w:szCs w:val="18"/>
        </w:rPr>
      </w:pPr>
      <w:r>
        <w:rPr>
          <w:rFonts w:ascii="Arial" w:hAnsi="Arial" w:cs="Arial"/>
          <w:b/>
          <w:sz w:val="18"/>
          <w:szCs w:val="18"/>
        </w:rPr>
        <w:lastRenderedPageBreak/>
        <w:t>Schedule 1: Services Deliverable Description/Glossary</w:t>
      </w:r>
    </w:p>
    <w:p w14:paraId="151E2B74" w14:textId="77777777" w:rsidR="005A172A" w:rsidRPr="005A172A" w:rsidRDefault="005A172A" w:rsidP="005A172A">
      <w:pPr>
        <w:rPr>
          <w:rFonts w:eastAsia="Roboto"/>
          <w:szCs w:val="18"/>
        </w:rPr>
      </w:pPr>
    </w:p>
    <w:p w14:paraId="4175C434" w14:textId="77777777" w:rsidR="005A172A" w:rsidRPr="005A172A" w:rsidRDefault="005A172A" w:rsidP="005A172A">
      <w:pPr>
        <w:rPr>
          <w:szCs w:val="18"/>
        </w:rPr>
      </w:pPr>
      <w:r>
        <w:rPr>
          <w:szCs w:val="18"/>
        </w:rPr>
        <w:t>This schedule outlines all Deliverables that are included in the Project, with Delivery Team and Customer responsibilities.</w:t>
      </w:r>
    </w:p>
    <w:p w14:paraId="5DF4C82B" w14:textId="77777777" w:rsidR="005A172A" w:rsidRPr="005A172A" w:rsidRDefault="005A172A" w:rsidP="005A172A">
      <w:pPr>
        <w:rPr>
          <w:szCs w:val="18"/>
        </w:rPr>
      </w:pPr>
    </w:p>
    <w:p w14:paraId="12B00C31" w14:textId="77777777" w:rsidR="005A172A" w:rsidRPr="005A172A" w:rsidRDefault="005A172A" w:rsidP="005A172A">
      <w:pPr>
        <w:rPr>
          <w:szCs w:val="18"/>
        </w:rPr>
      </w:pPr>
      <w:r>
        <w:rPr>
          <w:szCs w:val="18"/>
        </w:rPr>
        <w:t>All Deliverables will be configured using standard features available in the Qualtrics platform.</w:t>
      </w:r>
    </w:p>
    <w:tbl>
      <w:tblPr>
        <w:tblW w:w="10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75"/>
        <w:gridCol w:w="7665"/>
      </w:tblGrid>
      <w:tr w:rsidR="005A172A" w:rsidRPr="005A172A" w14:paraId="1C728FD2" w14:textId="77777777" w:rsidTr="00826016">
        <w:trPr>
          <w:trHeight w:val="431"/>
        </w:trPr>
        <w:tc>
          <w:tcPr>
            <w:tcW w:w="2775" w:type="dxa"/>
            <w:shd w:val="clear" w:color="auto" w:fill="EFEFEF"/>
            <w:tcMar>
              <w:top w:w="100" w:type="dxa"/>
              <w:left w:w="100" w:type="dxa"/>
              <w:bottom w:w="100" w:type="dxa"/>
              <w:right w:w="100" w:type="dxa"/>
            </w:tcMar>
          </w:tcPr>
          <w:p w14:paraId="06D05CDE" w14:textId="77777777" w:rsidR="005A172A" w:rsidRPr="005A172A" w:rsidRDefault="005A172A" w:rsidP="00826016">
            <w:pPr>
              <w:widowControl w:val="0"/>
              <w:rPr>
                <w:rFonts w:eastAsia="Roboto"/>
                <w:b/>
                <w:szCs w:val="18"/>
              </w:rPr>
            </w:pPr>
            <w:r>
              <w:rPr>
                <w:rFonts w:eastAsia="Roboto"/>
                <w:b/>
                <w:szCs w:val="18"/>
              </w:rPr>
              <w:t>Deliverable + Description</w:t>
            </w:r>
          </w:p>
        </w:tc>
        <w:tc>
          <w:tcPr>
            <w:tcW w:w="7665" w:type="dxa"/>
            <w:shd w:val="clear" w:color="auto" w:fill="EFEFEF"/>
            <w:tcMar>
              <w:top w:w="100" w:type="dxa"/>
              <w:left w:w="100" w:type="dxa"/>
              <w:bottom w:w="100" w:type="dxa"/>
              <w:right w:w="100" w:type="dxa"/>
            </w:tcMar>
          </w:tcPr>
          <w:p w14:paraId="02875272" w14:textId="77777777" w:rsidR="005A172A" w:rsidRPr="005A172A" w:rsidRDefault="005A172A" w:rsidP="00826016">
            <w:pPr>
              <w:widowControl w:val="0"/>
              <w:rPr>
                <w:rFonts w:eastAsia="Roboto"/>
                <w:b/>
                <w:szCs w:val="18"/>
              </w:rPr>
            </w:pPr>
            <w:r>
              <w:rPr>
                <w:rFonts w:eastAsia="Roboto"/>
                <w:b/>
                <w:szCs w:val="18"/>
              </w:rPr>
              <w:t>Associated Responsibilities</w:t>
            </w:r>
          </w:p>
        </w:tc>
      </w:tr>
      <w:tr w:rsidR="005A172A" w:rsidRPr="005A172A" w14:paraId="2F7FC2A2" w14:textId="77777777" w:rsidTr="00826016">
        <w:trPr>
          <w:trHeight w:val="380"/>
        </w:trPr>
        <w:tc>
          <w:tcPr>
            <w:tcW w:w="2775" w:type="dxa"/>
            <w:tcMar>
              <w:top w:w="100" w:type="dxa"/>
              <w:left w:w="100" w:type="dxa"/>
              <w:bottom w:w="100" w:type="dxa"/>
              <w:right w:w="100" w:type="dxa"/>
            </w:tcMar>
          </w:tcPr>
          <w:p w14:paraId="72042BCD" w14:textId="77777777" w:rsidR="005A172A" w:rsidRPr="005A172A" w:rsidRDefault="005A172A" w:rsidP="00826016">
            <w:pPr>
              <w:widowControl w:val="0"/>
              <w:spacing w:after="60"/>
              <w:rPr>
                <w:rFonts w:eastAsia="Roboto"/>
                <w:b/>
                <w:szCs w:val="18"/>
              </w:rPr>
            </w:pPr>
            <w:r>
              <w:rPr>
                <w:rFonts w:eastAsia="Roboto"/>
                <w:b/>
                <w:szCs w:val="18"/>
              </w:rPr>
              <w:t xml:space="preserve">SSO Configuration </w:t>
            </w:r>
          </w:p>
          <w:p w14:paraId="25115761" w14:textId="77777777" w:rsidR="005A172A" w:rsidRPr="005A172A" w:rsidRDefault="005A172A" w:rsidP="00826016">
            <w:pPr>
              <w:widowControl w:val="0"/>
              <w:spacing w:after="60"/>
              <w:rPr>
                <w:rFonts w:eastAsia="Roboto"/>
                <w:i/>
                <w:szCs w:val="18"/>
                <w:lang w:val="en-US"/>
              </w:rPr>
            </w:pPr>
            <w:r>
              <w:rPr>
                <w:rFonts w:eastAsia="Roboto"/>
                <w:i/>
                <w:szCs w:val="18"/>
                <w:lang w:val="en-US"/>
              </w:rPr>
              <w:t>Single sign-on also makes administration easier for larger licenses since you can use attributes stored in your organization’s IT systems to determine Qualtrics settings. SSO will allow you to capture attributes to identify users, which then gives you the ability to pick an attribute to be used for automatically assigning users to a specific user type or division.</w:t>
            </w:r>
          </w:p>
        </w:tc>
        <w:tc>
          <w:tcPr>
            <w:tcW w:w="7665" w:type="dxa"/>
            <w:tcMar>
              <w:top w:w="100" w:type="dxa"/>
              <w:left w:w="100" w:type="dxa"/>
              <w:bottom w:w="100" w:type="dxa"/>
              <w:right w:w="100" w:type="dxa"/>
            </w:tcMar>
          </w:tcPr>
          <w:p w14:paraId="2551DA1D" w14:textId="77777777" w:rsidR="005A172A" w:rsidRPr="005A172A" w:rsidRDefault="005A172A" w:rsidP="00826016">
            <w:pPr>
              <w:widowControl w:val="0"/>
              <w:spacing w:after="60"/>
              <w:rPr>
                <w:rFonts w:eastAsia="Roboto"/>
                <w:szCs w:val="18"/>
              </w:rPr>
            </w:pPr>
            <w:r>
              <w:rPr>
                <w:rFonts w:eastAsia="Roboto"/>
                <w:b/>
                <w:szCs w:val="18"/>
              </w:rPr>
              <w:t>Delivery Team Responsibilities</w:t>
            </w:r>
          </w:p>
          <w:p w14:paraId="50295503" w14:textId="77777777" w:rsidR="005A172A" w:rsidRPr="005A172A" w:rsidRDefault="005A172A" w:rsidP="00826016">
            <w:pPr>
              <w:widowControl w:val="0"/>
              <w:spacing w:after="60"/>
              <w:rPr>
                <w:rFonts w:eastAsia="Roboto"/>
                <w:szCs w:val="18"/>
              </w:rPr>
            </w:pPr>
            <w:r>
              <w:rPr>
                <w:rFonts w:eastAsia="Roboto"/>
                <w:szCs w:val="18"/>
              </w:rPr>
              <w:t>Provide documentation, specifications, and requirements for SSO set-up.</w:t>
            </w:r>
          </w:p>
          <w:p w14:paraId="5CAF430F" w14:textId="77777777" w:rsidR="005A172A" w:rsidRPr="005A172A" w:rsidRDefault="005A172A" w:rsidP="00826016">
            <w:pPr>
              <w:widowControl w:val="0"/>
              <w:spacing w:after="60"/>
              <w:rPr>
                <w:rFonts w:eastAsia="Roboto"/>
                <w:szCs w:val="18"/>
                <w:lang w:val="en-US"/>
              </w:rPr>
            </w:pPr>
            <w:r>
              <w:rPr>
                <w:rFonts w:eastAsia="Roboto"/>
                <w:szCs w:val="18"/>
                <w:lang w:val="en-US"/>
              </w:rPr>
              <w:t xml:space="preserve">Conduct Q&amp;A session with Customer and Customer IT/SSO team to identify any potential roadblocks, including a non-standard SSO system. </w:t>
            </w:r>
          </w:p>
          <w:p w14:paraId="4AAC70AA" w14:textId="77777777" w:rsidR="005A172A" w:rsidRPr="005A172A" w:rsidRDefault="005A172A" w:rsidP="00826016">
            <w:pPr>
              <w:widowControl w:val="0"/>
              <w:spacing w:after="60"/>
              <w:rPr>
                <w:rFonts w:eastAsia="Roboto"/>
                <w:szCs w:val="18"/>
              </w:rPr>
            </w:pPr>
            <w:r>
              <w:rPr>
                <w:rFonts w:eastAsia="Roboto"/>
                <w:szCs w:val="18"/>
              </w:rPr>
              <w:t>Configure a test brand to validate SSO setup.</w:t>
            </w:r>
          </w:p>
          <w:p w14:paraId="546AF7E8" w14:textId="77777777" w:rsidR="005A172A" w:rsidRPr="005A172A" w:rsidRDefault="005A172A" w:rsidP="00826016">
            <w:pPr>
              <w:widowControl w:val="0"/>
              <w:spacing w:after="60"/>
              <w:rPr>
                <w:rFonts w:eastAsia="Roboto"/>
                <w:szCs w:val="18"/>
              </w:rPr>
            </w:pPr>
            <w:r>
              <w:rPr>
                <w:rFonts w:eastAsia="Roboto"/>
                <w:szCs w:val="18"/>
              </w:rPr>
              <w:t>Provide configuration details for the test brand and a login URL for setup validation.</w:t>
            </w:r>
          </w:p>
          <w:p w14:paraId="26B56A6E" w14:textId="77777777" w:rsidR="005A172A" w:rsidRPr="005A172A" w:rsidRDefault="005A172A" w:rsidP="00826016">
            <w:pPr>
              <w:widowControl w:val="0"/>
              <w:spacing w:after="60"/>
              <w:rPr>
                <w:rFonts w:eastAsia="Roboto"/>
                <w:szCs w:val="18"/>
              </w:rPr>
            </w:pPr>
            <w:r>
              <w:rPr>
                <w:rFonts w:eastAsia="Roboto"/>
                <w:szCs w:val="18"/>
              </w:rPr>
              <w:t xml:space="preserve">Provide support in troubleshooting any errors that arise in the test instance. </w:t>
            </w:r>
          </w:p>
          <w:p w14:paraId="18C0CE10" w14:textId="77777777" w:rsidR="005A172A" w:rsidRPr="005A172A" w:rsidRDefault="005A172A" w:rsidP="00826016">
            <w:pPr>
              <w:widowControl w:val="0"/>
              <w:spacing w:after="60"/>
              <w:rPr>
                <w:rFonts w:eastAsia="Roboto"/>
                <w:szCs w:val="18"/>
              </w:rPr>
            </w:pPr>
            <w:r>
              <w:rPr>
                <w:rFonts w:eastAsia="Roboto"/>
                <w:szCs w:val="18"/>
              </w:rPr>
              <w:t xml:space="preserve">Test the SSO setup within a test brand before transferring to the live brand. </w:t>
            </w:r>
          </w:p>
          <w:p w14:paraId="37ADF5F5" w14:textId="77777777" w:rsidR="005A172A" w:rsidRPr="005A172A" w:rsidRDefault="005A172A" w:rsidP="00826016">
            <w:pPr>
              <w:widowControl w:val="0"/>
              <w:spacing w:after="60"/>
              <w:rPr>
                <w:rFonts w:eastAsia="Roboto"/>
                <w:szCs w:val="18"/>
              </w:rPr>
            </w:pPr>
            <w:r>
              <w:rPr>
                <w:rFonts w:eastAsia="Roboto"/>
                <w:szCs w:val="18"/>
              </w:rPr>
              <w:t>After successful testing of the configuration, provide configuration details to the Customer for the live brand, then transfer the configuration to the live brand.</w:t>
            </w:r>
          </w:p>
          <w:p w14:paraId="27C1900C" w14:textId="77777777" w:rsidR="005A172A" w:rsidRPr="005A172A" w:rsidRDefault="005A172A" w:rsidP="00826016">
            <w:pPr>
              <w:widowControl w:val="0"/>
              <w:spacing w:before="200" w:after="60"/>
              <w:rPr>
                <w:rFonts w:eastAsia="Roboto"/>
                <w:b/>
                <w:szCs w:val="18"/>
              </w:rPr>
            </w:pPr>
            <w:r>
              <w:rPr>
                <w:rFonts w:eastAsia="Roboto"/>
                <w:b/>
                <w:szCs w:val="18"/>
              </w:rPr>
              <w:t>Customer Responsibilities</w:t>
            </w:r>
          </w:p>
          <w:p w14:paraId="47BFE03F" w14:textId="77777777" w:rsidR="005A172A" w:rsidRPr="005A172A" w:rsidRDefault="005A172A" w:rsidP="00826016">
            <w:pPr>
              <w:widowControl w:val="0"/>
              <w:spacing w:after="60"/>
              <w:rPr>
                <w:rFonts w:eastAsia="Roboto"/>
                <w:szCs w:val="18"/>
                <w:lang w:val="en-US"/>
              </w:rPr>
            </w:pPr>
            <w:r>
              <w:rPr>
                <w:rFonts w:eastAsia="Roboto"/>
                <w:szCs w:val="18"/>
                <w:lang w:val="en-US"/>
              </w:rPr>
              <w:t>Provide key configuration details of SSO system as requested by Qualtrics, dependent on the type of SSO connection.</w:t>
            </w:r>
          </w:p>
          <w:p w14:paraId="270A9A18" w14:textId="77777777" w:rsidR="005A172A" w:rsidRPr="005A172A" w:rsidRDefault="005A172A" w:rsidP="00826016">
            <w:pPr>
              <w:widowControl w:val="0"/>
              <w:spacing w:after="60"/>
              <w:rPr>
                <w:rFonts w:eastAsia="Roboto"/>
                <w:szCs w:val="18"/>
                <w:lang w:val="en-US"/>
              </w:rPr>
            </w:pPr>
            <w:r>
              <w:rPr>
                <w:rFonts w:eastAsia="Roboto"/>
                <w:szCs w:val="18"/>
                <w:lang w:val="en-US"/>
              </w:rPr>
              <w:t>If customer SSO can support it, ensure SSO is set up to pass any user attributes required for dashboard permissioning.</w:t>
            </w:r>
          </w:p>
          <w:p w14:paraId="5CC64FF3" w14:textId="77777777" w:rsidR="005A172A" w:rsidRPr="005A172A" w:rsidRDefault="005A172A" w:rsidP="00826016">
            <w:pPr>
              <w:widowControl w:val="0"/>
              <w:spacing w:after="60"/>
              <w:rPr>
                <w:rFonts w:eastAsia="Roboto"/>
                <w:szCs w:val="18"/>
              </w:rPr>
            </w:pPr>
            <w:r>
              <w:rPr>
                <w:rFonts w:eastAsia="Roboto"/>
                <w:szCs w:val="18"/>
              </w:rPr>
              <w:t>Ensure that a user in the Customer’s IdP can successfully login to the Qualtrics platform using their SSO credentials.</w:t>
            </w:r>
          </w:p>
          <w:p w14:paraId="3EF61730" w14:textId="77777777" w:rsidR="005A172A" w:rsidRPr="005A172A" w:rsidRDefault="005A172A" w:rsidP="00826016">
            <w:pPr>
              <w:widowControl w:val="0"/>
              <w:spacing w:after="60"/>
              <w:rPr>
                <w:rFonts w:eastAsia="Roboto"/>
                <w:szCs w:val="18"/>
              </w:rPr>
            </w:pPr>
            <w:r>
              <w:rPr>
                <w:rFonts w:eastAsia="Roboto"/>
                <w:szCs w:val="18"/>
              </w:rPr>
              <w:t>Manages User Acceptance Testing (“UAT”) process and any special testing requirements.</w:t>
            </w:r>
          </w:p>
          <w:p w14:paraId="01E45439" w14:textId="77777777" w:rsidR="005A172A" w:rsidRPr="005A172A" w:rsidRDefault="005A172A" w:rsidP="00826016">
            <w:pPr>
              <w:widowControl w:val="0"/>
              <w:spacing w:after="60"/>
              <w:rPr>
                <w:rFonts w:eastAsia="Roboto"/>
                <w:szCs w:val="18"/>
              </w:rPr>
            </w:pPr>
          </w:p>
        </w:tc>
      </w:tr>
    </w:tbl>
    <w:p w14:paraId="535A95F9" w14:textId="77777777" w:rsidR="005A172A" w:rsidRPr="005A172A" w:rsidRDefault="005A172A" w:rsidP="005A172A">
      <w:pPr>
        <w:rPr>
          <w:szCs w:val="18"/>
        </w:rPr>
      </w:pPr>
    </w:p>
    <w:p w14:paraId="526DDE66" w14:textId="428D60C6" w:rsidR="005A172A" w:rsidRDefault="005A172A">
      <w:pPr>
        <w:spacing w:after="0" w:line="240" w:lineRule="auto"/>
        <w:ind w:left="0" w:firstLine="0"/>
        <w:jc w:val="left"/>
        <w:rPr>
          <w:rFonts w:ascii="Verdana" w:eastAsia="Verdana" w:hAnsi="Verdana" w:cs="Verdana"/>
          <w:color w:val="auto"/>
          <w:szCs w:val="18"/>
          <w:lang w:val="en-US" w:eastAsia="ja-JP" w:bidi="ar-SA"/>
        </w:rPr>
      </w:pPr>
      <w:r>
        <w:br w:type="page"/>
      </w:r>
    </w:p>
    <w:p w14:paraId="44C6768D" w14:textId="07F7B07F" w:rsidR="005A172A" w:rsidRDefault="000B2BAA" w:rsidP="000B2BAA">
      <w:pPr>
        <w:pStyle w:val="BodyText"/>
        <w:jc w:val="center"/>
        <w:rPr>
          <w:rFonts w:ascii="Arial" w:eastAsia="Roboto" w:hAnsi="Arial" w:cs="Arial"/>
          <w:b/>
          <w:sz w:val="28"/>
          <w:szCs w:val="28"/>
        </w:rPr>
      </w:pPr>
      <w:r>
        <w:rPr>
          <w:rFonts w:ascii="Arial" w:eastAsia="Roboto" w:hAnsi="Arial" w:cs="Arial"/>
          <w:b/>
          <w:sz w:val="28"/>
          <w:szCs w:val="28"/>
        </w:rPr>
        <w:lastRenderedPageBreak/>
        <w:t>Professional Services Exhibit: Implementation Services</w:t>
      </w:r>
    </w:p>
    <w:p w14:paraId="48113F72" w14:textId="0A2FD513" w:rsidR="000B2BAA" w:rsidRPr="000B2BAA" w:rsidRDefault="000B2BAA" w:rsidP="000B2BAA">
      <w:pPr>
        <w:pStyle w:val="BodyText"/>
        <w:jc w:val="center"/>
        <w:rPr>
          <w:rFonts w:ascii="Arial" w:eastAsia="Roboto" w:hAnsi="Arial" w:cs="Arial"/>
          <w:bCs/>
          <w:i/>
          <w:iCs/>
        </w:rPr>
      </w:pPr>
      <w:r>
        <w:rPr>
          <w:rFonts w:ascii="Arial" w:eastAsia="Roboto" w:hAnsi="Arial" w:cs="Arial"/>
          <w:bCs/>
          <w:i/>
          <w:iCs/>
        </w:rPr>
        <w:t>Qualtrics partner Infosys Limited (“Infosys”) will deliver Implementation services. Qualtrics shall be fully responsible for the acts, errors, and/or omission of such partners to the same extent as if such acts, errors, and/or omissions had been committed by Qualtrics.</w:t>
      </w:r>
    </w:p>
    <w:p w14:paraId="1C8858AC" w14:textId="77777777" w:rsidR="000B2BAA" w:rsidRPr="000B2BAA" w:rsidRDefault="000B2BAA" w:rsidP="000B2BAA">
      <w:pPr>
        <w:pStyle w:val="BodyText"/>
        <w:rPr>
          <w:rFonts w:ascii="Arial" w:hAnsi="Arial" w:cs="Arial"/>
        </w:rPr>
      </w:pPr>
    </w:p>
    <w:p w14:paraId="020115F6" w14:textId="77777777" w:rsidR="000B2BAA" w:rsidRPr="000B2BAA" w:rsidRDefault="000B2BAA" w:rsidP="00835DBA">
      <w:pPr>
        <w:pStyle w:val="Heading3"/>
        <w:numPr>
          <w:ilvl w:val="0"/>
          <w:numId w:val="4"/>
        </w:numPr>
        <w:tabs>
          <w:tab w:val="num" w:pos="360"/>
        </w:tabs>
        <w:spacing w:line="240" w:lineRule="auto"/>
        <w:ind w:left="0" w:firstLine="0"/>
        <w:rPr>
          <w:rFonts w:ascii="Arial" w:hAnsi="Arial" w:cs="Arial"/>
          <w:b/>
          <w:bCs/>
          <w:sz w:val="18"/>
          <w:szCs w:val="18"/>
        </w:rPr>
      </w:pPr>
      <w:r>
        <w:rPr>
          <w:rFonts w:ascii="Arial" w:hAnsi="Arial" w:cs="Arial"/>
          <w:b/>
          <w:bCs/>
          <w:sz w:val="18"/>
          <w:szCs w:val="18"/>
        </w:rPr>
        <w:t>Definitions</w:t>
      </w:r>
    </w:p>
    <w:p w14:paraId="7EB4368F" w14:textId="77777777" w:rsidR="000B2BAA" w:rsidRPr="000B2BAA" w:rsidRDefault="000B2BAA" w:rsidP="00835DBA">
      <w:pPr>
        <w:numPr>
          <w:ilvl w:val="1"/>
          <w:numId w:val="4"/>
        </w:numPr>
        <w:pBdr>
          <w:top w:val="nil"/>
          <w:left w:val="nil"/>
          <w:bottom w:val="nil"/>
          <w:right w:val="nil"/>
          <w:between w:val="nil"/>
        </w:pBdr>
        <w:spacing w:after="0" w:line="240" w:lineRule="auto"/>
        <w:rPr>
          <w:szCs w:val="18"/>
        </w:rPr>
      </w:pPr>
      <w:r>
        <w:rPr>
          <w:rFonts w:eastAsia="Roboto Light"/>
          <w:szCs w:val="18"/>
        </w:rPr>
        <w:t>“Deliverables” refers to those implementation deliverables included in the Project Scope in Section 2.</w:t>
      </w:r>
    </w:p>
    <w:p w14:paraId="629E14FE" w14:textId="77777777" w:rsidR="000B2BAA" w:rsidRPr="000B2BAA" w:rsidRDefault="000B2BAA" w:rsidP="00835DBA">
      <w:pPr>
        <w:numPr>
          <w:ilvl w:val="1"/>
          <w:numId w:val="4"/>
        </w:numPr>
        <w:pBdr>
          <w:top w:val="nil"/>
          <w:left w:val="nil"/>
          <w:bottom w:val="nil"/>
          <w:right w:val="nil"/>
          <w:between w:val="nil"/>
        </w:pBdr>
        <w:spacing w:after="0" w:line="240" w:lineRule="auto"/>
        <w:rPr>
          <w:szCs w:val="18"/>
          <w:lang w:val="en-US"/>
        </w:rPr>
      </w:pPr>
      <w:r>
        <w:rPr>
          <w:rFonts w:eastAsia="Roboto Light"/>
          <w:szCs w:val="18"/>
          <w:lang w:val="en-US"/>
        </w:rPr>
        <w:t>“Delivery Team” refers to the set of resources assigned by Qualtrics for fulfillment of project scope.</w:t>
      </w:r>
    </w:p>
    <w:p w14:paraId="65984D95" w14:textId="77777777" w:rsidR="000B2BAA" w:rsidRPr="000B2BAA" w:rsidRDefault="000B2BAA" w:rsidP="00835DBA">
      <w:pPr>
        <w:numPr>
          <w:ilvl w:val="1"/>
          <w:numId w:val="4"/>
        </w:numPr>
        <w:pBdr>
          <w:top w:val="nil"/>
          <w:left w:val="nil"/>
          <w:bottom w:val="nil"/>
          <w:right w:val="nil"/>
          <w:between w:val="nil"/>
        </w:pBdr>
        <w:spacing w:after="0" w:line="240" w:lineRule="auto"/>
        <w:rPr>
          <w:szCs w:val="18"/>
          <w:lang w:val="en-US"/>
        </w:rPr>
      </w:pPr>
      <w:r>
        <w:rPr>
          <w:rFonts w:eastAsia="Roboto Light"/>
          <w:szCs w:val="18"/>
          <w:lang w:val="en-US"/>
        </w:rPr>
        <w:t>“Project” refers to the project that is the cumulation of Deliverables to be provided under this Professional Services Exhibit.</w:t>
      </w:r>
    </w:p>
    <w:p w14:paraId="1EE529E4" w14:textId="77777777" w:rsidR="000B2BAA" w:rsidRPr="000B2BAA" w:rsidRDefault="000B2BAA" w:rsidP="00835DBA">
      <w:pPr>
        <w:numPr>
          <w:ilvl w:val="1"/>
          <w:numId w:val="4"/>
        </w:numPr>
        <w:pBdr>
          <w:top w:val="nil"/>
          <w:left w:val="nil"/>
          <w:bottom w:val="nil"/>
          <w:right w:val="nil"/>
          <w:between w:val="nil"/>
        </w:pBdr>
        <w:spacing w:after="0" w:line="240" w:lineRule="auto"/>
        <w:rPr>
          <w:szCs w:val="18"/>
          <w:lang w:val="en-US"/>
        </w:rPr>
      </w:pPr>
      <w:r>
        <w:rPr>
          <w:rFonts w:eastAsia="Roboto Light"/>
          <w:szCs w:val="18"/>
          <w:lang w:val="en-US"/>
        </w:rPr>
        <w:t>“Standard Business Hours” are 11:00 to 20:00 (IST) hours according to the time zone of the office in which the Delivery Team is located, unless otherwise agreed to in writing during the Project.</w:t>
      </w:r>
    </w:p>
    <w:p w14:paraId="5884E4B9" w14:textId="77777777" w:rsidR="000B2BAA" w:rsidRPr="000B2BAA" w:rsidRDefault="000B2BAA" w:rsidP="00835DBA">
      <w:pPr>
        <w:pStyle w:val="Heading3"/>
        <w:numPr>
          <w:ilvl w:val="0"/>
          <w:numId w:val="4"/>
        </w:numPr>
        <w:tabs>
          <w:tab w:val="num" w:pos="360"/>
        </w:tabs>
        <w:spacing w:before="200" w:line="240" w:lineRule="auto"/>
        <w:ind w:left="0" w:firstLine="0"/>
        <w:rPr>
          <w:rFonts w:ascii="Arial" w:hAnsi="Arial" w:cs="Arial"/>
          <w:b/>
          <w:bCs/>
          <w:sz w:val="18"/>
          <w:szCs w:val="18"/>
        </w:rPr>
      </w:pPr>
      <w:bookmarkStart w:id="41" w:name="_gn6ntm35l43" w:colFirst="0" w:colLast="0"/>
      <w:bookmarkEnd w:id="41"/>
      <w:r>
        <w:rPr>
          <w:rFonts w:ascii="Arial" w:hAnsi="Arial" w:cs="Arial"/>
          <w:b/>
          <w:bCs/>
          <w:sz w:val="18"/>
          <w:szCs w:val="18"/>
        </w:rPr>
        <w:t>Project Scope</w:t>
      </w:r>
    </w:p>
    <w:p w14:paraId="7D475F53" w14:textId="77777777" w:rsidR="000B2BAA" w:rsidRPr="000B2BAA" w:rsidRDefault="000B2BAA" w:rsidP="00835DBA">
      <w:pPr>
        <w:numPr>
          <w:ilvl w:val="1"/>
          <w:numId w:val="4"/>
        </w:numPr>
        <w:spacing w:after="0" w:line="240" w:lineRule="auto"/>
        <w:rPr>
          <w:rFonts w:eastAsia="Roboto"/>
          <w:b/>
          <w:szCs w:val="18"/>
          <w:lang w:val="en-US"/>
        </w:rPr>
      </w:pPr>
      <w:r>
        <w:rPr>
          <w:rFonts w:eastAsia="Roboto"/>
          <w:b/>
          <w:szCs w:val="18"/>
          <w:lang w:val="en-US"/>
        </w:rPr>
        <w:t xml:space="preserve">Support Services : </w:t>
      </w:r>
    </w:p>
    <w:p w14:paraId="3620F65A" w14:textId="77777777" w:rsidR="000B2BAA" w:rsidRPr="000B2BAA" w:rsidRDefault="000B2BAA" w:rsidP="00835DBA">
      <w:pPr>
        <w:numPr>
          <w:ilvl w:val="3"/>
          <w:numId w:val="4"/>
        </w:numPr>
        <w:spacing w:after="0" w:line="240" w:lineRule="auto"/>
        <w:ind w:left="1800"/>
        <w:rPr>
          <w:b/>
          <w:szCs w:val="18"/>
          <w:lang w:val="en-US"/>
        </w:rPr>
      </w:pPr>
      <w:r>
        <w:rPr>
          <w:rFonts w:eastAsia="Roboto Light"/>
          <w:b/>
          <w:szCs w:val="18"/>
          <w:lang w:val="en-US"/>
        </w:rPr>
        <w:t>Implementation Support:</w:t>
      </w:r>
      <w:r>
        <w:rPr>
          <w:rFonts w:eastAsia="Roboto"/>
          <w:szCs w:val="18"/>
          <w:lang w:val="en-US"/>
        </w:rPr>
        <w:t>.</w:t>
      </w:r>
    </w:p>
    <w:p w14:paraId="2997B6A2" w14:textId="77777777" w:rsidR="000B2BAA" w:rsidRPr="000B2BAA" w:rsidRDefault="000B2BAA" w:rsidP="00835DBA">
      <w:pPr>
        <w:numPr>
          <w:ilvl w:val="2"/>
          <w:numId w:val="48"/>
        </w:numPr>
        <w:spacing w:after="0" w:line="240" w:lineRule="auto"/>
        <w:rPr>
          <w:b/>
          <w:bCs/>
          <w:szCs w:val="18"/>
        </w:rPr>
      </w:pPr>
      <w:r>
        <w:rPr>
          <w:rFonts w:eastAsia="Roboto Light"/>
          <w:b/>
          <w:bCs/>
          <w:szCs w:val="18"/>
        </w:rPr>
        <w:t>Inclusions</w:t>
      </w:r>
    </w:p>
    <w:p w14:paraId="3C4639D2" w14:textId="77777777" w:rsidR="000B2BAA" w:rsidRPr="000B2BAA" w:rsidRDefault="000B2BAA" w:rsidP="00835DBA">
      <w:pPr>
        <w:pStyle w:val="ListParagraph"/>
        <w:numPr>
          <w:ilvl w:val="4"/>
          <w:numId w:val="48"/>
        </w:numPr>
        <w:spacing w:before="60" w:line="240" w:lineRule="auto"/>
        <w:ind w:left="2520"/>
        <w:jc w:val="both"/>
        <w:rPr>
          <w:rFonts w:eastAsia="Roboto Light"/>
          <w:sz w:val="18"/>
          <w:szCs w:val="18"/>
        </w:rPr>
      </w:pPr>
      <w:r>
        <w:rPr>
          <w:rFonts w:eastAsia="Roboto Light"/>
          <w:sz w:val="18"/>
          <w:szCs w:val="18"/>
        </w:rPr>
        <w:t>Digital Journey Mapping</w:t>
      </w:r>
    </w:p>
    <w:p w14:paraId="6D250660" w14:textId="77777777" w:rsidR="000B2BAA" w:rsidRPr="000B2BAA" w:rsidRDefault="000B2BAA" w:rsidP="00835DBA">
      <w:pPr>
        <w:pStyle w:val="ListParagraph"/>
        <w:numPr>
          <w:ilvl w:val="4"/>
          <w:numId w:val="48"/>
        </w:numPr>
        <w:spacing w:before="60" w:line="240" w:lineRule="auto"/>
        <w:ind w:left="2520"/>
        <w:jc w:val="both"/>
        <w:rPr>
          <w:rFonts w:eastAsia="Roboto Light"/>
          <w:sz w:val="18"/>
          <w:szCs w:val="18"/>
        </w:rPr>
      </w:pPr>
      <w:r>
        <w:rPr>
          <w:rFonts w:eastAsia="Roboto Light"/>
          <w:sz w:val="18"/>
          <w:szCs w:val="18"/>
        </w:rPr>
        <w:t>7 Survey Configuration (Flight Search , PDP, Passenger Details, Add-ons, Payment, Booking Confirmation, Web Check-in)</w:t>
      </w:r>
    </w:p>
    <w:p w14:paraId="40728FF4" w14:textId="77777777" w:rsidR="000B2BAA" w:rsidRPr="000B2BAA" w:rsidRDefault="000B2BAA" w:rsidP="00835DBA">
      <w:pPr>
        <w:pStyle w:val="ListParagraph"/>
        <w:numPr>
          <w:ilvl w:val="4"/>
          <w:numId w:val="48"/>
        </w:numPr>
        <w:spacing w:before="60" w:line="240" w:lineRule="auto"/>
        <w:ind w:left="2520"/>
        <w:jc w:val="both"/>
        <w:rPr>
          <w:rFonts w:eastAsia="Roboto Light"/>
          <w:sz w:val="18"/>
          <w:szCs w:val="18"/>
          <w:lang w:val="en-US"/>
        </w:rPr>
      </w:pPr>
      <w:r>
        <w:rPr>
          <w:rFonts w:eastAsia="Roboto Light"/>
          <w:sz w:val="18"/>
          <w:szCs w:val="18"/>
          <w:lang w:val="en-US"/>
        </w:rPr>
        <w:t>Configuration of 7 Web &amp; 7 App Intercept</w:t>
      </w:r>
    </w:p>
    <w:p w14:paraId="06095FE2" w14:textId="77777777" w:rsidR="000B2BAA" w:rsidRPr="000B2BAA" w:rsidRDefault="000B2BAA" w:rsidP="00835DBA">
      <w:pPr>
        <w:pStyle w:val="ListParagraph"/>
        <w:numPr>
          <w:ilvl w:val="4"/>
          <w:numId w:val="48"/>
        </w:numPr>
        <w:spacing w:before="60" w:line="240" w:lineRule="auto"/>
        <w:ind w:left="2520"/>
        <w:jc w:val="both"/>
        <w:rPr>
          <w:rFonts w:eastAsia="Roboto Light"/>
          <w:sz w:val="18"/>
          <w:szCs w:val="18"/>
          <w:lang w:val="en-US"/>
        </w:rPr>
      </w:pPr>
      <w:r>
        <w:rPr>
          <w:rFonts w:eastAsia="Roboto Light"/>
          <w:sz w:val="18"/>
          <w:szCs w:val="18"/>
          <w:lang w:val="en-US"/>
        </w:rPr>
        <w:t xml:space="preserve">Qualtrics DXA Implementation for Website </w:t>
      </w:r>
    </w:p>
    <w:p w14:paraId="30B00538" w14:textId="77777777" w:rsidR="000B2BAA" w:rsidRPr="000B2BAA" w:rsidRDefault="000B2BAA" w:rsidP="00835DBA">
      <w:pPr>
        <w:pStyle w:val="ListParagraph"/>
        <w:numPr>
          <w:ilvl w:val="4"/>
          <w:numId w:val="48"/>
        </w:numPr>
        <w:spacing w:before="60" w:line="240" w:lineRule="auto"/>
        <w:ind w:left="2520"/>
        <w:jc w:val="both"/>
        <w:rPr>
          <w:rFonts w:eastAsia="Roboto Light"/>
          <w:sz w:val="18"/>
          <w:szCs w:val="18"/>
          <w:lang w:val="en-US"/>
        </w:rPr>
      </w:pPr>
      <w:r>
        <w:rPr>
          <w:rFonts w:eastAsia="Roboto Light"/>
          <w:sz w:val="18"/>
          <w:szCs w:val="18"/>
          <w:lang w:val="en-US"/>
        </w:rPr>
        <w:t>Integration with Salesforce for ticketing and escalation workflows</w:t>
      </w:r>
    </w:p>
    <w:p w14:paraId="6BC4FDF2" w14:textId="77777777" w:rsidR="000B2BAA" w:rsidRPr="000B2BAA" w:rsidRDefault="000B2BAA" w:rsidP="00835DBA">
      <w:pPr>
        <w:pStyle w:val="ListParagraph"/>
        <w:numPr>
          <w:ilvl w:val="4"/>
          <w:numId w:val="48"/>
        </w:numPr>
        <w:jc w:val="both"/>
        <w:rPr>
          <w:rFonts w:eastAsia="Roboto Light"/>
          <w:sz w:val="18"/>
          <w:szCs w:val="18"/>
          <w:lang w:val="en-US"/>
        </w:rPr>
      </w:pPr>
      <w:r>
        <w:rPr>
          <w:sz w:val="18"/>
          <w:szCs w:val="18"/>
        </w:rPr>
        <w:t>AEM Tagging</w:t>
      </w:r>
    </w:p>
    <w:p w14:paraId="7F4F2D7D" w14:textId="77777777" w:rsidR="000B2BAA" w:rsidRPr="000B2BAA" w:rsidRDefault="000B2BAA" w:rsidP="00835DBA">
      <w:pPr>
        <w:pStyle w:val="ListParagraph"/>
        <w:numPr>
          <w:ilvl w:val="4"/>
          <w:numId w:val="48"/>
        </w:numPr>
        <w:jc w:val="both"/>
        <w:rPr>
          <w:rFonts w:eastAsia="Roboto Light"/>
          <w:sz w:val="18"/>
          <w:szCs w:val="18"/>
          <w:lang w:val="en-US"/>
        </w:rPr>
      </w:pPr>
      <w:r>
        <w:rPr>
          <w:sz w:val="18"/>
          <w:szCs w:val="18"/>
        </w:rPr>
        <w:t>Datadog Integration</w:t>
      </w:r>
    </w:p>
    <w:p w14:paraId="1B9108ED" w14:textId="77777777" w:rsidR="000B2BAA" w:rsidRPr="000B2BAA" w:rsidRDefault="000B2BAA" w:rsidP="00835DBA">
      <w:pPr>
        <w:pStyle w:val="ListParagraph"/>
        <w:numPr>
          <w:ilvl w:val="4"/>
          <w:numId w:val="48"/>
        </w:numPr>
        <w:spacing w:before="60" w:line="240" w:lineRule="auto"/>
        <w:ind w:left="2520"/>
        <w:jc w:val="both"/>
        <w:rPr>
          <w:rFonts w:eastAsia="Roboto Light"/>
          <w:sz w:val="18"/>
          <w:szCs w:val="18"/>
          <w:lang w:val="en-US"/>
        </w:rPr>
      </w:pPr>
      <w:r>
        <w:rPr>
          <w:rFonts w:eastAsia="Roboto Light"/>
          <w:sz w:val="18"/>
          <w:szCs w:val="18"/>
          <w:lang w:val="en-US"/>
        </w:rPr>
        <w:t>Dashboard Configuration</w:t>
      </w:r>
    </w:p>
    <w:p w14:paraId="261030F5" w14:textId="77777777" w:rsidR="000B2BAA" w:rsidRPr="000B2BAA" w:rsidRDefault="000B2BAA" w:rsidP="00835DBA">
      <w:pPr>
        <w:pStyle w:val="ListParagraph"/>
        <w:numPr>
          <w:ilvl w:val="4"/>
          <w:numId w:val="48"/>
        </w:numPr>
        <w:spacing w:before="60" w:line="240" w:lineRule="auto"/>
        <w:ind w:left="2520"/>
        <w:jc w:val="both"/>
        <w:rPr>
          <w:rFonts w:eastAsia="Roboto Light"/>
          <w:sz w:val="18"/>
          <w:szCs w:val="18"/>
          <w:lang w:val="en-US"/>
        </w:rPr>
      </w:pPr>
      <w:r>
        <w:rPr>
          <w:rFonts w:eastAsia="Roboto Light"/>
          <w:sz w:val="18"/>
          <w:szCs w:val="18"/>
          <w:lang w:val="en-US"/>
        </w:rPr>
        <w:t>Text iQ, Stats iQ &amp; Pridict iQ Standard Set-up Support</w:t>
      </w:r>
    </w:p>
    <w:p w14:paraId="5632FE12" w14:textId="77777777" w:rsidR="000B2BAA" w:rsidRPr="000B2BAA" w:rsidRDefault="000B2BAA" w:rsidP="00835DBA">
      <w:pPr>
        <w:pStyle w:val="ListParagraph"/>
        <w:numPr>
          <w:ilvl w:val="4"/>
          <w:numId w:val="48"/>
        </w:numPr>
        <w:spacing w:before="60" w:line="240" w:lineRule="auto"/>
        <w:ind w:left="2520"/>
        <w:jc w:val="both"/>
        <w:rPr>
          <w:rFonts w:eastAsia="Roboto Light"/>
          <w:sz w:val="18"/>
          <w:szCs w:val="18"/>
        </w:rPr>
      </w:pPr>
      <w:r>
        <w:rPr>
          <w:rFonts w:eastAsia="Roboto Light"/>
          <w:sz w:val="18"/>
          <w:szCs w:val="18"/>
        </w:rPr>
        <w:t xml:space="preserve">Admin Training </w:t>
      </w:r>
    </w:p>
    <w:p w14:paraId="7D49D4EC" w14:textId="77777777" w:rsidR="000B2BAA" w:rsidRPr="000B2BAA" w:rsidRDefault="000B2BAA" w:rsidP="00835DBA">
      <w:pPr>
        <w:pStyle w:val="ListParagraph"/>
        <w:numPr>
          <w:ilvl w:val="4"/>
          <w:numId w:val="48"/>
        </w:numPr>
        <w:spacing w:before="60" w:line="240" w:lineRule="auto"/>
        <w:ind w:left="2520"/>
        <w:jc w:val="both"/>
        <w:rPr>
          <w:rFonts w:eastAsia="Roboto Light"/>
          <w:sz w:val="18"/>
          <w:szCs w:val="18"/>
        </w:rPr>
      </w:pPr>
      <w:r>
        <w:rPr>
          <w:rFonts w:eastAsia="Roboto Light"/>
          <w:sz w:val="18"/>
          <w:szCs w:val="18"/>
        </w:rPr>
        <w:t>Hyper Care Support</w:t>
      </w:r>
    </w:p>
    <w:p w14:paraId="147A6084" w14:textId="77777777" w:rsidR="000B2BAA" w:rsidRPr="000B2BAA" w:rsidRDefault="000B2BAA" w:rsidP="000B2BAA">
      <w:pPr>
        <w:rPr>
          <w:rFonts w:eastAsia="Roboto Light"/>
          <w:szCs w:val="18"/>
        </w:rPr>
      </w:pPr>
    </w:p>
    <w:p w14:paraId="35D56851" w14:textId="77777777" w:rsidR="000B2BAA" w:rsidRPr="000B2BAA" w:rsidRDefault="000B2BAA" w:rsidP="00835DBA">
      <w:pPr>
        <w:numPr>
          <w:ilvl w:val="2"/>
          <w:numId w:val="48"/>
        </w:numPr>
        <w:spacing w:after="0" w:line="240" w:lineRule="auto"/>
        <w:rPr>
          <w:szCs w:val="18"/>
        </w:rPr>
      </w:pPr>
      <w:r>
        <w:rPr>
          <w:rFonts w:eastAsia="Roboto Light"/>
          <w:szCs w:val="18"/>
        </w:rPr>
        <w:t>Exclusions</w:t>
      </w:r>
    </w:p>
    <w:p w14:paraId="570FC663" w14:textId="77777777" w:rsidR="000B2BAA" w:rsidRPr="000B2BAA" w:rsidRDefault="000B2BAA" w:rsidP="00835DBA">
      <w:pPr>
        <w:numPr>
          <w:ilvl w:val="3"/>
          <w:numId w:val="48"/>
        </w:numPr>
        <w:spacing w:after="0" w:line="240" w:lineRule="auto"/>
        <w:rPr>
          <w:szCs w:val="18"/>
        </w:rPr>
      </w:pPr>
      <w:r>
        <w:rPr>
          <w:rFonts w:eastAsia="Roboto Light"/>
          <w:szCs w:val="18"/>
        </w:rPr>
        <w:t>All Exclusions listed in Schedule [1] for each applicable Deliverable.</w:t>
      </w:r>
    </w:p>
    <w:p w14:paraId="133AB170" w14:textId="77777777" w:rsidR="000B2BAA" w:rsidRPr="000B2BAA" w:rsidRDefault="000B2BAA" w:rsidP="000B2BAA">
      <w:pPr>
        <w:spacing w:line="240" w:lineRule="auto"/>
        <w:rPr>
          <w:szCs w:val="18"/>
        </w:rPr>
      </w:pPr>
    </w:p>
    <w:p w14:paraId="4DB5D7A0" w14:textId="77777777" w:rsidR="000B2BAA" w:rsidRPr="000B2BAA" w:rsidRDefault="000B2BAA" w:rsidP="00835DBA">
      <w:pPr>
        <w:numPr>
          <w:ilvl w:val="2"/>
          <w:numId w:val="48"/>
        </w:numPr>
        <w:spacing w:after="0" w:line="240" w:lineRule="auto"/>
        <w:rPr>
          <w:szCs w:val="18"/>
        </w:rPr>
      </w:pPr>
      <w:r>
        <w:rPr>
          <w:rFonts w:eastAsia="Roboto Light"/>
          <w:szCs w:val="18"/>
        </w:rPr>
        <w:t>General Assumptions</w:t>
      </w:r>
    </w:p>
    <w:p w14:paraId="541DE8F8" w14:textId="77777777" w:rsidR="000B2BAA" w:rsidRPr="000B2BAA" w:rsidRDefault="000B2BAA" w:rsidP="00835DBA">
      <w:pPr>
        <w:numPr>
          <w:ilvl w:val="3"/>
          <w:numId w:val="48"/>
        </w:numPr>
        <w:spacing w:after="0" w:line="240" w:lineRule="auto"/>
        <w:rPr>
          <w:rFonts w:eastAsia="Roboto"/>
          <w:szCs w:val="18"/>
          <w:lang w:val="en-US"/>
        </w:rPr>
      </w:pPr>
      <w:r>
        <w:rPr>
          <w:rFonts w:eastAsia="Roboto Light"/>
          <w:szCs w:val="18"/>
          <w:lang w:val="en-US"/>
        </w:rPr>
        <w:t>For the duration of the Project, Customer will provide the Delivery Team with access to Customer’s Qualtrics brand (account) as a brand administrator.</w:t>
      </w:r>
    </w:p>
    <w:p w14:paraId="1A7F55C0" w14:textId="77777777" w:rsidR="000B2BAA" w:rsidRPr="000B2BAA" w:rsidRDefault="000B2BAA" w:rsidP="00835DBA">
      <w:pPr>
        <w:numPr>
          <w:ilvl w:val="3"/>
          <w:numId w:val="48"/>
        </w:numPr>
        <w:spacing w:after="0" w:line="240" w:lineRule="auto"/>
        <w:rPr>
          <w:rFonts w:eastAsia="Roboto"/>
          <w:szCs w:val="18"/>
        </w:rPr>
      </w:pPr>
      <w:r>
        <w:rPr>
          <w:rFonts w:eastAsia="Roboto Light"/>
          <w:szCs w:val="18"/>
        </w:rPr>
        <w:t>Delivery Team and Customer will mutually agree to the list of specific browsers that should be tested as per Project requirements. Qualtrics’ standard browser compatibility policy is specified in the “Browser Compatibility &amp; Cookies” section of the Qualtrics support pages: (</w:t>
      </w:r>
      <w:hyperlink r:id="rId22" w:history="1">
        <w:r>
          <w:rPr>
            <w:rStyle w:val="Hyperlink"/>
            <w:rFonts w:eastAsia="Roboto Light"/>
            <w:szCs w:val="18"/>
          </w:rPr>
          <w:t>https://www.qualtrics.com/support/survey-platform/getting-started/browser-cookies/</w:t>
        </w:r>
      </w:hyperlink>
      <w:r>
        <w:rPr>
          <w:rFonts w:eastAsia="Roboto Light"/>
          <w:szCs w:val="18"/>
        </w:rPr>
        <w:t>).</w:t>
      </w:r>
    </w:p>
    <w:p w14:paraId="2209708E" w14:textId="77777777" w:rsidR="000B2BAA" w:rsidRPr="000B2BAA" w:rsidRDefault="000B2BAA" w:rsidP="00835DBA">
      <w:pPr>
        <w:numPr>
          <w:ilvl w:val="3"/>
          <w:numId w:val="48"/>
        </w:numPr>
        <w:spacing w:after="0" w:line="240" w:lineRule="auto"/>
        <w:rPr>
          <w:szCs w:val="18"/>
          <w:lang w:val="en-US"/>
        </w:rPr>
      </w:pPr>
      <w:r>
        <w:rPr>
          <w:szCs w:val="18"/>
          <w:lang w:val="en-US"/>
        </w:rPr>
        <w:t>Feedback collection will be implemented using standard Qualtrics intercept capabilities.</w:t>
      </w:r>
    </w:p>
    <w:p w14:paraId="5F2FCE34" w14:textId="77777777" w:rsidR="000B2BAA" w:rsidRPr="000B2BAA" w:rsidRDefault="000B2BAA" w:rsidP="00835DBA">
      <w:pPr>
        <w:pStyle w:val="ListParagraph"/>
        <w:numPr>
          <w:ilvl w:val="3"/>
          <w:numId w:val="48"/>
        </w:numPr>
        <w:spacing w:before="60" w:line="240" w:lineRule="auto"/>
        <w:jc w:val="both"/>
        <w:rPr>
          <w:rFonts w:eastAsia="Roboto Light"/>
          <w:sz w:val="18"/>
          <w:szCs w:val="18"/>
          <w:lang w:val="en-US"/>
        </w:rPr>
      </w:pPr>
      <w:r>
        <w:rPr>
          <w:rFonts w:eastAsia="Roboto Light"/>
          <w:sz w:val="18"/>
          <w:szCs w:val="18"/>
          <w:lang w:val="en-US"/>
        </w:rPr>
        <w:t xml:space="preserve">Survey Questionnaire to be provided by Client </w:t>
      </w:r>
    </w:p>
    <w:p w14:paraId="480679D5" w14:textId="77777777" w:rsidR="000B2BAA" w:rsidRPr="000B2BAA" w:rsidRDefault="000B2BAA" w:rsidP="00835DBA">
      <w:pPr>
        <w:pStyle w:val="ListParagraph"/>
        <w:numPr>
          <w:ilvl w:val="3"/>
          <w:numId w:val="48"/>
        </w:numPr>
        <w:spacing w:before="60" w:line="240" w:lineRule="auto"/>
        <w:jc w:val="both"/>
        <w:rPr>
          <w:rFonts w:eastAsia="Roboto Light"/>
          <w:sz w:val="18"/>
          <w:szCs w:val="18"/>
          <w:lang w:val="en-US"/>
        </w:rPr>
      </w:pPr>
      <w:r>
        <w:rPr>
          <w:rFonts w:eastAsia="Roboto Light"/>
          <w:sz w:val="18"/>
          <w:szCs w:val="18"/>
          <w:lang w:val="en-US"/>
        </w:rPr>
        <w:t>Advisory Services is not considered in the Current Scope.</w:t>
      </w:r>
    </w:p>
    <w:p w14:paraId="3B7CAB28" w14:textId="77777777" w:rsidR="000B2BAA" w:rsidRPr="000B2BAA" w:rsidRDefault="000B2BAA" w:rsidP="00835DBA">
      <w:pPr>
        <w:pStyle w:val="ListParagraph"/>
        <w:numPr>
          <w:ilvl w:val="3"/>
          <w:numId w:val="48"/>
        </w:numPr>
        <w:spacing w:before="60" w:line="240" w:lineRule="auto"/>
        <w:jc w:val="both"/>
        <w:rPr>
          <w:rFonts w:eastAsia="Roboto Light"/>
          <w:sz w:val="18"/>
          <w:szCs w:val="18"/>
          <w:lang w:val="en-US"/>
        </w:rPr>
      </w:pPr>
      <w:r>
        <w:rPr>
          <w:rFonts w:eastAsia="Roboto Light"/>
          <w:sz w:val="18"/>
          <w:szCs w:val="18"/>
          <w:lang w:val="en-US"/>
        </w:rPr>
        <w:t>Survey logic will leverage standard conditions (URL, events, basic behavior signals) without complex real-time personalization in initial phase.</w:t>
      </w:r>
    </w:p>
    <w:p w14:paraId="38BF0203" w14:textId="77777777" w:rsidR="000B2BAA" w:rsidRPr="000B2BAA" w:rsidRDefault="000B2BAA" w:rsidP="00835DBA">
      <w:pPr>
        <w:pStyle w:val="ListParagraph"/>
        <w:numPr>
          <w:ilvl w:val="3"/>
          <w:numId w:val="48"/>
        </w:numPr>
        <w:spacing w:before="60" w:line="240" w:lineRule="auto"/>
        <w:jc w:val="both"/>
        <w:rPr>
          <w:rFonts w:eastAsia="Roboto Light"/>
          <w:sz w:val="18"/>
          <w:szCs w:val="18"/>
          <w:lang w:val="en-US"/>
        </w:rPr>
      </w:pPr>
      <w:r>
        <w:rPr>
          <w:rFonts w:eastAsia="Roboto Light"/>
          <w:sz w:val="18"/>
          <w:szCs w:val="18"/>
          <w:lang w:val="en-US"/>
        </w:rPr>
        <w:t>Creation of the events in the webpage to be done by the Client Team</w:t>
      </w:r>
    </w:p>
    <w:p w14:paraId="12BCF6D3" w14:textId="77777777" w:rsidR="000B2BAA" w:rsidRPr="000B2BAA" w:rsidRDefault="000B2BAA" w:rsidP="00835DBA">
      <w:pPr>
        <w:pStyle w:val="ListParagraph"/>
        <w:numPr>
          <w:ilvl w:val="3"/>
          <w:numId w:val="48"/>
        </w:numPr>
        <w:spacing w:before="60" w:line="240" w:lineRule="auto"/>
        <w:jc w:val="both"/>
        <w:rPr>
          <w:rFonts w:eastAsia="Roboto Light"/>
          <w:sz w:val="18"/>
          <w:szCs w:val="18"/>
          <w:lang w:val="en-US"/>
        </w:rPr>
      </w:pPr>
      <w:r>
        <w:rPr>
          <w:rFonts w:eastAsia="Roboto Light"/>
          <w:sz w:val="18"/>
          <w:szCs w:val="18"/>
          <w:lang w:val="en-US"/>
        </w:rPr>
        <w:t>Mobile intercepts will be deployed using Qualtrics Mobile SDK</w:t>
      </w:r>
    </w:p>
    <w:p w14:paraId="7655A5EF" w14:textId="77777777" w:rsidR="000B2BAA" w:rsidRPr="000B2BAA" w:rsidRDefault="000B2BAA" w:rsidP="00835DBA">
      <w:pPr>
        <w:pStyle w:val="ListParagraph"/>
        <w:numPr>
          <w:ilvl w:val="3"/>
          <w:numId w:val="48"/>
        </w:numPr>
        <w:spacing w:before="60" w:line="240" w:lineRule="auto"/>
        <w:jc w:val="both"/>
        <w:rPr>
          <w:rFonts w:eastAsia="Roboto Light"/>
          <w:sz w:val="18"/>
          <w:szCs w:val="18"/>
          <w:lang w:val="en-US"/>
        </w:rPr>
      </w:pPr>
      <w:r>
        <w:rPr>
          <w:rFonts w:eastAsia="Roboto Light"/>
          <w:sz w:val="18"/>
          <w:szCs w:val="18"/>
          <w:lang w:val="en-US"/>
        </w:rPr>
        <w:t>Client IT team will be responsible for deploying Web &amp; App Intercept Snippet.</w:t>
      </w:r>
    </w:p>
    <w:p w14:paraId="4ECBC53F" w14:textId="77777777" w:rsidR="000B2BAA" w:rsidRPr="000B2BAA" w:rsidRDefault="000B2BAA" w:rsidP="00835DBA">
      <w:pPr>
        <w:pStyle w:val="ListParagraph"/>
        <w:numPr>
          <w:ilvl w:val="3"/>
          <w:numId w:val="48"/>
        </w:numPr>
        <w:spacing w:before="60" w:line="240" w:lineRule="auto"/>
        <w:jc w:val="both"/>
        <w:rPr>
          <w:rFonts w:eastAsia="Roboto Light"/>
          <w:sz w:val="18"/>
          <w:szCs w:val="18"/>
          <w:lang w:val="en-US"/>
        </w:rPr>
      </w:pPr>
      <w:r>
        <w:rPr>
          <w:rFonts w:eastAsia="Roboto Light"/>
          <w:sz w:val="18"/>
          <w:szCs w:val="18"/>
          <w:lang w:val="en-US"/>
        </w:rPr>
        <w:t xml:space="preserve">Up to 5 Questions per Survey is considered in Scope. </w:t>
      </w:r>
    </w:p>
    <w:p w14:paraId="7A5AF2A7" w14:textId="77777777" w:rsidR="000B2BAA" w:rsidRPr="000B2BAA" w:rsidRDefault="000B2BAA" w:rsidP="00835DBA">
      <w:pPr>
        <w:pStyle w:val="ListParagraph"/>
        <w:numPr>
          <w:ilvl w:val="3"/>
          <w:numId w:val="48"/>
        </w:numPr>
        <w:spacing w:before="60" w:line="240" w:lineRule="auto"/>
        <w:jc w:val="both"/>
        <w:rPr>
          <w:rFonts w:eastAsia="Roboto Light"/>
          <w:sz w:val="18"/>
          <w:szCs w:val="18"/>
          <w:lang w:val="en-US"/>
        </w:rPr>
      </w:pPr>
      <w:r>
        <w:rPr>
          <w:rFonts w:eastAsia="Roboto Light"/>
          <w:sz w:val="18"/>
          <w:szCs w:val="18"/>
          <w:lang w:val="en-US"/>
        </w:rPr>
        <w:t>Survey Build will be done in English language Only.</w:t>
      </w:r>
    </w:p>
    <w:p w14:paraId="0E1BD8AC" w14:textId="77777777" w:rsidR="000B2BAA" w:rsidRPr="000B2BAA" w:rsidRDefault="000B2BAA" w:rsidP="00835DBA">
      <w:pPr>
        <w:pStyle w:val="ListParagraph"/>
        <w:numPr>
          <w:ilvl w:val="3"/>
          <w:numId w:val="48"/>
        </w:numPr>
        <w:spacing w:before="60" w:line="240" w:lineRule="auto"/>
        <w:jc w:val="both"/>
        <w:rPr>
          <w:rFonts w:eastAsia="Roboto Light"/>
          <w:sz w:val="18"/>
          <w:szCs w:val="18"/>
          <w:lang w:val="en-US"/>
        </w:rPr>
      </w:pPr>
      <w:r>
        <w:rPr>
          <w:rFonts w:eastAsia="Roboto Light"/>
          <w:sz w:val="18"/>
          <w:szCs w:val="18"/>
          <w:lang w:val="en-US"/>
        </w:rPr>
        <w:t>Closed Loop Ticketing within Qualtrics is not Scoped in Current Scope.</w:t>
      </w:r>
    </w:p>
    <w:p w14:paraId="5D53F674" w14:textId="77777777" w:rsidR="000B2BAA" w:rsidRPr="000B2BAA" w:rsidRDefault="000B2BAA" w:rsidP="00835DBA">
      <w:pPr>
        <w:pStyle w:val="ListParagraph"/>
        <w:numPr>
          <w:ilvl w:val="3"/>
          <w:numId w:val="48"/>
        </w:numPr>
        <w:spacing w:before="60" w:line="240" w:lineRule="auto"/>
        <w:jc w:val="both"/>
        <w:rPr>
          <w:rFonts w:eastAsia="Roboto Light"/>
          <w:sz w:val="18"/>
          <w:szCs w:val="18"/>
          <w:lang w:val="en-US"/>
        </w:rPr>
      </w:pPr>
      <w:r>
        <w:rPr>
          <w:rFonts w:eastAsia="Roboto Light"/>
          <w:sz w:val="18"/>
          <w:szCs w:val="18"/>
          <w:lang w:val="en-US"/>
        </w:rPr>
        <w:t>Client CX Team should be available to Participate in UAT and provide Signoff</w:t>
      </w:r>
    </w:p>
    <w:p w14:paraId="7922B447" w14:textId="77777777" w:rsidR="000B2BAA" w:rsidRPr="000B2BAA" w:rsidRDefault="000B2BAA" w:rsidP="00835DBA">
      <w:pPr>
        <w:pStyle w:val="ListParagraph"/>
        <w:numPr>
          <w:ilvl w:val="3"/>
          <w:numId w:val="48"/>
        </w:numPr>
        <w:jc w:val="both"/>
        <w:rPr>
          <w:rFonts w:eastAsia="Roboto Light"/>
          <w:sz w:val="18"/>
          <w:szCs w:val="18"/>
          <w:lang w:val="en-US"/>
        </w:rPr>
      </w:pPr>
      <w:r>
        <w:rPr>
          <w:sz w:val="18"/>
          <w:szCs w:val="18"/>
        </w:rPr>
        <w:t>Consolidated Stats iQ functionality will be configured as part of the agreed scope. Interpretation of the statistical outputs and resulting business decisions requires advanced statistical expertise. The Client team will be responsible for validating the underlying statistical assumptions, interpreting the results, and determining their applicability to the relevant business use cases.</w:t>
      </w:r>
    </w:p>
    <w:p w14:paraId="436AF676" w14:textId="77777777" w:rsidR="000B2BAA" w:rsidRPr="000B2BAA" w:rsidRDefault="000B2BAA" w:rsidP="00835DBA">
      <w:pPr>
        <w:pStyle w:val="ListParagraph"/>
        <w:numPr>
          <w:ilvl w:val="3"/>
          <w:numId w:val="48"/>
        </w:numPr>
        <w:spacing w:before="60" w:line="240" w:lineRule="auto"/>
        <w:jc w:val="both"/>
        <w:rPr>
          <w:rFonts w:eastAsia="Roboto Light"/>
          <w:sz w:val="18"/>
          <w:szCs w:val="18"/>
          <w:lang w:val="en-US"/>
        </w:rPr>
      </w:pPr>
      <w:r>
        <w:rPr>
          <w:rFonts w:eastAsia="Roboto Light"/>
          <w:sz w:val="18"/>
          <w:szCs w:val="18"/>
          <w:lang w:val="en-US"/>
        </w:rPr>
        <w:t>Up to 5 Questions each per survey is considered in Scope</w:t>
      </w:r>
    </w:p>
    <w:p w14:paraId="797DF1A4" w14:textId="77777777" w:rsidR="000B2BAA" w:rsidRPr="000B2BAA" w:rsidRDefault="000B2BAA" w:rsidP="00835DBA">
      <w:pPr>
        <w:pStyle w:val="ListParagraph"/>
        <w:numPr>
          <w:ilvl w:val="3"/>
          <w:numId w:val="48"/>
        </w:numPr>
        <w:spacing w:before="60" w:line="240" w:lineRule="auto"/>
        <w:jc w:val="both"/>
        <w:rPr>
          <w:rFonts w:eastAsia="Roboto Light"/>
          <w:sz w:val="18"/>
          <w:szCs w:val="18"/>
          <w:lang w:val="en-US"/>
        </w:rPr>
      </w:pPr>
      <w:r>
        <w:rPr>
          <w:rFonts w:eastAsia="Roboto Light"/>
          <w:sz w:val="18"/>
          <w:szCs w:val="18"/>
          <w:lang w:val="en-US"/>
        </w:rPr>
        <w:lastRenderedPageBreak/>
        <w:t>Will utilize Qualtrics Defined Text Topics for Text Analysis, Custom Text Analysis is not a part of current Scope.</w:t>
      </w:r>
    </w:p>
    <w:p w14:paraId="6FAC2C8B" w14:textId="77777777" w:rsidR="000B2BAA" w:rsidRPr="000B2BAA" w:rsidRDefault="000B2BAA" w:rsidP="00835DBA">
      <w:pPr>
        <w:pStyle w:val="ListParagraph"/>
        <w:numPr>
          <w:ilvl w:val="3"/>
          <w:numId w:val="48"/>
        </w:numPr>
        <w:spacing w:before="60" w:line="240" w:lineRule="auto"/>
        <w:jc w:val="both"/>
        <w:rPr>
          <w:rFonts w:eastAsia="Roboto Light"/>
          <w:sz w:val="18"/>
          <w:szCs w:val="18"/>
          <w:lang w:val="en-US"/>
        </w:rPr>
      </w:pPr>
      <w:r>
        <w:rPr>
          <w:rFonts w:eastAsia="Roboto Light"/>
          <w:sz w:val="18"/>
          <w:szCs w:val="18"/>
          <w:lang w:val="en-US"/>
        </w:rPr>
        <w:t>1 Consolidated Dashboard for up to 15 Roles will be Implemented</w:t>
      </w:r>
    </w:p>
    <w:p w14:paraId="3B35B606" w14:textId="77777777" w:rsidR="000B2BAA" w:rsidRPr="000B2BAA" w:rsidRDefault="000B2BAA" w:rsidP="00835DBA">
      <w:pPr>
        <w:pStyle w:val="ListParagraph"/>
        <w:numPr>
          <w:ilvl w:val="3"/>
          <w:numId w:val="48"/>
        </w:numPr>
        <w:spacing w:before="60" w:line="240" w:lineRule="auto"/>
        <w:jc w:val="both"/>
        <w:rPr>
          <w:rFonts w:eastAsia="Roboto Light"/>
          <w:sz w:val="18"/>
          <w:szCs w:val="18"/>
          <w:lang w:val="en-US"/>
        </w:rPr>
      </w:pPr>
      <w:r>
        <w:rPr>
          <w:rFonts w:eastAsia="Roboto Light"/>
          <w:sz w:val="18"/>
          <w:szCs w:val="18"/>
          <w:lang w:val="en-US"/>
        </w:rPr>
        <w:t>Ticket Management &amp; Ticket Escalation is a part of Salesforce and is not considered in current Scope</w:t>
      </w:r>
    </w:p>
    <w:p w14:paraId="1694E2D1" w14:textId="77777777" w:rsidR="000B2BAA" w:rsidRPr="000B2BAA" w:rsidRDefault="000B2BAA" w:rsidP="00835DBA">
      <w:pPr>
        <w:pStyle w:val="ListParagraph"/>
        <w:numPr>
          <w:ilvl w:val="3"/>
          <w:numId w:val="48"/>
        </w:numPr>
        <w:spacing w:before="60" w:line="240" w:lineRule="auto"/>
        <w:jc w:val="both"/>
        <w:rPr>
          <w:rFonts w:eastAsia="Roboto Light"/>
          <w:sz w:val="18"/>
          <w:szCs w:val="18"/>
          <w:lang w:val="en-US"/>
        </w:rPr>
      </w:pPr>
      <w:r>
        <w:rPr>
          <w:rFonts w:eastAsia="Roboto Light"/>
          <w:sz w:val="18"/>
          <w:szCs w:val="18"/>
          <w:lang w:val="en-US"/>
        </w:rPr>
        <w:t>Any requirements beyond the defined scope will be managed through formal change request and may impact cost and timeline.</w:t>
      </w:r>
    </w:p>
    <w:p w14:paraId="68CE2F36" w14:textId="77777777" w:rsidR="000B2BAA" w:rsidRPr="000B2BAA" w:rsidRDefault="000B2BAA" w:rsidP="000B2BAA">
      <w:pPr>
        <w:pStyle w:val="ListParagraph"/>
        <w:spacing w:before="60" w:line="240" w:lineRule="auto"/>
        <w:ind w:left="2880"/>
        <w:jc w:val="both"/>
        <w:rPr>
          <w:rFonts w:eastAsia="Roboto Light"/>
          <w:sz w:val="18"/>
          <w:szCs w:val="18"/>
          <w:lang w:val="en-US"/>
        </w:rPr>
      </w:pPr>
    </w:p>
    <w:p w14:paraId="48F608CD" w14:textId="77777777" w:rsidR="000B2BAA" w:rsidRPr="000B2BAA" w:rsidRDefault="000B2BAA" w:rsidP="00835DBA">
      <w:pPr>
        <w:numPr>
          <w:ilvl w:val="2"/>
          <w:numId w:val="48"/>
        </w:numPr>
        <w:spacing w:after="0" w:line="240" w:lineRule="auto"/>
        <w:rPr>
          <w:szCs w:val="18"/>
        </w:rPr>
      </w:pPr>
      <w:r>
        <w:rPr>
          <w:rFonts w:eastAsia="Roboto Light"/>
          <w:szCs w:val="18"/>
        </w:rPr>
        <w:t>Technical Assumptions</w:t>
      </w:r>
    </w:p>
    <w:p w14:paraId="21BC86AD" w14:textId="77777777" w:rsidR="000B2BAA" w:rsidRPr="000B2BAA" w:rsidRDefault="000B2BAA" w:rsidP="00835DBA">
      <w:pPr>
        <w:pStyle w:val="ListParagraph"/>
        <w:numPr>
          <w:ilvl w:val="3"/>
          <w:numId w:val="48"/>
        </w:numPr>
        <w:spacing w:before="60" w:line="240" w:lineRule="auto"/>
        <w:jc w:val="both"/>
        <w:rPr>
          <w:rFonts w:eastAsia="Roboto Light"/>
          <w:sz w:val="18"/>
          <w:szCs w:val="18"/>
          <w:lang w:val="en-US"/>
        </w:rPr>
      </w:pPr>
      <w:r>
        <w:rPr>
          <w:rFonts w:eastAsia="Roboto Light"/>
          <w:sz w:val="18"/>
          <w:szCs w:val="18"/>
          <w:lang w:val="en-US"/>
        </w:rPr>
        <w:t xml:space="preserve">Qualtrics OOB Connector will be utilized for Salesforce Connect. </w:t>
      </w:r>
    </w:p>
    <w:p w14:paraId="58876B65" w14:textId="77777777" w:rsidR="000B2BAA" w:rsidRPr="000B2BAA" w:rsidRDefault="000B2BAA" w:rsidP="00835DBA">
      <w:pPr>
        <w:pStyle w:val="ListParagraph"/>
        <w:numPr>
          <w:ilvl w:val="3"/>
          <w:numId w:val="48"/>
        </w:numPr>
        <w:spacing w:before="60" w:line="240" w:lineRule="auto"/>
        <w:jc w:val="both"/>
        <w:rPr>
          <w:rFonts w:eastAsia="Roboto Light"/>
          <w:sz w:val="18"/>
          <w:szCs w:val="18"/>
          <w:lang w:val="en-US"/>
        </w:rPr>
      </w:pPr>
      <w:r>
        <w:rPr>
          <w:rFonts w:eastAsia="Roboto Light"/>
          <w:sz w:val="18"/>
          <w:szCs w:val="18"/>
          <w:lang w:val="en-US"/>
        </w:rPr>
        <w:t>Complex workflow automation and custom object creation are excluded unless explicitly defined.</w:t>
      </w:r>
    </w:p>
    <w:p w14:paraId="5E2FE5A5" w14:textId="77777777" w:rsidR="000B2BAA" w:rsidRPr="000B2BAA" w:rsidRDefault="000B2BAA" w:rsidP="00835DBA">
      <w:pPr>
        <w:pStyle w:val="ListParagraph"/>
        <w:numPr>
          <w:ilvl w:val="3"/>
          <w:numId w:val="48"/>
        </w:numPr>
        <w:spacing w:before="60" w:line="240" w:lineRule="auto"/>
        <w:jc w:val="both"/>
        <w:rPr>
          <w:rFonts w:eastAsia="Roboto Light"/>
          <w:sz w:val="18"/>
          <w:szCs w:val="18"/>
          <w:lang w:val="en-US"/>
        </w:rPr>
      </w:pPr>
      <w:r>
        <w:rPr>
          <w:rFonts w:eastAsia="Roboto Light"/>
          <w:sz w:val="18"/>
          <w:szCs w:val="18"/>
          <w:lang w:val="en-US"/>
        </w:rPr>
        <w:t>Client will provide required Salesforces credentials and support for Integration</w:t>
      </w:r>
    </w:p>
    <w:p w14:paraId="6E89D09E" w14:textId="77777777" w:rsidR="000B2BAA" w:rsidRPr="000B2BAA" w:rsidRDefault="000B2BAA" w:rsidP="00835DBA">
      <w:pPr>
        <w:pStyle w:val="ListParagraph"/>
        <w:numPr>
          <w:ilvl w:val="3"/>
          <w:numId w:val="48"/>
        </w:numPr>
        <w:spacing w:before="60" w:line="240" w:lineRule="auto"/>
        <w:jc w:val="both"/>
        <w:rPr>
          <w:rFonts w:eastAsia="Roboto Light"/>
          <w:sz w:val="18"/>
          <w:szCs w:val="18"/>
          <w:lang w:val="en-US"/>
        </w:rPr>
      </w:pPr>
      <w:r>
        <w:rPr>
          <w:rFonts w:eastAsia="Roboto Light"/>
          <w:sz w:val="18"/>
          <w:szCs w:val="18"/>
          <w:lang w:val="en-US"/>
        </w:rPr>
        <w:t>Data mapping will be limited to agreed fields during design phase.</w:t>
      </w:r>
    </w:p>
    <w:p w14:paraId="381529E5" w14:textId="77777777" w:rsidR="000B2BAA" w:rsidRPr="000B2BAA" w:rsidRDefault="000B2BAA" w:rsidP="00835DBA">
      <w:pPr>
        <w:pStyle w:val="ListParagraph"/>
        <w:numPr>
          <w:ilvl w:val="3"/>
          <w:numId w:val="48"/>
        </w:numPr>
        <w:spacing w:before="60" w:line="240" w:lineRule="auto"/>
        <w:jc w:val="both"/>
        <w:rPr>
          <w:rFonts w:eastAsia="Roboto Light"/>
          <w:sz w:val="18"/>
          <w:szCs w:val="18"/>
          <w:lang w:val="en-US"/>
        </w:rPr>
      </w:pPr>
      <w:r>
        <w:rPr>
          <w:rFonts w:eastAsia="Roboto Light"/>
          <w:sz w:val="18"/>
          <w:szCs w:val="18"/>
          <w:lang w:val="en-US"/>
        </w:rPr>
        <w:t>Any Custom Development, Custom Integration, Middleware development outside of Qualtrics is not as part of this Scope</w:t>
      </w:r>
    </w:p>
    <w:p w14:paraId="1EF510A2" w14:textId="77777777" w:rsidR="000B2BAA" w:rsidRPr="000B2BAA" w:rsidRDefault="000B2BAA" w:rsidP="00835DBA">
      <w:pPr>
        <w:pStyle w:val="ListParagraph"/>
        <w:numPr>
          <w:ilvl w:val="3"/>
          <w:numId w:val="48"/>
        </w:numPr>
        <w:spacing w:before="60" w:line="240" w:lineRule="auto"/>
        <w:jc w:val="both"/>
        <w:rPr>
          <w:rFonts w:eastAsia="Roboto Light"/>
          <w:sz w:val="18"/>
          <w:szCs w:val="18"/>
          <w:lang w:val="en-US"/>
        </w:rPr>
      </w:pPr>
      <w:r>
        <w:rPr>
          <w:rFonts w:eastAsia="Roboto Light"/>
          <w:sz w:val="18"/>
          <w:szCs w:val="18"/>
          <w:lang w:val="en-US"/>
        </w:rPr>
        <w:t>Behavioral monitoring will leverage Qualtrics Digital Experience (DX) out-of-the-box capabilities. Custom behavioral events are not considered in this scope.</w:t>
      </w:r>
    </w:p>
    <w:p w14:paraId="3A8BD38B" w14:textId="77777777" w:rsidR="000B2BAA" w:rsidRPr="000B2BAA" w:rsidRDefault="000B2BAA" w:rsidP="00835DBA">
      <w:pPr>
        <w:pStyle w:val="ListParagraph"/>
        <w:numPr>
          <w:ilvl w:val="3"/>
          <w:numId w:val="48"/>
        </w:numPr>
        <w:spacing w:before="60" w:line="240" w:lineRule="auto"/>
        <w:jc w:val="both"/>
        <w:rPr>
          <w:rFonts w:eastAsia="Roboto Light"/>
          <w:sz w:val="18"/>
          <w:szCs w:val="18"/>
          <w:lang w:val="en-US"/>
        </w:rPr>
      </w:pPr>
      <w:r>
        <w:rPr>
          <w:rFonts w:eastAsia="Roboto Light"/>
          <w:sz w:val="18"/>
          <w:szCs w:val="18"/>
          <w:lang w:val="en-US"/>
        </w:rPr>
        <w:t>Signals (rage clicks, dead clicks, etc.) will be Captured using standard Qualtrics DX / integration capability</w:t>
      </w:r>
    </w:p>
    <w:p w14:paraId="213F5A48" w14:textId="77777777" w:rsidR="000B2BAA" w:rsidRPr="000B2BAA" w:rsidRDefault="000B2BAA" w:rsidP="00835DBA">
      <w:pPr>
        <w:pStyle w:val="ListParagraph"/>
        <w:numPr>
          <w:ilvl w:val="3"/>
          <w:numId w:val="48"/>
        </w:numPr>
        <w:spacing w:before="60" w:line="240" w:lineRule="auto"/>
        <w:jc w:val="both"/>
        <w:rPr>
          <w:rFonts w:eastAsia="Roboto Light"/>
          <w:sz w:val="18"/>
          <w:szCs w:val="18"/>
          <w:lang w:val="en-US"/>
        </w:rPr>
      </w:pPr>
      <w:r>
        <w:rPr>
          <w:rFonts w:eastAsia="Roboto Light"/>
          <w:sz w:val="18"/>
          <w:szCs w:val="18"/>
          <w:lang w:val="en-US"/>
        </w:rPr>
        <w:t>Cart abandonment detection will be based on standard behavioral signals (exit intent, inactivity, page drop-offs). For any custom detection need event trigger from the website</w:t>
      </w:r>
    </w:p>
    <w:p w14:paraId="16774D62" w14:textId="77777777" w:rsidR="000B2BAA" w:rsidRPr="000B2BAA" w:rsidRDefault="000B2BAA" w:rsidP="00835DBA">
      <w:pPr>
        <w:pStyle w:val="ListParagraph"/>
        <w:numPr>
          <w:ilvl w:val="3"/>
          <w:numId w:val="48"/>
        </w:numPr>
        <w:spacing w:before="60" w:line="240" w:lineRule="auto"/>
        <w:jc w:val="both"/>
        <w:rPr>
          <w:rFonts w:eastAsia="Roboto Light"/>
          <w:sz w:val="18"/>
          <w:szCs w:val="18"/>
          <w:lang w:val="en-US"/>
        </w:rPr>
      </w:pPr>
      <w:r>
        <w:rPr>
          <w:rFonts w:eastAsia="Roboto Light"/>
          <w:sz w:val="18"/>
          <w:szCs w:val="18"/>
          <w:lang w:val="en-US"/>
        </w:rPr>
        <w:t xml:space="preserve">High-intent customer identification logic will be rules supported by Qualtrics. For Any custom rule and not include advanced predictive modeling. </w:t>
      </w:r>
    </w:p>
    <w:p w14:paraId="79E0582E" w14:textId="77777777" w:rsidR="000B2BAA" w:rsidRPr="000B2BAA" w:rsidRDefault="000B2BAA" w:rsidP="00835DBA">
      <w:pPr>
        <w:pStyle w:val="ListParagraph"/>
        <w:numPr>
          <w:ilvl w:val="3"/>
          <w:numId w:val="48"/>
        </w:numPr>
        <w:spacing w:before="60" w:line="240" w:lineRule="auto"/>
        <w:jc w:val="both"/>
        <w:rPr>
          <w:rFonts w:eastAsia="Roboto Light"/>
          <w:sz w:val="18"/>
          <w:szCs w:val="18"/>
          <w:lang w:val="en-US"/>
        </w:rPr>
      </w:pPr>
      <w:r>
        <w:rPr>
          <w:rFonts w:eastAsia="Roboto Light"/>
          <w:sz w:val="18"/>
          <w:szCs w:val="18"/>
          <w:lang w:val="en-US"/>
        </w:rPr>
        <w:t>Recovery interventions will be limited to on-site engagement (no external remarketing automation included).</w:t>
      </w:r>
    </w:p>
    <w:p w14:paraId="2EA3C3AA" w14:textId="77777777" w:rsidR="000B2BAA" w:rsidRPr="000B2BAA" w:rsidRDefault="000B2BAA" w:rsidP="00835DBA">
      <w:pPr>
        <w:pStyle w:val="ListParagraph"/>
        <w:numPr>
          <w:ilvl w:val="3"/>
          <w:numId w:val="48"/>
        </w:numPr>
        <w:spacing w:before="60" w:line="240" w:lineRule="auto"/>
        <w:jc w:val="both"/>
        <w:rPr>
          <w:rFonts w:eastAsia="Roboto Light"/>
          <w:sz w:val="18"/>
          <w:szCs w:val="18"/>
          <w:lang w:val="en-US"/>
        </w:rPr>
      </w:pPr>
      <w:r>
        <w:rPr>
          <w:rFonts w:eastAsia="Roboto Light"/>
          <w:sz w:val="18"/>
          <w:szCs w:val="18"/>
          <w:lang w:val="en-US"/>
        </w:rPr>
        <w:t>Client to provide pre-existing assisted channels to redirect and route users to chat/call Support</w:t>
      </w:r>
    </w:p>
    <w:p w14:paraId="5B961A43" w14:textId="77777777" w:rsidR="000B2BAA" w:rsidRPr="000B2BAA" w:rsidRDefault="000B2BAA" w:rsidP="00835DBA">
      <w:pPr>
        <w:numPr>
          <w:ilvl w:val="2"/>
          <w:numId w:val="48"/>
        </w:numPr>
        <w:spacing w:before="200" w:after="0" w:line="240" w:lineRule="auto"/>
        <w:rPr>
          <w:szCs w:val="18"/>
        </w:rPr>
      </w:pPr>
      <w:r>
        <w:rPr>
          <w:rFonts w:eastAsia="Roboto Light"/>
          <w:szCs w:val="18"/>
        </w:rPr>
        <w:t>Out of Scope</w:t>
      </w:r>
    </w:p>
    <w:p w14:paraId="287A5D73" w14:textId="77777777" w:rsidR="000B2BAA" w:rsidRPr="000B2BAA" w:rsidRDefault="000B2BAA" w:rsidP="00835DBA">
      <w:pPr>
        <w:numPr>
          <w:ilvl w:val="3"/>
          <w:numId w:val="48"/>
        </w:numPr>
        <w:spacing w:before="60" w:after="0" w:line="240" w:lineRule="auto"/>
        <w:rPr>
          <w:rFonts w:eastAsia="Roboto"/>
          <w:szCs w:val="18"/>
          <w:lang w:val="en-US"/>
        </w:rPr>
      </w:pPr>
      <w:r>
        <w:rPr>
          <w:rFonts w:eastAsia="Roboto"/>
          <w:szCs w:val="18"/>
          <w:lang w:val="en-US"/>
        </w:rPr>
        <w:t xml:space="preserve">Any other activity/service not explicitly mentioned in Project Scope section will be treated as out of scope. </w:t>
      </w:r>
    </w:p>
    <w:p w14:paraId="795FC7D6" w14:textId="77777777" w:rsidR="000B2BAA" w:rsidRPr="000B2BAA" w:rsidRDefault="000B2BAA" w:rsidP="00835DBA">
      <w:pPr>
        <w:pStyle w:val="Normal1"/>
        <w:numPr>
          <w:ilvl w:val="0"/>
          <w:numId w:val="4"/>
        </w:numPr>
        <w:spacing w:before="200"/>
        <w:jc w:val="both"/>
        <w:textAlignment w:val="baseline"/>
        <w:rPr>
          <w:rFonts w:ascii="Arial" w:hAnsi="Arial" w:cs="Arial"/>
          <w:b/>
          <w:bCs/>
          <w:color w:val="000000"/>
          <w:sz w:val="18"/>
          <w:szCs w:val="18"/>
        </w:rPr>
      </w:pPr>
      <w:r>
        <w:rPr>
          <w:rFonts w:ascii="Arial" w:hAnsi="Arial" w:cs="Arial"/>
          <w:b/>
          <w:bCs/>
          <w:color w:val="000000"/>
          <w:sz w:val="18"/>
          <w:szCs w:val="18"/>
        </w:rPr>
        <w:t>Responsibilities</w:t>
      </w:r>
    </w:p>
    <w:p w14:paraId="6A824C62" w14:textId="77777777" w:rsidR="000B2BAA" w:rsidRPr="000B2BAA" w:rsidRDefault="000B2BAA" w:rsidP="00835DBA">
      <w:pPr>
        <w:pStyle w:val="Normal1"/>
        <w:numPr>
          <w:ilvl w:val="1"/>
          <w:numId w:val="12"/>
        </w:numPr>
        <w:spacing w:before="200"/>
        <w:jc w:val="both"/>
        <w:textAlignment w:val="baseline"/>
        <w:rPr>
          <w:rFonts w:ascii="Arial" w:hAnsi="Arial" w:cs="Arial"/>
          <w:color w:val="000000"/>
          <w:sz w:val="18"/>
          <w:szCs w:val="18"/>
        </w:rPr>
      </w:pPr>
      <w:r>
        <w:rPr>
          <w:rFonts w:ascii="Arial" w:hAnsi="Arial" w:cs="Arial"/>
          <w:color w:val="000000"/>
          <w:sz w:val="18"/>
          <w:szCs w:val="18"/>
        </w:rPr>
        <w:t>Delivery Team Responsibilities</w:t>
      </w:r>
    </w:p>
    <w:p w14:paraId="23B93E2B" w14:textId="77777777" w:rsidR="000B2BAA" w:rsidRPr="000B2BAA" w:rsidRDefault="000B2BAA" w:rsidP="00835DBA">
      <w:pPr>
        <w:pStyle w:val="Normal1"/>
        <w:numPr>
          <w:ilvl w:val="2"/>
          <w:numId w:val="12"/>
        </w:numPr>
        <w:spacing w:before="60"/>
        <w:jc w:val="both"/>
        <w:textAlignment w:val="baseline"/>
        <w:rPr>
          <w:rFonts w:ascii="Arial" w:hAnsi="Arial" w:cs="Arial"/>
          <w:color w:val="000000"/>
          <w:sz w:val="18"/>
          <w:szCs w:val="18"/>
        </w:rPr>
      </w:pPr>
      <w:r>
        <w:rPr>
          <w:rFonts w:ascii="Arial" w:hAnsi="Arial" w:cs="Arial"/>
          <w:color w:val="000000"/>
          <w:sz w:val="18"/>
          <w:szCs w:val="18"/>
        </w:rPr>
        <w:t xml:space="preserve">Engage with Customer throughout the Project, keeping Customer informed of timelines and progress toward completion throughout the Project. </w:t>
      </w:r>
    </w:p>
    <w:p w14:paraId="1492C70C" w14:textId="77777777" w:rsidR="000B2BAA" w:rsidRPr="000B2BAA" w:rsidRDefault="000B2BAA" w:rsidP="00835DBA">
      <w:pPr>
        <w:pStyle w:val="Normal1"/>
        <w:numPr>
          <w:ilvl w:val="2"/>
          <w:numId w:val="12"/>
        </w:numPr>
        <w:spacing w:before="60"/>
        <w:jc w:val="both"/>
        <w:textAlignment w:val="baseline"/>
        <w:rPr>
          <w:rFonts w:ascii="Arial" w:hAnsi="Arial" w:cs="Arial"/>
          <w:color w:val="000000"/>
          <w:sz w:val="18"/>
          <w:szCs w:val="18"/>
        </w:rPr>
      </w:pPr>
      <w:r>
        <w:rPr>
          <w:rFonts w:ascii="Arial" w:hAnsi="Arial" w:cs="Arial"/>
          <w:color w:val="000000"/>
          <w:sz w:val="18"/>
          <w:szCs w:val="18"/>
        </w:rPr>
        <w:t xml:space="preserve">Recommend best practices for CX processes and implementation of informed decisions. </w:t>
      </w:r>
    </w:p>
    <w:p w14:paraId="5DEADF84" w14:textId="77777777" w:rsidR="000B2BAA" w:rsidRPr="000B2BAA" w:rsidRDefault="000B2BAA" w:rsidP="00835DBA">
      <w:pPr>
        <w:pStyle w:val="ListParagraph"/>
        <w:numPr>
          <w:ilvl w:val="2"/>
          <w:numId w:val="12"/>
        </w:numPr>
        <w:spacing w:before="60" w:line="240" w:lineRule="auto"/>
        <w:jc w:val="both"/>
        <w:rPr>
          <w:rFonts w:eastAsia="Roboto"/>
          <w:sz w:val="18"/>
          <w:szCs w:val="18"/>
        </w:rPr>
      </w:pPr>
      <w:r>
        <w:rPr>
          <w:rFonts w:eastAsia="Roboto Light"/>
          <w:sz w:val="18"/>
          <w:szCs w:val="18"/>
        </w:rPr>
        <w:t xml:space="preserve">Completes all items listed under Delivery Team Responsibilities in Schedule [1] for each applicable Deliverable. </w:t>
      </w:r>
    </w:p>
    <w:p w14:paraId="168DA1B9" w14:textId="77777777" w:rsidR="000B2BAA" w:rsidRPr="000B2BAA" w:rsidRDefault="000B2BAA" w:rsidP="000B2BAA">
      <w:pPr>
        <w:pStyle w:val="Normal1"/>
        <w:spacing w:before="60"/>
        <w:jc w:val="both"/>
        <w:textAlignment w:val="baseline"/>
        <w:rPr>
          <w:rFonts w:ascii="Arial" w:hAnsi="Arial" w:cs="Arial"/>
          <w:color w:val="000000"/>
          <w:sz w:val="18"/>
          <w:szCs w:val="18"/>
        </w:rPr>
      </w:pPr>
    </w:p>
    <w:p w14:paraId="5281F6B8" w14:textId="77777777" w:rsidR="000B2BAA" w:rsidRPr="000B2BAA" w:rsidRDefault="000B2BAA" w:rsidP="00835DBA">
      <w:pPr>
        <w:pStyle w:val="Normal1"/>
        <w:numPr>
          <w:ilvl w:val="1"/>
          <w:numId w:val="12"/>
        </w:numPr>
        <w:spacing w:before="60"/>
        <w:jc w:val="both"/>
        <w:textAlignment w:val="baseline"/>
        <w:rPr>
          <w:rFonts w:ascii="Arial" w:hAnsi="Arial" w:cs="Arial"/>
          <w:color w:val="000000"/>
          <w:sz w:val="18"/>
          <w:szCs w:val="18"/>
        </w:rPr>
      </w:pPr>
      <w:r>
        <w:rPr>
          <w:rFonts w:ascii="Arial" w:hAnsi="Arial" w:cs="Arial"/>
          <w:color w:val="000000"/>
          <w:sz w:val="18"/>
          <w:szCs w:val="18"/>
        </w:rPr>
        <w:t>Customer Responsibilities</w:t>
      </w:r>
    </w:p>
    <w:p w14:paraId="5EE2D9BE" w14:textId="77777777" w:rsidR="000B2BAA" w:rsidRPr="000B2BAA" w:rsidRDefault="000B2BAA" w:rsidP="00835DBA">
      <w:pPr>
        <w:pStyle w:val="Normal1"/>
        <w:numPr>
          <w:ilvl w:val="2"/>
          <w:numId w:val="12"/>
        </w:numPr>
        <w:spacing w:before="60"/>
        <w:jc w:val="both"/>
        <w:textAlignment w:val="baseline"/>
        <w:rPr>
          <w:rFonts w:ascii="Arial" w:hAnsi="Arial" w:cs="Arial"/>
          <w:color w:val="000000"/>
          <w:sz w:val="18"/>
          <w:szCs w:val="18"/>
        </w:rPr>
      </w:pPr>
      <w:r>
        <w:rPr>
          <w:rFonts w:ascii="Arial" w:hAnsi="Arial" w:cs="Arial"/>
          <w:color w:val="000000"/>
          <w:sz w:val="18"/>
          <w:szCs w:val="18"/>
        </w:rPr>
        <w:t>Engage actively throughout the Project, following a cadence decided with Delivery Team during kickoff call; changes or cancellations of any meetings require 24 hours’ notice in order to avoid forfeiture of allotted time.</w:t>
      </w:r>
    </w:p>
    <w:p w14:paraId="3FC83340" w14:textId="77777777" w:rsidR="000B2BAA" w:rsidRPr="000B2BAA" w:rsidRDefault="000B2BAA" w:rsidP="00835DBA">
      <w:pPr>
        <w:pStyle w:val="Normal1"/>
        <w:numPr>
          <w:ilvl w:val="2"/>
          <w:numId w:val="12"/>
        </w:numPr>
        <w:spacing w:before="60"/>
        <w:jc w:val="both"/>
        <w:textAlignment w:val="baseline"/>
        <w:rPr>
          <w:rFonts w:ascii="Arial" w:hAnsi="Arial" w:cs="Arial"/>
          <w:color w:val="000000"/>
          <w:sz w:val="18"/>
          <w:szCs w:val="18"/>
        </w:rPr>
      </w:pPr>
      <w:r>
        <w:rPr>
          <w:rFonts w:ascii="Arial" w:hAnsi="Arial" w:cs="Arial"/>
          <w:color w:val="000000"/>
          <w:sz w:val="18"/>
          <w:szCs w:val="18"/>
        </w:rPr>
        <w:t xml:space="preserve">Customers be available during the call and provide all the required information for implementation purposes. </w:t>
      </w:r>
    </w:p>
    <w:p w14:paraId="7E63074C" w14:textId="77777777" w:rsidR="000B2BAA" w:rsidRPr="000B2BAA" w:rsidRDefault="000B2BAA" w:rsidP="00835DBA">
      <w:pPr>
        <w:pStyle w:val="Normal1"/>
        <w:numPr>
          <w:ilvl w:val="2"/>
          <w:numId w:val="12"/>
        </w:numPr>
        <w:spacing w:before="60"/>
        <w:jc w:val="both"/>
        <w:textAlignment w:val="baseline"/>
        <w:rPr>
          <w:rFonts w:ascii="Arial" w:hAnsi="Arial" w:cs="Arial"/>
          <w:color w:val="000000"/>
          <w:sz w:val="18"/>
          <w:szCs w:val="18"/>
        </w:rPr>
      </w:pPr>
      <w:r>
        <w:rPr>
          <w:rFonts w:ascii="Arial" w:hAnsi="Arial" w:cs="Arial"/>
          <w:color w:val="000000"/>
          <w:sz w:val="18"/>
          <w:szCs w:val="18"/>
        </w:rPr>
        <w:t>As needed, provides resources to fill all required roles for successful implementation, which may include signatory, stakeholder management, project coordination, customer experience lead, technical lead, operational support.</w:t>
      </w:r>
    </w:p>
    <w:p w14:paraId="381BE1C6" w14:textId="77777777" w:rsidR="000B2BAA" w:rsidRPr="000B2BAA" w:rsidRDefault="000B2BAA" w:rsidP="00835DBA">
      <w:pPr>
        <w:pStyle w:val="Normal1"/>
        <w:numPr>
          <w:ilvl w:val="2"/>
          <w:numId w:val="12"/>
        </w:numPr>
        <w:spacing w:before="60"/>
        <w:jc w:val="both"/>
        <w:textAlignment w:val="baseline"/>
        <w:rPr>
          <w:rFonts w:ascii="Arial" w:hAnsi="Arial" w:cs="Arial"/>
          <w:color w:val="000000"/>
          <w:sz w:val="18"/>
          <w:szCs w:val="18"/>
        </w:rPr>
      </w:pPr>
      <w:r>
        <w:rPr>
          <w:rFonts w:ascii="Arial" w:hAnsi="Arial" w:cs="Arial"/>
          <w:color w:val="000000"/>
          <w:sz w:val="18"/>
          <w:szCs w:val="18"/>
        </w:rPr>
        <w:t>Maintains all features included in the license after the implementation period, including any updates to Deliverables created during the Project, as well as the creation of any new Deliverables, including surveys and dashboards.</w:t>
      </w:r>
    </w:p>
    <w:p w14:paraId="20B149D0" w14:textId="77777777" w:rsidR="000B2BAA" w:rsidRPr="000B2BAA" w:rsidRDefault="000B2BAA" w:rsidP="00835DBA">
      <w:pPr>
        <w:pStyle w:val="Normal1"/>
        <w:numPr>
          <w:ilvl w:val="2"/>
          <w:numId w:val="12"/>
        </w:numPr>
        <w:spacing w:before="60"/>
        <w:jc w:val="both"/>
        <w:textAlignment w:val="baseline"/>
        <w:rPr>
          <w:rFonts w:ascii="Arial" w:hAnsi="Arial" w:cs="Arial"/>
          <w:color w:val="000000"/>
          <w:sz w:val="18"/>
          <w:szCs w:val="18"/>
        </w:rPr>
      </w:pPr>
      <w:r>
        <w:rPr>
          <w:rFonts w:ascii="Arial" w:hAnsi="Arial" w:cs="Arial"/>
          <w:color w:val="000000"/>
          <w:sz w:val="18"/>
          <w:szCs w:val="18"/>
        </w:rPr>
        <w:t>For projects that involve a new license setup, provides required information for setup of brand administrator accounts; brand administrator users may create additional user accounts and manage access to the license, in accordance with any limitations specified in the license terms.</w:t>
      </w:r>
    </w:p>
    <w:p w14:paraId="4C698515" w14:textId="77777777" w:rsidR="000B2BAA" w:rsidRPr="000B2BAA" w:rsidRDefault="000B2BAA" w:rsidP="000B2BAA">
      <w:pPr>
        <w:pStyle w:val="Normal1"/>
        <w:spacing w:before="60"/>
        <w:ind w:left="1440"/>
        <w:jc w:val="both"/>
        <w:textAlignment w:val="baseline"/>
        <w:rPr>
          <w:rFonts w:ascii="Arial" w:hAnsi="Arial" w:cs="Arial"/>
          <w:color w:val="000000"/>
          <w:sz w:val="18"/>
          <w:szCs w:val="18"/>
        </w:rPr>
      </w:pPr>
    </w:p>
    <w:p w14:paraId="07234C47" w14:textId="77777777" w:rsidR="000B2BAA" w:rsidRPr="000B2BAA" w:rsidRDefault="000B2BAA" w:rsidP="00835DBA">
      <w:pPr>
        <w:pStyle w:val="Normal1"/>
        <w:numPr>
          <w:ilvl w:val="0"/>
          <w:numId w:val="4"/>
        </w:numPr>
        <w:spacing w:before="60"/>
        <w:jc w:val="both"/>
        <w:textAlignment w:val="baseline"/>
        <w:rPr>
          <w:rFonts w:ascii="Arial" w:hAnsi="Arial" w:cs="Arial"/>
          <w:b/>
          <w:bCs/>
          <w:color w:val="000000"/>
          <w:sz w:val="18"/>
          <w:szCs w:val="18"/>
        </w:rPr>
      </w:pPr>
      <w:r>
        <w:rPr>
          <w:rFonts w:ascii="Arial" w:hAnsi="Arial" w:cs="Arial"/>
          <w:b/>
          <w:bCs/>
          <w:color w:val="000000"/>
          <w:sz w:val="18"/>
          <w:szCs w:val="18"/>
        </w:rPr>
        <w:lastRenderedPageBreak/>
        <w:t>Governance</w:t>
      </w:r>
    </w:p>
    <w:p w14:paraId="7031E481" w14:textId="77777777" w:rsidR="000B2BAA" w:rsidRPr="000B2BAA" w:rsidRDefault="000B2BAA" w:rsidP="00835DBA">
      <w:pPr>
        <w:pStyle w:val="Normal1"/>
        <w:numPr>
          <w:ilvl w:val="0"/>
          <w:numId w:val="18"/>
        </w:numPr>
        <w:spacing w:before="60"/>
        <w:jc w:val="both"/>
        <w:textAlignment w:val="baseline"/>
        <w:rPr>
          <w:rFonts w:ascii="Arial" w:hAnsi="Arial" w:cs="Arial"/>
          <w:color w:val="000000"/>
          <w:sz w:val="18"/>
          <w:szCs w:val="18"/>
        </w:rPr>
      </w:pPr>
      <w:r>
        <w:rPr>
          <w:rFonts w:ascii="Arial" w:hAnsi="Arial" w:cs="Arial"/>
          <w:color w:val="000000" w:themeColor="text1"/>
          <w:sz w:val="18"/>
          <w:szCs w:val="18"/>
        </w:rPr>
        <w:t>Delivery Team will coordinate with Customer to schedule a Project kickoff call, at which time the Project begins. Timing of kickoff call will be mutually agreed between Delivery Team and Customer based on Delivery Team availability and Customer’s milestones. It is estimated that the Project will begin after this agreement has been fully executed. The Project Timelines is mentioned under the “Timelines” section below.</w:t>
      </w:r>
    </w:p>
    <w:p w14:paraId="45182937" w14:textId="77777777" w:rsidR="000B2BAA" w:rsidRPr="000B2BAA" w:rsidRDefault="000B2BAA" w:rsidP="00835DBA">
      <w:pPr>
        <w:pStyle w:val="Normal1"/>
        <w:numPr>
          <w:ilvl w:val="0"/>
          <w:numId w:val="18"/>
        </w:numPr>
        <w:spacing w:before="60"/>
        <w:jc w:val="both"/>
        <w:rPr>
          <w:rFonts w:ascii="Arial" w:hAnsi="Arial" w:cs="Arial"/>
          <w:color w:val="000000" w:themeColor="text1"/>
          <w:sz w:val="18"/>
          <w:szCs w:val="18"/>
        </w:rPr>
      </w:pPr>
      <w:r>
        <w:rPr>
          <w:rFonts w:ascii="Arial" w:hAnsi="Arial" w:cs="Arial"/>
          <w:color w:val="000000" w:themeColor="text1"/>
          <w:sz w:val="18"/>
          <w:szCs w:val="18"/>
        </w:rPr>
        <w:t>The Project is complete based on completion of delivery and Customer's acceptance, per the terms of the Acceptance Criteria section.</w:t>
      </w:r>
    </w:p>
    <w:p w14:paraId="4AF202AA" w14:textId="77777777" w:rsidR="000B2BAA" w:rsidRPr="000B2BAA" w:rsidRDefault="000B2BAA" w:rsidP="00835DBA">
      <w:pPr>
        <w:pStyle w:val="Normal1"/>
        <w:numPr>
          <w:ilvl w:val="0"/>
          <w:numId w:val="18"/>
        </w:numPr>
        <w:spacing w:before="60"/>
        <w:jc w:val="both"/>
        <w:rPr>
          <w:rFonts w:ascii="Arial" w:eastAsia="Arial" w:hAnsi="Arial" w:cs="Arial"/>
          <w:color w:val="000000" w:themeColor="text1"/>
          <w:sz w:val="18"/>
          <w:szCs w:val="18"/>
        </w:rPr>
      </w:pPr>
      <w:r>
        <w:rPr>
          <w:rFonts w:ascii="Arial" w:eastAsia="Arial" w:hAnsi="Arial" w:cs="Arial"/>
          <w:sz w:val="18"/>
          <w:szCs w:val="18"/>
        </w:rPr>
        <w:t>Lead-Time: It is estimated that the Project will begin up to 2</w:t>
      </w:r>
      <w:r>
        <w:rPr>
          <w:rFonts w:ascii="Arial" w:eastAsia="Arial" w:hAnsi="Arial" w:cs="Arial"/>
          <w:color w:val="000000" w:themeColor="text1"/>
          <w:sz w:val="18"/>
          <w:szCs w:val="18"/>
        </w:rPr>
        <w:t xml:space="preserve"> week(s) after the Effective Date of this Order Form. This estimated lead-time is valid for 28 days from the Issuance Date. Qualtrics reserves the right to update lead-times at the end of this period of 28 days in line with current resource availability.</w:t>
      </w:r>
    </w:p>
    <w:p w14:paraId="415D0BE0" w14:textId="77777777" w:rsidR="000B2BAA" w:rsidRPr="000B2BAA" w:rsidRDefault="000B2BAA" w:rsidP="000B2BAA">
      <w:pPr>
        <w:pStyle w:val="Normal1"/>
        <w:spacing w:before="60"/>
        <w:ind w:left="1440"/>
        <w:jc w:val="both"/>
        <w:rPr>
          <w:rFonts w:ascii="Arial" w:hAnsi="Arial" w:cs="Arial"/>
          <w:color w:val="000000" w:themeColor="text1"/>
          <w:sz w:val="18"/>
          <w:szCs w:val="18"/>
        </w:rPr>
      </w:pPr>
    </w:p>
    <w:p w14:paraId="299D5B3B" w14:textId="77777777" w:rsidR="000B2BAA" w:rsidRPr="000B2BAA" w:rsidRDefault="000B2BAA" w:rsidP="00835DBA">
      <w:pPr>
        <w:pStyle w:val="Normal1"/>
        <w:numPr>
          <w:ilvl w:val="0"/>
          <w:numId w:val="4"/>
        </w:numPr>
        <w:spacing w:before="200"/>
        <w:jc w:val="both"/>
        <w:textAlignment w:val="baseline"/>
        <w:rPr>
          <w:rFonts w:ascii="Arial" w:hAnsi="Arial" w:cs="Arial"/>
          <w:b/>
          <w:bCs/>
          <w:color w:val="000000"/>
          <w:sz w:val="18"/>
          <w:szCs w:val="18"/>
        </w:rPr>
      </w:pPr>
      <w:r>
        <w:rPr>
          <w:rFonts w:ascii="Arial" w:hAnsi="Arial" w:cs="Arial"/>
          <w:b/>
          <w:bCs/>
          <w:color w:val="000000"/>
          <w:sz w:val="18"/>
          <w:szCs w:val="18"/>
        </w:rPr>
        <w:t>Third Party Vendors and Products</w:t>
      </w:r>
    </w:p>
    <w:p w14:paraId="14C1AB85" w14:textId="77777777" w:rsidR="000B2BAA" w:rsidRPr="000B2BAA" w:rsidRDefault="000B2BAA" w:rsidP="00835DBA">
      <w:pPr>
        <w:pStyle w:val="Normal1"/>
        <w:numPr>
          <w:ilvl w:val="0"/>
          <w:numId w:val="24"/>
        </w:numPr>
        <w:spacing w:before="60"/>
        <w:jc w:val="both"/>
        <w:textAlignment w:val="baseline"/>
        <w:rPr>
          <w:rFonts w:ascii="Arial" w:hAnsi="Arial" w:cs="Arial"/>
          <w:color w:val="000000"/>
          <w:sz w:val="18"/>
          <w:szCs w:val="18"/>
        </w:rPr>
      </w:pPr>
      <w:r>
        <w:rPr>
          <w:rFonts w:ascii="Arial" w:hAnsi="Arial" w:cs="Arial"/>
          <w:color w:val="000000"/>
          <w:sz w:val="18"/>
          <w:szCs w:val="18"/>
        </w:rPr>
        <w:t>Customer remains responsible for their own vendors and third parties providing services related hereto.</w:t>
      </w:r>
    </w:p>
    <w:p w14:paraId="64DDD2EC" w14:textId="77777777" w:rsidR="000B2BAA" w:rsidRPr="000B2BAA" w:rsidRDefault="000B2BAA" w:rsidP="00835DBA">
      <w:pPr>
        <w:pStyle w:val="Normal1"/>
        <w:numPr>
          <w:ilvl w:val="0"/>
          <w:numId w:val="4"/>
        </w:numPr>
        <w:spacing w:before="200"/>
        <w:jc w:val="both"/>
        <w:textAlignment w:val="baseline"/>
        <w:rPr>
          <w:rFonts w:ascii="Arial" w:hAnsi="Arial" w:cs="Arial"/>
          <w:b/>
          <w:bCs/>
          <w:color w:val="000000"/>
          <w:sz w:val="18"/>
          <w:szCs w:val="18"/>
        </w:rPr>
      </w:pPr>
      <w:r>
        <w:rPr>
          <w:rFonts w:ascii="Arial" w:hAnsi="Arial" w:cs="Arial"/>
          <w:b/>
          <w:bCs/>
          <w:color w:val="000000"/>
          <w:sz w:val="18"/>
          <w:szCs w:val="18"/>
        </w:rPr>
        <w:t>Change Orders</w:t>
      </w:r>
    </w:p>
    <w:p w14:paraId="2CF19E1F" w14:textId="77777777" w:rsidR="000B2BAA" w:rsidRPr="000B2BAA" w:rsidRDefault="000B2BAA" w:rsidP="00835DBA">
      <w:pPr>
        <w:pStyle w:val="Normal1"/>
        <w:numPr>
          <w:ilvl w:val="0"/>
          <w:numId w:val="8"/>
        </w:numPr>
        <w:spacing w:before="200"/>
        <w:jc w:val="both"/>
        <w:textAlignment w:val="baseline"/>
        <w:rPr>
          <w:rFonts w:ascii="Arial" w:hAnsi="Arial" w:cs="Arial"/>
          <w:color w:val="000000"/>
          <w:sz w:val="18"/>
          <w:szCs w:val="18"/>
        </w:rPr>
      </w:pPr>
      <w:r>
        <w:rPr>
          <w:rFonts w:ascii="Arial" w:hAnsi="Arial" w:cs="Arial"/>
          <w:color w:val="000000"/>
          <w:sz w:val="18"/>
          <w:szCs w:val="18"/>
        </w:rPr>
        <w:t>If Customer or Delivery Team wishes to change the scope of the Project, they will submit details of the requested change to the other in writing. Delivery Team will, within a reasonable time after such request is received, provide a written estimate to Customer of changes to Project cost, timeline, and/or scope.</w:t>
      </w:r>
    </w:p>
    <w:p w14:paraId="4C4BE4CD" w14:textId="77777777" w:rsidR="000B2BAA" w:rsidRPr="000B2BAA" w:rsidRDefault="000B2BAA" w:rsidP="00835DBA">
      <w:pPr>
        <w:pStyle w:val="Normal1"/>
        <w:numPr>
          <w:ilvl w:val="0"/>
          <w:numId w:val="8"/>
        </w:numPr>
        <w:spacing w:before="60"/>
        <w:jc w:val="both"/>
        <w:textAlignment w:val="baseline"/>
        <w:rPr>
          <w:rFonts w:ascii="Arial" w:hAnsi="Arial" w:cs="Arial"/>
          <w:color w:val="000000"/>
          <w:sz w:val="18"/>
          <w:szCs w:val="18"/>
        </w:rPr>
      </w:pPr>
      <w:r>
        <w:rPr>
          <w:rFonts w:ascii="Arial" w:hAnsi="Arial" w:cs="Arial"/>
          <w:color w:val="000000"/>
          <w:sz w:val="18"/>
          <w:szCs w:val="18"/>
        </w:rPr>
        <w:t>Promptly after receipt of the written estimate, Customer and Delivery Team will negotiate and agree in writing on the terms of such change (a “Change Order”). Each Change Order complying with this Section will be considered an amendment to this Service Order and exhibit A provides template to be adapted for this.</w:t>
      </w:r>
    </w:p>
    <w:p w14:paraId="169568A3" w14:textId="77777777" w:rsidR="000B2BAA" w:rsidRPr="000B2BAA" w:rsidRDefault="000B2BAA" w:rsidP="00835DBA">
      <w:pPr>
        <w:pStyle w:val="Normal1"/>
        <w:numPr>
          <w:ilvl w:val="0"/>
          <w:numId w:val="4"/>
        </w:numPr>
        <w:spacing w:before="200"/>
        <w:jc w:val="both"/>
        <w:textAlignment w:val="baseline"/>
        <w:rPr>
          <w:rFonts w:ascii="Arial" w:hAnsi="Arial" w:cs="Arial"/>
          <w:b/>
          <w:bCs/>
          <w:color w:val="000000"/>
          <w:sz w:val="18"/>
          <w:szCs w:val="18"/>
        </w:rPr>
      </w:pPr>
      <w:r>
        <w:rPr>
          <w:rFonts w:ascii="Arial" w:hAnsi="Arial" w:cs="Arial"/>
          <w:b/>
          <w:bCs/>
          <w:color w:val="000000"/>
          <w:sz w:val="18"/>
          <w:szCs w:val="18"/>
        </w:rPr>
        <w:t xml:space="preserve">Timelines </w:t>
      </w:r>
    </w:p>
    <w:p w14:paraId="7CDBF8B9" w14:textId="77777777" w:rsidR="000B2BAA" w:rsidRPr="000B2BAA" w:rsidRDefault="000B2BAA" w:rsidP="000B2BAA">
      <w:pPr>
        <w:pStyle w:val="Normal1"/>
        <w:spacing w:before="200"/>
        <w:ind w:left="720"/>
        <w:jc w:val="both"/>
        <w:textAlignment w:val="baseline"/>
        <w:rPr>
          <w:rFonts w:ascii="Arial" w:hAnsi="Arial" w:cs="Arial"/>
          <w:color w:val="000000" w:themeColor="text1"/>
          <w:sz w:val="18"/>
          <w:szCs w:val="18"/>
        </w:rPr>
      </w:pPr>
      <w:r>
        <w:rPr>
          <w:rFonts w:ascii="Arial" w:hAnsi="Arial" w:cs="Arial"/>
          <w:color w:val="000000" w:themeColor="text1"/>
          <w:sz w:val="18"/>
          <w:szCs w:val="18"/>
        </w:rPr>
        <w:t xml:space="preserve">The timeline for this project will take up to </w:t>
      </w:r>
      <w:r>
        <w:rPr>
          <w:rFonts w:ascii="Arial" w:hAnsi="Arial" w:cs="Arial"/>
          <w:b/>
          <w:bCs/>
          <w:color w:val="000000" w:themeColor="text1"/>
          <w:sz w:val="18"/>
          <w:szCs w:val="18"/>
        </w:rPr>
        <w:t>16 Weeks</w:t>
      </w:r>
      <w:r>
        <w:rPr>
          <w:rFonts w:ascii="Arial" w:hAnsi="Arial" w:cs="Arial"/>
          <w:color w:val="000000" w:themeColor="text1"/>
          <w:sz w:val="18"/>
          <w:szCs w:val="18"/>
        </w:rPr>
        <w:t xml:space="preserve"> including the Requirement Gathering, Implementation &amp; Hypercare Support from the commencement of the project.</w:t>
      </w:r>
    </w:p>
    <w:p w14:paraId="6DB677C4" w14:textId="77777777" w:rsidR="000B2BAA" w:rsidRPr="000B2BAA" w:rsidRDefault="000B2BAA" w:rsidP="000B2BAA">
      <w:pPr>
        <w:pStyle w:val="Heading2"/>
        <w:spacing w:line="240" w:lineRule="auto"/>
        <w:jc w:val="center"/>
        <w:rPr>
          <w:rFonts w:ascii="Arial" w:hAnsi="Arial" w:cs="Arial"/>
          <w:sz w:val="18"/>
          <w:szCs w:val="18"/>
        </w:rPr>
      </w:pPr>
    </w:p>
    <w:p w14:paraId="6EC1AD21" w14:textId="77777777" w:rsidR="000B2BAA" w:rsidRDefault="000B2BAA">
      <w:pPr>
        <w:spacing w:after="0" w:line="240" w:lineRule="auto"/>
        <w:ind w:left="0" w:firstLine="0"/>
        <w:jc w:val="left"/>
        <w:rPr>
          <w:rFonts w:eastAsiaTheme="majorEastAsia"/>
          <w:color w:val="2F5496" w:themeColor="accent1" w:themeShade="BF"/>
          <w:szCs w:val="18"/>
        </w:rPr>
      </w:pPr>
      <w:r>
        <w:rPr>
          <w:szCs w:val="18"/>
        </w:rPr>
        <w:br w:type="page"/>
      </w:r>
    </w:p>
    <w:p w14:paraId="0C1D9B15" w14:textId="28DAD8F3" w:rsidR="000B2BAA" w:rsidRPr="000B2BAA" w:rsidRDefault="000B2BAA" w:rsidP="000B2BAA">
      <w:pPr>
        <w:pStyle w:val="Heading2"/>
        <w:spacing w:line="240" w:lineRule="auto"/>
        <w:jc w:val="center"/>
        <w:rPr>
          <w:rFonts w:ascii="Arial" w:hAnsi="Arial" w:cs="Arial"/>
          <w:sz w:val="18"/>
          <w:szCs w:val="18"/>
        </w:rPr>
      </w:pPr>
      <w:r>
        <w:rPr>
          <w:rFonts w:ascii="Arial" w:hAnsi="Arial" w:cs="Arial"/>
          <w:sz w:val="18"/>
          <w:szCs w:val="18"/>
        </w:rPr>
        <w:lastRenderedPageBreak/>
        <w:t>Schedule 1: Implementation Deliverable Description/Glossary</w:t>
      </w:r>
    </w:p>
    <w:p w14:paraId="66D3384A" w14:textId="77777777" w:rsidR="000B2BAA" w:rsidRPr="000B2BAA" w:rsidRDefault="000B2BAA" w:rsidP="000B2BAA">
      <w:pPr>
        <w:spacing w:line="240" w:lineRule="auto"/>
        <w:rPr>
          <w:rFonts w:eastAsia="Roboto"/>
          <w:szCs w:val="18"/>
        </w:rPr>
      </w:pPr>
    </w:p>
    <w:p w14:paraId="5023498C" w14:textId="77777777" w:rsidR="000B2BAA" w:rsidRPr="000B2BAA" w:rsidRDefault="000B2BAA" w:rsidP="000B2BAA">
      <w:pPr>
        <w:spacing w:line="240" w:lineRule="auto"/>
        <w:rPr>
          <w:rFonts w:eastAsia="Roboto"/>
          <w:b/>
          <w:szCs w:val="18"/>
          <w:u w:val="single"/>
        </w:rPr>
      </w:pPr>
      <w:r>
        <w:rPr>
          <w:rFonts w:eastAsia="Roboto"/>
          <w:szCs w:val="18"/>
        </w:rPr>
        <w:t xml:space="preserve">This outlines all Deliverables that </w:t>
      </w:r>
      <w:r>
        <w:rPr>
          <w:rFonts w:eastAsia="Roboto"/>
          <w:i/>
          <w:szCs w:val="18"/>
        </w:rPr>
        <w:t>may</w:t>
      </w:r>
      <w:r>
        <w:rPr>
          <w:rFonts w:eastAsia="Roboto"/>
          <w:szCs w:val="18"/>
        </w:rPr>
        <w:t xml:space="preserve"> be included in a Qualtrics Implementation, along with associated Delivery Team and Customer responsibilities. </w:t>
      </w:r>
      <w:r>
        <w:rPr>
          <w:rFonts w:eastAsia="Roboto"/>
          <w:b/>
          <w:szCs w:val="18"/>
        </w:rPr>
        <w:t xml:space="preserve">Deliverables listed below may not be included in the specific Project referenced in the above Order Form. </w:t>
      </w:r>
      <w:r>
        <w:rPr>
          <w:rFonts w:eastAsia="Roboto"/>
          <w:b/>
          <w:szCs w:val="18"/>
          <w:u w:val="single"/>
        </w:rPr>
        <w:t>For a list of specific Deliverables included in this Project, refer to Section 2: Project Scope above.</w:t>
      </w:r>
    </w:p>
    <w:p w14:paraId="74C95174" w14:textId="77777777" w:rsidR="000B2BAA" w:rsidRPr="000B2BAA" w:rsidRDefault="000B2BAA" w:rsidP="000B2BAA">
      <w:pPr>
        <w:spacing w:line="240" w:lineRule="auto"/>
        <w:rPr>
          <w:rFonts w:eastAsia="Roboto"/>
          <w:b/>
          <w:szCs w:val="18"/>
        </w:rPr>
      </w:pPr>
    </w:p>
    <w:p w14:paraId="6A46C7EC" w14:textId="77777777" w:rsidR="000B2BAA" w:rsidRPr="000B2BAA" w:rsidRDefault="000B2BAA" w:rsidP="000B2BAA">
      <w:pPr>
        <w:spacing w:line="240" w:lineRule="auto"/>
        <w:rPr>
          <w:rFonts w:eastAsia="Roboto"/>
          <w:szCs w:val="18"/>
          <w:lang w:val="en-US"/>
        </w:rPr>
      </w:pPr>
      <w:r>
        <w:rPr>
          <w:rFonts w:eastAsia="Roboto"/>
          <w:szCs w:val="18"/>
          <w:lang w:val="en-US"/>
        </w:rPr>
        <w:t xml:space="preserve">Unless otherwise noted, all Deliverables will be configured using standard features available in the Qualtrics platform; custom features can be scoped and purchased separately through Qualtrics Engineering Services. For all Deliverables, Customer is responsible for any setup or configuration beyond what the Delivery Team provides as part of the Project, including additional surveys or dashboards, and any required translations for surveys, dashboards, reports, or any other features of the Qualtrics platform. </w:t>
      </w:r>
    </w:p>
    <w:p w14:paraId="3870A172" w14:textId="77777777" w:rsidR="000B2BAA" w:rsidRPr="000B2BAA" w:rsidRDefault="000B2BAA" w:rsidP="000B2BAA">
      <w:pPr>
        <w:spacing w:line="240" w:lineRule="auto"/>
        <w:rPr>
          <w:rFonts w:eastAsia="Roboto"/>
          <w:b/>
          <w:bCs/>
          <w:szCs w:val="18"/>
          <w:lang w:val="en-US"/>
        </w:rPr>
      </w:pPr>
    </w:p>
    <w:p w14:paraId="53EE5DCB" w14:textId="77777777" w:rsidR="000B2BAA" w:rsidRPr="000B2BAA" w:rsidRDefault="000B2BAA" w:rsidP="00835DBA">
      <w:pPr>
        <w:pStyle w:val="ListParagraph"/>
        <w:numPr>
          <w:ilvl w:val="0"/>
          <w:numId w:val="16"/>
        </w:numPr>
        <w:spacing w:line="240" w:lineRule="auto"/>
        <w:jc w:val="both"/>
        <w:rPr>
          <w:rFonts w:eastAsia="Roboto"/>
          <w:i/>
          <w:iCs/>
          <w:sz w:val="18"/>
          <w:szCs w:val="18"/>
          <w:lang w:val="en-US"/>
        </w:rPr>
      </w:pPr>
      <w:r>
        <w:rPr>
          <w:rFonts w:eastAsia="Roboto"/>
          <w:b/>
          <w:bCs/>
          <w:i/>
          <w:iCs/>
          <w:sz w:val="18"/>
          <w:szCs w:val="18"/>
          <w:lang w:val="en-US"/>
        </w:rPr>
        <w:t>Configuration</w:t>
      </w:r>
      <w:r>
        <w:rPr>
          <w:rFonts w:eastAsia="Roboto"/>
          <w:i/>
          <w:iCs/>
          <w:sz w:val="18"/>
          <w:szCs w:val="18"/>
          <w:lang w:val="en-US"/>
        </w:rPr>
        <w:t xml:space="preserve"> – We will configure the required setup and functionalities as per the agreed scope.</w:t>
      </w:r>
    </w:p>
    <w:p w14:paraId="7A91043E" w14:textId="77777777" w:rsidR="000B2BAA" w:rsidRPr="000B2BAA" w:rsidRDefault="000B2BAA" w:rsidP="00835DBA">
      <w:pPr>
        <w:pStyle w:val="ListParagraph"/>
        <w:numPr>
          <w:ilvl w:val="0"/>
          <w:numId w:val="16"/>
        </w:numPr>
        <w:spacing w:line="240" w:lineRule="auto"/>
        <w:jc w:val="both"/>
        <w:rPr>
          <w:rFonts w:eastAsia="Roboto"/>
          <w:i/>
          <w:iCs/>
          <w:sz w:val="18"/>
          <w:szCs w:val="18"/>
          <w:lang w:val="en-US"/>
        </w:rPr>
      </w:pPr>
      <w:r>
        <w:rPr>
          <w:rFonts w:eastAsia="Roboto"/>
          <w:b/>
          <w:bCs/>
          <w:i/>
          <w:iCs/>
          <w:sz w:val="18"/>
          <w:szCs w:val="18"/>
          <w:lang w:val="en-US"/>
        </w:rPr>
        <w:t>Support</w:t>
      </w:r>
      <w:r>
        <w:rPr>
          <w:rFonts w:eastAsia="Roboto"/>
          <w:i/>
          <w:iCs/>
          <w:sz w:val="18"/>
          <w:szCs w:val="18"/>
          <w:lang w:val="en-US"/>
        </w:rPr>
        <w:t xml:space="preserve"> – We will assist the client team members in making necessary updates or adjustments to the configured setup.</w:t>
      </w:r>
    </w:p>
    <w:p w14:paraId="285CB403" w14:textId="77777777" w:rsidR="000B2BAA" w:rsidRPr="000B2BAA" w:rsidRDefault="000B2BAA" w:rsidP="000B2BAA">
      <w:pPr>
        <w:spacing w:line="240" w:lineRule="auto"/>
        <w:rPr>
          <w:rFonts w:eastAsia="Roboto"/>
          <w:b/>
          <w:szCs w:val="18"/>
        </w:rPr>
      </w:pPr>
    </w:p>
    <w:tbl>
      <w:tblPr>
        <w:tblW w:w="10440" w:type="dxa"/>
        <w:tblLook w:val="0600" w:firstRow="0" w:lastRow="0" w:firstColumn="0" w:lastColumn="0" w:noHBand="1" w:noVBand="1"/>
      </w:tblPr>
      <w:tblGrid>
        <w:gridCol w:w="2690"/>
        <w:gridCol w:w="7750"/>
      </w:tblGrid>
      <w:tr w:rsidR="000B2BAA" w:rsidRPr="000B2BAA" w14:paraId="0BFB4C18" w14:textId="77777777" w:rsidTr="00826016">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72A9BD" w14:textId="77777777" w:rsidR="000B2BAA" w:rsidRPr="000B2BAA" w:rsidRDefault="000B2BAA" w:rsidP="00826016">
            <w:pPr>
              <w:spacing w:after="60"/>
              <w:rPr>
                <w:szCs w:val="18"/>
              </w:rPr>
            </w:pPr>
            <w:r>
              <w:rPr>
                <w:b/>
                <w:bCs/>
                <w:szCs w:val="18"/>
              </w:rPr>
              <w:t>Digital Journey Mapping Support</w:t>
            </w:r>
          </w:p>
          <w:p w14:paraId="54E6788C" w14:textId="77777777" w:rsidR="000B2BAA" w:rsidRPr="000B2BAA" w:rsidRDefault="000B2BAA" w:rsidP="00826016">
            <w:pPr>
              <w:spacing w:after="60"/>
              <w:rPr>
                <w:szCs w:val="18"/>
              </w:rPr>
            </w:pPr>
            <w:r>
              <w:rPr>
                <w:i/>
                <w:iCs/>
                <w:szCs w:val="18"/>
              </w:rPr>
              <w:t>This deliverable is limited to reviewing the Customer-selected journeys for survey deployment and mapping each agreed survey touchpoint to an available Qualtrics journey and stage. It does not include a customer journey discovery, redesign, research, or advisory exercise.</w:t>
            </w:r>
          </w:p>
        </w:tc>
        <w:tc>
          <w:tcPr>
            <w:tcW w:w="7750"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28AB783D" w14:textId="77777777" w:rsidR="000B2BAA" w:rsidRPr="000B2BAA" w:rsidRDefault="000B2BAA" w:rsidP="00826016">
            <w:pPr>
              <w:spacing w:after="60"/>
              <w:rPr>
                <w:szCs w:val="18"/>
              </w:rPr>
            </w:pPr>
            <w:r>
              <w:rPr>
                <w:b/>
                <w:bCs/>
                <w:szCs w:val="18"/>
              </w:rPr>
              <w:t>Delivery Team Responsibilities</w:t>
            </w:r>
          </w:p>
          <w:p w14:paraId="55308CC8" w14:textId="77777777" w:rsidR="000B2BAA" w:rsidRPr="000B2BAA" w:rsidRDefault="000B2BAA" w:rsidP="00826016">
            <w:pPr>
              <w:spacing w:after="60"/>
              <w:rPr>
                <w:szCs w:val="18"/>
              </w:rPr>
            </w:pPr>
            <w:r>
              <w:rPr>
                <w:b/>
                <w:bCs/>
                <w:szCs w:val="18"/>
              </w:rPr>
              <w:t>Configuration</w:t>
            </w:r>
          </w:p>
          <w:p w14:paraId="4295BF94" w14:textId="77777777" w:rsidR="000B2BAA" w:rsidRPr="000B2BAA" w:rsidRDefault="000B2BAA" w:rsidP="00835DBA">
            <w:pPr>
              <w:pStyle w:val="ListParagraph"/>
              <w:numPr>
                <w:ilvl w:val="0"/>
                <w:numId w:val="37"/>
              </w:numPr>
              <w:rPr>
                <w:sz w:val="18"/>
                <w:szCs w:val="18"/>
              </w:rPr>
            </w:pPr>
            <w:r>
              <w:rPr>
                <w:sz w:val="18"/>
                <w:szCs w:val="18"/>
              </w:rPr>
              <w:t>Review the Customer-provided list of journeys and survey touchpoints included in the Project Scope.</w:t>
            </w:r>
          </w:p>
          <w:p w14:paraId="05E37253" w14:textId="77777777" w:rsidR="000B2BAA" w:rsidRPr="000B2BAA" w:rsidRDefault="000B2BAA" w:rsidP="00835DBA">
            <w:pPr>
              <w:pStyle w:val="ListParagraph"/>
              <w:numPr>
                <w:ilvl w:val="0"/>
                <w:numId w:val="37"/>
              </w:numPr>
              <w:rPr>
                <w:sz w:val="18"/>
                <w:szCs w:val="18"/>
              </w:rPr>
            </w:pPr>
            <w:r>
              <w:rPr>
                <w:sz w:val="18"/>
                <w:szCs w:val="18"/>
              </w:rPr>
              <w:t>Confirm which Customer-defined journey and stage applies to each in-scope survey.</w:t>
            </w:r>
          </w:p>
          <w:p w14:paraId="01A5A0AA" w14:textId="77777777" w:rsidR="000B2BAA" w:rsidRPr="000B2BAA" w:rsidRDefault="000B2BAA" w:rsidP="00835DBA">
            <w:pPr>
              <w:pStyle w:val="ListParagraph"/>
              <w:numPr>
                <w:ilvl w:val="0"/>
                <w:numId w:val="37"/>
              </w:numPr>
              <w:rPr>
                <w:sz w:val="18"/>
                <w:szCs w:val="18"/>
              </w:rPr>
            </w:pPr>
            <w:r>
              <w:rPr>
                <w:sz w:val="18"/>
                <w:szCs w:val="18"/>
              </w:rPr>
              <w:t>Map the agreed survey touchpoints to corresponding journey and stage structures available in Qualtrics.</w:t>
            </w:r>
          </w:p>
          <w:p w14:paraId="4A114A50" w14:textId="77777777" w:rsidR="000B2BAA" w:rsidRPr="000B2BAA" w:rsidRDefault="000B2BAA" w:rsidP="00835DBA">
            <w:pPr>
              <w:pStyle w:val="ListParagraph"/>
              <w:numPr>
                <w:ilvl w:val="0"/>
                <w:numId w:val="37"/>
              </w:numPr>
              <w:rPr>
                <w:sz w:val="18"/>
                <w:szCs w:val="18"/>
              </w:rPr>
            </w:pPr>
            <w:r>
              <w:rPr>
                <w:sz w:val="18"/>
                <w:szCs w:val="18"/>
              </w:rPr>
              <w:t>Configure agreed journey and stage values, including required embedded data, for use in survey responses and downstream reporting.</w:t>
            </w:r>
          </w:p>
          <w:p w14:paraId="145CAD84" w14:textId="77777777" w:rsidR="000B2BAA" w:rsidRPr="000B2BAA" w:rsidRDefault="000B2BAA" w:rsidP="00835DBA">
            <w:pPr>
              <w:pStyle w:val="ListParagraph"/>
              <w:numPr>
                <w:ilvl w:val="0"/>
                <w:numId w:val="37"/>
              </w:numPr>
              <w:rPr>
                <w:sz w:val="18"/>
                <w:szCs w:val="18"/>
              </w:rPr>
            </w:pPr>
            <w:r>
              <w:rPr>
                <w:sz w:val="18"/>
                <w:szCs w:val="18"/>
              </w:rPr>
              <w:t>Validate that each in-scope survey is associated with the agreed Qualtrics journey and stage.</w:t>
            </w:r>
          </w:p>
          <w:p w14:paraId="427966B6" w14:textId="77777777" w:rsidR="000B2BAA" w:rsidRPr="000B2BAA" w:rsidRDefault="000B2BAA" w:rsidP="00826016">
            <w:pPr>
              <w:spacing w:after="60"/>
              <w:rPr>
                <w:szCs w:val="18"/>
              </w:rPr>
            </w:pPr>
            <w:r>
              <w:rPr>
                <w:b/>
                <w:bCs/>
                <w:szCs w:val="18"/>
              </w:rPr>
              <w:t>Support</w:t>
            </w:r>
          </w:p>
          <w:p w14:paraId="46663214" w14:textId="77777777" w:rsidR="000B2BAA" w:rsidRPr="000B2BAA" w:rsidRDefault="000B2BAA" w:rsidP="00835DBA">
            <w:pPr>
              <w:pStyle w:val="ListParagraph"/>
              <w:numPr>
                <w:ilvl w:val="0"/>
                <w:numId w:val="38"/>
              </w:numPr>
              <w:rPr>
                <w:sz w:val="18"/>
                <w:szCs w:val="18"/>
              </w:rPr>
            </w:pPr>
            <w:r>
              <w:rPr>
                <w:sz w:val="18"/>
                <w:szCs w:val="18"/>
              </w:rPr>
              <w:t>Assist with minor corrections to journey names, stage values, or survey-to-journey mappings within the agreed scope.</w:t>
            </w:r>
          </w:p>
          <w:p w14:paraId="599BFA90" w14:textId="77777777" w:rsidR="000B2BAA" w:rsidRPr="000B2BAA" w:rsidRDefault="000B2BAA" w:rsidP="00835DBA">
            <w:pPr>
              <w:pStyle w:val="ListParagraph"/>
              <w:numPr>
                <w:ilvl w:val="0"/>
                <w:numId w:val="38"/>
              </w:numPr>
              <w:rPr>
                <w:sz w:val="18"/>
                <w:szCs w:val="18"/>
              </w:rPr>
            </w:pPr>
            <w:r>
              <w:rPr>
                <w:sz w:val="18"/>
                <w:szCs w:val="18"/>
              </w:rPr>
              <w:t>Troubleshoot standard Qualtrics journey and stage mapping issues.</w:t>
            </w:r>
          </w:p>
          <w:p w14:paraId="4FE84339" w14:textId="77777777" w:rsidR="000B2BAA" w:rsidRPr="000B2BAA" w:rsidRDefault="000B2BAA" w:rsidP="00835DBA">
            <w:pPr>
              <w:pStyle w:val="ListParagraph"/>
              <w:numPr>
                <w:ilvl w:val="0"/>
                <w:numId w:val="38"/>
              </w:numPr>
              <w:rPr>
                <w:sz w:val="18"/>
                <w:szCs w:val="18"/>
              </w:rPr>
            </w:pPr>
            <w:r>
              <w:rPr>
                <w:sz w:val="18"/>
                <w:szCs w:val="18"/>
              </w:rPr>
              <w:t>Provide knowledge transfer on the configured mapping and its dependencies.</w:t>
            </w:r>
          </w:p>
          <w:p w14:paraId="1C67C48A" w14:textId="77777777" w:rsidR="000B2BAA" w:rsidRPr="000B2BAA" w:rsidRDefault="000B2BAA" w:rsidP="00826016">
            <w:pPr>
              <w:spacing w:after="60"/>
              <w:rPr>
                <w:szCs w:val="18"/>
              </w:rPr>
            </w:pPr>
            <w:r>
              <w:rPr>
                <w:b/>
                <w:bCs/>
                <w:szCs w:val="18"/>
              </w:rPr>
              <w:t>Customer Team Responsibilities</w:t>
            </w:r>
          </w:p>
          <w:p w14:paraId="53EBAC03" w14:textId="77777777" w:rsidR="000B2BAA" w:rsidRPr="000B2BAA" w:rsidRDefault="000B2BAA" w:rsidP="00835DBA">
            <w:pPr>
              <w:pStyle w:val="ListParagraph"/>
              <w:numPr>
                <w:ilvl w:val="0"/>
                <w:numId w:val="39"/>
              </w:numPr>
              <w:rPr>
                <w:sz w:val="18"/>
                <w:szCs w:val="18"/>
              </w:rPr>
            </w:pPr>
            <w:r>
              <w:rPr>
                <w:sz w:val="18"/>
                <w:szCs w:val="18"/>
              </w:rPr>
              <w:t>Define and provide the approved customer journeys, stages, touchpoints, survey placement decisions, naming conventions, and business context.</w:t>
            </w:r>
          </w:p>
          <w:p w14:paraId="1332CCAE" w14:textId="77777777" w:rsidR="000B2BAA" w:rsidRPr="000B2BAA" w:rsidRDefault="000B2BAA" w:rsidP="00835DBA">
            <w:pPr>
              <w:pStyle w:val="ListParagraph"/>
              <w:numPr>
                <w:ilvl w:val="0"/>
                <w:numId w:val="39"/>
              </w:numPr>
              <w:rPr>
                <w:sz w:val="18"/>
                <w:szCs w:val="18"/>
              </w:rPr>
            </w:pPr>
            <w:r>
              <w:rPr>
                <w:sz w:val="18"/>
                <w:szCs w:val="18"/>
              </w:rPr>
              <w:t>Confirm which journey and stage should be used for each survey and identify the applicable outcome metric, where required.</w:t>
            </w:r>
          </w:p>
          <w:p w14:paraId="1EE2DDAB" w14:textId="77777777" w:rsidR="000B2BAA" w:rsidRPr="000B2BAA" w:rsidRDefault="000B2BAA" w:rsidP="00835DBA">
            <w:pPr>
              <w:pStyle w:val="ListParagraph"/>
              <w:numPr>
                <w:ilvl w:val="0"/>
                <w:numId w:val="39"/>
              </w:numPr>
              <w:rPr>
                <w:sz w:val="18"/>
                <w:szCs w:val="18"/>
              </w:rPr>
            </w:pPr>
            <w:r>
              <w:rPr>
                <w:sz w:val="18"/>
                <w:szCs w:val="18"/>
              </w:rPr>
              <w:t>Resolve business ownership, terminology, sequencing, and applicability questions relating to the Customer’s journeys.</w:t>
            </w:r>
          </w:p>
          <w:p w14:paraId="005EB447" w14:textId="77777777" w:rsidR="000B2BAA" w:rsidRPr="000B2BAA" w:rsidRDefault="000B2BAA" w:rsidP="00835DBA">
            <w:pPr>
              <w:pStyle w:val="ListParagraph"/>
              <w:numPr>
                <w:ilvl w:val="0"/>
                <w:numId w:val="39"/>
              </w:numPr>
              <w:rPr>
                <w:sz w:val="18"/>
                <w:szCs w:val="18"/>
              </w:rPr>
            </w:pPr>
            <w:r>
              <w:rPr>
                <w:sz w:val="18"/>
                <w:szCs w:val="18"/>
              </w:rPr>
              <w:t>Review and validate the configured Qualtrics mappings and provide timely approval.</w:t>
            </w:r>
          </w:p>
          <w:p w14:paraId="4C36C263" w14:textId="77777777" w:rsidR="000B2BAA" w:rsidRPr="000B2BAA" w:rsidRDefault="000B2BAA" w:rsidP="00826016">
            <w:pPr>
              <w:spacing w:after="60"/>
              <w:rPr>
                <w:szCs w:val="18"/>
              </w:rPr>
            </w:pPr>
            <w:r>
              <w:rPr>
                <w:b/>
                <w:bCs/>
                <w:szCs w:val="18"/>
              </w:rPr>
              <w:t>Scope Notes and Exclusions</w:t>
            </w:r>
          </w:p>
          <w:p w14:paraId="6BCC2B74" w14:textId="77777777" w:rsidR="000B2BAA" w:rsidRPr="000B2BAA" w:rsidRDefault="000B2BAA" w:rsidP="00835DBA">
            <w:pPr>
              <w:pStyle w:val="ListParagraph"/>
              <w:numPr>
                <w:ilvl w:val="0"/>
                <w:numId w:val="40"/>
              </w:numPr>
              <w:rPr>
                <w:sz w:val="18"/>
                <w:szCs w:val="18"/>
              </w:rPr>
            </w:pPr>
            <w:r>
              <w:rPr>
                <w:sz w:val="18"/>
                <w:szCs w:val="18"/>
              </w:rPr>
              <w:t>The Delivery Team will not conduct a journey-mapping exercise or provide journey strategy, research, discovery, advisory, redesign, optimization, or prioritization services.</w:t>
            </w:r>
          </w:p>
          <w:p w14:paraId="12ABE10D" w14:textId="77777777" w:rsidR="000B2BAA" w:rsidRPr="000B2BAA" w:rsidRDefault="000B2BAA" w:rsidP="00835DBA">
            <w:pPr>
              <w:pStyle w:val="ListParagraph"/>
              <w:numPr>
                <w:ilvl w:val="0"/>
                <w:numId w:val="40"/>
              </w:numPr>
              <w:rPr>
                <w:sz w:val="18"/>
                <w:szCs w:val="18"/>
              </w:rPr>
            </w:pPr>
            <w:r>
              <w:rPr>
                <w:sz w:val="18"/>
                <w:szCs w:val="18"/>
              </w:rPr>
              <w:t>The Customer remains responsible for defining the journeys and selecting the survey touchpoints. The Delivery Team will only map those approved selections to supported Qualtrics journey and stage structures.</w:t>
            </w:r>
          </w:p>
          <w:p w14:paraId="66E57661" w14:textId="77777777" w:rsidR="000B2BAA" w:rsidRPr="000B2BAA" w:rsidRDefault="000B2BAA" w:rsidP="00835DBA">
            <w:pPr>
              <w:pStyle w:val="ListParagraph"/>
              <w:numPr>
                <w:ilvl w:val="0"/>
                <w:numId w:val="40"/>
              </w:numPr>
              <w:rPr>
                <w:sz w:val="18"/>
                <w:szCs w:val="18"/>
              </w:rPr>
            </w:pPr>
            <w:r>
              <w:rPr>
                <w:sz w:val="18"/>
                <w:szCs w:val="18"/>
              </w:rPr>
              <w:t>Custom journey models, unsupported stages, additional surveys, or material changes after approval will be managed through formal change control.</w:t>
            </w:r>
          </w:p>
        </w:tc>
      </w:tr>
      <w:tr w:rsidR="000B2BAA" w:rsidRPr="000B2BAA" w14:paraId="2BA2815D" w14:textId="77777777" w:rsidTr="00826016">
        <w:tc>
          <w:tcPr>
            <w:tcW w:w="26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42A2FAED" w14:textId="77777777" w:rsidR="000B2BAA" w:rsidRPr="000B2BAA" w:rsidRDefault="000B2BAA" w:rsidP="00826016">
            <w:pPr>
              <w:spacing w:after="60"/>
              <w:rPr>
                <w:szCs w:val="18"/>
              </w:rPr>
            </w:pPr>
            <w:r>
              <w:rPr>
                <w:b/>
                <w:bCs/>
                <w:szCs w:val="18"/>
              </w:rPr>
              <w:lastRenderedPageBreak/>
              <w:t>Survey Configuration Support</w:t>
            </w:r>
          </w:p>
          <w:p w14:paraId="01813782" w14:textId="77777777" w:rsidR="000B2BAA" w:rsidRPr="000B2BAA" w:rsidRDefault="000B2BAA" w:rsidP="00826016">
            <w:pPr>
              <w:spacing w:after="60"/>
              <w:rPr>
                <w:szCs w:val="18"/>
              </w:rPr>
            </w:pPr>
            <w:r>
              <w:rPr>
                <w:i/>
                <w:iCs/>
                <w:szCs w:val="18"/>
              </w:rPr>
              <w:t>This deliverable covers the configuration of seven (7) English-language surveys for the agreed journey touchpoints: Flight Search, Product Detail Page, Passenger Details, Add-ons, Payment, Booking Confirmation, and Web Check-in. Each survey will contain up to five (5) questions and will use standard Qualtrics capabilities.</w:t>
            </w:r>
          </w:p>
        </w:tc>
        <w:tc>
          <w:tcPr>
            <w:tcW w:w="7750" w:type="dxa"/>
            <w:tcBorders>
              <w:top w:val="nil"/>
              <w:left w:val="nil"/>
              <w:bottom w:val="single" w:sz="8" w:space="0" w:color="000000"/>
              <w:right w:val="single" w:sz="8" w:space="0" w:color="000000"/>
            </w:tcBorders>
            <w:tcMar>
              <w:top w:w="100" w:type="dxa"/>
              <w:left w:w="100" w:type="dxa"/>
              <w:bottom w:w="100" w:type="dxa"/>
              <w:right w:w="100" w:type="dxa"/>
            </w:tcMar>
            <w:hideMark/>
          </w:tcPr>
          <w:p w14:paraId="553B2ECC" w14:textId="77777777" w:rsidR="000B2BAA" w:rsidRPr="000B2BAA" w:rsidRDefault="000B2BAA" w:rsidP="00826016">
            <w:pPr>
              <w:spacing w:after="60"/>
              <w:rPr>
                <w:szCs w:val="18"/>
              </w:rPr>
            </w:pPr>
            <w:r>
              <w:rPr>
                <w:b/>
                <w:bCs/>
                <w:szCs w:val="18"/>
              </w:rPr>
              <w:t>Delivery Team Responsibilities</w:t>
            </w:r>
          </w:p>
          <w:p w14:paraId="5A7F2745" w14:textId="77777777" w:rsidR="000B2BAA" w:rsidRPr="000B2BAA" w:rsidRDefault="000B2BAA" w:rsidP="00826016">
            <w:pPr>
              <w:spacing w:after="60"/>
              <w:rPr>
                <w:szCs w:val="18"/>
              </w:rPr>
            </w:pPr>
            <w:r>
              <w:rPr>
                <w:b/>
                <w:bCs/>
                <w:szCs w:val="18"/>
              </w:rPr>
              <w:t>Configuration</w:t>
            </w:r>
          </w:p>
          <w:p w14:paraId="5B125B3B" w14:textId="77777777" w:rsidR="000B2BAA" w:rsidRPr="000B2BAA" w:rsidRDefault="000B2BAA" w:rsidP="00835DBA">
            <w:pPr>
              <w:pStyle w:val="ListParagraph"/>
              <w:numPr>
                <w:ilvl w:val="0"/>
                <w:numId w:val="41"/>
              </w:numPr>
              <w:rPr>
                <w:sz w:val="18"/>
                <w:szCs w:val="18"/>
              </w:rPr>
            </w:pPr>
            <w:r>
              <w:rPr>
                <w:sz w:val="18"/>
                <w:szCs w:val="18"/>
              </w:rPr>
              <w:t>Create and configure seven (7) surveys using Customer-approved questionnaires and requirements.</w:t>
            </w:r>
          </w:p>
          <w:p w14:paraId="6A42C61D" w14:textId="77777777" w:rsidR="000B2BAA" w:rsidRPr="000B2BAA" w:rsidRDefault="000B2BAA" w:rsidP="00835DBA">
            <w:pPr>
              <w:pStyle w:val="ListParagraph"/>
              <w:numPr>
                <w:ilvl w:val="0"/>
                <w:numId w:val="41"/>
              </w:numPr>
              <w:rPr>
                <w:sz w:val="18"/>
                <w:szCs w:val="18"/>
              </w:rPr>
            </w:pPr>
            <w:r>
              <w:rPr>
                <w:sz w:val="18"/>
                <w:szCs w:val="18"/>
              </w:rPr>
              <w:t>Configure up to five (5) questions per survey using standard Qualtrics question types.</w:t>
            </w:r>
          </w:p>
          <w:p w14:paraId="1EB74504" w14:textId="77777777" w:rsidR="000B2BAA" w:rsidRPr="000B2BAA" w:rsidRDefault="000B2BAA" w:rsidP="00835DBA">
            <w:pPr>
              <w:pStyle w:val="ListParagraph"/>
              <w:numPr>
                <w:ilvl w:val="0"/>
                <w:numId w:val="41"/>
              </w:numPr>
              <w:rPr>
                <w:sz w:val="18"/>
                <w:szCs w:val="18"/>
              </w:rPr>
            </w:pPr>
            <w:r>
              <w:rPr>
                <w:sz w:val="18"/>
                <w:szCs w:val="18"/>
              </w:rPr>
              <w:t>Configure agreed blocks, survey flow, display or branch logic, validation, embedded data, and end-of-survey actions.</w:t>
            </w:r>
          </w:p>
          <w:p w14:paraId="77DF754E" w14:textId="77777777" w:rsidR="000B2BAA" w:rsidRPr="000B2BAA" w:rsidRDefault="000B2BAA" w:rsidP="00835DBA">
            <w:pPr>
              <w:pStyle w:val="ListParagraph"/>
              <w:numPr>
                <w:ilvl w:val="0"/>
                <w:numId w:val="41"/>
              </w:numPr>
              <w:rPr>
                <w:sz w:val="18"/>
                <w:szCs w:val="18"/>
              </w:rPr>
            </w:pPr>
            <w:r>
              <w:rPr>
                <w:sz w:val="18"/>
                <w:szCs w:val="18"/>
              </w:rPr>
              <w:t>Apply Customer-provided branding using standard Qualtrics look-and-feel settings and mutually agreed theme assets.</w:t>
            </w:r>
          </w:p>
          <w:p w14:paraId="52A41CC8" w14:textId="77777777" w:rsidR="000B2BAA" w:rsidRPr="000B2BAA" w:rsidRDefault="000B2BAA" w:rsidP="00835DBA">
            <w:pPr>
              <w:pStyle w:val="ListParagraph"/>
              <w:numPr>
                <w:ilvl w:val="0"/>
                <w:numId w:val="41"/>
              </w:numPr>
              <w:rPr>
                <w:sz w:val="18"/>
                <w:szCs w:val="18"/>
              </w:rPr>
            </w:pPr>
            <w:r>
              <w:rPr>
                <w:sz w:val="18"/>
                <w:szCs w:val="18"/>
              </w:rPr>
              <w:t>Configure journey and stage values supplied through the Digital Journey Mapping deliverable, where applicable.</w:t>
            </w:r>
          </w:p>
          <w:p w14:paraId="7CF110A0" w14:textId="77777777" w:rsidR="000B2BAA" w:rsidRPr="000B2BAA" w:rsidRDefault="000B2BAA" w:rsidP="00835DBA">
            <w:pPr>
              <w:pStyle w:val="ListParagraph"/>
              <w:numPr>
                <w:ilvl w:val="0"/>
                <w:numId w:val="41"/>
              </w:numPr>
              <w:rPr>
                <w:sz w:val="18"/>
                <w:szCs w:val="18"/>
              </w:rPr>
            </w:pPr>
            <w:r>
              <w:rPr>
                <w:sz w:val="18"/>
                <w:szCs w:val="18"/>
              </w:rPr>
              <w:t>Preview and test the surveys for content display, logic, response capture, embedded data, and completion behavior.</w:t>
            </w:r>
          </w:p>
          <w:p w14:paraId="4717C083" w14:textId="77777777" w:rsidR="000B2BAA" w:rsidRPr="000B2BAA" w:rsidRDefault="000B2BAA" w:rsidP="00835DBA">
            <w:pPr>
              <w:pStyle w:val="ListParagraph"/>
              <w:numPr>
                <w:ilvl w:val="0"/>
                <w:numId w:val="41"/>
              </w:numPr>
              <w:rPr>
                <w:sz w:val="18"/>
                <w:szCs w:val="18"/>
              </w:rPr>
            </w:pPr>
            <w:r>
              <w:rPr>
                <w:sz w:val="18"/>
                <w:szCs w:val="18"/>
              </w:rPr>
              <w:t>Support publication readiness after Customer review and approval.</w:t>
            </w:r>
          </w:p>
          <w:p w14:paraId="75413B20" w14:textId="77777777" w:rsidR="000B2BAA" w:rsidRPr="000B2BAA" w:rsidRDefault="000B2BAA" w:rsidP="00826016">
            <w:pPr>
              <w:spacing w:after="60"/>
              <w:rPr>
                <w:szCs w:val="18"/>
              </w:rPr>
            </w:pPr>
            <w:r>
              <w:rPr>
                <w:b/>
                <w:bCs/>
                <w:szCs w:val="18"/>
              </w:rPr>
              <w:t>Support</w:t>
            </w:r>
          </w:p>
          <w:p w14:paraId="62863D26" w14:textId="77777777" w:rsidR="000B2BAA" w:rsidRPr="000B2BAA" w:rsidRDefault="000B2BAA" w:rsidP="00835DBA">
            <w:pPr>
              <w:pStyle w:val="ListParagraph"/>
              <w:numPr>
                <w:ilvl w:val="0"/>
                <w:numId w:val="42"/>
              </w:numPr>
              <w:rPr>
                <w:sz w:val="18"/>
                <w:szCs w:val="18"/>
              </w:rPr>
            </w:pPr>
            <w:r>
              <w:rPr>
                <w:sz w:val="18"/>
                <w:szCs w:val="18"/>
              </w:rPr>
              <w:t>Assist with minor updates to approved survey wording, question settings, logic, embedded data, validation, or styling during the implementation period.</w:t>
            </w:r>
          </w:p>
          <w:p w14:paraId="52E4C4AD" w14:textId="77777777" w:rsidR="000B2BAA" w:rsidRPr="000B2BAA" w:rsidRDefault="000B2BAA" w:rsidP="00835DBA">
            <w:pPr>
              <w:pStyle w:val="ListParagraph"/>
              <w:numPr>
                <w:ilvl w:val="0"/>
                <w:numId w:val="42"/>
              </w:numPr>
              <w:rPr>
                <w:sz w:val="18"/>
                <w:szCs w:val="18"/>
              </w:rPr>
            </w:pPr>
            <w:r>
              <w:rPr>
                <w:sz w:val="18"/>
                <w:szCs w:val="18"/>
              </w:rPr>
              <w:t>Troubleshoot standard survey-flow, logic, response-capture, embedded-data, or branding issues.</w:t>
            </w:r>
          </w:p>
          <w:p w14:paraId="2D5A13F0" w14:textId="77777777" w:rsidR="000B2BAA" w:rsidRPr="000B2BAA" w:rsidRDefault="000B2BAA" w:rsidP="00835DBA">
            <w:pPr>
              <w:pStyle w:val="ListParagraph"/>
              <w:numPr>
                <w:ilvl w:val="0"/>
                <w:numId w:val="42"/>
              </w:numPr>
              <w:rPr>
                <w:sz w:val="18"/>
                <w:szCs w:val="18"/>
              </w:rPr>
            </w:pPr>
            <w:r>
              <w:rPr>
                <w:sz w:val="18"/>
                <w:szCs w:val="18"/>
              </w:rPr>
              <w:t>Provide knowledge transfer to nominated Customer administrators on maintaining the configured surveys.</w:t>
            </w:r>
          </w:p>
          <w:p w14:paraId="73BBB806" w14:textId="77777777" w:rsidR="000B2BAA" w:rsidRPr="000B2BAA" w:rsidRDefault="000B2BAA" w:rsidP="00826016">
            <w:pPr>
              <w:spacing w:after="60"/>
              <w:rPr>
                <w:szCs w:val="18"/>
              </w:rPr>
            </w:pPr>
            <w:r>
              <w:rPr>
                <w:b/>
                <w:bCs/>
                <w:szCs w:val="18"/>
              </w:rPr>
              <w:t>Customer Team Responsibilities</w:t>
            </w:r>
          </w:p>
          <w:p w14:paraId="038FB638" w14:textId="77777777" w:rsidR="000B2BAA" w:rsidRPr="000B2BAA" w:rsidRDefault="000B2BAA" w:rsidP="00835DBA">
            <w:pPr>
              <w:pStyle w:val="ListParagraph"/>
              <w:numPr>
                <w:ilvl w:val="0"/>
                <w:numId w:val="43"/>
              </w:numPr>
              <w:rPr>
                <w:sz w:val="18"/>
                <w:szCs w:val="18"/>
              </w:rPr>
            </w:pPr>
            <w:r>
              <w:rPr>
                <w:sz w:val="18"/>
                <w:szCs w:val="18"/>
              </w:rPr>
              <w:t>Provide final approved survey questionnaires, answer choices, mandatory-question rules, logic requirements, end-of-survey messages, and applicable legal or privacy wording.</w:t>
            </w:r>
          </w:p>
          <w:p w14:paraId="3B4E355F" w14:textId="77777777" w:rsidR="000B2BAA" w:rsidRPr="000B2BAA" w:rsidRDefault="000B2BAA" w:rsidP="00835DBA">
            <w:pPr>
              <w:pStyle w:val="ListParagraph"/>
              <w:numPr>
                <w:ilvl w:val="0"/>
                <w:numId w:val="43"/>
              </w:numPr>
              <w:rPr>
                <w:sz w:val="18"/>
                <w:szCs w:val="18"/>
              </w:rPr>
            </w:pPr>
            <w:r>
              <w:rPr>
                <w:sz w:val="18"/>
                <w:szCs w:val="18"/>
              </w:rPr>
              <w:t>Provide branding assets, styling guidance, embedded-data requirements, journey and stage values, and any required website or application context.</w:t>
            </w:r>
          </w:p>
          <w:p w14:paraId="42624BBD" w14:textId="77777777" w:rsidR="000B2BAA" w:rsidRPr="000B2BAA" w:rsidRDefault="000B2BAA" w:rsidP="00835DBA">
            <w:pPr>
              <w:pStyle w:val="ListParagraph"/>
              <w:numPr>
                <w:ilvl w:val="0"/>
                <w:numId w:val="43"/>
              </w:numPr>
              <w:rPr>
                <w:sz w:val="18"/>
                <w:szCs w:val="18"/>
              </w:rPr>
            </w:pPr>
            <w:r>
              <w:rPr>
                <w:sz w:val="18"/>
                <w:szCs w:val="18"/>
              </w:rPr>
              <w:t>Confirm that the supplied questions, scales, wording, and outcome metrics are appropriate for the relevant business use cases.</w:t>
            </w:r>
          </w:p>
          <w:p w14:paraId="50005D69" w14:textId="77777777" w:rsidR="000B2BAA" w:rsidRPr="000B2BAA" w:rsidRDefault="000B2BAA" w:rsidP="00835DBA">
            <w:pPr>
              <w:pStyle w:val="ListParagraph"/>
              <w:numPr>
                <w:ilvl w:val="0"/>
                <w:numId w:val="43"/>
              </w:numPr>
              <w:rPr>
                <w:sz w:val="18"/>
                <w:szCs w:val="18"/>
              </w:rPr>
            </w:pPr>
            <w:r>
              <w:rPr>
                <w:sz w:val="18"/>
                <w:szCs w:val="18"/>
              </w:rPr>
              <w:t>Review each configured survey, provide consolidated and timely feedback, participate in user acceptance testing, and approve readiness for publication.</w:t>
            </w:r>
          </w:p>
          <w:p w14:paraId="390C777C" w14:textId="77777777" w:rsidR="000B2BAA" w:rsidRPr="000B2BAA" w:rsidRDefault="000B2BAA" w:rsidP="00835DBA">
            <w:pPr>
              <w:pStyle w:val="ListParagraph"/>
              <w:numPr>
                <w:ilvl w:val="0"/>
                <w:numId w:val="43"/>
              </w:numPr>
              <w:rPr>
                <w:sz w:val="18"/>
                <w:szCs w:val="18"/>
              </w:rPr>
            </w:pPr>
            <w:r>
              <w:rPr>
                <w:sz w:val="18"/>
                <w:szCs w:val="18"/>
              </w:rPr>
              <w:t>Maintain survey content and configuration after project completion.</w:t>
            </w:r>
          </w:p>
          <w:p w14:paraId="2E50B0EE" w14:textId="77777777" w:rsidR="000B2BAA" w:rsidRPr="000B2BAA" w:rsidRDefault="000B2BAA" w:rsidP="00826016">
            <w:pPr>
              <w:spacing w:after="60"/>
              <w:rPr>
                <w:szCs w:val="18"/>
              </w:rPr>
            </w:pPr>
            <w:r>
              <w:rPr>
                <w:b/>
                <w:bCs/>
                <w:szCs w:val="18"/>
              </w:rPr>
              <w:t>Scope Notes and Exclusions</w:t>
            </w:r>
          </w:p>
          <w:p w14:paraId="68A06EFA" w14:textId="77777777" w:rsidR="000B2BAA" w:rsidRPr="000B2BAA" w:rsidRDefault="000B2BAA" w:rsidP="00835DBA">
            <w:pPr>
              <w:pStyle w:val="ListParagraph"/>
              <w:numPr>
                <w:ilvl w:val="0"/>
                <w:numId w:val="44"/>
              </w:numPr>
              <w:rPr>
                <w:sz w:val="18"/>
                <w:szCs w:val="18"/>
              </w:rPr>
            </w:pPr>
            <w:r>
              <w:rPr>
                <w:sz w:val="18"/>
                <w:szCs w:val="18"/>
              </w:rPr>
              <w:t>Survey research, questionnaire design, question-writing advisory, methodology consulting, benchmarking, and interpretation of survey results are excluded.</w:t>
            </w:r>
          </w:p>
          <w:p w14:paraId="6DCE68D3" w14:textId="77777777" w:rsidR="000B2BAA" w:rsidRPr="000B2BAA" w:rsidRDefault="000B2BAA" w:rsidP="00835DBA">
            <w:pPr>
              <w:pStyle w:val="ListParagraph"/>
              <w:numPr>
                <w:ilvl w:val="0"/>
                <w:numId w:val="44"/>
              </w:numPr>
              <w:rPr>
                <w:sz w:val="18"/>
                <w:szCs w:val="18"/>
              </w:rPr>
            </w:pPr>
            <w:r>
              <w:rPr>
                <w:sz w:val="18"/>
                <w:szCs w:val="18"/>
              </w:rPr>
              <w:t>Survey configuration is limited to seven (7) surveys, up to five (5) questions per survey, and English language only.</w:t>
            </w:r>
          </w:p>
          <w:p w14:paraId="22985819" w14:textId="77777777" w:rsidR="000B2BAA" w:rsidRPr="000B2BAA" w:rsidRDefault="000B2BAA" w:rsidP="00835DBA">
            <w:pPr>
              <w:pStyle w:val="ListParagraph"/>
              <w:numPr>
                <w:ilvl w:val="0"/>
                <w:numId w:val="44"/>
              </w:numPr>
              <w:rPr>
                <w:sz w:val="18"/>
                <w:szCs w:val="18"/>
              </w:rPr>
            </w:pPr>
            <w:r>
              <w:rPr>
                <w:sz w:val="18"/>
                <w:szCs w:val="18"/>
              </w:rPr>
              <w:t>Translations, custom JavaScript or CSS development, custom question types, complex real-time personalization, and features outside standard licensed Qualtrics capabilities are excluded unless explicitly added through change control.</w:t>
            </w:r>
          </w:p>
          <w:p w14:paraId="49786AB5" w14:textId="77777777" w:rsidR="000B2BAA" w:rsidRPr="000B2BAA" w:rsidRDefault="000B2BAA" w:rsidP="00835DBA">
            <w:pPr>
              <w:pStyle w:val="ListParagraph"/>
              <w:numPr>
                <w:ilvl w:val="0"/>
                <w:numId w:val="44"/>
              </w:numPr>
              <w:rPr>
                <w:sz w:val="18"/>
                <w:szCs w:val="18"/>
              </w:rPr>
            </w:pPr>
            <w:r>
              <w:rPr>
                <w:sz w:val="18"/>
                <w:szCs w:val="18"/>
              </w:rPr>
              <w:t>Additional surveys, questions, languages, substantial redesign, or material requirement changes after approval will be managed through formal change control.</w:t>
            </w:r>
          </w:p>
        </w:tc>
      </w:tr>
    </w:tbl>
    <w:tbl>
      <w:tblPr>
        <w:tblW w:w="10440" w:type="dxa"/>
        <w:tblLayout w:type="fixed"/>
        <w:tblLook w:val="0600" w:firstRow="0" w:lastRow="0" w:firstColumn="0" w:lastColumn="0" w:noHBand="1" w:noVBand="1"/>
      </w:tblPr>
      <w:tblGrid>
        <w:gridCol w:w="2690"/>
        <w:gridCol w:w="7750"/>
      </w:tblGrid>
      <w:tr w:rsidR="000B2BAA" w:rsidRPr="000B2BAA" w14:paraId="02EEB95D" w14:textId="77777777" w:rsidTr="00826016">
        <w:tc>
          <w:tcPr>
            <w:tcW w:w="26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14499DEF" w14:textId="77777777" w:rsidR="000B2BAA" w:rsidRPr="000B2BAA" w:rsidRDefault="000B2BAA" w:rsidP="00826016">
            <w:pPr>
              <w:spacing w:after="60"/>
              <w:rPr>
                <w:szCs w:val="18"/>
              </w:rPr>
            </w:pPr>
            <w:r>
              <w:rPr>
                <w:b/>
                <w:bCs/>
                <w:szCs w:val="18"/>
              </w:rPr>
              <w:t>Qualtrics Website Intercept Implementation Support</w:t>
            </w:r>
          </w:p>
          <w:p w14:paraId="673CA8CC" w14:textId="77777777" w:rsidR="000B2BAA" w:rsidRPr="000B2BAA" w:rsidRDefault="000B2BAA" w:rsidP="00826016">
            <w:pPr>
              <w:spacing w:after="60"/>
              <w:rPr>
                <w:szCs w:val="18"/>
              </w:rPr>
            </w:pPr>
            <w:r>
              <w:rPr>
                <w:i/>
                <w:iCs/>
                <w:szCs w:val="18"/>
              </w:rPr>
              <w:t xml:space="preserve">Website intercepts enable targeted </w:t>
            </w:r>
            <w:r>
              <w:rPr>
                <w:i/>
                <w:iCs/>
                <w:szCs w:val="18"/>
              </w:rPr>
              <w:lastRenderedPageBreak/>
              <w:t>feedback collection from visitors based on agreed pages, journeys, visitor attributes, and behavioral conditions. This deliverable covers configuration of up to seven (7) website intercepts using standard Qualtrics Website Feedback capabilities.</w:t>
            </w:r>
          </w:p>
        </w:tc>
        <w:tc>
          <w:tcPr>
            <w:tcW w:w="7750" w:type="dxa"/>
            <w:tcBorders>
              <w:top w:val="nil"/>
              <w:left w:val="nil"/>
              <w:bottom w:val="single" w:sz="8" w:space="0" w:color="000000"/>
              <w:right w:val="single" w:sz="8" w:space="0" w:color="000000"/>
            </w:tcBorders>
            <w:tcMar>
              <w:top w:w="100" w:type="dxa"/>
              <w:left w:w="100" w:type="dxa"/>
              <w:bottom w:w="100" w:type="dxa"/>
              <w:right w:w="100" w:type="dxa"/>
            </w:tcMar>
            <w:hideMark/>
          </w:tcPr>
          <w:p w14:paraId="1D24852F" w14:textId="77777777" w:rsidR="000B2BAA" w:rsidRPr="000B2BAA" w:rsidRDefault="000B2BAA" w:rsidP="00826016">
            <w:pPr>
              <w:spacing w:after="60"/>
              <w:rPr>
                <w:szCs w:val="18"/>
              </w:rPr>
            </w:pPr>
            <w:r>
              <w:rPr>
                <w:b/>
                <w:bCs/>
                <w:szCs w:val="18"/>
              </w:rPr>
              <w:lastRenderedPageBreak/>
              <w:t>Delivery Team Responsibilities</w:t>
            </w:r>
          </w:p>
          <w:p w14:paraId="1D162535" w14:textId="77777777" w:rsidR="000B2BAA" w:rsidRPr="000B2BAA" w:rsidRDefault="000B2BAA" w:rsidP="00826016">
            <w:pPr>
              <w:spacing w:after="60"/>
              <w:rPr>
                <w:szCs w:val="18"/>
              </w:rPr>
            </w:pPr>
            <w:r>
              <w:rPr>
                <w:b/>
                <w:bCs/>
                <w:szCs w:val="18"/>
              </w:rPr>
              <w:t>Configuration</w:t>
            </w:r>
          </w:p>
          <w:p w14:paraId="759E2084" w14:textId="77777777" w:rsidR="000B2BAA" w:rsidRPr="000B2BAA" w:rsidRDefault="000B2BAA" w:rsidP="00835DBA">
            <w:pPr>
              <w:pStyle w:val="ListParagraph"/>
              <w:numPr>
                <w:ilvl w:val="0"/>
                <w:numId w:val="25"/>
              </w:numPr>
              <w:rPr>
                <w:sz w:val="18"/>
                <w:szCs w:val="18"/>
              </w:rPr>
            </w:pPr>
            <w:r>
              <w:rPr>
                <w:sz w:val="18"/>
                <w:szCs w:val="18"/>
              </w:rPr>
              <w:t>Confirm the in-scope website journeys, pages, target audiences, feedback objectives, and trigger conditions for up to seven (7) web intercepts.</w:t>
            </w:r>
          </w:p>
          <w:p w14:paraId="4E5265FB" w14:textId="77777777" w:rsidR="000B2BAA" w:rsidRPr="000B2BAA" w:rsidRDefault="000B2BAA" w:rsidP="00835DBA">
            <w:pPr>
              <w:pStyle w:val="ListParagraph"/>
              <w:numPr>
                <w:ilvl w:val="0"/>
                <w:numId w:val="25"/>
              </w:numPr>
              <w:rPr>
                <w:sz w:val="18"/>
                <w:szCs w:val="18"/>
              </w:rPr>
            </w:pPr>
            <w:r>
              <w:rPr>
                <w:sz w:val="18"/>
                <w:szCs w:val="18"/>
              </w:rPr>
              <w:t>Create and configure the Website Feedback project, applicable zones, creatives, intercepts, targets, and action sets using standard Qualtrics capabilities.</w:t>
            </w:r>
          </w:p>
          <w:p w14:paraId="4A1F3BF4" w14:textId="77777777" w:rsidR="000B2BAA" w:rsidRPr="000B2BAA" w:rsidRDefault="000B2BAA" w:rsidP="00835DBA">
            <w:pPr>
              <w:pStyle w:val="ListParagraph"/>
              <w:numPr>
                <w:ilvl w:val="0"/>
                <w:numId w:val="25"/>
              </w:numPr>
              <w:rPr>
                <w:sz w:val="18"/>
                <w:szCs w:val="18"/>
              </w:rPr>
            </w:pPr>
            <w:r>
              <w:rPr>
                <w:sz w:val="18"/>
                <w:szCs w:val="18"/>
              </w:rPr>
              <w:lastRenderedPageBreak/>
              <w:t>Configure agreed display and targeting logic based on supported conditions such as URL, device type, browser session behavior, date and time, cookies, website values, or Customer-provided events.</w:t>
            </w:r>
          </w:p>
          <w:p w14:paraId="2B4BDD74" w14:textId="77777777" w:rsidR="000B2BAA" w:rsidRPr="000B2BAA" w:rsidRDefault="000B2BAA" w:rsidP="00835DBA">
            <w:pPr>
              <w:pStyle w:val="ListParagraph"/>
              <w:numPr>
                <w:ilvl w:val="0"/>
                <w:numId w:val="25"/>
              </w:numPr>
              <w:rPr>
                <w:sz w:val="18"/>
                <w:szCs w:val="18"/>
              </w:rPr>
            </w:pPr>
            <w:r>
              <w:rPr>
                <w:sz w:val="18"/>
                <w:szCs w:val="18"/>
              </w:rPr>
              <w:t>Configure agreed display frequency, sampling, visitor eligibility, mobile-responsive behavior, and suppression rules.</w:t>
            </w:r>
          </w:p>
          <w:p w14:paraId="187B6E81" w14:textId="77777777" w:rsidR="000B2BAA" w:rsidRPr="000B2BAA" w:rsidRDefault="000B2BAA" w:rsidP="00835DBA">
            <w:pPr>
              <w:pStyle w:val="ListParagraph"/>
              <w:numPr>
                <w:ilvl w:val="0"/>
                <w:numId w:val="25"/>
              </w:numPr>
              <w:rPr>
                <w:sz w:val="18"/>
                <w:szCs w:val="18"/>
              </w:rPr>
            </w:pPr>
            <w:r>
              <w:rPr>
                <w:sz w:val="18"/>
                <w:szCs w:val="18"/>
              </w:rPr>
              <w:t>Connect each intercept to the applicable in-scope Qualtrics survey and map agreed embedded data available from the website.</w:t>
            </w:r>
          </w:p>
          <w:p w14:paraId="524B09A7" w14:textId="77777777" w:rsidR="000B2BAA" w:rsidRPr="000B2BAA" w:rsidRDefault="000B2BAA" w:rsidP="00835DBA">
            <w:pPr>
              <w:pStyle w:val="ListParagraph"/>
              <w:numPr>
                <w:ilvl w:val="0"/>
                <w:numId w:val="25"/>
              </w:numPr>
              <w:rPr>
                <w:sz w:val="18"/>
                <w:szCs w:val="18"/>
              </w:rPr>
            </w:pPr>
            <w:r>
              <w:rPr>
                <w:sz w:val="18"/>
                <w:szCs w:val="18"/>
              </w:rPr>
              <w:t>Test intercept behavior in a non-production environment across the mutually agreed browsers, devices, pages, and trigger scenarios, and support production-readiness validation.</w:t>
            </w:r>
          </w:p>
          <w:p w14:paraId="23BE2DC0" w14:textId="77777777" w:rsidR="000B2BAA" w:rsidRPr="000B2BAA" w:rsidRDefault="000B2BAA" w:rsidP="00826016">
            <w:pPr>
              <w:spacing w:after="60"/>
              <w:rPr>
                <w:szCs w:val="18"/>
              </w:rPr>
            </w:pPr>
            <w:r>
              <w:rPr>
                <w:b/>
                <w:bCs/>
                <w:szCs w:val="18"/>
              </w:rPr>
              <w:t>Support</w:t>
            </w:r>
          </w:p>
          <w:p w14:paraId="51EDEFAC" w14:textId="77777777" w:rsidR="000B2BAA" w:rsidRPr="000B2BAA" w:rsidRDefault="000B2BAA" w:rsidP="00835DBA">
            <w:pPr>
              <w:pStyle w:val="ListParagraph"/>
              <w:numPr>
                <w:ilvl w:val="0"/>
                <w:numId w:val="26"/>
              </w:numPr>
              <w:rPr>
                <w:sz w:val="18"/>
                <w:szCs w:val="18"/>
              </w:rPr>
            </w:pPr>
            <w:r>
              <w:rPr>
                <w:sz w:val="18"/>
                <w:szCs w:val="18"/>
              </w:rPr>
              <w:t>Assist with minor adjustments to targeting logic, display frequency, sampling, creative content, embedded data mappings, and survey targets within the agreed scope.</w:t>
            </w:r>
          </w:p>
          <w:p w14:paraId="301079EB" w14:textId="77777777" w:rsidR="000B2BAA" w:rsidRPr="000B2BAA" w:rsidRDefault="000B2BAA" w:rsidP="00835DBA">
            <w:pPr>
              <w:pStyle w:val="ListParagraph"/>
              <w:numPr>
                <w:ilvl w:val="0"/>
                <w:numId w:val="26"/>
              </w:numPr>
              <w:rPr>
                <w:sz w:val="18"/>
                <w:szCs w:val="18"/>
              </w:rPr>
            </w:pPr>
            <w:r>
              <w:rPr>
                <w:sz w:val="18"/>
                <w:szCs w:val="18"/>
              </w:rPr>
              <w:t>Troubleshoot standard intercept display, targeting, and survey-launch issues and recommend remediation.</w:t>
            </w:r>
          </w:p>
          <w:p w14:paraId="0321FD73" w14:textId="77777777" w:rsidR="000B2BAA" w:rsidRPr="000B2BAA" w:rsidRDefault="000B2BAA" w:rsidP="00835DBA">
            <w:pPr>
              <w:pStyle w:val="ListParagraph"/>
              <w:numPr>
                <w:ilvl w:val="0"/>
                <w:numId w:val="26"/>
              </w:numPr>
              <w:rPr>
                <w:sz w:val="18"/>
                <w:szCs w:val="18"/>
              </w:rPr>
            </w:pPr>
            <w:r>
              <w:rPr>
                <w:sz w:val="18"/>
                <w:szCs w:val="18"/>
              </w:rPr>
              <w:t>Review configured intercepts for alignment with agreed requirements and standard Qualtrics practices before production activation.</w:t>
            </w:r>
          </w:p>
          <w:p w14:paraId="4A04C66B" w14:textId="77777777" w:rsidR="000B2BAA" w:rsidRPr="000B2BAA" w:rsidRDefault="000B2BAA" w:rsidP="00835DBA">
            <w:pPr>
              <w:pStyle w:val="ListParagraph"/>
              <w:numPr>
                <w:ilvl w:val="0"/>
                <w:numId w:val="26"/>
              </w:numPr>
              <w:rPr>
                <w:sz w:val="18"/>
                <w:szCs w:val="18"/>
              </w:rPr>
            </w:pPr>
            <w:r>
              <w:rPr>
                <w:sz w:val="18"/>
                <w:szCs w:val="18"/>
              </w:rPr>
              <w:t>Provide knowledge transfer to nominated Customer administrators on standard intercept configuration, testing, publication, and monitoring.</w:t>
            </w:r>
          </w:p>
          <w:p w14:paraId="343CE611" w14:textId="77777777" w:rsidR="000B2BAA" w:rsidRPr="000B2BAA" w:rsidRDefault="000B2BAA" w:rsidP="00826016">
            <w:pPr>
              <w:spacing w:after="60"/>
              <w:rPr>
                <w:szCs w:val="18"/>
              </w:rPr>
            </w:pPr>
            <w:r>
              <w:rPr>
                <w:b/>
                <w:bCs/>
                <w:szCs w:val="18"/>
              </w:rPr>
              <w:t>Customer Team Responsibilities</w:t>
            </w:r>
          </w:p>
          <w:p w14:paraId="1F52F9F0" w14:textId="77777777" w:rsidR="000B2BAA" w:rsidRPr="000B2BAA" w:rsidRDefault="000B2BAA" w:rsidP="00835DBA">
            <w:pPr>
              <w:pStyle w:val="ListParagraph"/>
              <w:numPr>
                <w:ilvl w:val="0"/>
                <w:numId w:val="27"/>
              </w:numPr>
              <w:rPr>
                <w:sz w:val="18"/>
                <w:szCs w:val="18"/>
              </w:rPr>
            </w:pPr>
            <w:r>
              <w:rPr>
                <w:sz w:val="18"/>
                <w:szCs w:val="18"/>
              </w:rPr>
              <w:t>Provide the confirmed list of in-scope domains, pages, journeys, audience segments, survey links, trigger conditions, business rules, and acceptance criteria.</w:t>
            </w:r>
          </w:p>
          <w:p w14:paraId="4D4B24E8" w14:textId="77777777" w:rsidR="000B2BAA" w:rsidRPr="000B2BAA" w:rsidRDefault="000B2BAA" w:rsidP="00835DBA">
            <w:pPr>
              <w:pStyle w:val="ListParagraph"/>
              <w:numPr>
                <w:ilvl w:val="0"/>
                <w:numId w:val="27"/>
              </w:numPr>
              <w:rPr>
                <w:sz w:val="18"/>
                <w:szCs w:val="18"/>
              </w:rPr>
            </w:pPr>
            <w:r>
              <w:rPr>
                <w:sz w:val="18"/>
                <w:szCs w:val="18"/>
              </w:rPr>
              <w:t>Provide final approved creative copy, branding assets, legal or privacy language, and any required accessibility or localization requirements.</w:t>
            </w:r>
          </w:p>
          <w:p w14:paraId="56D3C560" w14:textId="77777777" w:rsidR="000B2BAA" w:rsidRPr="000B2BAA" w:rsidRDefault="000B2BAA" w:rsidP="00835DBA">
            <w:pPr>
              <w:pStyle w:val="ListParagraph"/>
              <w:numPr>
                <w:ilvl w:val="0"/>
                <w:numId w:val="27"/>
              </w:numPr>
              <w:rPr>
                <w:sz w:val="18"/>
                <w:szCs w:val="18"/>
              </w:rPr>
            </w:pPr>
            <w:r>
              <w:rPr>
                <w:sz w:val="18"/>
                <w:szCs w:val="18"/>
              </w:rPr>
              <w:t>Create and maintain website events, data-layer values, JavaScript variables, cookie values, or page attributes required for agreed targeting or embedded data capture.</w:t>
            </w:r>
          </w:p>
          <w:p w14:paraId="1547DFB3" w14:textId="77777777" w:rsidR="000B2BAA" w:rsidRPr="000B2BAA" w:rsidRDefault="000B2BAA" w:rsidP="00835DBA">
            <w:pPr>
              <w:pStyle w:val="ListParagraph"/>
              <w:numPr>
                <w:ilvl w:val="0"/>
                <w:numId w:val="27"/>
              </w:numPr>
              <w:rPr>
                <w:sz w:val="18"/>
                <w:szCs w:val="18"/>
              </w:rPr>
            </w:pPr>
            <w:r>
              <w:rPr>
                <w:sz w:val="18"/>
                <w:szCs w:val="18"/>
              </w:rPr>
              <w:t>Deploy and maintain the Qualtrics Website Feedback code snippet and approved production configuration on applicable Customer-owned domains.</w:t>
            </w:r>
          </w:p>
          <w:p w14:paraId="015D981E" w14:textId="77777777" w:rsidR="000B2BAA" w:rsidRPr="000B2BAA" w:rsidRDefault="000B2BAA" w:rsidP="00835DBA">
            <w:pPr>
              <w:pStyle w:val="ListParagraph"/>
              <w:numPr>
                <w:ilvl w:val="0"/>
                <w:numId w:val="27"/>
              </w:numPr>
              <w:rPr>
                <w:sz w:val="18"/>
                <w:szCs w:val="18"/>
              </w:rPr>
            </w:pPr>
            <w:r>
              <w:rPr>
                <w:sz w:val="18"/>
                <w:szCs w:val="18"/>
              </w:rPr>
              <w:t>Update website security controls, including Content Security Policy allow-listing and consent-management configuration, where required.</w:t>
            </w:r>
          </w:p>
          <w:p w14:paraId="7EA17250" w14:textId="77777777" w:rsidR="000B2BAA" w:rsidRPr="000B2BAA" w:rsidRDefault="000B2BAA" w:rsidP="00835DBA">
            <w:pPr>
              <w:pStyle w:val="ListParagraph"/>
              <w:numPr>
                <w:ilvl w:val="0"/>
                <w:numId w:val="27"/>
              </w:numPr>
              <w:rPr>
                <w:sz w:val="18"/>
                <w:szCs w:val="18"/>
              </w:rPr>
            </w:pPr>
            <w:r>
              <w:rPr>
                <w:sz w:val="18"/>
                <w:szCs w:val="18"/>
              </w:rPr>
              <w:t>Provide access to relevant website environments, tag-management tools, analytics resources, technical stakeholders, and test data.</w:t>
            </w:r>
          </w:p>
          <w:p w14:paraId="12AB68D8" w14:textId="77777777" w:rsidR="000B2BAA" w:rsidRPr="000B2BAA" w:rsidRDefault="000B2BAA" w:rsidP="00835DBA">
            <w:pPr>
              <w:pStyle w:val="ListParagraph"/>
              <w:numPr>
                <w:ilvl w:val="0"/>
                <w:numId w:val="27"/>
              </w:numPr>
              <w:rPr>
                <w:sz w:val="18"/>
                <w:szCs w:val="18"/>
              </w:rPr>
            </w:pPr>
            <w:r>
              <w:rPr>
                <w:sz w:val="18"/>
                <w:szCs w:val="18"/>
              </w:rPr>
              <w:t>Participate in testing, validate targeting and suppression behavior, provide timely feedback, and approve each intercept for production activation.</w:t>
            </w:r>
          </w:p>
          <w:p w14:paraId="54E1D632" w14:textId="77777777" w:rsidR="000B2BAA" w:rsidRPr="000B2BAA" w:rsidRDefault="000B2BAA" w:rsidP="00835DBA">
            <w:pPr>
              <w:pStyle w:val="ListParagraph"/>
              <w:numPr>
                <w:ilvl w:val="0"/>
                <w:numId w:val="27"/>
              </w:numPr>
              <w:rPr>
                <w:sz w:val="18"/>
                <w:szCs w:val="18"/>
              </w:rPr>
            </w:pPr>
            <w:r>
              <w:rPr>
                <w:sz w:val="18"/>
                <w:szCs w:val="18"/>
              </w:rPr>
              <w:t>Monitor intercept performance and maintain website code, events, content, and business rules after project completion.</w:t>
            </w:r>
          </w:p>
          <w:p w14:paraId="76E3310D" w14:textId="77777777" w:rsidR="000B2BAA" w:rsidRPr="000B2BAA" w:rsidRDefault="000B2BAA" w:rsidP="00826016">
            <w:pPr>
              <w:spacing w:after="60"/>
              <w:rPr>
                <w:szCs w:val="18"/>
              </w:rPr>
            </w:pPr>
            <w:r>
              <w:rPr>
                <w:b/>
                <w:bCs/>
                <w:szCs w:val="18"/>
              </w:rPr>
              <w:t>Scope Notes and Exclusions</w:t>
            </w:r>
          </w:p>
          <w:p w14:paraId="04DDA75A" w14:textId="77777777" w:rsidR="000B2BAA" w:rsidRPr="000B2BAA" w:rsidRDefault="000B2BAA" w:rsidP="00835DBA">
            <w:pPr>
              <w:pStyle w:val="ListParagraph"/>
              <w:numPr>
                <w:ilvl w:val="0"/>
                <w:numId w:val="28"/>
              </w:numPr>
              <w:rPr>
                <w:sz w:val="18"/>
                <w:szCs w:val="18"/>
              </w:rPr>
            </w:pPr>
            <w:r>
              <w:rPr>
                <w:sz w:val="18"/>
                <w:szCs w:val="18"/>
              </w:rPr>
              <w:t>Scope is limited to seven (7) website intercepts and the associated in-scope surveys identified in Section 2.</w:t>
            </w:r>
          </w:p>
          <w:p w14:paraId="4669E343" w14:textId="77777777" w:rsidR="000B2BAA" w:rsidRPr="000B2BAA" w:rsidRDefault="000B2BAA" w:rsidP="00835DBA">
            <w:pPr>
              <w:pStyle w:val="ListParagraph"/>
              <w:numPr>
                <w:ilvl w:val="0"/>
                <w:numId w:val="28"/>
              </w:numPr>
              <w:rPr>
                <w:sz w:val="18"/>
                <w:szCs w:val="18"/>
              </w:rPr>
            </w:pPr>
            <w:r>
              <w:rPr>
                <w:sz w:val="18"/>
                <w:szCs w:val="18"/>
              </w:rPr>
              <w:t>The deliverable uses standard Qualtrics Website Feedback capabilities included in the Customer’s license; complex real-time personalization, custom predictive targeting, and custom-coded creatives or logic are excluded unless added through change control.</w:t>
            </w:r>
          </w:p>
          <w:p w14:paraId="67406AB0" w14:textId="77777777" w:rsidR="000B2BAA" w:rsidRPr="000B2BAA" w:rsidRDefault="000B2BAA" w:rsidP="00835DBA">
            <w:pPr>
              <w:pStyle w:val="ListParagraph"/>
              <w:numPr>
                <w:ilvl w:val="0"/>
                <w:numId w:val="28"/>
              </w:numPr>
              <w:rPr>
                <w:sz w:val="18"/>
                <w:szCs w:val="18"/>
              </w:rPr>
            </w:pPr>
            <w:r>
              <w:rPr>
                <w:sz w:val="18"/>
                <w:szCs w:val="18"/>
              </w:rPr>
              <w:t>Mobile application intercepts, Mobile SDK deployment, website development, creation of Customer website events, consent-management changes, translations, and remediation of website defects are excluded from this deliverable unless explicitly stated otherwise.</w:t>
            </w:r>
          </w:p>
          <w:p w14:paraId="2D49CA9D" w14:textId="77777777" w:rsidR="000B2BAA" w:rsidRPr="000B2BAA" w:rsidRDefault="000B2BAA" w:rsidP="00835DBA">
            <w:pPr>
              <w:pStyle w:val="ListParagraph"/>
              <w:numPr>
                <w:ilvl w:val="0"/>
                <w:numId w:val="28"/>
              </w:numPr>
              <w:rPr>
                <w:sz w:val="18"/>
                <w:szCs w:val="18"/>
              </w:rPr>
            </w:pPr>
            <w:r>
              <w:rPr>
                <w:sz w:val="18"/>
                <w:szCs w:val="18"/>
              </w:rPr>
              <w:t>Any additional intercepts, significant redesign, new journeys, new surveys, or material changes after approval will be managed through formal change control.</w:t>
            </w:r>
          </w:p>
        </w:tc>
      </w:tr>
      <w:tr w:rsidR="000B2BAA" w:rsidRPr="000B2BAA" w14:paraId="0D6BD16F" w14:textId="77777777" w:rsidTr="00826016">
        <w:tc>
          <w:tcPr>
            <w:tcW w:w="26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1B49CD79" w14:textId="77777777" w:rsidR="000B2BAA" w:rsidRPr="000B2BAA" w:rsidRDefault="000B2BAA" w:rsidP="00826016">
            <w:pPr>
              <w:spacing w:after="60"/>
              <w:rPr>
                <w:szCs w:val="18"/>
              </w:rPr>
            </w:pPr>
            <w:r>
              <w:rPr>
                <w:b/>
                <w:bCs/>
                <w:szCs w:val="18"/>
              </w:rPr>
              <w:lastRenderedPageBreak/>
              <w:t>Qualtrics Digital Experience Analytics (DXA) Implementation Support</w:t>
            </w:r>
          </w:p>
          <w:p w14:paraId="795C66A2" w14:textId="77777777" w:rsidR="000B2BAA" w:rsidRPr="000B2BAA" w:rsidRDefault="000B2BAA" w:rsidP="00826016">
            <w:pPr>
              <w:spacing w:after="60"/>
              <w:rPr>
                <w:szCs w:val="18"/>
              </w:rPr>
            </w:pPr>
            <w:r>
              <w:rPr>
                <w:i/>
                <w:iCs/>
                <w:szCs w:val="18"/>
              </w:rPr>
              <w:t>Qualtrics DXA captures and analyzes website interactions to identify friction across priority digital journeys. The implementation uses standard Qualtrics capabilities for session capture and replay, frustration detection, page and journey analysis, and reporting.</w:t>
            </w:r>
          </w:p>
        </w:tc>
        <w:tc>
          <w:tcPr>
            <w:tcW w:w="7750" w:type="dxa"/>
            <w:tcBorders>
              <w:top w:val="nil"/>
              <w:left w:val="nil"/>
              <w:bottom w:val="single" w:sz="8" w:space="0" w:color="000000"/>
              <w:right w:val="single" w:sz="8" w:space="0" w:color="000000"/>
            </w:tcBorders>
            <w:tcMar>
              <w:top w:w="100" w:type="dxa"/>
              <w:left w:w="100" w:type="dxa"/>
              <w:bottom w:w="100" w:type="dxa"/>
              <w:right w:w="100" w:type="dxa"/>
            </w:tcMar>
            <w:hideMark/>
          </w:tcPr>
          <w:p w14:paraId="68DA573A" w14:textId="77777777" w:rsidR="000B2BAA" w:rsidRPr="000B2BAA" w:rsidRDefault="000B2BAA" w:rsidP="00826016">
            <w:pPr>
              <w:spacing w:after="60"/>
              <w:rPr>
                <w:szCs w:val="18"/>
              </w:rPr>
            </w:pPr>
            <w:r>
              <w:rPr>
                <w:b/>
                <w:bCs/>
                <w:szCs w:val="18"/>
              </w:rPr>
              <w:t>Delivery Team Responsibilities</w:t>
            </w:r>
          </w:p>
          <w:p w14:paraId="1B512803" w14:textId="77777777" w:rsidR="000B2BAA" w:rsidRPr="000B2BAA" w:rsidRDefault="000B2BAA" w:rsidP="00826016">
            <w:pPr>
              <w:spacing w:after="60"/>
              <w:rPr>
                <w:szCs w:val="18"/>
              </w:rPr>
            </w:pPr>
            <w:r>
              <w:rPr>
                <w:b/>
                <w:bCs/>
                <w:szCs w:val="18"/>
              </w:rPr>
              <w:t>Configuration</w:t>
            </w:r>
          </w:p>
          <w:p w14:paraId="1378A9B3" w14:textId="77777777" w:rsidR="000B2BAA" w:rsidRPr="000B2BAA" w:rsidRDefault="000B2BAA" w:rsidP="00835DBA">
            <w:pPr>
              <w:pStyle w:val="ListParagraph"/>
              <w:numPr>
                <w:ilvl w:val="0"/>
                <w:numId w:val="5"/>
              </w:numPr>
              <w:rPr>
                <w:sz w:val="18"/>
                <w:szCs w:val="18"/>
              </w:rPr>
            </w:pPr>
            <w:r>
              <w:rPr>
                <w:sz w:val="18"/>
                <w:szCs w:val="18"/>
              </w:rPr>
              <w:t>Confirm priority website journeys, pages, business outcomes, and agreed success measures for the DXA implementation.</w:t>
            </w:r>
          </w:p>
          <w:p w14:paraId="1712EAC2" w14:textId="77777777" w:rsidR="000B2BAA" w:rsidRPr="000B2BAA" w:rsidRDefault="000B2BAA" w:rsidP="00835DBA">
            <w:pPr>
              <w:pStyle w:val="ListParagraph"/>
              <w:numPr>
                <w:ilvl w:val="0"/>
                <w:numId w:val="5"/>
              </w:numPr>
              <w:rPr>
                <w:sz w:val="18"/>
                <w:szCs w:val="18"/>
              </w:rPr>
            </w:pPr>
            <w:r>
              <w:rPr>
                <w:sz w:val="18"/>
                <w:szCs w:val="18"/>
              </w:rPr>
              <w:t>Configure DXA session capture for the agreed website scope using standard Qualtrics capabilities.</w:t>
            </w:r>
          </w:p>
          <w:p w14:paraId="4BC4C6D4" w14:textId="77777777" w:rsidR="000B2BAA" w:rsidRPr="000B2BAA" w:rsidRDefault="000B2BAA" w:rsidP="00835DBA">
            <w:pPr>
              <w:pStyle w:val="ListParagraph"/>
              <w:numPr>
                <w:ilvl w:val="0"/>
                <w:numId w:val="5"/>
              </w:numPr>
              <w:rPr>
                <w:sz w:val="18"/>
                <w:szCs w:val="18"/>
              </w:rPr>
            </w:pPr>
            <w:r>
              <w:rPr>
                <w:sz w:val="18"/>
                <w:szCs w:val="18"/>
              </w:rPr>
              <w:t>Configure agreed capture rules, sampling, page tags, visitor details, and standard behavioral signals.</w:t>
            </w:r>
          </w:p>
          <w:p w14:paraId="570C8F40" w14:textId="77777777" w:rsidR="000B2BAA" w:rsidRPr="000B2BAA" w:rsidRDefault="000B2BAA" w:rsidP="00835DBA">
            <w:pPr>
              <w:pStyle w:val="ListParagraph"/>
              <w:numPr>
                <w:ilvl w:val="0"/>
                <w:numId w:val="5"/>
              </w:numPr>
              <w:rPr>
                <w:sz w:val="18"/>
                <w:szCs w:val="18"/>
              </w:rPr>
            </w:pPr>
            <w:r>
              <w:rPr>
                <w:sz w:val="18"/>
                <w:szCs w:val="18"/>
              </w:rPr>
              <w:t>Configure masking requirements supplied by the Customer for sensitive page elements and data fields.</w:t>
            </w:r>
          </w:p>
          <w:p w14:paraId="17E07B18" w14:textId="77777777" w:rsidR="000B2BAA" w:rsidRPr="000B2BAA" w:rsidRDefault="000B2BAA" w:rsidP="00835DBA">
            <w:pPr>
              <w:pStyle w:val="ListParagraph"/>
              <w:numPr>
                <w:ilvl w:val="0"/>
                <w:numId w:val="5"/>
              </w:numPr>
              <w:rPr>
                <w:sz w:val="18"/>
                <w:szCs w:val="18"/>
              </w:rPr>
            </w:pPr>
            <w:r>
              <w:rPr>
                <w:sz w:val="18"/>
                <w:szCs w:val="18"/>
              </w:rPr>
              <w:t>Configure agreed custom events or conversions for business-critical interactions where the required website events and event keys are supplied by the Customer.</w:t>
            </w:r>
          </w:p>
          <w:p w14:paraId="19DF1054" w14:textId="77777777" w:rsidR="000B2BAA" w:rsidRPr="000B2BAA" w:rsidRDefault="000B2BAA" w:rsidP="00835DBA">
            <w:pPr>
              <w:pStyle w:val="ListParagraph"/>
              <w:numPr>
                <w:ilvl w:val="0"/>
                <w:numId w:val="5"/>
              </w:numPr>
              <w:rPr>
                <w:sz w:val="18"/>
                <w:szCs w:val="18"/>
              </w:rPr>
            </w:pPr>
            <w:r>
              <w:rPr>
                <w:sz w:val="18"/>
                <w:szCs w:val="18"/>
              </w:rPr>
              <w:t>Configure standard funnels, segments, dashboards, and analyses for agreed journeys and friction indicators.</w:t>
            </w:r>
          </w:p>
          <w:p w14:paraId="1D821A5E" w14:textId="77777777" w:rsidR="000B2BAA" w:rsidRPr="000B2BAA" w:rsidRDefault="000B2BAA" w:rsidP="00835DBA">
            <w:pPr>
              <w:pStyle w:val="ListParagraph"/>
              <w:numPr>
                <w:ilvl w:val="0"/>
                <w:numId w:val="5"/>
              </w:numPr>
              <w:rPr>
                <w:sz w:val="18"/>
                <w:szCs w:val="18"/>
              </w:rPr>
            </w:pPr>
            <w:r>
              <w:rPr>
                <w:sz w:val="18"/>
                <w:szCs w:val="18"/>
              </w:rPr>
              <w:t>Configure linkage between survey responses and session replay where the applicable survey and Website Feedback setup are in scope.</w:t>
            </w:r>
          </w:p>
          <w:p w14:paraId="233A564D" w14:textId="77777777" w:rsidR="000B2BAA" w:rsidRPr="000B2BAA" w:rsidRDefault="000B2BAA" w:rsidP="00835DBA">
            <w:pPr>
              <w:pStyle w:val="ListParagraph"/>
              <w:numPr>
                <w:ilvl w:val="0"/>
                <w:numId w:val="5"/>
              </w:numPr>
              <w:rPr>
                <w:sz w:val="18"/>
                <w:szCs w:val="18"/>
              </w:rPr>
            </w:pPr>
            <w:r>
              <w:rPr>
                <w:sz w:val="18"/>
                <w:szCs w:val="18"/>
              </w:rPr>
              <w:t>Validate data capture in a test environment and support production-readiness checks.</w:t>
            </w:r>
          </w:p>
          <w:p w14:paraId="100D8CC3" w14:textId="77777777" w:rsidR="000B2BAA" w:rsidRPr="000B2BAA" w:rsidRDefault="000B2BAA" w:rsidP="00826016">
            <w:pPr>
              <w:spacing w:after="60"/>
              <w:rPr>
                <w:szCs w:val="18"/>
              </w:rPr>
            </w:pPr>
            <w:r>
              <w:rPr>
                <w:b/>
                <w:bCs/>
                <w:szCs w:val="18"/>
              </w:rPr>
              <w:t>Support</w:t>
            </w:r>
          </w:p>
          <w:p w14:paraId="72DDBE92" w14:textId="77777777" w:rsidR="000B2BAA" w:rsidRPr="000B2BAA" w:rsidRDefault="000B2BAA" w:rsidP="00835DBA">
            <w:pPr>
              <w:pStyle w:val="ListParagraph"/>
              <w:numPr>
                <w:ilvl w:val="0"/>
                <w:numId w:val="19"/>
              </w:numPr>
              <w:rPr>
                <w:sz w:val="18"/>
                <w:szCs w:val="18"/>
              </w:rPr>
            </w:pPr>
            <w:r>
              <w:rPr>
                <w:sz w:val="18"/>
                <w:szCs w:val="18"/>
              </w:rPr>
              <w:t>Provide guidance on interpreting session replays, frustration signals, funnels, and journey drop-offs.</w:t>
            </w:r>
          </w:p>
          <w:p w14:paraId="3FE4EDE9" w14:textId="77777777" w:rsidR="000B2BAA" w:rsidRPr="000B2BAA" w:rsidRDefault="000B2BAA" w:rsidP="00835DBA">
            <w:pPr>
              <w:pStyle w:val="ListParagraph"/>
              <w:numPr>
                <w:ilvl w:val="0"/>
                <w:numId w:val="19"/>
              </w:numPr>
              <w:rPr>
                <w:sz w:val="18"/>
                <w:szCs w:val="18"/>
              </w:rPr>
            </w:pPr>
            <w:r>
              <w:rPr>
                <w:sz w:val="18"/>
                <w:szCs w:val="18"/>
              </w:rPr>
              <w:t>Assist with minor adjustments to capture rules, sampling, masking, page tags, segments, funnels, and dashboard views within the agreed scope.</w:t>
            </w:r>
          </w:p>
          <w:p w14:paraId="4C87DBAF" w14:textId="77777777" w:rsidR="000B2BAA" w:rsidRPr="000B2BAA" w:rsidRDefault="000B2BAA" w:rsidP="00835DBA">
            <w:pPr>
              <w:pStyle w:val="ListParagraph"/>
              <w:numPr>
                <w:ilvl w:val="0"/>
                <w:numId w:val="19"/>
              </w:numPr>
              <w:rPr>
                <w:sz w:val="18"/>
                <w:szCs w:val="18"/>
              </w:rPr>
            </w:pPr>
            <w:r>
              <w:rPr>
                <w:sz w:val="18"/>
                <w:szCs w:val="18"/>
              </w:rPr>
              <w:t>Troubleshoot standard DXA configuration and data-capture issues and recommend remediation.</w:t>
            </w:r>
          </w:p>
          <w:p w14:paraId="1303B2D3" w14:textId="77777777" w:rsidR="000B2BAA" w:rsidRPr="000B2BAA" w:rsidRDefault="000B2BAA" w:rsidP="00835DBA">
            <w:pPr>
              <w:pStyle w:val="ListParagraph"/>
              <w:numPr>
                <w:ilvl w:val="0"/>
                <w:numId w:val="19"/>
              </w:numPr>
              <w:rPr>
                <w:sz w:val="18"/>
                <w:szCs w:val="18"/>
              </w:rPr>
            </w:pPr>
            <w:r>
              <w:rPr>
                <w:sz w:val="18"/>
                <w:szCs w:val="18"/>
              </w:rPr>
              <w:t>Provide knowledge transfer to nominated Customer administrators on standard DXA configuration, monitoring, and analysis.</w:t>
            </w:r>
          </w:p>
          <w:p w14:paraId="0FF011DC" w14:textId="77777777" w:rsidR="000B2BAA" w:rsidRPr="000B2BAA" w:rsidRDefault="000B2BAA" w:rsidP="00826016">
            <w:pPr>
              <w:spacing w:after="60"/>
              <w:rPr>
                <w:szCs w:val="18"/>
              </w:rPr>
            </w:pPr>
            <w:r>
              <w:rPr>
                <w:b/>
                <w:bCs/>
                <w:szCs w:val="18"/>
              </w:rPr>
              <w:t>Customer Team Responsibilities</w:t>
            </w:r>
          </w:p>
          <w:p w14:paraId="07E9EA29" w14:textId="77777777" w:rsidR="000B2BAA" w:rsidRPr="000B2BAA" w:rsidRDefault="000B2BAA" w:rsidP="00835DBA">
            <w:pPr>
              <w:pStyle w:val="ListParagraph"/>
              <w:numPr>
                <w:ilvl w:val="0"/>
                <w:numId w:val="6"/>
              </w:numPr>
              <w:rPr>
                <w:sz w:val="18"/>
                <w:szCs w:val="18"/>
              </w:rPr>
            </w:pPr>
            <w:r>
              <w:rPr>
                <w:sz w:val="18"/>
                <w:szCs w:val="18"/>
              </w:rPr>
              <w:t>Provide the confirmed list of in-scope domains, pages, journeys, use cases, business outcomes, and reporting requirements.</w:t>
            </w:r>
          </w:p>
          <w:p w14:paraId="33C8D414" w14:textId="77777777" w:rsidR="000B2BAA" w:rsidRPr="000B2BAA" w:rsidRDefault="000B2BAA" w:rsidP="00835DBA">
            <w:pPr>
              <w:pStyle w:val="ListParagraph"/>
              <w:numPr>
                <w:ilvl w:val="0"/>
                <w:numId w:val="6"/>
              </w:numPr>
              <w:rPr>
                <w:sz w:val="18"/>
                <w:szCs w:val="18"/>
              </w:rPr>
            </w:pPr>
            <w:r>
              <w:rPr>
                <w:sz w:val="18"/>
                <w:szCs w:val="18"/>
              </w:rPr>
              <w:t>Deploy and maintain the required Qualtrics website code and approved configuration changes across applicable Customer-owned environments.</w:t>
            </w:r>
          </w:p>
          <w:p w14:paraId="3A7CCB0C" w14:textId="77777777" w:rsidR="000B2BAA" w:rsidRPr="000B2BAA" w:rsidRDefault="000B2BAA" w:rsidP="00835DBA">
            <w:pPr>
              <w:pStyle w:val="ListParagraph"/>
              <w:numPr>
                <w:ilvl w:val="0"/>
                <w:numId w:val="6"/>
              </w:numPr>
              <w:rPr>
                <w:sz w:val="18"/>
                <w:szCs w:val="18"/>
              </w:rPr>
            </w:pPr>
            <w:r>
              <w:rPr>
                <w:sz w:val="18"/>
                <w:szCs w:val="18"/>
              </w:rPr>
              <w:t>Update website security settings, including Content Security Policy allow-listing, where required for session capture.</w:t>
            </w:r>
          </w:p>
          <w:p w14:paraId="608665A5" w14:textId="77777777" w:rsidR="000B2BAA" w:rsidRPr="000B2BAA" w:rsidRDefault="000B2BAA" w:rsidP="00835DBA">
            <w:pPr>
              <w:pStyle w:val="ListParagraph"/>
              <w:numPr>
                <w:ilvl w:val="0"/>
                <w:numId w:val="6"/>
              </w:numPr>
              <w:rPr>
                <w:sz w:val="18"/>
                <w:szCs w:val="18"/>
              </w:rPr>
            </w:pPr>
            <w:r>
              <w:rPr>
                <w:sz w:val="18"/>
                <w:szCs w:val="18"/>
              </w:rPr>
              <w:t>Create or expose website events and provide validated event names and keys for agreed custom events and conversions.</w:t>
            </w:r>
          </w:p>
          <w:p w14:paraId="1EF6666D" w14:textId="77777777" w:rsidR="000B2BAA" w:rsidRPr="000B2BAA" w:rsidRDefault="000B2BAA" w:rsidP="00835DBA">
            <w:pPr>
              <w:pStyle w:val="ListParagraph"/>
              <w:numPr>
                <w:ilvl w:val="0"/>
                <w:numId w:val="6"/>
              </w:numPr>
              <w:rPr>
                <w:sz w:val="18"/>
                <w:szCs w:val="18"/>
              </w:rPr>
            </w:pPr>
            <w:r>
              <w:rPr>
                <w:sz w:val="18"/>
                <w:szCs w:val="18"/>
              </w:rPr>
              <w:t>Identify sensitive pages, elements, and data fields; provide masking rules and obtain all required legal, privacy, security, and consent approvals before enabling session capture.</w:t>
            </w:r>
          </w:p>
          <w:p w14:paraId="6DC42442" w14:textId="77777777" w:rsidR="000B2BAA" w:rsidRPr="000B2BAA" w:rsidRDefault="000B2BAA" w:rsidP="00835DBA">
            <w:pPr>
              <w:pStyle w:val="ListParagraph"/>
              <w:numPr>
                <w:ilvl w:val="0"/>
                <w:numId w:val="6"/>
              </w:numPr>
              <w:rPr>
                <w:sz w:val="18"/>
                <w:szCs w:val="18"/>
              </w:rPr>
            </w:pPr>
            <w:r>
              <w:rPr>
                <w:sz w:val="18"/>
                <w:szCs w:val="18"/>
              </w:rPr>
              <w:t>Provide access to required website environments, tag-management tools, analytics resources, and technical stakeholders.</w:t>
            </w:r>
          </w:p>
          <w:p w14:paraId="18AFEED1" w14:textId="77777777" w:rsidR="000B2BAA" w:rsidRPr="000B2BAA" w:rsidRDefault="000B2BAA" w:rsidP="00835DBA">
            <w:pPr>
              <w:pStyle w:val="ListParagraph"/>
              <w:numPr>
                <w:ilvl w:val="0"/>
                <w:numId w:val="6"/>
              </w:numPr>
              <w:rPr>
                <w:sz w:val="18"/>
                <w:szCs w:val="18"/>
              </w:rPr>
            </w:pPr>
            <w:r>
              <w:rPr>
                <w:sz w:val="18"/>
                <w:szCs w:val="18"/>
              </w:rPr>
              <w:t>Participate in testing, validate captured data and masking behavior, provide timely feedback, and approve production activation.</w:t>
            </w:r>
          </w:p>
          <w:p w14:paraId="30697E8D" w14:textId="77777777" w:rsidR="000B2BAA" w:rsidRPr="000B2BAA" w:rsidRDefault="000B2BAA" w:rsidP="00835DBA">
            <w:pPr>
              <w:pStyle w:val="ListParagraph"/>
              <w:numPr>
                <w:ilvl w:val="0"/>
                <w:numId w:val="6"/>
              </w:numPr>
              <w:rPr>
                <w:sz w:val="18"/>
                <w:szCs w:val="18"/>
              </w:rPr>
            </w:pPr>
            <w:r>
              <w:rPr>
                <w:sz w:val="18"/>
                <w:szCs w:val="18"/>
              </w:rPr>
              <w:t>Monitor ongoing data usage and retention and maintain the implementation after project completion.</w:t>
            </w:r>
          </w:p>
          <w:p w14:paraId="5A28AAA8" w14:textId="77777777" w:rsidR="000B2BAA" w:rsidRPr="000B2BAA" w:rsidRDefault="000B2BAA" w:rsidP="00826016">
            <w:pPr>
              <w:spacing w:after="60"/>
              <w:rPr>
                <w:szCs w:val="18"/>
              </w:rPr>
            </w:pPr>
            <w:r>
              <w:rPr>
                <w:b/>
                <w:bCs/>
                <w:szCs w:val="18"/>
              </w:rPr>
              <w:t>Scope Notes and Exclusions</w:t>
            </w:r>
          </w:p>
          <w:p w14:paraId="6527DB27" w14:textId="77777777" w:rsidR="000B2BAA" w:rsidRPr="000B2BAA" w:rsidRDefault="000B2BAA" w:rsidP="00835DBA">
            <w:pPr>
              <w:pStyle w:val="ListParagraph"/>
              <w:numPr>
                <w:ilvl w:val="0"/>
                <w:numId w:val="21"/>
              </w:numPr>
              <w:rPr>
                <w:sz w:val="18"/>
                <w:szCs w:val="18"/>
              </w:rPr>
            </w:pPr>
            <w:r>
              <w:rPr>
                <w:sz w:val="18"/>
                <w:szCs w:val="18"/>
              </w:rPr>
              <w:t>The implementation is limited to the website scope and standard Qualtrics DXA capabilities included in the Customer’s license.</w:t>
            </w:r>
          </w:p>
          <w:p w14:paraId="450F4521" w14:textId="77777777" w:rsidR="000B2BAA" w:rsidRPr="000B2BAA" w:rsidRDefault="000B2BAA" w:rsidP="00835DBA">
            <w:pPr>
              <w:pStyle w:val="ListParagraph"/>
              <w:numPr>
                <w:ilvl w:val="0"/>
                <w:numId w:val="21"/>
              </w:numPr>
              <w:rPr>
                <w:sz w:val="18"/>
                <w:szCs w:val="18"/>
              </w:rPr>
            </w:pPr>
            <w:r>
              <w:rPr>
                <w:sz w:val="18"/>
                <w:szCs w:val="18"/>
              </w:rPr>
              <w:lastRenderedPageBreak/>
              <w:t>Mobile application DXA implementation, custom predictive models, custom product development, and third-party remarketing or remediation automation are excluded unless explicitly added through change control.</w:t>
            </w:r>
          </w:p>
          <w:p w14:paraId="75DBD448" w14:textId="77777777" w:rsidR="000B2BAA" w:rsidRPr="000B2BAA" w:rsidRDefault="000B2BAA" w:rsidP="00835DBA">
            <w:pPr>
              <w:pStyle w:val="ListParagraph"/>
              <w:numPr>
                <w:ilvl w:val="0"/>
                <w:numId w:val="21"/>
              </w:numPr>
              <w:rPr>
                <w:sz w:val="18"/>
                <w:szCs w:val="18"/>
              </w:rPr>
            </w:pPr>
            <w:r>
              <w:rPr>
                <w:sz w:val="18"/>
                <w:szCs w:val="18"/>
              </w:rPr>
              <w:t>Website code changes, custom event development, consent-management changes, and remediation of issues identified through DXA remain the Customer’s responsibility unless explicitly stated otherwise.</w:t>
            </w:r>
          </w:p>
        </w:tc>
      </w:tr>
    </w:tbl>
    <w:tbl>
      <w:tblPr>
        <w:tblW w:w="10440" w:type="dxa"/>
        <w:tblLook w:val="0600" w:firstRow="0" w:lastRow="0" w:firstColumn="0" w:lastColumn="0" w:noHBand="1" w:noVBand="1"/>
      </w:tblPr>
      <w:tblGrid>
        <w:gridCol w:w="2690"/>
        <w:gridCol w:w="7750"/>
      </w:tblGrid>
      <w:tr w:rsidR="000B2BAA" w:rsidRPr="000B2BAA" w14:paraId="659C0CE9" w14:textId="77777777" w:rsidTr="00826016">
        <w:tc>
          <w:tcPr>
            <w:tcW w:w="26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7C4E4BCA" w14:textId="77777777" w:rsidR="000B2BAA" w:rsidRPr="000B2BAA" w:rsidRDefault="000B2BAA" w:rsidP="00826016">
            <w:pPr>
              <w:spacing w:after="60"/>
              <w:rPr>
                <w:szCs w:val="18"/>
              </w:rPr>
            </w:pPr>
            <w:r>
              <w:rPr>
                <w:b/>
                <w:bCs/>
                <w:szCs w:val="18"/>
              </w:rPr>
              <w:lastRenderedPageBreak/>
              <w:t>AEM Tagging Support</w:t>
            </w:r>
          </w:p>
          <w:p w14:paraId="62BE74A0" w14:textId="77777777" w:rsidR="000B2BAA" w:rsidRPr="000B2BAA" w:rsidRDefault="000B2BAA" w:rsidP="00826016">
            <w:pPr>
              <w:spacing w:after="60"/>
              <w:rPr>
                <w:szCs w:val="18"/>
              </w:rPr>
            </w:pPr>
            <w:r>
              <w:rPr>
                <w:i/>
                <w:iCs/>
                <w:szCs w:val="18"/>
              </w:rPr>
              <w:t>This deliverable supports the agreed tagging of Qualtrics website components, visitor attributes, and behavioral events within the Customer’s Adobe Experience Manager (AEM) implementation for website feedback, intercept, and DXA use cases.</w:t>
            </w:r>
          </w:p>
        </w:tc>
        <w:tc>
          <w:tcPr>
            <w:tcW w:w="7750" w:type="dxa"/>
            <w:tcBorders>
              <w:top w:val="nil"/>
              <w:left w:val="nil"/>
              <w:bottom w:val="single" w:sz="8" w:space="0" w:color="000000"/>
              <w:right w:val="single" w:sz="8" w:space="0" w:color="000000"/>
            </w:tcBorders>
            <w:tcMar>
              <w:top w:w="100" w:type="dxa"/>
              <w:left w:w="100" w:type="dxa"/>
              <w:bottom w:w="100" w:type="dxa"/>
              <w:right w:w="100" w:type="dxa"/>
            </w:tcMar>
            <w:hideMark/>
          </w:tcPr>
          <w:p w14:paraId="3F8CFBB6" w14:textId="77777777" w:rsidR="000B2BAA" w:rsidRPr="000B2BAA" w:rsidRDefault="000B2BAA" w:rsidP="00826016">
            <w:pPr>
              <w:spacing w:after="60"/>
              <w:rPr>
                <w:szCs w:val="18"/>
              </w:rPr>
            </w:pPr>
            <w:r>
              <w:rPr>
                <w:b/>
                <w:bCs/>
                <w:szCs w:val="18"/>
              </w:rPr>
              <w:t>Delivery Team Responsibilities</w:t>
            </w:r>
          </w:p>
          <w:p w14:paraId="1EA149F0" w14:textId="77777777" w:rsidR="000B2BAA" w:rsidRPr="000B2BAA" w:rsidRDefault="000B2BAA" w:rsidP="00826016">
            <w:pPr>
              <w:spacing w:after="60"/>
              <w:rPr>
                <w:szCs w:val="18"/>
              </w:rPr>
            </w:pPr>
            <w:r>
              <w:rPr>
                <w:b/>
                <w:bCs/>
                <w:szCs w:val="18"/>
              </w:rPr>
              <w:t>Configuration</w:t>
            </w:r>
          </w:p>
          <w:p w14:paraId="2C9E4758" w14:textId="77777777" w:rsidR="000B2BAA" w:rsidRPr="000B2BAA" w:rsidRDefault="000B2BAA" w:rsidP="00835DBA">
            <w:pPr>
              <w:pStyle w:val="ListParagraph"/>
              <w:numPr>
                <w:ilvl w:val="0"/>
                <w:numId w:val="29"/>
              </w:numPr>
              <w:rPr>
                <w:sz w:val="18"/>
                <w:szCs w:val="18"/>
              </w:rPr>
            </w:pPr>
            <w:r>
              <w:rPr>
                <w:sz w:val="18"/>
                <w:szCs w:val="18"/>
              </w:rPr>
              <w:t>Conduct working sessions to confirm the in-scope AEM pages, components, journeys, events, data attributes, naming conventions, and Qualtrics use cases.</w:t>
            </w:r>
          </w:p>
          <w:p w14:paraId="4F23B590" w14:textId="77777777" w:rsidR="000B2BAA" w:rsidRPr="000B2BAA" w:rsidRDefault="000B2BAA" w:rsidP="00835DBA">
            <w:pPr>
              <w:pStyle w:val="ListParagraph"/>
              <w:numPr>
                <w:ilvl w:val="0"/>
                <w:numId w:val="29"/>
              </w:numPr>
              <w:rPr>
                <w:sz w:val="18"/>
                <w:szCs w:val="18"/>
              </w:rPr>
            </w:pPr>
            <w:r>
              <w:rPr>
                <w:sz w:val="18"/>
                <w:szCs w:val="18"/>
              </w:rPr>
              <w:t>Provide the Qualtrics deployment code, project identifiers, event requirements, and validation criteria required by the Customer team to implement tags in AEM or its approved tag-management solution.</w:t>
            </w:r>
          </w:p>
          <w:p w14:paraId="27F930CD" w14:textId="77777777" w:rsidR="000B2BAA" w:rsidRPr="000B2BAA" w:rsidRDefault="000B2BAA" w:rsidP="00826016">
            <w:pPr>
              <w:spacing w:after="60"/>
              <w:rPr>
                <w:szCs w:val="18"/>
              </w:rPr>
            </w:pPr>
            <w:r>
              <w:rPr>
                <w:b/>
                <w:bCs/>
                <w:szCs w:val="18"/>
              </w:rPr>
              <w:t>Support</w:t>
            </w:r>
          </w:p>
          <w:p w14:paraId="1DD1F9FF" w14:textId="77777777" w:rsidR="000B2BAA" w:rsidRPr="000B2BAA" w:rsidRDefault="000B2BAA" w:rsidP="00835DBA">
            <w:pPr>
              <w:pStyle w:val="ListParagraph"/>
              <w:numPr>
                <w:ilvl w:val="0"/>
                <w:numId w:val="30"/>
              </w:numPr>
              <w:rPr>
                <w:sz w:val="18"/>
                <w:szCs w:val="18"/>
              </w:rPr>
            </w:pPr>
            <w:r>
              <w:rPr>
                <w:sz w:val="18"/>
                <w:szCs w:val="18"/>
              </w:rPr>
              <w:t>Assist with minor updates to Qualtrics-side event mappings, data references, and tagging configuration within the agreed scope.</w:t>
            </w:r>
          </w:p>
          <w:p w14:paraId="1B707718" w14:textId="77777777" w:rsidR="000B2BAA" w:rsidRPr="000B2BAA" w:rsidRDefault="000B2BAA" w:rsidP="00835DBA">
            <w:pPr>
              <w:pStyle w:val="ListParagraph"/>
              <w:numPr>
                <w:ilvl w:val="0"/>
                <w:numId w:val="30"/>
              </w:numPr>
              <w:rPr>
                <w:sz w:val="18"/>
                <w:szCs w:val="18"/>
              </w:rPr>
            </w:pPr>
            <w:r>
              <w:rPr>
                <w:sz w:val="18"/>
                <w:szCs w:val="18"/>
              </w:rPr>
              <w:t>Support joint validation with the Customer’s AEM and tag-management administrators to confirm that agreed tags and events are triggered and received as expected.</w:t>
            </w:r>
          </w:p>
          <w:p w14:paraId="449583D3" w14:textId="77777777" w:rsidR="000B2BAA" w:rsidRPr="000B2BAA" w:rsidRDefault="000B2BAA" w:rsidP="00826016">
            <w:pPr>
              <w:spacing w:after="60"/>
              <w:rPr>
                <w:szCs w:val="18"/>
              </w:rPr>
            </w:pPr>
            <w:r>
              <w:rPr>
                <w:b/>
                <w:bCs/>
                <w:szCs w:val="18"/>
              </w:rPr>
              <w:t>Customer Team Responsibilities</w:t>
            </w:r>
          </w:p>
          <w:p w14:paraId="36EF00A8" w14:textId="77777777" w:rsidR="000B2BAA" w:rsidRPr="000B2BAA" w:rsidRDefault="000B2BAA" w:rsidP="00835DBA">
            <w:pPr>
              <w:pStyle w:val="ListParagraph"/>
              <w:numPr>
                <w:ilvl w:val="0"/>
                <w:numId w:val="31"/>
              </w:numPr>
              <w:rPr>
                <w:sz w:val="18"/>
                <w:szCs w:val="18"/>
              </w:rPr>
            </w:pPr>
            <w:r>
              <w:rPr>
                <w:sz w:val="18"/>
                <w:szCs w:val="18"/>
              </w:rPr>
              <w:t>Provide the approved AEM architecture, in-scope pages and components, data-layer specification, event catalogue, naming standards, and acceptance criteria.</w:t>
            </w:r>
          </w:p>
          <w:p w14:paraId="09F9000E" w14:textId="77777777" w:rsidR="000B2BAA" w:rsidRPr="000B2BAA" w:rsidRDefault="000B2BAA" w:rsidP="00835DBA">
            <w:pPr>
              <w:pStyle w:val="ListParagraph"/>
              <w:numPr>
                <w:ilvl w:val="0"/>
                <w:numId w:val="31"/>
              </w:numPr>
              <w:rPr>
                <w:sz w:val="18"/>
                <w:szCs w:val="18"/>
              </w:rPr>
            </w:pPr>
            <w:r>
              <w:rPr>
                <w:sz w:val="18"/>
                <w:szCs w:val="18"/>
              </w:rPr>
              <w:t>Create, expose, deploy, and maintain all required AEM data-layer objects, custom events, component attributes, tag-manager rules, and website code changes.</w:t>
            </w:r>
          </w:p>
          <w:p w14:paraId="3083D674" w14:textId="77777777" w:rsidR="000B2BAA" w:rsidRPr="000B2BAA" w:rsidRDefault="000B2BAA" w:rsidP="00835DBA">
            <w:pPr>
              <w:pStyle w:val="ListParagraph"/>
              <w:numPr>
                <w:ilvl w:val="0"/>
                <w:numId w:val="31"/>
              </w:numPr>
              <w:rPr>
                <w:sz w:val="18"/>
                <w:szCs w:val="18"/>
              </w:rPr>
            </w:pPr>
            <w:r>
              <w:rPr>
                <w:sz w:val="18"/>
                <w:szCs w:val="18"/>
              </w:rPr>
              <w:t>Deploy and maintain the Qualtrics deployment code and related tags in the applicable AEM environments, including development, test, staging, and production.</w:t>
            </w:r>
          </w:p>
          <w:p w14:paraId="4CC6F0EA" w14:textId="77777777" w:rsidR="000B2BAA" w:rsidRPr="000B2BAA" w:rsidRDefault="000B2BAA" w:rsidP="00835DBA">
            <w:pPr>
              <w:pStyle w:val="ListParagraph"/>
              <w:numPr>
                <w:ilvl w:val="0"/>
                <w:numId w:val="31"/>
              </w:numPr>
              <w:rPr>
                <w:sz w:val="18"/>
                <w:szCs w:val="18"/>
              </w:rPr>
            </w:pPr>
            <w:r>
              <w:rPr>
                <w:sz w:val="18"/>
                <w:szCs w:val="18"/>
              </w:rPr>
              <w:t>Complete required Content Security Policy, consent-management, privacy, security, and platform approval activities.</w:t>
            </w:r>
          </w:p>
          <w:p w14:paraId="07151382" w14:textId="77777777" w:rsidR="000B2BAA" w:rsidRPr="000B2BAA" w:rsidRDefault="000B2BAA" w:rsidP="00835DBA">
            <w:pPr>
              <w:pStyle w:val="ListParagraph"/>
              <w:numPr>
                <w:ilvl w:val="0"/>
                <w:numId w:val="31"/>
              </w:numPr>
              <w:rPr>
                <w:sz w:val="18"/>
                <w:szCs w:val="18"/>
              </w:rPr>
            </w:pPr>
            <w:r>
              <w:rPr>
                <w:sz w:val="18"/>
                <w:szCs w:val="18"/>
              </w:rPr>
              <w:t>Provide AEM, tag-management, website, security, and analytics subject-matter experts for design decisions, troubleshooting, and testing.</w:t>
            </w:r>
          </w:p>
          <w:p w14:paraId="4E9A152D" w14:textId="77777777" w:rsidR="000B2BAA" w:rsidRPr="000B2BAA" w:rsidRDefault="000B2BAA" w:rsidP="00835DBA">
            <w:pPr>
              <w:pStyle w:val="ListParagraph"/>
              <w:numPr>
                <w:ilvl w:val="0"/>
                <w:numId w:val="31"/>
              </w:numPr>
              <w:rPr>
                <w:sz w:val="18"/>
                <w:szCs w:val="18"/>
              </w:rPr>
            </w:pPr>
            <w:r>
              <w:rPr>
                <w:sz w:val="18"/>
                <w:szCs w:val="18"/>
              </w:rPr>
              <w:t>Validate tag firing, event accuracy, attribute values, security controls, and end-to-end Qualtrics behavior, and provide production approval.</w:t>
            </w:r>
          </w:p>
          <w:p w14:paraId="082B4CF9" w14:textId="77777777" w:rsidR="000B2BAA" w:rsidRPr="000B2BAA" w:rsidRDefault="000B2BAA" w:rsidP="00835DBA">
            <w:pPr>
              <w:pStyle w:val="ListParagraph"/>
              <w:numPr>
                <w:ilvl w:val="0"/>
                <w:numId w:val="31"/>
              </w:numPr>
              <w:rPr>
                <w:sz w:val="18"/>
                <w:szCs w:val="18"/>
              </w:rPr>
            </w:pPr>
            <w:r>
              <w:rPr>
                <w:sz w:val="18"/>
                <w:szCs w:val="18"/>
              </w:rPr>
              <w:t>Monitor and maintain the AEM tags, data-layer objects, events, and website code after project completion.</w:t>
            </w:r>
          </w:p>
          <w:p w14:paraId="003495F9" w14:textId="77777777" w:rsidR="000B2BAA" w:rsidRPr="000B2BAA" w:rsidRDefault="000B2BAA" w:rsidP="00826016">
            <w:pPr>
              <w:spacing w:after="60"/>
              <w:rPr>
                <w:szCs w:val="18"/>
              </w:rPr>
            </w:pPr>
            <w:r>
              <w:rPr>
                <w:b/>
                <w:bCs/>
                <w:szCs w:val="18"/>
              </w:rPr>
              <w:t>Scope Notes and Exclusions</w:t>
            </w:r>
          </w:p>
          <w:p w14:paraId="7C6A16B1" w14:textId="77777777" w:rsidR="000B2BAA" w:rsidRPr="000B2BAA" w:rsidRDefault="000B2BAA" w:rsidP="00835DBA">
            <w:pPr>
              <w:pStyle w:val="ListParagraph"/>
              <w:numPr>
                <w:ilvl w:val="0"/>
                <w:numId w:val="32"/>
              </w:numPr>
              <w:rPr>
                <w:sz w:val="18"/>
                <w:szCs w:val="18"/>
              </w:rPr>
            </w:pPr>
            <w:r>
              <w:rPr>
                <w:sz w:val="18"/>
                <w:szCs w:val="18"/>
              </w:rPr>
              <w:t>Scope is limited to the AEM pages, journeys, tags, data attributes, and Qualtrics use cases mutually agreed during design.</w:t>
            </w:r>
          </w:p>
          <w:p w14:paraId="0CF58F13" w14:textId="77777777" w:rsidR="000B2BAA" w:rsidRPr="000B2BAA" w:rsidRDefault="000B2BAA" w:rsidP="00835DBA">
            <w:pPr>
              <w:pStyle w:val="ListParagraph"/>
              <w:numPr>
                <w:ilvl w:val="0"/>
                <w:numId w:val="32"/>
              </w:numPr>
              <w:rPr>
                <w:sz w:val="18"/>
                <w:szCs w:val="18"/>
              </w:rPr>
            </w:pPr>
            <w:r>
              <w:rPr>
                <w:sz w:val="18"/>
                <w:szCs w:val="18"/>
              </w:rPr>
              <w:t>AEM component development, website remediation, tag-manager administration, custom data-layer development, and creation of Customer website events are excluded unless explicitly added through change control.</w:t>
            </w:r>
          </w:p>
          <w:p w14:paraId="437E76B0" w14:textId="77777777" w:rsidR="000B2BAA" w:rsidRPr="000B2BAA" w:rsidRDefault="000B2BAA" w:rsidP="00835DBA">
            <w:pPr>
              <w:pStyle w:val="ListParagraph"/>
              <w:numPr>
                <w:ilvl w:val="0"/>
                <w:numId w:val="32"/>
              </w:numPr>
              <w:rPr>
                <w:sz w:val="18"/>
                <w:szCs w:val="18"/>
              </w:rPr>
            </w:pPr>
            <w:r>
              <w:rPr>
                <w:sz w:val="18"/>
                <w:szCs w:val="18"/>
              </w:rPr>
              <w:t>Any additional tags, events, pages, environments, or material mapping changes after approval will be managed through formal change control.</w:t>
            </w:r>
          </w:p>
        </w:tc>
      </w:tr>
      <w:tr w:rsidR="000B2BAA" w:rsidRPr="000B2BAA" w14:paraId="3976D0D0" w14:textId="77777777" w:rsidTr="00826016">
        <w:tc>
          <w:tcPr>
            <w:tcW w:w="26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2EA831B8" w14:textId="77777777" w:rsidR="000B2BAA" w:rsidRPr="000B2BAA" w:rsidRDefault="000B2BAA" w:rsidP="00826016">
            <w:pPr>
              <w:spacing w:after="60"/>
              <w:rPr>
                <w:szCs w:val="18"/>
              </w:rPr>
            </w:pPr>
            <w:r>
              <w:rPr>
                <w:b/>
                <w:bCs/>
                <w:szCs w:val="18"/>
              </w:rPr>
              <w:t>Datadog Integration Support</w:t>
            </w:r>
          </w:p>
          <w:p w14:paraId="058828FA" w14:textId="77777777" w:rsidR="000B2BAA" w:rsidRPr="000B2BAA" w:rsidRDefault="000B2BAA" w:rsidP="00826016">
            <w:pPr>
              <w:spacing w:after="60"/>
              <w:rPr>
                <w:szCs w:val="18"/>
              </w:rPr>
            </w:pPr>
            <w:r>
              <w:rPr>
                <w:i/>
                <w:iCs/>
                <w:szCs w:val="18"/>
              </w:rPr>
              <w:t xml:space="preserve">This deliverable supports the transfer of agreed Qualtrics operational events or </w:t>
            </w:r>
            <w:r>
              <w:rPr>
                <w:i/>
                <w:iCs/>
                <w:szCs w:val="18"/>
              </w:rPr>
              <w:lastRenderedPageBreak/>
              <w:t>telemetry to Datadog through a Customer-approved standard integration mechanism for monitoring and operational visibility.</w:t>
            </w:r>
          </w:p>
        </w:tc>
        <w:tc>
          <w:tcPr>
            <w:tcW w:w="7750" w:type="dxa"/>
            <w:tcBorders>
              <w:top w:val="nil"/>
              <w:left w:val="nil"/>
              <w:bottom w:val="single" w:sz="8" w:space="0" w:color="000000"/>
              <w:right w:val="single" w:sz="8" w:space="0" w:color="000000"/>
            </w:tcBorders>
            <w:tcMar>
              <w:top w:w="100" w:type="dxa"/>
              <w:left w:w="100" w:type="dxa"/>
              <w:bottom w:w="100" w:type="dxa"/>
              <w:right w:w="100" w:type="dxa"/>
            </w:tcMar>
            <w:hideMark/>
          </w:tcPr>
          <w:p w14:paraId="5398BD16" w14:textId="77777777" w:rsidR="000B2BAA" w:rsidRPr="000B2BAA" w:rsidRDefault="000B2BAA" w:rsidP="00826016">
            <w:pPr>
              <w:spacing w:after="60"/>
              <w:rPr>
                <w:szCs w:val="18"/>
              </w:rPr>
            </w:pPr>
            <w:r>
              <w:rPr>
                <w:b/>
                <w:bCs/>
                <w:szCs w:val="18"/>
              </w:rPr>
              <w:lastRenderedPageBreak/>
              <w:t>Delivery Team Responsibilities</w:t>
            </w:r>
          </w:p>
          <w:p w14:paraId="259ACCA9" w14:textId="77777777" w:rsidR="000B2BAA" w:rsidRPr="000B2BAA" w:rsidRDefault="000B2BAA" w:rsidP="00826016">
            <w:pPr>
              <w:spacing w:after="60"/>
              <w:rPr>
                <w:szCs w:val="18"/>
              </w:rPr>
            </w:pPr>
            <w:r>
              <w:rPr>
                <w:b/>
                <w:bCs/>
                <w:szCs w:val="18"/>
              </w:rPr>
              <w:t>Configuration</w:t>
            </w:r>
          </w:p>
          <w:p w14:paraId="3EAA36CD" w14:textId="77777777" w:rsidR="000B2BAA" w:rsidRPr="000B2BAA" w:rsidRDefault="000B2BAA" w:rsidP="00835DBA">
            <w:pPr>
              <w:pStyle w:val="ListParagraph"/>
              <w:numPr>
                <w:ilvl w:val="0"/>
                <w:numId w:val="33"/>
              </w:numPr>
              <w:rPr>
                <w:sz w:val="18"/>
                <w:szCs w:val="18"/>
              </w:rPr>
            </w:pPr>
            <w:r>
              <w:rPr>
                <w:sz w:val="18"/>
                <w:szCs w:val="18"/>
              </w:rPr>
              <w:t>Conduct working sessions to confirm the in-scope Qualtrics operational events, Datadog destinations, payload requirements, tags, naming conventions, and monitoring use cases.</w:t>
            </w:r>
          </w:p>
          <w:p w14:paraId="23053449" w14:textId="77777777" w:rsidR="000B2BAA" w:rsidRPr="000B2BAA" w:rsidRDefault="000B2BAA" w:rsidP="00835DBA">
            <w:pPr>
              <w:pStyle w:val="ListParagraph"/>
              <w:numPr>
                <w:ilvl w:val="0"/>
                <w:numId w:val="33"/>
              </w:numPr>
              <w:rPr>
                <w:sz w:val="18"/>
                <w:szCs w:val="18"/>
              </w:rPr>
            </w:pPr>
            <w:r>
              <w:rPr>
                <w:sz w:val="18"/>
                <w:szCs w:val="18"/>
              </w:rPr>
              <w:lastRenderedPageBreak/>
              <w:t>Confirm the mutually approved standard integration mechanism, such as an API call or webhook, subject to product capability and license availability.</w:t>
            </w:r>
          </w:p>
          <w:p w14:paraId="19B397E2" w14:textId="77777777" w:rsidR="000B2BAA" w:rsidRPr="000B2BAA" w:rsidRDefault="000B2BAA" w:rsidP="00835DBA">
            <w:pPr>
              <w:pStyle w:val="ListParagraph"/>
              <w:numPr>
                <w:ilvl w:val="0"/>
                <w:numId w:val="33"/>
              </w:numPr>
              <w:rPr>
                <w:sz w:val="18"/>
                <w:szCs w:val="18"/>
              </w:rPr>
            </w:pPr>
            <w:r>
              <w:rPr>
                <w:sz w:val="18"/>
                <w:szCs w:val="18"/>
              </w:rPr>
              <w:t>Configure the agreed outbound integration from Qualtrics to the Customer-provided Datadog endpoint.</w:t>
            </w:r>
          </w:p>
          <w:p w14:paraId="19D677E5" w14:textId="77777777" w:rsidR="000B2BAA" w:rsidRPr="000B2BAA" w:rsidRDefault="000B2BAA" w:rsidP="00835DBA">
            <w:pPr>
              <w:pStyle w:val="ListParagraph"/>
              <w:numPr>
                <w:ilvl w:val="0"/>
                <w:numId w:val="33"/>
              </w:numPr>
              <w:rPr>
                <w:sz w:val="18"/>
                <w:szCs w:val="18"/>
              </w:rPr>
            </w:pPr>
            <w:r>
              <w:rPr>
                <w:sz w:val="18"/>
                <w:szCs w:val="18"/>
              </w:rPr>
              <w:t>Execute unit and integration testing in a non-production environment to confirm that agreed payloads are transmitted and received, and support production-readiness validation.</w:t>
            </w:r>
          </w:p>
          <w:p w14:paraId="53C247E9" w14:textId="77777777" w:rsidR="000B2BAA" w:rsidRPr="000B2BAA" w:rsidRDefault="000B2BAA" w:rsidP="00826016">
            <w:pPr>
              <w:spacing w:after="60"/>
              <w:rPr>
                <w:szCs w:val="18"/>
              </w:rPr>
            </w:pPr>
            <w:r>
              <w:rPr>
                <w:b/>
                <w:bCs/>
                <w:szCs w:val="18"/>
              </w:rPr>
              <w:t>Support</w:t>
            </w:r>
          </w:p>
          <w:p w14:paraId="5F4D8691" w14:textId="77777777" w:rsidR="000B2BAA" w:rsidRPr="000B2BAA" w:rsidRDefault="000B2BAA" w:rsidP="00835DBA">
            <w:pPr>
              <w:pStyle w:val="ListParagraph"/>
              <w:numPr>
                <w:ilvl w:val="0"/>
                <w:numId w:val="34"/>
              </w:numPr>
              <w:rPr>
                <w:sz w:val="18"/>
                <w:szCs w:val="18"/>
              </w:rPr>
            </w:pPr>
            <w:r>
              <w:rPr>
                <w:sz w:val="18"/>
                <w:szCs w:val="18"/>
              </w:rPr>
              <w:t>Assist with minor updates to Qualtrics-side event mappings, payload fields, headers, authentication references, and destination configuration within the agreed scope.</w:t>
            </w:r>
          </w:p>
          <w:p w14:paraId="3C30491C" w14:textId="77777777" w:rsidR="000B2BAA" w:rsidRPr="000B2BAA" w:rsidRDefault="000B2BAA" w:rsidP="00835DBA">
            <w:pPr>
              <w:pStyle w:val="ListParagraph"/>
              <w:numPr>
                <w:ilvl w:val="0"/>
                <w:numId w:val="34"/>
              </w:numPr>
              <w:rPr>
                <w:sz w:val="18"/>
                <w:szCs w:val="18"/>
              </w:rPr>
            </w:pPr>
            <w:r>
              <w:rPr>
                <w:sz w:val="18"/>
                <w:szCs w:val="18"/>
              </w:rPr>
              <w:t>Troubleshoot Qualtrics outbound requests, payload generation, authentication, and mapping issues and recommend remediation.</w:t>
            </w:r>
          </w:p>
          <w:p w14:paraId="2371883F" w14:textId="77777777" w:rsidR="000B2BAA" w:rsidRPr="000B2BAA" w:rsidRDefault="000B2BAA" w:rsidP="00835DBA">
            <w:pPr>
              <w:pStyle w:val="ListParagraph"/>
              <w:numPr>
                <w:ilvl w:val="0"/>
                <w:numId w:val="34"/>
              </w:numPr>
              <w:rPr>
                <w:sz w:val="18"/>
                <w:szCs w:val="18"/>
              </w:rPr>
            </w:pPr>
            <w:r>
              <w:rPr>
                <w:sz w:val="18"/>
                <w:szCs w:val="18"/>
              </w:rPr>
              <w:t>Support joint validation with the Customer’s Datadog, security, and network administrators to confirm that agreed events are received and classified as expected.</w:t>
            </w:r>
          </w:p>
          <w:p w14:paraId="5584A0E4" w14:textId="77777777" w:rsidR="000B2BAA" w:rsidRPr="000B2BAA" w:rsidRDefault="000B2BAA" w:rsidP="00826016">
            <w:pPr>
              <w:spacing w:after="60"/>
              <w:rPr>
                <w:szCs w:val="18"/>
              </w:rPr>
            </w:pPr>
            <w:r>
              <w:rPr>
                <w:b/>
                <w:bCs/>
                <w:szCs w:val="18"/>
              </w:rPr>
              <w:t>Customer Team Responsibilities</w:t>
            </w:r>
          </w:p>
          <w:p w14:paraId="5C1D3A05" w14:textId="77777777" w:rsidR="000B2BAA" w:rsidRPr="000B2BAA" w:rsidRDefault="000B2BAA" w:rsidP="00835DBA">
            <w:pPr>
              <w:pStyle w:val="ListParagraph"/>
              <w:numPr>
                <w:ilvl w:val="0"/>
                <w:numId w:val="35"/>
              </w:numPr>
              <w:rPr>
                <w:sz w:val="18"/>
                <w:szCs w:val="18"/>
              </w:rPr>
            </w:pPr>
            <w:r>
              <w:rPr>
                <w:sz w:val="18"/>
                <w:szCs w:val="18"/>
              </w:rPr>
              <w:t>Provide the Datadog site or region, approved endpoint, destination type, payload schema, naming conventions, tags, credentials, API keys, and required access through secure channels.</w:t>
            </w:r>
          </w:p>
          <w:p w14:paraId="6847C0EF" w14:textId="77777777" w:rsidR="000B2BAA" w:rsidRPr="000B2BAA" w:rsidRDefault="000B2BAA" w:rsidP="00835DBA">
            <w:pPr>
              <w:pStyle w:val="ListParagraph"/>
              <w:numPr>
                <w:ilvl w:val="0"/>
                <w:numId w:val="35"/>
              </w:numPr>
              <w:rPr>
                <w:sz w:val="18"/>
                <w:szCs w:val="18"/>
              </w:rPr>
            </w:pPr>
            <w:r>
              <w:rPr>
                <w:sz w:val="18"/>
                <w:szCs w:val="18"/>
              </w:rPr>
              <w:t>Configure and maintain Customer-owned Datadog monitors, dashboards, log pipelines, retention settings, access controls, notification rules, and downstream incident-management processes.</w:t>
            </w:r>
          </w:p>
          <w:p w14:paraId="23C178FA" w14:textId="77777777" w:rsidR="000B2BAA" w:rsidRPr="000B2BAA" w:rsidRDefault="000B2BAA" w:rsidP="00835DBA">
            <w:pPr>
              <w:pStyle w:val="ListParagraph"/>
              <w:numPr>
                <w:ilvl w:val="0"/>
                <w:numId w:val="35"/>
              </w:numPr>
              <w:rPr>
                <w:sz w:val="18"/>
                <w:szCs w:val="18"/>
              </w:rPr>
            </w:pPr>
            <w:r>
              <w:rPr>
                <w:sz w:val="18"/>
                <w:szCs w:val="18"/>
              </w:rPr>
              <w:t>Complete required network allow-listing, proxy, firewall, security, privacy, and platform approval activities.</w:t>
            </w:r>
          </w:p>
          <w:p w14:paraId="504AD4BA" w14:textId="77777777" w:rsidR="000B2BAA" w:rsidRPr="000B2BAA" w:rsidRDefault="000B2BAA" w:rsidP="00835DBA">
            <w:pPr>
              <w:pStyle w:val="ListParagraph"/>
              <w:numPr>
                <w:ilvl w:val="0"/>
                <w:numId w:val="35"/>
              </w:numPr>
              <w:rPr>
                <w:sz w:val="18"/>
                <w:szCs w:val="18"/>
              </w:rPr>
            </w:pPr>
            <w:r>
              <w:rPr>
                <w:sz w:val="18"/>
                <w:szCs w:val="18"/>
              </w:rPr>
              <w:t>Provide Datadog, security, network, and operations subject-matter experts for design decisions, troubleshooting, and testing.</w:t>
            </w:r>
          </w:p>
          <w:p w14:paraId="61CFCF77" w14:textId="77777777" w:rsidR="000B2BAA" w:rsidRPr="000B2BAA" w:rsidRDefault="000B2BAA" w:rsidP="00835DBA">
            <w:pPr>
              <w:pStyle w:val="ListParagraph"/>
              <w:numPr>
                <w:ilvl w:val="0"/>
                <w:numId w:val="35"/>
              </w:numPr>
              <w:rPr>
                <w:sz w:val="18"/>
                <w:szCs w:val="18"/>
              </w:rPr>
            </w:pPr>
            <w:r>
              <w:rPr>
                <w:sz w:val="18"/>
                <w:szCs w:val="18"/>
              </w:rPr>
              <w:t>Validate payload content, data classification, tags, endpoint receipt, monitoring behavior, and end-to-end results, and provide production approval.</w:t>
            </w:r>
          </w:p>
          <w:p w14:paraId="7C56F7A5" w14:textId="77777777" w:rsidR="000B2BAA" w:rsidRPr="000B2BAA" w:rsidRDefault="000B2BAA" w:rsidP="00835DBA">
            <w:pPr>
              <w:pStyle w:val="ListParagraph"/>
              <w:numPr>
                <w:ilvl w:val="0"/>
                <w:numId w:val="35"/>
              </w:numPr>
              <w:rPr>
                <w:sz w:val="18"/>
                <w:szCs w:val="18"/>
              </w:rPr>
            </w:pPr>
            <w:r>
              <w:rPr>
                <w:sz w:val="18"/>
                <w:szCs w:val="18"/>
              </w:rPr>
              <w:t>Monitor and maintain the Datadog integration after project completion, including credentials, endpoints, downstream rules, and changes required by platform updates.</w:t>
            </w:r>
          </w:p>
          <w:p w14:paraId="2F6778F7" w14:textId="77777777" w:rsidR="000B2BAA" w:rsidRPr="000B2BAA" w:rsidRDefault="000B2BAA" w:rsidP="00826016">
            <w:pPr>
              <w:spacing w:after="60"/>
              <w:rPr>
                <w:szCs w:val="18"/>
              </w:rPr>
            </w:pPr>
            <w:r>
              <w:rPr>
                <w:b/>
                <w:bCs/>
                <w:szCs w:val="18"/>
              </w:rPr>
              <w:t>Scope Notes and Exclusions</w:t>
            </w:r>
          </w:p>
          <w:p w14:paraId="2F987785" w14:textId="77777777" w:rsidR="000B2BAA" w:rsidRPr="000B2BAA" w:rsidRDefault="000B2BAA" w:rsidP="00835DBA">
            <w:pPr>
              <w:pStyle w:val="ListParagraph"/>
              <w:numPr>
                <w:ilvl w:val="0"/>
                <w:numId w:val="36"/>
              </w:numPr>
              <w:rPr>
                <w:sz w:val="18"/>
                <w:szCs w:val="18"/>
              </w:rPr>
            </w:pPr>
            <w:r>
              <w:rPr>
                <w:sz w:val="18"/>
                <w:szCs w:val="18"/>
              </w:rPr>
              <w:t>Scope is limited to the Qualtrics events, payloads, Datadog destination, and monitoring use cases mutually agreed during design.</w:t>
            </w:r>
          </w:p>
          <w:p w14:paraId="072DF05A" w14:textId="77777777" w:rsidR="000B2BAA" w:rsidRPr="000B2BAA" w:rsidRDefault="000B2BAA" w:rsidP="00835DBA">
            <w:pPr>
              <w:pStyle w:val="ListParagraph"/>
              <w:numPr>
                <w:ilvl w:val="0"/>
                <w:numId w:val="36"/>
              </w:numPr>
              <w:rPr>
                <w:sz w:val="18"/>
                <w:szCs w:val="18"/>
              </w:rPr>
            </w:pPr>
            <w:r>
              <w:rPr>
                <w:sz w:val="18"/>
                <w:szCs w:val="18"/>
              </w:rPr>
              <w:t>Custom middleware, bespoke connector development, and transformation logic outside standard Qualtrics capabilities are excluded unless explicitly added through change control.</w:t>
            </w:r>
          </w:p>
          <w:p w14:paraId="086A67AB" w14:textId="77777777" w:rsidR="000B2BAA" w:rsidRPr="000B2BAA" w:rsidRDefault="000B2BAA" w:rsidP="00835DBA">
            <w:pPr>
              <w:pStyle w:val="ListParagraph"/>
              <w:numPr>
                <w:ilvl w:val="0"/>
                <w:numId w:val="36"/>
              </w:numPr>
              <w:rPr>
                <w:sz w:val="18"/>
                <w:szCs w:val="18"/>
              </w:rPr>
            </w:pPr>
            <w:r>
              <w:rPr>
                <w:sz w:val="18"/>
                <w:szCs w:val="18"/>
              </w:rPr>
              <w:t>Datadog agent installation, infrastructure monitoring, application performance monitoring instrumentation, real-user monitoring implementation, synthetic-test creation, custom dashboards, custom monitors, log-pipeline engineering, and incident-response configuration are excluded unless explicitly identified in scope.</w:t>
            </w:r>
          </w:p>
          <w:p w14:paraId="7517BCB9" w14:textId="77777777" w:rsidR="000B2BAA" w:rsidRPr="000B2BAA" w:rsidRDefault="000B2BAA" w:rsidP="00835DBA">
            <w:pPr>
              <w:pStyle w:val="ListParagraph"/>
              <w:numPr>
                <w:ilvl w:val="0"/>
                <w:numId w:val="36"/>
              </w:numPr>
              <w:rPr>
                <w:sz w:val="18"/>
                <w:szCs w:val="18"/>
              </w:rPr>
            </w:pPr>
            <w:r>
              <w:rPr>
                <w:sz w:val="18"/>
                <w:szCs w:val="18"/>
              </w:rPr>
              <w:t>The integration depends on supported Qualtrics capabilities, applicable licenses, accessible Customer endpoints, valid Customer credentials, and Customer security approval. Third-party product defects or limitations remain outside the Delivery Team’s responsibility.</w:t>
            </w:r>
          </w:p>
          <w:p w14:paraId="2AAFE87D" w14:textId="77777777" w:rsidR="000B2BAA" w:rsidRPr="000B2BAA" w:rsidRDefault="000B2BAA" w:rsidP="00835DBA">
            <w:pPr>
              <w:pStyle w:val="ListParagraph"/>
              <w:numPr>
                <w:ilvl w:val="0"/>
                <w:numId w:val="36"/>
              </w:numPr>
              <w:rPr>
                <w:sz w:val="18"/>
                <w:szCs w:val="18"/>
              </w:rPr>
            </w:pPr>
            <w:r>
              <w:rPr>
                <w:sz w:val="18"/>
                <w:szCs w:val="18"/>
              </w:rPr>
              <w:t>Any additional events, payloads, destinations, environments, or material mapping changes after approval will be managed through formal change control.</w:t>
            </w:r>
          </w:p>
        </w:tc>
      </w:tr>
    </w:tbl>
    <w:tbl>
      <w:tblPr>
        <w:tblW w:w="1044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2690"/>
        <w:gridCol w:w="7750"/>
      </w:tblGrid>
      <w:tr w:rsidR="000B2BAA" w:rsidRPr="000B2BAA" w14:paraId="4EFCE04D" w14:textId="77777777" w:rsidTr="00826016">
        <w:trPr>
          <w:trHeight w:val="380"/>
        </w:trPr>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1E358764" w14:textId="77777777" w:rsidR="000B2BAA" w:rsidRPr="000B2BAA" w:rsidRDefault="000B2BAA" w:rsidP="00826016">
            <w:pPr>
              <w:pStyle w:val="Normal1"/>
              <w:spacing w:after="60"/>
              <w:rPr>
                <w:rFonts w:ascii="Arial" w:hAnsi="Arial" w:cs="Arial"/>
                <w:b/>
                <w:color w:val="000000"/>
                <w:sz w:val="18"/>
                <w:szCs w:val="18"/>
              </w:rPr>
            </w:pPr>
            <w:r>
              <w:rPr>
                <w:rFonts w:ascii="Arial" w:hAnsi="Arial" w:cs="Arial"/>
                <w:b/>
                <w:color w:val="000000"/>
                <w:sz w:val="18"/>
                <w:szCs w:val="18"/>
              </w:rPr>
              <w:lastRenderedPageBreak/>
              <w:t>XM Directory Support</w:t>
            </w:r>
          </w:p>
          <w:p w14:paraId="0697DA47" w14:textId="77777777" w:rsidR="000B2BAA" w:rsidRPr="000B2BAA" w:rsidRDefault="000B2BAA" w:rsidP="00826016">
            <w:pPr>
              <w:pStyle w:val="Normal1"/>
              <w:spacing w:after="60"/>
              <w:rPr>
                <w:rFonts w:ascii="Arial" w:hAnsi="Arial" w:cs="Arial"/>
                <w:bCs/>
                <w:i/>
                <w:iCs/>
                <w:color w:val="000000"/>
                <w:sz w:val="18"/>
                <w:szCs w:val="18"/>
              </w:rPr>
            </w:pPr>
            <w:r>
              <w:rPr>
                <w:rFonts w:ascii="Arial" w:hAnsi="Arial" w:cs="Arial"/>
                <w:bCs/>
                <w:i/>
                <w:iCs/>
                <w:color w:val="000000"/>
                <w:sz w:val="18"/>
                <w:szCs w:val="18"/>
              </w:rPr>
              <w:t xml:space="preserve">XM Directory is a contact management platform that allows you to create and </w:t>
            </w:r>
            <w:r>
              <w:rPr>
                <w:rFonts w:ascii="Arial" w:hAnsi="Arial" w:cs="Arial"/>
                <w:bCs/>
                <w:i/>
                <w:iCs/>
                <w:color w:val="000000"/>
                <w:sz w:val="18"/>
                <w:szCs w:val="18"/>
              </w:rPr>
              <w:lastRenderedPageBreak/>
              <w:t>update contact information in one central database and send surveys directly to mailing lists, decrease the number of duplicate contacts easily to prevent repeat uploads, and manage your global opt-outs from the directory. You can also limit the amount of times a respondent can be contacted by your brand to prevent response fatigue and improve the survey taking experience.</w:t>
            </w:r>
          </w:p>
        </w:tc>
        <w:tc>
          <w:tcPr>
            <w:tcW w:w="77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A9D8C32" w14:textId="77777777" w:rsidR="000B2BAA" w:rsidRPr="000B2BAA" w:rsidRDefault="000B2BAA" w:rsidP="00826016">
            <w:pPr>
              <w:widowControl w:val="0"/>
              <w:spacing w:after="60" w:line="240" w:lineRule="auto"/>
              <w:rPr>
                <w:rFonts w:eastAsia="Roboto"/>
                <w:b/>
                <w:bCs/>
                <w:color w:val="000000" w:themeColor="text1"/>
                <w:szCs w:val="18"/>
              </w:rPr>
            </w:pPr>
            <w:r>
              <w:rPr>
                <w:rFonts w:eastAsia="Roboto"/>
                <w:b/>
                <w:bCs/>
                <w:szCs w:val="18"/>
              </w:rPr>
              <w:lastRenderedPageBreak/>
              <w:t>Delivery Team Responsibilities</w:t>
            </w:r>
            <w:r>
              <w:rPr>
                <w:rFonts w:eastAsia="Roboto"/>
                <w:b/>
                <w:bCs/>
                <w:color w:val="000000" w:themeColor="text1"/>
                <w:szCs w:val="18"/>
              </w:rPr>
              <w:t xml:space="preserve"> </w:t>
            </w:r>
          </w:p>
          <w:p w14:paraId="591808B1" w14:textId="77777777" w:rsidR="000B2BAA" w:rsidRPr="000B2BAA" w:rsidRDefault="000B2BAA" w:rsidP="00826016">
            <w:pPr>
              <w:pStyle w:val="Normal1"/>
              <w:spacing w:after="60"/>
              <w:rPr>
                <w:rFonts w:ascii="Arial" w:eastAsia="Roboto" w:hAnsi="Arial" w:cs="Arial"/>
                <w:b/>
                <w:color w:val="000000"/>
                <w:sz w:val="18"/>
                <w:szCs w:val="18"/>
              </w:rPr>
            </w:pPr>
            <w:r>
              <w:rPr>
                <w:rFonts w:ascii="Arial" w:eastAsia="Roboto" w:hAnsi="Arial" w:cs="Arial"/>
                <w:b/>
                <w:color w:val="000000" w:themeColor="text1"/>
                <w:sz w:val="18"/>
                <w:szCs w:val="18"/>
              </w:rPr>
              <w:t>Configuration</w:t>
            </w:r>
          </w:p>
          <w:p w14:paraId="0A1266CA" w14:textId="77777777" w:rsidR="000B2BAA" w:rsidRPr="000B2BAA" w:rsidRDefault="000B2BAA" w:rsidP="00835DBA">
            <w:pPr>
              <w:pStyle w:val="Normal1"/>
              <w:numPr>
                <w:ilvl w:val="0"/>
                <w:numId w:val="11"/>
              </w:numPr>
              <w:spacing w:after="60"/>
              <w:rPr>
                <w:rFonts w:ascii="Arial" w:eastAsia="Roboto" w:hAnsi="Arial" w:cs="Arial"/>
                <w:color w:val="000000"/>
                <w:sz w:val="18"/>
                <w:szCs w:val="18"/>
              </w:rPr>
            </w:pPr>
            <w:r>
              <w:rPr>
                <w:rFonts w:ascii="Arial" w:eastAsia="Roboto" w:hAnsi="Arial" w:cs="Arial"/>
                <w:color w:val="000000" w:themeColor="text1"/>
                <w:sz w:val="18"/>
                <w:szCs w:val="18"/>
              </w:rPr>
              <w:t>Configure XM Directory for contact management.</w:t>
            </w:r>
          </w:p>
          <w:p w14:paraId="7EFE09DA" w14:textId="77777777" w:rsidR="000B2BAA" w:rsidRPr="000B2BAA" w:rsidRDefault="000B2BAA" w:rsidP="00835DBA">
            <w:pPr>
              <w:pStyle w:val="Normal1"/>
              <w:numPr>
                <w:ilvl w:val="0"/>
                <w:numId w:val="11"/>
              </w:numPr>
              <w:spacing w:after="60"/>
              <w:rPr>
                <w:rFonts w:ascii="Arial" w:eastAsia="Roboto" w:hAnsi="Arial" w:cs="Arial"/>
                <w:color w:val="000000"/>
                <w:sz w:val="18"/>
                <w:szCs w:val="18"/>
              </w:rPr>
            </w:pPr>
            <w:r>
              <w:rPr>
                <w:rFonts w:ascii="Arial" w:eastAsia="Roboto" w:hAnsi="Arial" w:cs="Arial"/>
                <w:color w:val="000000" w:themeColor="text1"/>
                <w:sz w:val="18"/>
                <w:szCs w:val="18"/>
              </w:rPr>
              <w:lastRenderedPageBreak/>
              <w:t>Set up contact import, deduplication, and embedded data mapping.</w:t>
            </w:r>
          </w:p>
          <w:p w14:paraId="72CCF26B" w14:textId="77777777" w:rsidR="000B2BAA" w:rsidRPr="000B2BAA" w:rsidRDefault="000B2BAA" w:rsidP="00835DBA">
            <w:pPr>
              <w:pStyle w:val="Normal1"/>
              <w:numPr>
                <w:ilvl w:val="0"/>
                <w:numId w:val="11"/>
              </w:numPr>
              <w:spacing w:after="60"/>
              <w:rPr>
                <w:rFonts w:ascii="Arial" w:eastAsia="Roboto" w:hAnsi="Arial" w:cs="Arial"/>
                <w:color w:val="000000"/>
                <w:sz w:val="18"/>
                <w:szCs w:val="18"/>
              </w:rPr>
            </w:pPr>
            <w:r>
              <w:rPr>
                <w:rFonts w:ascii="Arial" w:eastAsia="Roboto" w:hAnsi="Arial" w:cs="Arial"/>
                <w:color w:val="000000" w:themeColor="text1"/>
                <w:sz w:val="18"/>
                <w:szCs w:val="18"/>
              </w:rPr>
              <w:t>Apply directory permissions and security settings.</w:t>
            </w:r>
          </w:p>
          <w:p w14:paraId="3B7CE73C" w14:textId="77777777" w:rsidR="000B2BAA" w:rsidRPr="000B2BAA" w:rsidRDefault="000B2BAA" w:rsidP="00835DBA">
            <w:pPr>
              <w:pStyle w:val="Normal1"/>
              <w:numPr>
                <w:ilvl w:val="0"/>
                <w:numId w:val="11"/>
              </w:numPr>
              <w:spacing w:after="60"/>
              <w:rPr>
                <w:rFonts w:ascii="Arial" w:eastAsia="Roboto" w:hAnsi="Arial" w:cs="Arial"/>
                <w:color w:val="000000"/>
                <w:sz w:val="18"/>
                <w:szCs w:val="18"/>
              </w:rPr>
            </w:pPr>
            <w:r>
              <w:rPr>
                <w:rFonts w:ascii="Arial" w:eastAsia="Roboto" w:hAnsi="Arial" w:cs="Arial"/>
                <w:color w:val="000000" w:themeColor="text1"/>
                <w:sz w:val="18"/>
                <w:szCs w:val="18"/>
              </w:rPr>
              <w:t>Link distribution lists to surveys.</w:t>
            </w:r>
          </w:p>
          <w:p w14:paraId="41BFC615" w14:textId="77777777" w:rsidR="000B2BAA" w:rsidRPr="000B2BAA" w:rsidRDefault="000B2BAA" w:rsidP="00826016">
            <w:pPr>
              <w:pStyle w:val="Normal1"/>
              <w:spacing w:after="60"/>
              <w:rPr>
                <w:rFonts w:ascii="Arial" w:eastAsia="Roboto" w:hAnsi="Arial" w:cs="Arial"/>
                <w:b/>
                <w:color w:val="000000"/>
                <w:sz w:val="18"/>
                <w:szCs w:val="18"/>
              </w:rPr>
            </w:pPr>
            <w:r>
              <w:rPr>
                <w:rFonts w:ascii="Arial" w:eastAsia="Roboto" w:hAnsi="Arial" w:cs="Arial"/>
                <w:b/>
                <w:color w:val="000000" w:themeColor="text1"/>
                <w:sz w:val="18"/>
                <w:szCs w:val="18"/>
              </w:rPr>
              <w:t>Support</w:t>
            </w:r>
          </w:p>
          <w:p w14:paraId="751EF2EF" w14:textId="77777777" w:rsidR="000B2BAA" w:rsidRPr="000B2BAA" w:rsidRDefault="000B2BAA" w:rsidP="00835DBA">
            <w:pPr>
              <w:pStyle w:val="Normal1"/>
              <w:numPr>
                <w:ilvl w:val="0"/>
                <w:numId w:val="13"/>
              </w:numPr>
              <w:spacing w:after="60"/>
              <w:rPr>
                <w:rFonts w:ascii="Arial" w:eastAsia="Roboto" w:hAnsi="Arial" w:cs="Arial"/>
                <w:color w:val="000000"/>
                <w:sz w:val="18"/>
                <w:szCs w:val="18"/>
              </w:rPr>
            </w:pPr>
            <w:r>
              <w:rPr>
                <w:rFonts w:ascii="Arial" w:eastAsia="Roboto" w:hAnsi="Arial" w:cs="Arial"/>
                <w:color w:val="000000" w:themeColor="text1"/>
                <w:sz w:val="18"/>
                <w:szCs w:val="18"/>
              </w:rPr>
              <w:t>Assist with contact data updates or corrections.</w:t>
            </w:r>
          </w:p>
          <w:p w14:paraId="3F5ABCD3" w14:textId="77777777" w:rsidR="000B2BAA" w:rsidRPr="000B2BAA" w:rsidRDefault="000B2BAA" w:rsidP="00835DBA">
            <w:pPr>
              <w:pStyle w:val="Normal1"/>
              <w:numPr>
                <w:ilvl w:val="0"/>
                <w:numId w:val="13"/>
              </w:numPr>
              <w:spacing w:after="60"/>
              <w:rPr>
                <w:rFonts w:ascii="Arial" w:eastAsia="Roboto" w:hAnsi="Arial" w:cs="Arial"/>
                <w:color w:val="000000"/>
                <w:sz w:val="18"/>
                <w:szCs w:val="18"/>
              </w:rPr>
            </w:pPr>
            <w:r>
              <w:rPr>
                <w:rFonts w:ascii="Arial" w:eastAsia="Roboto" w:hAnsi="Arial" w:cs="Arial"/>
                <w:color w:val="000000" w:themeColor="text1"/>
                <w:sz w:val="18"/>
                <w:szCs w:val="18"/>
              </w:rPr>
              <w:t>Provide guidance on segmentation or embedded data changes.</w:t>
            </w:r>
          </w:p>
          <w:p w14:paraId="170ACA30" w14:textId="77777777" w:rsidR="000B2BAA" w:rsidRPr="000B2BAA" w:rsidRDefault="000B2BAA" w:rsidP="00835DBA">
            <w:pPr>
              <w:pStyle w:val="Normal1"/>
              <w:numPr>
                <w:ilvl w:val="0"/>
                <w:numId w:val="13"/>
              </w:numPr>
              <w:spacing w:after="60"/>
              <w:rPr>
                <w:rFonts w:ascii="Arial" w:eastAsia="Roboto" w:hAnsi="Arial" w:cs="Arial"/>
                <w:color w:val="000000"/>
                <w:sz w:val="18"/>
                <w:szCs w:val="18"/>
              </w:rPr>
            </w:pPr>
            <w:r>
              <w:rPr>
                <w:rFonts w:ascii="Arial" w:eastAsia="Roboto" w:hAnsi="Arial" w:cs="Arial"/>
                <w:color w:val="000000" w:themeColor="text1"/>
                <w:sz w:val="18"/>
                <w:szCs w:val="18"/>
              </w:rPr>
              <w:t>Troubleshoot directory-related issues.</w:t>
            </w:r>
          </w:p>
          <w:p w14:paraId="13FB5D9F" w14:textId="77777777" w:rsidR="000B2BAA" w:rsidRPr="000B2BAA" w:rsidRDefault="000B2BAA" w:rsidP="00826016">
            <w:pPr>
              <w:pStyle w:val="Normal1"/>
              <w:spacing w:after="60"/>
              <w:rPr>
                <w:rFonts w:ascii="Arial" w:eastAsia="Roboto" w:hAnsi="Arial" w:cs="Arial"/>
                <w:b/>
                <w:bCs/>
                <w:color w:val="000000"/>
                <w:sz w:val="18"/>
                <w:szCs w:val="18"/>
              </w:rPr>
            </w:pPr>
            <w:r>
              <w:rPr>
                <w:rFonts w:ascii="Arial" w:eastAsia="Roboto" w:hAnsi="Arial" w:cs="Arial"/>
                <w:b/>
                <w:bCs/>
                <w:color w:val="000000" w:themeColor="text1"/>
                <w:sz w:val="18"/>
                <w:szCs w:val="18"/>
              </w:rPr>
              <w:t>Customer Team Responsibilities</w:t>
            </w:r>
          </w:p>
          <w:p w14:paraId="2D43497F" w14:textId="77777777" w:rsidR="000B2BAA" w:rsidRPr="000B2BAA" w:rsidRDefault="000B2BAA" w:rsidP="00835DBA">
            <w:pPr>
              <w:pStyle w:val="ListParagraph"/>
              <w:numPr>
                <w:ilvl w:val="0"/>
                <w:numId w:val="22"/>
              </w:numPr>
              <w:rPr>
                <w:rFonts w:eastAsia="Roboto"/>
                <w:sz w:val="18"/>
                <w:szCs w:val="18"/>
                <w:lang w:val="en-US"/>
              </w:rPr>
            </w:pPr>
            <w:r>
              <w:rPr>
                <w:rFonts w:eastAsia="Roboto"/>
                <w:sz w:val="18"/>
                <w:szCs w:val="18"/>
                <w:lang w:val="en-US"/>
              </w:rPr>
              <w:t xml:space="preserve">Provide accurate contact data, required fields, and formatting guidelines for directory imports. </w:t>
            </w:r>
          </w:p>
          <w:p w14:paraId="0967517A" w14:textId="77777777" w:rsidR="000B2BAA" w:rsidRPr="000B2BAA" w:rsidRDefault="000B2BAA" w:rsidP="00835DBA">
            <w:pPr>
              <w:pStyle w:val="ListParagraph"/>
              <w:numPr>
                <w:ilvl w:val="0"/>
                <w:numId w:val="22"/>
              </w:numPr>
              <w:rPr>
                <w:rFonts w:eastAsia="Roboto"/>
                <w:sz w:val="18"/>
                <w:szCs w:val="18"/>
              </w:rPr>
            </w:pPr>
            <w:r>
              <w:rPr>
                <w:rFonts w:eastAsia="Roboto"/>
                <w:sz w:val="18"/>
                <w:szCs w:val="18"/>
              </w:rPr>
              <w:t xml:space="preserve">Share business rules for deduplication, contact hierarchy, segmentation, and embedded data requirements. </w:t>
            </w:r>
          </w:p>
          <w:p w14:paraId="5BAD5B9B" w14:textId="77777777" w:rsidR="000B2BAA" w:rsidRPr="000B2BAA" w:rsidRDefault="000B2BAA" w:rsidP="00835DBA">
            <w:pPr>
              <w:pStyle w:val="ListParagraph"/>
              <w:numPr>
                <w:ilvl w:val="0"/>
                <w:numId w:val="22"/>
              </w:numPr>
              <w:rPr>
                <w:rFonts w:eastAsia="Roboto"/>
                <w:sz w:val="18"/>
                <w:szCs w:val="18"/>
              </w:rPr>
            </w:pPr>
            <w:r>
              <w:rPr>
                <w:rFonts w:eastAsia="Roboto"/>
                <w:sz w:val="18"/>
                <w:szCs w:val="18"/>
              </w:rPr>
              <w:t xml:space="preserve">Supply any access, permission, or compliance constraints related to contact storage and usage. </w:t>
            </w:r>
          </w:p>
          <w:p w14:paraId="24A0428B" w14:textId="77777777" w:rsidR="000B2BAA" w:rsidRPr="000B2BAA" w:rsidRDefault="000B2BAA" w:rsidP="00835DBA">
            <w:pPr>
              <w:pStyle w:val="ListParagraph"/>
              <w:numPr>
                <w:ilvl w:val="0"/>
                <w:numId w:val="22"/>
              </w:numPr>
              <w:rPr>
                <w:rFonts w:eastAsia="Roboto"/>
                <w:sz w:val="18"/>
                <w:szCs w:val="18"/>
                <w:lang w:val="en-US"/>
              </w:rPr>
            </w:pPr>
            <w:r>
              <w:rPr>
                <w:rFonts w:eastAsia="Roboto"/>
                <w:sz w:val="18"/>
                <w:szCs w:val="18"/>
                <w:lang w:val="en-US"/>
              </w:rPr>
              <w:t xml:space="preserve">Review configured directory setup, embedded data mappings, and list linkages; provide timely feedback. </w:t>
            </w:r>
          </w:p>
          <w:p w14:paraId="3325A44A" w14:textId="77777777" w:rsidR="000B2BAA" w:rsidRPr="000B2BAA" w:rsidRDefault="000B2BAA" w:rsidP="00835DBA">
            <w:pPr>
              <w:pStyle w:val="ListParagraph"/>
              <w:numPr>
                <w:ilvl w:val="0"/>
                <w:numId w:val="22"/>
              </w:numPr>
              <w:rPr>
                <w:rFonts w:eastAsia="Roboto"/>
                <w:sz w:val="18"/>
                <w:szCs w:val="18"/>
              </w:rPr>
            </w:pPr>
            <w:r>
              <w:rPr>
                <w:rFonts w:eastAsia="Roboto"/>
                <w:sz w:val="18"/>
                <w:szCs w:val="18"/>
              </w:rPr>
              <w:t xml:space="preserve">Validate imported contacts, segmentation logic, and sampling behavior during testing. </w:t>
            </w:r>
          </w:p>
          <w:p w14:paraId="461C83E6" w14:textId="77777777" w:rsidR="000B2BAA" w:rsidRPr="000B2BAA" w:rsidRDefault="000B2BAA" w:rsidP="00835DBA">
            <w:pPr>
              <w:pStyle w:val="ListParagraph"/>
              <w:numPr>
                <w:ilvl w:val="0"/>
                <w:numId w:val="22"/>
              </w:numPr>
              <w:rPr>
                <w:rFonts w:eastAsia="Roboto"/>
                <w:sz w:val="18"/>
                <w:szCs w:val="18"/>
              </w:rPr>
            </w:pPr>
            <w:r>
              <w:rPr>
                <w:rFonts w:eastAsia="Roboto"/>
                <w:sz w:val="18"/>
                <w:szCs w:val="18"/>
              </w:rPr>
              <w:t>Report any issues related to contact data, segmentation, or directory behavior.</w:t>
            </w:r>
          </w:p>
        </w:tc>
      </w:tr>
      <w:tr w:rsidR="000B2BAA" w:rsidRPr="000B2BAA" w14:paraId="0E4F711F" w14:textId="77777777" w:rsidTr="00826016">
        <w:trPr>
          <w:trHeight w:val="380"/>
        </w:trPr>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635CA54" w14:textId="77777777" w:rsidR="000B2BAA" w:rsidRPr="000B2BAA" w:rsidRDefault="000B2BAA" w:rsidP="00826016">
            <w:pPr>
              <w:widowControl w:val="0"/>
              <w:spacing w:after="60" w:line="240" w:lineRule="auto"/>
              <w:rPr>
                <w:rFonts w:eastAsia="Roboto"/>
                <w:b/>
                <w:szCs w:val="18"/>
              </w:rPr>
            </w:pPr>
            <w:r>
              <w:rPr>
                <w:rFonts w:eastAsia="Roboto"/>
                <w:b/>
                <w:szCs w:val="18"/>
              </w:rPr>
              <w:lastRenderedPageBreak/>
              <w:t>Dashboard Configuration Support</w:t>
            </w:r>
          </w:p>
          <w:p w14:paraId="689FE8FB" w14:textId="77777777" w:rsidR="000B2BAA" w:rsidRPr="000B2BAA" w:rsidRDefault="000B2BAA" w:rsidP="00826016">
            <w:pPr>
              <w:widowControl w:val="0"/>
              <w:spacing w:after="60" w:line="240" w:lineRule="auto"/>
              <w:rPr>
                <w:rFonts w:eastAsia="Roboto"/>
                <w:bCs/>
                <w:i/>
                <w:iCs/>
                <w:szCs w:val="18"/>
              </w:rPr>
            </w:pPr>
            <w:r>
              <w:rPr>
                <w:rFonts w:eastAsia="Roboto"/>
                <w:bCs/>
                <w:i/>
                <w:iCs/>
                <w:szCs w:val="18"/>
              </w:rPr>
              <w:t xml:space="preserve">Dashboards can be used to share the results of ongoing research programs by mapping one or more data sources into dynamic visualizations called widgets. </w:t>
            </w:r>
          </w:p>
          <w:p w14:paraId="59B9D7AC" w14:textId="77777777" w:rsidR="000B2BAA" w:rsidRPr="000B2BAA" w:rsidRDefault="000B2BAA" w:rsidP="00826016">
            <w:pPr>
              <w:widowControl w:val="0"/>
              <w:spacing w:after="60" w:line="240" w:lineRule="auto"/>
              <w:rPr>
                <w:rFonts w:eastAsia="Roboto"/>
                <w:bCs/>
                <w:i/>
                <w:iCs/>
                <w:szCs w:val="18"/>
              </w:rPr>
            </w:pPr>
            <w:r>
              <w:rPr>
                <w:rFonts w:eastAsia="Roboto"/>
                <w:bCs/>
                <w:i/>
                <w:iCs/>
                <w:szCs w:val="18"/>
              </w:rPr>
              <w:t xml:space="preserve">Widgets dynamically present data in graphs, pictures, and tables. Dashboard pages can be used to group widgets in impactful ways. </w:t>
            </w:r>
          </w:p>
          <w:p w14:paraId="4993D04E" w14:textId="77777777" w:rsidR="000B2BAA" w:rsidRPr="000B2BAA" w:rsidRDefault="000B2BAA" w:rsidP="00826016">
            <w:pPr>
              <w:widowControl w:val="0"/>
              <w:spacing w:after="60" w:line="240" w:lineRule="auto"/>
              <w:rPr>
                <w:rFonts w:eastAsia="Roboto"/>
                <w:b/>
                <w:szCs w:val="18"/>
              </w:rPr>
            </w:pPr>
            <w:r>
              <w:rPr>
                <w:rFonts w:eastAsia="Roboto"/>
                <w:bCs/>
                <w:i/>
                <w:iCs/>
                <w:szCs w:val="18"/>
              </w:rPr>
              <w:t>Both pages and widgets can be filtered, edited, and shared with restrictions based on audience needs and security levels.</w:t>
            </w:r>
          </w:p>
        </w:tc>
        <w:tc>
          <w:tcPr>
            <w:tcW w:w="77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6AB0C9D" w14:textId="77777777" w:rsidR="000B2BAA" w:rsidRPr="000B2BAA" w:rsidRDefault="000B2BAA" w:rsidP="00826016">
            <w:pPr>
              <w:widowControl w:val="0"/>
              <w:spacing w:after="60" w:line="240" w:lineRule="auto"/>
              <w:rPr>
                <w:rFonts w:eastAsia="Roboto"/>
                <w:szCs w:val="18"/>
              </w:rPr>
            </w:pPr>
            <w:r>
              <w:rPr>
                <w:rFonts w:eastAsia="Roboto"/>
                <w:b/>
                <w:bCs/>
                <w:szCs w:val="18"/>
              </w:rPr>
              <w:t>Delivery Team Responsibilities</w:t>
            </w:r>
            <w:r>
              <w:rPr>
                <w:rFonts w:eastAsia="Roboto"/>
                <w:szCs w:val="18"/>
              </w:rPr>
              <w:t xml:space="preserve"> </w:t>
            </w:r>
          </w:p>
          <w:p w14:paraId="2B0FB96E" w14:textId="77777777" w:rsidR="000B2BAA" w:rsidRPr="000B2BAA" w:rsidRDefault="000B2BAA" w:rsidP="00826016">
            <w:pPr>
              <w:widowControl w:val="0"/>
              <w:spacing w:after="60" w:line="240" w:lineRule="auto"/>
              <w:rPr>
                <w:rFonts w:eastAsia="Roboto"/>
                <w:b/>
                <w:szCs w:val="18"/>
              </w:rPr>
            </w:pPr>
            <w:r>
              <w:rPr>
                <w:rFonts w:eastAsia="Roboto"/>
                <w:b/>
                <w:szCs w:val="18"/>
              </w:rPr>
              <w:t>Configuration</w:t>
            </w:r>
          </w:p>
          <w:p w14:paraId="15497500" w14:textId="77777777" w:rsidR="000B2BAA" w:rsidRPr="000B2BAA" w:rsidRDefault="000B2BAA" w:rsidP="00835DBA">
            <w:pPr>
              <w:pStyle w:val="ListParagraph"/>
              <w:widowControl w:val="0"/>
              <w:numPr>
                <w:ilvl w:val="0"/>
                <w:numId w:val="9"/>
              </w:numPr>
              <w:spacing w:after="60" w:line="240" w:lineRule="auto"/>
              <w:rPr>
                <w:rFonts w:eastAsia="Roboto"/>
                <w:bCs/>
                <w:sz w:val="18"/>
                <w:szCs w:val="18"/>
              </w:rPr>
            </w:pPr>
            <w:r>
              <w:rPr>
                <w:rFonts w:eastAsia="Roboto"/>
                <w:bCs/>
                <w:sz w:val="18"/>
                <w:szCs w:val="18"/>
              </w:rPr>
              <w:t>Configure dashboards for reporting survey results, including layout and widgets.</w:t>
            </w:r>
          </w:p>
          <w:p w14:paraId="3E1A31C7" w14:textId="77777777" w:rsidR="000B2BAA" w:rsidRPr="000B2BAA" w:rsidRDefault="000B2BAA" w:rsidP="00835DBA">
            <w:pPr>
              <w:pStyle w:val="ListParagraph"/>
              <w:widowControl w:val="0"/>
              <w:numPr>
                <w:ilvl w:val="0"/>
                <w:numId w:val="9"/>
              </w:numPr>
              <w:spacing w:after="60" w:line="240" w:lineRule="auto"/>
              <w:rPr>
                <w:rFonts w:eastAsia="Roboto"/>
                <w:bCs/>
                <w:sz w:val="18"/>
                <w:szCs w:val="18"/>
              </w:rPr>
            </w:pPr>
            <w:r>
              <w:rPr>
                <w:rFonts w:eastAsia="Roboto"/>
                <w:bCs/>
                <w:sz w:val="18"/>
                <w:szCs w:val="18"/>
              </w:rPr>
              <w:t>Create visualizations (charts, tables, KPIs) based on survey data.</w:t>
            </w:r>
          </w:p>
          <w:p w14:paraId="0DF482A7" w14:textId="77777777" w:rsidR="000B2BAA" w:rsidRPr="000B2BAA" w:rsidRDefault="000B2BAA" w:rsidP="00835DBA">
            <w:pPr>
              <w:pStyle w:val="ListParagraph"/>
              <w:widowControl w:val="0"/>
              <w:numPr>
                <w:ilvl w:val="0"/>
                <w:numId w:val="9"/>
              </w:numPr>
              <w:spacing w:after="60" w:line="240" w:lineRule="auto"/>
              <w:rPr>
                <w:rFonts w:eastAsia="Roboto"/>
                <w:bCs/>
                <w:sz w:val="18"/>
                <w:szCs w:val="18"/>
              </w:rPr>
            </w:pPr>
            <w:r>
              <w:rPr>
                <w:rFonts w:eastAsia="Roboto"/>
                <w:bCs/>
                <w:sz w:val="18"/>
                <w:szCs w:val="18"/>
              </w:rPr>
              <w:t>Apply branding and styling to dashboards.</w:t>
            </w:r>
          </w:p>
          <w:p w14:paraId="7844EE99" w14:textId="77777777" w:rsidR="000B2BAA" w:rsidRPr="000B2BAA" w:rsidRDefault="000B2BAA" w:rsidP="00835DBA">
            <w:pPr>
              <w:pStyle w:val="ListParagraph"/>
              <w:widowControl w:val="0"/>
              <w:numPr>
                <w:ilvl w:val="0"/>
                <w:numId w:val="9"/>
              </w:numPr>
              <w:spacing w:after="60" w:line="240" w:lineRule="auto"/>
              <w:rPr>
                <w:rFonts w:eastAsia="Roboto"/>
                <w:bCs/>
                <w:sz w:val="18"/>
                <w:szCs w:val="18"/>
              </w:rPr>
            </w:pPr>
            <w:r>
              <w:rPr>
                <w:rFonts w:eastAsia="Roboto"/>
                <w:bCs/>
                <w:sz w:val="18"/>
                <w:szCs w:val="18"/>
              </w:rPr>
              <w:t>Set up filters, roles, and permissions for dashboard access.</w:t>
            </w:r>
          </w:p>
          <w:p w14:paraId="07824AB0" w14:textId="77777777" w:rsidR="000B2BAA" w:rsidRPr="000B2BAA" w:rsidRDefault="000B2BAA" w:rsidP="00835DBA">
            <w:pPr>
              <w:pStyle w:val="ListParagraph"/>
              <w:widowControl w:val="0"/>
              <w:numPr>
                <w:ilvl w:val="0"/>
                <w:numId w:val="9"/>
              </w:numPr>
              <w:spacing w:after="60" w:line="240" w:lineRule="auto"/>
              <w:rPr>
                <w:rFonts w:eastAsia="Roboto"/>
                <w:bCs/>
                <w:sz w:val="18"/>
                <w:szCs w:val="18"/>
              </w:rPr>
            </w:pPr>
            <w:r>
              <w:rPr>
                <w:rFonts w:eastAsia="Roboto"/>
                <w:bCs/>
                <w:sz w:val="18"/>
                <w:szCs w:val="18"/>
              </w:rPr>
              <w:t>Upload translations for dashboard labels.</w:t>
            </w:r>
          </w:p>
          <w:p w14:paraId="2C77F304" w14:textId="77777777" w:rsidR="000B2BAA" w:rsidRPr="000B2BAA" w:rsidRDefault="000B2BAA" w:rsidP="00826016">
            <w:pPr>
              <w:widowControl w:val="0"/>
              <w:spacing w:after="60" w:line="240" w:lineRule="auto"/>
              <w:rPr>
                <w:rFonts w:eastAsia="Roboto"/>
                <w:b/>
                <w:szCs w:val="18"/>
              </w:rPr>
            </w:pPr>
            <w:r>
              <w:rPr>
                <w:rFonts w:eastAsia="Roboto"/>
                <w:b/>
                <w:szCs w:val="18"/>
              </w:rPr>
              <w:t>Support</w:t>
            </w:r>
          </w:p>
          <w:p w14:paraId="10B2B952" w14:textId="77777777" w:rsidR="000B2BAA" w:rsidRPr="000B2BAA" w:rsidRDefault="000B2BAA" w:rsidP="00835DBA">
            <w:pPr>
              <w:pStyle w:val="ListParagraph"/>
              <w:widowControl w:val="0"/>
              <w:numPr>
                <w:ilvl w:val="0"/>
                <w:numId w:val="10"/>
              </w:numPr>
              <w:spacing w:after="60" w:line="240" w:lineRule="auto"/>
              <w:rPr>
                <w:rFonts w:eastAsia="Roboto"/>
                <w:sz w:val="18"/>
                <w:szCs w:val="18"/>
                <w:lang w:val="en-US"/>
              </w:rPr>
            </w:pPr>
            <w:r>
              <w:rPr>
                <w:rFonts w:eastAsia="Roboto"/>
                <w:sz w:val="18"/>
                <w:szCs w:val="18"/>
                <w:lang w:val="en-US"/>
              </w:rPr>
              <w:t>Assist with minor widget or filter adjustments.</w:t>
            </w:r>
          </w:p>
          <w:p w14:paraId="337C429A" w14:textId="77777777" w:rsidR="000B2BAA" w:rsidRPr="000B2BAA" w:rsidRDefault="000B2BAA" w:rsidP="00835DBA">
            <w:pPr>
              <w:pStyle w:val="ListParagraph"/>
              <w:widowControl w:val="0"/>
              <w:numPr>
                <w:ilvl w:val="0"/>
                <w:numId w:val="10"/>
              </w:numPr>
              <w:spacing w:after="60" w:line="240" w:lineRule="auto"/>
              <w:rPr>
                <w:rFonts w:eastAsia="Roboto"/>
                <w:bCs/>
                <w:sz w:val="18"/>
                <w:szCs w:val="18"/>
              </w:rPr>
            </w:pPr>
            <w:r>
              <w:rPr>
                <w:rFonts w:eastAsia="Roboto"/>
                <w:bCs/>
                <w:sz w:val="18"/>
                <w:szCs w:val="18"/>
              </w:rPr>
              <w:t>Provide guidance on dashboard customization.</w:t>
            </w:r>
          </w:p>
          <w:p w14:paraId="4113D02F" w14:textId="77777777" w:rsidR="000B2BAA" w:rsidRPr="000B2BAA" w:rsidRDefault="000B2BAA" w:rsidP="00835DBA">
            <w:pPr>
              <w:pStyle w:val="ListParagraph"/>
              <w:widowControl w:val="0"/>
              <w:numPr>
                <w:ilvl w:val="0"/>
                <w:numId w:val="10"/>
              </w:numPr>
              <w:spacing w:after="60" w:line="240" w:lineRule="auto"/>
              <w:rPr>
                <w:rFonts w:eastAsia="Roboto"/>
                <w:bCs/>
                <w:sz w:val="18"/>
                <w:szCs w:val="18"/>
              </w:rPr>
            </w:pPr>
            <w:r>
              <w:rPr>
                <w:rFonts w:eastAsia="Roboto"/>
                <w:bCs/>
                <w:sz w:val="18"/>
                <w:szCs w:val="18"/>
              </w:rPr>
              <w:t>Troubleshoot data mapping or visualization issues.</w:t>
            </w:r>
          </w:p>
          <w:p w14:paraId="3026646E" w14:textId="77777777" w:rsidR="000B2BAA" w:rsidRPr="000B2BAA" w:rsidRDefault="000B2BAA" w:rsidP="00826016">
            <w:pPr>
              <w:widowControl w:val="0"/>
              <w:spacing w:after="60" w:line="240" w:lineRule="auto"/>
              <w:rPr>
                <w:rFonts w:eastAsia="Roboto"/>
                <w:b/>
                <w:bCs/>
                <w:szCs w:val="18"/>
                <w:lang w:val="en-US"/>
              </w:rPr>
            </w:pPr>
            <w:r>
              <w:rPr>
                <w:rFonts w:eastAsia="Roboto"/>
                <w:b/>
                <w:bCs/>
                <w:szCs w:val="18"/>
                <w:lang w:val="en-US"/>
              </w:rPr>
              <w:t>Customer Team Responsibilities</w:t>
            </w:r>
          </w:p>
          <w:p w14:paraId="4BE7A322" w14:textId="77777777" w:rsidR="000B2BAA" w:rsidRPr="000B2BAA" w:rsidRDefault="000B2BAA" w:rsidP="00835DBA">
            <w:pPr>
              <w:pStyle w:val="ListParagraph"/>
              <w:widowControl w:val="0"/>
              <w:numPr>
                <w:ilvl w:val="0"/>
                <w:numId w:val="20"/>
              </w:numPr>
              <w:spacing w:after="60" w:line="240" w:lineRule="auto"/>
              <w:rPr>
                <w:rFonts w:eastAsia="Roboto"/>
                <w:sz w:val="18"/>
                <w:szCs w:val="18"/>
                <w:lang w:val="en-US"/>
              </w:rPr>
            </w:pPr>
            <w:r>
              <w:rPr>
                <w:rFonts w:eastAsia="Roboto"/>
                <w:sz w:val="18"/>
                <w:szCs w:val="18"/>
                <w:lang w:val="en-US"/>
              </w:rPr>
              <w:t>Share branding guidelines, labeling standards, and terminology preferences for dashboard text.</w:t>
            </w:r>
          </w:p>
          <w:p w14:paraId="106A1AA8" w14:textId="77777777" w:rsidR="000B2BAA" w:rsidRPr="000B2BAA" w:rsidRDefault="000B2BAA" w:rsidP="00835DBA">
            <w:pPr>
              <w:pStyle w:val="ListParagraph"/>
              <w:widowControl w:val="0"/>
              <w:numPr>
                <w:ilvl w:val="0"/>
                <w:numId w:val="20"/>
              </w:numPr>
              <w:spacing w:after="60" w:line="240" w:lineRule="auto"/>
              <w:rPr>
                <w:rFonts w:eastAsia="Roboto"/>
                <w:sz w:val="18"/>
                <w:szCs w:val="18"/>
                <w:lang w:val="en-US"/>
              </w:rPr>
            </w:pPr>
            <w:r>
              <w:rPr>
                <w:rFonts w:eastAsia="Roboto"/>
                <w:sz w:val="18"/>
                <w:szCs w:val="18"/>
                <w:lang w:val="en-US"/>
              </w:rPr>
              <w:t>User access requirements, roles, and permissions needed for dashboard visibility.</w:t>
            </w:r>
          </w:p>
          <w:p w14:paraId="518D6790" w14:textId="77777777" w:rsidR="000B2BAA" w:rsidRPr="000B2BAA" w:rsidRDefault="000B2BAA" w:rsidP="00835DBA">
            <w:pPr>
              <w:pStyle w:val="ListParagraph"/>
              <w:widowControl w:val="0"/>
              <w:numPr>
                <w:ilvl w:val="0"/>
                <w:numId w:val="20"/>
              </w:numPr>
              <w:spacing w:after="60" w:line="240" w:lineRule="auto"/>
              <w:rPr>
                <w:rFonts w:eastAsia="Roboto"/>
                <w:sz w:val="18"/>
                <w:szCs w:val="18"/>
                <w:lang w:val="en-US"/>
              </w:rPr>
            </w:pPr>
            <w:r>
              <w:rPr>
                <w:rFonts w:eastAsia="Roboto"/>
                <w:sz w:val="18"/>
                <w:szCs w:val="18"/>
                <w:lang w:val="en-US"/>
              </w:rPr>
              <w:t>Review and provide confirmation on dashboard layouts, filters, and widgets; provide timely feedback for adjustments.</w:t>
            </w:r>
          </w:p>
          <w:p w14:paraId="38CAD28F" w14:textId="77777777" w:rsidR="000B2BAA" w:rsidRPr="000B2BAA" w:rsidRDefault="000B2BAA" w:rsidP="00835DBA">
            <w:pPr>
              <w:pStyle w:val="ListParagraph"/>
              <w:widowControl w:val="0"/>
              <w:numPr>
                <w:ilvl w:val="0"/>
                <w:numId w:val="20"/>
              </w:numPr>
              <w:spacing w:after="60" w:line="240" w:lineRule="auto"/>
              <w:rPr>
                <w:rFonts w:eastAsia="Roboto"/>
                <w:sz w:val="18"/>
                <w:szCs w:val="18"/>
                <w:lang w:val="en-US"/>
              </w:rPr>
            </w:pPr>
            <w:r>
              <w:rPr>
                <w:rFonts w:eastAsia="Roboto"/>
                <w:sz w:val="18"/>
                <w:szCs w:val="18"/>
                <w:lang w:val="en-US"/>
              </w:rPr>
              <w:t>Validate data accuracy, visualizations, and filtering behavior during testing.</w:t>
            </w:r>
          </w:p>
          <w:p w14:paraId="57FC8A38" w14:textId="77777777" w:rsidR="000B2BAA" w:rsidRPr="000B2BAA" w:rsidRDefault="000B2BAA" w:rsidP="00835DBA">
            <w:pPr>
              <w:pStyle w:val="ListParagraph"/>
              <w:widowControl w:val="0"/>
              <w:numPr>
                <w:ilvl w:val="0"/>
                <w:numId w:val="20"/>
              </w:numPr>
              <w:spacing w:after="60" w:line="240" w:lineRule="auto"/>
              <w:rPr>
                <w:rFonts w:eastAsia="Roboto"/>
                <w:sz w:val="18"/>
                <w:szCs w:val="18"/>
                <w:lang w:val="en-US"/>
              </w:rPr>
            </w:pPr>
            <w:r>
              <w:rPr>
                <w:rFonts w:eastAsia="Roboto"/>
                <w:sz w:val="18"/>
                <w:szCs w:val="18"/>
                <w:lang w:val="en-US"/>
              </w:rPr>
              <w:t>Report any issues related to data mapping, widget behavior, or access permissions with relevant details.</w:t>
            </w:r>
          </w:p>
        </w:tc>
      </w:tr>
      <w:tr w:rsidR="000B2BAA" w:rsidRPr="000B2BAA" w14:paraId="2E5AF696" w14:textId="77777777" w:rsidTr="00826016">
        <w:trPr>
          <w:trHeight w:val="380"/>
        </w:trPr>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8B35F85" w14:textId="77777777" w:rsidR="000B2BAA" w:rsidRPr="000B2BAA" w:rsidRDefault="000B2BAA" w:rsidP="00826016">
            <w:pPr>
              <w:widowControl w:val="0"/>
              <w:spacing w:after="60" w:line="240" w:lineRule="auto"/>
              <w:rPr>
                <w:rFonts w:eastAsia="Roboto"/>
                <w:b/>
                <w:bCs/>
                <w:szCs w:val="18"/>
                <w:lang w:val="en-US"/>
              </w:rPr>
            </w:pPr>
            <w:r>
              <w:rPr>
                <w:rFonts w:eastAsia="Roboto"/>
                <w:b/>
                <w:bCs/>
                <w:szCs w:val="18"/>
                <w:lang w:val="en-US"/>
              </w:rPr>
              <w:t>Text iQ Standard Set-up Support</w:t>
            </w:r>
          </w:p>
          <w:p w14:paraId="34644011" w14:textId="77777777" w:rsidR="000B2BAA" w:rsidRPr="000B2BAA" w:rsidRDefault="000B2BAA" w:rsidP="00826016">
            <w:pPr>
              <w:widowControl w:val="0"/>
              <w:spacing w:after="60" w:line="240" w:lineRule="auto"/>
              <w:rPr>
                <w:rFonts w:eastAsia="Roboto"/>
                <w:i/>
                <w:iCs/>
                <w:szCs w:val="18"/>
                <w:lang w:val="en-US"/>
              </w:rPr>
            </w:pPr>
            <w:r>
              <w:rPr>
                <w:rFonts w:eastAsia="Roboto"/>
                <w:i/>
                <w:iCs/>
                <w:szCs w:val="18"/>
                <w:lang w:val="en-US"/>
              </w:rPr>
              <w:t>Text iQ enables search and categorization of textual responses into topics.</w:t>
            </w:r>
          </w:p>
          <w:p w14:paraId="04FAA259" w14:textId="77777777" w:rsidR="000B2BAA" w:rsidRPr="000B2BAA" w:rsidRDefault="000B2BAA" w:rsidP="00826016">
            <w:pPr>
              <w:widowControl w:val="0"/>
              <w:spacing w:after="60" w:line="240" w:lineRule="auto"/>
              <w:rPr>
                <w:rFonts w:eastAsia="Roboto"/>
                <w:bCs/>
                <w:i/>
                <w:iCs/>
                <w:szCs w:val="18"/>
              </w:rPr>
            </w:pPr>
            <w:r>
              <w:rPr>
                <w:rFonts w:eastAsia="Roboto"/>
                <w:bCs/>
                <w:i/>
                <w:iCs/>
                <w:szCs w:val="18"/>
              </w:rPr>
              <w:t xml:space="preserve">The system automatically </w:t>
            </w:r>
            <w:r>
              <w:rPr>
                <w:rFonts w:eastAsia="Roboto"/>
                <w:bCs/>
                <w:i/>
                <w:iCs/>
                <w:szCs w:val="18"/>
              </w:rPr>
              <w:lastRenderedPageBreak/>
              <w:t xml:space="preserve">generates recommendations, and users can manually add topics using enhanced search functionality that includes stemming and spell check for expanded results. </w:t>
            </w:r>
          </w:p>
        </w:tc>
        <w:tc>
          <w:tcPr>
            <w:tcW w:w="77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E32DF77" w14:textId="77777777" w:rsidR="000B2BAA" w:rsidRPr="000B2BAA" w:rsidRDefault="000B2BAA" w:rsidP="00826016">
            <w:pPr>
              <w:widowControl w:val="0"/>
              <w:spacing w:after="60" w:line="240" w:lineRule="auto"/>
              <w:rPr>
                <w:rFonts w:eastAsia="Roboto"/>
                <w:szCs w:val="18"/>
                <w:lang w:val="en-US"/>
              </w:rPr>
            </w:pPr>
            <w:r>
              <w:rPr>
                <w:rFonts w:eastAsia="Roboto"/>
                <w:b/>
                <w:bCs/>
                <w:szCs w:val="18"/>
              </w:rPr>
              <w:lastRenderedPageBreak/>
              <w:t>Delivery Team Responsibilities</w:t>
            </w:r>
            <w:r>
              <w:rPr>
                <w:rFonts w:eastAsia="Roboto"/>
                <w:szCs w:val="18"/>
                <w:lang w:val="en-US"/>
              </w:rPr>
              <w:t xml:space="preserve"> </w:t>
            </w:r>
          </w:p>
          <w:p w14:paraId="20B39560" w14:textId="77777777" w:rsidR="000B2BAA" w:rsidRPr="000B2BAA" w:rsidRDefault="000B2BAA" w:rsidP="00826016">
            <w:pPr>
              <w:rPr>
                <w:rFonts w:eastAsia="Roboto"/>
                <w:b/>
                <w:szCs w:val="18"/>
                <w:lang w:val="en-US"/>
              </w:rPr>
            </w:pPr>
            <w:r>
              <w:rPr>
                <w:rFonts w:eastAsia="Roboto"/>
                <w:b/>
                <w:szCs w:val="18"/>
                <w:lang w:val="en-US"/>
              </w:rPr>
              <w:t>Configuration</w:t>
            </w:r>
          </w:p>
          <w:p w14:paraId="24763FBF" w14:textId="77777777" w:rsidR="000B2BAA" w:rsidRPr="000B2BAA" w:rsidRDefault="000B2BAA" w:rsidP="00835DBA">
            <w:pPr>
              <w:pStyle w:val="ListParagraph"/>
              <w:numPr>
                <w:ilvl w:val="0"/>
                <w:numId w:val="17"/>
              </w:numPr>
              <w:rPr>
                <w:rFonts w:eastAsia="Roboto"/>
                <w:sz w:val="18"/>
                <w:szCs w:val="18"/>
                <w:lang w:val="en-US"/>
              </w:rPr>
            </w:pPr>
            <w:r>
              <w:rPr>
                <w:rFonts w:eastAsia="Roboto"/>
                <w:sz w:val="18"/>
                <w:szCs w:val="18"/>
                <w:lang w:val="en-US"/>
              </w:rPr>
              <w:t>Configure Text iQ for open-text analysis.</w:t>
            </w:r>
          </w:p>
          <w:p w14:paraId="67783AE1" w14:textId="77777777" w:rsidR="000B2BAA" w:rsidRPr="000B2BAA" w:rsidRDefault="000B2BAA" w:rsidP="00835DBA">
            <w:pPr>
              <w:pStyle w:val="ListParagraph"/>
              <w:numPr>
                <w:ilvl w:val="0"/>
                <w:numId w:val="17"/>
              </w:numPr>
              <w:rPr>
                <w:rFonts w:eastAsia="Roboto"/>
                <w:sz w:val="18"/>
                <w:szCs w:val="18"/>
                <w:lang w:val="en-US"/>
              </w:rPr>
            </w:pPr>
            <w:r>
              <w:rPr>
                <w:rFonts w:eastAsia="Roboto"/>
                <w:sz w:val="18"/>
                <w:szCs w:val="18"/>
                <w:lang w:val="en-US"/>
              </w:rPr>
              <w:t>Set up topic modeling and sentiment analysis.</w:t>
            </w:r>
          </w:p>
          <w:p w14:paraId="0A77C84C" w14:textId="77777777" w:rsidR="000B2BAA" w:rsidRPr="000B2BAA" w:rsidRDefault="000B2BAA" w:rsidP="00835DBA">
            <w:pPr>
              <w:pStyle w:val="ListParagraph"/>
              <w:numPr>
                <w:ilvl w:val="0"/>
                <w:numId w:val="17"/>
              </w:numPr>
              <w:rPr>
                <w:rFonts w:eastAsia="Roboto"/>
                <w:sz w:val="18"/>
                <w:szCs w:val="18"/>
                <w:lang w:val="en-US"/>
              </w:rPr>
            </w:pPr>
            <w:r>
              <w:rPr>
                <w:rFonts w:eastAsia="Roboto"/>
                <w:sz w:val="18"/>
                <w:szCs w:val="18"/>
                <w:lang w:val="en-US"/>
              </w:rPr>
              <w:t>Create and organize categories and themes.</w:t>
            </w:r>
          </w:p>
          <w:p w14:paraId="304BB712" w14:textId="77777777" w:rsidR="000B2BAA" w:rsidRPr="000B2BAA" w:rsidRDefault="000B2BAA" w:rsidP="00835DBA">
            <w:pPr>
              <w:pStyle w:val="ListParagraph"/>
              <w:numPr>
                <w:ilvl w:val="0"/>
                <w:numId w:val="17"/>
              </w:numPr>
              <w:rPr>
                <w:rFonts w:eastAsia="Roboto"/>
                <w:sz w:val="18"/>
                <w:szCs w:val="18"/>
                <w:lang w:val="en-US"/>
              </w:rPr>
            </w:pPr>
            <w:r>
              <w:rPr>
                <w:rFonts w:eastAsia="Roboto"/>
                <w:sz w:val="18"/>
                <w:szCs w:val="18"/>
                <w:lang w:val="en-US"/>
              </w:rPr>
              <w:t>Apply filters and rules for accurate classification.</w:t>
            </w:r>
          </w:p>
          <w:p w14:paraId="63BAEE80" w14:textId="77777777" w:rsidR="000B2BAA" w:rsidRPr="000B2BAA" w:rsidRDefault="000B2BAA" w:rsidP="00826016">
            <w:pPr>
              <w:rPr>
                <w:rFonts w:eastAsia="Roboto"/>
                <w:b/>
                <w:szCs w:val="18"/>
                <w:lang w:val="en-US"/>
              </w:rPr>
            </w:pPr>
            <w:r>
              <w:rPr>
                <w:rFonts w:eastAsia="Roboto"/>
                <w:b/>
                <w:szCs w:val="18"/>
                <w:lang w:val="en-US"/>
              </w:rPr>
              <w:t>Support</w:t>
            </w:r>
          </w:p>
          <w:p w14:paraId="155C90D9" w14:textId="77777777" w:rsidR="000B2BAA" w:rsidRPr="000B2BAA" w:rsidRDefault="000B2BAA" w:rsidP="00835DBA">
            <w:pPr>
              <w:pStyle w:val="ListParagraph"/>
              <w:numPr>
                <w:ilvl w:val="0"/>
                <w:numId w:val="14"/>
              </w:numPr>
              <w:rPr>
                <w:rFonts w:eastAsia="Roboto"/>
                <w:sz w:val="18"/>
                <w:szCs w:val="18"/>
                <w:lang w:val="en-US"/>
              </w:rPr>
            </w:pPr>
            <w:r>
              <w:rPr>
                <w:rFonts w:eastAsia="Roboto"/>
                <w:sz w:val="18"/>
                <w:szCs w:val="18"/>
                <w:lang w:val="en-US"/>
              </w:rPr>
              <w:lastRenderedPageBreak/>
              <w:t>Assist with adding new topics or keywords.</w:t>
            </w:r>
          </w:p>
          <w:p w14:paraId="1B2DA156" w14:textId="77777777" w:rsidR="000B2BAA" w:rsidRPr="000B2BAA" w:rsidRDefault="000B2BAA" w:rsidP="00835DBA">
            <w:pPr>
              <w:pStyle w:val="ListParagraph"/>
              <w:numPr>
                <w:ilvl w:val="0"/>
                <w:numId w:val="14"/>
              </w:numPr>
              <w:rPr>
                <w:rFonts w:eastAsia="Roboto"/>
                <w:sz w:val="18"/>
                <w:szCs w:val="18"/>
                <w:lang w:val="en-US"/>
              </w:rPr>
            </w:pPr>
            <w:r>
              <w:rPr>
                <w:rFonts w:eastAsia="Roboto"/>
                <w:sz w:val="18"/>
                <w:szCs w:val="18"/>
                <w:lang w:val="en-US"/>
              </w:rPr>
              <w:t>Provide guidance on interpreting sentiment analysis.</w:t>
            </w:r>
          </w:p>
          <w:p w14:paraId="4093252D" w14:textId="77777777" w:rsidR="000B2BAA" w:rsidRPr="000B2BAA" w:rsidRDefault="000B2BAA" w:rsidP="00835DBA">
            <w:pPr>
              <w:pStyle w:val="ListParagraph"/>
              <w:numPr>
                <w:ilvl w:val="0"/>
                <w:numId w:val="14"/>
              </w:numPr>
              <w:rPr>
                <w:rFonts w:eastAsia="Roboto"/>
                <w:sz w:val="18"/>
                <w:szCs w:val="18"/>
                <w:lang w:val="en-US"/>
              </w:rPr>
            </w:pPr>
            <w:r>
              <w:rPr>
                <w:rFonts w:eastAsia="Roboto"/>
                <w:sz w:val="18"/>
                <w:szCs w:val="18"/>
                <w:lang w:val="en-US"/>
              </w:rPr>
              <w:t>Troubleshoot Text iQ configuration issues.</w:t>
            </w:r>
          </w:p>
          <w:p w14:paraId="68060D61" w14:textId="77777777" w:rsidR="000B2BAA" w:rsidRPr="000B2BAA" w:rsidRDefault="000B2BAA" w:rsidP="00826016">
            <w:pPr>
              <w:rPr>
                <w:rFonts w:eastAsia="Roboto"/>
                <w:b/>
                <w:bCs/>
                <w:szCs w:val="18"/>
                <w:lang w:val="en-US"/>
              </w:rPr>
            </w:pPr>
            <w:r>
              <w:rPr>
                <w:rFonts w:eastAsia="Roboto"/>
                <w:b/>
                <w:bCs/>
                <w:szCs w:val="18"/>
                <w:lang w:val="en-US"/>
              </w:rPr>
              <w:t>Customer Team Responsibilities</w:t>
            </w:r>
          </w:p>
          <w:p w14:paraId="4B3C40DE" w14:textId="77777777" w:rsidR="000B2BAA" w:rsidRPr="000B2BAA" w:rsidRDefault="000B2BAA" w:rsidP="00835DBA">
            <w:pPr>
              <w:pStyle w:val="ListParagraph"/>
              <w:numPr>
                <w:ilvl w:val="0"/>
                <w:numId w:val="7"/>
              </w:numPr>
              <w:rPr>
                <w:rFonts w:eastAsia="Roboto"/>
                <w:sz w:val="18"/>
                <w:szCs w:val="18"/>
                <w:lang w:val="en-US"/>
              </w:rPr>
            </w:pPr>
            <w:r>
              <w:rPr>
                <w:rFonts w:eastAsia="Roboto"/>
                <w:sz w:val="18"/>
                <w:szCs w:val="18"/>
                <w:lang w:val="en-US"/>
              </w:rPr>
              <w:t>Provide business context and domain-specific terminology to guide topic creation and categorization.</w:t>
            </w:r>
          </w:p>
          <w:p w14:paraId="61915D70" w14:textId="77777777" w:rsidR="000B2BAA" w:rsidRPr="000B2BAA" w:rsidRDefault="000B2BAA" w:rsidP="00835DBA">
            <w:pPr>
              <w:pStyle w:val="ListParagraph"/>
              <w:numPr>
                <w:ilvl w:val="0"/>
                <w:numId w:val="7"/>
              </w:numPr>
              <w:rPr>
                <w:rFonts w:eastAsia="Roboto"/>
                <w:sz w:val="18"/>
                <w:szCs w:val="18"/>
                <w:lang w:val="en-US"/>
              </w:rPr>
            </w:pPr>
            <w:r>
              <w:rPr>
                <w:rFonts w:eastAsia="Roboto"/>
                <w:sz w:val="18"/>
                <w:szCs w:val="18"/>
                <w:lang w:val="en-US"/>
              </w:rPr>
              <w:t>Review configured topics, categories, and sentiment patterns.</w:t>
            </w:r>
          </w:p>
          <w:p w14:paraId="20BA74E5" w14:textId="77777777" w:rsidR="000B2BAA" w:rsidRPr="000B2BAA" w:rsidRDefault="000B2BAA" w:rsidP="00835DBA">
            <w:pPr>
              <w:pStyle w:val="ListParagraph"/>
              <w:numPr>
                <w:ilvl w:val="0"/>
                <w:numId w:val="7"/>
              </w:numPr>
              <w:rPr>
                <w:rFonts w:eastAsia="Roboto"/>
                <w:sz w:val="18"/>
                <w:szCs w:val="18"/>
                <w:lang w:val="en-US"/>
              </w:rPr>
            </w:pPr>
            <w:r>
              <w:rPr>
                <w:rFonts w:eastAsia="Roboto"/>
                <w:sz w:val="18"/>
                <w:szCs w:val="18"/>
                <w:lang w:val="en-US"/>
              </w:rPr>
              <w:t>Update on any required keywords, brand terms, product names, or phrases relevant for accurate text classification.</w:t>
            </w:r>
          </w:p>
          <w:p w14:paraId="2C233B8D" w14:textId="77777777" w:rsidR="000B2BAA" w:rsidRPr="000B2BAA" w:rsidRDefault="000B2BAA" w:rsidP="00835DBA">
            <w:pPr>
              <w:pStyle w:val="ListParagraph"/>
              <w:numPr>
                <w:ilvl w:val="0"/>
                <w:numId w:val="7"/>
              </w:numPr>
              <w:rPr>
                <w:rFonts w:eastAsia="Roboto"/>
                <w:sz w:val="18"/>
                <w:szCs w:val="18"/>
                <w:lang w:val="en-US"/>
              </w:rPr>
            </w:pPr>
            <w:r>
              <w:rPr>
                <w:rFonts w:eastAsia="Roboto"/>
                <w:sz w:val="18"/>
                <w:szCs w:val="18"/>
                <w:lang w:val="en-US"/>
              </w:rPr>
              <w:t>Validate Text iQ results, including topic assignment, sentiment accuracy, and filtering behavior.</w:t>
            </w:r>
          </w:p>
          <w:p w14:paraId="5EB05934" w14:textId="77777777" w:rsidR="000B2BAA" w:rsidRPr="000B2BAA" w:rsidRDefault="000B2BAA" w:rsidP="00835DBA">
            <w:pPr>
              <w:pStyle w:val="ListParagraph"/>
              <w:numPr>
                <w:ilvl w:val="0"/>
                <w:numId w:val="7"/>
              </w:numPr>
              <w:rPr>
                <w:rFonts w:eastAsia="Roboto"/>
                <w:sz w:val="18"/>
                <w:szCs w:val="18"/>
                <w:lang w:val="en-US"/>
              </w:rPr>
            </w:pPr>
            <w:r>
              <w:rPr>
                <w:rFonts w:eastAsia="Roboto"/>
                <w:sz w:val="18"/>
                <w:szCs w:val="18"/>
                <w:lang w:val="en-US"/>
              </w:rPr>
              <w:t>Communicate changes in business priorities, emerging themes, or new terminology to keep Text iQ models relevant.</w:t>
            </w:r>
          </w:p>
        </w:tc>
      </w:tr>
      <w:tr w:rsidR="000B2BAA" w:rsidRPr="000B2BAA" w14:paraId="0BAB4C34" w14:textId="77777777" w:rsidTr="00826016">
        <w:trPr>
          <w:trHeight w:val="380"/>
        </w:trPr>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2B29209" w14:textId="77777777" w:rsidR="000B2BAA" w:rsidRPr="000B2BAA" w:rsidRDefault="000B2BAA" w:rsidP="00826016">
            <w:pPr>
              <w:spacing w:line="240" w:lineRule="auto"/>
              <w:rPr>
                <w:rFonts w:eastAsia="Roboto"/>
                <w:b/>
                <w:bCs/>
                <w:szCs w:val="18"/>
                <w:lang w:val="en-US"/>
              </w:rPr>
            </w:pPr>
            <w:r>
              <w:rPr>
                <w:rFonts w:eastAsia="Roboto"/>
                <w:b/>
                <w:bCs/>
                <w:szCs w:val="18"/>
                <w:lang w:val="en-US"/>
              </w:rPr>
              <w:lastRenderedPageBreak/>
              <w:t>Admin training</w:t>
            </w:r>
          </w:p>
        </w:tc>
        <w:tc>
          <w:tcPr>
            <w:tcW w:w="77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799504A" w14:textId="77777777" w:rsidR="000B2BAA" w:rsidRPr="000B2BAA" w:rsidRDefault="000B2BAA" w:rsidP="00826016">
            <w:pPr>
              <w:widowControl w:val="0"/>
              <w:spacing w:after="60" w:line="240" w:lineRule="auto"/>
              <w:rPr>
                <w:rFonts w:eastAsia="Roboto"/>
                <w:szCs w:val="18"/>
                <w:lang w:val="en-US"/>
              </w:rPr>
            </w:pPr>
            <w:r>
              <w:rPr>
                <w:rFonts w:eastAsia="Roboto"/>
                <w:b/>
                <w:bCs/>
                <w:szCs w:val="18"/>
              </w:rPr>
              <w:t>Delivery Team Responsibilities</w:t>
            </w:r>
            <w:r>
              <w:rPr>
                <w:rFonts w:eastAsia="Roboto"/>
                <w:szCs w:val="18"/>
                <w:lang w:val="en-US"/>
              </w:rPr>
              <w:t xml:space="preserve"> </w:t>
            </w:r>
          </w:p>
          <w:p w14:paraId="5FAA0BCF" w14:textId="77777777" w:rsidR="000B2BAA" w:rsidRPr="000B2BAA" w:rsidRDefault="000B2BAA" w:rsidP="00835DBA">
            <w:pPr>
              <w:pStyle w:val="ListParagraph"/>
              <w:numPr>
                <w:ilvl w:val="0"/>
                <w:numId w:val="23"/>
              </w:numPr>
              <w:rPr>
                <w:rFonts w:eastAsia="Roboto"/>
                <w:sz w:val="18"/>
                <w:szCs w:val="18"/>
                <w:lang w:val="en-US"/>
              </w:rPr>
            </w:pPr>
            <w:r>
              <w:rPr>
                <w:rFonts w:eastAsia="Roboto"/>
                <w:sz w:val="18"/>
                <w:szCs w:val="18"/>
                <w:lang w:val="en-US"/>
              </w:rPr>
              <w:t>Develop training materials covering core Qualtrics modules (surveys, dashboards, workflows, XM Directory, and user management).</w:t>
            </w:r>
          </w:p>
          <w:p w14:paraId="1993F7BE" w14:textId="77777777" w:rsidR="000B2BAA" w:rsidRPr="000B2BAA" w:rsidRDefault="000B2BAA" w:rsidP="00835DBA">
            <w:pPr>
              <w:pStyle w:val="ListParagraph"/>
              <w:numPr>
                <w:ilvl w:val="0"/>
                <w:numId w:val="23"/>
              </w:numPr>
              <w:rPr>
                <w:rFonts w:eastAsia="Roboto"/>
                <w:sz w:val="18"/>
                <w:szCs w:val="18"/>
                <w:lang w:val="en-US"/>
              </w:rPr>
            </w:pPr>
            <w:r>
              <w:rPr>
                <w:rFonts w:eastAsia="Roboto"/>
                <w:sz w:val="18"/>
                <w:szCs w:val="18"/>
                <w:lang w:val="en-US"/>
              </w:rPr>
              <w:t>Customize training content based on the client’s use cases, governance model, and platform configuration.</w:t>
            </w:r>
          </w:p>
          <w:p w14:paraId="5C93EAF2" w14:textId="77777777" w:rsidR="000B2BAA" w:rsidRPr="000B2BAA" w:rsidRDefault="000B2BAA" w:rsidP="00835DBA">
            <w:pPr>
              <w:pStyle w:val="ListParagraph"/>
              <w:numPr>
                <w:ilvl w:val="0"/>
                <w:numId w:val="23"/>
              </w:numPr>
              <w:rPr>
                <w:rFonts w:eastAsia="Roboto"/>
                <w:sz w:val="18"/>
                <w:szCs w:val="18"/>
                <w:lang w:val="en-US"/>
              </w:rPr>
            </w:pPr>
            <w:r>
              <w:rPr>
                <w:rFonts w:eastAsia="Roboto"/>
                <w:sz w:val="18"/>
                <w:szCs w:val="18"/>
                <w:lang w:val="en-US"/>
              </w:rPr>
              <w:t>Provide reference guides, step</w:t>
            </w:r>
            <w:r>
              <w:rPr>
                <w:rFonts w:ascii="Cambria Math" w:eastAsia="Roboto" w:hAnsi="Cambria Math" w:cs="Cambria Math"/>
                <w:sz w:val="18"/>
                <w:szCs w:val="18"/>
                <w:lang w:val="en-US"/>
              </w:rPr>
              <w:t>‑</w:t>
            </w:r>
            <w:r>
              <w:rPr>
                <w:rFonts w:eastAsia="Roboto"/>
                <w:sz w:val="18"/>
                <w:szCs w:val="18"/>
                <w:lang w:val="en-US"/>
              </w:rPr>
              <w:t>by</w:t>
            </w:r>
            <w:r>
              <w:rPr>
                <w:rFonts w:ascii="Cambria Math" w:eastAsia="Roboto" w:hAnsi="Cambria Math" w:cs="Cambria Math"/>
                <w:sz w:val="18"/>
                <w:szCs w:val="18"/>
                <w:lang w:val="en-US"/>
              </w:rPr>
              <w:t>‑</w:t>
            </w:r>
            <w:r>
              <w:rPr>
                <w:rFonts w:eastAsia="Roboto"/>
                <w:sz w:val="18"/>
                <w:szCs w:val="18"/>
                <w:lang w:val="en-US"/>
              </w:rPr>
              <w:t>step documentation, Basecamp and Qualtrics Support resources.</w:t>
            </w:r>
          </w:p>
          <w:p w14:paraId="31A92539" w14:textId="77777777" w:rsidR="000B2BAA" w:rsidRPr="000B2BAA" w:rsidRDefault="000B2BAA" w:rsidP="00826016">
            <w:pPr>
              <w:rPr>
                <w:rFonts w:eastAsia="Roboto"/>
                <w:b/>
                <w:bCs/>
                <w:szCs w:val="18"/>
                <w:lang w:val="en-US"/>
              </w:rPr>
            </w:pPr>
            <w:r>
              <w:rPr>
                <w:rFonts w:eastAsia="Roboto"/>
                <w:b/>
                <w:bCs/>
                <w:szCs w:val="18"/>
                <w:lang w:val="en-US"/>
              </w:rPr>
              <w:t>Customer Team Responsibilities</w:t>
            </w:r>
          </w:p>
          <w:p w14:paraId="4105D758" w14:textId="77777777" w:rsidR="000B2BAA" w:rsidRPr="000B2BAA" w:rsidRDefault="000B2BAA" w:rsidP="00835DBA">
            <w:pPr>
              <w:pStyle w:val="ListParagraph"/>
              <w:numPr>
                <w:ilvl w:val="0"/>
                <w:numId w:val="15"/>
              </w:numPr>
              <w:rPr>
                <w:rFonts w:eastAsia="Roboto"/>
                <w:sz w:val="18"/>
                <w:szCs w:val="18"/>
                <w:lang w:val="en-US"/>
              </w:rPr>
            </w:pPr>
            <w:r>
              <w:rPr>
                <w:rFonts w:eastAsia="Roboto"/>
                <w:sz w:val="18"/>
                <w:szCs w:val="18"/>
                <w:lang w:val="en-US"/>
              </w:rPr>
              <w:t>Identify the participants who will attend the Admin Training sessions and confirm their roles.</w:t>
            </w:r>
          </w:p>
          <w:p w14:paraId="18232A6E" w14:textId="77777777" w:rsidR="000B2BAA" w:rsidRPr="000B2BAA" w:rsidRDefault="000B2BAA" w:rsidP="00835DBA">
            <w:pPr>
              <w:pStyle w:val="ListParagraph"/>
              <w:numPr>
                <w:ilvl w:val="0"/>
                <w:numId w:val="15"/>
              </w:numPr>
              <w:rPr>
                <w:rFonts w:eastAsia="Roboto"/>
                <w:sz w:val="18"/>
                <w:szCs w:val="18"/>
                <w:lang w:val="en-US"/>
              </w:rPr>
            </w:pPr>
            <w:r>
              <w:rPr>
                <w:rFonts w:eastAsia="Roboto"/>
                <w:sz w:val="18"/>
                <w:szCs w:val="18"/>
                <w:lang w:val="en-US"/>
              </w:rPr>
              <w:t>Review training agendas, materials, and schedules, share feedback and confirm availability.</w:t>
            </w:r>
          </w:p>
          <w:p w14:paraId="181F812D" w14:textId="77777777" w:rsidR="000B2BAA" w:rsidRPr="000B2BAA" w:rsidRDefault="000B2BAA" w:rsidP="00835DBA">
            <w:pPr>
              <w:pStyle w:val="ListParagraph"/>
              <w:numPr>
                <w:ilvl w:val="0"/>
                <w:numId w:val="15"/>
              </w:numPr>
              <w:rPr>
                <w:rFonts w:eastAsia="Roboto"/>
                <w:sz w:val="18"/>
                <w:szCs w:val="18"/>
                <w:lang w:val="en-US"/>
              </w:rPr>
            </w:pPr>
            <w:r>
              <w:rPr>
                <w:rFonts w:eastAsia="Roboto"/>
                <w:sz w:val="18"/>
                <w:szCs w:val="18"/>
                <w:lang w:val="en-US"/>
              </w:rPr>
              <w:t>Validate that the trained admins understand key platform functions and confirm readiness for ownership.</w:t>
            </w:r>
          </w:p>
        </w:tc>
      </w:tr>
    </w:tbl>
    <w:tbl>
      <w:tblPr>
        <w:tblW w:w="10440" w:type="dxa"/>
        <w:tblLook w:val="0600" w:firstRow="0" w:lastRow="0" w:firstColumn="0" w:lastColumn="0" w:noHBand="1" w:noVBand="1"/>
      </w:tblPr>
      <w:tblGrid>
        <w:gridCol w:w="2690"/>
        <w:gridCol w:w="7750"/>
      </w:tblGrid>
      <w:tr w:rsidR="000B2BAA" w:rsidRPr="000B2BAA" w14:paraId="1A48F3A9" w14:textId="77777777" w:rsidTr="00826016">
        <w:tc>
          <w:tcPr>
            <w:tcW w:w="26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45972ADA" w14:textId="77777777" w:rsidR="000B2BAA" w:rsidRPr="000B2BAA" w:rsidRDefault="000B2BAA" w:rsidP="00826016">
            <w:pPr>
              <w:spacing w:after="60"/>
              <w:rPr>
                <w:szCs w:val="18"/>
              </w:rPr>
            </w:pPr>
            <w:r>
              <w:rPr>
                <w:b/>
                <w:bCs/>
                <w:szCs w:val="18"/>
              </w:rPr>
              <w:t>Hypercare Support</w:t>
            </w:r>
          </w:p>
          <w:p w14:paraId="5353BD5E" w14:textId="77777777" w:rsidR="000B2BAA" w:rsidRPr="000B2BAA" w:rsidRDefault="000B2BAA" w:rsidP="00826016">
            <w:pPr>
              <w:spacing w:after="60"/>
              <w:rPr>
                <w:szCs w:val="18"/>
              </w:rPr>
            </w:pPr>
            <w:r>
              <w:rPr>
                <w:i/>
                <w:iCs/>
                <w:szCs w:val="18"/>
              </w:rPr>
              <w:t>Hypercare provides time-bound post-production stabilization support for the Deliverables implemented under this Project. Support begins after production go-live and is limited to validating the implemented configuration, triaging reported issues, and resolving in-scope configuration defects during the mutually agreed hypercare period.</w:t>
            </w:r>
          </w:p>
        </w:tc>
        <w:tc>
          <w:tcPr>
            <w:tcW w:w="7750" w:type="dxa"/>
            <w:tcBorders>
              <w:top w:val="nil"/>
              <w:left w:val="nil"/>
              <w:bottom w:val="single" w:sz="8" w:space="0" w:color="000000"/>
              <w:right w:val="single" w:sz="8" w:space="0" w:color="000000"/>
            </w:tcBorders>
            <w:tcMar>
              <w:top w:w="100" w:type="dxa"/>
              <w:left w:w="100" w:type="dxa"/>
              <w:bottom w:w="100" w:type="dxa"/>
              <w:right w:w="100" w:type="dxa"/>
            </w:tcMar>
            <w:hideMark/>
          </w:tcPr>
          <w:p w14:paraId="4E94A6A0" w14:textId="77777777" w:rsidR="000B2BAA" w:rsidRPr="000B2BAA" w:rsidRDefault="000B2BAA" w:rsidP="00826016">
            <w:pPr>
              <w:spacing w:after="60"/>
              <w:rPr>
                <w:szCs w:val="18"/>
              </w:rPr>
            </w:pPr>
            <w:r>
              <w:rPr>
                <w:b/>
                <w:bCs/>
                <w:szCs w:val="18"/>
              </w:rPr>
              <w:t>Delivery Team Responsibilities</w:t>
            </w:r>
          </w:p>
          <w:p w14:paraId="37C91C0C" w14:textId="77777777" w:rsidR="000B2BAA" w:rsidRPr="000B2BAA" w:rsidRDefault="000B2BAA" w:rsidP="00826016">
            <w:pPr>
              <w:spacing w:after="60"/>
              <w:rPr>
                <w:szCs w:val="18"/>
              </w:rPr>
            </w:pPr>
            <w:r>
              <w:rPr>
                <w:b/>
                <w:bCs/>
                <w:szCs w:val="18"/>
              </w:rPr>
              <w:t>Support</w:t>
            </w:r>
          </w:p>
          <w:p w14:paraId="3945BC9F" w14:textId="77777777" w:rsidR="000B2BAA" w:rsidRPr="000B2BAA" w:rsidRDefault="000B2BAA" w:rsidP="00835DBA">
            <w:pPr>
              <w:pStyle w:val="ListParagraph"/>
              <w:numPr>
                <w:ilvl w:val="0"/>
                <w:numId w:val="45"/>
              </w:numPr>
              <w:rPr>
                <w:sz w:val="18"/>
                <w:szCs w:val="18"/>
              </w:rPr>
            </w:pPr>
            <w:r>
              <w:rPr>
                <w:sz w:val="18"/>
                <w:szCs w:val="18"/>
              </w:rPr>
              <w:t>Provide remote hypercare support during Standard Business Hours for the mutually agreed period following production go-live.</w:t>
            </w:r>
          </w:p>
          <w:p w14:paraId="4361E572" w14:textId="77777777" w:rsidR="000B2BAA" w:rsidRPr="000B2BAA" w:rsidRDefault="000B2BAA" w:rsidP="00835DBA">
            <w:pPr>
              <w:pStyle w:val="ListParagraph"/>
              <w:numPr>
                <w:ilvl w:val="0"/>
                <w:numId w:val="45"/>
              </w:numPr>
              <w:rPr>
                <w:sz w:val="18"/>
                <w:szCs w:val="18"/>
              </w:rPr>
            </w:pPr>
            <w:r>
              <w:rPr>
                <w:sz w:val="18"/>
                <w:szCs w:val="18"/>
              </w:rPr>
              <w:t>Review and triage incidents relating to the Deliverables configured by the Delivery Team under this Project.</w:t>
            </w:r>
          </w:p>
          <w:p w14:paraId="1DAC1D69" w14:textId="77777777" w:rsidR="000B2BAA" w:rsidRPr="000B2BAA" w:rsidRDefault="000B2BAA" w:rsidP="00835DBA">
            <w:pPr>
              <w:pStyle w:val="ListParagraph"/>
              <w:numPr>
                <w:ilvl w:val="0"/>
                <w:numId w:val="45"/>
              </w:numPr>
              <w:rPr>
                <w:sz w:val="18"/>
                <w:szCs w:val="18"/>
              </w:rPr>
            </w:pPr>
            <w:r>
              <w:rPr>
                <w:sz w:val="18"/>
                <w:szCs w:val="18"/>
              </w:rPr>
              <w:t>Investigate reproducible configuration defects, identify probable causes, and implement corrections where the issue is within the agreed Qualtrics configuration scope.</w:t>
            </w:r>
          </w:p>
          <w:p w14:paraId="6EF0F432" w14:textId="77777777" w:rsidR="000B2BAA" w:rsidRPr="000B2BAA" w:rsidRDefault="000B2BAA" w:rsidP="00835DBA">
            <w:pPr>
              <w:pStyle w:val="ListParagraph"/>
              <w:numPr>
                <w:ilvl w:val="0"/>
                <w:numId w:val="45"/>
              </w:numPr>
              <w:rPr>
                <w:sz w:val="18"/>
                <w:szCs w:val="18"/>
              </w:rPr>
            </w:pPr>
            <w:r>
              <w:rPr>
                <w:sz w:val="18"/>
                <w:szCs w:val="18"/>
              </w:rPr>
              <w:t>Support validation of surveys, intercepts, DXA capture, mappings, integrations, dashboards, and access behavior that were implemented as part of the Project.</w:t>
            </w:r>
          </w:p>
          <w:p w14:paraId="2CD52511" w14:textId="77777777" w:rsidR="000B2BAA" w:rsidRPr="000B2BAA" w:rsidRDefault="000B2BAA" w:rsidP="00835DBA">
            <w:pPr>
              <w:pStyle w:val="ListParagraph"/>
              <w:numPr>
                <w:ilvl w:val="0"/>
                <w:numId w:val="45"/>
              </w:numPr>
              <w:rPr>
                <w:sz w:val="18"/>
                <w:szCs w:val="18"/>
              </w:rPr>
            </w:pPr>
            <w:r>
              <w:rPr>
                <w:sz w:val="18"/>
                <w:szCs w:val="18"/>
              </w:rPr>
              <w:t>Maintain an issue tracker containing the reported issue, priority, owner, status, dependency, and resolution or recommended next step.</w:t>
            </w:r>
          </w:p>
          <w:p w14:paraId="07FBBD3E" w14:textId="77777777" w:rsidR="000B2BAA" w:rsidRPr="000B2BAA" w:rsidRDefault="000B2BAA" w:rsidP="00835DBA">
            <w:pPr>
              <w:pStyle w:val="ListParagraph"/>
              <w:numPr>
                <w:ilvl w:val="0"/>
                <w:numId w:val="45"/>
              </w:numPr>
              <w:rPr>
                <w:sz w:val="18"/>
                <w:szCs w:val="18"/>
              </w:rPr>
            </w:pPr>
            <w:r>
              <w:rPr>
                <w:sz w:val="18"/>
                <w:szCs w:val="18"/>
              </w:rPr>
              <w:t>Provide reasonable status updates during the agreed support cadence and conduct a hypercare closure review.</w:t>
            </w:r>
          </w:p>
          <w:p w14:paraId="5F97B29D" w14:textId="77777777" w:rsidR="000B2BAA" w:rsidRPr="000B2BAA" w:rsidRDefault="000B2BAA" w:rsidP="00835DBA">
            <w:pPr>
              <w:pStyle w:val="ListParagraph"/>
              <w:numPr>
                <w:ilvl w:val="0"/>
                <w:numId w:val="45"/>
              </w:numPr>
              <w:rPr>
                <w:sz w:val="18"/>
                <w:szCs w:val="18"/>
              </w:rPr>
            </w:pPr>
            <w:r>
              <w:rPr>
                <w:sz w:val="18"/>
                <w:szCs w:val="18"/>
              </w:rPr>
              <w:t>Transfer open product or third-party issues to the appropriate Customer, Qualtrics Support, or third-party support team with available diagnostic information.</w:t>
            </w:r>
          </w:p>
          <w:p w14:paraId="59AC08A0" w14:textId="77777777" w:rsidR="000B2BAA" w:rsidRPr="000B2BAA" w:rsidRDefault="000B2BAA" w:rsidP="00826016">
            <w:pPr>
              <w:spacing w:after="60"/>
              <w:rPr>
                <w:szCs w:val="18"/>
              </w:rPr>
            </w:pPr>
            <w:r>
              <w:rPr>
                <w:b/>
                <w:bCs/>
                <w:szCs w:val="18"/>
              </w:rPr>
              <w:t>Customer Team Responsibilities</w:t>
            </w:r>
          </w:p>
          <w:p w14:paraId="37D3C8ED" w14:textId="77777777" w:rsidR="000B2BAA" w:rsidRPr="000B2BAA" w:rsidRDefault="000B2BAA" w:rsidP="00835DBA">
            <w:pPr>
              <w:pStyle w:val="ListParagraph"/>
              <w:numPr>
                <w:ilvl w:val="0"/>
                <w:numId w:val="46"/>
              </w:numPr>
              <w:rPr>
                <w:sz w:val="18"/>
                <w:szCs w:val="18"/>
              </w:rPr>
            </w:pPr>
            <w:r>
              <w:rPr>
                <w:sz w:val="18"/>
                <w:szCs w:val="18"/>
              </w:rPr>
              <w:t>Nominate business and technical contacts who are available during the hypercare period for issue clarification, testing, and decision-making.</w:t>
            </w:r>
          </w:p>
          <w:p w14:paraId="52D00E07" w14:textId="77777777" w:rsidR="000B2BAA" w:rsidRPr="000B2BAA" w:rsidRDefault="000B2BAA" w:rsidP="00835DBA">
            <w:pPr>
              <w:pStyle w:val="ListParagraph"/>
              <w:numPr>
                <w:ilvl w:val="0"/>
                <w:numId w:val="46"/>
              </w:numPr>
              <w:rPr>
                <w:sz w:val="18"/>
                <w:szCs w:val="18"/>
              </w:rPr>
            </w:pPr>
            <w:r>
              <w:rPr>
                <w:sz w:val="18"/>
                <w:szCs w:val="18"/>
              </w:rPr>
              <w:lastRenderedPageBreak/>
              <w:t>Submit issues through the agreed channel with sufficient details, including expected and actual behavior, affected environment, timestamps, user or journey context, screenshots, and reproducible steps where available.</w:t>
            </w:r>
          </w:p>
          <w:p w14:paraId="12B70BE5" w14:textId="77777777" w:rsidR="000B2BAA" w:rsidRPr="000B2BAA" w:rsidRDefault="000B2BAA" w:rsidP="00835DBA">
            <w:pPr>
              <w:pStyle w:val="ListParagraph"/>
              <w:numPr>
                <w:ilvl w:val="0"/>
                <w:numId w:val="46"/>
              </w:numPr>
              <w:rPr>
                <w:sz w:val="18"/>
                <w:szCs w:val="18"/>
              </w:rPr>
            </w:pPr>
            <w:r>
              <w:rPr>
                <w:sz w:val="18"/>
                <w:szCs w:val="18"/>
              </w:rPr>
              <w:t>Prioritize reported issues and distinguish defects from new requirements, enhancements, data-quality issues, or Customer-environment changes.</w:t>
            </w:r>
          </w:p>
          <w:p w14:paraId="13501282" w14:textId="77777777" w:rsidR="000B2BAA" w:rsidRPr="000B2BAA" w:rsidRDefault="000B2BAA" w:rsidP="00835DBA">
            <w:pPr>
              <w:pStyle w:val="ListParagraph"/>
              <w:numPr>
                <w:ilvl w:val="0"/>
                <w:numId w:val="46"/>
              </w:numPr>
              <w:rPr>
                <w:sz w:val="18"/>
                <w:szCs w:val="18"/>
              </w:rPr>
            </w:pPr>
            <w:r>
              <w:rPr>
                <w:sz w:val="18"/>
                <w:szCs w:val="18"/>
              </w:rPr>
              <w:t>Provide timely access to relevant environments, logs, test data, credentials through approved secure channels, and Customer or third-party subject-matter experts.</w:t>
            </w:r>
          </w:p>
          <w:p w14:paraId="01E2AF31" w14:textId="77777777" w:rsidR="000B2BAA" w:rsidRPr="000B2BAA" w:rsidRDefault="000B2BAA" w:rsidP="00835DBA">
            <w:pPr>
              <w:pStyle w:val="ListParagraph"/>
              <w:numPr>
                <w:ilvl w:val="0"/>
                <w:numId w:val="46"/>
              </w:numPr>
              <w:rPr>
                <w:sz w:val="18"/>
                <w:szCs w:val="18"/>
              </w:rPr>
            </w:pPr>
            <w:r>
              <w:rPr>
                <w:sz w:val="18"/>
                <w:szCs w:val="18"/>
              </w:rPr>
              <w:t>Implement and validate changes required in Customer-owned websites, mobile applications, AEM, Salesforce, Datadog, networks, security controls, consent tools, middleware, or other third-party systems.</w:t>
            </w:r>
          </w:p>
          <w:p w14:paraId="7067937C" w14:textId="77777777" w:rsidR="000B2BAA" w:rsidRPr="000B2BAA" w:rsidRDefault="000B2BAA" w:rsidP="00835DBA">
            <w:pPr>
              <w:pStyle w:val="ListParagraph"/>
              <w:numPr>
                <w:ilvl w:val="0"/>
                <w:numId w:val="46"/>
              </w:numPr>
              <w:rPr>
                <w:sz w:val="18"/>
                <w:szCs w:val="18"/>
              </w:rPr>
            </w:pPr>
            <w:r>
              <w:rPr>
                <w:sz w:val="18"/>
                <w:szCs w:val="18"/>
              </w:rPr>
              <w:t>Test proposed fixes, provide confirmation or additional evidence promptly, and approve issue closure.</w:t>
            </w:r>
          </w:p>
          <w:p w14:paraId="5091EE17" w14:textId="77777777" w:rsidR="000B2BAA" w:rsidRPr="000B2BAA" w:rsidRDefault="000B2BAA" w:rsidP="00835DBA">
            <w:pPr>
              <w:pStyle w:val="ListParagraph"/>
              <w:numPr>
                <w:ilvl w:val="0"/>
                <w:numId w:val="46"/>
              </w:numPr>
              <w:rPr>
                <w:sz w:val="18"/>
                <w:szCs w:val="18"/>
              </w:rPr>
            </w:pPr>
            <w:r>
              <w:rPr>
                <w:sz w:val="18"/>
                <w:szCs w:val="18"/>
              </w:rPr>
              <w:t>Assume ongoing administration and support of the implemented solution at the end of the hypercare period.</w:t>
            </w:r>
          </w:p>
          <w:p w14:paraId="0967C44C" w14:textId="77777777" w:rsidR="000B2BAA" w:rsidRPr="000B2BAA" w:rsidRDefault="000B2BAA" w:rsidP="00826016">
            <w:pPr>
              <w:spacing w:after="60"/>
              <w:rPr>
                <w:szCs w:val="18"/>
              </w:rPr>
            </w:pPr>
            <w:r>
              <w:rPr>
                <w:b/>
                <w:bCs/>
                <w:szCs w:val="18"/>
              </w:rPr>
              <w:t>Scope Notes and Exclusions</w:t>
            </w:r>
          </w:p>
          <w:p w14:paraId="6CE24636" w14:textId="77777777" w:rsidR="000B2BAA" w:rsidRPr="000B2BAA" w:rsidRDefault="000B2BAA" w:rsidP="00835DBA">
            <w:pPr>
              <w:pStyle w:val="ListParagraph"/>
              <w:numPr>
                <w:ilvl w:val="0"/>
                <w:numId w:val="47"/>
              </w:numPr>
              <w:rPr>
                <w:sz w:val="18"/>
                <w:szCs w:val="18"/>
              </w:rPr>
            </w:pPr>
            <w:r>
              <w:rPr>
                <w:sz w:val="18"/>
                <w:szCs w:val="18"/>
              </w:rPr>
              <w:t>Hypercare is limited to the Deliverables implemented under this Project and the mutually agreed post-go-live period within the overall sixteen-week Project timeline.</w:t>
            </w:r>
          </w:p>
          <w:p w14:paraId="3FAC8512" w14:textId="77777777" w:rsidR="000B2BAA" w:rsidRPr="000B2BAA" w:rsidRDefault="000B2BAA" w:rsidP="00835DBA">
            <w:pPr>
              <w:pStyle w:val="ListParagraph"/>
              <w:numPr>
                <w:ilvl w:val="0"/>
                <w:numId w:val="47"/>
              </w:numPr>
              <w:rPr>
                <w:sz w:val="18"/>
                <w:szCs w:val="18"/>
              </w:rPr>
            </w:pPr>
            <w:r>
              <w:rPr>
                <w:sz w:val="18"/>
                <w:szCs w:val="18"/>
              </w:rPr>
              <w:t>Hypercare does not include 24x7 support, on-call coverage, formal service-level commitments, managed services, operational monitoring, or support after the agreed period.</w:t>
            </w:r>
          </w:p>
          <w:p w14:paraId="5879DC54" w14:textId="77777777" w:rsidR="000B2BAA" w:rsidRPr="000B2BAA" w:rsidRDefault="000B2BAA" w:rsidP="00835DBA">
            <w:pPr>
              <w:pStyle w:val="ListParagraph"/>
              <w:numPr>
                <w:ilvl w:val="0"/>
                <w:numId w:val="47"/>
              </w:numPr>
              <w:rPr>
                <w:sz w:val="18"/>
                <w:szCs w:val="18"/>
              </w:rPr>
            </w:pPr>
            <w:r>
              <w:rPr>
                <w:sz w:val="18"/>
                <w:szCs w:val="18"/>
              </w:rPr>
              <w:t>New functionality, additional surveys or intercepts, redesign, advisory services, material configuration changes, data remediation, and enhancements are excluded and will be managed through formal change control.</w:t>
            </w:r>
          </w:p>
          <w:p w14:paraId="560665B8" w14:textId="77777777" w:rsidR="000B2BAA" w:rsidRPr="000B2BAA" w:rsidRDefault="000B2BAA" w:rsidP="00835DBA">
            <w:pPr>
              <w:pStyle w:val="ListParagraph"/>
              <w:numPr>
                <w:ilvl w:val="0"/>
                <w:numId w:val="47"/>
              </w:numPr>
              <w:rPr>
                <w:sz w:val="18"/>
                <w:szCs w:val="18"/>
              </w:rPr>
            </w:pPr>
            <w:r>
              <w:rPr>
                <w:sz w:val="18"/>
                <w:szCs w:val="18"/>
              </w:rPr>
              <w:t>Issues caused by Customer or third-party code, infrastructure, integrations, security settings, network restrictions, data quality, unauthorized changes, unsupported browsers or devices, or third-party product defects are outside the Delivery Team’s resolution responsibility.</w:t>
            </w:r>
          </w:p>
          <w:p w14:paraId="4E793090" w14:textId="77777777" w:rsidR="000B2BAA" w:rsidRPr="000B2BAA" w:rsidRDefault="000B2BAA" w:rsidP="00835DBA">
            <w:pPr>
              <w:pStyle w:val="ListParagraph"/>
              <w:numPr>
                <w:ilvl w:val="0"/>
                <w:numId w:val="47"/>
              </w:numPr>
              <w:rPr>
                <w:sz w:val="18"/>
                <w:szCs w:val="18"/>
              </w:rPr>
            </w:pPr>
            <w:r>
              <w:rPr>
                <w:sz w:val="18"/>
                <w:szCs w:val="18"/>
              </w:rPr>
              <w:t>Qualtrics product defects will be handled through the applicable Qualtrics Support process and remain subject to the product support terms associated with the Customer’s license.</w:t>
            </w:r>
          </w:p>
        </w:tc>
      </w:tr>
    </w:tbl>
    <w:p w14:paraId="7BB84AB8" w14:textId="77777777" w:rsidR="000B2BAA" w:rsidRPr="000B2BAA" w:rsidRDefault="000B2BAA" w:rsidP="000B2BAA">
      <w:pPr>
        <w:pStyle w:val="Normal1"/>
        <w:rPr>
          <w:rFonts w:ascii="Arial" w:eastAsia="Times New Roman" w:hAnsi="Arial" w:cs="Arial"/>
          <w:color w:val="FF0000"/>
          <w:sz w:val="18"/>
          <w:szCs w:val="18"/>
        </w:rPr>
      </w:pPr>
    </w:p>
    <w:p w14:paraId="68177B1D" w14:textId="77777777" w:rsidR="000B2BAA" w:rsidRPr="009F747F" w:rsidRDefault="000B2BAA" w:rsidP="000B2BAA">
      <w:pPr>
        <w:pStyle w:val="BodyText"/>
        <w:spacing w:before="129" w:after="1"/>
        <w:rPr>
          <w:rFonts w:ascii="Roboto" w:hAnsi="Roboto"/>
          <w:b/>
          <w:sz w:val="16"/>
          <w:szCs w:val="16"/>
        </w:rPr>
      </w:pPr>
      <w:bookmarkStart w:id="42" w:name="_Hlk211587814"/>
    </w:p>
    <w:bookmarkEnd w:id="42"/>
    <w:p w14:paraId="67DAF48E" w14:textId="77777777" w:rsidR="000B2BAA" w:rsidRPr="009F747F" w:rsidRDefault="000B2BAA" w:rsidP="000B2BAA">
      <w:pPr>
        <w:pStyle w:val="Normal1"/>
        <w:rPr>
          <w:rFonts w:ascii="Roboto" w:eastAsia="Times New Roman" w:hAnsi="Roboto" w:cs="Arial"/>
          <w:color w:val="FF0000"/>
          <w:sz w:val="16"/>
          <w:szCs w:val="16"/>
        </w:rPr>
      </w:pPr>
    </w:p>
    <w:p w14:paraId="7038BC27" w14:textId="77777777" w:rsidR="000B2BAA" w:rsidRDefault="000B2BAA" w:rsidP="000B2BAA">
      <w:pPr>
        <w:pStyle w:val="BodyText"/>
      </w:pPr>
    </w:p>
    <w:sectPr w:rsidR="000B2BAA" w:rsidSect="00804525">
      <w:footerReference w:type="even" r:id="rId23"/>
      <w:footerReference w:type="default" r:id="rId24"/>
      <w:footerReference w:type="first" r:id="rId25"/>
      <w:pgSz w:w="12240" w:h="15840"/>
      <w:pgMar w:top="1440" w:right="1440" w:bottom="1440" w:left="716" w:header="720" w:footer="720" w:gutter="0"/>
      <w:cols w:space="720"/>
      <w:docGrid w:linePitch="245"/>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Gulshan Sachdeva (Digital,ISC)" w:date="2026-10-01T18:02:00Z" w:initials="GS">
    <w:p w14:paraId="750B0CD6" w14:textId="77777777" w:rsidR="00571507" w:rsidRDefault="00571507" w:rsidP="00571507">
      <w:pPr>
        <w:jc w:val="left"/>
      </w:pPr>
      <w:r>
        <w:rPr>
          <w:rStyle w:val="CommentReference"/>
        </w:rPr>
        <w:annotationRef/>
      </w:r>
      <w:r>
        <w:rPr>
          <w:rFonts w:ascii="Verdana" w:eastAsia="Verdana" w:hAnsi="Verdana" w:cs="Verdana"/>
          <w:color w:val="auto"/>
          <w:sz w:val="20"/>
          <w:szCs w:val="20"/>
          <w:lang w:val="en-US" w:eastAsia="ja-JP" w:bidi="ar-SA"/>
        </w:rPr>
        <w:t>Since implementation will take some time, so we wish to propose milestone based payment.</w:t>
      </w:r>
    </w:p>
  </w:comment>
  <w:comment w:id="1" w:author="Qualtrics Legal - VNG" w:date="2026-09-16T15:11:00Z" w:initials="VN">
    <w:p w14:paraId="7DDEC238" w14:textId="0805F7CA" w:rsidR="00804525" w:rsidRDefault="00804525">
      <w:pPr>
        <w:pStyle w:val="CommentText"/>
      </w:pPr>
      <w:r>
        <w:rPr>
          <w:rStyle w:val="CommentReference"/>
        </w:rPr>
        <w:annotationRef/>
      </w:r>
      <w:r>
        <w:t>This has been updated to align with our current position.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750B0CD6" w15:done="0"/>
  <w15:commentEx w15:paraId="7DDEC23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51985BCE" w16cex:dateUtc="2026-10-01T12:32:00Z"/>
  <w16cex:commentExtensible w16cex:durableId="74897A22" w16cex:dateUtc="2026-09-16T05: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750B0CD6" w16cid:durableId="51985BCE"/>
  <w16cid:commentId w16cid:paraId="7DDEC238" w16cid:durableId="74897A2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48861E7" w14:textId="77777777" w:rsidR="00F6351E" w:rsidRDefault="00F6351E">
      <w:pPr>
        <w:spacing w:after="0" w:line="240" w:lineRule="auto"/>
      </w:pPr>
      <w:r>
        <w:separator/>
      </w:r>
    </w:p>
  </w:endnote>
  <w:endnote w:type="continuationSeparator" w:id="0">
    <w:p w14:paraId="1C182BFE" w14:textId="77777777" w:rsidR="00F6351E" w:rsidRDefault="00F635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Light">
    <w:panose1 w:val="02000000000000000000"/>
    <w:charset w:val="00"/>
    <w:family w:val="auto"/>
    <w:pitch w:val="variable"/>
    <w:sig w:usb0="E0000AFF" w:usb1="5000217F" w:usb2="0000002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MT">
    <w:altName w:val="Arial"/>
    <w:panose1 w:val="020B0604020202020204"/>
    <w:charset w:val="01"/>
    <w:family w:val="swiss"/>
    <w:pitch w:val="variable"/>
  </w:font>
  <w:font w:name="Verdana">
    <w:panose1 w:val="020B0604030504040204"/>
    <w:charset w:val="00"/>
    <w:family w:val="swiss"/>
    <w:pitch w:val="variable"/>
    <w:sig w:usb0="A10006FF" w:usb1="4000205B" w:usb2="00000010" w:usb3="00000000" w:csb0="0000019F" w:csb1="00000000"/>
  </w:font>
  <w:font w:name="Roboto">
    <w:panose1 w:val="02000000000000000000"/>
    <w:charset w:val="00"/>
    <w:family w:val="auto"/>
    <w:pitch w:val="variable"/>
    <w:sig w:usb0="E0000AFF" w:usb1="5000217F" w:usb2="00000021"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8E56F1" w14:textId="77777777" w:rsidR="00CB5AE2" w:rsidRDefault="00CB5AE2">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72E7A2" w14:textId="77777777" w:rsidR="00CB5AE2" w:rsidRDefault="00CB5AE2">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A321FC" w14:textId="77777777" w:rsidR="00CB5AE2" w:rsidRDefault="00CB5AE2">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053BAB2" w14:textId="77777777" w:rsidR="00F6351E" w:rsidRDefault="00F6351E">
      <w:pPr>
        <w:spacing w:after="0" w:line="240" w:lineRule="auto"/>
      </w:pPr>
      <w:r>
        <w:separator/>
      </w:r>
    </w:p>
  </w:footnote>
  <w:footnote w:type="continuationSeparator" w:id="0">
    <w:p w14:paraId="27283257" w14:textId="77777777" w:rsidR="00F6351E" w:rsidRDefault="00F635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4329FD"/>
    <w:multiLevelType w:val="multilevel"/>
    <w:tmpl w:val="12547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6C5810"/>
    <w:multiLevelType w:val="multilevel"/>
    <w:tmpl w:val="E4FE830A"/>
    <w:lvl w:ilvl="0">
      <w:start w:val="1"/>
      <w:numFmt w:val="decimal"/>
      <w:lvlText w:val="%1."/>
      <w:lvlJc w:val="left"/>
      <w:pPr>
        <w:ind w:left="720" w:hanging="360"/>
      </w:pPr>
      <w:rPr>
        <w:u w:val="none"/>
      </w:rPr>
    </w:lvl>
    <w:lvl w:ilvl="1">
      <w:start w:val="1"/>
      <w:numFmt w:val="lowerLetter"/>
      <w:lvlText w:val="%2."/>
      <w:lvlJc w:val="left"/>
      <w:pPr>
        <w:ind w:left="1440" w:hanging="360"/>
      </w:pPr>
      <w:rPr>
        <w:rFonts w:ascii="Arial" w:eastAsia="Roboto Light" w:hAnsi="Arial" w:cs="Arial" w:hint="default"/>
        <w:b w:val="0"/>
        <w:u w:val="none"/>
      </w:rPr>
    </w:lvl>
    <w:lvl w:ilvl="2">
      <w:start w:val="1"/>
      <w:numFmt w:val="lowerRoman"/>
      <w:lvlText w:val="%3."/>
      <w:lvlJc w:val="right"/>
      <w:pPr>
        <w:ind w:left="2160" w:hanging="360"/>
      </w:pPr>
      <w:rPr>
        <w:rFonts w:ascii="Arial" w:eastAsia="Roboto Light" w:hAnsi="Arial" w:cs="Arial" w:hint="default"/>
        <w:b w:val="0"/>
        <w:u w:val="none"/>
      </w:rPr>
    </w:lvl>
    <w:lvl w:ilvl="3">
      <w:start w:val="1"/>
      <w:numFmt w:val="decimal"/>
      <w:lvlText w:val="%4."/>
      <w:lvlJc w:val="left"/>
      <w:pPr>
        <w:ind w:left="2880" w:hanging="360"/>
      </w:pPr>
      <w:rPr>
        <w:rFonts w:ascii="Arial" w:eastAsia="Arial" w:hAnsi="Arial" w:cs="Arial"/>
        <w:b w:val="0"/>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89F65CD"/>
    <w:multiLevelType w:val="multilevel"/>
    <w:tmpl w:val="8D848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167793"/>
    <w:multiLevelType w:val="multilevel"/>
    <w:tmpl w:val="1E6A3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4B5DFA"/>
    <w:multiLevelType w:val="multilevel"/>
    <w:tmpl w:val="01DEF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A579CE"/>
    <w:multiLevelType w:val="multilevel"/>
    <w:tmpl w:val="9328F250"/>
    <w:lvl w:ilvl="0">
      <w:start w:val="1"/>
      <w:numFmt w:val="decimal"/>
      <w:lvlText w:val="%1."/>
      <w:lvlJc w:val="left"/>
      <w:pPr>
        <w:ind w:left="720" w:hanging="360"/>
      </w:pPr>
      <w:rPr>
        <w:u w:val="none"/>
      </w:rPr>
    </w:lvl>
    <w:lvl w:ilvl="1">
      <w:start w:val="1"/>
      <w:numFmt w:val="lowerLetter"/>
      <w:lvlText w:val="%2."/>
      <w:lvlJc w:val="left"/>
      <w:pPr>
        <w:ind w:left="1440" w:hanging="360"/>
      </w:pPr>
      <w:rPr>
        <w:rFonts w:ascii="Arial" w:eastAsia="Roboto Light" w:hAnsi="Arial" w:cs="Arial" w:hint="default"/>
        <w:b w:val="0"/>
        <w:u w:val="none"/>
      </w:rPr>
    </w:lvl>
    <w:lvl w:ilvl="2">
      <w:start w:val="1"/>
      <w:numFmt w:val="lowerRoman"/>
      <w:lvlText w:val="%3."/>
      <w:lvlJc w:val="right"/>
      <w:pPr>
        <w:ind w:left="2160" w:hanging="360"/>
      </w:pPr>
      <w:rPr>
        <w:rFonts w:ascii="Roboto Light" w:eastAsia="Roboto Light" w:hAnsi="Roboto Light" w:cs="Roboto Light"/>
        <w:b w:val="0"/>
        <w:u w:val="none"/>
      </w:rPr>
    </w:lvl>
    <w:lvl w:ilvl="3">
      <w:start w:val="1"/>
      <w:numFmt w:val="decimal"/>
      <w:lvlText w:val="%4."/>
      <w:lvlJc w:val="left"/>
      <w:pPr>
        <w:ind w:left="2880" w:hanging="360"/>
      </w:pPr>
      <w:rPr>
        <w:rFonts w:ascii="Arial" w:eastAsia="Arial" w:hAnsi="Arial" w:cs="Arial"/>
        <w:b w:val="0"/>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0F3772A0"/>
    <w:multiLevelType w:val="hybridMultilevel"/>
    <w:tmpl w:val="7B5E4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677CF6"/>
    <w:multiLevelType w:val="multilevel"/>
    <w:tmpl w:val="9C10B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3833B76"/>
    <w:multiLevelType w:val="hybridMultilevel"/>
    <w:tmpl w:val="A0489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96236F"/>
    <w:multiLevelType w:val="hybridMultilevel"/>
    <w:tmpl w:val="427E6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1F6BDC"/>
    <w:multiLevelType w:val="multilevel"/>
    <w:tmpl w:val="49AA6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73E503D"/>
    <w:multiLevelType w:val="multilevel"/>
    <w:tmpl w:val="044AE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A2D5E4F"/>
    <w:multiLevelType w:val="multilevel"/>
    <w:tmpl w:val="9E2A6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C08D489"/>
    <w:multiLevelType w:val="hybridMultilevel"/>
    <w:tmpl w:val="FFFFFFFF"/>
    <w:lvl w:ilvl="0" w:tplc="DE3E8E38">
      <w:start w:val="1"/>
      <w:numFmt w:val="bullet"/>
      <w:lvlText w:val=""/>
      <w:lvlJc w:val="left"/>
      <w:pPr>
        <w:ind w:left="720" w:hanging="360"/>
      </w:pPr>
      <w:rPr>
        <w:rFonts w:ascii="Symbol" w:hAnsi="Symbol" w:hint="default"/>
      </w:rPr>
    </w:lvl>
    <w:lvl w:ilvl="1" w:tplc="8BAE2740">
      <w:start w:val="1"/>
      <w:numFmt w:val="bullet"/>
      <w:lvlText w:val="o"/>
      <w:lvlJc w:val="left"/>
      <w:pPr>
        <w:ind w:left="1440" w:hanging="360"/>
      </w:pPr>
      <w:rPr>
        <w:rFonts w:ascii="Courier New" w:hAnsi="Courier New" w:hint="default"/>
      </w:rPr>
    </w:lvl>
    <w:lvl w:ilvl="2" w:tplc="3604BE88">
      <w:start w:val="1"/>
      <w:numFmt w:val="bullet"/>
      <w:lvlText w:val=""/>
      <w:lvlJc w:val="left"/>
      <w:pPr>
        <w:ind w:left="2160" w:hanging="360"/>
      </w:pPr>
      <w:rPr>
        <w:rFonts w:ascii="Wingdings" w:hAnsi="Wingdings" w:hint="default"/>
      </w:rPr>
    </w:lvl>
    <w:lvl w:ilvl="3" w:tplc="D7D2281A">
      <w:start w:val="1"/>
      <w:numFmt w:val="bullet"/>
      <w:lvlText w:val=""/>
      <w:lvlJc w:val="left"/>
      <w:pPr>
        <w:ind w:left="2880" w:hanging="360"/>
      </w:pPr>
      <w:rPr>
        <w:rFonts w:ascii="Symbol" w:hAnsi="Symbol" w:hint="default"/>
      </w:rPr>
    </w:lvl>
    <w:lvl w:ilvl="4" w:tplc="D5A806E0">
      <w:start w:val="1"/>
      <w:numFmt w:val="bullet"/>
      <w:lvlText w:val="o"/>
      <w:lvlJc w:val="left"/>
      <w:pPr>
        <w:ind w:left="3600" w:hanging="360"/>
      </w:pPr>
      <w:rPr>
        <w:rFonts w:ascii="Courier New" w:hAnsi="Courier New" w:hint="default"/>
      </w:rPr>
    </w:lvl>
    <w:lvl w:ilvl="5" w:tplc="FB6AB510">
      <w:start w:val="1"/>
      <w:numFmt w:val="bullet"/>
      <w:lvlText w:val=""/>
      <w:lvlJc w:val="left"/>
      <w:pPr>
        <w:ind w:left="4320" w:hanging="360"/>
      </w:pPr>
      <w:rPr>
        <w:rFonts w:ascii="Wingdings" w:hAnsi="Wingdings" w:hint="default"/>
      </w:rPr>
    </w:lvl>
    <w:lvl w:ilvl="6" w:tplc="C7DCF6B2">
      <w:start w:val="1"/>
      <w:numFmt w:val="bullet"/>
      <w:lvlText w:val=""/>
      <w:lvlJc w:val="left"/>
      <w:pPr>
        <w:ind w:left="5040" w:hanging="360"/>
      </w:pPr>
      <w:rPr>
        <w:rFonts w:ascii="Symbol" w:hAnsi="Symbol" w:hint="default"/>
      </w:rPr>
    </w:lvl>
    <w:lvl w:ilvl="7" w:tplc="97E6F55C">
      <w:start w:val="1"/>
      <w:numFmt w:val="bullet"/>
      <w:lvlText w:val="o"/>
      <w:lvlJc w:val="left"/>
      <w:pPr>
        <w:ind w:left="5760" w:hanging="360"/>
      </w:pPr>
      <w:rPr>
        <w:rFonts w:ascii="Courier New" w:hAnsi="Courier New" w:hint="default"/>
      </w:rPr>
    </w:lvl>
    <w:lvl w:ilvl="8" w:tplc="6B503596">
      <w:start w:val="1"/>
      <w:numFmt w:val="bullet"/>
      <w:lvlText w:val=""/>
      <w:lvlJc w:val="left"/>
      <w:pPr>
        <w:ind w:left="6480" w:hanging="360"/>
      </w:pPr>
      <w:rPr>
        <w:rFonts w:ascii="Wingdings" w:hAnsi="Wingdings" w:hint="default"/>
      </w:rPr>
    </w:lvl>
  </w:abstractNum>
  <w:abstractNum w:abstractNumId="14" w15:restartNumberingAfterBreak="0">
    <w:nsid w:val="1F929EA3"/>
    <w:multiLevelType w:val="hybridMultilevel"/>
    <w:tmpl w:val="FFFFFFFF"/>
    <w:lvl w:ilvl="0" w:tplc="55AAD5E0">
      <w:start w:val="1"/>
      <w:numFmt w:val="bullet"/>
      <w:lvlText w:val=""/>
      <w:lvlJc w:val="left"/>
      <w:pPr>
        <w:ind w:left="720" w:hanging="360"/>
      </w:pPr>
      <w:rPr>
        <w:rFonts w:ascii="Symbol" w:hAnsi="Symbol" w:hint="default"/>
      </w:rPr>
    </w:lvl>
    <w:lvl w:ilvl="1" w:tplc="766C89AA">
      <w:start w:val="1"/>
      <w:numFmt w:val="bullet"/>
      <w:lvlText w:val="o"/>
      <w:lvlJc w:val="left"/>
      <w:pPr>
        <w:ind w:left="1440" w:hanging="360"/>
      </w:pPr>
      <w:rPr>
        <w:rFonts w:ascii="Courier New" w:hAnsi="Courier New" w:hint="default"/>
      </w:rPr>
    </w:lvl>
    <w:lvl w:ilvl="2" w:tplc="B9FA605C">
      <w:start w:val="1"/>
      <w:numFmt w:val="bullet"/>
      <w:lvlText w:val=""/>
      <w:lvlJc w:val="left"/>
      <w:pPr>
        <w:ind w:left="2160" w:hanging="360"/>
      </w:pPr>
      <w:rPr>
        <w:rFonts w:ascii="Wingdings" w:hAnsi="Wingdings" w:hint="default"/>
      </w:rPr>
    </w:lvl>
    <w:lvl w:ilvl="3" w:tplc="06E03FD8">
      <w:start w:val="1"/>
      <w:numFmt w:val="bullet"/>
      <w:lvlText w:val=""/>
      <w:lvlJc w:val="left"/>
      <w:pPr>
        <w:ind w:left="2880" w:hanging="360"/>
      </w:pPr>
      <w:rPr>
        <w:rFonts w:ascii="Symbol" w:hAnsi="Symbol" w:hint="default"/>
      </w:rPr>
    </w:lvl>
    <w:lvl w:ilvl="4" w:tplc="9C1ED73C">
      <w:start w:val="1"/>
      <w:numFmt w:val="bullet"/>
      <w:lvlText w:val="o"/>
      <w:lvlJc w:val="left"/>
      <w:pPr>
        <w:ind w:left="3600" w:hanging="360"/>
      </w:pPr>
      <w:rPr>
        <w:rFonts w:ascii="Courier New" w:hAnsi="Courier New" w:hint="default"/>
      </w:rPr>
    </w:lvl>
    <w:lvl w:ilvl="5" w:tplc="91CA8052">
      <w:start w:val="1"/>
      <w:numFmt w:val="bullet"/>
      <w:lvlText w:val=""/>
      <w:lvlJc w:val="left"/>
      <w:pPr>
        <w:ind w:left="4320" w:hanging="360"/>
      </w:pPr>
      <w:rPr>
        <w:rFonts w:ascii="Wingdings" w:hAnsi="Wingdings" w:hint="default"/>
      </w:rPr>
    </w:lvl>
    <w:lvl w:ilvl="6" w:tplc="29527D18">
      <w:start w:val="1"/>
      <w:numFmt w:val="bullet"/>
      <w:lvlText w:val=""/>
      <w:lvlJc w:val="left"/>
      <w:pPr>
        <w:ind w:left="5040" w:hanging="360"/>
      </w:pPr>
      <w:rPr>
        <w:rFonts w:ascii="Symbol" w:hAnsi="Symbol" w:hint="default"/>
      </w:rPr>
    </w:lvl>
    <w:lvl w:ilvl="7" w:tplc="709A4314">
      <w:start w:val="1"/>
      <w:numFmt w:val="bullet"/>
      <w:lvlText w:val="o"/>
      <w:lvlJc w:val="left"/>
      <w:pPr>
        <w:ind w:left="5760" w:hanging="360"/>
      </w:pPr>
      <w:rPr>
        <w:rFonts w:ascii="Courier New" w:hAnsi="Courier New" w:hint="default"/>
      </w:rPr>
    </w:lvl>
    <w:lvl w:ilvl="8" w:tplc="CA941AF4">
      <w:start w:val="1"/>
      <w:numFmt w:val="bullet"/>
      <w:lvlText w:val=""/>
      <w:lvlJc w:val="left"/>
      <w:pPr>
        <w:ind w:left="6480" w:hanging="360"/>
      </w:pPr>
      <w:rPr>
        <w:rFonts w:ascii="Wingdings" w:hAnsi="Wingdings" w:hint="default"/>
      </w:rPr>
    </w:lvl>
  </w:abstractNum>
  <w:abstractNum w:abstractNumId="15" w15:restartNumberingAfterBreak="0">
    <w:nsid w:val="28F57960"/>
    <w:multiLevelType w:val="multilevel"/>
    <w:tmpl w:val="3E1AE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95B5067"/>
    <w:multiLevelType w:val="multilevel"/>
    <w:tmpl w:val="6F6C0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1065F9F"/>
    <w:multiLevelType w:val="hybridMultilevel"/>
    <w:tmpl w:val="2A50A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9A095D"/>
    <w:multiLevelType w:val="multilevel"/>
    <w:tmpl w:val="C3869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9D30347"/>
    <w:multiLevelType w:val="multilevel"/>
    <w:tmpl w:val="C3065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2859100"/>
    <w:multiLevelType w:val="hybridMultilevel"/>
    <w:tmpl w:val="FFFFFFFF"/>
    <w:lvl w:ilvl="0" w:tplc="2B5E2606">
      <w:start w:val="1"/>
      <w:numFmt w:val="bullet"/>
      <w:lvlText w:val=""/>
      <w:lvlJc w:val="left"/>
      <w:pPr>
        <w:ind w:left="720" w:hanging="360"/>
      </w:pPr>
      <w:rPr>
        <w:rFonts w:ascii="Symbol" w:hAnsi="Symbol" w:hint="default"/>
      </w:rPr>
    </w:lvl>
    <w:lvl w:ilvl="1" w:tplc="35288A04">
      <w:start w:val="1"/>
      <w:numFmt w:val="bullet"/>
      <w:lvlText w:val="o"/>
      <w:lvlJc w:val="left"/>
      <w:pPr>
        <w:ind w:left="1440" w:hanging="360"/>
      </w:pPr>
      <w:rPr>
        <w:rFonts w:ascii="Courier New" w:hAnsi="Courier New" w:hint="default"/>
      </w:rPr>
    </w:lvl>
    <w:lvl w:ilvl="2" w:tplc="3202E984">
      <w:start w:val="1"/>
      <w:numFmt w:val="bullet"/>
      <w:lvlText w:val=""/>
      <w:lvlJc w:val="left"/>
      <w:pPr>
        <w:ind w:left="2160" w:hanging="360"/>
      </w:pPr>
      <w:rPr>
        <w:rFonts w:ascii="Wingdings" w:hAnsi="Wingdings" w:hint="default"/>
      </w:rPr>
    </w:lvl>
    <w:lvl w:ilvl="3" w:tplc="FC225374">
      <w:start w:val="1"/>
      <w:numFmt w:val="bullet"/>
      <w:lvlText w:val=""/>
      <w:lvlJc w:val="left"/>
      <w:pPr>
        <w:ind w:left="2880" w:hanging="360"/>
      </w:pPr>
      <w:rPr>
        <w:rFonts w:ascii="Symbol" w:hAnsi="Symbol" w:hint="default"/>
      </w:rPr>
    </w:lvl>
    <w:lvl w:ilvl="4" w:tplc="1CAC3F4A">
      <w:start w:val="1"/>
      <w:numFmt w:val="bullet"/>
      <w:lvlText w:val="o"/>
      <w:lvlJc w:val="left"/>
      <w:pPr>
        <w:ind w:left="3600" w:hanging="360"/>
      </w:pPr>
      <w:rPr>
        <w:rFonts w:ascii="Courier New" w:hAnsi="Courier New" w:hint="default"/>
      </w:rPr>
    </w:lvl>
    <w:lvl w:ilvl="5" w:tplc="50846EFE">
      <w:start w:val="1"/>
      <w:numFmt w:val="bullet"/>
      <w:lvlText w:val=""/>
      <w:lvlJc w:val="left"/>
      <w:pPr>
        <w:ind w:left="4320" w:hanging="360"/>
      </w:pPr>
      <w:rPr>
        <w:rFonts w:ascii="Wingdings" w:hAnsi="Wingdings" w:hint="default"/>
      </w:rPr>
    </w:lvl>
    <w:lvl w:ilvl="6" w:tplc="6D4A44EC">
      <w:start w:val="1"/>
      <w:numFmt w:val="bullet"/>
      <w:lvlText w:val=""/>
      <w:lvlJc w:val="left"/>
      <w:pPr>
        <w:ind w:left="5040" w:hanging="360"/>
      </w:pPr>
      <w:rPr>
        <w:rFonts w:ascii="Symbol" w:hAnsi="Symbol" w:hint="default"/>
      </w:rPr>
    </w:lvl>
    <w:lvl w:ilvl="7" w:tplc="961E8DA8">
      <w:start w:val="1"/>
      <w:numFmt w:val="bullet"/>
      <w:lvlText w:val="o"/>
      <w:lvlJc w:val="left"/>
      <w:pPr>
        <w:ind w:left="5760" w:hanging="360"/>
      </w:pPr>
      <w:rPr>
        <w:rFonts w:ascii="Courier New" w:hAnsi="Courier New" w:hint="default"/>
      </w:rPr>
    </w:lvl>
    <w:lvl w:ilvl="8" w:tplc="DD5EE762">
      <w:start w:val="1"/>
      <w:numFmt w:val="bullet"/>
      <w:lvlText w:val=""/>
      <w:lvlJc w:val="left"/>
      <w:pPr>
        <w:ind w:left="6480" w:hanging="360"/>
      </w:pPr>
      <w:rPr>
        <w:rFonts w:ascii="Wingdings" w:hAnsi="Wingdings" w:hint="default"/>
      </w:rPr>
    </w:lvl>
  </w:abstractNum>
  <w:abstractNum w:abstractNumId="21" w15:restartNumberingAfterBreak="0">
    <w:nsid w:val="43ACFCB3"/>
    <w:multiLevelType w:val="hybridMultilevel"/>
    <w:tmpl w:val="FFFFFFFF"/>
    <w:lvl w:ilvl="0" w:tplc="712C33D0">
      <w:start w:val="1"/>
      <w:numFmt w:val="bullet"/>
      <w:lvlText w:val=""/>
      <w:lvlJc w:val="left"/>
      <w:pPr>
        <w:ind w:left="720" w:hanging="360"/>
      </w:pPr>
      <w:rPr>
        <w:rFonts w:ascii="Symbol" w:hAnsi="Symbol" w:hint="default"/>
      </w:rPr>
    </w:lvl>
    <w:lvl w:ilvl="1" w:tplc="0110071E">
      <w:start w:val="1"/>
      <w:numFmt w:val="bullet"/>
      <w:lvlText w:val="o"/>
      <w:lvlJc w:val="left"/>
      <w:pPr>
        <w:ind w:left="1440" w:hanging="360"/>
      </w:pPr>
      <w:rPr>
        <w:rFonts w:ascii="Courier New" w:hAnsi="Courier New" w:hint="default"/>
      </w:rPr>
    </w:lvl>
    <w:lvl w:ilvl="2" w:tplc="83E20946">
      <w:start w:val="1"/>
      <w:numFmt w:val="bullet"/>
      <w:lvlText w:val=""/>
      <w:lvlJc w:val="left"/>
      <w:pPr>
        <w:ind w:left="2160" w:hanging="360"/>
      </w:pPr>
      <w:rPr>
        <w:rFonts w:ascii="Wingdings" w:hAnsi="Wingdings" w:hint="default"/>
      </w:rPr>
    </w:lvl>
    <w:lvl w:ilvl="3" w:tplc="44BA1BEA">
      <w:start w:val="1"/>
      <w:numFmt w:val="bullet"/>
      <w:lvlText w:val=""/>
      <w:lvlJc w:val="left"/>
      <w:pPr>
        <w:ind w:left="2880" w:hanging="360"/>
      </w:pPr>
      <w:rPr>
        <w:rFonts w:ascii="Symbol" w:hAnsi="Symbol" w:hint="default"/>
      </w:rPr>
    </w:lvl>
    <w:lvl w:ilvl="4" w:tplc="5010D2C2">
      <w:start w:val="1"/>
      <w:numFmt w:val="bullet"/>
      <w:lvlText w:val="o"/>
      <w:lvlJc w:val="left"/>
      <w:pPr>
        <w:ind w:left="3600" w:hanging="360"/>
      </w:pPr>
      <w:rPr>
        <w:rFonts w:ascii="Courier New" w:hAnsi="Courier New" w:hint="default"/>
      </w:rPr>
    </w:lvl>
    <w:lvl w:ilvl="5" w:tplc="1384104A">
      <w:start w:val="1"/>
      <w:numFmt w:val="bullet"/>
      <w:lvlText w:val=""/>
      <w:lvlJc w:val="left"/>
      <w:pPr>
        <w:ind w:left="4320" w:hanging="360"/>
      </w:pPr>
      <w:rPr>
        <w:rFonts w:ascii="Wingdings" w:hAnsi="Wingdings" w:hint="default"/>
      </w:rPr>
    </w:lvl>
    <w:lvl w:ilvl="6" w:tplc="64FC7A88">
      <w:start w:val="1"/>
      <w:numFmt w:val="bullet"/>
      <w:lvlText w:val=""/>
      <w:lvlJc w:val="left"/>
      <w:pPr>
        <w:ind w:left="5040" w:hanging="360"/>
      </w:pPr>
      <w:rPr>
        <w:rFonts w:ascii="Symbol" w:hAnsi="Symbol" w:hint="default"/>
      </w:rPr>
    </w:lvl>
    <w:lvl w:ilvl="7" w:tplc="1F9E50E2">
      <w:start w:val="1"/>
      <w:numFmt w:val="bullet"/>
      <w:lvlText w:val="o"/>
      <w:lvlJc w:val="left"/>
      <w:pPr>
        <w:ind w:left="5760" w:hanging="360"/>
      </w:pPr>
      <w:rPr>
        <w:rFonts w:ascii="Courier New" w:hAnsi="Courier New" w:hint="default"/>
      </w:rPr>
    </w:lvl>
    <w:lvl w:ilvl="8" w:tplc="740C7668">
      <w:start w:val="1"/>
      <w:numFmt w:val="bullet"/>
      <w:lvlText w:val=""/>
      <w:lvlJc w:val="left"/>
      <w:pPr>
        <w:ind w:left="6480" w:hanging="360"/>
      </w:pPr>
      <w:rPr>
        <w:rFonts w:ascii="Wingdings" w:hAnsi="Wingdings" w:hint="default"/>
      </w:rPr>
    </w:lvl>
  </w:abstractNum>
  <w:abstractNum w:abstractNumId="22" w15:restartNumberingAfterBreak="0">
    <w:nsid w:val="468764F3"/>
    <w:multiLevelType w:val="multilevel"/>
    <w:tmpl w:val="0E1A4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DB3179C"/>
    <w:multiLevelType w:val="multilevel"/>
    <w:tmpl w:val="E22AF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68C0175"/>
    <w:multiLevelType w:val="multilevel"/>
    <w:tmpl w:val="4260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8CB327F"/>
    <w:multiLevelType w:val="multilevel"/>
    <w:tmpl w:val="CEBCA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91244D2"/>
    <w:multiLevelType w:val="multilevel"/>
    <w:tmpl w:val="E418F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98463DD"/>
    <w:multiLevelType w:val="multilevel"/>
    <w:tmpl w:val="E6D29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BE77864"/>
    <w:multiLevelType w:val="hybridMultilevel"/>
    <w:tmpl w:val="A72AA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F9E0741"/>
    <w:multiLevelType w:val="hybridMultilevel"/>
    <w:tmpl w:val="9B36DC5A"/>
    <w:lvl w:ilvl="0" w:tplc="786A092E">
      <w:start w:val="1"/>
      <w:numFmt w:val="decimal"/>
      <w:lvlText w:val="%1."/>
      <w:lvlJc w:val="left"/>
      <w:pPr>
        <w:ind w:left="720" w:hanging="360"/>
      </w:pPr>
    </w:lvl>
    <w:lvl w:ilvl="1" w:tplc="A1F48818">
      <w:start w:val="1"/>
      <w:numFmt w:val="lowerLetter"/>
      <w:lvlText w:val="%2."/>
      <w:lvlJc w:val="left"/>
      <w:pPr>
        <w:ind w:left="1440" w:hanging="360"/>
      </w:pPr>
    </w:lvl>
    <w:lvl w:ilvl="2" w:tplc="9A761188">
      <w:start w:val="1"/>
      <w:numFmt w:val="lowerRoman"/>
      <w:lvlText w:val="%3."/>
      <w:lvlJc w:val="right"/>
      <w:pPr>
        <w:ind w:left="2160" w:hanging="180"/>
      </w:pPr>
    </w:lvl>
    <w:lvl w:ilvl="3" w:tplc="D3F02720">
      <w:start w:val="1"/>
      <w:numFmt w:val="decimal"/>
      <w:lvlText w:val="%4."/>
      <w:lvlJc w:val="left"/>
      <w:pPr>
        <w:ind w:left="2880" w:hanging="360"/>
      </w:pPr>
    </w:lvl>
    <w:lvl w:ilvl="4" w:tplc="726E644A" w:tentative="1">
      <w:start w:val="1"/>
      <w:numFmt w:val="lowerLetter"/>
      <w:lvlText w:val="%5."/>
      <w:lvlJc w:val="left"/>
      <w:pPr>
        <w:ind w:left="3600" w:hanging="360"/>
      </w:pPr>
    </w:lvl>
    <w:lvl w:ilvl="5" w:tplc="C044969C" w:tentative="1">
      <w:start w:val="1"/>
      <w:numFmt w:val="lowerRoman"/>
      <w:lvlText w:val="%6."/>
      <w:lvlJc w:val="right"/>
      <w:pPr>
        <w:ind w:left="4320" w:hanging="180"/>
      </w:pPr>
    </w:lvl>
    <w:lvl w:ilvl="6" w:tplc="4B6E2D9E" w:tentative="1">
      <w:start w:val="1"/>
      <w:numFmt w:val="decimal"/>
      <w:lvlText w:val="%7."/>
      <w:lvlJc w:val="left"/>
      <w:pPr>
        <w:ind w:left="5040" w:hanging="360"/>
      </w:pPr>
    </w:lvl>
    <w:lvl w:ilvl="7" w:tplc="5E0E9EDC" w:tentative="1">
      <w:start w:val="1"/>
      <w:numFmt w:val="lowerLetter"/>
      <w:lvlText w:val="%8."/>
      <w:lvlJc w:val="left"/>
      <w:pPr>
        <w:ind w:left="5760" w:hanging="360"/>
      </w:pPr>
    </w:lvl>
    <w:lvl w:ilvl="8" w:tplc="090E9F66" w:tentative="1">
      <w:start w:val="1"/>
      <w:numFmt w:val="lowerRoman"/>
      <w:lvlText w:val="%9."/>
      <w:lvlJc w:val="right"/>
      <w:pPr>
        <w:ind w:left="6480" w:hanging="180"/>
      </w:pPr>
    </w:lvl>
  </w:abstractNum>
  <w:abstractNum w:abstractNumId="30" w15:restartNumberingAfterBreak="0">
    <w:nsid w:val="5F9E0742"/>
    <w:multiLevelType w:val="hybridMultilevel"/>
    <w:tmpl w:val="9358073C"/>
    <w:lvl w:ilvl="0" w:tplc="F18294F6">
      <w:start w:val="1"/>
      <w:numFmt w:val="lowerLetter"/>
      <w:lvlText w:val="%1."/>
      <w:lvlJc w:val="left"/>
      <w:pPr>
        <w:ind w:left="1440" w:hanging="360"/>
      </w:pPr>
    </w:lvl>
    <w:lvl w:ilvl="1" w:tplc="FFFFFFFF">
      <w:start w:val="1"/>
      <w:numFmt w:val="lowerLetter"/>
      <w:lvlText w:val="%2."/>
      <w:lvlJc w:val="left"/>
      <w:pPr>
        <w:ind w:left="2160" w:hanging="360"/>
      </w:pPr>
    </w:lvl>
    <w:lvl w:ilvl="2" w:tplc="51581040">
      <w:start w:val="1"/>
      <w:numFmt w:val="lowerRoman"/>
      <w:lvlText w:val="%3."/>
      <w:lvlJc w:val="right"/>
      <w:pPr>
        <w:ind w:left="2880" w:hanging="180"/>
      </w:pPr>
    </w:lvl>
    <w:lvl w:ilvl="3" w:tplc="B23C3DB2">
      <w:start w:val="1"/>
      <w:numFmt w:val="decimal"/>
      <w:lvlText w:val="%4."/>
      <w:lvlJc w:val="left"/>
      <w:pPr>
        <w:ind w:left="3600" w:hanging="360"/>
      </w:pPr>
    </w:lvl>
    <w:lvl w:ilvl="4" w:tplc="28549CC8" w:tentative="1">
      <w:start w:val="1"/>
      <w:numFmt w:val="lowerLetter"/>
      <w:lvlText w:val="%5."/>
      <w:lvlJc w:val="left"/>
      <w:pPr>
        <w:ind w:left="4320" w:hanging="360"/>
      </w:pPr>
    </w:lvl>
    <w:lvl w:ilvl="5" w:tplc="27846202" w:tentative="1">
      <w:start w:val="1"/>
      <w:numFmt w:val="lowerRoman"/>
      <w:lvlText w:val="%6."/>
      <w:lvlJc w:val="right"/>
      <w:pPr>
        <w:ind w:left="5040" w:hanging="180"/>
      </w:pPr>
    </w:lvl>
    <w:lvl w:ilvl="6" w:tplc="3DA2F234" w:tentative="1">
      <w:start w:val="1"/>
      <w:numFmt w:val="decimal"/>
      <w:lvlText w:val="%7."/>
      <w:lvlJc w:val="left"/>
      <w:pPr>
        <w:ind w:left="5760" w:hanging="360"/>
      </w:pPr>
    </w:lvl>
    <w:lvl w:ilvl="7" w:tplc="468615F4" w:tentative="1">
      <w:start w:val="1"/>
      <w:numFmt w:val="lowerLetter"/>
      <w:lvlText w:val="%8."/>
      <w:lvlJc w:val="left"/>
      <w:pPr>
        <w:ind w:left="6480" w:hanging="360"/>
      </w:pPr>
    </w:lvl>
    <w:lvl w:ilvl="8" w:tplc="7B62DDA4" w:tentative="1">
      <w:start w:val="1"/>
      <w:numFmt w:val="lowerRoman"/>
      <w:lvlText w:val="%9."/>
      <w:lvlJc w:val="right"/>
      <w:pPr>
        <w:ind w:left="7200" w:hanging="180"/>
      </w:pPr>
    </w:lvl>
  </w:abstractNum>
  <w:abstractNum w:abstractNumId="31" w15:restartNumberingAfterBreak="0">
    <w:nsid w:val="620D4F44"/>
    <w:multiLevelType w:val="multilevel"/>
    <w:tmpl w:val="5ABEC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34E6D6B"/>
    <w:multiLevelType w:val="multilevel"/>
    <w:tmpl w:val="FFFFFFFF"/>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33" w15:restartNumberingAfterBreak="0">
    <w:nsid w:val="64BF4140"/>
    <w:multiLevelType w:val="hybridMultilevel"/>
    <w:tmpl w:val="FE38614C"/>
    <w:lvl w:ilvl="0" w:tplc="A1F48818">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53901F1"/>
    <w:multiLevelType w:val="multilevel"/>
    <w:tmpl w:val="2F36A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954185E"/>
    <w:multiLevelType w:val="hybridMultilevel"/>
    <w:tmpl w:val="F19E0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A7D7E90"/>
    <w:multiLevelType w:val="hybridMultilevel"/>
    <w:tmpl w:val="9358073C"/>
    <w:lvl w:ilvl="0" w:tplc="FFFFFFFF">
      <w:start w:val="1"/>
      <w:numFmt w:val="lowerLetter"/>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7" w15:restartNumberingAfterBreak="0">
    <w:nsid w:val="6B353081"/>
    <w:multiLevelType w:val="hybridMultilevel"/>
    <w:tmpl w:val="101EC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C9606E3"/>
    <w:multiLevelType w:val="multilevel"/>
    <w:tmpl w:val="C06C6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E260200"/>
    <w:multiLevelType w:val="multilevel"/>
    <w:tmpl w:val="C5EA5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01C2C86"/>
    <w:multiLevelType w:val="multilevel"/>
    <w:tmpl w:val="8C82E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3571181"/>
    <w:multiLevelType w:val="multilevel"/>
    <w:tmpl w:val="1298CB68"/>
    <w:lvl w:ilvl="0">
      <w:start w:val="1"/>
      <w:numFmt w:val="decimal"/>
      <w:lvlText w:val="%1."/>
      <w:lvlJc w:val="left"/>
      <w:pPr>
        <w:ind w:left="720" w:hanging="360"/>
      </w:pPr>
      <w:rPr>
        <w:color w:val="auto"/>
        <w:u w:val="none"/>
      </w:rPr>
    </w:lvl>
    <w:lvl w:ilvl="1">
      <w:start w:val="1"/>
      <w:numFmt w:val="lowerLetter"/>
      <w:lvlText w:val="%2."/>
      <w:lvlJc w:val="left"/>
      <w:pPr>
        <w:ind w:left="1440" w:hanging="360"/>
      </w:pPr>
      <w:rPr>
        <w:rFonts w:ascii="Calibri" w:eastAsia="Roboto Light" w:hAnsi="Calibri" w:cs="Calibri" w:hint="default"/>
        <w:b w:val="0"/>
        <w:u w:val="none"/>
      </w:rPr>
    </w:lvl>
    <w:lvl w:ilvl="2">
      <w:start w:val="1"/>
      <w:numFmt w:val="lowerRoman"/>
      <w:lvlText w:val="%3."/>
      <w:lvlJc w:val="right"/>
      <w:pPr>
        <w:ind w:left="2160" w:hanging="360"/>
      </w:pPr>
      <w:rPr>
        <w:rFonts w:ascii="Arial" w:eastAsia="Roboto Light" w:hAnsi="Arial" w:cs="Arial" w:hint="default"/>
        <w:b w:val="0"/>
        <w:u w:val="none"/>
      </w:rPr>
    </w:lvl>
    <w:lvl w:ilvl="3">
      <w:start w:val="1"/>
      <w:numFmt w:val="decimal"/>
      <w:lvlText w:val="%4."/>
      <w:lvlJc w:val="left"/>
      <w:pPr>
        <w:ind w:left="2880" w:hanging="360"/>
      </w:pPr>
      <w:rPr>
        <w:rFonts w:ascii="Arial" w:eastAsia="Arial" w:hAnsi="Arial" w:cs="Arial"/>
        <w:b w:val="0"/>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15:restartNumberingAfterBreak="0">
    <w:nsid w:val="776D549F"/>
    <w:multiLevelType w:val="multilevel"/>
    <w:tmpl w:val="56D6D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84E1043"/>
    <w:multiLevelType w:val="multilevel"/>
    <w:tmpl w:val="0F605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B5778B8"/>
    <w:multiLevelType w:val="hybridMultilevel"/>
    <w:tmpl w:val="F214B470"/>
    <w:lvl w:ilvl="0" w:tplc="A0649FF6">
      <w:start w:val="1"/>
      <w:numFmt w:val="decimal"/>
      <w:pStyle w:val="Heading1"/>
      <w:lvlText w:val="%1."/>
      <w:lvlJc w:val="left"/>
      <w:pPr>
        <w:ind w:left="0"/>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1" w:tplc="41888532">
      <w:start w:val="1"/>
      <w:numFmt w:val="lowerLetter"/>
      <w:lvlText w:val="%2"/>
      <w:lvlJc w:val="left"/>
      <w:pPr>
        <w:ind w:left="1080"/>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2" w:tplc="78F0297C">
      <w:start w:val="1"/>
      <w:numFmt w:val="lowerRoman"/>
      <w:lvlText w:val="%3"/>
      <w:lvlJc w:val="left"/>
      <w:pPr>
        <w:ind w:left="1800"/>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3" w:tplc="EB62B8F4">
      <w:start w:val="1"/>
      <w:numFmt w:val="decimal"/>
      <w:lvlText w:val="%4"/>
      <w:lvlJc w:val="left"/>
      <w:pPr>
        <w:ind w:left="2520"/>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4" w:tplc="D85E2E36">
      <w:start w:val="1"/>
      <w:numFmt w:val="lowerLetter"/>
      <w:lvlText w:val="%5"/>
      <w:lvlJc w:val="left"/>
      <w:pPr>
        <w:ind w:left="3240"/>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5" w:tplc="19CAE25E">
      <w:start w:val="1"/>
      <w:numFmt w:val="lowerRoman"/>
      <w:lvlText w:val="%6"/>
      <w:lvlJc w:val="left"/>
      <w:pPr>
        <w:ind w:left="3960"/>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6" w:tplc="CC962EB2">
      <w:start w:val="1"/>
      <w:numFmt w:val="decimal"/>
      <w:lvlText w:val="%7"/>
      <w:lvlJc w:val="left"/>
      <w:pPr>
        <w:ind w:left="4680"/>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7" w:tplc="D97ACCEE">
      <w:start w:val="1"/>
      <w:numFmt w:val="lowerLetter"/>
      <w:lvlText w:val="%8"/>
      <w:lvlJc w:val="left"/>
      <w:pPr>
        <w:ind w:left="5400"/>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8" w:tplc="3CA4AA1E">
      <w:start w:val="1"/>
      <w:numFmt w:val="lowerRoman"/>
      <w:lvlText w:val="%9"/>
      <w:lvlJc w:val="left"/>
      <w:pPr>
        <w:ind w:left="6120"/>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abstractNum>
  <w:abstractNum w:abstractNumId="45" w15:restartNumberingAfterBreak="0">
    <w:nsid w:val="7BB64080"/>
    <w:multiLevelType w:val="multilevel"/>
    <w:tmpl w:val="4EE4D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E6B25EB"/>
    <w:multiLevelType w:val="multilevel"/>
    <w:tmpl w:val="CA4A3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FA07C3E"/>
    <w:multiLevelType w:val="hybridMultilevel"/>
    <w:tmpl w:val="FFFFFFFF"/>
    <w:lvl w:ilvl="0" w:tplc="E598765E">
      <w:start w:val="1"/>
      <w:numFmt w:val="bullet"/>
      <w:lvlText w:val=""/>
      <w:lvlJc w:val="left"/>
      <w:pPr>
        <w:ind w:left="720" w:hanging="360"/>
      </w:pPr>
      <w:rPr>
        <w:rFonts w:ascii="Symbol" w:hAnsi="Symbol" w:hint="default"/>
      </w:rPr>
    </w:lvl>
    <w:lvl w:ilvl="1" w:tplc="79B459F6">
      <w:start w:val="1"/>
      <w:numFmt w:val="bullet"/>
      <w:lvlText w:val="o"/>
      <w:lvlJc w:val="left"/>
      <w:pPr>
        <w:ind w:left="1440" w:hanging="360"/>
      </w:pPr>
      <w:rPr>
        <w:rFonts w:ascii="Courier New" w:hAnsi="Courier New" w:hint="default"/>
      </w:rPr>
    </w:lvl>
    <w:lvl w:ilvl="2" w:tplc="91B67D74">
      <w:start w:val="1"/>
      <w:numFmt w:val="bullet"/>
      <w:lvlText w:val=""/>
      <w:lvlJc w:val="left"/>
      <w:pPr>
        <w:ind w:left="2160" w:hanging="360"/>
      </w:pPr>
      <w:rPr>
        <w:rFonts w:ascii="Wingdings" w:hAnsi="Wingdings" w:hint="default"/>
      </w:rPr>
    </w:lvl>
    <w:lvl w:ilvl="3" w:tplc="6F9A0298">
      <w:start w:val="1"/>
      <w:numFmt w:val="bullet"/>
      <w:lvlText w:val=""/>
      <w:lvlJc w:val="left"/>
      <w:pPr>
        <w:ind w:left="2880" w:hanging="360"/>
      </w:pPr>
      <w:rPr>
        <w:rFonts w:ascii="Symbol" w:hAnsi="Symbol" w:hint="default"/>
      </w:rPr>
    </w:lvl>
    <w:lvl w:ilvl="4" w:tplc="FDCABDE4">
      <w:start w:val="1"/>
      <w:numFmt w:val="bullet"/>
      <w:lvlText w:val="o"/>
      <w:lvlJc w:val="left"/>
      <w:pPr>
        <w:ind w:left="3600" w:hanging="360"/>
      </w:pPr>
      <w:rPr>
        <w:rFonts w:ascii="Courier New" w:hAnsi="Courier New" w:hint="default"/>
      </w:rPr>
    </w:lvl>
    <w:lvl w:ilvl="5" w:tplc="4CF60E2E">
      <w:start w:val="1"/>
      <w:numFmt w:val="bullet"/>
      <w:lvlText w:val=""/>
      <w:lvlJc w:val="left"/>
      <w:pPr>
        <w:ind w:left="4320" w:hanging="360"/>
      </w:pPr>
      <w:rPr>
        <w:rFonts w:ascii="Wingdings" w:hAnsi="Wingdings" w:hint="default"/>
      </w:rPr>
    </w:lvl>
    <w:lvl w:ilvl="6" w:tplc="65EEE23C">
      <w:start w:val="1"/>
      <w:numFmt w:val="bullet"/>
      <w:lvlText w:val=""/>
      <w:lvlJc w:val="left"/>
      <w:pPr>
        <w:ind w:left="5040" w:hanging="360"/>
      </w:pPr>
      <w:rPr>
        <w:rFonts w:ascii="Symbol" w:hAnsi="Symbol" w:hint="default"/>
      </w:rPr>
    </w:lvl>
    <w:lvl w:ilvl="7" w:tplc="D4987A8A">
      <w:start w:val="1"/>
      <w:numFmt w:val="bullet"/>
      <w:lvlText w:val="o"/>
      <w:lvlJc w:val="left"/>
      <w:pPr>
        <w:ind w:left="5760" w:hanging="360"/>
      </w:pPr>
      <w:rPr>
        <w:rFonts w:ascii="Courier New" w:hAnsi="Courier New" w:hint="default"/>
      </w:rPr>
    </w:lvl>
    <w:lvl w:ilvl="8" w:tplc="6FD83618">
      <w:start w:val="1"/>
      <w:numFmt w:val="bullet"/>
      <w:lvlText w:val=""/>
      <w:lvlJc w:val="left"/>
      <w:pPr>
        <w:ind w:left="6480" w:hanging="360"/>
      </w:pPr>
      <w:rPr>
        <w:rFonts w:ascii="Wingdings" w:hAnsi="Wingdings" w:hint="default"/>
      </w:rPr>
    </w:lvl>
  </w:abstractNum>
  <w:num w:numId="1" w16cid:durableId="1353191173">
    <w:abstractNumId w:val="44"/>
  </w:num>
  <w:num w:numId="2" w16cid:durableId="291787684">
    <w:abstractNumId w:val="32"/>
  </w:num>
  <w:num w:numId="3" w16cid:durableId="1763718429">
    <w:abstractNumId w:val="41"/>
  </w:num>
  <w:num w:numId="4" w16cid:durableId="1002053936">
    <w:abstractNumId w:val="5"/>
  </w:num>
  <w:num w:numId="5" w16cid:durableId="1082289632">
    <w:abstractNumId w:val="22"/>
  </w:num>
  <w:num w:numId="6" w16cid:durableId="1193570960">
    <w:abstractNumId w:val="0"/>
  </w:num>
  <w:num w:numId="7" w16cid:durableId="1260723780">
    <w:abstractNumId w:val="47"/>
  </w:num>
  <w:num w:numId="8" w16cid:durableId="1416508783">
    <w:abstractNumId w:val="33"/>
  </w:num>
  <w:num w:numId="9" w16cid:durableId="1434857450">
    <w:abstractNumId w:val="35"/>
  </w:num>
  <w:num w:numId="10" w16cid:durableId="1506163152">
    <w:abstractNumId w:val="17"/>
  </w:num>
  <w:num w:numId="11" w16cid:durableId="163589922">
    <w:abstractNumId w:val="37"/>
  </w:num>
  <w:num w:numId="12" w16cid:durableId="1757554072">
    <w:abstractNumId w:val="29"/>
  </w:num>
  <w:num w:numId="13" w16cid:durableId="1808430536">
    <w:abstractNumId w:val="28"/>
  </w:num>
  <w:num w:numId="14" w16cid:durableId="1809012374">
    <w:abstractNumId w:val="9"/>
  </w:num>
  <w:num w:numId="15" w16cid:durableId="1862084044">
    <w:abstractNumId w:val="20"/>
  </w:num>
  <w:num w:numId="16" w16cid:durableId="1871067139">
    <w:abstractNumId w:val="8"/>
  </w:num>
  <w:num w:numId="17" w16cid:durableId="1973712073">
    <w:abstractNumId w:val="6"/>
  </w:num>
  <w:num w:numId="18" w16cid:durableId="2071998315">
    <w:abstractNumId w:val="30"/>
  </w:num>
  <w:num w:numId="19" w16cid:durableId="432408959">
    <w:abstractNumId w:val="12"/>
  </w:num>
  <w:num w:numId="20" w16cid:durableId="580866893">
    <w:abstractNumId w:val="14"/>
  </w:num>
  <w:num w:numId="21" w16cid:durableId="761142146">
    <w:abstractNumId w:val="45"/>
  </w:num>
  <w:num w:numId="22" w16cid:durableId="780686740">
    <w:abstractNumId w:val="13"/>
  </w:num>
  <w:num w:numId="23" w16cid:durableId="849418775">
    <w:abstractNumId w:val="21"/>
  </w:num>
  <w:num w:numId="24" w16cid:durableId="894047128">
    <w:abstractNumId w:val="36"/>
  </w:num>
  <w:num w:numId="25" w16cid:durableId="411851801">
    <w:abstractNumId w:val="4"/>
  </w:num>
  <w:num w:numId="26" w16cid:durableId="1114785098">
    <w:abstractNumId w:val="19"/>
  </w:num>
  <w:num w:numId="27" w16cid:durableId="1565526119">
    <w:abstractNumId w:val="10"/>
  </w:num>
  <w:num w:numId="28" w16cid:durableId="1082606151">
    <w:abstractNumId w:val="26"/>
  </w:num>
  <w:num w:numId="29" w16cid:durableId="925070177">
    <w:abstractNumId w:val="24"/>
  </w:num>
  <w:num w:numId="30" w16cid:durableId="1799370351">
    <w:abstractNumId w:val="42"/>
  </w:num>
  <w:num w:numId="31" w16cid:durableId="467165657">
    <w:abstractNumId w:val="31"/>
  </w:num>
  <w:num w:numId="32" w16cid:durableId="1183855240">
    <w:abstractNumId w:val="23"/>
  </w:num>
  <w:num w:numId="33" w16cid:durableId="1440025969">
    <w:abstractNumId w:val="2"/>
  </w:num>
  <w:num w:numId="34" w16cid:durableId="410591327">
    <w:abstractNumId w:val="46"/>
  </w:num>
  <w:num w:numId="35" w16cid:durableId="1548756701">
    <w:abstractNumId w:val="25"/>
  </w:num>
  <w:num w:numId="36" w16cid:durableId="884098022">
    <w:abstractNumId w:val="27"/>
  </w:num>
  <w:num w:numId="37" w16cid:durableId="136387728">
    <w:abstractNumId w:val="34"/>
  </w:num>
  <w:num w:numId="38" w16cid:durableId="1827822817">
    <w:abstractNumId w:val="40"/>
  </w:num>
  <w:num w:numId="39" w16cid:durableId="1433355161">
    <w:abstractNumId w:val="16"/>
  </w:num>
  <w:num w:numId="40" w16cid:durableId="1860121514">
    <w:abstractNumId w:val="43"/>
  </w:num>
  <w:num w:numId="41" w16cid:durableId="1614437345">
    <w:abstractNumId w:val="39"/>
  </w:num>
  <w:num w:numId="42" w16cid:durableId="394201181">
    <w:abstractNumId w:val="7"/>
  </w:num>
  <w:num w:numId="43" w16cid:durableId="427653440">
    <w:abstractNumId w:val="18"/>
  </w:num>
  <w:num w:numId="44" w16cid:durableId="355431093">
    <w:abstractNumId w:val="11"/>
  </w:num>
  <w:num w:numId="45" w16cid:durableId="919682631">
    <w:abstractNumId w:val="3"/>
  </w:num>
  <w:num w:numId="46" w16cid:durableId="1972707256">
    <w:abstractNumId w:val="15"/>
  </w:num>
  <w:num w:numId="47" w16cid:durableId="658386634">
    <w:abstractNumId w:val="38"/>
  </w:num>
  <w:num w:numId="48" w16cid:durableId="818956771">
    <w:abstractNumId w:val="1"/>
  </w:num>
  <w:numIdMacAtCleanup w:val="4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Gulshan Sachdeva (Digital,ISC)">
    <w15:presenceInfo w15:providerId="AD" w15:userId="S::Gulshan.Sachdeva@goIndiGo.in::6c095883-4305-444a-b12f-250da01a29bc"/>
  </w15:person>
  <w15:person w15:author="Qualtrics Legal - VNG">
    <w15:presenceInfo w15:providerId="None" w15:userId="Qualtrics Legal - VNG"/>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4"/>
  <w:doNotDisplayPageBoundaries/>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ironcladData" w:val="1|0bea75b16654828b82b890b015f90079|ab7b8585a9b9cb72a5c22e6812fc08687bab4436280ce220f9cf0a7f742a400f4e41a106e14d60a3644c003feb514d1a8a2e9d23a3d2e72480bf538063170965ab7ca1b4c13841b59dacf75847633a54a49b97d424c87e8cb4af593d6a1309bbabb0e6ac79ef0dc4413385645c1ae35362ce4341f9cfc89159c847af62186c8d0671007a195d3f4cf07ee78dbec08abf32542ea100b1440dd537dce907791a03"/>
  </w:docVars>
  <w:rsids>
    <w:rsidRoot w:val="00CB5AE2"/>
    <w:rsid w:val="00025CBC"/>
    <w:rsid w:val="000710FC"/>
    <w:rsid w:val="000B2BAA"/>
    <w:rsid w:val="0017748E"/>
    <w:rsid w:val="001C0832"/>
    <w:rsid w:val="00242135"/>
    <w:rsid w:val="002A2A85"/>
    <w:rsid w:val="002C43CA"/>
    <w:rsid w:val="002E388E"/>
    <w:rsid w:val="00421BC9"/>
    <w:rsid w:val="004764A0"/>
    <w:rsid w:val="004C081E"/>
    <w:rsid w:val="004D107B"/>
    <w:rsid w:val="004D2644"/>
    <w:rsid w:val="005310A0"/>
    <w:rsid w:val="0053383D"/>
    <w:rsid w:val="00564AB1"/>
    <w:rsid w:val="00571507"/>
    <w:rsid w:val="005A172A"/>
    <w:rsid w:val="005B6422"/>
    <w:rsid w:val="005E1199"/>
    <w:rsid w:val="00654A55"/>
    <w:rsid w:val="006867C1"/>
    <w:rsid w:val="00774F40"/>
    <w:rsid w:val="00804525"/>
    <w:rsid w:val="00835DBA"/>
    <w:rsid w:val="00894DA4"/>
    <w:rsid w:val="008A2EE2"/>
    <w:rsid w:val="008A67D2"/>
    <w:rsid w:val="009350C0"/>
    <w:rsid w:val="00936C48"/>
    <w:rsid w:val="00967346"/>
    <w:rsid w:val="009912B6"/>
    <w:rsid w:val="00A1188E"/>
    <w:rsid w:val="00A259AE"/>
    <w:rsid w:val="00A47976"/>
    <w:rsid w:val="00A5301B"/>
    <w:rsid w:val="00AA4EEE"/>
    <w:rsid w:val="00AF0CB7"/>
    <w:rsid w:val="00B57AC1"/>
    <w:rsid w:val="00BA55BC"/>
    <w:rsid w:val="00BB2897"/>
    <w:rsid w:val="00BC6C50"/>
    <w:rsid w:val="00BF4833"/>
    <w:rsid w:val="00C43CC7"/>
    <w:rsid w:val="00C61479"/>
    <w:rsid w:val="00CA389E"/>
    <w:rsid w:val="00CB5AE2"/>
    <w:rsid w:val="00CC66F0"/>
    <w:rsid w:val="00D812EF"/>
    <w:rsid w:val="00DB40E8"/>
    <w:rsid w:val="00EE5B53"/>
    <w:rsid w:val="00F024E5"/>
    <w:rsid w:val="00F378A5"/>
    <w:rsid w:val="00F6351E"/>
    <w:rsid w:val="00FA476C"/>
    <w:rsid w:val="00FB461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9ED4B"/>
  <w15:docId w15:val="{A5E48296-681D-5E48-8443-049F42F06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172A"/>
    <w:pPr>
      <w:spacing w:after="128" w:line="269" w:lineRule="auto"/>
      <w:ind w:left="730" w:hanging="10"/>
      <w:jc w:val="both"/>
    </w:pPr>
    <w:rPr>
      <w:rFonts w:ascii="Arial" w:eastAsia="Arial" w:hAnsi="Arial" w:cs="Arial"/>
      <w:color w:val="000000"/>
      <w:sz w:val="18"/>
      <w:lang w:val="en-PH" w:eastAsia="en-PH" w:bidi="en-PH"/>
    </w:rPr>
  </w:style>
  <w:style w:type="paragraph" w:styleId="Heading1">
    <w:name w:val="heading 1"/>
    <w:next w:val="Normal"/>
    <w:link w:val="Heading1Char"/>
    <w:uiPriority w:val="9"/>
    <w:qFormat/>
    <w:pPr>
      <w:keepNext/>
      <w:keepLines/>
      <w:numPr>
        <w:numId w:val="1"/>
      </w:numPr>
      <w:spacing w:after="149" w:line="249" w:lineRule="auto"/>
      <w:ind w:left="3957" w:right="3955" w:hanging="10"/>
      <w:outlineLvl w:val="0"/>
    </w:pPr>
    <w:rPr>
      <w:rFonts w:ascii="Arial" w:eastAsia="Arial" w:hAnsi="Arial" w:cs="Arial"/>
      <w:b/>
      <w:color w:val="000000"/>
      <w:sz w:val="18"/>
    </w:rPr>
  </w:style>
  <w:style w:type="paragraph" w:styleId="Heading2">
    <w:name w:val="heading 2"/>
    <w:basedOn w:val="Normal"/>
    <w:next w:val="Normal"/>
    <w:link w:val="Heading2Char"/>
    <w:uiPriority w:val="9"/>
    <w:semiHidden/>
    <w:unhideWhenUsed/>
    <w:qFormat/>
    <w:rsid w:val="0017748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A172A"/>
    <w:pPr>
      <w:keepNext/>
      <w:keepLines/>
      <w:spacing w:before="40" w:after="0"/>
      <w:outlineLvl w:val="2"/>
    </w:pPr>
    <w:rPr>
      <w:rFonts w:asciiTheme="majorHAnsi" w:eastAsiaTheme="majorEastAsia" w:hAnsiTheme="majorHAnsi" w:cstheme="majorBidi"/>
      <w:color w:val="1F3763" w:themeColor="accent1" w:themeShade="7F"/>
      <w:sz w:val="24"/>
    </w:rPr>
  </w:style>
  <w:style w:type="paragraph" w:styleId="Heading4">
    <w:name w:val="heading 4"/>
    <w:basedOn w:val="Normal"/>
    <w:next w:val="Normal"/>
    <w:link w:val="Heading4Char"/>
    <w:uiPriority w:val="9"/>
    <w:semiHidden/>
    <w:unhideWhenUsed/>
    <w:qFormat/>
    <w:rsid w:val="005A172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Arial" w:eastAsia="Arial" w:hAnsi="Arial" w:cs="Arial"/>
      <w:b/>
      <w:color w:val="000000"/>
      <w:sz w:val="18"/>
    </w:rPr>
  </w:style>
  <w:style w:type="table" w:customStyle="1" w:styleId="TableGrid">
    <w:name w:val="TableGrid"/>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17748E"/>
    <w:rPr>
      <w:rFonts w:asciiTheme="majorHAnsi" w:eastAsiaTheme="majorEastAsia" w:hAnsiTheme="majorHAnsi" w:cstheme="majorBidi"/>
      <w:color w:val="2F5496" w:themeColor="accent1" w:themeShade="BF"/>
      <w:sz w:val="26"/>
      <w:szCs w:val="26"/>
      <w:lang w:val="en-PH" w:eastAsia="en-PH" w:bidi="en-PH"/>
    </w:rPr>
  </w:style>
  <w:style w:type="paragraph" w:styleId="Revision">
    <w:name w:val="Revision"/>
    <w:hidden/>
    <w:uiPriority w:val="99"/>
    <w:semiHidden/>
    <w:rsid w:val="0017748E"/>
    <w:rPr>
      <w:rFonts w:ascii="Arial" w:eastAsia="Arial" w:hAnsi="Arial" w:cs="Arial"/>
      <w:color w:val="000000"/>
      <w:sz w:val="18"/>
      <w:lang w:val="en-PH" w:eastAsia="en-PH" w:bidi="en-PH"/>
    </w:rPr>
  </w:style>
  <w:style w:type="paragraph" w:customStyle="1" w:styleId="TableParagraph">
    <w:name w:val="Table Paragraph"/>
    <w:basedOn w:val="Normal"/>
    <w:uiPriority w:val="1"/>
    <w:qFormat/>
    <w:rsid w:val="00A5301B"/>
    <w:pPr>
      <w:widowControl w:val="0"/>
      <w:autoSpaceDE w:val="0"/>
      <w:autoSpaceDN w:val="0"/>
      <w:spacing w:after="0" w:line="240" w:lineRule="auto"/>
      <w:ind w:left="0" w:firstLine="0"/>
      <w:jc w:val="left"/>
    </w:pPr>
    <w:rPr>
      <w:rFonts w:ascii="Arial MT" w:eastAsia="Arial MT" w:hAnsi="Arial MT" w:cs="Arial MT"/>
      <w:color w:val="auto"/>
      <w:sz w:val="22"/>
      <w:szCs w:val="22"/>
      <w:lang w:val="en-US" w:eastAsia="en-US" w:bidi="ar-SA"/>
    </w:rPr>
  </w:style>
  <w:style w:type="character" w:styleId="Hyperlink">
    <w:name w:val="Hyperlink"/>
    <w:basedOn w:val="DefaultParagraphFont"/>
    <w:uiPriority w:val="99"/>
    <w:unhideWhenUsed/>
    <w:rsid w:val="00A5301B"/>
    <w:rPr>
      <w:color w:val="0563C1" w:themeColor="hyperlink"/>
      <w:u w:val="single"/>
    </w:rPr>
  </w:style>
  <w:style w:type="character" w:styleId="CommentReference">
    <w:name w:val="annotation reference"/>
    <w:basedOn w:val="DefaultParagraphFont"/>
    <w:uiPriority w:val="99"/>
    <w:semiHidden/>
    <w:unhideWhenUsed/>
    <w:rsid w:val="00A5301B"/>
    <w:rPr>
      <w:sz w:val="16"/>
      <w:szCs w:val="16"/>
    </w:rPr>
  </w:style>
  <w:style w:type="character" w:styleId="FollowedHyperlink">
    <w:name w:val="FollowedHyperlink"/>
    <w:basedOn w:val="DefaultParagraphFont"/>
    <w:uiPriority w:val="99"/>
    <w:semiHidden/>
    <w:unhideWhenUsed/>
    <w:rsid w:val="00A5301B"/>
    <w:rPr>
      <w:color w:val="954F72" w:themeColor="followedHyperlink"/>
      <w:u w:val="single"/>
    </w:rPr>
  </w:style>
  <w:style w:type="character" w:styleId="UnresolvedMention">
    <w:name w:val="Unresolved Mention"/>
    <w:basedOn w:val="DefaultParagraphFont"/>
    <w:uiPriority w:val="99"/>
    <w:semiHidden/>
    <w:unhideWhenUsed/>
    <w:rsid w:val="00A5301B"/>
    <w:rPr>
      <w:color w:val="605E5C"/>
      <w:shd w:val="clear" w:color="auto" w:fill="E1DFDD"/>
    </w:rPr>
  </w:style>
  <w:style w:type="paragraph" w:styleId="BodyText">
    <w:name w:val="Body Text"/>
    <w:basedOn w:val="Normal"/>
    <w:link w:val="BodyTextChar"/>
    <w:uiPriority w:val="1"/>
    <w:qFormat/>
    <w:rsid w:val="00774F40"/>
    <w:pPr>
      <w:widowControl w:val="0"/>
      <w:autoSpaceDE w:val="0"/>
      <w:autoSpaceDN w:val="0"/>
      <w:spacing w:after="0" w:line="240" w:lineRule="auto"/>
      <w:ind w:left="0" w:firstLine="0"/>
      <w:jc w:val="left"/>
    </w:pPr>
    <w:rPr>
      <w:rFonts w:ascii="Verdana" w:eastAsia="Verdana" w:hAnsi="Verdana" w:cs="Verdana"/>
      <w:color w:val="auto"/>
      <w:szCs w:val="18"/>
      <w:lang w:val="en-US" w:eastAsia="ja-JP" w:bidi="ar-SA"/>
    </w:rPr>
  </w:style>
  <w:style w:type="character" w:customStyle="1" w:styleId="BodyTextChar">
    <w:name w:val="Body Text Char"/>
    <w:basedOn w:val="DefaultParagraphFont"/>
    <w:link w:val="BodyText"/>
    <w:uiPriority w:val="1"/>
    <w:rsid w:val="00774F40"/>
    <w:rPr>
      <w:rFonts w:ascii="Verdana" w:eastAsia="Verdana" w:hAnsi="Verdana" w:cs="Verdana"/>
      <w:sz w:val="18"/>
      <w:szCs w:val="18"/>
      <w:lang w:val="en-US" w:eastAsia="ja-JP"/>
    </w:rPr>
  </w:style>
  <w:style w:type="paragraph" w:styleId="Header">
    <w:name w:val="header"/>
    <w:basedOn w:val="Normal"/>
    <w:link w:val="HeaderChar"/>
    <w:uiPriority w:val="99"/>
    <w:unhideWhenUsed/>
    <w:rsid w:val="00774F4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4F40"/>
    <w:rPr>
      <w:rFonts w:ascii="Arial" w:eastAsia="Arial" w:hAnsi="Arial" w:cs="Arial"/>
      <w:color w:val="000000"/>
      <w:sz w:val="18"/>
      <w:lang w:val="en-PH" w:eastAsia="en-PH" w:bidi="en-PH"/>
    </w:rPr>
  </w:style>
  <w:style w:type="paragraph" w:customStyle="1" w:styleId="Normal0">
    <w:name w:val="Normal_0"/>
    <w:qFormat/>
    <w:rsid w:val="0053383D"/>
    <w:rPr>
      <w:rFonts w:ascii="Times New Roman" w:eastAsia="Times New Roman" w:hAnsi="Times New Roman" w:cs="Times New Roman"/>
      <w:lang w:val="en-US" w:eastAsia="en-US"/>
    </w:rPr>
  </w:style>
  <w:style w:type="paragraph" w:customStyle="1" w:styleId="Normal3">
    <w:name w:val="Normal_3"/>
    <w:qFormat/>
    <w:rsid w:val="005B6422"/>
    <w:rPr>
      <w:rFonts w:ascii="Times New Roman" w:eastAsia="Calibri" w:hAnsi="Times New Roman" w:cs="Times New Roman"/>
      <w:lang w:val="en-US" w:eastAsia="en-US"/>
    </w:rPr>
  </w:style>
  <w:style w:type="paragraph" w:customStyle="1" w:styleId="ListParagraph0">
    <w:name w:val="List Paragraph_0"/>
    <w:basedOn w:val="Normal3"/>
    <w:uiPriority w:val="34"/>
    <w:qFormat/>
    <w:rsid w:val="005B6422"/>
    <w:pPr>
      <w:ind w:left="720"/>
      <w:contextualSpacing/>
    </w:pPr>
    <w:rPr>
      <w:rFonts w:ascii="Calibri" w:hAnsi="Calibri"/>
    </w:rPr>
  </w:style>
  <w:style w:type="table" w:styleId="TableGrid0">
    <w:name w:val="Table Grid"/>
    <w:basedOn w:val="TableNormal"/>
    <w:uiPriority w:val="39"/>
    <w:rsid w:val="009912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semiHidden/>
    <w:unhideWhenUsed/>
    <w:rsid w:val="004C081E"/>
    <w:pPr>
      <w:widowControl w:val="0"/>
      <w:autoSpaceDE w:val="0"/>
      <w:autoSpaceDN w:val="0"/>
      <w:spacing w:after="0" w:line="240" w:lineRule="auto"/>
      <w:ind w:left="0" w:firstLine="0"/>
      <w:jc w:val="left"/>
    </w:pPr>
    <w:rPr>
      <w:rFonts w:ascii="Verdana" w:eastAsia="Verdana" w:hAnsi="Verdana" w:cs="Verdana"/>
      <w:color w:val="auto"/>
      <w:sz w:val="20"/>
      <w:szCs w:val="20"/>
      <w:lang w:val="en-US" w:eastAsia="ja-JP" w:bidi="ar-SA"/>
    </w:rPr>
  </w:style>
  <w:style w:type="character" w:customStyle="1" w:styleId="CommentTextChar">
    <w:name w:val="Comment Text Char"/>
    <w:basedOn w:val="DefaultParagraphFont"/>
    <w:link w:val="CommentText"/>
    <w:uiPriority w:val="99"/>
    <w:semiHidden/>
    <w:rsid w:val="004C081E"/>
    <w:rPr>
      <w:rFonts w:ascii="Verdana" w:eastAsia="Verdana" w:hAnsi="Verdana" w:cs="Verdana"/>
      <w:sz w:val="20"/>
      <w:szCs w:val="20"/>
      <w:lang w:val="en-US" w:eastAsia="ja-JP"/>
    </w:rPr>
  </w:style>
  <w:style w:type="paragraph" w:styleId="CommentSubject">
    <w:name w:val="annotation subject"/>
    <w:basedOn w:val="CommentText"/>
    <w:next w:val="CommentText"/>
    <w:link w:val="CommentSubjectChar"/>
    <w:uiPriority w:val="99"/>
    <w:semiHidden/>
    <w:unhideWhenUsed/>
    <w:rsid w:val="00804525"/>
    <w:pPr>
      <w:widowControl/>
      <w:autoSpaceDE/>
      <w:autoSpaceDN/>
      <w:spacing w:after="128"/>
      <w:ind w:left="730" w:hanging="10"/>
      <w:jc w:val="both"/>
    </w:pPr>
    <w:rPr>
      <w:rFonts w:ascii="Arial" w:eastAsia="Arial" w:hAnsi="Arial" w:cs="Arial"/>
      <w:b/>
      <w:bCs/>
      <w:color w:val="000000"/>
      <w:lang w:val="en-PH" w:eastAsia="en-PH" w:bidi="en-PH"/>
    </w:rPr>
  </w:style>
  <w:style w:type="character" w:customStyle="1" w:styleId="CommentSubjectChar">
    <w:name w:val="Comment Subject Char"/>
    <w:basedOn w:val="CommentTextChar"/>
    <w:link w:val="CommentSubject"/>
    <w:uiPriority w:val="99"/>
    <w:semiHidden/>
    <w:rsid w:val="00804525"/>
    <w:rPr>
      <w:rFonts w:ascii="Arial" w:eastAsia="Arial" w:hAnsi="Arial" w:cs="Arial"/>
      <w:b/>
      <w:bCs/>
      <w:color w:val="000000"/>
      <w:sz w:val="20"/>
      <w:szCs w:val="20"/>
      <w:lang w:val="en-PH" w:eastAsia="en-PH" w:bidi="en-PH"/>
    </w:rPr>
  </w:style>
  <w:style w:type="character" w:customStyle="1" w:styleId="Heading3Char">
    <w:name w:val="Heading 3 Char"/>
    <w:basedOn w:val="DefaultParagraphFont"/>
    <w:link w:val="Heading3"/>
    <w:uiPriority w:val="9"/>
    <w:rsid w:val="005A172A"/>
    <w:rPr>
      <w:rFonts w:asciiTheme="majorHAnsi" w:eastAsiaTheme="majorEastAsia" w:hAnsiTheme="majorHAnsi" w:cstheme="majorBidi"/>
      <w:color w:val="1F3763" w:themeColor="accent1" w:themeShade="7F"/>
      <w:lang w:val="en-PH" w:eastAsia="en-PH" w:bidi="en-PH"/>
    </w:rPr>
  </w:style>
  <w:style w:type="character" w:customStyle="1" w:styleId="Heading4Char">
    <w:name w:val="Heading 4 Char"/>
    <w:basedOn w:val="DefaultParagraphFont"/>
    <w:link w:val="Heading4"/>
    <w:uiPriority w:val="9"/>
    <w:semiHidden/>
    <w:rsid w:val="005A172A"/>
    <w:rPr>
      <w:rFonts w:asciiTheme="majorHAnsi" w:eastAsiaTheme="majorEastAsia" w:hAnsiTheme="majorHAnsi" w:cstheme="majorBidi"/>
      <w:i/>
      <w:iCs/>
      <w:color w:val="2F5496" w:themeColor="accent1" w:themeShade="BF"/>
      <w:sz w:val="18"/>
      <w:lang w:val="en-PH" w:eastAsia="en-PH" w:bidi="en-PH"/>
    </w:rPr>
  </w:style>
  <w:style w:type="paragraph" w:styleId="ListParagraph">
    <w:name w:val="List Paragraph"/>
    <w:aliases w:val="Figure_name,List Paragraph1,Bullet- First level,Numbered Indented Text,Listenabsatz1,lp1,List NUmber,List Paragraph11,Style 2,TOC style,List Number1,List Paragraph111,List Number11,Bullet List,FooterText,numbered,Paragraphe de liste1,列出段落"/>
    <w:basedOn w:val="Normal"/>
    <w:link w:val="ListParagraphChar"/>
    <w:uiPriority w:val="34"/>
    <w:qFormat/>
    <w:rsid w:val="000B2BAA"/>
    <w:pPr>
      <w:spacing w:after="0" w:line="276" w:lineRule="auto"/>
      <w:ind w:left="720" w:firstLine="0"/>
      <w:contextualSpacing/>
      <w:jc w:val="left"/>
    </w:pPr>
    <w:rPr>
      <w:color w:val="auto"/>
      <w:sz w:val="22"/>
      <w:szCs w:val="22"/>
      <w:lang w:val="en" w:eastAsia="en-US" w:bidi="ar-SA"/>
    </w:rPr>
  </w:style>
  <w:style w:type="paragraph" w:customStyle="1" w:styleId="Normal1">
    <w:name w:val="Normal_1"/>
    <w:qFormat/>
    <w:rsid w:val="000B2BAA"/>
    <w:rPr>
      <w:rFonts w:eastAsiaTheme="minorHAnsi"/>
      <w:lang w:val="en-US" w:eastAsia="en-US"/>
    </w:rPr>
  </w:style>
  <w:style w:type="character" w:customStyle="1" w:styleId="ListParagraphChar">
    <w:name w:val="List Paragraph Char"/>
    <w:aliases w:val="Figure_name Char,List Paragraph1 Char,Bullet- First level Char,Numbered Indented Text Char,Listenabsatz1 Char,lp1 Char,List NUmber Char,List Paragraph11 Char,Style 2 Char,TOC style Char,List Number1 Char,List Paragraph111 Char"/>
    <w:link w:val="ListParagraph"/>
    <w:uiPriority w:val="34"/>
    <w:qFormat/>
    <w:locked/>
    <w:rsid w:val="000B2BAA"/>
    <w:rPr>
      <w:rFonts w:ascii="Arial" w:eastAsia="Arial" w:hAnsi="Arial" w:cs="Arial"/>
      <w:sz w:val="22"/>
      <w:szCs w:val="22"/>
      <w:lang w:val="en"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s://www.sap.com/about/agreements/export-statements.html" TargetMode="External"/><Relationship Id="rId18" Type="http://schemas.openxmlformats.org/officeDocument/2006/relationships/hyperlink" Target="https://www.qualtrics.com/support"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assets.cdn.sap.com/agreements/general-terms-and-conditions/cls/general-terms-and-conditions-for-cloud-services-direct-india-english-v2-2022.pdf" TargetMode="External"/><Relationship Id="rId7" Type="http://schemas.openxmlformats.org/officeDocument/2006/relationships/comments" Target="comments.xml"/><Relationship Id="rId12" Type="http://schemas.openxmlformats.org/officeDocument/2006/relationships/hyperlink" Target="mailto:charu.verma@goindigo.in" TargetMode="External"/><Relationship Id="rId17" Type="http://schemas.openxmlformats.org/officeDocument/2006/relationships/hyperlink" Target="https://www.qualtrics.com/support" TargetMode="External"/><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https://www.sap.com/about/agreements/export-statements.html" TargetMode="External"/><Relationship Id="rId20" Type="http://schemas.openxmlformats.org/officeDocument/2006/relationships/hyperlink" Target="https://assets.cdn.sap.com/agreements/product-use-and-support-terms/dpa/data-processing-agreement-for-sap-cloud-services-english-v8-2021.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charu.verma@goindigo.in" TargetMode="External"/><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www.sap.com/about/agreements/export-statements.html" TargetMode="External"/><Relationship Id="rId23" Type="http://schemas.openxmlformats.org/officeDocument/2006/relationships/footer" Target="footer1.xml"/><Relationship Id="rId28" Type="http://schemas.openxmlformats.org/officeDocument/2006/relationships/theme" Target="theme/theme1.xml"/><Relationship Id="rId10" Type="http://schemas.microsoft.com/office/2018/08/relationships/commentsExtensible" Target="commentsExtensible.xml"/><Relationship Id="rId19" Type="http://schemas.openxmlformats.org/officeDocument/2006/relationships/hyperlink" Target="http://www.sap.com/agreements-cloud-service-level-agreement" TargetMode="Externa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s://www.sap.com/about/agreements/export-statements.html" TargetMode="External"/><Relationship Id="rId22" Type="http://schemas.openxmlformats.org/officeDocument/2006/relationships/hyperlink" Target="https://www.qualtrics.com/support/survey-platform/getting-started/browser-cookies/" TargetMode="External"/><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60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72bc770-7bfe-4742-b14d-de02dde4f91a}">
  <we:reference id="wa200008184" version="1.0.1" store="en-US" storeType="OMEX"/>
  <we:alternateReferences>
    <we:reference id="wa200008184" version="1.0.1" store="wa200008184" storeType="OMEX"/>
  </we:alternateReferences>
  <we:properties>
    <we:property name="ironcladData" value="&quot;eJxNzskOgjAUheF3uWsXVrh12LnThQZNJBhjTHtLI2MJZdAQ3l2EDev/S87poAlLG5kcdsBgAcpQnYV5ZWH36MBWgpKhFKVRNVV/tgAyWSHy71ENgW/YipBYSGs3dCUXW8fhKPXAWlMmOjXt5IRkS82kQono4BL5SmhNNFscXeJFcYM69eMrt+3H7Dev9xz509nRXs6x9fB+4I17DoKTCm6EBfTP/gdtoETg&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9</TotalTime>
  <Pages>21</Pages>
  <Words>8012</Words>
  <Characters>47197</Characters>
  <Application>Microsoft Office Word</Application>
  <DocSecurity>0</DocSecurity>
  <Lines>1887</Lines>
  <Paragraphs>1003</Paragraphs>
  <ScaleCrop>false</ScaleCrop>
  <HeadingPairs>
    <vt:vector size="2" baseType="variant">
      <vt:variant>
        <vt:lpstr>Title</vt:lpstr>
      </vt:variant>
      <vt:variant>
        <vt:i4>1</vt:i4>
      </vt:variant>
    </vt:vector>
  </HeadingPairs>
  <TitlesOfParts>
    <vt:vector size="1" baseType="lpstr">
      <vt:lpstr>Order Form for Combined Cloud Services (CPQ) enGLOBAL</vt:lpstr>
    </vt:vector>
  </TitlesOfParts>
  <Company/>
  <LinksUpToDate>false</LinksUpToDate>
  <CharactersWithSpaces>54206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Order Form for Combined Cloud Services (CPQ) enGLOBAL</dc:title>
  <dc:subject/>
  <dc:creator>jonathan.miller01@sap.com</dc:creator>
  <cp:keywords/>
  <cp:lastModifiedBy>Gulshan Sachdeva (Digital,ISC)</cp:lastModifiedBy>
  <cp:revision>3</cp:revision>
  <dcterms:created xsi:type="dcterms:W3CDTF">2026-09-22T11:30:00Z</dcterms:created>
  <dcterms:modified xsi:type="dcterms:W3CDTF">2026-10-01T12:32:00Z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5616f8d-06f9-41da-a1a3-92ca0c5ba98a_Enabled">
    <vt:lpwstr>true</vt:lpwstr>
  </property>
  <property fmtid="{D5CDD505-2E9C-101B-9397-08002B2CF9AE}" pid="3" name="MSIP_Label_c5616f8d-06f9-41da-a1a3-92ca0c5ba98a_SetDate">
    <vt:lpwstr>2026-10-01T12:32:22Z</vt:lpwstr>
  </property>
  <property fmtid="{D5CDD505-2E9C-101B-9397-08002B2CF9AE}" pid="4" name="MSIP_Label_c5616f8d-06f9-41da-a1a3-92ca0c5ba98a_Method">
    <vt:lpwstr>Standard</vt:lpwstr>
  </property>
  <property fmtid="{D5CDD505-2E9C-101B-9397-08002B2CF9AE}" pid="5" name="MSIP_Label_c5616f8d-06f9-41da-a1a3-92ca0c5ba98a_Name">
    <vt:lpwstr>Internal</vt:lpwstr>
  </property>
  <property fmtid="{D5CDD505-2E9C-101B-9397-08002B2CF9AE}" pid="6" name="MSIP_Label_c5616f8d-06f9-41da-a1a3-92ca0c5ba98a_SiteId">
    <vt:lpwstr>73f2e714-a32e-4697-9449-dffe1df8a5d5</vt:lpwstr>
  </property>
  <property fmtid="{D5CDD505-2E9C-101B-9397-08002B2CF9AE}" pid="7" name="MSIP_Label_c5616f8d-06f9-41da-a1a3-92ca0c5ba98a_ActionId">
    <vt:lpwstr>d3068fbd-1446-40e1-9e48-af7ede14cd72</vt:lpwstr>
  </property>
  <property fmtid="{D5CDD505-2E9C-101B-9397-08002B2CF9AE}" pid="8" name="MSIP_Label_c5616f8d-06f9-41da-a1a3-92ca0c5ba98a_ContentBits">
    <vt:lpwstr>0</vt:lpwstr>
  </property>
  <property fmtid="{D5CDD505-2E9C-101B-9397-08002B2CF9AE}" pid="9" name="MSIP_Label_c5616f8d-06f9-41da-a1a3-92ca0c5ba98a_Tag">
    <vt:lpwstr>50, 3, 0, 1</vt:lpwstr>
  </property>
</Properties>
</file>