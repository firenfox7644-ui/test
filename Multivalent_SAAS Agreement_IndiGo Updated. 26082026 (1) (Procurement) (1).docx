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oog_rdk_2"/>
        <w:id w:val="250115215"/>
      </w:sdtPr>
      <w:sdtEndPr/>
      <w:sdtContent>
        <w:p w14:paraId="00000001" w14:textId="77777777" w:rsidR="004A4F48" w:rsidRDefault="00D16976">
          <w:pPr>
            <w:spacing w:after="0" w:line="240" w:lineRule="auto"/>
            <w:jc w:val="center"/>
            <w:rPr>
              <w:ins w:id="0" w:author="IndiGo Legal" w:date="2025-09-15T07:55:00Z"/>
              <w:rFonts w:ascii="Times New Roman" w:eastAsia="Times New Roman" w:hAnsi="Times New Roman" w:cs="Times New Roman"/>
              <w:b/>
              <w:bCs/>
            </w:rPr>
          </w:pPr>
          <w:sdt>
            <w:sdtPr>
              <w:tag w:val="goog_rdk_1"/>
              <w:id w:val="-1800602105"/>
            </w:sdtPr>
            <w:sdtEndPr/>
            <w:sdtContent/>
          </w:sdt>
        </w:p>
      </w:sdtContent>
    </w:sdt>
    <w:p w14:paraId="00000002" w14:textId="77777777" w:rsidR="004A4F48" w:rsidRDefault="004A4F48">
      <w:pPr>
        <w:spacing w:after="0" w:line="240" w:lineRule="auto"/>
        <w:jc w:val="center"/>
        <w:rPr>
          <w:rFonts w:ascii="Times New Roman" w:eastAsia="Times New Roman" w:hAnsi="Times New Roman" w:cs="Times New Roman"/>
          <w:b/>
          <w:bCs/>
        </w:rPr>
      </w:pPr>
    </w:p>
    <w:p w14:paraId="00000003" w14:textId="77777777" w:rsidR="004A4F48" w:rsidRDefault="004A4F48">
      <w:pPr>
        <w:spacing w:after="0" w:line="240" w:lineRule="auto"/>
        <w:jc w:val="center"/>
        <w:rPr>
          <w:rFonts w:ascii="Times New Roman" w:eastAsia="Times New Roman" w:hAnsi="Times New Roman" w:cs="Times New Roman"/>
          <w:b/>
          <w:bCs/>
        </w:rPr>
      </w:pPr>
    </w:p>
    <w:p w14:paraId="00000004" w14:textId="77777777" w:rsidR="004A4F48" w:rsidRDefault="004A4F48">
      <w:pPr>
        <w:spacing w:after="0" w:line="240" w:lineRule="auto"/>
        <w:jc w:val="center"/>
        <w:rPr>
          <w:rFonts w:ascii="Times New Roman" w:eastAsia="Times New Roman" w:hAnsi="Times New Roman" w:cs="Times New Roman"/>
          <w:b/>
          <w:bCs/>
        </w:rPr>
      </w:pPr>
    </w:p>
    <w:p w14:paraId="00000005" w14:textId="77777777" w:rsidR="004A4F48" w:rsidRDefault="004A4F48">
      <w:pPr>
        <w:spacing w:after="0" w:line="240" w:lineRule="auto"/>
        <w:jc w:val="center"/>
        <w:rPr>
          <w:rFonts w:ascii="Times New Roman" w:eastAsia="Times New Roman" w:hAnsi="Times New Roman" w:cs="Times New Roman"/>
          <w:b/>
          <w:bCs/>
        </w:rPr>
      </w:pPr>
    </w:p>
    <w:p w14:paraId="00000006" w14:textId="77777777" w:rsidR="004A4F48" w:rsidRDefault="004A4F48">
      <w:pPr>
        <w:spacing w:after="0" w:line="240" w:lineRule="auto"/>
        <w:jc w:val="center"/>
        <w:rPr>
          <w:rFonts w:ascii="Times New Roman" w:eastAsia="Times New Roman" w:hAnsi="Times New Roman" w:cs="Times New Roman"/>
          <w:b/>
          <w:bCs/>
        </w:rPr>
      </w:pPr>
    </w:p>
    <w:p w14:paraId="00000007" w14:textId="77777777" w:rsidR="004A4F48" w:rsidRDefault="004A4F48">
      <w:pPr>
        <w:spacing w:after="0" w:line="240" w:lineRule="auto"/>
        <w:jc w:val="center"/>
        <w:rPr>
          <w:rFonts w:ascii="Times New Roman" w:eastAsia="Times New Roman" w:hAnsi="Times New Roman" w:cs="Times New Roman"/>
          <w:b/>
          <w:bCs/>
        </w:rPr>
      </w:pPr>
    </w:p>
    <w:p w14:paraId="00000008" w14:textId="77777777" w:rsidR="004A4F48" w:rsidRDefault="004A4F48">
      <w:pPr>
        <w:spacing w:after="0" w:line="240" w:lineRule="auto"/>
        <w:jc w:val="center"/>
        <w:rPr>
          <w:rFonts w:ascii="Times New Roman" w:eastAsia="Times New Roman" w:hAnsi="Times New Roman" w:cs="Times New Roman"/>
          <w:b/>
          <w:bCs/>
        </w:rPr>
      </w:pPr>
    </w:p>
    <w:p w14:paraId="00000009" w14:textId="77777777" w:rsidR="004A4F48" w:rsidRDefault="004A4F48">
      <w:pPr>
        <w:spacing w:after="0" w:line="240" w:lineRule="auto"/>
        <w:jc w:val="center"/>
        <w:rPr>
          <w:rFonts w:ascii="Times New Roman" w:eastAsia="Times New Roman" w:hAnsi="Times New Roman" w:cs="Times New Roman"/>
          <w:b/>
          <w:bCs/>
        </w:rPr>
      </w:pPr>
    </w:p>
    <w:p w14:paraId="0000000A" w14:textId="77777777" w:rsidR="004A4F48" w:rsidRDefault="004A4F48">
      <w:pPr>
        <w:spacing w:after="0" w:line="240" w:lineRule="auto"/>
        <w:jc w:val="center"/>
        <w:rPr>
          <w:rFonts w:ascii="Times New Roman" w:eastAsia="Times New Roman" w:hAnsi="Times New Roman" w:cs="Times New Roman"/>
          <w:b/>
          <w:bCs/>
        </w:rPr>
      </w:pPr>
    </w:p>
    <w:p w14:paraId="0000000B" w14:textId="77777777" w:rsidR="004A4F48" w:rsidRDefault="004A4F48">
      <w:pPr>
        <w:spacing w:after="0" w:line="240" w:lineRule="auto"/>
        <w:jc w:val="center"/>
        <w:rPr>
          <w:rFonts w:ascii="Times New Roman" w:eastAsia="Times New Roman" w:hAnsi="Times New Roman" w:cs="Times New Roman"/>
          <w:b/>
          <w:bCs/>
        </w:rPr>
      </w:pPr>
    </w:p>
    <w:p w14:paraId="0000000C" w14:textId="77777777" w:rsidR="004A4F48" w:rsidRDefault="004A4F48">
      <w:pPr>
        <w:spacing w:after="0" w:line="240" w:lineRule="auto"/>
        <w:jc w:val="center"/>
        <w:rPr>
          <w:rFonts w:ascii="Times New Roman" w:eastAsia="Times New Roman" w:hAnsi="Times New Roman" w:cs="Times New Roman"/>
          <w:b/>
          <w:bCs/>
        </w:rPr>
      </w:pPr>
    </w:p>
    <w:p w14:paraId="0000000D" w14:textId="77777777" w:rsidR="004A4F48" w:rsidRDefault="004A4F48">
      <w:pPr>
        <w:spacing w:after="0" w:line="240" w:lineRule="auto"/>
        <w:jc w:val="center"/>
        <w:rPr>
          <w:rFonts w:ascii="Times New Roman" w:eastAsia="Times New Roman" w:hAnsi="Times New Roman" w:cs="Times New Roman"/>
          <w:b/>
          <w:bCs/>
        </w:rPr>
      </w:pPr>
    </w:p>
    <w:p w14:paraId="0000000E" w14:textId="77777777" w:rsidR="004A4F48" w:rsidRDefault="004A4F48">
      <w:pPr>
        <w:spacing w:after="0" w:line="240" w:lineRule="auto"/>
        <w:jc w:val="center"/>
        <w:rPr>
          <w:rFonts w:ascii="Times New Roman" w:eastAsia="Times New Roman" w:hAnsi="Times New Roman" w:cs="Times New Roman"/>
          <w:b/>
          <w:bCs/>
        </w:rPr>
      </w:pPr>
    </w:p>
    <w:p w14:paraId="0000000F" w14:textId="77777777" w:rsidR="004A4F48" w:rsidRDefault="004A4F48">
      <w:pPr>
        <w:spacing w:after="0" w:line="240" w:lineRule="auto"/>
        <w:jc w:val="center"/>
        <w:rPr>
          <w:rFonts w:ascii="Times New Roman" w:eastAsia="Times New Roman" w:hAnsi="Times New Roman" w:cs="Times New Roman"/>
          <w:b/>
          <w:bCs/>
        </w:rPr>
      </w:pPr>
    </w:p>
    <w:p w14:paraId="00000010" w14:textId="77777777" w:rsidR="004A4F48" w:rsidRDefault="004A4F48">
      <w:pPr>
        <w:spacing w:after="0" w:line="240" w:lineRule="auto"/>
        <w:jc w:val="center"/>
        <w:rPr>
          <w:rFonts w:ascii="Times New Roman" w:eastAsia="Times New Roman" w:hAnsi="Times New Roman" w:cs="Times New Roman"/>
          <w:b/>
          <w:bCs/>
        </w:rPr>
      </w:pPr>
    </w:p>
    <w:p w14:paraId="00000011" w14:textId="77777777" w:rsidR="004A4F48" w:rsidRDefault="004A4F48">
      <w:pPr>
        <w:spacing w:after="0" w:line="240" w:lineRule="auto"/>
        <w:jc w:val="center"/>
        <w:rPr>
          <w:rFonts w:ascii="Times New Roman" w:eastAsia="Times New Roman" w:hAnsi="Times New Roman" w:cs="Times New Roman"/>
          <w:b/>
          <w:bCs/>
        </w:rPr>
      </w:pPr>
    </w:p>
    <w:p w14:paraId="00000012" w14:textId="77777777" w:rsidR="004A4F48" w:rsidRDefault="004A4F48">
      <w:pPr>
        <w:spacing w:after="0" w:line="240" w:lineRule="auto"/>
        <w:jc w:val="center"/>
        <w:rPr>
          <w:rFonts w:ascii="Times New Roman" w:eastAsia="Times New Roman" w:hAnsi="Times New Roman" w:cs="Times New Roman"/>
          <w:b/>
          <w:bCs/>
        </w:rPr>
      </w:pPr>
    </w:p>
    <w:p w14:paraId="00000013" w14:textId="77777777" w:rsidR="004A4F48" w:rsidRDefault="004A4F48">
      <w:pPr>
        <w:spacing w:after="0" w:line="240" w:lineRule="auto"/>
        <w:jc w:val="center"/>
        <w:rPr>
          <w:rFonts w:ascii="Times New Roman" w:eastAsia="Times New Roman" w:hAnsi="Times New Roman" w:cs="Times New Roman"/>
          <w:b/>
          <w:bCs/>
        </w:rPr>
      </w:pPr>
    </w:p>
    <w:p w14:paraId="00000014" w14:textId="77777777" w:rsidR="004A4F48" w:rsidRDefault="004A4F48">
      <w:pPr>
        <w:spacing w:after="0" w:line="240" w:lineRule="auto"/>
        <w:jc w:val="center"/>
        <w:rPr>
          <w:rFonts w:ascii="Times New Roman" w:eastAsia="Times New Roman" w:hAnsi="Times New Roman" w:cs="Times New Roman"/>
          <w:b/>
          <w:bCs/>
        </w:rPr>
      </w:pPr>
    </w:p>
    <w:p w14:paraId="00000015" w14:textId="77777777" w:rsidR="004A4F48" w:rsidRDefault="004A4F48">
      <w:pPr>
        <w:spacing w:after="0" w:line="240" w:lineRule="auto"/>
        <w:jc w:val="center"/>
        <w:rPr>
          <w:rFonts w:ascii="Times New Roman" w:eastAsia="Times New Roman" w:hAnsi="Times New Roman" w:cs="Times New Roman"/>
          <w:b/>
          <w:bCs/>
        </w:rPr>
      </w:pPr>
    </w:p>
    <w:p w14:paraId="00000016" w14:textId="77777777" w:rsidR="004A4F48" w:rsidRDefault="004A4F48">
      <w:pPr>
        <w:spacing w:after="0" w:line="240" w:lineRule="auto"/>
        <w:jc w:val="center"/>
        <w:rPr>
          <w:rFonts w:ascii="Times New Roman" w:eastAsia="Times New Roman" w:hAnsi="Times New Roman" w:cs="Times New Roman"/>
          <w:b/>
          <w:bCs/>
        </w:rPr>
      </w:pPr>
    </w:p>
    <w:p w14:paraId="00000017" w14:textId="77777777" w:rsidR="004A4F48" w:rsidRDefault="004D741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SOFTWARE LICENSE AND SOFTWARE AS A SERVICE AGREEMENT</w:t>
      </w:r>
    </w:p>
    <w:p w14:paraId="00000018" w14:textId="77777777" w:rsidR="004A4F48" w:rsidRDefault="004A4F48">
      <w:pPr>
        <w:spacing w:after="0" w:line="240" w:lineRule="auto"/>
        <w:jc w:val="center"/>
        <w:rPr>
          <w:rFonts w:ascii="Times New Roman" w:eastAsia="Times New Roman" w:hAnsi="Times New Roman" w:cs="Times New Roman"/>
          <w:b/>
          <w:bCs/>
        </w:rPr>
      </w:pPr>
    </w:p>
    <w:p w14:paraId="00000019" w14:textId="77777777" w:rsidR="004A4F48" w:rsidRDefault="004D741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by and between</w:t>
      </w:r>
    </w:p>
    <w:p w14:paraId="0000001A" w14:textId="77777777" w:rsidR="004A4F48" w:rsidRDefault="004A4F48">
      <w:pPr>
        <w:spacing w:after="0" w:line="240" w:lineRule="auto"/>
        <w:jc w:val="center"/>
        <w:rPr>
          <w:rFonts w:ascii="Times New Roman" w:eastAsia="Times New Roman" w:hAnsi="Times New Roman" w:cs="Times New Roman"/>
        </w:rPr>
      </w:pPr>
    </w:p>
    <w:p w14:paraId="0000001B" w14:textId="77777777" w:rsidR="004A4F48" w:rsidRDefault="004A4F48">
      <w:pPr>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p>
    <w:p w14:paraId="0000001C" w14:textId="77777777" w:rsidR="004A4F48" w:rsidRDefault="004D7415">
      <w:pPr>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Multivalent Technologies Private Limited</w:t>
      </w:r>
    </w:p>
    <w:p w14:paraId="0000001D" w14:textId="77777777" w:rsidR="004A4F48" w:rsidRDefault="004D741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(as </w:t>
      </w:r>
      <w:r>
        <w:rPr>
          <w:rFonts w:ascii="Times New Roman" w:eastAsia="Times New Roman" w:hAnsi="Times New Roman" w:cs="Times New Roman"/>
          <w:i/>
          <w:iCs/>
        </w:rPr>
        <w:t>Service Provider</w:t>
      </w:r>
      <w:r>
        <w:rPr>
          <w:rFonts w:ascii="Times New Roman" w:eastAsia="Times New Roman" w:hAnsi="Times New Roman" w:cs="Times New Roman"/>
        </w:rPr>
        <w:t>)</w:t>
      </w:r>
    </w:p>
    <w:p w14:paraId="0000001E" w14:textId="77777777" w:rsidR="004A4F48" w:rsidRDefault="004A4F48">
      <w:pPr>
        <w:pBdr>
          <w:top w:val="nil"/>
          <w:left w:val="nil"/>
          <w:bottom w:val="nil"/>
          <w:right w:val="nil"/>
          <w:between w:val="nil"/>
        </w:pBdr>
        <w:spacing w:after="0" w:line="240" w:lineRule="auto"/>
        <w:ind w:hanging="180"/>
        <w:jc w:val="center"/>
        <w:rPr>
          <w:rFonts w:ascii="Times New Roman" w:eastAsia="Times New Roman" w:hAnsi="Times New Roman" w:cs="Times New Roman"/>
          <w:i/>
          <w:iCs/>
          <w:color w:val="000000"/>
        </w:rPr>
      </w:pPr>
    </w:p>
    <w:p w14:paraId="0000001F" w14:textId="77777777" w:rsidR="004A4F48" w:rsidRDefault="004D7415">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and </w:t>
      </w:r>
    </w:p>
    <w:p w14:paraId="00000020" w14:textId="77777777" w:rsidR="004A4F48" w:rsidRDefault="004A4F48">
      <w:pPr>
        <w:pBdr>
          <w:top w:val="nil"/>
          <w:left w:val="nil"/>
          <w:bottom w:val="nil"/>
          <w:right w:val="nil"/>
          <w:between w:val="nil"/>
        </w:pBdr>
        <w:spacing w:after="0" w:line="240" w:lineRule="auto"/>
        <w:jc w:val="center"/>
        <w:rPr>
          <w:rFonts w:ascii="Times New Roman" w:eastAsia="Times New Roman" w:hAnsi="Times New Roman" w:cs="Times New Roman"/>
          <w:color w:val="000000"/>
        </w:rPr>
      </w:pPr>
    </w:p>
    <w:p w14:paraId="00000021" w14:textId="77777777" w:rsidR="004A4F48" w:rsidRDefault="004D7415">
      <w:pPr>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InterGlobe Aviation Limited</w:t>
      </w:r>
    </w:p>
    <w:p w14:paraId="00000022" w14:textId="77777777" w:rsidR="004A4F48" w:rsidRDefault="004D7415">
      <w:pPr>
        <w:pBdr>
          <w:top w:val="nil"/>
          <w:left w:val="nil"/>
          <w:bottom w:val="nil"/>
          <w:right w:val="nil"/>
          <w:between w:val="nil"/>
        </w:pBdr>
        <w:spacing w:after="0" w:line="240" w:lineRule="auto"/>
        <w:ind w:hanging="180"/>
        <w:jc w:val="center"/>
        <w:rPr>
          <w:rFonts w:ascii="Times New Roman" w:eastAsia="Times New Roman" w:hAnsi="Times New Roman" w:cs="Times New Roman"/>
          <w:color w:val="000000"/>
        </w:rPr>
      </w:pPr>
      <w:r>
        <w:rPr>
          <w:rFonts w:ascii="Times New Roman" w:eastAsia="Times New Roman" w:hAnsi="Times New Roman" w:cs="Times New Roman"/>
          <w:i/>
          <w:iCs/>
          <w:color w:val="000000"/>
        </w:rPr>
        <w:t>(as IndiGo or Customer)</w:t>
      </w:r>
    </w:p>
    <w:p w14:paraId="00000023" w14:textId="77777777" w:rsidR="004A4F48" w:rsidRDefault="004D7415">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024" w14:textId="77777777" w:rsidR="004A4F48" w:rsidRDefault="004D7415">
      <w:pPr>
        <w:spacing w:after="0" w:line="240" w:lineRule="auto"/>
        <w:rPr>
          <w:rFonts w:ascii="Times New Roman" w:eastAsia="Times New Roman" w:hAnsi="Times New Roman" w:cs="Times New Roman"/>
          <w:b/>
          <w:bCs/>
        </w:rPr>
      </w:pPr>
      <w:r>
        <w:br w:type="page"/>
      </w:r>
    </w:p>
    <w:p w14:paraId="00000025" w14:textId="77777777" w:rsidR="004A4F48" w:rsidRDefault="004D741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SOFTWARE LICENSE AND SOFTWARE AS A SERVICES AGREEMENT</w:t>
      </w:r>
    </w:p>
    <w:p w14:paraId="00000026" w14:textId="77777777" w:rsidR="004A4F48" w:rsidRDefault="004A4F4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rPr>
      </w:pPr>
    </w:p>
    <w:p w14:paraId="00000027" w14:textId="77777777" w:rsidR="004A4F48" w:rsidRDefault="004D741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This Software License and Software as a Services Agreement is entered as of </w:t>
      </w:r>
      <w:r>
        <w:rPr>
          <w:rFonts w:ascii="Times New Roman" w:eastAsia="Times New Roman" w:hAnsi="Times New Roman" w:cs="Times New Roman"/>
          <w:color w:val="000000"/>
          <w:highlight w:val="yellow"/>
        </w:rPr>
        <w:t>________________</w:t>
      </w:r>
      <w:r>
        <w:rPr>
          <w:rFonts w:ascii="Times New Roman" w:eastAsia="Times New Roman" w:hAnsi="Times New Roman" w:cs="Times New Roman"/>
          <w:color w:val="000000"/>
        </w:rPr>
        <w:t xml:space="preserve"> (the “</w:t>
      </w:r>
      <w:r>
        <w:rPr>
          <w:rFonts w:ascii="Times New Roman" w:eastAsia="Times New Roman" w:hAnsi="Times New Roman" w:cs="Times New Roman"/>
          <w:b/>
          <w:bCs/>
          <w:color w:val="000000"/>
        </w:rPr>
        <w:t>Effective Date</w:t>
      </w:r>
      <w:r>
        <w:rPr>
          <w:rFonts w:ascii="Times New Roman" w:eastAsia="Times New Roman" w:hAnsi="Times New Roman" w:cs="Times New Roman"/>
          <w:color w:val="000000"/>
        </w:rPr>
        <w:t xml:space="preserve">”), by and between: </w:t>
      </w:r>
    </w:p>
    <w:p w14:paraId="00000028" w14:textId="77777777" w:rsidR="004A4F48" w:rsidRDefault="004A4F4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rPr>
      </w:pPr>
    </w:p>
    <w:p w14:paraId="00000029" w14:textId="77777777" w:rsidR="004A4F48" w:rsidRDefault="004D7415">
      <w:pPr>
        <w:numPr>
          <w:ilvl w:val="0"/>
          <w:numId w:val="1"/>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709"/>
        </w:tabs>
        <w:spacing w:after="0" w:line="240" w:lineRule="auto"/>
        <w:ind w:left="567" w:hanging="567"/>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Multivalent Technologies Private Limited, </w:t>
      </w:r>
      <w:r>
        <w:rPr>
          <w:rFonts w:ascii="Times New Roman" w:eastAsia="Times New Roman" w:hAnsi="Times New Roman" w:cs="Times New Roman"/>
          <w:color w:val="000000"/>
        </w:rPr>
        <w:t>a</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company incorporated under the Law of India  with its registered address at 1st Floor, SV Complex, Navodaya Nagar, Kothanur Mn Rd, JP Nagar, Bengaluru Karnataka 560078 (hereinafter referred to as the “</w:t>
      </w:r>
      <w:r>
        <w:rPr>
          <w:rFonts w:ascii="Times New Roman" w:eastAsia="Times New Roman" w:hAnsi="Times New Roman" w:cs="Times New Roman"/>
          <w:b/>
          <w:bCs/>
          <w:color w:val="000000"/>
        </w:rPr>
        <w:t>Service Provider</w:t>
      </w:r>
      <w:r>
        <w:rPr>
          <w:rFonts w:ascii="Times New Roman" w:eastAsia="Times New Roman" w:hAnsi="Times New Roman" w:cs="Times New Roman"/>
          <w:color w:val="000000"/>
        </w:rPr>
        <w:t>” which expression shall unless repugnant to the context, mean and include its successors and permitted assigns);</w:t>
      </w:r>
    </w:p>
    <w:p w14:paraId="0000002A" w14:textId="77777777" w:rsidR="004A4F48" w:rsidRDefault="004A4F4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426"/>
        </w:tabs>
        <w:spacing w:after="0" w:line="240" w:lineRule="auto"/>
        <w:ind w:left="567" w:hanging="567"/>
        <w:jc w:val="both"/>
        <w:rPr>
          <w:rFonts w:ascii="Times New Roman" w:eastAsia="Times New Roman" w:hAnsi="Times New Roman" w:cs="Times New Roman"/>
          <w:color w:val="000000"/>
        </w:rPr>
      </w:pPr>
    </w:p>
    <w:p w14:paraId="0000002B" w14:textId="77777777" w:rsidR="004A4F48" w:rsidRDefault="004D741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426"/>
        </w:tabs>
        <w:spacing w:after="0" w:line="240" w:lineRule="auto"/>
        <w:ind w:left="567" w:hanging="567"/>
        <w:jc w:val="both"/>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And </w:t>
      </w:r>
    </w:p>
    <w:p w14:paraId="0000002C" w14:textId="77777777" w:rsidR="004A4F48" w:rsidRDefault="004A4F4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426"/>
        </w:tabs>
        <w:spacing w:after="0" w:line="240" w:lineRule="auto"/>
        <w:ind w:left="567" w:hanging="567"/>
        <w:jc w:val="both"/>
        <w:rPr>
          <w:rFonts w:ascii="Times New Roman" w:eastAsia="Times New Roman" w:hAnsi="Times New Roman" w:cs="Times New Roman"/>
          <w:color w:val="000000"/>
        </w:rPr>
      </w:pPr>
    </w:p>
    <w:p w14:paraId="0000002D" w14:textId="77777777" w:rsidR="004A4F48" w:rsidRDefault="004D7415">
      <w:pPr>
        <w:numPr>
          <w:ilvl w:val="0"/>
          <w:numId w:val="1"/>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1134"/>
        </w:tabs>
        <w:spacing w:after="0" w:line="240" w:lineRule="auto"/>
        <w:ind w:left="567" w:hanging="567"/>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InterGlobe Aviation Limited</w:t>
      </w:r>
      <w:r>
        <w:rPr>
          <w:rFonts w:ascii="Times New Roman" w:eastAsia="Times New Roman" w:hAnsi="Times New Roman" w:cs="Times New Roman"/>
          <w:color w:val="000000"/>
        </w:rPr>
        <w:t>, a company incorporated under the Companies Act, 1956, having its registered office at Upper Ground Floor, Thapar House, Gate no. 2, Western Wing, 124 Janpath, New Delhi-110001, India (hereinafter referred to as “</w:t>
      </w:r>
      <w:r>
        <w:rPr>
          <w:rFonts w:ascii="Times New Roman" w:eastAsia="Times New Roman" w:hAnsi="Times New Roman" w:cs="Times New Roman"/>
          <w:b/>
          <w:bCs/>
          <w:color w:val="000000"/>
        </w:rPr>
        <w:t>IndiGo</w:t>
      </w:r>
      <w:r>
        <w:rPr>
          <w:rFonts w:ascii="Times New Roman" w:eastAsia="Times New Roman" w:hAnsi="Times New Roman" w:cs="Times New Roman"/>
          <w:color w:val="000000"/>
        </w:rPr>
        <w:t>” or “</w:t>
      </w:r>
      <w:r>
        <w:rPr>
          <w:rFonts w:ascii="Times New Roman" w:eastAsia="Times New Roman" w:hAnsi="Times New Roman" w:cs="Times New Roman"/>
          <w:b/>
          <w:bCs/>
          <w:color w:val="000000"/>
        </w:rPr>
        <w:t>Customer</w:t>
      </w:r>
      <w:r>
        <w:rPr>
          <w:rFonts w:ascii="Times New Roman" w:eastAsia="Times New Roman" w:hAnsi="Times New Roman" w:cs="Times New Roman"/>
          <w:color w:val="000000"/>
        </w:rPr>
        <w:t>” which expression shall unless repugnant to the context, mean and include its successors and permitted assigns).</w:t>
      </w:r>
    </w:p>
    <w:p w14:paraId="0000002E" w14:textId="77777777" w:rsidR="004A4F48" w:rsidRDefault="004A4F48">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000002F" w14:textId="77777777" w:rsidR="004A4F48" w:rsidRDefault="004D741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Where ever the context so requires, Service Provider and IndiGo are individually referred to as “</w:t>
      </w:r>
      <w:r>
        <w:rPr>
          <w:rFonts w:ascii="Times New Roman" w:eastAsia="Times New Roman" w:hAnsi="Times New Roman" w:cs="Times New Roman"/>
          <w:b/>
          <w:bCs/>
          <w:color w:val="000000"/>
        </w:rPr>
        <w:t>Party</w:t>
      </w:r>
      <w:r>
        <w:rPr>
          <w:rFonts w:ascii="Times New Roman" w:eastAsia="Times New Roman" w:hAnsi="Times New Roman" w:cs="Times New Roman"/>
          <w:color w:val="000000"/>
        </w:rPr>
        <w:t>” and collectively as “</w:t>
      </w:r>
      <w:r>
        <w:rPr>
          <w:rFonts w:ascii="Times New Roman" w:eastAsia="Times New Roman" w:hAnsi="Times New Roman" w:cs="Times New Roman"/>
          <w:b/>
          <w:bCs/>
          <w:color w:val="000000"/>
        </w:rPr>
        <w:t>Parties</w:t>
      </w:r>
      <w:r>
        <w:rPr>
          <w:rFonts w:ascii="Times New Roman" w:eastAsia="Times New Roman" w:hAnsi="Times New Roman" w:cs="Times New Roman"/>
          <w:color w:val="000000"/>
        </w:rPr>
        <w:t xml:space="preserve">”. </w:t>
      </w:r>
    </w:p>
    <w:p w14:paraId="00000030" w14:textId="77777777" w:rsidR="004A4F48" w:rsidRDefault="004A4F48">
      <w:pPr>
        <w:spacing w:after="0" w:line="240" w:lineRule="auto"/>
        <w:rPr>
          <w:rFonts w:ascii="Times New Roman" w:eastAsia="Times New Roman" w:hAnsi="Times New Roman" w:cs="Times New Roman"/>
        </w:rPr>
      </w:pPr>
    </w:p>
    <w:p w14:paraId="00000031" w14:textId="77777777" w:rsidR="004A4F48" w:rsidRDefault="004D7415">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RECITALS:</w:t>
      </w:r>
    </w:p>
    <w:p w14:paraId="00000032" w14:textId="77777777" w:rsidR="004A4F48" w:rsidRDefault="004A4F48">
      <w:pPr>
        <w:spacing w:after="0" w:line="240" w:lineRule="auto"/>
        <w:rPr>
          <w:rFonts w:ascii="Times New Roman" w:eastAsia="Times New Roman" w:hAnsi="Times New Roman" w:cs="Times New Roman"/>
          <w:b/>
          <w:bCs/>
        </w:rPr>
      </w:pPr>
    </w:p>
    <w:p w14:paraId="00000033" w14:textId="77777777" w:rsidR="004A4F48" w:rsidRDefault="004D7415">
      <w:pPr>
        <w:numPr>
          <w:ilvl w:val="0"/>
          <w:numId w:val="18"/>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1134"/>
        </w:tabs>
        <w:spacing w:after="0" w:line="240"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The Service Provider is engaged in the business of developing software and providing software-related services to various corporate customers. Service Provider has developed the Software (</w:t>
      </w:r>
      <w:r>
        <w:rPr>
          <w:rFonts w:ascii="Times New Roman" w:eastAsia="Times New Roman" w:hAnsi="Times New Roman" w:cs="Times New Roman"/>
          <w:i/>
          <w:iCs/>
          <w:color w:val="000000"/>
        </w:rPr>
        <w:t>as defined below</w:t>
      </w:r>
      <w:r>
        <w:rPr>
          <w:rFonts w:ascii="Times New Roman" w:eastAsia="Times New Roman" w:hAnsi="Times New Roman" w:cs="Times New Roman"/>
          <w:color w:val="000000"/>
        </w:rPr>
        <w:t>) hosted on a cloud-based Software-as-a-Service (SaaS) platform for enabling in-app engagement, personalization and push notification platform and offers managed services in relation to such Software to customers.</w:t>
      </w:r>
    </w:p>
    <w:p w14:paraId="00000034" w14:textId="77777777" w:rsidR="004A4F48" w:rsidRDefault="004A4F4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1134"/>
        </w:tabs>
        <w:spacing w:after="0" w:line="240" w:lineRule="auto"/>
        <w:jc w:val="both"/>
        <w:rPr>
          <w:rFonts w:ascii="Times New Roman" w:eastAsia="Times New Roman" w:hAnsi="Times New Roman" w:cs="Times New Roman"/>
          <w:color w:val="000000"/>
        </w:rPr>
      </w:pPr>
    </w:p>
    <w:p w14:paraId="00000035" w14:textId="77777777" w:rsidR="004A4F48" w:rsidRDefault="004D7415">
      <w:pPr>
        <w:numPr>
          <w:ilvl w:val="0"/>
          <w:numId w:val="18"/>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1134"/>
        </w:tabs>
        <w:spacing w:after="0" w:line="240"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The Customer is in the business of operating a scheduled airline, within and outside India. The Customer requires a software solution to deliver personalized in-app experiences, customer engagement, journey orchestration, experimentation, and operational push notifications for its mobile application/website (“</w:t>
      </w:r>
      <w:r>
        <w:rPr>
          <w:rFonts w:ascii="Times New Roman" w:eastAsia="Times New Roman" w:hAnsi="Times New Roman" w:cs="Times New Roman"/>
          <w:b/>
          <w:bCs/>
          <w:color w:val="000000"/>
        </w:rPr>
        <w:t>Business Unit</w:t>
      </w:r>
      <w:r>
        <w:rPr>
          <w:rFonts w:ascii="Times New Roman" w:eastAsia="Times New Roman" w:hAnsi="Times New Roman" w:cs="Times New Roman"/>
          <w:color w:val="000000"/>
        </w:rPr>
        <w:t>”). The Service Provider has approached the Customer with a proposal to license the Software (</w:t>
      </w:r>
      <w:r>
        <w:rPr>
          <w:rFonts w:ascii="Times New Roman" w:eastAsia="Times New Roman" w:hAnsi="Times New Roman" w:cs="Times New Roman"/>
          <w:i/>
          <w:iCs/>
          <w:color w:val="000000"/>
        </w:rPr>
        <w:t>as defined below</w:t>
      </w:r>
      <w:r>
        <w:rPr>
          <w:rFonts w:ascii="Times New Roman" w:eastAsia="Times New Roman" w:hAnsi="Times New Roman" w:cs="Times New Roman"/>
          <w:color w:val="000000"/>
        </w:rPr>
        <w:t>) and provide the Services (</w:t>
      </w:r>
      <w:r>
        <w:rPr>
          <w:rFonts w:ascii="Times New Roman" w:eastAsia="Times New Roman" w:hAnsi="Times New Roman" w:cs="Times New Roman"/>
          <w:i/>
          <w:iCs/>
          <w:color w:val="000000"/>
        </w:rPr>
        <w:t>as defined below</w:t>
      </w:r>
      <w:r>
        <w:rPr>
          <w:rFonts w:ascii="Times New Roman" w:eastAsia="Times New Roman" w:hAnsi="Times New Roman" w:cs="Times New Roman"/>
          <w:color w:val="000000"/>
        </w:rPr>
        <w:t>) to enable the Customer to effectively manage and support the Business Unit.</w:t>
      </w:r>
    </w:p>
    <w:p w14:paraId="00000036" w14:textId="77777777" w:rsidR="004A4F48" w:rsidRDefault="004A4F4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1134"/>
        </w:tabs>
        <w:spacing w:after="0" w:line="240" w:lineRule="auto"/>
        <w:ind w:left="540"/>
        <w:jc w:val="both"/>
        <w:rPr>
          <w:rFonts w:ascii="Times New Roman" w:eastAsia="Times New Roman" w:hAnsi="Times New Roman" w:cs="Times New Roman"/>
          <w:color w:val="000000"/>
        </w:rPr>
      </w:pPr>
    </w:p>
    <w:p w14:paraId="00000037" w14:textId="77777777" w:rsidR="004A4F48" w:rsidRDefault="004D7415">
      <w:pPr>
        <w:numPr>
          <w:ilvl w:val="0"/>
          <w:numId w:val="18"/>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1134"/>
        </w:tabs>
        <w:spacing w:after="0" w:line="240" w:lineRule="auto"/>
        <w:ind w:left="540" w:hanging="540"/>
        <w:jc w:val="both"/>
        <w:rPr>
          <w:rFonts w:ascii="Times New Roman" w:eastAsia="Times New Roman" w:hAnsi="Times New Roman" w:cs="Times New Roman"/>
          <w:color w:val="000000"/>
        </w:rPr>
      </w:pPr>
      <w:bookmarkStart w:id="1" w:name="_heading=h.yaqndwobmn3s" w:colFirst="0" w:colLast="0"/>
      <w:bookmarkEnd w:id="1"/>
      <w:r>
        <w:rPr>
          <w:rFonts w:ascii="Times New Roman" w:eastAsia="Times New Roman" w:hAnsi="Times New Roman" w:cs="Times New Roman"/>
          <w:color w:val="000000"/>
        </w:rPr>
        <w:t xml:space="preserve">The Customer had, in this regard, issued a request for proposal dated </w:t>
      </w:r>
      <w:r>
        <w:rPr>
          <w:rFonts w:ascii="Times New Roman" w:eastAsia="Times New Roman" w:hAnsi="Times New Roman" w:cs="Times New Roman"/>
          <w:color w:val="0D0D0D"/>
        </w:rPr>
        <w:t>5</w:t>
      </w:r>
      <w:r>
        <w:rPr>
          <w:rFonts w:ascii="Times New Roman" w:eastAsia="Times New Roman" w:hAnsi="Times New Roman" w:cs="Times New Roman"/>
          <w:color w:val="0D0D0D"/>
          <w:vertAlign w:val="superscript"/>
        </w:rPr>
        <w:t>th</w:t>
      </w:r>
      <w:r>
        <w:rPr>
          <w:rFonts w:ascii="Times New Roman" w:eastAsia="Times New Roman" w:hAnsi="Times New Roman" w:cs="Times New Roman"/>
          <w:color w:val="0D0D0D"/>
        </w:rPr>
        <w:t xml:space="preserve"> February 2026 </w:t>
      </w:r>
      <w:r>
        <w:rPr>
          <w:rFonts w:ascii="Times New Roman" w:eastAsia="Times New Roman" w:hAnsi="Times New Roman" w:cs="Times New Roman"/>
          <w:color w:val="000000"/>
        </w:rPr>
        <w:t>(“</w:t>
      </w:r>
      <w:r>
        <w:rPr>
          <w:rFonts w:ascii="Times New Roman" w:eastAsia="Times New Roman" w:hAnsi="Times New Roman" w:cs="Times New Roman"/>
          <w:b/>
          <w:bCs/>
          <w:color w:val="000000"/>
        </w:rPr>
        <w:t>RFP</w:t>
      </w:r>
      <w:r>
        <w:rPr>
          <w:rFonts w:ascii="Times New Roman" w:eastAsia="Times New Roman" w:hAnsi="Times New Roman" w:cs="Times New Roman"/>
          <w:color w:val="000000"/>
        </w:rPr>
        <w:t>”) to which the Service Provider had submitted its proposal dated 25</w:t>
      </w:r>
      <w:r>
        <w:rPr>
          <w:rFonts w:ascii="Times New Roman" w:eastAsia="Times New Roman" w:hAnsi="Times New Roman" w:cs="Times New Roman"/>
          <w:color w:val="000000"/>
          <w:vertAlign w:val="superscript"/>
        </w:rPr>
        <w:t>th</w:t>
      </w:r>
      <w:r>
        <w:rPr>
          <w:rFonts w:ascii="Times New Roman" w:eastAsia="Times New Roman" w:hAnsi="Times New Roman" w:cs="Times New Roman"/>
          <w:color w:val="000000"/>
        </w:rPr>
        <w:t xml:space="preserve"> February 2026</w:t>
      </w:r>
      <w:r>
        <w:rPr>
          <w:rFonts w:ascii="Times New Roman" w:eastAsia="Times New Roman" w:hAnsi="Times New Roman" w:cs="Times New Roman"/>
          <w:color w:val="0D0D0D"/>
        </w:rPr>
        <w:t xml:space="preserve"> </w:t>
      </w:r>
      <w:r>
        <w:rPr>
          <w:rFonts w:ascii="Times New Roman" w:eastAsia="Times New Roman" w:hAnsi="Times New Roman" w:cs="Times New Roman"/>
          <w:color w:val="000000"/>
        </w:rPr>
        <w:t>(“</w:t>
      </w:r>
      <w:r>
        <w:rPr>
          <w:rFonts w:ascii="Times New Roman" w:eastAsia="Times New Roman" w:hAnsi="Times New Roman" w:cs="Times New Roman"/>
          <w:b/>
          <w:bCs/>
          <w:color w:val="000000"/>
        </w:rPr>
        <w:t>Proposal</w:t>
      </w:r>
      <w:r>
        <w:rPr>
          <w:rFonts w:ascii="Times New Roman" w:eastAsia="Times New Roman" w:hAnsi="Times New Roman" w:cs="Times New Roman"/>
          <w:color w:val="000000"/>
        </w:rPr>
        <w:t xml:space="preserve">”) for provision of the Software on license and the Services to support the Customer’s Business Unit. </w:t>
      </w:r>
    </w:p>
    <w:p w14:paraId="00000038" w14:textId="77777777" w:rsidR="004A4F48" w:rsidRDefault="004A4F4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1134"/>
        </w:tabs>
        <w:spacing w:after="0" w:line="240" w:lineRule="auto"/>
        <w:ind w:left="567" w:hanging="567"/>
        <w:jc w:val="both"/>
        <w:rPr>
          <w:rFonts w:ascii="Times New Roman" w:eastAsia="Times New Roman" w:hAnsi="Times New Roman" w:cs="Times New Roman"/>
          <w:color w:val="000000"/>
        </w:rPr>
      </w:pPr>
    </w:p>
    <w:p w14:paraId="00000039" w14:textId="77777777" w:rsidR="004A4F48" w:rsidRDefault="004D7415">
      <w:pPr>
        <w:numPr>
          <w:ilvl w:val="0"/>
          <w:numId w:val="18"/>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1134"/>
        </w:tabs>
        <w:spacing w:after="0" w:line="240"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Based on the information and representations provided by the Service Provider in the Proposal, the Customer has selected the Service Provider for procuring the Software on license and the Services and therefore, the Parties are now entering into this Agreement to record the terms of Software licensing and provision of Services to the Customer by the Company. </w:t>
      </w:r>
    </w:p>
    <w:p w14:paraId="0000003A" w14:textId="77777777" w:rsidR="004A4F48" w:rsidRDefault="004A4F4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rPr>
      </w:pPr>
    </w:p>
    <w:p w14:paraId="0000003B" w14:textId="77777777" w:rsidR="004A4F48" w:rsidRDefault="004D741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IN CONSIDERATION OF THE MUTUAL PROMISES CONTAINED IN THIS AGREEMENT, THE PARTIES AGREE AS FOLLOWS:</w:t>
      </w:r>
    </w:p>
    <w:p w14:paraId="0000003C" w14:textId="77777777" w:rsidR="004A4F48" w:rsidRDefault="004A4F48">
      <w:pPr>
        <w:spacing w:after="0" w:line="240" w:lineRule="auto"/>
        <w:rPr>
          <w:rFonts w:ascii="Times New Roman" w:eastAsia="Times New Roman" w:hAnsi="Times New Roman" w:cs="Times New Roman"/>
          <w:b/>
          <w:bCs/>
        </w:rPr>
      </w:pPr>
    </w:p>
    <w:p w14:paraId="0000003D" w14:textId="77777777" w:rsidR="004A4F48" w:rsidRDefault="004D7415">
      <w:pPr>
        <w:numPr>
          <w:ilvl w:val="0"/>
          <w:numId w:val="11"/>
        </w:numPr>
        <w:pBdr>
          <w:top w:val="nil"/>
          <w:left w:val="nil"/>
          <w:bottom w:val="nil"/>
          <w:right w:val="nil"/>
          <w:between w:val="nil"/>
        </w:pBd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b/>
          <w:bCs/>
          <w:color w:val="000000"/>
        </w:rPr>
        <w:t>Definitions and Interpretations</w:t>
      </w:r>
    </w:p>
    <w:p w14:paraId="0000003E"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b/>
          <w:bCs/>
          <w:color w:val="000000"/>
        </w:rPr>
      </w:pPr>
    </w:p>
    <w:p w14:paraId="0000003F" w14:textId="77777777" w:rsidR="004A4F48" w:rsidRDefault="004D7415">
      <w:pPr>
        <w:spacing w:after="0" w:line="240" w:lineRule="auto"/>
        <w:ind w:left="567" w:hanging="567"/>
        <w:rPr>
          <w:rFonts w:ascii="Times New Roman" w:eastAsia="Times New Roman" w:hAnsi="Times New Roman" w:cs="Times New Roman"/>
          <w:i/>
          <w:iCs/>
        </w:rPr>
      </w:pPr>
      <w:r>
        <w:rPr>
          <w:rFonts w:ascii="Times New Roman" w:eastAsia="Times New Roman" w:hAnsi="Times New Roman" w:cs="Times New Roman"/>
        </w:rPr>
        <w:t>1.1</w:t>
      </w:r>
      <w:r>
        <w:rPr>
          <w:rFonts w:ascii="Times New Roman" w:eastAsia="Times New Roman" w:hAnsi="Times New Roman" w:cs="Times New Roman"/>
        </w:rPr>
        <w:tab/>
      </w:r>
      <w:r>
        <w:rPr>
          <w:rFonts w:ascii="Times New Roman" w:eastAsia="Times New Roman" w:hAnsi="Times New Roman" w:cs="Times New Roman"/>
          <w:i/>
          <w:iCs/>
          <w:u w:val="single"/>
        </w:rPr>
        <w:t>Definitions</w:t>
      </w:r>
    </w:p>
    <w:p w14:paraId="00000040" w14:textId="77777777" w:rsidR="004A4F48" w:rsidRDefault="004A4F48">
      <w:pPr>
        <w:spacing w:after="0" w:line="240" w:lineRule="auto"/>
        <w:ind w:left="360" w:hanging="360"/>
        <w:rPr>
          <w:rFonts w:ascii="Times New Roman" w:eastAsia="Times New Roman" w:hAnsi="Times New Roman" w:cs="Times New Roman"/>
        </w:rPr>
      </w:pPr>
    </w:p>
    <w:p w14:paraId="00000041" w14:textId="77777777" w:rsidR="004A4F48" w:rsidRDefault="004D7415">
      <w:pPr>
        <w:tabs>
          <w:tab w:val="left" w:pos="1418"/>
        </w:tabs>
        <w:spacing w:after="0" w:line="240" w:lineRule="auto"/>
        <w:ind w:left="567"/>
        <w:jc w:val="both"/>
        <w:rPr>
          <w:rFonts w:ascii="Times New Roman" w:eastAsia="Times New Roman" w:hAnsi="Times New Roman" w:cs="Times New Roman"/>
        </w:rPr>
      </w:pPr>
      <w:r>
        <w:rPr>
          <w:rFonts w:ascii="Times New Roman" w:eastAsia="Times New Roman" w:hAnsi="Times New Roman" w:cs="Times New Roman"/>
        </w:rPr>
        <w:t>Unless otherwise specifically defined in this Agreement, the following capitalised terms shall have the meanings assigned to them as herein below for the purposes of this Agreement:</w:t>
      </w:r>
    </w:p>
    <w:p w14:paraId="00000042"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Agreement</w:t>
      </w:r>
      <w:r>
        <w:rPr>
          <w:rFonts w:ascii="Times New Roman" w:eastAsia="Times New Roman" w:hAnsi="Times New Roman" w:cs="Times New Roman"/>
          <w:color w:val="000000"/>
        </w:rPr>
        <w:t>” means this software license and services agreement and annexures attached to it and any Change Orders, amendment or statement of work entered pursuant to this agreement or any other document incorporated by reference thereto.</w:t>
      </w:r>
    </w:p>
    <w:p w14:paraId="00000043" w14:textId="77777777" w:rsidR="004A4F48" w:rsidRDefault="004A4F48">
      <w:pPr>
        <w:pBdr>
          <w:top w:val="nil"/>
          <w:left w:val="nil"/>
          <w:bottom w:val="nil"/>
          <w:right w:val="nil"/>
          <w:between w:val="nil"/>
        </w:pBdr>
        <w:tabs>
          <w:tab w:val="left" w:pos="1418"/>
        </w:tabs>
        <w:spacing w:after="0" w:line="240" w:lineRule="auto"/>
        <w:ind w:left="720"/>
        <w:jc w:val="both"/>
        <w:rPr>
          <w:rFonts w:ascii="Times New Roman" w:eastAsia="Times New Roman" w:hAnsi="Times New Roman" w:cs="Times New Roman"/>
          <w:color w:val="000000"/>
        </w:rPr>
      </w:pPr>
      <w:bookmarkStart w:id="2" w:name="_heading=h.qmgi38e68kcm" w:colFirst="0" w:colLast="0"/>
      <w:bookmarkEnd w:id="2"/>
    </w:p>
    <w:p w14:paraId="00000044"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API</w:t>
      </w:r>
      <w:r>
        <w:rPr>
          <w:rFonts w:ascii="Times New Roman" w:eastAsia="Times New Roman" w:hAnsi="Times New Roman" w:cs="Times New Roman"/>
          <w:color w:val="000000"/>
        </w:rPr>
        <w:t>” means application programming interface.</w:t>
      </w:r>
    </w:p>
    <w:p w14:paraId="00000045" w14:textId="77777777" w:rsidR="004A4F48" w:rsidRDefault="004A4F48">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00000046"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Blueprint Document</w:t>
      </w:r>
      <w:r>
        <w:rPr>
          <w:rFonts w:ascii="Times New Roman" w:eastAsia="Times New Roman" w:hAnsi="Times New Roman" w:cs="Times New Roman"/>
          <w:color w:val="000000"/>
        </w:rPr>
        <w:t>” shall have the meaning assigned to such term under Clause 2.2.1(b).</w:t>
      </w:r>
    </w:p>
    <w:p w14:paraId="00000047" w14:textId="77777777" w:rsidR="004A4F48" w:rsidRDefault="004A4F48">
      <w:pPr>
        <w:pBdr>
          <w:top w:val="nil"/>
          <w:left w:val="nil"/>
          <w:bottom w:val="nil"/>
          <w:right w:val="nil"/>
          <w:between w:val="nil"/>
        </w:pBdr>
        <w:tabs>
          <w:tab w:val="left" w:pos="360"/>
        </w:tabs>
        <w:spacing w:after="0" w:line="240" w:lineRule="auto"/>
        <w:ind w:left="720"/>
        <w:jc w:val="both"/>
        <w:rPr>
          <w:rFonts w:ascii="Times New Roman" w:eastAsia="Times New Roman" w:hAnsi="Times New Roman" w:cs="Times New Roman"/>
          <w:color w:val="000000"/>
        </w:rPr>
      </w:pPr>
    </w:p>
    <w:p w14:paraId="00000048"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Blueprint Phase</w:t>
      </w:r>
      <w:r>
        <w:rPr>
          <w:rFonts w:ascii="Times New Roman" w:eastAsia="Times New Roman" w:hAnsi="Times New Roman" w:cs="Times New Roman"/>
          <w:color w:val="000000"/>
        </w:rPr>
        <w:t>” shall have the meaning assigned to such term under Clause 2.2.1(b).</w:t>
      </w:r>
    </w:p>
    <w:p w14:paraId="00000049" w14:textId="77777777" w:rsidR="004A4F48" w:rsidRDefault="004A4F48">
      <w:pPr>
        <w:pBdr>
          <w:top w:val="nil"/>
          <w:left w:val="nil"/>
          <w:bottom w:val="nil"/>
          <w:right w:val="nil"/>
          <w:between w:val="nil"/>
        </w:pBdr>
        <w:tabs>
          <w:tab w:val="left" w:pos="360"/>
        </w:tabs>
        <w:spacing w:after="0" w:line="240" w:lineRule="auto"/>
        <w:ind w:left="720"/>
        <w:jc w:val="both"/>
        <w:rPr>
          <w:rFonts w:ascii="Times New Roman" w:eastAsia="Times New Roman" w:hAnsi="Times New Roman" w:cs="Times New Roman"/>
          <w:color w:val="000000"/>
        </w:rPr>
      </w:pPr>
    </w:p>
    <w:p w14:paraId="0000004A"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Blueprint Phase Sign Off</w:t>
      </w:r>
      <w:r>
        <w:rPr>
          <w:rFonts w:ascii="Times New Roman" w:eastAsia="Times New Roman" w:hAnsi="Times New Roman" w:cs="Times New Roman"/>
          <w:color w:val="000000"/>
        </w:rPr>
        <w:t>” shall have the meaning assigned to such term under Clause 2.2.1(b).</w:t>
      </w:r>
    </w:p>
    <w:p w14:paraId="0000004B" w14:textId="77777777" w:rsidR="004A4F48" w:rsidRDefault="004A4F48">
      <w:pPr>
        <w:pBdr>
          <w:top w:val="nil"/>
          <w:left w:val="nil"/>
          <w:bottom w:val="nil"/>
          <w:right w:val="nil"/>
          <w:between w:val="nil"/>
        </w:pBdr>
        <w:tabs>
          <w:tab w:val="left" w:pos="360"/>
        </w:tabs>
        <w:spacing w:after="0" w:line="240" w:lineRule="auto"/>
        <w:ind w:left="720"/>
        <w:jc w:val="both"/>
        <w:rPr>
          <w:rFonts w:ascii="Times New Roman" w:eastAsia="Times New Roman" w:hAnsi="Times New Roman" w:cs="Times New Roman"/>
          <w:color w:val="000000"/>
        </w:rPr>
      </w:pPr>
    </w:p>
    <w:p w14:paraId="0000004C"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Business Unit</w:t>
      </w:r>
      <w:r>
        <w:rPr>
          <w:rFonts w:ascii="Times New Roman" w:eastAsia="Times New Roman" w:hAnsi="Times New Roman" w:cs="Times New Roman"/>
          <w:color w:val="000000"/>
        </w:rPr>
        <w:t>” shall have the meaning assigned to such term under recital B.</w:t>
      </w:r>
      <w:r>
        <w:rPr>
          <w:rFonts w:ascii="Times New Roman" w:eastAsia="Times New Roman" w:hAnsi="Times New Roman" w:cs="Times New Roman"/>
          <w:color w:val="000000"/>
        </w:rPr>
        <w:tab/>
      </w:r>
    </w:p>
    <w:p w14:paraId="0000004D" w14:textId="77777777" w:rsidR="004A4F48" w:rsidRDefault="004A4F48">
      <w:pPr>
        <w:pBdr>
          <w:top w:val="nil"/>
          <w:left w:val="nil"/>
          <w:bottom w:val="nil"/>
          <w:right w:val="nil"/>
          <w:between w:val="nil"/>
        </w:pBdr>
        <w:tabs>
          <w:tab w:val="left" w:pos="360"/>
        </w:tabs>
        <w:spacing w:after="0" w:line="240" w:lineRule="auto"/>
        <w:ind w:left="720"/>
        <w:jc w:val="both"/>
        <w:rPr>
          <w:rFonts w:ascii="Times New Roman" w:eastAsia="Times New Roman" w:hAnsi="Times New Roman" w:cs="Times New Roman"/>
          <w:color w:val="000000"/>
        </w:rPr>
      </w:pPr>
    </w:p>
    <w:p w14:paraId="0000004E"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Change Order</w:t>
      </w:r>
      <w:r>
        <w:rPr>
          <w:rFonts w:ascii="Times New Roman" w:eastAsia="Times New Roman" w:hAnsi="Times New Roman" w:cs="Times New Roman"/>
          <w:color w:val="000000"/>
        </w:rPr>
        <w:t>” shall have the meaning assigned to the term in Clause 2.2.5.</w:t>
      </w:r>
    </w:p>
    <w:p w14:paraId="0000004F" w14:textId="77777777" w:rsidR="004A4F48" w:rsidRDefault="004A4F48">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00000050"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Charges</w:t>
      </w:r>
      <w:r>
        <w:rPr>
          <w:rFonts w:ascii="Times New Roman" w:eastAsia="Times New Roman" w:hAnsi="Times New Roman" w:cs="Times New Roman"/>
          <w:color w:val="000000"/>
        </w:rPr>
        <w:t>” shall mean and include the rates and costs as agreed to under Annexure C.</w:t>
      </w:r>
    </w:p>
    <w:p w14:paraId="00000051" w14:textId="77777777" w:rsidR="004A4F48" w:rsidRDefault="004A4F48">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00000052"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Competitor</w:t>
      </w:r>
      <w:r>
        <w:rPr>
          <w:rFonts w:ascii="Times New Roman" w:eastAsia="Times New Roman" w:hAnsi="Times New Roman" w:cs="Times New Roman"/>
          <w:color w:val="000000"/>
        </w:rPr>
        <w:t>”</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means any entity engaged in the business of operating scheduled airline based in India and includes any party Controlling such entity, Controlled by such entity or under the common Control as that of such entity.</w:t>
      </w:r>
    </w:p>
    <w:p w14:paraId="00000053" w14:textId="77777777" w:rsidR="004A4F48" w:rsidRDefault="004A4F48">
      <w:pPr>
        <w:pBdr>
          <w:top w:val="nil"/>
          <w:left w:val="nil"/>
          <w:bottom w:val="nil"/>
          <w:right w:val="nil"/>
          <w:between w:val="nil"/>
        </w:pBdr>
        <w:tabs>
          <w:tab w:val="left" w:pos="360"/>
        </w:tabs>
        <w:spacing w:after="0" w:line="240" w:lineRule="auto"/>
        <w:ind w:left="720"/>
        <w:jc w:val="both"/>
        <w:rPr>
          <w:rFonts w:ascii="Times New Roman" w:eastAsia="Times New Roman" w:hAnsi="Times New Roman" w:cs="Times New Roman"/>
          <w:color w:val="000000"/>
        </w:rPr>
      </w:pPr>
    </w:p>
    <w:p w14:paraId="00000054"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Composite Software</w:t>
      </w:r>
      <w:r>
        <w:rPr>
          <w:rFonts w:ascii="Times New Roman" w:eastAsia="Times New Roman" w:hAnsi="Times New Roman" w:cs="Times New Roman"/>
          <w:color w:val="000000"/>
        </w:rPr>
        <w:t xml:space="preserve">” means the Software incorporating Initial Enhancements as on the Effective Date and any Future Enhancements made to the Software from time to time thereafter through a Change Order. </w:t>
      </w:r>
    </w:p>
    <w:p w14:paraId="00000055" w14:textId="77777777" w:rsidR="004A4F48" w:rsidRDefault="004A4F48">
      <w:pPr>
        <w:pBdr>
          <w:top w:val="nil"/>
          <w:left w:val="nil"/>
          <w:bottom w:val="nil"/>
          <w:right w:val="nil"/>
          <w:between w:val="nil"/>
        </w:pBdr>
        <w:tabs>
          <w:tab w:val="left" w:pos="360"/>
        </w:tabs>
        <w:spacing w:after="0" w:line="240" w:lineRule="auto"/>
        <w:ind w:left="720"/>
        <w:jc w:val="both"/>
        <w:rPr>
          <w:rFonts w:ascii="Times New Roman" w:eastAsia="Times New Roman" w:hAnsi="Times New Roman" w:cs="Times New Roman"/>
          <w:color w:val="000000"/>
        </w:rPr>
      </w:pPr>
      <w:bookmarkStart w:id="3" w:name="_heading=h.hnkrogvq22y0" w:colFirst="0" w:colLast="0"/>
      <w:bookmarkEnd w:id="3"/>
    </w:p>
    <w:p w14:paraId="00000056"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Concurrent Users</w:t>
      </w:r>
      <w:r>
        <w:rPr>
          <w:rFonts w:ascii="Times New Roman" w:eastAsia="Times New Roman" w:hAnsi="Times New Roman" w:cs="Times New Roman"/>
          <w:color w:val="000000"/>
        </w:rPr>
        <w:t>”</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means the Users who can concurrently use and access the Composite Software, at any given point in time.</w:t>
      </w:r>
    </w:p>
    <w:p w14:paraId="00000057" w14:textId="77777777" w:rsidR="004A4F48" w:rsidRDefault="004A4F48">
      <w:pPr>
        <w:pBdr>
          <w:top w:val="nil"/>
          <w:left w:val="nil"/>
          <w:bottom w:val="nil"/>
          <w:right w:val="nil"/>
          <w:between w:val="nil"/>
        </w:pBdr>
        <w:tabs>
          <w:tab w:val="left" w:pos="709"/>
        </w:tabs>
        <w:spacing w:after="0" w:line="240" w:lineRule="auto"/>
        <w:ind w:left="720"/>
        <w:jc w:val="both"/>
        <w:rPr>
          <w:rFonts w:ascii="Times New Roman" w:eastAsia="Times New Roman" w:hAnsi="Times New Roman" w:cs="Times New Roman"/>
          <w:color w:val="000000"/>
        </w:rPr>
      </w:pPr>
    </w:p>
    <w:p w14:paraId="00000058"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Confidential Information</w:t>
      </w:r>
      <w:r>
        <w:rPr>
          <w:rFonts w:ascii="Times New Roman" w:eastAsia="Times New Roman" w:hAnsi="Times New Roman" w:cs="Times New Roman"/>
          <w:color w:val="000000"/>
        </w:rPr>
        <w:t>” means all data, information content and secrets, know-how, inventions, software and other financial, business or technical information disclosed by a Party (“</w:t>
      </w:r>
      <w:r>
        <w:rPr>
          <w:rFonts w:ascii="Times New Roman" w:eastAsia="Times New Roman" w:hAnsi="Times New Roman" w:cs="Times New Roman"/>
          <w:b/>
          <w:bCs/>
          <w:color w:val="000000"/>
        </w:rPr>
        <w:t>Disclosing Party</w:t>
      </w:r>
      <w:r>
        <w:rPr>
          <w:rFonts w:ascii="Times New Roman" w:eastAsia="Times New Roman" w:hAnsi="Times New Roman" w:cs="Times New Roman"/>
          <w:color w:val="000000"/>
        </w:rPr>
        <w:t>”) to the other Party (“</w:t>
      </w:r>
      <w:r>
        <w:rPr>
          <w:rFonts w:ascii="Times New Roman" w:eastAsia="Times New Roman" w:hAnsi="Times New Roman" w:cs="Times New Roman"/>
          <w:b/>
          <w:bCs/>
          <w:color w:val="000000"/>
        </w:rPr>
        <w:t>Receiving Party</w:t>
      </w:r>
      <w:r>
        <w:rPr>
          <w:rFonts w:ascii="Times New Roman" w:eastAsia="Times New Roman" w:hAnsi="Times New Roman" w:cs="Times New Roman"/>
          <w:color w:val="000000"/>
        </w:rPr>
        <w:t xml:space="preserve">”), whether oral or written, in whatever media and form and whether or not marked ‘confidential’, relating to the Disclosing Party, its representatives, customers, employees, its business, financials, technology, systems, operations, facilities, services, procedures, security practices, research, development, ideas, concepts, invoices, </w:t>
      </w:r>
      <w:r>
        <w:rPr>
          <w:rFonts w:ascii="Times New Roman" w:eastAsia="Times New Roman" w:hAnsi="Times New Roman" w:cs="Times New Roman"/>
          <w:color w:val="000000"/>
        </w:rPr>
        <w:lastRenderedPageBreak/>
        <w:t xml:space="preserve">copyrightable subject matter, the existence and terms of this Agreement, except such information that (a) is known to the Receiving Party prior to its first receipt of such information from the Disclosing Party, provided that such information is received without breaching any confidentiality obligations; (b) is or becomes generally known to the public other than as a result of an unauthorized disclosure; or (c) is independently developed by the Receiving Party without access to or use of the Disclosing Party’s data or information or content accessed from the Disclosing Party. </w:t>
      </w:r>
    </w:p>
    <w:p w14:paraId="00000059" w14:textId="77777777" w:rsidR="004A4F48" w:rsidRDefault="004A4F48">
      <w:pPr>
        <w:pBdr>
          <w:top w:val="nil"/>
          <w:left w:val="nil"/>
          <w:bottom w:val="nil"/>
          <w:right w:val="nil"/>
          <w:between w:val="nil"/>
        </w:pBdr>
        <w:tabs>
          <w:tab w:val="left" w:pos="360"/>
        </w:tabs>
        <w:spacing w:after="0" w:line="240" w:lineRule="auto"/>
        <w:ind w:left="720"/>
        <w:jc w:val="both"/>
        <w:rPr>
          <w:rFonts w:ascii="Times New Roman" w:eastAsia="Times New Roman" w:hAnsi="Times New Roman" w:cs="Times New Roman"/>
          <w:color w:val="000000"/>
        </w:rPr>
      </w:pPr>
    </w:p>
    <w:p w14:paraId="0000005A"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Control</w:t>
      </w:r>
      <w:r>
        <w:rPr>
          <w:rFonts w:ascii="Times New Roman" w:eastAsia="Times New Roman" w:hAnsi="Times New Roman" w:cs="Times New Roman"/>
          <w:color w:val="000000"/>
        </w:rPr>
        <w:t>”</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means in relation to any entity, the power, whether by way of ownership (including beneficial ownership) of shares or partnership interest, stock, rights to acquire such shares or stock or partnership interest, or by contract or otherwise to either directly or indirectly: (i) appoint or remove all or a majority of the members of the board of directors (or persons performing similar functions like partners in a partnership firm) of such entity; or (ii) cast more than twenty five per cent (25%) of the voting rights attaching to voting securities or partnership interest or any other similar ownership interest of such entity either by itself or jointly in conjunction with any other party, or (iii) direct, manage, oversee, cause and/or restrict the affairs, business or asset of an entity, or the direction of the management and policies of an entity. “</w:t>
      </w:r>
      <w:r>
        <w:rPr>
          <w:rFonts w:ascii="Times New Roman" w:eastAsia="Times New Roman" w:hAnsi="Times New Roman" w:cs="Times New Roman"/>
          <w:b/>
          <w:bCs/>
          <w:color w:val="000000"/>
        </w:rPr>
        <w:t>Controlling</w:t>
      </w:r>
      <w:r>
        <w:rPr>
          <w:rFonts w:ascii="Times New Roman" w:eastAsia="Times New Roman" w:hAnsi="Times New Roman" w:cs="Times New Roman"/>
          <w:color w:val="000000"/>
        </w:rPr>
        <w:t>”, “</w:t>
      </w:r>
      <w:r>
        <w:rPr>
          <w:rFonts w:ascii="Times New Roman" w:eastAsia="Times New Roman" w:hAnsi="Times New Roman" w:cs="Times New Roman"/>
          <w:b/>
          <w:bCs/>
          <w:color w:val="000000"/>
        </w:rPr>
        <w:t>Controlled by</w:t>
      </w:r>
      <w:r>
        <w:rPr>
          <w:rFonts w:ascii="Times New Roman" w:eastAsia="Times New Roman" w:hAnsi="Times New Roman" w:cs="Times New Roman"/>
          <w:color w:val="000000"/>
        </w:rPr>
        <w:t>” and “</w:t>
      </w:r>
      <w:r>
        <w:rPr>
          <w:rFonts w:ascii="Times New Roman" w:eastAsia="Times New Roman" w:hAnsi="Times New Roman" w:cs="Times New Roman"/>
          <w:b/>
          <w:bCs/>
          <w:color w:val="000000"/>
        </w:rPr>
        <w:t>under the common Control</w:t>
      </w:r>
      <w:r>
        <w:rPr>
          <w:rFonts w:ascii="Times New Roman" w:eastAsia="Times New Roman" w:hAnsi="Times New Roman" w:cs="Times New Roman"/>
          <w:color w:val="000000"/>
        </w:rPr>
        <w:t xml:space="preserve">” shall be construed accordingly. </w:t>
      </w:r>
    </w:p>
    <w:p w14:paraId="0000005B" w14:textId="77777777" w:rsidR="004A4F48" w:rsidRDefault="004A4F48">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0000005C"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Customer Project Manager</w:t>
      </w:r>
      <w:r>
        <w:rPr>
          <w:rFonts w:ascii="Times New Roman" w:eastAsia="Times New Roman" w:hAnsi="Times New Roman" w:cs="Times New Roman"/>
          <w:color w:val="000000"/>
        </w:rPr>
        <w:t>” means such designated person employed with the Customer, as notified to Service Provider.</w:t>
      </w:r>
    </w:p>
    <w:p w14:paraId="0000005D" w14:textId="77777777" w:rsidR="004A4F48" w:rsidRDefault="004A4F48">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0000005E"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Customer System</w:t>
      </w:r>
      <w:r>
        <w:rPr>
          <w:rFonts w:ascii="Times New Roman" w:eastAsia="Times New Roman" w:hAnsi="Times New Roman" w:cs="Times New Roman"/>
          <w:color w:val="000000"/>
        </w:rPr>
        <w:t>” means the entire information technology network of the Customer and includes all software, applications and hardware used or deployed by Customer and identified during the Blueprint Phase.</w:t>
      </w:r>
    </w:p>
    <w:p w14:paraId="0000005F" w14:textId="77777777" w:rsidR="004A4F48" w:rsidRDefault="004A4F48">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00000060"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Data Protection Laws</w:t>
      </w:r>
      <w:r>
        <w:rPr>
          <w:rFonts w:ascii="Times New Roman" w:eastAsia="Times New Roman" w:hAnsi="Times New Roman" w:cs="Times New Roman"/>
          <w:color w:val="000000"/>
        </w:rPr>
        <w:t>” means all laws and regulations applicable to the processing of personal data under the Agreement including but not limited to the EU GDPR, UK GDPR, Information Technology Act, 2000 (as amended from time to time), including Information Technology (Reasonable Security Practices and Procedures and Sensitive Personal Data or Information) Rules 2011, the CERT-In Directions, Digital Personal Data Protection Act, 2023, and any legislation and/or regulation implementing or made pursuant to, or which amends, replaces, re-enacts or consolidates them, and all other applicable laws relating to the processing of personal data issued by the Parties from time to time and any other applicable principles, industry codes and policies that may be applicable to the processing of personal data..</w:t>
      </w:r>
    </w:p>
    <w:p w14:paraId="00000061" w14:textId="77777777" w:rsidR="004A4F48" w:rsidRDefault="004A4F48">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00000062"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Dispute</w:t>
      </w:r>
      <w:r>
        <w:rPr>
          <w:rFonts w:ascii="Times New Roman" w:eastAsia="Times New Roman" w:hAnsi="Times New Roman" w:cs="Times New Roman"/>
          <w:color w:val="000000"/>
        </w:rPr>
        <w:t>” shall have the meaning assigned to the term under Clause 11.3.</w:t>
      </w:r>
    </w:p>
    <w:p w14:paraId="00000063" w14:textId="77777777" w:rsidR="004A4F48" w:rsidRDefault="004A4F48">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bookmarkStart w:id="4" w:name="_heading=h.u8equieglk5m" w:colFirst="0" w:colLast="0"/>
      <w:bookmarkEnd w:id="4"/>
    </w:p>
    <w:p w14:paraId="00000064"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Documentation</w:t>
      </w:r>
      <w:r>
        <w:rPr>
          <w:rFonts w:ascii="Times New Roman" w:eastAsia="Times New Roman" w:hAnsi="Times New Roman" w:cs="Times New Roman"/>
          <w:color w:val="000000"/>
        </w:rPr>
        <w:t>”</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means user manuals, API manual, data dictionary, data download templates and release notes issued by Service Provider, pertaining to the Software.</w:t>
      </w:r>
    </w:p>
    <w:p w14:paraId="00000065" w14:textId="77777777" w:rsidR="004A4F48" w:rsidRDefault="004A4F48">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00000066"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Effective Date</w:t>
      </w:r>
      <w:r>
        <w:rPr>
          <w:rFonts w:ascii="Times New Roman" w:eastAsia="Times New Roman" w:hAnsi="Times New Roman" w:cs="Times New Roman"/>
          <w:color w:val="000000"/>
        </w:rPr>
        <w:t>”</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 xml:space="preserve">shall have the meaning assigned to the term in the preamble of this Agreement. </w:t>
      </w:r>
      <w:r>
        <w:rPr>
          <w:rFonts w:ascii="Times New Roman" w:eastAsia="Times New Roman" w:hAnsi="Times New Roman" w:cs="Times New Roman"/>
          <w:b/>
          <w:bCs/>
          <w:color w:val="000000"/>
        </w:rPr>
        <w:t xml:space="preserve"> </w:t>
      </w:r>
    </w:p>
    <w:p w14:paraId="00000067" w14:textId="77777777" w:rsidR="004A4F48" w:rsidRDefault="004A4F48">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00000068"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w:t>
      </w:r>
      <w:r>
        <w:rPr>
          <w:rFonts w:ascii="Times New Roman" w:eastAsia="Times New Roman" w:hAnsi="Times New Roman" w:cs="Times New Roman"/>
          <w:b/>
          <w:bCs/>
          <w:color w:val="000000"/>
        </w:rPr>
        <w:t>Enhancements</w:t>
      </w:r>
      <w:r>
        <w:rPr>
          <w:rFonts w:ascii="Times New Roman" w:eastAsia="Times New Roman" w:hAnsi="Times New Roman" w:cs="Times New Roman"/>
          <w:color w:val="000000"/>
        </w:rPr>
        <w:t xml:space="preserve">” means together the Initial Enhancements and Future Enhancements, including any IndiGo Enhancements. </w:t>
      </w:r>
    </w:p>
    <w:p w14:paraId="00000069" w14:textId="77777777" w:rsidR="004A4F48" w:rsidRDefault="004A4F48">
      <w:pPr>
        <w:pBdr>
          <w:top w:val="nil"/>
          <w:left w:val="nil"/>
          <w:bottom w:val="nil"/>
          <w:right w:val="nil"/>
          <w:between w:val="nil"/>
        </w:pBdr>
        <w:spacing w:after="0" w:line="240" w:lineRule="auto"/>
        <w:ind w:left="720"/>
        <w:rPr>
          <w:rFonts w:ascii="Times New Roman" w:eastAsia="Times New Roman" w:hAnsi="Times New Roman" w:cs="Times New Roman"/>
          <w:color w:val="000000"/>
        </w:rPr>
      </w:pPr>
      <w:bookmarkStart w:id="5" w:name="_heading=h.5se0vuumj6nm" w:colFirst="0" w:colLast="0"/>
      <w:bookmarkEnd w:id="5"/>
    </w:p>
    <w:p w14:paraId="0000006A"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Force Majeure Events</w:t>
      </w:r>
      <w:r>
        <w:rPr>
          <w:rFonts w:ascii="Times New Roman" w:eastAsia="Times New Roman" w:hAnsi="Times New Roman" w:cs="Times New Roman"/>
          <w:color w:val="000000"/>
        </w:rPr>
        <w:t>” shall have the meaning assigned to the term under Clause 11.8.</w:t>
      </w:r>
    </w:p>
    <w:p w14:paraId="0000006B" w14:textId="77777777" w:rsidR="004A4F48" w:rsidRDefault="004A4F48">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0000006C"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Future Enhancements</w:t>
      </w:r>
      <w:r>
        <w:rPr>
          <w:rFonts w:ascii="Times New Roman" w:eastAsia="Times New Roman" w:hAnsi="Times New Roman" w:cs="Times New Roman"/>
          <w:color w:val="000000"/>
        </w:rPr>
        <w:t>” means all modifications and enhancements made to the Composite Software by way of a Change Order.</w:t>
      </w:r>
    </w:p>
    <w:p w14:paraId="0000006D" w14:textId="77777777" w:rsidR="004A4F48" w:rsidRDefault="004A4F48">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0000006E"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GDPR</w:t>
      </w:r>
      <w:r>
        <w:rPr>
          <w:rFonts w:ascii="Times New Roman" w:eastAsia="Times New Roman" w:hAnsi="Times New Roman" w:cs="Times New Roman"/>
          <w:color w:val="000000"/>
        </w:rPr>
        <w:t xml:space="preserve">” means the General Data Protection Regulation (Regulation (EU) 2016/679). </w:t>
      </w:r>
    </w:p>
    <w:p w14:paraId="0000006F" w14:textId="77777777" w:rsidR="004A4F48" w:rsidRDefault="004A4F48">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00000070"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Go Live Date</w:t>
      </w:r>
      <w:r>
        <w:rPr>
          <w:rFonts w:ascii="Times New Roman" w:eastAsia="Times New Roman" w:hAnsi="Times New Roman" w:cs="Times New Roman"/>
          <w:color w:val="000000"/>
        </w:rPr>
        <w:t>” shall have the meaning assigned to the term in Clause 2.2.1(e).</w:t>
      </w:r>
      <w:r>
        <w:rPr>
          <w:rFonts w:ascii="Times New Roman" w:eastAsia="Times New Roman" w:hAnsi="Times New Roman" w:cs="Times New Roman"/>
          <w:b/>
          <w:bCs/>
          <w:color w:val="000000"/>
        </w:rPr>
        <w:t xml:space="preserve"> </w:t>
      </w:r>
    </w:p>
    <w:p w14:paraId="00000071" w14:textId="77777777" w:rsidR="004A4F48" w:rsidRDefault="004A4F48">
      <w:pPr>
        <w:pBdr>
          <w:top w:val="nil"/>
          <w:left w:val="nil"/>
          <w:bottom w:val="nil"/>
          <w:right w:val="nil"/>
          <w:between w:val="nil"/>
        </w:pBdr>
        <w:spacing w:after="0" w:line="240" w:lineRule="auto"/>
        <w:ind w:left="720"/>
        <w:jc w:val="both"/>
        <w:rPr>
          <w:rFonts w:ascii="Times New Roman" w:eastAsia="Times New Roman" w:hAnsi="Times New Roman" w:cs="Times New Roman"/>
          <w:b/>
          <w:bCs/>
          <w:color w:val="000000"/>
        </w:rPr>
      </w:pPr>
    </w:p>
    <w:p w14:paraId="00000072"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bookmarkStart w:id="6" w:name="_heading=h.9ahsbj6rj8jb" w:colFirst="0" w:colLast="0"/>
      <w:bookmarkEnd w:id="6"/>
      <w:r>
        <w:rPr>
          <w:rFonts w:ascii="Times New Roman" w:eastAsia="Times New Roman" w:hAnsi="Times New Roman" w:cs="Times New Roman"/>
          <w:color w:val="000000"/>
        </w:rPr>
        <w:t>“</w:t>
      </w:r>
      <w:r>
        <w:rPr>
          <w:rFonts w:ascii="Times New Roman" w:eastAsia="Times New Roman" w:hAnsi="Times New Roman" w:cs="Times New Roman"/>
          <w:b/>
          <w:bCs/>
          <w:color w:val="000000"/>
        </w:rPr>
        <w:t>Go-Live Sign Off</w:t>
      </w:r>
      <w:r>
        <w:rPr>
          <w:rFonts w:ascii="Times New Roman" w:eastAsia="Times New Roman" w:hAnsi="Times New Roman" w:cs="Times New Roman"/>
          <w:color w:val="000000"/>
        </w:rPr>
        <w:t>” shall have the meaning assigned to the term in Clause 2.2.1(e).</w:t>
      </w:r>
      <w:r>
        <w:rPr>
          <w:rFonts w:ascii="Times New Roman" w:eastAsia="Times New Roman" w:hAnsi="Times New Roman" w:cs="Times New Roman"/>
          <w:b/>
          <w:bCs/>
          <w:color w:val="000000"/>
        </w:rPr>
        <w:t xml:space="preserve"> </w:t>
      </w:r>
    </w:p>
    <w:p w14:paraId="00000073" w14:textId="77777777" w:rsidR="004A4F48" w:rsidRDefault="004A4F48">
      <w:pPr>
        <w:pBdr>
          <w:top w:val="nil"/>
          <w:left w:val="nil"/>
          <w:bottom w:val="nil"/>
          <w:right w:val="nil"/>
          <w:between w:val="nil"/>
        </w:pBdr>
        <w:tabs>
          <w:tab w:val="left" w:pos="1418"/>
        </w:tabs>
        <w:spacing w:after="0" w:line="240" w:lineRule="auto"/>
        <w:ind w:left="720"/>
        <w:jc w:val="both"/>
        <w:rPr>
          <w:rFonts w:ascii="Times New Roman" w:eastAsia="Times New Roman" w:hAnsi="Times New Roman" w:cs="Times New Roman"/>
          <w:color w:val="000000"/>
        </w:rPr>
      </w:pPr>
    </w:p>
    <w:p w14:paraId="00000074" w14:textId="77777777" w:rsidR="004A4F48" w:rsidRDefault="004A4F48">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00000075"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Implementation Services</w:t>
      </w:r>
      <w:r>
        <w:rPr>
          <w:rFonts w:ascii="Times New Roman" w:eastAsia="Times New Roman" w:hAnsi="Times New Roman" w:cs="Times New Roman"/>
          <w:color w:val="000000"/>
        </w:rPr>
        <w:t>” means the services to be provided by Service Provider pursuant to Clause 2.2.1.</w:t>
      </w:r>
    </w:p>
    <w:p w14:paraId="00000076" w14:textId="77777777" w:rsidR="004A4F48" w:rsidRDefault="004A4F48">
      <w:pPr>
        <w:pBdr>
          <w:top w:val="nil"/>
          <w:left w:val="nil"/>
          <w:bottom w:val="nil"/>
          <w:right w:val="nil"/>
          <w:between w:val="nil"/>
        </w:pBdr>
        <w:tabs>
          <w:tab w:val="left" w:pos="360"/>
        </w:tabs>
        <w:spacing w:after="0" w:line="240" w:lineRule="auto"/>
        <w:ind w:left="720"/>
        <w:jc w:val="both"/>
        <w:rPr>
          <w:rFonts w:ascii="Times New Roman" w:eastAsia="Times New Roman" w:hAnsi="Times New Roman" w:cs="Times New Roman"/>
          <w:color w:val="000000"/>
        </w:rPr>
      </w:pPr>
    </w:p>
    <w:p w14:paraId="00000077"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IndiGo’s Applications</w:t>
      </w:r>
      <w:r>
        <w:rPr>
          <w:rFonts w:ascii="Times New Roman" w:eastAsia="Times New Roman" w:hAnsi="Times New Roman" w:cs="Times New Roman"/>
          <w:color w:val="000000"/>
        </w:rPr>
        <w:t>” shall have the meaning assigned to the term in Clause 2.2.1(c).</w:t>
      </w:r>
    </w:p>
    <w:p w14:paraId="00000078" w14:textId="77777777" w:rsidR="004A4F48" w:rsidRDefault="004A4F48">
      <w:pPr>
        <w:pBdr>
          <w:top w:val="nil"/>
          <w:left w:val="nil"/>
          <w:bottom w:val="nil"/>
          <w:right w:val="nil"/>
          <w:between w:val="nil"/>
        </w:pBdr>
        <w:tabs>
          <w:tab w:val="left" w:pos="360"/>
        </w:tabs>
        <w:spacing w:after="0" w:line="240" w:lineRule="auto"/>
        <w:ind w:left="720"/>
        <w:jc w:val="both"/>
        <w:rPr>
          <w:rFonts w:ascii="Times New Roman" w:eastAsia="Times New Roman" w:hAnsi="Times New Roman" w:cs="Times New Roman"/>
          <w:color w:val="000000"/>
        </w:rPr>
      </w:pPr>
    </w:p>
    <w:p w14:paraId="00000079"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IndiGo Enhancements</w:t>
      </w:r>
      <w:r>
        <w:rPr>
          <w:rFonts w:ascii="Times New Roman" w:eastAsia="Times New Roman" w:hAnsi="Times New Roman" w:cs="Times New Roman"/>
          <w:color w:val="000000"/>
        </w:rPr>
        <w:t>” shall have the meaning assigned to the term in Clause 2.2.6.</w:t>
      </w:r>
    </w:p>
    <w:p w14:paraId="0000007A" w14:textId="77777777" w:rsidR="004A4F48" w:rsidRDefault="004A4F48">
      <w:pPr>
        <w:pBdr>
          <w:top w:val="nil"/>
          <w:left w:val="nil"/>
          <w:bottom w:val="nil"/>
          <w:right w:val="nil"/>
          <w:between w:val="nil"/>
        </w:pBdr>
        <w:tabs>
          <w:tab w:val="left" w:pos="360"/>
        </w:tabs>
        <w:spacing w:after="0" w:line="240" w:lineRule="auto"/>
        <w:ind w:left="720"/>
        <w:jc w:val="both"/>
        <w:rPr>
          <w:rFonts w:ascii="Times New Roman" w:eastAsia="Times New Roman" w:hAnsi="Times New Roman" w:cs="Times New Roman"/>
          <w:color w:val="000000"/>
        </w:rPr>
      </w:pPr>
    </w:p>
    <w:p w14:paraId="0000007B"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Initial Enhancements</w:t>
      </w:r>
      <w:r>
        <w:rPr>
          <w:rFonts w:ascii="Times New Roman" w:eastAsia="Times New Roman" w:hAnsi="Times New Roman" w:cs="Times New Roman"/>
          <w:color w:val="000000"/>
        </w:rPr>
        <w:t>”</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 xml:space="preserve">means any development work done for the purpose of implementing and integrating the Composite Software with the Customer System, including work related to any interface, workflow, configuration logic of any functionality and any scheduled processes/jobs to design and those works as more specifically set forth in </w:t>
      </w:r>
      <w:r>
        <w:rPr>
          <w:rFonts w:ascii="Times New Roman" w:eastAsia="Times New Roman" w:hAnsi="Times New Roman" w:cs="Times New Roman"/>
          <w:b/>
          <w:bCs/>
          <w:color w:val="000000"/>
        </w:rPr>
        <w:t>Annexure A</w:t>
      </w:r>
      <w:r>
        <w:rPr>
          <w:rFonts w:ascii="Times New Roman" w:eastAsia="Times New Roman" w:hAnsi="Times New Roman" w:cs="Times New Roman"/>
          <w:color w:val="000000"/>
        </w:rPr>
        <w:t xml:space="preserve">. </w:t>
      </w:r>
    </w:p>
    <w:p w14:paraId="0000007C" w14:textId="77777777" w:rsidR="004A4F48" w:rsidRDefault="004A4F48">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bookmarkStart w:id="7" w:name="_heading=h.ymxqxrz7mbm8" w:colFirst="0" w:colLast="0"/>
      <w:bookmarkEnd w:id="7"/>
    </w:p>
    <w:p w14:paraId="0000007D"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Intellectual Property</w:t>
      </w:r>
      <w:r>
        <w:rPr>
          <w:rFonts w:ascii="Times New Roman" w:eastAsia="Times New Roman" w:hAnsi="Times New Roman" w:cs="Times New Roman"/>
          <w:color w:val="000000"/>
        </w:rPr>
        <w:t>” means and includes brand names, logos, trademarks, patents, copyright, literary works, pictorial works, graphic software architectural works, works of visual art, data and databases, formulas, designs, sequence, models, drawings, source codes, codes, computer programs, including all documentation, related listings, design specifications, flowcharts, all processes and any other work that may be the subject matter of any statutory protection.</w:t>
      </w:r>
    </w:p>
    <w:p w14:paraId="0000007E" w14:textId="77777777" w:rsidR="004A4F48" w:rsidRDefault="004A4F48">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0000007F"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ISP</w:t>
      </w:r>
      <w:r>
        <w:rPr>
          <w:rFonts w:ascii="Times New Roman" w:eastAsia="Times New Roman" w:hAnsi="Times New Roman" w:cs="Times New Roman"/>
          <w:color w:val="000000"/>
        </w:rPr>
        <w:t>” shall have the meaning assigned to the term under Clause 3.8.</w:t>
      </w:r>
    </w:p>
    <w:p w14:paraId="00000080" w14:textId="77777777" w:rsidR="004A4F48" w:rsidRDefault="004A4F48">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00000081"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bookmarkStart w:id="8" w:name="_heading=h.hqxkknxsxie1" w:colFirst="0" w:colLast="0"/>
      <w:bookmarkEnd w:id="8"/>
      <w:r>
        <w:rPr>
          <w:rFonts w:ascii="Times New Roman" w:eastAsia="Times New Roman" w:hAnsi="Times New Roman" w:cs="Times New Roman"/>
          <w:color w:val="000000"/>
        </w:rPr>
        <w:t>“</w:t>
      </w:r>
      <w:r>
        <w:rPr>
          <w:rFonts w:ascii="Times New Roman" w:eastAsia="Times New Roman" w:hAnsi="Times New Roman" w:cs="Times New Roman"/>
          <w:b/>
          <w:bCs/>
          <w:color w:val="000000"/>
        </w:rPr>
        <w:t>Law</w:t>
      </w:r>
      <w:r>
        <w:rPr>
          <w:rFonts w:ascii="Times New Roman" w:eastAsia="Times New Roman" w:hAnsi="Times New Roman" w:cs="Times New Roman"/>
          <w:color w:val="000000"/>
        </w:rPr>
        <w:t>” means and includes any statute, law, rules, regulation, ordinance, judgement, order, decree, authorisation, or any published directive, guideline, requirement or governmental restriction having the force of law, or any determination by, or interpretation of any of the foregoing by, any judicial authority.</w:t>
      </w:r>
    </w:p>
    <w:p w14:paraId="00000082" w14:textId="77777777" w:rsidR="004A4F48" w:rsidRDefault="004A4F48">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00000083"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Personnel</w:t>
      </w:r>
      <w:r>
        <w:rPr>
          <w:rFonts w:ascii="Times New Roman" w:eastAsia="Times New Roman" w:hAnsi="Times New Roman" w:cs="Times New Roman"/>
          <w:color w:val="000000"/>
        </w:rPr>
        <w:t>” means the employees, representatives or associates of Service Provider.</w:t>
      </w:r>
    </w:p>
    <w:p w14:paraId="00000084" w14:textId="77777777" w:rsidR="004A4F48" w:rsidRDefault="004A4F48">
      <w:pPr>
        <w:pBdr>
          <w:top w:val="nil"/>
          <w:left w:val="nil"/>
          <w:bottom w:val="nil"/>
          <w:right w:val="nil"/>
          <w:between w:val="nil"/>
        </w:pBdr>
        <w:tabs>
          <w:tab w:val="left" w:pos="1418"/>
        </w:tabs>
        <w:spacing w:after="0" w:line="240" w:lineRule="auto"/>
        <w:ind w:left="720"/>
        <w:jc w:val="both"/>
        <w:rPr>
          <w:rFonts w:ascii="Times New Roman" w:eastAsia="Times New Roman" w:hAnsi="Times New Roman" w:cs="Times New Roman"/>
          <w:color w:val="000000"/>
        </w:rPr>
      </w:pPr>
    </w:p>
    <w:p w14:paraId="00000085"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Personal Data</w:t>
      </w:r>
      <w:r>
        <w:rPr>
          <w:rFonts w:ascii="Times New Roman" w:eastAsia="Times New Roman" w:hAnsi="Times New Roman" w:cs="Times New Roman"/>
          <w:color w:val="000000"/>
        </w:rPr>
        <w:t>” shall have the meaning assigned to the term under Clause 3.11.</w:t>
      </w:r>
    </w:p>
    <w:p w14:paraId="00000086" w14:textId="77777777" w:rsidR="004A4F48" w:rsidRDefault="004A4F48">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00000087"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w:t>
      </w:r>
      <w:r>
        <w:rPr>
          <w:rFonts w:ascii="Times New Roman" w:eastAsia="Times New Roman" w:hAnsi="Times New Roman" w:cs="Times New Roman"/>
          <w:b/>
          <w:bCs/>
          <w:color w:val="000000"/>
        </w:rPr>
        <w:t>Services</w:t>
      </w:r>
      <w:r>
        <w:rPr>
          <w:rFonts w:ascii="Times New Roman" w:eastAsia="Times New Roman" w:hAnsi="Times New Roman" w:cs="Times New Roman"/>
          <w:color w:val="000000"/>
        </w:rPr>
        <w:t>” means the Implementation Services and the Subscription Services.</w:t>
      </w:r>
    </w:p>
    <w:p w14:paraId="00000088" w14:textId="77777777" w:rsidR="004A4F48" w:rsidRDefault="004A4F48">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00000089"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Software</w:t>
      </w:r>
      <w:r>
        <w:rPr>
          <w:rFonts w:ascii="Times New Roman" w:eastAsia="Times New Roman" w:hAnsi="Times New Roman" w:cs="Times New Roman"/>
          <w:color w:val="000000"/>
        </w:rPr>
        <w:t xml:space="preserve">” means the cloud based Service Provider software solution to manage and operate the Customer's in-app engagement and personalization platform, including in-app messaging, push notifications, customer journey orchestration, experimentation, gamification, campaign management, real-time personalization, and related analytics capabilities, owned and developed by Service Provider and shall include the source code and executable object code of software programs and the patches, scripts, designs, concepts or other materials that constitute the software programs necessary for the proper function and operation of the Business Unit.  </w:t>
      </w:r>
    </w:p>
    <w:p w14:paraId="0000008A" w14:textId="77777777" w:rsidR="004A4F48" w:rsidRDefault="004A4F48">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0000008B"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Source Code</w:t>
      </w:r>
      <w:r>
        <w:rPr>
          <w:rFonts w:ascii="Times New Roman" w:eastAsia="Times New Roman" w:hAnsi="Times New Roman" w:cs="Times New Roman"/>
          <w:color w:val="000000"/>
        </w:rPr>
        <w:t xml:space="preserve">” means the source code of the IndiGo Enhancements to which it relates, in the language in which the IndiGo Enhancement was written, together with all related flow charts and technical documents, all of a level sufficient to enable the IndiGo’s development personnel to understand, develop and maintain such IndiGo Enhancements. </w:t>
      </w:r>
    </w:p>
    <w:p w14:paraId="0000008C" w14:textId="77777777" w:rsidR="004A4F48" w:rsidRDefault="004A4F48">
      <w:pPr>
        <w:tabs>
          <w:tab w:val="left" w:pos="1418"/>
        </w:tabs>
        <w:spacing w:after="0" w:line="240" w:lineRule="auto"/>
        <w:jc w:val="both"/>
        <w:rPr>
          <w:rFonts w:ascii="Times New Roman" w:eastAsia="Times New Roman" w:hAnsi="Times New Roman" w:cs="Times New Roman"/>
        </w:rPr>
      </w:pPr>
    </w:p>
    <w:p w14:paraId="0000008D"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Support Services</w:t>
      </w:r>
      <w:r>
        <w:rPr>
          <w:rFonts w:ascii="Times New Roman" w:eastAsia="Times New Roman" w:hAnsi="Times New Roman" w:cs="Times New Roman"/>
          <w:color w:val="000000"/>
        </w:rPr>
        <w:t>” means the services to be provided by Service Provider pursuant to Clause 2.2.2.</w:t>
      </w:r>
    </w:p>
    <w:p w14:paraId="0000008E" w14:textId="77777777" w:rsidR="004A4F48" w:rsidRDefault="004A4F48">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0000008F"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Suppliers’ Code of Conduct</w:t>
      </w:r>
      <w:r>
        <w:rPr>
          <w:rFonts w:ascii="Times New Roman" w:eastAsia="Times New Roman" w:hAnsi="Times New Roman" w:cs="Times New Roman"/>
          <w:color w:val="000000"/>
        </w:rPr>
        <w:t>” shall have the meaning assigned to the term under Clause 3.7.</w:t>
      </w:r>
    </w:p>
    <w:p w14:paraId="00000090" w14:textId="77777777" w:rsidR="004A4F48" w:rsidRDefault="004A4F48">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00000091"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Term</w:t>
      </w:r>
      <w:r>
        <w:rPr>
          <w:rFonts w:ascii="Times New Roman" w:eastAsia="Times New Roman" w:hAnsi="Times New Roman" w:cs="Times New Roman"/>
          <w:color w:val="000000"/>
        </w:rPr>
        <w:t xml:space="preserve">” shall have the meaning assigned to such term in Clause 8.1. </w:t>
      </w:r>
    </w:p>
    <w:p w14:paraId="00000092" w14:textId="77777777" w:rsidR="004A4F48" w:rsidRDefault="004A4F48">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00000093"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Transition Period</w:t>
      </w:r>
      <w:r>
        <w:rPr>
          <w:rFonts w:ascii="Times New Roman" w:eastAsia="Times New Roman" w:hAnsi="Times New Roman" w:cs="Times New Roman"/>
          <w:color w:val="000000"/>
        </w:rPr>
        <w:t>” shall have the meaning assigned to the term under Clause 8.6.</w:t>
      </w:r>
    </w:p>
    <w:p w14:paraId="00000094" w14:textId="77777777" w:rsidR="004A4F48" w:rsidRDefault="004A4F48">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00000095"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UAT</w:t>
      </w:r>
      <w:r>
        <w:rPr>
          <w:rFonts w:ascii="Times New Roman" w:eastAsia="Times New Roman" w:hAnsi="Times New Roman" w:cs="Times New Roman"/>
          <w:color w:val="000000"/>
        </w:rPr>
        <w:t>” means Customer’s user acceptance test for the Composite Software, in accordance with the terms of this Agreement.</w:t>
      </w:r>
    </w:p>
    <w:p w14:paraId="00000096" w14:textId="77777777" w:rsidR="004A4F48" w:rsidRDefault="004A4F48">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00000097"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UAT Sign Off</w:t>
      </w:r>
      <w:r>
        <w:rPr>
          <w:rFonts w:ascii="Times New Roman" w:eastAsia="Times New Roman" w:hAnsi="Times New Roman" w:cs="Times New Roman"/>
          <w:color w:val="000000"/>
        </w:rPr>
        <w:t>” shall have the meaning assigned to the term in Clause 2.2.1 (d).</w:t>
      </w:r>
    </w:p>
    <w:p w14:paraId="00000098" w14:textId="77777777" w:rsidR="004A4F48" w:rsidRDefault="004A4F48">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00000099"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Unavailable</w:t>
      </w:r>
      <w:r>
        <w:rPr>
          <w:rFonts w:ascii="Times New Roman" w:eastAsia="Times New Roman" w:hAnsi="Times New Roman" w:cs="Times New Roman"/>
          <w:color w:val="000000"/>
        </w:rPr>
        <w:t xml:space="preserve">” means that the Composite Software account has no external connectivity or is not working. </w:t>
      </w:r>
    </w:p>
    <w:p w14:paraId="0000009A" w14:textId="77777777" w:rsidR="004A4F48" w:rsidRDefault="004A4F48">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0000009B"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Upgrades</w:t>
      </w:r>
      <w:r>
        <w:rPr>
          <w:rFonts w:ascii="Times New Roman" w:eastAsia="Times New Roman" w:hAnsi="Times New Roman" w:cs="Times New Roman"/>
          <w:color w:val="000000"/>
        </w:rPr>
        <w:t>”</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means and includes all corrections, bug fixes, patches and upgrades in relation with the Composite Software.</w:t>
      </w:r>
    </w:p>
    <w:p w14:paraId="0000009C" w14:textId="77777777" w:rsidR="004A4F48" w:rsidRDefault="004A4F48">
      <w:pPr>
        <w:pBdr>
          <w:top w:val="nil"/>
          <w:left w:val="nil"/>
          <w:bottom w:val="nil"/>
          <w:right w:val="nil"/>
          <w:between w:val="nil"/>
        </w:pBdr>
        <w:tabs>
          <w:tab w:val="left" w:pos="1418"/>
        </w:tabs>
        <w:spacing w:after="0" w:line="240" w:lineRule="auto"/>
        <w:ind w:left="720"/>
        <w:jc w:val="both"/>
        <w:rPr>
          <w:rFonts w:ascii="Times New Roman" w:eastAsia="Times New Roman" w:hAnsi="Times New Roman" w:cs="Times New Roman"/>
          <w:color w:val="000000"/>
        </w:rPr>
      </w:pPr>
    </w:p>
    <w:p w14:paraId="0000009D"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Uptime Percentage</w:t>
      </w:r>
      <w:r>
        <w:rPr>
          <w:rFonts w:ascii="Times New Roman" w:eastAsia="Times New Roman" w:hAnsi="Times New Roman" w:cs="Times New Roman"/>
          <w:color w:val="000000"/>
        </w:rPr>
        <w:t xml:space="preserve">” means the agreed level of operational availability of the Composite Software as agreed under </w:t>
      </w:r>
      <w:r>
        <w:rPr>
          <w:rFonts w:ascii="Times New Roman" w:eastAsia="Times New Roman" w:hAnsi="Times New Roman" w:cs="Times New Roman"/>
          <w:b/>
          <w:bCs/>
          <w:color w:val="000000"/>
        </w:rPr>
        <w:t>Annexure B</w:t>
      </w:r>
      <w:r>
        <w:rPr>
          <w:rFonts w:ascii="Times New Roman" w:eastAsia="Times New Roman" w:hAnsi="Times New Roman" w:cs="Times New Roman"/>
          <w:color w:val="000000"/>
        </w:rPr>
        <w:t xml:space="preserve">. </w:t>
      </w:r>
    </w:p>
    <w:p w14:paraId="0000009E" w14:textId="77777777" w:rsidR="004A4F48" w:rsidRDefault="004A4F48">
      <w:pPr>
        <w:pBdr>
          <w:top w:val="nil"/>
          <w:left w:val="nil"/>
          <w:bottom w:val="nil"/>
          <w:right w:val="nil"/>
          <w:between w:val="nil"/>
        </w:pBdr>
        <w:tabs>
          <w:tab w:val="left" w:pos="1418"/>
        </w:tabs>
        <w:spacing w:after="0" w:line="240" w:lineRule="auto"/>
        <w:ind w:left="720"/>
        <w:jc w:val="both"/>
        <w:rPr>
          <w:rFonts w:ascii="Times New Roman" w:eastAsia="Times New Roman" w:hAnsi="Times New Roman" w:cs="Times New Roman"/>
          <w:color w:val="000000"/>
        </w:rPr>
      </w:pPr>
    </w:p>
    <w:p w14:paraId="0000009F"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Users</w:t>
      </w:r>
      <w:r>
        <w:rPr>
          <w:rFonts w:ascii="Times New Roman" w:eastAsia="Times New Roman" w:hAnsi="Times New Roman" w:cs="Times New Roman"/>
          <w:color w:val="000000"/>
        </w:rPr>
        <w:t>”</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means the Customer’s employees, customers, agents, persons and representatives authorized by the Customer to access and use the Composite Software.</w:t>
      </w:r>
    </w:p>
    <w:p w14:paraId="000000A0" w14:textId="77777777" w:rsidR="004A4F48" w:rsidRDefault="004A4F48">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000000A1"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Warranty Period</w:t>
      </w:r>
      <w:r>
        <w:rPr>
          <w:rFonts w:ascii="Times New Roman" w:eastAsia="Times New Roman" w:hAnsi="Times New Roman" w:cs="Times New Roman"/>
          <w:color w:val="000000"/>
        </w:rPr>
        <w:t>” shall have the meaning assigned to the term under Clause 2.2.1 (f).</w:t>
      </w:r>
    </w:p>
    <w:p w14:paraId="000000A2" w14:textId="77777777" w:rsidR="004A4F48" w:rsidRDefault="004A4F48">
      <w:pPr>
        <w:pBdr>
          <w:top w:val="nil"/>
          <w:left w:val="nil"/>
          <w:bottom w:val="nil"/>
          <w:right w:val="nil"/>
          <w:between w:val="nil"/>
        </w:pBdr>
        <w:tabs>
          <w:tab w:val="left" w:pos="1418"/>
        </w:tabs>
        <w:spacing w:after="0" w:line="240" w:lineRule="auto"/>
        <w:ind w:left="720"/>
        <w:jc w:val="both"/>
        <w:rPr>
          <w:rFonts w:ascii="Times New Roman" w:eastAsia="Times New Roman" w:hAnsi="Times New Roman" w:cs="Times New Roman"/>
          <w:color w:val="000000"/>
        </w:rPr>
      </w:pPr>
    </w:p>
    <w:p w14:paraId="000000A3" w14:textId="77777777" w:rsidR="004A4F48" w:rsidRDefault="004D7415">
      <w:pPr>
        <w:numPr>
          <w:ilvl w:val="0"/>
          <w:numId w:val="20"/>
        </w:numPr>
        <w:pBdr>
          <w:top w:val="nil"/>
          <w:left w:val="nil"/>
          <w:bottom w:val="nil"/>
          <w:right w:val="nil"/>
          <w:between w:val="nil"/>
        </w:pBdr>
        <w:tabs>
          <w:tab w:val="left" w:pos="1418"/>
        </w:tabs>
        <w:spacing w:after="0" w:line="240" w:lineRule="auto"/>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w:t>
      </w:r>
      <w:r>
        <w:rPr>
          <w:rFonts w:ascii="Times New Roman" w:eastAsia="Times New Roman" w:hAnsi="Times New Roman" w:cs="Times New Roman"/>
          <w:b/>
          <w:bCs/>
          <w:color w:val="000000"/>
        </w:rPr>
        <w:t>Go Live</w:t>
      </w:r>
      <w:r>
        <w:rPr>
          <w:rFonts w:ascii="Times New Roman" w:eastAsia="Times New Roman" w:hAnsi="Times New Roman" w:cs="Times New Roman"/>
          <w:color w:val="000000"/>
        </w:rPr>
        <w:t xml:space="preserve">" means the date on which the Composite Software/Service is successfully deployed into the Customer's production environment and made operational for use by the Customer and/or the applicable end-users, in accordance with the agreed implementation plan, scope, acceptance criteria, and phased rollout (if applicable), as confirmed in writing by the Customer. </w:t>
      </w:r>
    </w:p>
    <w:p w14:paraId="000000A4" w14:textId="77777777" w:rsidR="004A4F48" w:rsidRDefault="004A4F48">
      <w:pPr>
        <w:pBdr>
          <w:top w:val="nil"/>
          <w:left w:val="nil"/>
          <w:bottom w:val="nil"/>
          <w:right w:val="nil"/>
          <w:between w:val="nil"/>
        </w:pBdr>
        <w:tabs>
          <w:tab w:val="left" w:pos="1418"/>
        </w:tabs>
        <w:spacing w:after="0" w:line="240" w:lineRule="auto"/>
        <w:ind w:left="720"/>
        <w:jc w:val="both"/>
        <w:rPr>
          <w:rFonts w:ascii="Times New Roman" w:eastAsia="Times New Roman" w:hAnsi="Times New Roman" w:cs="Times New Roman"/>
          <w:color w:val="000000"/>
        </w:rPr>
      </w:pPr>
    </w:p>
    <w:p w14:paraId="000000A5" w14:textId="77777777" w:rsidR="004A4F48" w:rsidRDefault="004A4F48">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000000A6" w14:textId="77777777" w:rsidR="004A4F48" w:rsidRDefault="004D7415">
      <w:pPr>
        <w:numPr>
          <w:ilvl w:val="1"/>
          <w:numId w:val="11"/>
        </w:numPr>
        <w:pBdr>
          <w:top w:val="nil"/>
          <w:left w:val="nil"/>
          <w:bottom w:val="nil"/>
          <w:right w:val="nil"/>
          <w:between w:val="nil"/>
        </w:pBdr>
        <w:spacing w:after="0" w:line="240" w:lineRule="auto"/>
        <w:ind w:left="567" w:hanging="567"/>
        <w:rPr>
          <w:rFonts w:ascii="Times New Roman" w:eastAsia="Times New Roman" w:hAnsi="Times New Roman" w:cs="Times New Roman"/>
          <w:color w:val="000000"/>
        </w:rPr>
      </w:pPr>
      <w:bookmarkStart w:id="9" w:name="_heading=h.18ckypmlnwb9" w:colFirst="0" w:colLast="0"/>
      <w:bookmarkEnd w:id="9"/>
      <w:r>
        <w:rPr>
          <w:rFonts w:ascii="Times New Roman" w:eastAsia="Times New Roman" w:hAnsi="Times New Roman" w:cs="Times New Roman"/>
          <w:i/>
          <w:iCs/>
          <w:color w:val="000000"/>
          <w:u w:val="single"/>
        </w:rPr>
        <w:t>Interpretations</w:t>
      </w:r>
      <w:r>
        <w:rPr>
          <w:rFonts w:ascii="Times New Roman" w:eastAsia="Times New Roman" w:hAnsi="Times New Roman" w:cs="Times New Roman"/>
          <w:color w:val="000000"/>
          <w:u w:val="single"/>
        </w:rPr>
        <w:t xml:space="preserve"> </w:t>
      </w:r>
    </w:p>
    <w:p w14:paraId="000000A7"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color w:val="000000"/>
        </w:rPr>
      </w:pPr>
    </w:p>
    <w:p w14:paraId="000000A8" w14:textId="77777777" w:rsidR="004A4F48" w:rsidRDefault="004D7415">
      <w:pPr>
        <w:pBdr>
          <w:top w:val="nil"/>
          <w:left w:val="nil"/>
          <w:bottom w:val="nil"/>
          <w:right w:val="nil"/>
          <w:between w:val="nil"/>
        </w:pBdr>
        <w:spacing w:after="0" w:line="240" w:lineRule="auto"/>
        <w:ind w:left="567"/>
        <w:rPr>
          <w:rFonts w:ascii="Times New Roman" w:eastAsia="Times New Roman" w:hAnsi="Times New Roman" w:cs="Times New Roman"/>
          <w:b/>
          <w:bCs/>
          <w:color w:val="000000"/>
        </w:rPr>
      </w:pPr>
      <w:r>
        <w:rPr>
          <w:rFonts w:ascii="Times New Roman" w:eastAsia="Times New Roman" w:hAnsi="Times New Roman" w:cs="Times New Roman"/>
          <w:color w:val="000000"/>
        </w:rPr>
        <w:t>In this Agreement and annexures:</w:t>
      </w:r>
    </w:p>
    <w:p w14:paraId="000000A9" w14:textId="77777777" w:rsidR="004A4F48" w:rsidRDefault="004A4F48">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p>
    <w:p w14:paraId="000000AA" w14:textId="77777777" w:rsidR="004A4F48" w:rsidRDefault="004D7415">
      <w:pPr>
        <w:numPr>
          <w:ilvl w:val="5"/>
          <w:numId w:val="21"/>
        </w:numPr>
        <w:pBdr>
          <w:top w:val="nil"/>
          <w:left w:val="nil"/>
          <w:bottom w:val="nil"/>
          <w:right w:val="nil"/>
          <w:between w:val="nil"/>
        </w:pBdr>
        <w:spacing w:after="0" w:line="240" w:lineRule="auto"/>
        <w:ind w:left="540" w:hanging="540"/>
        <w:jc w:val="both"/>
        <w:rPr>
          <w:rFonts w:ascii="Times New Roman" w:eastAsia="Times New Roman" w:hAnsi="Times New Roman" w:cs="Times New Roman"/>
        </w:rPr>
      </w:pPr>
      <w:r>
        <w:rPr>
          <w:rFonts w:ascii="Times New Roman" w:eastAsia="Times New Roman" w:hAnsi="Times New Roman" w:cs="Times New Roman"/>
          <w:color w:val="000000"/>
        </w:rPr>
        <w:t>References to ‘includes’, ‘including’ and words or phrases of similar import will be deemed to have the same meaning and are used without limitation and be deemed to be followed by the words “without limitation” or “but not limited to”.</w:t>
      </w:r>
    </w:p>
    <w:p w14:paraId="000000AB" w14:textId="77777777" w:rsidR="004A4F48" w:rsidRDefault="004A4F48">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p>
    <w:p w14:paraId="000000AC" w14:textId="77777777" w:rsidR="004A4F48" w:rsidRDefault="004D7415">
      <w:pPr>
        <w:numPr>
          <w:ilvl w:val="5"/>
          <w:numId w:val="21"/>
        </w:numPr>
        <w:pBdr>
          <w:top w:val="nil"/>
          <w:left w:val="nil"/>
          <w:bottom w:val="nil"/>
          <w:right w:val="nil"/>
          <w:between w:val="nil"/>
        </w:pBdr>
        <w:spacing w:after="0" w:line="240" w:lineRule="auto"/>
        <w:ind w:left="540" w:hanging="540"/>
        <w:jc w:val="both"/>
        <w:rPr>
          <w:rFonts w:ascii="Times New Roman" w:eastAsia="Times New Roman" w:hAnsi="Times New Roman" w:cs="Times New Roman"/>
        </w:rPr>
      </w:pPr>
      <w:r>
        <w:rPr>
          <w:rFonts w:ascii="Times New Roman" w:eastAsia="Times New Roman" w:hAnsi="Times New Roman" w:cs="Times New Roman"/>
          <w:color w:val="000000"/>
        </w:rPr>
        <w:t xml:space="preserve">References made in the Agreement to Clauses will be to the clauses of the Agreement. </w:t>
      </w:r>
    </w:p>
    <w:p w14:paraId="000000AD" w14:textId="77777777" w:rsidR="004A4F48" w:rsidRDefault="004A4F48">
      <w:pPr>
        <w:pBdr>
          <w:top w:val="nil"/>
          <w:left w:val="nil"/>
          <w:bottom w:val="nil"/>
          <w:right w:val="nil"/>
          <w:between w:val="nil"/>
        </w:pBdr>
        <w:spacing w:after="0" w:line="240" w:lineRule="auto"/>
        <w:ind w:left="567"/>
        <w:rPr>
          <w:rFonts w:ascii="Times New Roman" w:eastAsia="Times New Roman" w:hAnsi="Times New Roman" w:cs="Times New Roman"/>
          <w:color w:val="000000"/>
        </w:rPr>
      </w:pPr>
    </w:p>
    <w:p w14:paraId="000000AE" w14:textId="77777777" w:rsidR="004A4F48" w:rsidRDefault="004D7415">
      <w:pPr>
        <w:numPr>
          <w:ilvl w:val="5"/>
          <w:numId w:val="21"/>
        </w:numPr>
        <w:pBdr>
          <w:top w:val="nil"/>
          <w:left w:val="nil"/>
          <w:bottom w:val="nil"/>
          <w:right w:val="nil"/>
          <w:between w:val="nil"/>
        </w:pBdr>
        <w:spacing w:after="0" w:line="240" w:lineRule="auto"/>
        <w:ind w:left="540" w:hanging="540"/>
        <w:jc w:val="both"/>
        <w:rPr>
          <w:rFonts w:ascii="Times New Roman" w:eastAsia="Times New Roman" w:hAnsi="Times New Roman" w:cs="Times New Roman"/>
        </w:rPr>
      </w:pPr>
      <w:r>
        <w:rPr>
          <w:rFonts w:ascii="Times New Roman" w:eastAsia="Times New Roman" w:hAnsi="Times New Roman" w:cs="Times New Roman"/>
          <w:color w:val="000000"/>
        </w:rPr>
        <w:t>References to any Law or to any specified provision of any Law, is a reference to such Law or provision as amended, substituted or re-enacted.</w:t>
      </w:r>
    </w:p>
    <w:p w14:paraId="000000AF" w14:textId="77777777" w:rsidR="004A4F48" w:rsidRDefault="004A4F48">
      <w:pPr>
        <w:pBdr>
          <w:top w:val="nil"/>
          <w:left w:val="nil"/>
          <w:bottom w:val="nil"/>
          <w:right w:val="nil"/>
          <w:between w:val="nil"/>
        </w:pBdr>
        <w:spacing w:after="0" w:line="240" w:lineRule="auto"/>
        <w:ind w:left="567"/>
        <w:rPr>
          <w:rFonts w:ascii="Times New Roman" w:eastAsia="Times New Roman" w:hAnsi="Times New Roman" w:cs="Times New Roman"/>
          <w:color w:val="000000"/>
        </w:rPr>
      </w:pPr>
    </w:p>
    <w:p w14:paraId="000000B0" w14:textId="77777777" w:rsidR="004A4F48" w:rsidRDefault="004D7415">
      <w:pPr>
        <w:numPr>
          <w:ilvl w:val="5"/>
          <w:numId w:val="21"/>
        </w:numPr>
        <w:pBdr>
          <w:top w:val="nil"/>
          <w:left w:val="nil"/>
          <w:bottom w:val="nil"/>
          <w:right w:val="nil"/>
          <w:between w:val="nil"/>
        </w:pBdr>
        <w:spacing w:after="0" w:line="240" w:lineRule="auto"/>
        <w:ind w:left="540" w:hanging="540"/>
        <w:jc w:val="both"/>
        <w:rPr>
          <w:rFonts w:ascii="Times New Roman" w:eastAsia="Times New Roman" w:hAnsi="Times New Roman" w:cs="Times New Roman"/>
        </w:rPr>
      </w:pPr>
      <w:r>
        <w:rPr>
          <w:rFonts w:ascii="Times New Roman" w:eastAsia="Times New Roman" w:hAnsi="Times New Roman" w:cs="Times New Roman"/>
          <w:color w:val="000000"/>
        </w:rPr>
        <w:t xml:space="preserve">Clause, annexure and paragraph headings will not affect the construction or interpretation of the Agreement. </w:t>
      </w:r>
    </w:p>
    <w:p w14:paraId="000000B1" w14:textId="77777777" w:rsidR="004A4F48" w:rsidRDefault="004A4F48">
      <w:pPr>
        <w:pBdr>
          <w:top w:val="nil"/>
          <w:left w:val="nil"/>
          <w:bottom w:val="nil"/>
          <w:right w:val="nil"/>
          <w:between w:val="nil"/>
        </w:pBdr>
        <w:spacing w:after="0" w:line="240" w:lineRule="auto"/>
        <w:ind w:left="567"/>
        <w:rPr>
          <w:rFonts w:ascii="Times New Roman" w:eastAsia="Times New Roman" w:hAnsi="Times New Roman" w:cs="Times New Roman"/>
          <w:color w:val="000000"/>
        </w:rPr>
      </w:pPr>
    </w:p>
    <w:p w14:paraId="000000B2" w14:textId="77777777" w:rsidR="004A4F48" w:rsidRDefault="004D7415">
      <w:pPr>
        <w:numPr>
          <w:ilvl w:val="5"/>
          <w:numId w:val="21"/>
        </w:numPr>
        <w:pBdr>
          <w:top w:val="nil"/>
          <w:left w:val="nil"/>
          <w:bottom w:val="nil"/>
          <w:right w:val="nil"/>
          <w:between w:val="nil"/>
        </w:pBdr>
        <w:spacing w:after="0" w:line="240" w:lineRule="auto"/>
        <w:ind w:left="540" w:hanging="540"/>
        <w:jc w:val="both"/>
        <w:rPr>
          <w:rFonts w:ascii="Times New Roman" w:eastAsia="Times New Roman" w:hAnsi="Times New Roman" w:cs="Times New Roman"/>
        </w:rPr>
      </w:pPr>
      <w:r>
        <w:rPr>
          <w:rFonts w:ascii="Times New Roman" w:eastAsia="Times New Roman" w:hAnsi="Times New Roman" w:cs="Times New Roman"/>
          <w:color w:val="000000"/>
        </w:rPr>
        <w:t>Any obligation to not do something shall be deemed to include an obligation not to permit or cause that thing to be done. An obligation to do something shall be deemed to include an obligation to cause that thing to be done.</w:t>
      </w:r>
    </w:p>
    <w:p w14:paraId="000000B3" w14:textId="77777777" w:rsidR="004A4F48" w:rsidRDefault="004A4F48">
      <w:pPr>
        <w:pBdr>
          <w:top w:val="nil"/>
          <w:left w:val="nil"/>
          <w:bottom w:val="nil"/>
          <w:right w:val="nil"/>
          <w:between w:val="nil"/>
        </w:pBdr>
        <w:spacing w:after="0" w:line="240" w:lineRule="auto"/>
        <w:ind w:left="567"/>
        <w:rPr>
          <w:rFonts w:ascii="Times New Roman" w:eastAsia="Times New Roman" w:hAnsi="Times New Roman" w:cs="Times New Roman"/>
          <w:color w:val="000000"/>
        </w:rPr>
      </w:pPr>
    </w:p>
    <w:p w14:paraId="000000B4" w14:textId="77777777" w:rsidR="004A4F48" w:rsidRDefault="004D7415">
      <w:pPr>
        <w:numPr>
          <w:ilvl w:val="5"/>
          <w:numId w:val="21"/>
        </w:numPr>
        <w:pBdr>
          <w:top w:val="nil"/>
          <w:left w:val="nil"/>
          <w:bottom w:val="nil"/>
          <w:right w:val="nil"/>
          <w:between w:val="nil"/>
        </w:pBdr>
        <w:spacing w:after="0" w:line="240" w:lineRule="auto"/>
        <w:ind w:left="540" w:hanging="540"/>
        <w:jc w:val="both"/>
        <w:rPr>
          <w:rFonts w:ascii="Times New Roman" w:eastAsia="Times New Roman" w:hAnsi="Times New Roman" w:cs="Times New Roman"/>
        </w:rPr>
      </w:pPr>
      <w:r>
        <w:rPr>
          <w:rFonts w:ascii="Times New Roman" w:eastAsia="Times New Roman" w:hAnsi="Times New Roman" w:cs="Times New Roman"/>
          <w:color w:val="000000"/>
        </w:rPr>
        <w:t xml:space="preserve">Words importing singular shall include the plural and vice versa. </w:t>
      </w:r>
    </w:p>
    <w:p w14:paraId="000000B5" w14:textId="77777777" w:rsidR="004A4F48" w:rsidRDefault="004A4F48">
      <w:pPr>
        <w:pBdr>
          <w:top w:val="nil"/>
          <w:left w:val="nil"/>
          <w:bottom w:val="nil"/>
          <w:right w:val="nil"/>
          <w:between w:val="nil"/>
        </w:pBdr>
        <w:spacing w:after="0" w:line="240" w:lineRule="auto"/>
        <w:ind w:left="567"/>
        <w:rPr>
          <w:rFonts w:ascii="Times New Roman" w:eastAsia="Times New Roman" w:hAnsi="Times New Roman" w:cs="Times New Roman"/>
          <w:color w:val="000000"/>
        </w:rPr>
      </w:pPr>
    </w:p>
    <w:p w14:paraId="000000B6" w14:textId="77777777" w:rsidR="004A4F48" w:rsidRDefault="004D7415">
      <w:pPr>
        <w:numPr>
          <w:ilvl w:val="5"/>
          <w:numId w:val="21"/>
        </w:numPr>
        <w:pBdr>
          <w:top w:val="nil"/>
          <w:left w:val="nil"/>
          <w:bottom w:val="nil"/>
          <w:right w:val="nil"/>
          <w:between w:val="nil"/>
        </w:pBdr>
        <w:spacing w:after="0" w:line="240" w:lineRule="auto"/>
        <w:ind w:left="540" w:hanging="540"/>
        <w:jc w:val="both"/>
        <w:rPr>
          <w:rFonts w:ascii="Times New Roman" w:eastAsia="Times New Roman" w:hAnsi="Times New Roman" w:cs="Times New Roman"/>
        </w:rPr>
      </w:pPr>
      <w:r>
        <w:rPr>
          <w:rFonts w:ascii="Times New Roman" w:eastAsia="Times New Roman" w:hAnsi="Times New Roman" w:cs="Times New Roman"/>
          <w:color w:val="000000"/>
        </w:rPr>
        <w:t>Words importing one gender will include a reference to the other genders.</w:t>
      </w:r>
    </w:p>
    <w:p w14:paraId="000000B7"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b/>
          <w:bCs/>
          <w:color w:val="000000"/>
        </w:rPr>
      </w:pPr>
    </w:p>
    <w:p w14:paraId="000000B8" w14:textId="77777777" w:rsidR="004A4F48" w:rsidRDefault="004D7415">
      <w:pPr>
        <w:numPr>
          <w:ilvl w:val="0"/>
          <w:numId w:val="11"/>
        </w:numPr>
        <w:pBdr>
          <w:top w:val="nil"/>
          <w:left w:val="nil"/>
          <w:bottom w:val="nil"/>
          <w:right w:val="nil"/>
          <w:between w:val="nil"/>
        </w:pBd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b/>
          <w:bCs/>
          <w:color w:val="000000"/>
        </w:rPr>
        <w:t>Scope of the Agreement</w:t>
      </w:r>
    </w:p>
    <w:p w14:paraId="000000B9" w14:textId="77777777" w:rsidR="004A4F48" w:rsidRDefault="004A4F48">
      <w:pPr>
        <w:pBdr>
          <w:top w:val="nil"/>
          <w:left w:val="nil"/>
          <w:bottom w:val="nil"/>
          <w:right w:val="nil"/>
          <w:between w:val="nil"/>
        </w:pBdr>
        <w:spacing w:after="0" w:line="240" w:lineRule="auto"/>
        <w:ind w:left="567" w:hanging="567"/>
        <w:rPr>
          <w:rFonts w:ascii="Times New Roman" w:eastAsia="Times New Roman" w:hAnsi="Times New Roman" w:cs="Times New Roman"/>
          <w:i/>
          <w:iCs/>
          <w:color w:val="000000"/>
        </w:rPr>
      </w:pPr>
    </w:p>
    <w:p w14:paraId="000000BA" w14:textId="77777777" w:rsidR="004A4F48" w:rsidRDefault="004D7415">
      <w:pPr>
        <w:numPr>
          <w:ilvl w:val="0"/>
          <w:numId w:val="29"/>
        </w:numPr>
        <w:pBdr>
          <w:top w:val="nil"/>
          <w:left w:val="nil"/>
          <w:bottom w:val="nil"/>
          <w:right w:val="nil"/>
          <w:between w:val="nil"/>
        </w:pBd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i/>
          <w:iCs/>
          <w:color w:val="000000"/>
          <w:u w:val="single"/>
        </w:rPr>
        <w:t>License to the Composite Software and Documentation</w:t>
      </w:r>
    </w:p>
    <w:p w14:paraId="000000BB" w14:textId="77777777" w:rsidR="004A4F48" w:rsidRDefault="004A4F4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000000BC" w14:textId="77777777" w:rsidR="004A4F48" w:rsidRDefault="004D7415">
      <w:pPr>
        <w:numPr>
          <w:ilvl w:val="5"/>
          <w:numId w:val="17"/>
        </w:numPr>
        <w:pBdr>
          <w:top w:val="nil"/>
          <w:left w:val="nil"/>
          <w:bottom w:val="nil"/>
          <w:right w:val="nil"/>
          <w:between w:val="nil"/>
        </w:pBdr>
        <w:spacing w:after="0" w:line="240" w:lineRule="auto"/>
        <w:ind w:left="540" w:hanging="540"/>
        <w:jc w:val="both"/>
        <w:rPr>
          <w:rFonts w:ascii="Times New Roman" w:eastAsia="Times New Roman" w:hAnsi="Times New Roman" w:cs="Times New Roman"/>
        </w:rPr>
      </w:pPr>
      <w:r>
        <w:rPr>
          <w:rFonts w:ascii="Times New Roman" w:eastAsia="Times New Roman" w:hAnsi="Times New Roman" w:cs="Times New Roman"/>
          <w:color w:val="000000"/>
        </w:rPr>
        <w:t xml:space="preserve">During the Term, and subject to Clause 2.2.6 hereto, the Service Provider hereby grants to the Customer, an irrevocable, worldwide, non-exclusive license to access and use the Composite Software. </w:t>
      </w:r>
    </w:p>
    <w:p w14:paraId="000000BD" w14:textId="77777777" w:rsidR="004A4F48" w:rsidRDefault="004A4F48">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rPr>
      </w:pPr>
    </w:p>
    <w:p w14:paraId="000000BE" w14:textId="77777777" w:rsidR="004A4F48" w:rsidRDefault="004D7415">
      <w:pPr>
        <w:numPr>
          <w:ilvl w:val="5"/>
          <w:numId w:val="17"/>
        </w:numPr>
        <w:pBdr>
          <w:top w:val="nil"/>
          <w:left w:val="nil"/>
          <w:bottom w:val="nil"/>
          <w:right w:val="nil"/>
          <w:between w:val="nil"/>
        </w:pBdr>
        <w:spacing w:after="0" w:line="240" w:lineRule="auto"/>
        <w:ind w:left="540" w:hanging="540"/>
        <w:jc w:val="both"/>
        <w:rPr>
          <w:rFonts w:ascii="Times New Roman" w:eastAsia="Times New Roman" w:hAnsi="Times New Roman" w:cs="Times New Roman"/>
        </w:rPr>
      </w:pPr>
      <w:r>
        <w:rPr>
          <w:rFonts w:ascii="Times New Roman" w:eastAsia="Times New Roman" w:hAnsi="Times New Roman" w:cs="Times New Roman"/>
          <w:color w:val="000000"/>
        </w:rPr>
        <w:t>The Service Provider agrees that the Customer shall have the right to sub-license the Composite Software for the purposes of supporting and operating its company’s Business Unit, to its affiliates   any prior information to the Service Provider and to any other third party, with Service Provider’s express written consent.</w:t>
      </w:r>
    </w:p>
    <w:p w14:paraId="000000BF" w14:textId="77777777" w:rsidR="004A4F48" w:rsidRDefault="004A4F48">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000000C0" w14:textId="77777777" w:rsidR="004A4F48" w:rsidRDefault="004D7415">
      <w:pPr>
        <w:numPr>
          <w:ilvl w:val="5"/>
          <w:numId w:val="17"/>
        </w:numPr>
        <w:pBdr>
          <w:top w:val="nil"/>
          <w:left w:val="nil"/>
          <w:bottom w:val="nil"/>
          <w:right w:val="nil"/>
          <w:between w:val="nil"/>
        </w:pBdr>
        <w:spacing w:after="0" w:line="240" w:lineRule="auto"/>
        <w:ind w:left="540" w:hanging="540"/>
        <w:jc w:val="both"/>
        <w:rPr>
          <w:rFonts w:ascii="Times New Roman" w:eastAsia="Times New Roman" w:hAnsi="Times New Roman" w:cs="Times New Roman"/>
        </w:rPr>
      </w:pPr>
      <w:r>
        <w:rPr>
          <w:rFonts w:ascii="Times New Roman" w:eastAsia="Times New Roman" w:hAnsi="Times New Roman" w:cs="Times New Roman"/>
          <w:color w:val="000000"/>
        </w:rPr>
        <w:lastRenderedPageBreak/>
        <w:t>The Customer (or any sub-licensee of the Customer) will have the right to access, use and exploit the Composite Software in accordance with the user manual issued by Service Provider and terms of the Agreement, including the right to provide access of the Composite Software to the Users, during the Term.</w:t>
      </w:r>
    </w:p>
    <w:p w14:paraId="000000C1" w14:textId="77777777" w:rsidR="004A4F48" w:rsidRDefault="004A4F48">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000000C2" w14:textId="77777777" w:rsidR="004A4F48" w:rsidRDefault="004D7415">
      <w:pPr>
        <w:numPr>
          <w:ilvl w:val="5"/>
          <w:numId w:val="17"/>
        </w:numPr>
        <w:pBdr>
          <w:top w:val="nil"/>
          <w:left w:val="nil"/>
          <w:bottom w:val="nil"/>
          <w:right w:val="nil"/>
          <w:between w:val="nil"/>
        </w:pBdr>
        <w:spacing w:after="0" w:line="240" w:lineRule="auto"/>
        <w:ind w:left="540" w:hanging="540"/>
        <w:jc w:val="both"/>
        <w:rPr>
          <w:rFonts w:ascii="Times New Roman" w:eastAsia="Times New Roman" w:hAnsi="Times New Roman" w:cs="Times New Roman"/>
        </w:rPr>
      </w:pPr>
      <w:r>
        <w:rPr>
          <w:rFonts w:ascii="Times New Roman" w:eastAsia="Times New Roman" w:hAnsi="Times New Roman" w:cs="Times New Roman"/>
          <w:color w:val="000000"/>
        </w:rPr>
        <w:t xml:space="preserve">The Customer will have the right, during the Term, to access, reproduce and use the Documentation in machine readable or printed form solely for the purpose of facilitating the Users in accessing and using the Composite Software and supporting the Composite Software, for archival purposes, as required under applicable Law. </w:t>
      </w:r>
    </w:p>
    <w:p w14:paraId="000000C3" w14:textId="77777777" w:rsidR="004A4F48" w:rsidRDefault="004A4F4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000000C4" w14:textId="77777777" w:rsidR="004A4F48" w:rsidRDefault="004D7415">
      <w:pPr>
        <w:numPr>
          <w:ilvl w:val="0"/>
          <w:numId w:val="29"/>
        </w:numPr>
        <w:pBdr>
          <w:top w:val="nil"/>
          <w:left w:val="nil"/>
          <w:bottom w:val="nil"/>
          <w:right w:val="nil"/>
          <w:between w:val="nil"/>
        </w:pBd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i/>
          <w:iCs/>
          <w:color w:val="000000"/>
          <w:u w:val="single"/>
        </w:rPr>
        <w:t>Services</w:t>
      </w:r>
    </w:p>
    <w:p w14:paraId="000000C5"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color w:val="000000"/>
        </w:rPr>
      </w:pPr>
    </w:p>
    <w:p w14:paraId="000000C6" w14:textId="77777777" w:rsidR="004A4F48" w:rsidRDefault="004D7415">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The Service Provider will provide the Implementation Services and the Support Services (“</w:t>
      </w:r>
      <w:r>
        <w:rPr>
          <w:rFonts w:ascii="Times New Roman" w:eastAsia="Times New Roman" w:hAnsi="Times New Roman" w:cs="Times New Roman"/>
          <w:b/>
          <w:bCs/>
          <w:color w:val="000000"/>
        </w:rPr>
        <w:t>Services</w:t>
      </w:r>
      <w:r>
        <w:rPr>
          <w:rFonts w:ascii="Times New Roman" w:eastAsia="Times New Roman" w:hAnsi="Times New Roman" w:cs="Times New Roman"/>
          <w:color w:val="000000"/>
        </w:rPr>
        <w:t xml:space="preserve">”) to the Customer, on an on-site and off-site basis (if pre-approved by the Customer, in writing), as the case may be, in the manner set forth below and in </w:t>
      </w:r>
      <w:r>
        <w:rPr>
          <w:rFonts w:ascii="Times New Roman" w:eastAsia="Times New Roman" w:hAnsi="Times New Roman" w:cs="Times New Roman"/>
          <w:b/>
          <w:bCs/>
          <w:color w:val="000000"/>
        </w:rPr>
        <w:t>Annexure A</w:t>
      </w:r>
      <w:r>
        <w:rPr>
          <w:rFonts w:ascii="Times New Roman" w:eastAsia="Times New Roman" w:hAnsi="Times New Roman" w:cs="Times New Roman"/>
          <w:color w:val="000000"/>
        </w:rPr>
        <w:t>. The Service Provider acknowledges and agrees that efficient and timely performance of Services and implementation of the Composite Software are critical for IndiGo and Service Provider further undertakes to render and perform Services, in a timely manner.</w:t>
      </w:r>
    </w:p>
    <w:p w14:paraId="000000C7"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i/>
          <w:iCs/>
          <w:color w:val="000000"/>
        </w:rPr>
      </w:pPr>
    </w:p>
    <w:p w14:paraId="000000C8" w14:textId="77777777" w:rsidR="004A4F48" w:rsidRDefault="004D7415">
      <w:pPr>
        <w:numPr>
          <w:ilvl w:val="2"/>
          <w:numId w:val="11"/>
        </w:numPr>
        <w:pBdr>
          <w:top w:val="nil"/>
          <w:left w:val="nil"/>
          <w:bottom w:val="nil"/>
          <w:right w:val="nil"/>
          <w:between w:val="nil"/>
        </w:pBdr>
        <w:spacing w:after="0" w:line="240" w:lineRule="auto"/>
        <w:ind w:left="567" w:hanging="567"/>
        <w:rPr>
          <w:rFonts w:ascii="Times New Roman" w:eastAsia="Times New Roman" w:hAnsi="Times New Roman" w:cs="Times New Roman"/>
          <w:color w:val="000000"/>
        </w:rPr>
      </w:pPr>
      <w:r>
        <w:rPr>
          <w:rFonts w:ascii="Times New Roman" w:eastAsia="Times New Roman" w:hAnsi="Times New Roman" w:cs="Times New Roman"/>
          <w:i/>
          <w:iCs/>
          <w:color w:val="000000"/>
          <w:u w:val="single"/>
        </w:rPr>
        <w:t>Implementation Services</w:t>
      </w:r>
    </w:p>
    <w:p w14:paraId="000000C9"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color w:val="000000"/>
        </w:rPr>
      </w:pPr>
    </w:p>
    <w:p w14:paraId="000000CA" w14:textId="77777777" w:rsidR="004A4F48" w:rsidRDefault="004D7415">
      <w:pPr>
        <w:numPr>
          <w:ilvl w:val="0"/>
          <w:numId w:val="6"/>
        </w:numPr>
        <w:pBdr>
          <w:top w:val="nil"/>
          <w:left w:val="nil"/>
          <w:bottom w:val="nil"/>
          <w:right w:val="nil"/>
          <w:between w:val="nil"/>
        </w:pBdr>
        <w:spacing w:after="0" w:line="240"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i/>
          <w:iCs/>
          <w:color w:val="000000"/>
          <w:u w:val="single"/>
        </w:rPr>
        <w:t>Implementation and Integration of the Composite Software with Customer Systems</w:t>
      </w:r>
      <w:r>
        <w:rPr>
          <w:rFonts w:ascii="Times New Roman" w:eastAsia="Times New Roman" w:hAnsi="Times New Roman" w:cs="Times New Roman"/>
          <w:color w:val="000000"/>
        </w:rPr>
        <w:t>. During the Term, the Service Provider will be responsible for complete and successful deployment, implementation and integration of the Composite Software with the Customer System.</w:t>
      </w:r>
    </w:p>
    <w:p w14:paraId="000000CB" w14:textId="77777777" w:rsidR="004A4F48" w:rsidRDefault="004A4F48">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rPr>
      </w:pPr>
    </w:p>
    <w:p w14:paraId="000000CC" w14:textId="77777777" w:rsidR="004A4F48" w:rsidRDefault="004D7415">
      <w:pPr>
        <w:numPr>
          <w:ilvl w:val="0"/>
          <w:numId w:val="6"/>
        </w:numPr>
        <w:pBdr>
          <w:top w:val="nil"/>
          <w:left w:val="nil"/>
          <w:bottom w:val="nil"/>
          <w:right w:val="nil"/>
          <w:between w:val="nil"/>
        </w:pBdr>
        <w:spacing w:after="0" w:line="240"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i/>
          <w:iCs/>
          <w:color w:val="000000"/>
          <w:u w:val="single"/>
        </w:rPr>
        <w:t>Blueprint Phase</w:t>
      </w:r>
      <w:r>
        <w:rPr>
          <w:rFonts w:ascii="Times New Roman" w:eastAsia="Times New Roman" w:hAnsi="Times New Roman" w:cs="Times New Roman"/>
          <w:color w:val="000000"/>
          <w:u w:val="single"/>
        </w:rPr>
        <w:t>.</w:t>
      </w:r>
      <w:r>
        <w:rPr>
          <w:rFonts w:ascii="Times New Roman" w:eastAsia="Times New Roman" w:hAnsi="Times New Roman" w:cs="Times New Roman"/>
          <w:color w:val="000000"/>
        </w:rPr>
        <w:t xml:space="preserve"> The Service Provider shall complete the blueprinting analysis to generate the gap analysis report and related technical and functional requirements of the Customer for integration and implementation of the Composite Software with Customer Systems and applications and interfaces within the timelines and in the manner set forth in </w:t>
      </w:r>
      <w:r>
        <w:rPr>
          <w:rFonts w:ascii="Times New Roman" w:eastAsia="Times New Roman" w:hAnsi="Times New Roman" w:cs="Times New Roman"/>
          <w:b/>
          <w:bCs/>
          <w:color w:val="000000"/>
        </w:rPr>
        <w:t>Annexure A</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Blueprint Phase</w:t>
      </w:r>
      <w:r>
        <w:rPr>
          <w:rFonts w:ascii="Times New Roman" w:eastAsia="Times New Roman" w:hAnsi="Times New Roman" w:cs="Times New Roman"/>
          <w:color w:val="000000"/>
        </w:rPr>
        <w:t>”). The gap analysis report and report of the technological requirements of the Customer in relation to the Implementation Services shall be prepared and submitted by the Service Provider to the Customer for approval at the end of the Blueprint Phase (“</w:t>
      </w:r>
      <w:r>
        <w:rPr>
          <w:rFonts w:ascii="Times New Roman" w:eastAsia="Times New Roman" w:hAnsi="Times New Roman" w:cs="Times New Roman"/>
          <w:b/>
          <w:bCs/>
          <w:color w:val="000000"/>
        </w:rPr>
        <w:t>Blueprint Documents</w:t>
      </w:r>
      <w:r>
        <w:rPr>
          <w:rFonts w:ascii="Times New Roman" w:eastAsia="Times New Roman" w:hAnsi="Times New Roman" w:cs="Times New Roman"/>
          <w:color w:val="000000"/>
        </w:rPr>
        <w:t>”).  The process of integration and implementation of the Composite Software will include development of interfaces identified during the Blueprint Phase, and the Parties agree that, upon completion of the Blueprint Phase, the Blueprint Documents approved by the Customer’s Project Manager, through e-mail (“</w:t>
      </w:r>
      <w:r>
        <w:rPr>
          <w:rFonts w:ascii="Times New Roman" w:eastAsia="Times New Roman" w:hAnsi="Times New Roman" w:cs="Times New Roman"/>
          <w:b/>
          <w:bCs/>
          <w:color w:val="000000"/>
        </w:rPr>
        <w:t>Blueprint Phase Sign Off</w:t>
      </w:r>
      <w:r>
        <w:rPr>
          <w:rFonts w:ascii="Times New Roman" w:eastAsia="Times New Roman" w:hAnsi="Times New Roman" w:cs="Times New Roman"/>
          <w:color w:val="000000"/>
        </w:rPr>
        <w:t xml:space="preserve">”), shall become an integral part of </w:t>
      </w:r>
      <w:r>
        <w:rPr>
          <w:rFonts w:ascii="Times New Roman" w:eastAsia="Times New Roman" w:hAnsi="Times New Roman" w:cs="Times New Roman"/>
          <w:b/>
          <w:bCs/>
          <w:color w:val="000000"/>
        </w:rPr>
        <w:t>Annexure A</w:t>
      </w:r>
      <w:r>
        <w:rPr>
          <w:rFonts w:ascii="Times New Roman" w:eastAsia="Times New Roman" w:hAnsi="Times New Roman" w:cs="Times New Roman"/>
          <w:color w:val="000000"/>
        </w:rPr>
        <w:t xml:space="preserve"> and this Agreement. </w:t>
      </w:r>
    </w:p>
    <w:p w14:paraId="000000CD" w14:textId="77777777" w:rsidR="004A4F48" w:rsidRDefault="004A4F48">
      <w:pPr>
        <w:pBdr>
          <w:top w:val="nil"/>
          <w:left w:val="nil"/>
          <w:bottom w:val="nil"/>
          <w:right w:val="nil"/>
          <w:between w:val="nil"/>
        </w:pBdr>
        <w:spacing w:after="0" w:line="240" w:lineRule="auto"/>
        <w:ind w:left="540"/>
        <w:jc w:val="both"/>
        <w:rPr>
          <w:rFonts w:ascii="Times New Roman" w:eastAsia="Times New Roman" w:hAnsi="Times New Roman" w:cs="Times New Roman"/>
          <w:color w:val="000000"/>
        </w:rPr>
      </w:pPr>
    </w:p>
    <w:p w14:paraId="000000CE" w14:textId="77777777" w:rsidR="004A4F48" w:rsidRDefault="004D7415">
      <w:pPr>
        <w:numPr>
          <w:ilvl w:val="0"/>
          <w:numId w:val="6"/>
        </w:numPr>
        <w:pBdr>
          <w:top w:val="nil"/>
          <w:left w:val="nil"/>
          <w:bottom w:val="nil"/>
          <w:right w:val="nil"/>
          <w:between w:val="nil"/>
        </w:pBdr>
        <w:spacing w:after="0" w:line="240"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i/>
          <w:iCs/>
          <w:color w:val="000000"/>
          <w:u w:val="single"/>
        </w:rPr>
        <w:t>Integration</w:t>
      </w:r>
      <w:r>
        <w:rPr>
          <w:rFonts w:ascii="Times New Roman" w:eastAsia="Times New Roman" w:hAnsi="Times New Roman" w:cs="Times New Roman"/>
          <w:color w:val="000000"/>
        </w:rPr>
        <w:t>. The Composite Software shall be integrated by Service Provider with various applications of IndiGo as informed by IndiGo from time to time (</w:t>
      </w:r>
      <w:r>
        <w:rPr>
          <w:rFonts w:ascii="Times New Roman" w:eastAsia="Times New Roman" w:hAnsi="Times New Roman" w:cs="Times New Roman"/>
          <w:b/>
          <w:bCs/>
          <w:color w:val="000000"/>
        </w:rPr>
        <w:t>“IndiGo’s Applications”</w:t>
      </w:r>
      <w:r>
        <w:rPr>
          <w:rFonts w:ascii="Times New Roman" w:eastAsia="Times New Roman" w:hAnsi="Times New Roman" w:cs="Times New Roman"/>
          <w:color w:val="000000"/>
        </w:rPr>
        <w:t>). Customer System’s integrations with the Composite Software may have changes from time to time. Service Provider shall make all necessary changes in integration or in Composite Software to keep the Composite Software up and running.  Integration of IndiGo’s Applications with the Composite Software does not involve any dependency on Customer to disclose its intellectual property.</w:t>
      </w:r>
    </w:p>
    <w:p w14:paraId="000000CF" w14:textId="77777777" w:rsidR="004A4F48" w:rsidRDefault="004A4F48">
      <w:pPr>
        <w:pBdr>
          <w:top w:val="nil"/>
          <w:left w:val="nil"/>
          <w:bottom w:val="nil"/>
          <w:right w:val="nil"/>
          <w:between w:val="nil"/>
        </w:pBdr>
        <w:spacing w:after="0" w:line="240" w:lineRule="auto"/>
        <w:ind w:left="540"/>
        <w:jc w:val="both"/>
        <w:rPr>
          <w:rFonts w:ascii="Times New Roman" w:eastAsia="Times New Roman" w:hAnsi="Times New Roman" w:cs="Times New Roman"/>
          <w:color w:val="000000"/>
        </w:rPr>
      </w:pPr>
    </w:p>
    <w:p w14:paraId="000000D0" w14:textId="77777777" w:rsidR="004A4F48" w:rsidRDefault="004D7415">
      <w:pPr>
        <w:numPr>
          <w:ilvl w:val="0"/>
          <w:numId w:val="6"/>
        </w:numPr>
        <w:pBdr>
          <w:top w:val="nil"/>
          <w:left w:val="nil"/>
          <w:bottom w:val="nil"/>
          <w:right w:val="nil"/>
          <w:between w:val="nil"/>
        </w:pBdr>
        <w:spacing w:after="0" w:line="240" w:lineRule="auto"/>
        <w:ind w:left="630" w:hanging="630"/>
        <w:jc w:val="both"/>
        <w:rPr>
          <w:rFonts w:ascii="Times New Roman" w:eastAsia="Times New Roman" w:hAnsi="Times New Roman" w:cs="Times New Roman"/>
          <w:i/>
          <w:iCs/>
          <w:color w:val="000000"/>
        </w:rPr>
      </w:pPr>
      <w:r>
        <w:rPr>
          <w:rFonts w:ascii="Times New Roman" w:eastAsia="Times New Roman" w:hAnsi="Times New Roman" w:cs="Times New Roman"/>
          <w:color w:val="000000"/>
        </w:rPr>
        <w:lastRenderedPageBreak/>
        <w:t>Customer has agreed to allow Service Provider to integrate the Composite Software with IndiGo’s Applications in accordance with the specifications and service levels agreed between the Parties .</w:t>
      </w:r>
    </w:p>
    <w:p w14:paraId="000000D1" w14:textId="77777777" w:rsidR="004A4F48" w:rsidRDefault="004A4F48">
      <w:pPr>
        <w:pBdr>
          <w:top w:val="nil"/>
          <w:left w:val="nil"/>
          <w:bottom w:val="nil"/>
          <w:right w:val="nil"/>
          <w:between w:val="nil"/>
        </w:pBdr>
        <w:spacing w:after="0" w:line="240" w:lineRule="auto"/>
        <w:ind w:left="720"/>
        <w:rPr>
          <w:rFonts w:ascii="Times New Roman" w:eastAsia="Times New Roman" w:hAnsi="Times New Roman" w:cs="Times New Roman"/>
          <w:color w:val="000000"/>
          <w:u w:val="single"/>
        </w:rPr>
      </w:pPr>
    </w:p>
    <w:p w14:paraId="000000D2" w14:textId="77777777" w:rsidR="004A4F48" w:rsidRDefault="004D7415">
      <w:pPr>
        <w:numPr>
          <w:ilvl w:val="0"/>
          <w:numId w:val="6"/>
        </w:numPr>
        <w:pBdr>
          <w:top w:val="nil"/>
          <w:left w:val="nil"/>
          <w:bottom w:val="nil"/>
          <w:right w:val="nil"/>
          <w:between w:val="nil"/>
        </w:pBdr>
        <w:spacing w:after="0" w:line="240"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i/>
          <w:iCs/>
          <w:color w:val="000000"/>
          <w:u w:val="single"/>
        </w:rPr>
        <w:t>UAT</w:t>
      </w:r>
      <w:r>
        <w:rPr>
          <w:rFonts w:ascii="Times New Roman" w:eastAsia="Times New Roman" w:hAnsi="Times New Roman" w:cs="Times New Roman"/>
          <w:color w:val="000000"/>
        </w:rPr>
        <w:t xml:space="preserve">. Prior to deployment and implementation of the Composite Software in production system, the Composite Software will be subject to UAT in accordance with the schedule provided in </w:t>
      </w:r>
      <w:r>
        <w:rPr>
          <w:rFonts w:ascii="Times New Roman" w:eastAsia="Times New Roman" w:hAnsi="Times New Roman" w:cs="Times New Roman"/>
          <w:b/>
          <w:bCs/>
          <w:color w:val="000000"/>
        </w:rPr>
        <w:t xml:space="preserve">Annexure A </w:t>
      </w:r>
      <w:r>
        <w:rPr>
          <w:rFonts w:ascii="Times New Roman" w:eastAsia="Times New Roman" w:hAnsi="Times New Roman" w:cs="Times New Roman"/>
          <w:color w:val="000000"/>
        </w:rPr>
        <w:t xml:space="preserve">or mutually agreed between the Parties, in writing. The UAT will be conducted and completed by the Customer in accordance of phased delivery of Composite software, within the timelines agreed, in writing, between the Parties. The acceptance criteria for the UAT of the Composite Software will be as set forth in </w:t>
      </w:r>
      <w:r>
        <w:rPr>
          <w:rFonts w:ascii="Times New Roman" w:eastAsia="Times New Roman" w:hAnsi="Times New Roman" w:cs="Times New Roman"/>
          <w:b/>
          <w:bCs/>
          <w:color w:val="000000"/>
        </w:rPr>
        <w:t>Annexure A</w:t>
      </w:r>
      <w:r>
        <w:rPr>
          <w:rFonts w:ascii="Times New Roman" w:eastAsia="Times New Roman" w:hAnsi="Times New Roman" w:cs="Times New Roman"/>
          <w:color w:val="000000"/>
        </w:rPr>
        <w:t xml:space="preserve"> hereto. The sign-off of successful completion of the UAT for the Composite Software under </w:t>
      </w:r>
      <w:r>
        <w:rPr>
          <w:rFonts w:ascii="Times New Roman" w:eastAsia="Times New Roman" w:hAnsi="Times New Roman" w:cs="Times New Roman"/>
          <w:b/>
          <w:bCs/>
          <w:color w:val="000000"/>
        </w:rPr>
        <w:t>Annexure A</w:t>
      </w:r>
      <w:r>
        <w:rPr>
          <w:rFonts w:ascii="Times New Roman" w:eastAsia="Times New Roman" w:hAnsi="Times New Roman" w:cs="Times New Roman"/>
          <w:color w:val="000000"/>
        </w:rPr>
        <w:t xml:space="preserve"> shall only be considered final and legitimate if provided either by way of written confirmation or through e-mail by the Customer’s Project Manager (“</w:t>
      </w:r>
      <w:r>
        <w:rPr>
          <w:rFonts w:ascii="Times New Roman" w:eastAsia="Times New Roman" w:hAnsi="Times New Roman" w:cs="Times New Roman"/>
          <w:b/>
          <w:bCs/>
          <w:color w:val="000000"/>
        </w:rPr>
        <w:t>UAT Sign Off</w:t>
      </w:r>
      <w:r>
        <w:rPr>
          <w:rFonts w:ascii="Times New Roman" w:eastAsia="Times New Roman" w:hAnsi="Times New Roman" w:cs="Times New Roman"/>
          <w:color w:val="000000"/>
        </w:rPr>
        <w:t xml:space="preserve">”). In the event that the Composite Software fails the UAT, the Customer may, at its sole discretion, permit Service Provider to rectify any defects, errors and gaps, identified during the UAT, within such time period as may be acceptable to the Customer, at Service Provider’s sole cost. Notwithstanding anything set forth in this Agreement, if the Composite Software is deployed in stages or phases as agreed between Parties in writing and if any requirement/items under any phase of Composite Software fails to successfully clear the UAT, the Customer will have the right to reject the entire Composite Software or any portion thereof which has not cleared the UAT (at the Customer’s sole discretion). In such an event the Customer shall have the right to terminate this Agreement without any liability to make any further payment to Service Provider under this Agreement and the Service Provider shall be liable to refund any advance payments made to the Service Provider under the terms of this Agreement.  </w:t>
      </w:r>
    </w:p>
    <w:p w14:paraId="000000D3" w14:textId="77777777" w:rsidR="004A4F48" w:rsidRDefault="004A4F48">
      <w:pPr>
        <w:pBdr>
          <w:top w:val="nil"/>
          <w:left w:val="nil"/>
          <w:bottom w:val="nil"/>
          <w:right w:val="nil"/>
          <w:between w:val="nil"/>
        </w:pBdr>
        <w:spacing w:after="0" w:line="240" w:lineRule="auto"/>
        <w:ind w:left="720"/>
        <w:rPr>
          <w:rFonts w:ascii="Times New Roman" w:eastAsia="Times New Roman" w:hAnsi="Times New Roman" w:cs="Times New Roman"/>
          <w:color w:val="000000"/>
          <w:u w:val="single"/>
        </w:rPr>
      </w:pPr>
    </w:p>
    <w:p w14:paraId="000000D4" w14:textId="77777777" w:rsidR="004A4F48" w:rsidRDefault="004D7415">
      <w:pPr>
        <w:numPr>
          <w:ilvl w:val="0"/>
          <w:numId w:val="6"/>
        </w:numPr>
        <w:pBdr>
          <w:top w:val="nil"/>
          <w:left w:val="nil"/>
          <w:bottom w:val="nil"/>
          <w:right w:val="nil"/>
          <w:between w:val="nil"/>
        </w:pBdr>
        <w:tabs>
          <w:tab w:val="left" w:pos="540"/>
        </w:tabs>
        <w:spacing w:after="0" w:line="240"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i/>
          <w:iCs/>
          <w:color w:val="000000"/>
          <w:u w:val="single"/>
        </w:rPr>
        <w:t>Go-Live Date</w:t>
      </w:r>
      <w:r>
        <w:rPr>
          <w:rFonts w:ascii="Times New Roman" w:eastAsia="Times New Roman" w:hAnsi="Times New Roman" w:cs="Times New Roman"/>
          <w:color w:val="000000"/>
        </w:rPr>
        <w:t>. For each agreed scope of a phase, after successfully clearing the UAT, the Composite Software shall be implemented by Service Provider in the live environment within 30 (thirty) days (or such other date as agreed by the Customer) of the UAT Sign Off (“</w:t>
      </w:r>
      <w:r>
        <w:rPr>
          <w:rFonts w:ascii="Times New Roman" w:eastAsia="Times New Roman" w:hAnsi="Times New Roman" w:cs="Times New Roman"/>
          <w:b/>
          <w:bCs/>
          <w:color w:val="000000"/>
        </w:rPr>
        <w:t>Go Live Date</w:t>
      </w:r>
      <w:r>
        <w:rPr>
          <w:rFonts w:ascii="Times New Roman" w:eastAsia="Times New Roman" w:hAnsi="Times New Roman" w:cs="Times New Roman"/>
          <w:color w:val="000000"/>
        </w:rPr>
        <w:t>”), which may be further extended at IndiGo’s sole discretion upon request from Service Provider. The go-live of the Composite Software shall be confirmed by the Customer’s Project Manager through e-mail (“</w:t>
      </w:r>
      <w:r>
        <w:rPr>
          <w:rFonts w:ascii="Times New Roman" w:eastAsia="Times New Roman" w:hAnsi="Times New Roman" w:cs="Times New Roman"/>
          <w:b/>
          <w:bCs/>
          <w:color w:val="000000"/>
        </w:rPr>
        <w:t>Go-Live Sign Off</w:t>
      </w:r>
      <w:r>
        <w:rPr>
          <w:rFonts w:ascii="Times New Roman" w:eastAsia="Times New Roman" w:hAnsi="Times New Roman" w:cs="Times New Roman"/>
          <w:color w:val="000000"/>
        </w:rPr>
        <w:t xml:space="preserve">”). Service Provider shall be responsible for successful implementation of the Composite Software by Go Live Date.  In case the Composite Software fails to be successfully implemented in the live environment by the Go-Live Date (or any extended Go-Live Date), then the Customer shall have to the right to reject the Composite Software and to terminate this Agreement without any liability to make any further payment to Service Provider under this Agreement and the Service Provider shall be liable to refund any advance payments made to the Service Provider under the terms of this Agreement. </w:t>
      </w:r>
    </w:p>
    <w:p w14:paraId="000000D5" w14:textId="77777777" w:rsidR="004A4F48" w:rsidRDefault="004A4F48">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rPr>
      </w:pPr>
    </w:p>
    <w:p w14:paraId="000000D6" w14:textId="77777777" w:rsidR="004A4F48" w:rsidRDefault="004D7415">
      <w:pPr>
        <w:numPr>
          <w:ilvl w:val="0"/>
          <w:numId w:val="6"/>
        </w:numPr>
        <w:pBdr>
          <w:top w:val="nil"/>
          <w:left w:val="nil"/>
          <w:bottom w:val="nil"/>
          <w:right w:val="nil"/>
          <w:between w:val="nil"/>
        </w:pBdr>
        <w:spacing w:after="0" w:line="240"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The Service Provider will provide a warranty period of 90 Days from the Go-Live Date (“</w:t>
      </w:r>
      <w:r>
        <w:rPr>
          <w:rFonts w:ascii="Times New Roman" w:eastAsia="Times New Roman" w:hAnsi="Times New Roman" w:cs="Times New Roman"/>
          <w:b/>
          <w:bCs/>
          <w:color w:val="000000"/>
        </w:rPr>
        <w:t>Warranty Period</w:t>
      </w:r>
      <w:r>
        <w:rPr>
          <w:rFonts w:ascii="Times New Roman" w:eastAsia="Times New Roman" w:hAnsi="Times New Roman" w:cs="Times New Roman"/>
          <w:color w:val="000000"/>
        </w:rPr>
        <w:t xml:space="preserve">”), during which period Service Provider shall fix all errors, bugs, issues, defects and such gaps as are identified in the Blueprint Documents, within the Composite Software to ensure proper functioning and operation of the Composite Software in live environment. </w:t>
      </w:r>
    </w:p>
    <w:p w14:paraId="000000D7" w14:textId="77777777" w:rsidR="004A4F48" w:rsidRDefault="004A4F48">
      <w:pPr>
        <w:pBdr>
          <w:top w:val="nil"/>
          <w:left w:val="nil"/>
          <w:bottom w:val="nil"/>
          <w:right w:val="nil"/>
          <w:between w:val="nil"/>
        </w:pBdr>
        <w:spacing w:after="0" w:line="240" w:lineRule="auto"/>
        <w:ind w:left="720"/>
        <w:rPr>
          <w:rFonts w:ascii="Times New Roman" w:eastAsia="Times New Roman" w:hAnsi="Times New Roman" w:cs="Times New Roman"/>
          <w:i/>
          <w:iCs/>
          <w:color w:val="000000"/>
        </w:rPr>
      </w:pPr>
    </w:p>
    <w:p w14:paraId="000000D8" w14:textId="77777777" w:rsidR="004A4F48" w:rsidRDefault="004D7415">
      <w:pPr>
        <w:numPr>
          <w:ilvl w:val="2"/>
          <w:numId w:val="11"/>
        </w:numPr>
        <w:pBdr>
          <w:top w:val="nil"/>
          <w:left w:val="nil"/>
          <w:bottom w:val="nil"/>
          <w:right w:val="nil"/>
          <w:between w:val="nil"/>
        </w:pBdr>
        <w:spacing w:after="0" w:line="240" w:lineRule="auto"/>
        <w:ind w:left="567" w:hanging="567"/>
        <w:rPr>
          <w:rFonts w:ascii="Times New Roman" w:eastAsia="Times New Roman" w:hAnsi="Times New Roman" w:cs="Times New Roman"/>
          <w:color w:val="000000"/>
        </w:rPr>
      </w:pPr>
      <w:r>
        <w:rPr>
          <w:rFonts w:ascii="Times New Roman" w:eastAsia="Times New Roman" w:hAnsi="Times New Roman" w:cs="Times New Roman"/>
          <w:i/>
          <w:iCs/>
          <w:color w:val="000000"/>
          <w:u w:val="single"/>
        </w:rPr>
        <w:t>Subscription, Support and Maintenance Services</w:t>
      </w:r>
      <w:r>
        <w:rPr>
          <w:rFonts w:ascii="Times New Roman" w:eastAsia="Times New Roman" w:hAnsi="Times New Roman" w:cs="Times New Roman"/>
          <w:color w:val="000000"/>
          <w:u w:val="single"/>
        </w:rPr>
        <w:t>.</w:t>
      </w:r>
      <w:r>
        <w:rPr>
          <w:rFonts w:ascii="Times New Roman" w:eastAsia="Times New Roman" w:hAnsi="Times New Roman" w:cs="Times New Roman"/>
          <w:color w:val="000000"/>
        </w:rPr>
        <w:t xml:space="preserve"> </w:t>
      </w:r>
    </w:p>
    <w:p w14:paraId="000000D9" w14:textId="77777777" w:rsidR="004A4F48" w:rsidRDefault="004A4F48">
      <w:pPr>
        <w:pBdr>
          <w:top w:val="nil"/>
          <w:left w:val="nil"/>
          <w:bottom w:val="nil"/>
          <w:right w:val="nil"/>
          <w:between w:val="nil"/>
        </w:pBdr>
        <w:spacing w:after="0" w:line="240" w:lineRule="auto"/>
        <w:ind w:left="567"/>
        <w:rPr>
          <w:rFonts w:ascii="Times New Roman" w:eastAsia="Times New Roman" w:hAnsi="Times New Roman" w:cs="Times New Roman"/>
          <w:i/>
          <w:iCs/>
          <w:color w:val="000000"/>
          <w:u w:val="single"/>
        </w:rPr>
      </w:pPr>
    </w:p>
    <w:p w14:paraId="000000DA" w14:textId="77777777" w:rsidR="004A4F48" w:rsidRDefault="004D7415">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u w:val="single"/>
        </w:rPr>
      </w:pPr>
      <w:r>
        <w:rPr>
          <w:rFonts w:ascii="Times New Roman" w:eastAsia="Times New Roman" w:hAnsi="Times New Roman" w:cs="Times New Roman"/>
          <w:color w:val="000000"/>
        </w:rPr>
        <w:lastRenderedPageBreak/>
        <w:t>The Service Provider shall provide the following services (“</w:t>
      </w:r>
      <w:r>
        <w:rPr>
          <w:rFonts w:ascii="Times New Roman" w:eastAsia="Times New Roman" w:hAnsi="Times New Roman" w:cs="Times New Roman"/>
          <w:b/>
          <w:bCs/>
          <w:color w:val="000000"/>
        </w:rPr>
        <w:t>Support Services</w:t>
      </w:r>
      <w:r>
        <w:rPr>
          <w:rFonts w:ascii="Times New Roman" w:eastAsia="Times New Roman" w:hAnsi="Times New Roman" w:cs="Times New Roman"/>
          <w:color w:val="000000"/>
        </w:rPr>
        <w:t>”) to the Customer, after phase wise go-live of the Composite Software, until the end of the Term:</w:t>
      </w:r>
    </w:p>
    <w:p w14:paraId="000000DB"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color w:val="000000"/>
        </w:rPr>
      </w:pPr>
    </w:p>
    <w:p w14:paraId="000000DC" w14:textId="77777777" w:rsidR="004A4F48" w:rsidRDefault="004D7415">
      <w:pPr>
        <w:numPr>
          <w:ilvl w:val="0"/>
          <w:numId w:val="7"/>
        </w:numPr>
        <w:pBdr>
          <w:top w:val="nil"/>
          <w:left w:val="nil"/>
          <w:bottom w:val="nil"/>
          <w:right w:val="nil"/>
          <w:between w:val="nil"/>
        </w:pBdr>
        <w:spacing w:after="0" w:line="240"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Following the end of the Warranty Period and thereafter until the end of the Term, Service Provider will provide all such Services (including scheduled and unscheduled maintenance services) as described in </w:t>
      </w:r>
      <w:r>
        <w:rPr>
          <w:rFonts w:ascii="Times New Roman" w:eastAsia="Times New Roman" w:hAnsi="Times New Roman" w:cs="Times New Roman"/>
          <w:b/>
          <w:bCs/>
          <w:color w:val="000000"/>
        </w:rPr>
        <w:t>Annexure A</w:t>
      </w:r>
      <w:r>
        <w:rPr>
          <w:rFonts w:ascii="Times New Roman" w:eastAsia="Times New Roman" w:hAnsi="Times New Roman" w:cs="Times New Roman"/>
          <w:color w:val="000000"/>
        </w:rPr>
        <w:t xml:space="preserve">, in accordance with the service levels, as detailed in </w:t>
      </w:r>
      <w:r>
        <w:rPr>
          <w:rFonts w:ascii="Times New Roman" w:eastAsia="Times New Roman" w:hAnsi="Times New Roman" w:cs="Times New Roman"/>
          <w:b/>
          <w:bCs/>
          <w:color w:val="000000"/>
        </w:rPr>
        <w:t xml:space="preserve">Annexure B </w:t>
      </w:r>
      <w:r>
        <w:rPr>
          <w:rFonts w:ascii="Times New Roman" w:eastAsia="Times New Roman" w:hAnsi="Times New Roman" w:cs="Times New Roman"/>
          <w:color w:val="000000"/>
        </w:rPr>
        <w:t>(“</w:t>
      </w:r>
      <w:r>
        <w:rPr>
          <w:rFonts w:ascii="Times New Roman" w:eastAsia="Times New Roman" w:hAnsi="Times New Roman" w:cs="Times New Roman"/>
          <w:b/>
          <w:bCs/>
          <w:color w:val="000000"/>
        </w:rPr>
        <w:t>Service Levels</w:t>
      </w:r>
      <w:r>
        <w:rPr>
          <w:rFonts w:ascii="Times New Roman" w:eastAsia="Times New Roman" w:hAnsi="Times New Roman" w:cs="Times New Roman"/>
          <w:color w:val="000000"/>
        </w:rPr>
        <w:t xml:space="preserve">”). The Service Provider acknowledges and agrees that failure to adhere to the timelines and Service Levels shall be deemed as a material breach of the terms of this Agreement.  In the event of any breach of the Service Levels specified above, IndiGo will, without prejudice to any rights or remedies available to it under the Agreement or Law (including IndiGo’s right to terminate this Agreement under Clause 8.2), be eligible to receive a credit in the manner specified under </w:t>
      </w:r>
      <w:r>
        <w:rPr>
          <w:rFonts w:ascii="Times New Roman" w:eastAsia="Times New Roman" w:hAnsi="Times New Roman" w:cs="Times New Roman"/>
          <w:b/>
          <w:bCs/>
          <w:color w:val="000000"/>
        </w:rPr>
        <w:t xml:space="preserve">Annexure B </w:t>
      </w:r>
      <w:r>
        <w:rPr>
          <w:rFonts w:ascii="Times New Roman" w:eastAsia="Times New Roman" w:hAnsi="Times New Roman" w:cs="Times New Roman"/>
          <w:color w:val="000000"/>
        </w:rPr>
        <w:t>(</w:t>
      </w:r>
      <w:r>
        <w:rPr>
          <w:rFonts w:ascii="Times New Roman" w:eastAsia="Times New Roman" w:hAnsi="Times New Roman" w:cs="Times New Roman"/>
          <w:b/>
          <w:bCs/>
          <w:color w:val="000000"/>
        </w:rPr>
        <w:t>“Service Credit”</w:t>
      </w:r>
      <w:r>
        <w:rPr>
          <w:rFonts w:ascii="Times New Roman" w:eastAsia="Times New Roman" w:hAnsi="Times New Roman" w:cs="Times New Roman"/>
          <w:color w:val="000000"/>
        </w:rPr>
        <w:t>), which shall be applied and adjusted as a discount in the invoice issued by the Service Provider in the immediately subsequent month. Service Provider acknowledges and agrees that Service Credits are not penalties or liquidated damages but are an adjustment to the fees to compensate the IndiGo for the diminished value of the products and services and are without prejudice to any other right or remedy of the Customer under this Agreement and/or applicable law.</w:t>
      </w:r>
    </w:p>
    <w:p w14:paraId="000000DD" w14:textId="77777777" w:rsidR="004A4F48" w:rsidRDefault="004A4F48">
      <w:pPr>
        <w:pBdr>
          <w:top w:val="nil"/>
          <w:left w:val="nil"/>
          <w:bottom w:val="nil"/>
          <w:right w:val="nil"/>
          <w:between w:val="nil"/>
        </w:pBdr>
        <w:spacing w:after="0" w:line="240" w:lineRule="auto"/>
        <w:jc w:val="both"/>
        <w:rPr>
          <w:rFonts w:ascii="Times New Roman" w:eastAsia="Times New Roman" w:hAnsi="Times New Roman" w:cs="Times New Roman"/>
          <w:color w:val="000000"/>
          <w:u w:val="single"/>
        </w:rPr>
      </w:pPr>
    </w:p>
    <w:p w14:paraId="000000DE" w14:textId="77777777" w:rsidR="004A4F48" w:rsidRDefault="004D7415">
      <w:pPr>
        <w:numPr>
          <w:ilvl w:val="0"/>
          <w:numId w:val="7"/>
        </w:numPr>
        <w:pBdr>
          <w:top w:val="nil"/>
          <w:left w:val="nil"/>
          <w:bottom w:val="nil"/>
          <w:right w:val="nil"/>
          <w:between w:val="nil"/>
        </w:pBdr>
        <w:spacing w:after="0" w:line="240"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During the Term, the Service Provider will release all necessary Upgrades, on a timely basis, at no additional cost to the Customer. Service Provider will, at a minimum, give  4 (four) weeks notice to the Customer of any Upgrade that will significantly impact the Customer System or Composite Software. Service Provider will ensure that all Upgrades are compatible with Customer Systems and do not reduce the functionality or cause any adverse impact on the Customer, without the prior written approval of the Customer. If any Upgrade:   </w:t>
      </w:r>
    </w:p>
    <w:p w14:paraId="000000DF" w14:textId="77777777" w:rsidR="004A4F48" w:rsidRDefault="004A4F48">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000000E0" w14:textId="77777777" w:rsidR="004A4F48" w:rsidRDefault="004D7415">
      <w:pPr>
        <w:pBdr>
          <w:top w:val="nil"/>
          <w:left w:val="nil"/>
          <w:bottom w:val="nil"/>
          <w:right w:val="nil"/>
          <w:between w:val="nil"/>
        </w:pBdr>
        <w:spacing w:after="0" w:line="240" w:lineRule="auto"/>
        <w:ind w:left="1170" w:hanging="63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 </w:t>
      </w:r>
      <w:r>
        <w:rPr>
          <w:rFonts w:ascii="Times New Roman" w:eastAsia="Times New Roman" w:hAnsi="Times New Roman" w:cs="Times New Roman"/>
          <w:color w:val="000000"/>
        </w:rPr>
        <w:tab/>
        <w:t xml:space="preserve">results in any interference or disruption in the Composite Software, Service Provider will be responsible and liable for removing such interference or disruption, at its sole cost and liability; and/or </w:t>
      </w:r>
    </w:p>
    <w:p w14:paraId="000000E1" w14:textId="77777777" w:rsidR="004A4F48" w:rsidRDefault="004A4F48">
      <w:pPr>
        <w:pBdr>
          <w:top w:val="nil"/>
          <w:left w:val="nil"/>
          <w:bottom w:val="nil"/>
          <w:right w:val="nil"/>
          <w:between w:val="nil"/>
        </w:pBdr>
        <w:spacing w:after="0" w:line="240" w:lineRule="auto"/>
        <w:ind w:left="1170" w:hanging="630"/>
        <w:jc w:val="both"/>
        <w:rPr>
          <w:rFonts w:ascii="Times New Roman" w:eastAsia="Times New Roman" w:hAnsi="Times New Roman" w:cs="Times New Roman"/>
          <w:color w:val="000000"/>
        </w:rPr>
      </w:pPr>
    </w:p>
    <w:p w14:paraId="000000E2" w14:textId="77777777" w:rsidR="004A4F48" w:rsidRDefault="004D7415">
      <w:pPr>
        <w:numPr>
          <w:ilvl w:val="3"/>
          <w:numId w:val="17"/>
        </w:numPr>
        <w:pBdr>
          <w:top w:val="nil"/>
          <w:left w:val="nil"/>
          <w:bottom w:val="nil"/>
          <w:right w:val="nil"/>
          <w:between w:val="nil"/>
        </w:pBdr>
        <w:spacing w:after="0" w:line="240" w:lineRule="auto"/>
        <w:ind w:left="1170" w:hanging="630"/>
        <w:jc w:val="both"/>
        <w:rPr>
          <w:rFonts w:ascii="Times New Roman" w:eastAsia="Times New Roman" w:hAnsi="Times New Roman" w:cs="Times New Roman"/>
          <w:color w:val="000000"/>
        </w:rPr>
      </w:pPr>
      <w:r>
        <w:rPr>
          <w:rFonts w:ascii="Times New Roman" w:eastAsia="Times New Roman" w:hAnsi="Times New Roman" w:cs="Times New Roman"/>
          <w:color w:val="000000"/>
        </w:rPr>
        <w:t>requires any change in the Customer System, the same may be carried out by the Customer, at its sole discretion. If however, the Customer is unwilling or unable to carry out the required changes in the Customer System, Service Provider will be solely liable to ensure that the Composite Software and Upgrades are modified to become compatible with the Customer System within a period mutually agreed in writing between the Parties, at Service Provider’s sole cost; and/or</w:t>
      </w:r>
    </w:p>
    <w:p w14:paraId="000000E3" w14:textId="77777777" w:rsidR="004A4F48" w:rsidRDefault="004A4F48">
      <w:pPr>
        <w:pBdr>
          <w:top w:val="nil"/>
          <w:left w:val="nil"/>
          <w:bottom w:val="nil"/>
          <w:right w:val="nil"/>
          <w:between w:val="nil"/>
        </w:pBdr>
        <w:spacing w:after="0" w:line="240" w:lineRule="auto"/>
        <w:ind w:left="1170" w:hanging="630"/>
        <w:jc w:val="both"/>
        <w:rPr>
          <w:rFonts w:ascii="Times New Roman" w:eastAsia="Times New Roman" w:hAnsi="Times New Roman" w:cs="Times New Roman"/>
          <w:color w:val="000000"/>
        </w:rPr>
      </w:pPr>
    </w:p>
    <w:p w14:paraId="000000E4" w14:textId="77777777" w:rsidR="004A4F48" w:rsidRDefault="004D7415">
      <w:pPr>
        <w:numPr>
          <w:ilvl w:val="3"/>
          <w:numId w:val="17"/>
        </w:numPr>
        <w:pBdr>
          <w:top w:val="nil"/>
          <w:left w:val="nil"/>
          <w:bottom w:val="nil"/>
          <w:right w:val="nil"/>
          <w:between w:val="nil"/>
        </w:pBdr>
        <w:spacing w:after="0" w:line="240" w:lineRule="auto"/>
        <w:ind w:left="1170" w:hanging="630"/>
        <w:jc w:val="both"/>
        <w:rPr>
          <w:rFonts w:ascii="Times New Roman" w:eastAsia="Times New Roman" w:hAnsi="Times New Roman" w:cs="Times New Roman"/>
          <w:color w:val="000000"/>
        </w:rPr>
      </w:pPr>
      <w:r>
        <w:rPr>
          <w:rFonts w:ascii="Times New Roman" w:eastAsia="Times New Roman" w:hAnsi="Times New Roman" w:cs="Times New Roman"/>
          <w:color w:val="000000"/>
        </w:rPr>
        <w:t>is required to be implemented pursuant to a legal requirement or mandated by applicable Law with respect to software services then such Upgrades shall be released and implemented free of cost, within timelines specified under Law or by IndiGo.</w:t>
      </w:r>
    </w:p>
    <w:p w14:paraId="000000E5" w14:textId="77777777" w:rsidR="004A4F48" w:rsidRDefault="004D7415">
      <w:pPr>
        <w:pBdr>
          <w:top w:val="nil"/>
          <w:left w:val="nil"/>
          <w:bottom w:val="nil"/>
          <w:right w:val="nil"/>
          <w:between w:val="nil"/>
        </w:pBdr>
        <w:spacing w:after="0" w:line="240" w:lineRule="auto"/>
        <w:ind w:left="1620" w:hanging="540"/>
        <w:jc w:val="both"/>
        <w:rPr>
          <w:rFonts w:ascii="Times New Roman" w:eastAsia="Times New Roman" w:hAnsi="Times New Roman" w:cs="Times New Roman"/>
          <w:color w:val="000000"/>
          <w:u w:val="single"/>
        </w:rPr>
      </w:pPr>
      <w:r>
        <w:rPr>
          <w:rFonts w:ascii="Times New Roman" w:eastAsia="Times New Roman" w:hAnsi="Times New Roman" w:cs="Times New Roman"/>
          <w:color w:val="000000"/>
        </w:rPr>
        <w:t xml:space="preserve">   </w:t>
      </w:r>
    </w:p>
    <w:p w14:paraId="000000E6" w14:textId="77777777" w:rsidR="004A4F48" w:rsidRDefault="004D7415">
      <w:pPr>
        <w:numPr>
          <w:ilvl w:val="0"/>
          <w:numId w:val="7"/>
        </w:numPr>
        <w:pBdr>
          <w:top w:val="nil"/>
          <w:left w:val="nil"/>
          <w:bottom w:val="nil"/>
          <w:right w:val="nil"/>
          <w:between w:val="nil"/>
        </w:pBdr>
        <w:spacing w:after="0" w:line="240"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Service Provider will furnish the relevant Documentation (including release notes and test cases for performing the UAT on such Upgrade) simultaneously with the release of an Upgrade to the Customer. </w:t>
      </w:r>
    </w:p>
    <w:p w14:paraId="000000E7"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color w:val="000000"/>
        </w:rPr>
      </w:pPr>
    </w:p>
    <w:p w14:paraId="000000E8" w14:textId="77777777" w:rsidR="004A4F48" w:rsidRDefault="004D7415">
      <w:pPr>
        <w:numPr>
          <w:ilvl w:val="2"/>
          <w:numId w:val="11"/>
        </w:numPr>
        <w:pBdr>
          <w:top w:val="nil"/>
          <w:left w:val="nil"/>
          <w:bottom w:val="nil"/>
          <w:right w:val="nil"/>
          <w:between w:val="nil"/>
        </w:pBdr>
        <w:spacing w:after="0" w:line="240" w:lineRule="auto"/>
        <w:ind w:left="567" w:hanging="567"/>
        <w:rPr>
          <w:rFonts w:ascii="Times New Roman" w:eastAsia="Times New Roman" w:hAnsi="Times New Roman" w:cs="Times New Roman"/>
          <w:color w:val="000000"/>
        </w:rPr>
      </w:pPr>
      <w:r>
        <w:rPr>
          <w:rFonts w:ascii="Times New Roman" w:eastAsia="Times New Roman" w:hAnsi="Times New Roman" w:cs="Times New Roman"/>
          <w:i/>
          <w:iCs/>
          <w:color w:val="000000"/>
          <w:u w:val="single"/>
        </w:rPr>
        <w:t xml:space="preserve">Hosting Services </w:t>
      </w:r>
    </w:p>
    <w:p w14:paraId="000000E9"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color w:val="000000"/>
        </w:rPr>
      </w:pPr>
    </w:p>
    <w:p w14:paraId="000000EA" w14:textId="77777777" w:rsidR="004A4F48" w:rsidRDefault="004D7415">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Service Provider will be responsible for ensuring that the Composite Software is hosted in a secure environment. Accordingly, Service Provider will host the Composite Software on Azure/GCP-India region and will not change the host without prior written consent of the Customer. Service Provider warrants that Service Provider will be solely responsible and liable for the acts and omissions of such third party hosting service providers. The Service Provider will cause and ensure that that the services are provided by such third party in a seamless manner and without any disruptions. The Service Provider expressly agrees that such third party will have no recourse to the Customer.    </w:t>
      </w:r>
    </w:p>
    <w:p w14:paraId="000000EB" w14:textId="77777777" w:rsidR="004A4F48" w:rsidRDefault="004A4F4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u w:val="single"/>
        </w:rPr>
      </w:pPr>
    </w:p>
    <w:p w14:paraId="000000EC" w14:textId="77777777" w:rsidR="004A4F48" w:rsidRDefault="004D7415">
      <w:pPr>
        <w:numPr>
          <w:ilvl w:val="2"/>
          <w:numId w:val="11"/>
        </w:numPr>
        <w:pBdr>
          <w:top w:val="nil"/>
          <w:left w:val="nil"/>
          <w:bottom w:val="nil"/>
          <w:right w:val="nil"/>
          <w:between w:val="nil"/>
        </w:pBdr>
        <w:spacing w:after="0" w:line="240" w:lineRule="auto"/>
        <w:ind w:left="567" w:hanging="567"/>
        <w:rPr>
          <w:rFonts w:ascii="Times New Roman" w:eastAsia="Times New Roman" w:hAnsi="Times New Roman" w:cs="Times New Roman"/>
          <w:color w:val="000000"/>
        </w:rPr>
      </w:pPr>
      <w:bookmarkStart w:id="10" w:name="_heading=h.zatlyj3f12o3" w:colFirst="0" w:colLast="0"/>
      <w:bookmarkEnd w:id="10"/>
      <w:r>
        <w:rPr>
          <w:rFonts w:ascii="Times New Roman" w:eastAsia="Times New Roman" w:hAnsi="Times New Roman" w:cs="Times New Roman"/>
          <w:i/>
          <w:iCs/>
          <w:color w:val="000000"/>
          <w:u w:val="single"/>
        </w:rPr>
        <w:t xml:space="preserve">Training </w:t>
      </w:r>
    </w:p>
    <w:p w14:paraId="000000ED" w14:textId="77777777" w:rsidR="004A4F48" w:rsidRDefault="004A4F48">
      <w:pPr>
        <w:pBdr>
          <w:top w:val="nil"/>
          <w:left w:val="nil"/>
          <w:bottom w:val="nil"/>
          <w:right w:val="nil"/>
          <w:between w:val="nil"/>
        </w:pBdr>
        <w:spacing w:after="0" w:line="240" w:lineRule="auto"/>
        <w:ind w:left="720"/>
        <w:jc w:val="both"/>
        <w:rPr>
          <w:rFonts w:ascii="Times New Roman" w:eastAsia="Times New Roman" w:hAnsi="Times New Roman" w:cs="Times New Roman"/>
          <w:b/>
          <w:bCs/>
          <w:color w:val="000000"/>
        </w:rPr>
      </w:pPr>
    </w:p>
    <w:p w14:paraId="000000EE" w14:textId="77777777" w:rsidR="004A4F48" w:rsidRDefault="004D7415">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During the Term, the Service Provider, at no additional cost, agrees to conduct a (online/video) training every time a major Upgrade or major release is made to the Composite Software and for Business Users, Customer affiliates, L1 support to the Customer’s personnel or representatives, as and when requested by the Customer. The Service Provider will provide updated training manuals with each Upgrade. Additionally, IndiGo shall have the right to request such number of training sessions, at no additional cost, in a “Train-the-Trainer” format, on such on-site location (travel, lodging &amp; boarding to be provided by the Customer as per its internal policies in this regard) as agreed between the Parties. </w:t>
      </w:r>
    </w:p>
    <w:p w14:paraId="000000EF" w14:textId="77777777" w:rsidR="004A4F48" w:rsidRDefault="004A4F48">
      <w:pPr>
        <w:pBdr>
          <w:top w:val="nil"/>
          <w:left w:val="nil"/>
          <w:bottom w:val="nil"/>
          <w:right w:val="nil"/>
          <w:between w:val="nil"/>
        </w:pBdr>
        <w:spacing w:after="0" w:line="240" w:lineRule="auto"/>
        <w:ind w:left="567"/>
        <w:rPr>
          <w:rFonts w:ascii="Times New Roman" w:eastAsia="Times New Roman" w:hAnsi="Times New Roman" w:cs="Times New Roman"/>
          <w:color w:val="000000"/>
          <w:u w:val="single"/>
        </w:rPr>
      </w:pPr>
    </w:p>
    <w:p w14:paraId="000000F0" w14:textId="77777777" w:rsidR="004A4F48" w:rsidRDefault="004D7415">
      <w:pPr>
        <w:numPr>
          <w:ilvl w:val="2"/>
          <w:numId w:val="11"/>
        </w:numPr>
        <w:pBdr>
          <w:top w:val="nil"/>
          <w:left w:val="nil"/>
          <w:bottom w:val="nil"/>
          <w:right w:val="nil"/>
          <w:between w:val="nil"/>
        </w:pBdr>
        <w:spacing w:after="0" w:line="240" w:lineRule="auto"/>
        <w:ind w:left="567" w:hanging="567"/>
        <w:rPr>
          <w:rFonts w:ascii="Times New Roman" w:eastAsia="Times New Roman" w:hAnsi="Times New Roman" w:cs="Times New Roman"/>
          <w:color w:val="000000"/>
        </w:rPr>
      </w:pPr>
      <w:r>
        <w:rPr>
          <w:rFonts w:ascii="Times New Roman" w:eastAsia="Times New Roman" w:hAnsi="Times New Roman" w:cs="Times New Roman"/>
          <w:i/>
          <w:iCs/>
          <w:color w:val="000000"/>
          <w:u w:val="single"/>
        </w:rPr>
        <w:t>Change Management</w:t>
      </w:r>
    </w:p>
    <w:p w14:paraId="000000F1"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color w:val="000000"/>
        </w:rPr>
      </w:pPr>
    </w:p>
    <w:p w14:paraId="000000F2" w14:textId="77777777" w:rsidR="004A4F48" w:rsidRDefault="004D7415">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Either the Customer or the Service Provider may initiate a change request for Future Enhancements to the Composite Software or any additional services, during the Term. The Future Enhancements or additional services must be implemented within the timelines and as per the specifications and other details agreed between the Parties (including </w:t>
      </w:r>
      <w:r>
        <w:rPr>
          <w:rFonts w:ascii="Times New Roman" w:eastAsia="Times New Roman" w:hAnsi="Times New Roman" w:cs="Times New Roman"/>
          <w:color w:val="212529"/>
        </w:rPr>
        <w:t>date of requested implementation)</w:t>
      </w:r>
      <w:r>
        <w:rPr>
          <w:rFonts w:ascii="Times New Roman" w:eastAsia="Times New Roman" w:hAnsi="Times New Roman" w:cs="Times New Roman"/>
          <w:color w:val="000000"/>
        </w:rPr>
        <w:t>, in writing (“</w:t>
      </w:r>
      <w:r>
        <w:rPr>
          <w:rFonts w:ascii="Times New Roman" w:eastAsia="Times New Roman" w:hAnsi="Times New Roman" w:cs="Times New Roman"/>
          <w:b/>
          <w:bCs/>
          <w:color w:val="000000"/>
        </w:rPr>
        <w:t>Change Order</w:t>
      </w:r>
      <w:r>
        <w:rPr>
          <w:rFonts w:ascii="Times New Roman" w:eastAsia="Times New Roman" w:hAnsi="Times New Roman" w:cs="Times New Roman"/>
          <w:color w:val="000000"/>
        </w:rPr>
        <w:t>”). All Future Enhancements or additional services, which are requested or accepted by IndiGo, will be either at an additional cost (in accordance with Clause 2.2.6 below) or free of cost as mutually agreed between the Parties and reflected in the Change Order. If any Enhancement implemented by Service Provider results in a disruption/ interference or renders something incorrect, the Service Provider shall, at its sole cost and liability, rectify such disruption/ interference within mutually agreed upon timeline.</w:t>
      </w:r>
    </w:p>
    <w:p w14:paraId="000000F3" w14:textId="77777777" w:rsidR="004A4F48" w:rsidRDefault="004A4F48">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p>
    <w:p w14:paraId="000000F4" w14:textId="77777777" w:rsidR="004A4F48" w:rsidRDefault="004D7415">
      <w:pPr>
        <w:numPr>
          <w:ilvl w:val="2"/>
          <w:numId w:val="11"/>
        </w:numPr>
        <w:pBdr>
          <w:top w:val="nil"/>
          <w:left w:val="nil"/>
          <w:bottom w:val="nil"/>
          <w:right w:val="nil"/>
          <w:between w:val="nil"/>
        </w:pBdr>
        <w:spacing w:after="0" w:line="240" w:lineRule="auto"/>
        <w:ind w:left="567" w:hanging="567"/>
        <w:rPr>
          <w:rFonts w:ascii="Times New Roman" w:eastAsia="Times New Roman" w:hAnsi="Times New Roman" w:cs="Times New Roman"/>
          <w:color w:val="000000"/>
        </w:rPr>
      </w:pPr>
      <w:r>
        <w:rPr>
          <w:rFonts w:ascii="Times New Roman" w:eastAsia="Times New Roman" w:hAnsi="Times New Roman" w:cs="Times New Roman"/>
          <w:i/>
          <w:iCs/>
          <w:color w:val="000000"/>
          <w:u w:val="single"/>
        </w:rPr>
        <w:t>Enhancements</w:t>
      </w:r>
    </w:p>
    <w:p w14:paraId="000000F5" w14:textId="77777777" w:rsidR="004A4F48" w:rsidRDefault="004A4F48">
      <w:pPr>
        <w:pBdr>
          <w:top w:val="nil"/>
          <w:left w:val="nil"/>
          <w:bottom w:val="nil"/>
          <w:right w:val="nil"/>
          <w:between w:val="nil"/>
        </w:pBdr>
        <w:spacing w:after="0" w:line="240" w:lineRule="auto"/>
        <w:ind w:left="567"/>
        <w:rPr>
          <w:rFonts w:ascii="Times New Roman" w:eastAsia="Times New Roman" w:hAnsi="Times New Roman" w:cs="Times New Roman"/>
          <w:color w:val="000000"/>
        </w:rPr>
      </w:pPr>
    </w:p>
    <w:p w14:paraId="000000F6" w14:textId="77777777" w:rsidR="004A4F48" w:rsidRDefault="004D7415">
      <w:pPr>
        <w:numPr>
          <w:ilvl w:val="5"/>
          <w:numId w:val="17"/>
        </w:numPr>
        <w:pBdr>
          <w:top w:val="nil"/>
          <w:left w:val="nil"/>
          <w:bottom w:val="nil"/>
          <w:right w:val="nil"/>
          <w:between w:val="nil"/>
        </w:pBdr>
        <w:spacing w:after="0" w:line="240" w:lineRule="auto"/>
        <w:ind w:left="540" w:hanging="540"/>
        <w:jc w:val="both"/>
        <w:rPr>
          <w:rFonts w:ascii="Times New Roman" w:eastAsia="Times New Roman" w:hAnsi="Times New Roman" w:cs="Times New Roman"/>
        </w:rPr>
      </w:pPr>
      <w:r>
        <w:rPr>
          <w:rFonts w:ascii="Times New Roman" w:eastAsia="Times New Roman" w:hAnsi="Times New Roman" w:cs="Times New Roman"/>
          <w:color w:val="000000"/>
        </w:rPr>
        <w:t>Any Enhancements to the Composite Software (after the Go-Live Date of final phase), which are made at the request of IndiGo shall be requested by way of entering into a Change Order in accordance with Clause 2.2.5 above. IndiGo may request the following kinds of Enhancements:</w:t>
      </w:r>
    </w:p>
    <w:p w14:paraId="000000F7" w14:textId="77777777" w:rsidR="004A4F48" w:rsidRDefault="004A4F48">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p>
    <w:p w14:paraId="000000F8" w14:textId="77777777" w:rsidR="004A4F48" w:rsidRDefault="004D7415">
      <w:pPr>
        <w:numPr>
          <w:ilvl w:val="6"/>
          <w:numId w:val="17"/>
        </w:numPr>
        <w:pBdr>
          <w:top w:val="nil"/>
          <w:left w:val="nil"/>
          <w:bottom w:val="nil"/>
          <w:right w:val="nil"/>
          <w:between w:val="nil"/>
        </w:pBdr>
        <w:spacing w:after="0" w:line="240" w:lineRule="auto"/>
        <w:ind w:left="990" w:hanging="270"/>
        <w:jc w:val="both"/>
        <w:rPr>
          <w:color w:val="000000"/>
        </w:rPr>
      </w:pPr>
      <w:r>
        <w:rPr>
          <w:rFonts w:ascii="Times New Roman" w:eastAsia="Times New Roman" w:hAnsi="Times New Roman" w:cs="Times New Roman"/>
          <w:color w:val="000000"/>
        </w:rPr>
        <w:t>Enhancements which shall be made upon IndiGo’s request and as per business and technical requirements identified by IndiGo but which shall (with IndiGo’s permission) become a part of the core functionality of the Composite Software and hence available to all other customers of Service Provider; or</w:t>
      </w:r>
    </w:p>
    <w:p w14:paraId="000000F9" w14:textId="77777777" w:rsidR="004A4F48" w:rsidRDefault="004A4F48">
      <w:pPr>
        <w:pBdr>
          <w:top w:val="nil"/>
          <w:left w:val="nil"/>
          <w:bottom w:val="nil"/>
          <w:right w:val="nil"/>
          <w:between w:val="nil"/>
        </w:pBdr>
        <w:spacing w:after="0" w:line="240" w:lineRule="auto"/>
        <w:ind w:left="990" w:hanging="270"/>
        <w:jc w:val="both"/>
        <w:rPr>
          <w:rFonts w:ascii="Times New Roman" w:eastAsia="Times New Roman" w:hAnsi="Times New Roman" w:cs="Times New Roman"/>
          <w:color w:val="000000"/>
        </w:rPr>
      </w:pPr>
    </w:p>
    <w:p w14:paraId="000000FA" w14:textId="77777777" w:rsidR="004A4F48" w:rsidRDefault="004A4F48">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p>
    <w:p w14:paraId="000000FB" w14:textId="77777777" w:rsidR="004A4F48" w:rsidRDefault="004D7415">
      <w:pPr>
        <w:numPr>
          <w:ilvl w:val="5"/>
          <w:numId w:val="17"/>
        </w:numPr>
        <w:pBdr>
          <w:top w:val="nil"/>
          <w:left w:val="nil"/>
          <w:bottom w:val="nil"/>
          <w:right w:val="nil"/>
          <w:between w:val="nil"/>
        </w:pBdr>
        <w:spacing w:after="0" w:line="240" w:lineRule="auto"/>
        <w:ind w:left="540" w:hanging="540"/>
        <w:jc w:val="both"/>
        <w:rPr>
          <w:rFonts w:ascii="Times New Roman" w:eastAsia="Times New Roman" w:hAnsi="Times New Roman" w:cs="Times New Roman"/>
        </w:rPr>
      </w:pPr>
      <w:r>
        <w:rPr>
          <w:rFonts w:ascii="Times New Roman" w:eastAsia="Times New Roman" w:hAnsi="Times New Roman" w:cs="Times New Roman"/>
          <w:color w:val="000000"/>
        </w:rPr>
        <w:t>The Parties agree that any Enhancements to the Composite Software, made in accordance with Clause 2.2.6 (a) (i) above shall be developed by Service Provider at a cost of development as agreed between the Parties in the Change Order.</w:t>
      </w:r>
    </w:p>
    <w:p w14:paraId="000000FC" w14:textId="77777777" w:rsidR="004A4F48" w:rsidRDefault="004A4F48">
      <w:pPr>
        <w:pBdr>
          <w:top w:val="nil"/>
          <w:left w:val="nil"/>
          <w:bottom w:val="nil"/>
          <w:right w:val="nil"/>
          <w:between w:val="nil"/>
        </w:pBdr>
        <w:spacing w:after="0" w:line="240" w:lineRule="auto"/>
        <w:ind w:left="990"/>
        <w:jc w:val="both"/>
        <w:rPr>
          <w:rFonts w:ascii="Times New Roman" w:eastAsia="Times New Roman" w:hAnsi="Times New Roman" w:cs="Times New Roman"/>
          <w:color w:val="000000"/>
        </w:rPr>
      </w:pPr>
    </w:p>
    <w:p w14:paraId="000000FD" w14:textId="77777777" w:rsidR="004A4F48" w:rsidRDefault="004D7415">
      <w:pPr>
        <w:numPr>
          <w:ilvl w:val="5"/>
          <w:numId w:val="17"/>
        </w:numPr>
        <w:pBdr>
          <w:top w:val="nil"/>
          <w:left w:val="nil"/>
          <w:bottom w:val="nil"/>
          <w:right w:val="nil"/>
          <w:between w:val="nil"/>
        </w:pBdr>
        <w:spacing w:after="0" w:line="240" w:lineRule="auto"/>
        <w:ind w:left="540" w:hanging="540"/>
        <w:jc w:val="both"/>
        <w:rPr>
          <w:rFonts w:ascii="Times New Roman" w:eastAsia="Times New Roman" w:hAnsi="Times New Roman" w:cs="Times New Roman"/>
        </w:rPr>
      </w:pPr>
      <w:r>
        <w:rPr>
          <w:rFonts w:ascii="Times New Roman" w:eastAsia="Times New Roman" w:hAnsi="Times New Roman" w:cs="Times New Roman"/>
          <w:color w:val="000000"/>
        </w:rPr>
        <w:t>The Parties agree that any Enhancements to the Composite Software made in accordance with this Agreement or any Enhancements (whether Initial Enhancements or Future Enhancements) incorporated in relation to the design, look and feel of any interface (each such Enhancements, hereinafter referred to as “IndiGo Enhancements”) shall be developed or provided by Service Provider:</w:t>
      </w:r>
    </w:p>
    <w:p w14:paraId="000000FE" w14:textId="77777777" w:rsidR="004A4F48" w:rsidRDefault="004A4F48">
      <w:pPr>
        <w:pBdr>
          <w:top w:val="nil"/>
          <w:left w:val="nil"/>
          <w:bottom w:val="nil"/>
          <w:right w:val="nil"/>
          <w:between w:val="nil"/>
        </w:pBdr>
        <w:spacing w:after="0" w:line="240" w:lineRule="auto"/>
        <w:ind w:left="540"/>
        <w:jc w:val="both"/>
        <w:rPr>
          <w:rFonts w:ascii="Times New Roman" w:eastAsia="Times New Roman" w:hAnsi="Times New Roman" w:cs="Times New Roman"/>
          <w:color w:val="000000"/>
        </w:rPr>
      </w:pPr>
    </w:p>
    <w:p w14:paraId="000000FF" w14:textId="77777777" w:rsidR="004A4F48" w:rsidRDefault="004D7415">
      <w:pPr>
        <w:numPr>
          <w:ilvl w:val="6"/>
          <w:numId w:val="17"/>
        </w:numPr>
        <w:pBdr>
          <w:top w:val="nil"/>
          <w:left w:val="nil"/>
          <w:bottom w:val="nil"/>
          <w:right w:val="nil"/>
          <w:between w:val="nil"/>
        </w:pBdr>
        <w:spacing w:after="0" w:line="240" w:lineRule="auto"/>
        <w:ind w:left="1440"/>
        <w:jc w:val="both"/>
        <w:rPr>
          <w:color w:val="000000"/>
        </w:rPr>
      </w:pPr>
      <w:r>
        <w:rPr>
          <w:rFonts w:ascii="Times New Roman" w:eastAsia="Times New Roman" w:hAnsi="Times New Roman" w:cs="Times New Roman"/>
          <w:color w:val="000000"/>
        </w:rPr>
        <w:t>at such charges as agreed between the Parties in the Change Order (based on the Blended Rate agreed between the Parties hereunder); and</w:t>
      </w:r>
    </w:p>
    <w:p w14:paraId="00000100" w14:textId="77777777" w:rsidR="004A4F48" w:rsidRDefault="004A4F48">
      <w:pPr>
        <w:spacing w:after="0" w:line="240" w:lineRule="auto"/>
        <w:jc w:val="both"/>
        <w:rPr>
          <w:rFonts w:ascii="Times New Roman" w:eastAsia="Times New Roman" w:hAnsi="Times New Roman" w:cs="Times New Roman"/>
        </w:rPr>
      </w:pPr>
    </w:p>
    <w:p w14:paraId="00000101" w14:textId="77777777" w:rsidR="004A4F48" w:rsidRDefault="004D7415">
      <w:pPr>
        <w:numPr>
          <w:ilvl w:val="6"/>
          <w:numId w:val="17"/>
        </w:numPr>
        <w:pBdr>
          <w:top w:val="nil"/>
          <w:left w:val="nil"/>
          <w:bottom w:val="nil"/>
          <w:right w:val="nil"/>
          <w:between w:val="nil"/>
        </w:pBdr>
        <w:spacing w:after="0" w:line="240" w:lineRule="auto"/>
        <w:ind w:left="1440" w:hanging="630"/>
        <w:jc w:val="both"/>
        <w:rPr>
          <w:color w:val="000000"/>
        </w:rPr>
      </w:pPr>
      <w:r>
        <w:rPr>
          <w:rFonts w:ascii="Times New Roman" w:eastAsia="Times New Roman" w:hAnsi="Times New Roman" w:cs="Times New Roman"/>
          <w:color w:val="000000"/>
        </w:rPr>
        <w:t>Service Provider shall provide the Customer with an exclusive, perpetual, transferable only within the territorial jurisdiction of India and unlimited license to such IndiGo Enhancements; and</w:t>
      </w:r>
    </w:p>
    <w:p w14:paraId="00000102" w14:textId="77777777" w:rsidR="004A4F48" w:rsidRDefault="004A4F48">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00000103" w14:textId="77777777" w:rsidR="004A4F48" w:rsidRDefault="004D7415">
      <w:pPr>
        <w:numPr>
          <w:ilvl w:val="6"/>
          <w:numId w:val="17"/>
        </w:numPr>
        <w:pBdr>
          <w:top w:val="nil"/>
          <w:left w:val="nil"/>
          <w:bottom w:val="nil"/>
          <w:right w:val="nil"/>
          <w:between w:val="nil"/>
        </w:pBdr>
        <w:spacing w:after="0" w:line="240" w:lineRule="auto"/>
        <w:ind w:left="1440" w:hanging="630"/>
        <w:jc w:val="both"/>
        <w:rPr>
          <w:color w:val="000000"/>
        </w:rPr>
      </w:pPr>
      <w:r>
        <w:rPr>
          <w:rFonts w:ascii="Times New Roman" w:eastAsia="Times New Roman" w:hAnsi="Times New Roman" w:cs="Times New Roman"/>
          <w:color w:val="000000"/>
        </w:rPr>
        <w:t xml:space="preserve">In the event of termination or expiry of this Agreement (without further renewal) Service Provider shall transfer such IndiGo Enhancement and assign all Intellectual Property in such IndiGo Enhancement and its Source Code to the Customer at no additional cost or charges; and </w:t>
      </w:r>
    </w:p>
    <w:p w14:paraId="00000104" w14:textId="77777777" w:rsidR="004A4F48" w:rsidRDefault="004A4F48">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00000105" w14:textId="77777777" w:rsidR="004A4F48" w:rsidRDefault="004D7415">
      <w:pPr>
        <w:numPr>
          <w:ilvl w:val="6"/>
          <w:numId w:val="17"/>
        </w:numPr>
        <w:pBdr>
          <w:top w:val="nil"/>
          <w:left w:val="nil"/>
          <w:bottom w:val="nil"/>
          <w:right w:val="nil"/>
          <w:between w:val="nil"/>
        </w:pBdr>
        <w:spacing w:after="0" w:line="240" w:lineRule="auto"/>
        <w:ind w:left="1440" w:hanging="630"/>
        <w:jc w:val="both"/>
        <w:rPr>
          <w:color w:val="000000"/>
        </w:rPr>
      </w:pPr>
      <w:r>
        <w:rPr>
          <w:rFonts w:ascii="Times New Roman" w:eastAsia="Times New Roman" w:hAnsi="Times New Roman" w:cs="Times New Roman"/>
          <w:color w:val="000000"/>
        </w:rPr>
        <w:t xml:space="preserve">The IndiGo Enhancements shall be implemented in an isolated manner in Composite Software, to be determined as per the Change Order and Service Provider will make the functionality accessible only to the Customer via configuration and disable the same for other customers; and </w:t>
      </w:r>
    </w:p>
    <w:p w14:paraId="00000106" w14:textId="77777777" w:rsidR="004A4F48" w:rsidRDefault="004A4F48">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00000107" w14:textId="77777777" w:rsidR="004A4F48" w:rsidRDefault="004D7415">
      <w:pPr>
        <w:numPr>
          <w:ilvl w:val="6"/>
          <w:numId w:val="17"/>
        </w:numPr>
        <w:pBdr>
          <w:top w:val="nil"/>
          <w:left w:val="nil"/>
          <w:bottom w:val="nil"/>
          <w:right w:val="nil"/>
          <w:between w:val="nil"/>
        </w:pBdr>
        <w:spacing w:after="0" w:line="240" w:lineRule="auto"/>
        <w:ind w:left="1440" w:hanging="630"/>
        <w:jc w:val="both"/>
        <w:rPr>
          <w:color w:val="000000"/>
        </w:rPr>
      </w:pPr>
      <w:r>
        <w:rPr>
          <w:rFonts w:ascii="Times New Roman" w:eastAsia="Times New Roman" w:hAnsi="Times New Roman" w:cs="Times New Roman"/>
          <w:color w:val="000000"/>
        </w:rPr>
        <w:t xml:space="preserve">Service Provider shall offer the highest level of Intellectual Property Rights and security protection as separate solution for the IndiGo Enhancements. </w:t>
      </w:r>
    </w:p>
    <w:p w14:paraId="00000108" w14:textId="77777777" w:rsidR="004A4F48" w:rsidRDefault="004A4F48">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00000109" w14:textId="77777777" w:rsidR="004A4F48" w:rsidRDefault="004D7415">
      <w:pPr>
        <w:numPr>
          <w:ilvl w:val="5"/>
          <w:numId w:val="17"/>
        </w:numPr>
        <w:pBdr>
          <w:top w:val="nil"/>
          <w:left w:val="nil"/>
          <w:bottom w:val="nil"/>
          <w:right w:val="nil"/>
          <w:between w:val="nil"/>
        </w:pBdr>
        <w:spacing w:after="0" w:line="240" w:lineRule="auto"/>
        <w:ind w:left="540" w:hanging="540"/>
        <w:jc w:val="both"/>
        <w:rPr>
          <w:rFonts w:ascii="Times New Roman" w:eastAsia="Times New Roman" w:hAnsi="Times New Roman" w:cs="Times New Roman"/>
        </w:rPr>
      </w:pPr>
      <w:r>
        <w:rPr>
          <w:rFonts w:ascii="Times New Roman" w:eastAsia="Times New Roman" w:hAnsi="Times New Roman" w:cs="Times New Roman"/>
          <w:color w:val="000000"/>
        </w:rPr>
        <w:t>The provisions of sub-Clauses 2.2.1 (d), (e) and (f) in relation to user acceptance test, go-live and warranty period shall apply mutatis mutandis to each Future Enhancement and the timelines thereof shall be as provided in the Change Order.</w:t>
      </w:r>
    </w:p>
    <w:p w14:paraId="0000010A" w14:textId="77777777" w:rsidR="004A4F48" w:rsidRDefault="004A4F48">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p>
    <w:p w14:paraId="0000010B" w14:textId="77777777" w:rsidR="004A4F48" w:rsidRDefault="004D7415">
      <w:pPr>
        <w:numPr>
          <w:ilvl w:val="2"/>
          <w:numId w:val="11"/>
        </w:numPr>
        <w:pBdr>
          <w:top w:val="nil"/>
          <w:left w:val="nil"/>
          <w:bottom w:val="nil"/>
          <w:right w:val="nil"/>
          <w:between w:val="nil"/>
        </w:pBdr>
        <w:spacing w:after="0" w:line="240" w:lineRule="auto"/>
        <w:ind w:left="567" w:hanging="567"/>
        <w:rPr>
          <w:rFonts w:ascii="Times New Roman" w:eastAsia="Times New Roman" w:hAnsi="Times New Roman" w:cs="Times New Roman"/>
          <w:color w:val="000000"/>
        </w:rPr>
      </w:pPr>
      <w:bookmarkStart w:id="11" w:name="_heading=h.1n0jtwcfljoy" w:colFirst="0" w:colLast="0"/>
      <w:bookmarkEnd w:id="11"/>
      <w:r>
        <w:rPr>
          <w:rFonts w:ascii="Times New Roman" w:eastAsia="Times New Roman" w:hAnsi="Times New Roman" w:cs="Times New Roman"/>
          <w:i/>
          <w:iCs/>
          <w:color w:val="000000"/>
          <w:u w:val="single"/>
        </w:rPr>
        <w:t>Customary and Necessary Adjunct to Services Implied</w:t>
      </w:r>
      <w:r>
        <w:rPr>
          <w:rFonts w:ascii="Times New Roman" w:eastAsia="Times New Roman" w:hAnsi="Times New Roman" w:cs="Times New Roman"/>
          <w:b/>
          <w:bCs/>
          <w:i/>
          <w:iCs/>
          <w:color w:val="000000"/>
          <w:u w:val="single"/>
        </w:rPr>
        <w:t xml:space="preserve"> </w:t>
      </w:r>
    </w:p>
    <w:p w14:paraId="0000010C" w14:textId="77777777" w:rsidR="004A4F48" w:rsidRDefault="004A4F4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0000010D" w14:textId="77777777" w:rsidR="004A4F48" w:rsidRDefault="004D7415">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r>
        <w:rPr>
          <w:rFonts w:ascii="Times New Roman" w:eastAsia="Times New Roman" w:hAnsi="Times New Roman" w:cs="Times New Roman"/>
          <w:color w:val="000000"/>
        </w:rPr>
        <w:t>If any responsibility not specifically described in this Agreement is found to be an inherent, necessary or customary part of the Services or required for proper performance or provision of the Services, then such responsibility shall, at all times, be deemed to be included within the scope of the Services, to be delivered by Service Provider.</w:t>
      </w:r>
    </w:p>
    <w:p w14:paraId="0000010E"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b/>
          <w:bCs/>
          <w:color w:val="000000"/>
        </w:rPr>
      </w:pPr>
    </w:p>
    <w:p w14:paraId="0000010F" w14:textId="77777777" w:rsidR="004A4F48" w:rsidRDefault="004D7415">
      <w:pPr>
        <w:numPr>
          <w:ilvl w:val="0"/>
          <w:numId w:val="11"/>
        </w:numPr>
        <w:pBdr>
          <w:top w:val="nil"/>
          <w:left w:val="nil"/>
          <w:bottom w:val="nil"/>
          <w:right w:val="nil"/>
          <w:between w:val="nil"/>
        </w:pBd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b/>
          <w:bCs/>
          <w:color w:val="000000"/>
        </w:rPr>
        <w:t xml:space="preserve">Service Provider’s Responsibilities </w:t>
      </w:r>
    </w:p>
    <w:p w14:paraId="00000110"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color w:val="000000"/>
        </w:rPr>
      </w:pPr>
    </w:p>
    <w:p w14:paraId="00000111" w14:textId="77777777" w:rsidR="004A4F48" w:rsidRDefault="004D7415">
      <w:pPr>
        <w:numPr>
          <w:ilvl w:val="0"/>
          <w:numId w:val="40"/>
        </w:numPr>
        <w:pBdr>
          <w:top w:val="nil"/>
          <w:left w:val="nil"/>
          <w:bottom w:val="nil"/>
          <w:right w:val="nil"/>
          <w:between w:val="nil"/>
        </w:pBd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i/>
          <w:iCs/>
          <w:color w:val="000000"/>
          <w:u w:val="single"/>
        </w:rPr>
        <w:t>Access and Use of the Composite Software</w:t>
      </w:r>
    </w:p>
    <w:p w14:paraId="00000112" w14:textId="77777777" w:rsidR="004A4F48" w:rsidRDefault="004A4F48">
      <w:pPr>
        <w:tabs>
          <w:tab w:val="left" w:pos="4210"/>
        </w:tabs>
        <w:spacing w:after="0" w:line="240" w:lineRule="auto"/>
        <w:rPr>
          <w:rFonts w:ascii="Times New Roman" w:eastAsia="Times New Roman" w:hAnsi="Times New Roman" w:cs="Times New Roman"/>
        </w:rPr>
      </w:pPr>
    </w:p>
    <w:p w14:paraId="00000113" w14:textId="77777777" w:rsidR="004A4F48" w:rsidRDefault="004D7415">
      <w:pPr>
        <w:numPr>
          <w:ilvl w:val="0"/>
          <w:numId w:val="8"/>
        </w:numPr>
        <w:pBdr>
          <w:top w:val="nil"/>
          <w:left w:val="nil"/>
          <w:bottom w:val="nil"/>
          <w:right w:val="nil"/>
          <w:between w:val="nil"/>
        </w:pBdr>
        <w:spacing w:after="0" w:line="240"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Service Provider will ensure that there is no limit on Concurrent Users who can access and use the Composite Software at the same time.  </w:t>
      </w:r>
    </w:p>
    <w:p w14:paraId="00000114" w14:textId="77777777" w:rsidR="004A4F48" w:rsidRDefault="004A4F48">
      <w:pPr>
        <w:spacing w:after="0" w:line="240" w:lineRule="auto"/>
        <w:jc w:val="both"/>
        <w:rPr>
          <w:rFonts w:ascii="Times New Roman" w:eastAsia="Times New Roman" w:hAnsi="Times New Roman" w:cs="Times New Roman"/>
        </w:rPr>
      </w:pPr>
    </w:p>
    <w:p w14:paraId="00000115" w14:textId="77777777" w:rsidR="004A4F48" w:rsidRDefault="004D7415">
      <w:pPr>
        <w:numPr>
          <w:ilvl w:val="0"/>
          <w:numId w:val="8"/>
        </w:numPr>
        <w:pBdr>
          <w:top w:val="nil"/>
          <w:left w:val="nil"/>
          <w:bottom w:val="nil"/>
          <w:right w:val="nil"/>
          <w:between w:val="nil"/>
        </w:pBdr>
        <w:spacing w:after="0" w:line="240"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The Service Provider shall ensure that any data, document or information once submitted on the Composite Software, will be stored and maintained for the period notified by IndiGo and will not be deleted during the Term and archived from time to time. The Service Provider acknowledges that the rights in data (i) that Customer or its Users submit to the Software or otherwise make available to Service Provider; (ii) residing in the Composite Software in relation to the Business Unit at all times,  and any derivative works of the foregoing (together referred to the “Customer Data”) remains the property of the Customer and shall be accessible by Customer at all times and the Customer shall be free to extract any such data in any form and the Service Provider shall facilitate such extraction in the form or format available using built-in data reporting tools, at no cost to the Customer.</w:t>
      </w:r>
    </w:p>
    <w:p w14:paraId="00000116" w14:textId="77777777" w:rsidR="004A4F48" w:rsidRDefault="004A4F48">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0000117" w14:textId="77777777" w:rsidR="004A4F48" w:rsidRDefault="004D7415">
      <w:pPr>
        <w:numPr>
          <w:ilvl w:val="0"/>
          <w:numId w:val="8"/>
        </w:numPr>
        <w:pBdr>
          <w:top w:val="nil"/>
          <w:left w:val="nil"/>
          <w:bottom w:val="nil"/>
          <w:right w:val="nil"/>
          <w:between w:val="nil"/>
        </w:pBdr>
        <w:spacing w:after="0" w:line="240"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To ensure the safety and security of the Confidential Information available on the Composite Software, Service Provider hereby undertakes to limit the access to the Composite Software and Confidential Information, for each User, as per the roles, requirements and other details, provided by the Customer. Service Provider must equip the Composite Software with features to detect unauthorized access of the Composite Software and Confidential Information. The most current available antivirus programs and policies shall be deployed by Service Provider to reduce the risk, to the maximum extent possible, of any form of malicious code being introduced into Composite Software. Additionally, the Service Provider will not: (a) incorporate malicious code into the Customer Systems or any other software of the Customer; and (b) invoke any hardware limiting, software limiting or services limiting function (including any key, node lock, time out or other similar functions) at any time, whether implemented by electronic or other means. This obligation shall be a material obligation of the Service Provider.</w:t>
      </w:r>
    </w:p>
    <w:p w14:paraId="00000118" w14:textId="77777777" w:rsidR="004A4F48" w:rsidRDefault="004A4F48">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0000119" w14:textId="77777777" w:rsidR="004A4F48" w:rsidRDefault="004D7415">
      <w:pPr>
        <w:numPr>
          <w:ilvl w:val="0"/>
          <w:numId w:val="8"/>
        </w:numPr>
        <w:pBdr>
          <w:top w:val="nil"/>
          <w:left w:val="nil"/>
          <w:bottom w:val="nil"/>
          <w:right w:val="nil"/>
          <w:between w:val="nil"/>
        </w:pBdr>
        <w:spacing w:after="0" w:line="240"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acceptance of the UAT and artefacts thereof shall be recorded in writing (including by e-mail) and shall be preserved by the Service Provider in its records during the Term and up to 3 (three) years of the expiry of the Term.   </w:t>
      </w:r>
    </w:p>
    <w:p w14:paraId="0000011A" w14:textId="77777777" w:rsidR="004A4F48" w:rsidRDefault="004A4F48">
      <w:pPr>
        <w:spacing w:after="0" w:line="240" w:lineRule="auto"/>
        <w:rPr>
          <w:rFonts w:ascii="Times New Roman" w:eastAsia="Times New Roman" w:hAnsi="Times New Roman" w:cs="Times New Roman"/>
        </w:rPr>
      </w:pPr>
    </w:p>
    <w:p w14:paraId="0000011B" w14:textId="77777777" w:rsidR="004A4F48" w:rsidRDefault="004D7415">
      <w:pPr>
        <w:numPr>
          <w:ilvl w:val="0"/>
          <w:numId w:val="40"/>
        </w:numPr>
        <w:pBdr>
          <w:top w:val="nil"/>
          <w:left w:val="nil"/>
          <w:bottom w:val="nil"/>
          <w:right w:val="nil"/>
          <w:between w:val="nil"/>
        </w:pBdr>
        <w:spacing w:after="0" w:line="240" w:lineRule="auto"/>
        <w:ind w:left="567" w:hanging="567"/>
        <w:rPr>
          <w:rFonts w:ascii="Times New Roman" w:eastAsia="Times New Roman" w:hAnsi="Times New Roman" w:cs="Times New Roman"/>
        </w:rPr>
      </w:pPr>
      <w:bookmarkStart w:id="12" w:name="_heading=h.drstzoyrvjc6" w:colFirst="0" w:colLast="0"/>
      <w:bookmarkEnd w:id="12"/>
      <w:r>
        <w:rPr>
          <w:rFonts w:ascii="Times New Roman" w:eastAsia="Times New Roman" w:hAnsi="Times New Roman" w:cs="Times New Roman"/>
          <w:i/>
          <w:iCs/>
          <w:color w:val="000000"/>
          <w:u w:val="single"/>
        </w:rPr>
        <w:t>Services in General</w:t>
      </w:r>
    </w:p>
    <w:p w14:paraId="0000011C" w14:textId="77777777" w:rsidR="004A4F48" w:rsidRDefault="004A4F4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0000011D" w14:textId="77777777" w:rsidR="004A4F48" w:rsidRDefault="004D7415">
      <w:pPr>
        <w:numPr>
          <w:ilvl w:val="0"/>
          <w:numId w:val="9"/>
        </w:numPr>
        <w:pBdr>
          <w:top w:val="nil"/>
          <w:left w:val="nil"/>
          <w:bottom w:val="nil"/>
          <w:right w:val="nil"/>
          <w:between w:val="nil"/>
        </w:pBdr>
        <w:spacing w:after="0" w:line="240"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Service Provider will, at all times, ensure prompt and efficient discharge of Services. The Service Provider acknowledges that efficient and timely delivery of milestones and performance of Services are critical for the Customer and a breach of this obligation will be deemed as a material breach of this Agreement. </w:t>
      </w:r>
    </w:p>
    <w:p w14:paraId="0000011E" w14:textId="77777777" w:rsidR="004A4F48" w:rsidRDefault="004A4F48">
      <w:pPr>
        <w:pBdr>
          <w:top w:val="nil"/>
          <w:left w:val="nil"/>
          <w:bottom w:val="nil"/>
          <w:right w:val="nil"/>
          <w:between w:val="nil"/>
        </w:pBdr>
        <w:spacing w:after="0" w:line="240" w:lineRule="auto"/>
        <w:ind w:left="993" w:hanging="426"/>
        <w:jc w:val="both"/>
        <w:rPr>
          <w:rFonts w:ascii="Times New Roman" w:eastAsia="Times New Roman" w:hAnsi="Times New Roman" w:cs="Times New Roman"/>
          <w:color w:val="000000"/>
        </w:rPr>
      </w:pPr>
    </w:p>
    <w:p w14:paraId="0000011F" w14:textId="77777777" w:rsidR="004A4F48" w:rsidRDefault="004D7415">
      <w:pPr>
        <w:numPr>
          <w:ilvl w:val="0"/>
          <w:numId w:val="9"/>
        </w:numPr>
        <w:pBdr>
          <w:top w:val="nil"/>
          <w:left w:val="nil"/>
          <w:bottom w:val="nil"/>
          <w:right w:val="nil"/>
          <w:between w:val="nil"/>
        </w:pBdr>
        <w:spacing w:after="0" w:line="240"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Services will be performed by Service Provider in accordance with and at the levels of accuracy, quality, completeness, responsiveness and productivity, as provided in this Agreement. </w:t>
      </w:r>
    </w:p>
    <w:p w14:paraId="00000120" w14:textId="77777777" w:rsidR="004A4F48" w:rsidRDefault="004D7415">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00000121" w14:textId="77777777" w:rsidR="004A4F48" w:rsidRDefault="004D7415">
      <w:pPr>
        <w:numPr>
          <w:ilvl w:val="0"/>
          <w:numId w:val="40"/>
        </w:numPr>
        <w:pBdr>
          <w:top w:val="nil"/>
          <w:left w:val="nil"/>
          <w:bottom w:val="nil"/>
          <w:right w:val="nil"/>
          <w:between w:val="nil"/>
        </w:pBdr>
        <w:spacing w:after="0" w:line="240" w:lineRule="auto"/>
        <w:ind w:left="567" w:hanging="567"/>
        <w:rPr>
          <w:rFonts w:ascii="Times New Roman" w:eastAsia="Times New Roman" w:hAnsi="Times New Roman" w:cs="Times New Roman"/>
        </w:rPr>
      </w:pPr>
      <w:bookmarkStart w:id="13" w:name="_heading=h.pqz282roxe9" w:colFirst="0" w:colLast="0"/>
      <w:bookmarkEnd w:id="13"/>
      <w:r>
        <w:rPr>
          <w:rFonts w:ascii="Times New Roman" w:eastAsia="Times New Roman" w:hAnsi="Times New Roman" w:cs="Times New Roman"/>
          <w:i/>
          <w:iCs/>
          <w:color w:val="000000"/>
          <w:u w:val="single"/>
        </w:rPr>
        <w:t>Personnel</w:t>
      </w:r>
    </w:p>
    <w:p w14:paraId="00000122" w14:textId="77777777" w:rsidR="004A4F48" w:rsidRDefault="004A4F48">
      <w:pPr>
        <w:spacing w:after="0" w:line="240" w:lineRule="auto"/>
        <w:ind w:left="360"/>
        <w:jc w:val="both"/>
        <w:rPr>
          <w:rFonts w:ascii="Times New Roman" w:eastAsia="Times New Roman" w:hAnsi="Times New Roman" w:cs="Times New Roman"/>
        </w:rPr>
      </w:pPr>
    </w:p>
    <w:p w14:paraId="00000123" w14:textId="77777777" w:rsidR="004A4F48" w:rsidRDefault="004D7415">
      <w:pPr>
        <w:numPr>
          <w:ilvl w:val="0"/>
          <w:numId w:val="10"/>
        </w:numPr>
        <w:pBdr>
          <w:top w:val="nil"/>
          <w:left w:val="nil"/>
          <w:bottom w:val="nil"/>
          <w:right w:val="nil"/>
          <w:between w:val="nil"/>
        </w:pBdr>
        <w:spacing w:after="0" w:line="240"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Service Provider will be entirely responsible for deployment of adequate Personnel with the necessary qualification, experience and skill set, for ensuring timely and efficient discharge of its obligations under this Agreement.  </w:t>
      </w:r>
    </w:p>
    <w:p w14:paraId="00000124" w14:textId="77777777" w:rsidR="004A4F48" w:rsidRDefault="004A4F48">
      <w:pPr>
        <w:spacing w:after="0" w:line="240" w:lineRule="auto"/>
        <w:ind w:left="993" w:hanging="426"/>
        <w:jc w:val="both"/>
        <w:rPr>
          <w:rFonts w:ascii="Times New Roman" w:eastAsia="Times New Roman" w:hAnsi="Times New Roman" w:cs="Times New Roman"/>
        </w:rPr>
      </w:pPr>
    </w:p>
    <w:p w14:paraId="00000125" w14:textId="77777777" w:rsidR="004A4F48" w:rsidRDefault="004D7415">
      <w:pPr>
        <w:numPr>
          <w:ilvl w:val="0"/>
          <w:numId w:val="10"/>
        </w:numPr>
        <w:pBdr>
          <w:top w:val="nil"/>
          <w:left w:val="nil"/>
          <w:bottom w:val="nil"/>
          <w:right w:val="nil"/>
          <w:between w:val="nil"/>
        </w:pBdr>
        <w:spacing w:after="0" w:line="240"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Service Provider will, at all times, be solely responsible for the acts and omissions of the Personnel. Nothing in this Agreement shall by implication or expression be taken to mean or imply that any of the Personnel engaged by the Service Provider for rendering the Services, are the employees of the Customer or engaged by the Customer.  </w:t>
      </w:r>
    </w:p>
    <w:p w14:paraId="00000126" w14:textId="77777777" w:rsidR="004A4F48" w:rsidRDefault="004A4F48">
      <w:pPr>
        <w:spacing w:after="0" w:line="240" w:lineRule="auto"/>
        <w:ind w:left="360"/>
        <w:jc w:val="both"/>
        <w:rPr>
          <w:rFonts w:ascii="Times New Roman" w:eastAsia="Times New Roman" w:hAnsi="Times New Roman" w:cs="Times New Roman"/>
        </w:rPr>
      </w:pPr>
    </w:p>
    <w:p w14:paraId="00000127" w14:textId="77777777" w:rsidR="004A4F48" w:rsidRDefault="004D7415">
      <w:pPr>
        <w:numPr>
          <w:ilvl w:val="0"/>
          <w:numId w:val="10"/>
        </w:numPr>
        <w:pBdr>
          <w:top w:val="nil"/>
          <w:left w:val="nil"/>
          <w:bottom w:val="nil"/>
          <w:right w:val="nil"/>
          <w:between w:val="nil"/>
        </w:pBdr>
        <w:spacing w:after="0" w:line="240"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While at the Customer’s premises, the Service Provider will ensure that its Personnel: </w:t>
      </w:r>
    </w:p>
    <w:p w14:paraId="00000128" w14:textId="77777777" w:rsidR="004A4F48" w:rsidRDefault="004A4F48">
      <w:pPr>
        <w:pBdr>
          <w:top w:val="nil"/>
          <w:left w:val="nil"/>
          <w:bottom w:val="nil"/>
          <w:right w:val="nil"/>
          <w:between w:val="nil"/>
        </w:pBdr>
        <w:spacing w:after="0" w:line="240" w:lineRule="auto"/>
        <w:ind w:left="1418" w:hanging="425"/>
        <w:jc w:val="both"/>
        <w:rPr>
          <w:rFonts w:ascii="Times New Roman" w:eastAsia="Times New Roman" w:hAnsi="Times New Roman" w:cs="Times New Roman"/>
          <w:color w:val="000000"/>
        </w:rPr>
      </w:pPr>
    </w:p>
    <w:p w14:paraId="00000129" w14:textId="77777777" w:rsidR="004A4F48" w:rsidRDefault="004D7415">
      <w:pPr>
        <w:numPr>
          <w:ilvl w:val="0"/>
          <w:numId w:val="43"/>
        </w:numPr>
        <w:pBdr>
          <w:top w:val="nil"/>
          <w:left w:val="nil"/>
          <w:bottom w:val="nil"/>
          <w:right w:val="nil"/>
          <w:between w:val="nil"/>
        </w:pBdr>
        <w:spacing w:after="0" w:line="240" w:lineRule="auto"/>
        <w:ind w:left="108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adhere to the policies and procedures of the Customer; </w:t>
      </w:r>
    </w:p>
    <w:p w14:paraId="0000012A" w14:textId="77777777" w:rsidR="004A4F48" w:rsidRDefault="004A4F48">
      <w:pPr>
        <w:pBdr>
          <w:top w:val="nil"/>
          <w:left w:val="nil"/>
          <w:bottom w:val="nil"/>
          <w:right w:val="nil"/>
          <w:between w:val="nil"/>
        </w:pBdr>
        <w:spacing w:after="0" w:line="240" w:lineRule="auto"/>
        <w:ind w:left="1080" w:hanging="540"/>
        <w:jc w:val="both"/>
        <w:rPr>
          <w:rFonts w:ascii="Times New Roman" w:eastAsia="Times New Roman" w:hAnsi="Times New Roman" w:cs="Times New Roman"/>
          <w:color w:val="000000"/>
        </w:rPr>
      </w:pPr>
    </w:p>
    <w:p w14:paraId="0000012B" w14:textId="77777777" w:rsidR="004A4F48" w:rsidRDefault="004D7415">
      <w:pPr>
        <w:numPr>
          <w:ilvl w:val="0"/>
          <w:numId w:val="43"/>
        </w:numPr>
        <w:pBdr>
          <w:top w:val="nil"/>
          <w:left w:val="nil"/>
          <w:bottom w:val="nil"/>
          <w:right w:val="nil"/>
          <w:between w:val="nil"/>
        </w:pBdr>
        <w:spacing w:after="0" w:line="240" w:lineRule="auto"/>
        <w:ind w:left="108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carry a valid identity card, issued by the Service Provider; and</w:t>
      </w:r>
    </w:p>
    <w:p w14:paraId="0000012C" w14:textId="77777777" w:rsidR="004A4F48" w:rsidRDefault="004A4F48">
      <w:pPr>
        <w:pBdr>
          <w:top w:val="nil"/>
          <w:left w:val="nil"/>
          <w:bottom w:val="nil"/>
          <w:right w:val="nil"/>
          <w:between w:val="nil"/>
        </w:pBdr>
        <w:spacing w:after="0" w:line="240" w:lineRule="auto"/>
        <w:ind w:left="1080" w:hanging="540"/>
        <w:rPr>
          <w:rFonts w:ascii="Times New Roman" w:eastAsia="Times New Roman" w:hAnsi="Times New Roman" w:cs="Times New Roman"/>
          <w:color w:val="000000"/>
        </w:rPr>
      </w:pPr>
    </w:p>
    <w:p w14:paraId="0000012D" w14:textId="77777777" w:rsidR="004A4F48" w:rsidRDefault="004D7415">
      <w:pPr>
        <w:numPr>
          <w:ilvl w:val="0"/>
          <w:numId w:val="43"/>
        </w:numPr>
        <w:pBdr>
          <w:top w:val="nil"/>
          <w:left w:val="nil"/>
          <w:bottom w:val="nil"/>
          <w:right w:val="nil"/>
          <w:between w:val="nil"/>
        </w:pBdr>
        <w:spacing w:after="0" w:line="240" w:lineRule="auto"/>
        <w:ind w:left="108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conduct themselves in a professional manner and should not in any manner cause any interference, annoyance, nuisance, obstruction or any difficulty to the Customer or its employees or any third party.</w:t>
      </w:r>
    </w:p>
    <w:p w14:paraId="0000012E" w14:textId="77777777" w:rsidR="004A4F48" w:rsidRDefault="004A4F48">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0000012F" w14:textId="77777777" w:rsidR="004A4F48" w:rsidRDefault="004D7415">
      <w:pPr>
        <w:spacing w:after="0" w:line="240" w:lineRule="auto"/>
        <w:ind w:left="540"/>
        <w:jc w:val="both"/>
        <w:rPr>
          <w:rFonts w:ascii="Times New Roman" w:eastAsia="Times New Roman" w:hAnsi="Times New Roman" w:cs="Times New Roman"/>
          <w:b/>
          <w:bCs/>
        </w:rPr>
      </w:pPr>
      <w:r>
        <w:rPr>
          <w:rFonts w:ascii="Times New Roman" w:eastAsia="Times New Roman" w:hAnsi="Times New Roman" w:cs="Times New Roman"/>
        </w:rPr>
        <w:t xml:space="preserve">The Service Provider hereby agrees that in case the Customer raises any objection to any Personnel, then Service Provider will immediately remove such Personnel from Customer’s premises, and forthwith substitute such Personnel by other Personnel agreeable to Customer without any additional costs on Customer.   </w:t>
      </w:r>
    </w:p>
    <w:p w14:paraId="00000130" w14:textId="77777777" w:rsidR="004A4F48" w:rsidRDefault="004A4F48">
      <w:pPr>
        <w:spacing w:after="0" w:line="240" w:lineRule="auto"/>
        <w:ind w:left="1080"/>
        <w:jc w:val="both"/>
        <w:rPr>
          <w:rFonts w:ascii="Times New Roman" w:eastAsia="Times New Roman" w:hAnsi="Times New Roman" w:cs="Times New Roman"/>
          <w:u w:val="single"/>
        </w:rPr>
      </w:pPr>
    </w:p>
    <w:p w14:paraId="00000131" w14:textId="77777777" w:rsidR="004A4F48" w:rsidRDefault="004D7415">
      <w:pPr>
        <w:numPr>
          <w:ilvl w:val="0"/>
          <w:numId w:val="10"/>
        </w:numPr>
        <w:pBdr>
          <w:top w:val="nil"/>
          <w:left w:val="nil"/>
          <w:bottom w:val="nil"/>
          <w:right w:val="nil"/>
          <w:between w:val="nil"/>
        </w:pBdr>
        <w:spacing w:after="0" w:line="240"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Service Provider will ensure that the Personnel do not indulge in unlawful activities, including but not limited to theft or any unauthorized use of any property of the Customer (including any data or any other intellectual property) and/or any third party.  </w:t>
      </w:r>
    </w:p>
    <w:p w14:paraId="00000132" w14:textId="77777777" w:rsidR="004A4F48" w:rsidRDefault="004A4F48">
      <w:pPr>
        <w:spacing w:after="0" w:line="240" w:lineRule="auto"/>
        <w:ind w:left="993" w:hanging="426"/>
        <w:jc w:val="both"/>
        <w:rPr>
          <w:rFonts w:ascii="Times New Roman" w:eastAsia="Times New Roman" w:hAnsi="Times New Roman" w:cs="Times New Roman"/>
          <w:u w:val="single"/>
        </w:rPr>
      </w:pPr>
    </w:p>
    <w:p w14:paraId="00000133" w14:textId="77777777" w:rsidR="004A4F48" w:rsidRDefault="004D7415">
      <w:pPr>
        <w:numPr>
          <w:ilvl w:val="0"/>
          <w:numId w:val="10"/>
        </w:numPr>
        <w:pBdr>
          <w:top w:val="nil"/>
          <w:left w:val="nil"/>
          <w:bottom w:val="nil"/>
          <w:right w:val="nil"/>
          <w:between w:val="nil"/>
        </w:pBdr>
        <w:spacing w:after="0" w:line="240"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Service Provider will, at all times, be solely liable and responsible for the safety of its Personnel and the Customer shall have no liability or responsibility towards the same. Accordingly, the Service Provider will obtain adequate insurance cover against all legal liability for loss or damage to property or bodily injury or death of the Personnel arising out of or in consequence of performance of its obligations under this Agreement and against all actions, claims, demands, costs and expenses in relation thereto.   </w:t>
      </w:r>
    </w:p>
    <w:p w14:paraId="00000134" w14:textId="77777777" w:rsidR="004A4F48" w:rsidRDefault="004A4F48">
      <w:pPr>
        <w:spacing w:after="0" w:line="240" w:lineRule="auto"/>
        <w:ind w:left="360"/>
        <w:jc w:val="both"/>
        <w:rPr>
          <w:rFonts w:ascii="Times New Roman" w:eastAsia="Times New Roman" w:hAnsi="Times New Roman" w:cs="Times New Roman"/>
        </w:rPr>
      </w:pPr>
    </w:p>
    <w:p w14:paraId="00000135" w14:textId="77777777" w:rsidR="004A4F48" w:rsidRDefault="004D7415">
      <w:pPr>
        <w:numPr>
          <w:ilvl w:val="0"/>
          <w:numId w:val="10"/>
        </w:numPr>
        <w:pBdr>
          <w:top w:val="nil"/>
          <w:left w:val="nil"/>
          <w:bottom w:val="nil"/>
          <w:right w:val="nil"/>
          <w:between w:val="nil"/>
        </w:pBdr>
        <w:spacing w:after="0" w:line="240"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Service Provider will ensure that the facilities, if any, provided by the Customer, are utilized with an appropriate degree of care and attention.  </w:t>
      </w:r>
    </w:p>
    <w:p w14:paraId="00000136" w14:textId="77777777" w:rsidR="004A4F48" w:rsidRDefault="004A4F48">
      <w:pPr>
        <w:spacing w:after="0" w:line="240" w:lineRule="auto"/>
        <w:ind w:left="993" w:hanging="426"/>
        <w:jc w:val="both"/>
        <w:rPr>
          <w:rFonts w:ascii="Times New Roman" w:eastAsia="Times New Roman" w:hAnsi="Times New Roman" w:cs="Times New Roman"/>
        </w:rPr>
      </w:pPr>
    </w:p>
    <w:p w14:paraId="00000137" w14:textId="77777777" w:rsidR="004A4F48" w:rsidRDefault="004D7415">
      <w:pPr>
        <w:numPr>
          <w:ilvl w:val="0"/>
          <w:numId w:val="40"/>
        </w:numPr>
        <w:pBdr>
          <w:top w:val="nil"/>
          <w:left w:val="nil"/>
          <w:bottom w:val="nil"/>
          <w:right w:val="nil"/>
          <w:between w:val="nil"/>
        </w:pBdr>
        <w:spacing w:after="0" w:line="240" w:lineRule="auto"/>
        <w:ind w:left="567" w:hanging="567"/>
        <w:rPr>
          <w:rFonts w:ascii="Times New Roman" w:eastAsia="Times New Roman" w:hAnsi="Times New Roman" w:cs="Times New Roman"/>
        </w:rPr>
      </w:pPr>
      <w:bookmarkStart w:id="14" w:name="_heading=h.tpeysfng98zv" w:colFirst="0" w:colLast="0"/>
      <w:bookmarkEnd w:id="14"/>
      <w:r>
        <w:rPr>
          <w:rFonts w:ascii="Times New Roman" w:eastAsia="Times New Roman" w:hAnsi="Times New Roman" w:cs="Times New Roman"/>
          <w:i/>
          <w:iCs/>
          <w:color w:val="000000"/>
          <w:u w:val="single"/>
        </w:rPr>
        <w:t>Reports and Maintaining Records</w:t>
      </w:r>
      <w:r>
        <w:rPr>
          <w:rFonts w:ascii="Times New Roman" w:eastAsia="Times New Roman" w:hAnsi="Times New Roman" w:cs="Times New Roman"/>
          <w:b/>
          <w:bCs/>
          <w:i/>
          <w:iCs/>
          <w:color w:val="000000"/>
          <w:u w:val="single"/>
        </w:rPr>
        <w:t xml:space="preserve"> </w:t>
      </w:r>
    </w:p>
    <w:p w14:paraId="00000138"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b/>
          <w:bCs/>
          <w:color w:val="000000"/>
        </w:rPr>
      </w:pPr>
    </w:p>
    <w:p w14:paraId="00000139" w14:textId="77777777" w:rsidR="004A4F48" w:rsidRDefault="004D7415">
      <w:pPr>
        <w:numPr>
          <w:ilvl w:val="0"/>
          <w:numId w:val="12"/>
        </w:numPr>
        <w:pBdr>
          <w:top w:val="nil"/>
          <w:left w:val="nil"/>
          <w:bottom w:val="nil"/>
          <w:right w:val="nil"/>
          <w:between w:val="nil"/>
        </w:pBdr>
        <w:spacing w:after="0" w:line="240" w:lineRule="auto"/>
        <w:ind w:left="630" w:hanging="63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Service Provider will submit reports to the Customer, in such format(s) and containing such details and at such intervals, as required by the Customer in relation to the operations and requirements of the Business Unit. The Service Provider agrees to customize reports(PDF, Excel, </w:t>
      </w:r>
      <w:r>
        <w:rPr>
          <w:rFonts w:ascii="Times New Roman" w:eastAsia="Times New Roman" w:hAnsi="Times New Roman" w:cs="Times New Roman"/>
          <w:color w:val="000000"/>
        </w:rPr>
        <w:lastRenderedPageBreak/>
        <w:t xml:space="preserve">etc.), according to the operational requirements of the Customer, as requested by the Customer at no additional cost to the Customer. </w:t>
      </w:r>
    </w:p>
    <w:p w14:paraId="0000013A" w14:textId="77777777" w:rsidR="004A4F48" w:rsidRDefault="004A4F48">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rPr>
      </w:pPr>
    </w:p>
    <w:p w14:paraId="0000013B" w14:textId="77777777" w:rsidR="004A4F48" w:rsidRDefault="004D7415">
      <w:pPr>
        <w:numPr>
          <w:ilvl w:val="0"/>
          <w:numId w:val="12"/>
        </w:numPr>
        <w:pBdr>
          <w:top w:val="nil"/>
          <w:left w:val="nil"/>
          <w:bottom w:val="nil"/>
          <w:right w:val="nil"/>
          <w:between w:val="nil"/>
        </w:pBdr>
        <w:spacing w:after="0" w:line="240" w:lineRule="auto"/>
        <w:ind w:left="630" w:hanging="63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Service Provider will, in connection to its obligations under this Agreement, maintain proper records and documentation and audit trails as required by the Customer, which shall be open for inspection and audit by the Customer, at all times. </w:t>
      </w:r>
    </w:p>
    <w:p w14:paraId="0000013C" w14:textId="77777777" w:rsidR="004A4F48" w:rsidRDefault="004A4F48">
      <w:pPr>
        <w:spacing w:after="0" w:line="240" w:lineRule="auto"/>
        <w:ind w:left="720" w:hanging="360"/>
        <w:jc w:val="both"/>
        <w:rPr>
          <w:rFonts w:ascii="Times New Roman" w:eastAsia="Times New Roman" w:hAnsi="Times New Roman" w:cs="Times New Roman"/>
        </w:rPr>
      </w:pPr>
    </w:p>
    <w:p w14:paraId="0000013D" w14:textId="77777777" w:rsidR="004A4F48" w:rsidRDefault="004D7415">
      <w:pPr>
        <w:numPr>
          <w:ilvl w:val="0"/>
          <w:numId w:val="40"/>
        </w:numPr>
        <w:pBdr>
          <w:top w:val="nil"/>
          <w:left w:val="nil"/>
          <w:bottom w:val="nil"/>
          <w:right w:val="nil"/>
          <w:between w:val="nil"/>
        </w:pBdr>
        <w:spacing w:after="0" w:line="240" w:lineRule="auto"/>
        <w:ind w:left="567" w:hanging="567"/>
        <w:rPr>
          <w:rFonts w:ascii="Times New Roman" w:eastAsia="Times New Roman" w:hAnsi="Times New Roman" w:cs="Times New Roman"/>
        </w:rPr>
      </w:pPr>
      <w:bookmarkStart w:id="15" w:name="_heading=h.pv3tpcqphvry" w:colFirst="0" w:colLast="0"/>
      <w:bookmarkEnd w:id="15"/>
      <w:r>
        <w:rPr>
          <w:rFonts w:ascii="Times New Roman" w:eastAsia="Times New Roman" w:hAnsi="Times New Roman" w:cs="Times New Roman"/>
          <w:i/>
          <w:iCs/>
          <w:color w:val="000000"/>
          <w:u w:val="single"/>
        </w:rPr>
        <w:t>Remaining Responsible for Itself</w:t>
      </w:r>
    </w:p>
    <w:p w14:paraId="0000013E" w14:textId="77777777" w:rsidR="004A4F48" w:rsidRDefault="004A4F48">
      <w:pPr>
        <w:spacing w:after="0" w:line="240" w:lineRule="auto"/>
        <w:ind w:left="360"/>
        <w:jc w:val="both"/>
        <w:rPr>
          <w:rFonts w:ascii="Times New Roman" w:eastAsia="Times New Roman" w:hAnsi="Times New Roman" w:cs="Times New Roman"/>
        </w:rPr>
      </w:pPr>
    </w:p>
    <w:p w14:paraId="0000013F" w14:textId="77777777" w:rsidR="004A4F48" w:rsidRDefault="004D7415">
      <w:pPr>
        <w:numPr>
          <w:ilvl w:val="0"/>
          <w:numId w:val="13"/>
        </w:numPr>
        <w:pBdr>
          <w:top w:val="nil"/>
          <w:left w:val="nil"/>
          <w:bottom w:val="nil"/>
          <w:right w:val="nil"/>
          <w:between w:val="nil"/>
        </w:pBdr>
        <w:spacing w:after="0" w:line="240" w:lineRule="auto"/>
        <w:ind w:left="630" w:hanging="63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Service Provider will under no circumstances have the right to commit on behalf of the Customer or bind the Customer in any manner or enter into any agreement or arrangement in the name of or purporting to be in the name of the Customer. </w:t>
      </w:r>
    </w:p>
    <w:p w14:paraId="00000140" w14:textId="77777777" w:rsidR="004A4F48" w:rsidRDefault="004A4F48">
      <w:pPr>
        <w:spacing w:after="0" w:line="240" w:lineRule="auto"/>
        <w:ind w:left="993" w:hanging="426"/>
        <w:jc w:val="both"/>
        <w:rPr>
          <w:rFonts w:ascii="Times New Roman" w:eastAsia="Times New Roman" w:hAnsi="Times New Roman" w:cs="Times New Roman"/>
        </w:rPr>
      </w:pPr>
    </w:p>
    <w:p w14:paraId="00000141" w14:textId="77777777" w:rsidR="004A4F48" w:rsidRDefault="004D7415">
      <w:pPr>
        <w:numPr>
          <w:ilvl w:val="0"/>
          <w:numId w:val="13"/>
        </w:numPr>
        <w:pBdr>
          <w:top w:val="nil"/>
          <w:left w:val="nil"/>
          <w:bottom w:val="nil"/>
          <w:right w:val="nil"/>
          <w:between w:val="nil"/>
        </w:pBdr>
        <w:spacing w:after="0" w:line="240" w:lineRule="auto"/>
        <w:ind w:left="630" w:hanging="63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Notwithstanding anything elsewhere, the Service Provider understands that it alone stands responsible for its infrastructure, facilities and the Personnel and that Customer will not bear or have any responsibility or liability with respect to the same.  </w:t>
      </w:r>
    </w:p>
    <w:p w14:paraId="00000142" w14:textId="77777777" w:rsidR="004A4F48" w:rsidRDefault="004A4F48">
      <w:pPr>
        <w:spacing w:after="0" w:line="240" w:lineRule="auto"/>
        <w:jc w:val="both"/>
        <w:rPr>
          <w:rFonts w:ascii="Times New Roman" w:eastAsia="Times New Roman" w:hAnsi="Times New Roman" w:cs="Times New Roman"/>
          <w:u w:val="single"/>
        </w:rPr>
      </w:pPr>
    </w:p>
    <w:p w14:paraId="00000143" w14:textId="77777777" w:rsidR="004A4F48" w:rsidRDefault="004D7415">
      <w:pPr>
        <w:numPr>
          <w:ilvl w:val="0"/>
          <w:numId w:val="40"/>
        </w:numPr>
        <w:pBdr>
          <w:top w:val="nil"/>
          <w:left w:val="nil"/>
          <w:bottom w:val="nil"/>
          <w:right w:val="nil"/>
          <w:between w:val="nil"/>
        </w:pBd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i/>
          <w:iCs/>
          <w:color w:val="000000"/>
          <w:u w:val="single"/>
        </w:rPr>
        <w:t>Business Continuity</w:t>
      </w:r>
    </w:p>
    <w:p w14:paraId="00000144"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i/>
          <w:iCs/>
          <w:color w:val="000000"/>
        </w:rPr>
      </w:pPr>
    </w:p>
    <w:p w14:paraId="00000145" w14:textId="77777777" w:rsidR="004A4F48" w:rsidRDefault="004D7415">
      <w:pPr>
        <w:numPr>
          <w:ilvl w:val="0"/>
          <w:numId w:val="14"/>
        </w:numPr>
        <w:pBdr>
          <w:top w:val="nil"/>
          <w:left w:val="nil"/>
          <w:bottom w:val="nil"/>
          <w:right w:val="nil"/>
          <w:between w:val="nil"/>
        </w:pBdr>
        <w:spacing w:after="0" w:line="240"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Service Provider shall ensure to have sufficient business continuity and disaster recovery procedures in place, to ensure continuity of provision of the Composite Software and associated products/services to the Customer and shall promptly implement the same, as and when required.</w:t>
      </w:r>
    </w:p>
    <w:p w14:paraId="00000146" w14:textId="77777777" w:rsidR="004A4F48" w:rsidRDefault="004A4F48">
      <w:pPr>
        <w:spacing w:after="0" w:line="240" w:lineRule="auto"/>
        <w:ind w:left="360" w:hanging="360"/>
        <w:jc w:val="both"/>
        <w:rPr>
          <w:rFonts w:ascii="Times New Roman" w:eastAsia="Times New Roman" w:hAnsi="Times New Roman" w:cs="Times New Roman"/>
        </w:rPr>
      </w:pPr>
    </w:p>
    <w:p w14:paraId="00000147" w14:textId="77777777" w:rsidR="004A4F48" w:rsidRDefault="004D7415">
      <w:pPr>
        <w:numPr>
          <w:ilvl w:val="0"/>
          <w:numId w:val="14"/>
        </w:numPr>
        <w:pBdr>
          <w:top w:val="nil"/>
          <w:left w:val="nil"/>
          <w:bottom w:val="nil"/>
          <w:right w:val="nil"/>
          <w:between w:val="nil"/>
        </w:pBdr>
        <w:spacing w:after="0" w:line="240"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In the event the disaster recovery plan is operational for more than sixty (60) days, the Customer will have the right to forthwith terminate the Agreement, without any liability. </w:t>
      </w:r>
    </w:p>
    <w:p w14:paraId="00000148" w14:textId="77777777" w:rsidR="004A4F48" w:rsidRDefault="004A4F48">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00000149" w14:textId="77777777" w:rsidR="004A4F48" w:rsidRDefault="004D7415">
      <w:pPr>
        <w:numPr>
          <w:ilvl w:val="0"/>
          <w:numId w:val="40"/>
        </w:numPr>
        <w:pBdr>
          <w:top w:val="nil"/>
          <w:left w:val="nil"/>
          <w:bottom w:val="nil"/>
          <w:right w:val="nil"/>
          <w:between w:val="nil"/>
        </w:pBdr>
        <w:spacing w:after="0" w:line="240" w:lineRule="auto"/>
        <w:ind w:left="567" w:hanging="567"/>
        <w:rPr>
          <w:rFonts w:ascii="Times New Roman" w:eastAsia="Times New Roman" w:hAnsi="Times New Roman" w:cs="Times New Roman"/>
        </w:rPr>
      </w:pPr>
      <w:bookmarkStart w:id="16" w:name="_heading=h.hb6tdkhgwe6v" w:colFirst="0" w:colLast="0"/>
      <w:bookmarkEnd w:id="16"/>
      <w:r>
        <w:rPr>
          <w:rFonts w:ascii="Times New Roman" w:eastAsia="Times New Roman" w:hAnsi="Times New Roman" w:cs="Times New Roman"/>
          <w:i/>
          <w:iCs/>
          <w:color w:val="000000"/>
          <w:u w:val="single"/>
        </w:rPr>
        <w:t>Compliance with Suppliers Code of Conduct</w:t>
      </w:r>
    </w:p>
    <w:p w14:paraId="0000014A" w14:textId="77777777" w:rsidR="004A4F48" w:rsidRDefault="004A4F4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0000014B" w14:textId="77777777" w:rsidR="004A4F48" w:rsidRDefault="004D7415">
      <w:pPr>
        <w:pBdr>
          <w:top w:val="nil"/>
          <w:left w:val="nil"/>
          <w:bottom w:val="nil"/>
          <w:right w:val="nil"/>
          <w:between w:val="nil"/>
        </w:pBdr>
        <w:spacing w:after="0" w:line="240" w:lineRule="auto"/>
        <w:ind w:left="567"/>
        <w:jc w:val="both"/>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The Service Provider hereby unconditionally agrees to comply with and to ensure that the Personnel comply with the terms and conditions of IndiGo’s suppliers’ code of conduct as amended from time to time, the current version of which is annexed hereto as </w:t>
      </w:r>
      <w:r>
        <w:rPr>
          <w:rFonts w:ascii="Times New Roman" w:eastAsia="Times New Roman" w:hAnsi="Times New Roman" w:cs="Times New Roman"/>
          <w:b/>
          <w:bCs/>
          <w:color w:val="000000"/>
        </w:rPr>
        <w:t>Annexure D</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Suppliers’ Code of Conduct</w:t>
      </w:r>
      <w:r>
        <w:rPr>
          <w:rFonts w:ascii="Times New Roman" w:eastAsia="Times New Roman" w:hAnsi="Times New Roman" w:cs="Times New Roman"/>
          <w:color w:val="000000"/>
        </w:rPr>
        <w:t xml:space="preserve">”). </w:t>
      </w:r>
    </w:p>
    <w:p w14:paraId="0000014C" w14:textId="77777777" w:rsidR="004A4F48" w:rsidRDefault="004A4F48">
      <w:pPr>
        <w:pBdr>
          <w:top w:val="nil"/>
          <w:left w:val="nil"/>
          <w:bottom w:val="nil"/>
          <w:right w:val="nil"/>
          <w:between w:val="nil"/>
        </w:pBdr>
        <w:spacing w:after="0" w:line="240" w:lineRule="auto"/>
        <w:ind w:left="720"/>
        <w:rPr>
          <w:rFonts w:ascii="Times New Roman" w:eastAsia="Times New Roman" w:hAnsi="Times New Roman" w:cs="Times New Roman"/>
          <w:b/>
          <w:bCs/>
          <w:color w:val="000000"/>
        </w:rPr>
      </w:pPr>
      <w:bookmarkStart w:id="17" w:name="_heading=h.13dqxxmyu79m" w:colFirst="0" w:colLast="0"/>
      <w:bookmarkEnd w:id="17"/>
    </w:p>
    <w:p w14:paraId="0000014D" w14:textId="77777777" w:rsidR="004A4F48" w:rsidRDefault="004D7415">
      <w:pPr>
        <w:numPr>
          <w:ilvl w:val="0"/>
          <w:numId w:val="40"/>
        </w:numPr>
        <w:pBdr>
          <w:top w:val="nil"/>
          <w:left w:val="nil"/>
          <w:bottom w:val="nil"/>
          <w:right w:val="nil"/>
          <w:between w:val="nil"/>
        </w:pBdr>
        <w:spacing w:after="0" w:line="240" w:lineRule="auto"/>
        <w:ind w:left="567" w:hanging="567"/>
        <w:rPr>
          <w:rFonts w:ascii="Times New Roman" w:eastAsia="Times New Roman" w:hAnsi="Times New Roman" w:cs="Times New Roman"/>
        </w:rPr>
      </w:pPr>
      <w:bookmarkStart w:id="18" w:name="_heading=h.z0dezp736jow" w:colFirst="0" w:colLast="0"/>
      <w:bookmarkEnd w:id="18"/>
      <w:r>
        <w:rPr>
          <w:rFonts w:ascii="Times New Roman" w:eastAsia="Times New Roman" w:hAnsi="Times New Roman" w:cs="Times New Roman"/>
          <w:i/>
          <w:iCs/>
          <w:color w:val="000000"/>
          <w:u w:val="single"/>
        </w:rPr>
        <w:t>Compliance with Customer’s Information Security Policy/ies</w:t>
      </w:r>
    </w:p>
    <w:p w14:paraId="0000014E" w14:textId="77777777" w:rsidR="004A4F48" w:rsidRDefault="004A4F4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0000014F" w14:textId="77777777" w:rsidR="004A4F48" w:rsidRDefault="004D7415">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r>
        <w:rPr>
          <w:rFonts w:ascii="Times New Roman" w:eastAsia="Times New Roman" w:hAnsi="Times New Roman" w:cs="Times New Roman"/>
          <w:color w:val="000000"/>
        </w:rPr>
        <w:t>The Service Provider will, at a minimum, comply with Customer’s information security policy/ies, as may be amended from time to time (“</w:t>
      </w:r>
      <w:r>
        <w:rPr>
          <w:rFonts w:ascii="Times New Roman" w:eastAsia="Times New Roman" w:hAnsi="Times New Roman" w:cs="Times New Roman"/>
          <w:b/>
          <w:bCs/>
          <w:color w:val="000000"/>
        </w:rPr>
        <w:t>ISP</w:t>
      </w:r>
      <w:r>
        <w:rPr>
          <w:rFonts w:ascii="Times New Roman" w:eastAsia="Times New Roman" w:hAnsi="Times New Roman" w:cs="Times New Roman"/>
          <w:color w:val="000000"/>
        </w:rPr>
        <w:t>”). The Service Provider hereby acknowledges that it has received a copy of the current ISP and the Data Privacy Agreement (“</w:t>
      </w:r>
      <w:r>
        <w:rPr>
          <w:rFonts w:ascii="Times New Roman" w:eastAsia="Times New Roman" w:hAnsi="Times New Roman" w:cs="Times New Roman"/>
          <w:b/>
          <w:bCs/>
          <w:color w:val="000000"/>
        </w:rPr>
        <w:t>DPA</w:t>
      </w:r>
      <w:r>
        <w:rPr>
          <w:rFonts w:ascii="Times New Roman" w:eastAsia="Times New Roman" w:hAnsi="Times New Roman" w:cs="Times New Roman"/>
          <w:color w:val="000000"/>
        </w:rPr>
        <w:t>”) simultaneously with the execution of this Agreement. The Service Provider will not assign any Personnel to perform the Services under this Agreement who does not comply with the provisions of the ISP and DPA.</w:t>
      </w:r>
    </w:p>
    <w:p w14:paraId="00000150" w14:textId="77777777" w:rsidR="004A4F48" w:rsidRDefault="004A4F48">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p>
    <w:p w14:paraId="00000151" w14:textId="77777777" w:rsidR="004A4F48" w:rsidRDefault="004A4F4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00000152" w14:textId="77777777" w:rsidR="004A4F48" w:rsidRDefault="004D7415">
      <w:pPr>
        <w:numPr>
          <w:ilvl w:val="0"/>
          <w:numId w:val="40"/>
        </w:numPr>
        <w:pBdr>
          <w:top w:val="nil"/>
          <w:left w:val="nil"/>
          <w:bottom w:val="nil"/>
          <w:right w:val="nil"/>
          <w:between w:val="nil"/>
        </w:pBdr>
        <w:spacing w:after="0" w:line="240" w:lineRule="auto"/>
        <w:ind w:left="567" w:hanging="567"/>
        <w:rPr>
          <w:rFonts w:ascii="Times New Roman" w:eastAsia="Times New Roman" w:hAnsi="Times New Roman" w:cs="Times New Roman"/>
        </w:rPr>
      </w:pPr>
      <w:bookmarkStart w:id="19" w:name="_heading=h.y0xd1uht25hj" w:colFirst="0" w:colLast="0"/>
      <w:bookmarkEnd w:id="19"/>
      <w:r>
        <w:rPr>
          <w:rFonts w:ascii="Times New Roman" w:eastAsia="Times New Roman" w:hAnsi="Times New Roman" w:cs="Times New Roman"/>
          <w:i/>
          <w:iCs/>
          <w:color w:val="000000"/>
          <w:u w:val="single"/>
        </w:rPr>
        <w:t>Co-ordination with Customer</w:t>
      </w:r>
    </w:p>
    <w:p w14:paraId="00000153" w14:textId="77777777" w:rsidR="004A4F48" w:rsidRDefault="004A4F4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00000154" w14:textId="77777777" w:rsidR="004A4F48" w:rsidRDefault="004D7415">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For the purpose of co-ordination and interaction with the Customer, the Service Provider will nominate one of its Personnel and keep the Customer informed of any change in such nominated Personnel.  </w:t>
      </w:r>
    </w:p>
    <w:p w14:paraId="00000155" w14:textId="77777777" w:rsidR="004A4F48" w:rsidRDefault="004A4F4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00000156" w14:textId="77777777" w:rsidR="004A4F48" w:rsidRDefault="004D7415">
      <w:pPr>
        <w:numPr>
          <w:ilvl w:val="0"/>
          <w:numId w:val="40"/>
        </w:numPr>
        <w:pBdr>
          <w:top w:val="nil"/>
          <w:left w:val="nil"/>
          <w:bottom w:val="nil"/>
          <w:right w:val="nil"/>
          <w:between w:val="nil"/>
        </w:pBd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i/>
          <w:iCs/>
          <w:color w:val="000000"/>
          <w:u w:val="single"/>
        </w:rPr>
        <w:t>Compliance with Law</w:t>
      </w:r>
    </w:p>
    <w:p w14:paraId="00000157" w14:textId="77777777" w:rsidR="004A4F48" w:rsidRDefault="004A4F4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00000158" w14:textId="77777777" w:rsidR="004A4F48" w:rsidRDefault="004D7415">
      <w:pPr>
        <w:numPr>
          <w:ilvl w:val="0"/>
          <w:numId w:val="40"/>
        </w:numPr>
        <w:pBdr>
          <w:top w:val="nil"/>
          <w:left w:val="nil"/>
          <w:bottom w:val="nil"/>
          <w:right w:val="nil"/>
          <w:between w:val="nil"/>
        </w:pBd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color w:val="000000"/>
        </w:rPr>
        <w:t>The Service Provider shall ensure that Composite Software complies with all applicable Laws, and shall implement any change in law, within the timelines set out in the relevant law. Further, the Service Provider will perform the Services and its other obligations in a manner that complies with all applicable Laws, that is, all applicable Laws relating to the collection, use, processing, protection, confidentiality, transfer or disclosure of information relating to individuals and their personal data (“</w:t>
      </w:r>
      <w:r>
        <w:rPr>
          <w:rFonts w:ascii="Times New Roman" w:eastAsia="Times New Roman" w:hAnsi="Times New Roman" w:cs="Times New Roman"/>
          <w:b/>
          <w:bCs/>
          <w:color w:val="000000"/>
        </w:rPr>
        <w:t>Personal Data</w:t>
      </w:r>
      <w:r>
        <w:rPr>
          <w:rFonts w:ascii="Times New Roman" w:eastAsia="Times New Roman" w:hAnsi="Times New Roman" w:cs="Times New Roman"/>
          <w:color w:val="000000"/>
        </w:rPr>
        <w:t>”). Service Provider will not take any action that puts Customer in breach of its obligations under the applicable Data Protection Laws and nothing in the Agreement will be deemed to prevent Customer from taking the steps it reasonably deems necessary to comply with the applicable Data Protection Laws. For the purpose of protection of Personal Data, parties agree to the provisions of the DPA and technical and organisations measure as separately executed between the Parties.</w:t>
      </w:r>
    </w:p>
    <w:p w14:paraId="00000159" w14:textId="77777777" w:rsidR="004A4F48" w:rsidRDefault="004A4F48">
      <w:pPr>
        <w:spacing w:after="0" w:line="240" w:lineRule="auto"/>
        <w:jc w:val="both"/>
        <w:rPr>
          <w:rFonts w:ascii="Times New Roman" w:eastAsia="Times New Roman" w:hAnsi="Times New Roman" w:cs="Times New Roman"/>
        </w:rPr>
      </w:pPr>
    </w:p>
    <w:p w14:paraId="0000015A" w14:textId="77777777" w:rsidR="004A4F48" w:rsidRDefault="004D7415">
      <w:pPr>
        <w:numPr>
          <w:ilvl w:val="0"/>
          <w:numId w:val="11"/>
        </w:numPr>
        <w:pBdr>
          <w:top w:val="nil"/>
          <w:left w:val="nil"/>
          <w:bottom w:val="nil"/>
          <w:right w:val="nil"/>
          <w:between w:val="nil"/>
        </w:pBd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b/>
          <w:bCs/>
          <w:color w:val="000000"/>
        </w:rPr>
        <w:t>Customer’s Rights and Obligations</w:t>
      </w:r>
    </w:p>
    <w:p w14:paraId="0000015B"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b/>
          <w:bCs/>
          <w:color w:val="000000"/>
        </w:rPr>
      </w:pPr>
    </w:p>
    <w:p w14:paraId="0000015C" w14:textId="77777777" w:rsidR="004A4F48" w:rsidRDefault="004D7415">
      <w:pPr>
        <w:numPr>
          <w:ilvl w:val="0"/>
          <w:numId w:val="45"/>
        </w:numPr>
        <w:pBdr>
          <w:top w:val="nil"/>
          <w:left w:val="nil"/>
          <w:bottom w:val="nil"/>
          <w:right w:val="nil"/>
          <w:between w:val="nil"/>
        </w:pBd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i/>
          <w:iCs/>
          <w:color w:val="000000"/>
          <w:u w:val="single"/>
        </w:rPr>
        <w:t>Compliance with Laws</w:t>
      </w:r>
      <w:r>
        <w:rPr>
          <w:rFonts w:ascii="Times New Roman" w:eastAsia="Times New Roman" w:hAnsi="Times New Roman" w:cs="Times New Roman"/>
          <w:color w:val="000000"/>
          <w:u w:val="single"/>
        </w:rPr>
        <w:t xml:space="preserve"> </w:t>
      </w:r>
    </w:p>
    <w:p w14:paraId="0000015D"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color w:val="000000"/>
        </w:rPr>
      </w:pPr>
    </w:p>
    <w:p w14:paraId="0000015E" w14:textId="77777777" w:rsidR="004A4F48" w:rsidRDefault="004D7415">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r>
        <w:rPr>
          <w:rFonts w:ascii="Times New Roman" w:eastAsia="Times New Roman" w:hAnsi="Times New Roman" w:cs="Times New Roman"/>
          <w:color w:val="000000"/>
        </w:rPr>
        <w:t>The Customer shall comply with all applicable Laws to the extent applicable to fulfillment of its obligations under this Agreement.</w:t>
      </w:r>
    </w:p>
    <w:p w14:paraId="0000015F"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b/>
          <w:bCs/>
          <w:color w:val="000000"/>
        </w:rPr>
      </w:pPr>
    </w:p>
    <w:p w14:paraId="00000160" w14:textId="77777777" w:rsidR="004A4F48" w:rsidRDefault="004D7415">
      <w:pPr>
        <w:numPr>
          <w:ilvl w:val="0"/>
          <w:numId w:val="45"/>
        </w:numPr>
        <w:pBdr>
          <w:top w:val="nil"/>
          <w:left w:val="nil"/>
          <w:bottom w:val="nil"/>
          <w:right w:val="nil"/>
          <w:between w:val="nil"/>
        </w:pBd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i/>
          <w:iCs/>
          <w:color w:val="000000"/>
          <w:u w:val="single"/>
        </w:rPr>
        <w:t>Right to Audit</w:t>
      </w:r>
    </w:p>
    <w:p w14:paraId="00000161"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color w:val="000000"/>
        </w:rPr>
      </w:pPr>
    </w:p>
    <w:p w14:paraId="00000162" w14:textId="77777777" w:rsidR="004A4F48" w:rsidRDefault="004D7415">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Service Provider shall retain all records relating to the performance of this Agreement for a minimum period of eight (8) years after the end of the Term. The Service Provider’s records relevant to the performance of the Services and discharge of its obligations herein, will at all times be open for inspection by Customer (or its designees including independent auditors) during normal business hours, or at such other times as may be reasonably required by the Customer. The Customer (or its designees including independent auditors) will be permitted access to and have the right to examine, make extracts or copy Service Provider’s records, information and facilities related to its obligations under the Agreement (excluding any proprietary information) in relation to: (a) auditing the completeness and accuracy of the Services covered within the scope of this Agreement; (b) verifying the accuracy and validity of all billings and charges to Customer within the scope of this Agreement; and (c) verifying the Service Provider’s overall compliance with the terms, including performance, security, disaster recovery plan and preparedness, and legal and regulatory compliance terms, of this Agreement and guidelines provided by the Customer, from time to time. Each Party shall bear its own costs in relation to an audit; provided that, if any deficiency is discovered in the audit, the Service Provider shall bear the entire cost of the audit.  </w:t>
      </w:r>
    </w:p>
    <w:p w14:paraId="00000163" w14:textId="77777777" w:rsidR="004A4F48" w:rsidRDefault="004A4F4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00000164" w14:textId="77777777" w:rsidR="004A4F48" w:rsidRDefault="004D7415">
      <w:pPr>
        <w:numPr>
          <w:ilvl w:val="0"/>
          <w:numId w:val="11"/>
        </w:numPr>
        <w:pBdr>
          <w:top w:val="nil"/>
          <w:left w:val="nil"/>
          <w:bottom w:val="nil"/>
          <w:right w:val="nil"/>
          <w:between w:val="nil"/>
        </w:pBd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b/>
          <w:bCs/>
          <w:color w:val="000000"/>
        </w:rPr>
        <w:t>Intellectual Property Rights</w:t>
      </w:r>
    </w:p>
    <w:p w14:paraId="00000165"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b/>
          <w:bCs/>
          <w:color w:val="000000"/>
        </w:rPr>
      </w:pPr>
    </w:p>
    <w:p w14:paraId="00000166" w14:textId="77777777" w:rsidR="004A4F48" w:rsidRDefault="004D7415">
      <w:pPr>
        <w:widowControl w:val="0"/>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5.1  </w:t>
      </w:r>
      <w:r>
        <w:rPr>
          <w:rFonts w:ascii="Times New Roman" w:eastAsia="Times New Roman" w:hAnsi="Times New Roman" w:cs="Times New Roman"/>
          <w:color w:val="000000"/>
        </w:rPr>
        <w:tab/>
        <w:t>Pre-existing Intellectual Property</w:t>
      </w:r>
    </w:p>
    <w:p w14:paraId="00000167" w14:textId="77777777" w:rsidR="004A4F48" w:rsidRDefault="004A4F48">
      <w:pPr>
        <w:widowControl w:val="0"/>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00000168" w14:textId="77777777" w:rsidR="004A4F48" w:rsidRDefault="004D7415">
      <w:pPr>
        <w:widowControl w:val="0"/>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All Pre-existing Intellectual Property is and shall remain the exclusive property of the respective Party, and that nothing herein shall be deemed or construed to grant to the other Party any rights, licenses or permissions with respect to any such Pre-existing Intellectual Property, other than as set forth below.</w:t>
      </w:r>
    </w:p>
    <w:p w14:paraId="00000169" w14:textId="77777777" w:rsidR="004A4F48" w:rsidRDefault="004A4F48">
      <w:pPr>
        <w:widowControl w:val="0"/>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0000016A" w14:textId="77777777" w:rsidR="004A4F48" w:rsidRDefault="004D7415">
      <w:pPr>
        <w:widowControl w:val="0"/>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5.1.1 To the extent any Service Provider Pre-existing Intellectual Property is used as an embedded part of a Deliverable/Service and such Deliverable/receipt of Service is dependent on the Service Provider Pre-existing Intellectual Property to be used or to provide the functionality as intended, Service Provider hereby, without any requirement of payment of any additional costs by the Customer, grants to Customer a limited, royalty free, non-exclusive, perpetual, irrevocable, transferrable, sub-licenseable license to use, copy, modify such Service Provider Pre-existing Intellectual Property solely to the extent necessary for Customer to receive/use the Deliverables/Services consistent with and limited to the scope of Services provided by Service Provider. Except to the extent necessary for Customer to use the Deliverables, Customer does not have the right to duplicate, reverse engineer, decompile, disassemble, reconstruct, or commercialize Service Provider Pre-Existing Intellectual Property.    </w:t>
      </w:r>
    </w:p>
    <w:p w14:paraId="0000016B" w14:textId="77777777" w:rsidR="004A4F48" w:rsidRDefault="004D7415">
      <w:pPr>
        <w:widowControl w:val="0"/>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0000016C" w14:textId="77777777" w:rsidR="004A4F48" w:rsidRDefault="004D7415">
      <w:pPr>
        <w:widowControl w:val="0"/>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5.1.2 Customer hereby grants to Service Provider a non-exclusive, royalty-free, worldwide, revocable, non-transferable, non-sublicensable license to use Customer Pre-existing Intellectual Property and the Customer Data, during the term of the Agreement, solely to the extent required by, and solely and limited for the purpose of, provision of the Services under this Agreement. </w:t>
      </w:r>
    </w:p>
    <w:p w14:paraId="0000016D" w14:textId="77777777" w:rsidR="004A4F48" w:rsidRDefault="004A4F48">
      <w:pPr>
        <w:widowControl w:val="0"/>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0000016E" w14:textId="77777777" w:rsidR="004A4F48" w:rsidRDefault="004D7415">
      <w:pPr>
        <w:widowControl w:val="0"/>
        <w:pBdr>
          <w:top w:val="nil"/>
          <w:left w:val="nil"/>
          <w:bottom w:val="nil"/>
          <w:right w:val="nil"/>
          <w:between w:val="nil"/>
        </w:pBdr>
        <w:tabs>
          <w:tab w:val="left" w:pos="540"/>
        </w:tabs>
        <w:spacing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5.2 </w:t>
      </w:r>
      <w:r>
        <w:rPr>
          <w:rFonts w:ascii="Times New Roman" w:eastAsia="Times New Roman" w:hAnsi="Times New Roman" w:cs="Times New Roman"/>
          <w:color w:val="000000"/>
        </w:rPr>
        <w:tab/>
        <w:t>Ownership and Use of Deliverables</w:t>
      </w:r>
    </w:p>
    <w:p w14:paraId="0000016F" w14:textId="77777777" w:rsidR="004A4F48" w:rsidRDefault="004A4F48">
      <w:pPr>
        <w:widowControl w:val="0"/>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00000170" w14:textId="77777777" w:rsidR="004A4F48" w:rsidRDefault="004D7415">
      <w:pPr>
        <w:widowControl w:val="0"/>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All Deliverables created under this Agreement pursuant to the Services are the exclusive property of Customer and shall vest solely in the Customer upon creation, free of any liens or encumbrance and without any requirement of payment of any additional costs by the Customer.    </w:t>
      </w:r>
    </w:p>
    <w:p w14:paraId="00000171" w14:textId="77777777" w:rsidR="004A4F48" w:rsidRDefault="004A4F48">
      <w:pPr>
        <w:widowControl w:val="0"/>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00000172" w14:textId="77777777" w:rsidR="004A4F48" w:rsidRDefault="004D7415">
      <w:pPr>
        <w:widowControl w:val="0"/>
        <w:pBdr>
          <w:top w:val="nil"/>
          <w:left w:val="nil"/>
          <w:bottom w:val="nil"/>
          <w:right w:val="nil"/>
          <w:between w:val="nil"/>
        </w:pBdr>
        <w:tabs>
          <w:tab w:val="left" w:pos="540"/>
        </w:tabs>
        <w:spacing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5.3 </w:t>
      </w:r>
      <w:r>
        <w:rPr>
          <w:rFonts w:ascii="Times New Roman" w:eastAsia="Times New Roman" w:hAnsi="Times New Roman" w:cs="Times New Roman"/>
          <w:color w:val="000000"/>
        </w:rPr>
        <w:tab/>
        <w:t>Ownership of Intellectual Property</w:t>
      </w:r>
    </w:p>
    <w:p w14:paraId="00000173" w14:textId="77777777" w:rsidR="004A4F48" w:rsidRDefault="004A4F48">
      <w:pPr>
        <w:widowControl w:val="0"/>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00000174" w14:textId="77777777" w:rsidR="004A4F48" w:rsidRDefault="004D7415">
      <w:pPr>
        <w:widowControl w:val="0"/>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Notwithstanding anything herein to the contrary, however except as set forth in this Clause 5, Service Provider owns all right, title, and interest in and to the intellectual property that Service Provider provides as part of the Services including any and all revisions, modifications, or alterations thereto whether or not such revisions, modifications, or alterations were made by Customer, Service Provider, or any third party and whether or not such revisions, modifications, or alterations were approved by Customer.  In relation to the intellectual property that Service Provider provides as part of the Services/Deliverables including any and all revisions, modifications, or alterations,  Service Provider hereby, without any requirement of payment of any additional costs by the Customer, grants to Customer a limited, royalty free, non-exclusive, worldwide, irrevocable, transferrable, sub-licensable license to use, copy, modify such Service Provider intellectual property, during the term of the respective SOW, solely to the extent necessary for Customer to receive/use the Deliverables/Services.</w:t>
      </w:r>
    </w:p>
    <w:p w14:paraId="00000175" w14:textId="77777777" w:rsidR="004A4F48" w:rsidRDefault="004A4F48">
      <w:pPr>
        <w:widowControl w:val="0"/>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00000176" w14:textId="77777777" w:rsidR="004A4F48" w:rsidRDefault="004D7415">
      <w:pPr>
        <w:widowControl w:val="0"/>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If Customer would gain any title, by operation of law or otherwise, in any intellectual property that </w:t>
      </w:r>
      <w:r>
        <w:rPr>
          <w:rFonts w:ascii="Times New Roman" w:eastAsia="Times New Roman" w:hAnsi="Times New Roman" w:cs="Times New Roman"/>
          <w:color w:val="000000"/>
        </w:rPr>
        <w:lastRenderedPageBreak/>
        <w:t>Service Provider provides as part of the Services (a) by virtue of having contributed to any such intellectual property ; or (b) by virtue of any revisions, modifications, or alterations made to such intellectual property by Customer, Service Provider, or any third party, Customer will, at the cost of Service Provider and to the extent reasonably necessary to vest ownership of  such intellectual property in Service Provider,  execute any and all other documents and instruments reasonably acceptable to Customer, including any assignments, that may be necessary to assign to Service Provider all right, title, and interest in and to any such intellectual property or any revisions, modifications, or alterations thereto, provided that Customer shall not be required to incur any expense with respect thereto.  Subject to (i) the foregoing and (ii) the license grant set forth in Section 5.1.2 above, in no event shall Service Provider obtain any rights, title, or interest whatsoever in or to any intellectual property or other proprietary right or any data or information whatsoever owned, licensed, or held by Customer which shall remain as between Service Provider and Customer, the property of Customer.</w:t>
      </w:r>
    </w:p>
    <w:p w14:paraId="00000177" w14:textId="77777777" w:rsidR="004A4F48" w:rsidRDefault="004A4F48">
      <w:pPr>
        <w:widowControl w:val="0"/>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00000178" w14:textId="77777777" w:rsidR="004A4F48" w:rsidRDefault="004D7415">
      <w:pPr>
        <w:widowControl w:val="0"/>
        <w:pBdr>
          <w:top w:val="nil"/>
          <w:left w:val="nil"/>
          <w:bottom w:val="nil"/>
          <w:right w:val="nil"/>
          <w:between w:val="nil"/>
        </w:pBdr>
        <w:tabs>
          <w:tab w:val="left" w:pos="540"/>
        </w:tabs>
        <w:spacing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5.4 </w:t>
      </w:r>
      <w:r>
        <w:rPr>
          <w:rFonts w:ascii="Times New Roman" w:eastAsia="Times New Roman" w:hAnsi="Times New Roman" w:cs="Times New Roman"/>
          <w:color w:val="000000"/>
        </w:rPr>
        <w:tab/>
        <w:t>Third party material</w:t>
      </w:r>
    </w:p>
    <w:p w14:paraId="00000179" w14:textId="77777777" w:rsidR="004A4F48" w:rsidRDefault="004A4F48">
      <w:pPr>
        <w:widowControl w:val="0"/>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0000017A" w14:textId="77777777" w:rsidR="004A4F48" w:rsidRDefault="004D7415">
      <w:pPr>
        <w:widowControl w:val="0"/>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Service Provider shall not include any third party material in the Deliverables and/or for providing Services under this Agreement. Where Customer approves the inclusion of any third party material Service Provider shall (i) ensure that it obtains all necessary rights, waivers and consents at the its costs, in order for Service Provider to make use of such third party material; (ii) ensure that the Customer receives rights from third party equivalent to its rights as available from Service Provider under this Agreement; (iii) shall be responsible for any and all claims from the respective third party; and (iv) shall be responsible and liable for any third party claims in respect of such third party material.</w:t>
      </w:r>
    </w:p>
    <w:p w14:paraId="0000017B" w14:textId="77777777" w:rsidR="004A4F48" w:rsidRDefault="004A4F48">
      <w:pPr>
        <w:widowControl w:val="0"/>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0000017C" w14:textId="77777777" w:rsidR="004A4F48" w:rsidRDefault="004D7415">
      <w:pPr>
        <w:widowControl w:val="0"/>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5.5 </w:t>
      </w:r>
      <w:r>
        <w:rPr>
          <w:rFonts w:ascii="Times New Roman" w:eastAsia="Times New Roman" w:hAnsi="Times New Roman" w:cs="Times New Roman"/>
          <w:i/>
          <w:iCs/>
          <w:color w:val="000000"/>
          <w:u w:val="single"/>
        </w:rPr>
        <w:t>Intellectual Property Rights in the Composite Software</w:t>
      </w:r>
    </w:p>
    <w:p w14:paraId="0000017D" w14:textId="77777777" w:rsidR="004A4F48" w:rsidRDefault="004A4F48">
      <w:pPr>
        <w:widowControl w:val="0"/>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0000017E" w14:textId="77777777" w:rsidR="004A4F48" w:rsidRDefault="004D7415">
      <w:pPr>
        <w:numPr>
          <w:ilvl w:val="0"/>
          <w:numId w:val="22"/>
        </w:numPr>
        <w:pBdr>
          <w:top w:val="nil"/>
          <w:left w:val="nil"/>
          <w:bottom w:val="nil"/>
          <w:right w:val="nil"/>
          <w:between w:val="nil"/>
        </w:pBdr>
        <w:spacing w:after="0" w:line="240"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All rights, title and interest (including patents, copyrights, trade secrets and trademarks) in and to the Composite Software (except for any IndiGo Enhancements) will belong the Service Provider. Subject always to Clauses 2.1 and 2.2.6 of this Agreement, no other right, license or option in the Composite Software is granted, and no other use of the Composite Software is permitted by the Service Provider to the Customer. Subject always to Clause 2.2.6 of this Agreement, the Customer agrees that Service Provider is free to use all generalized knowledge, know-how and technologies acquired in providing the Service, in any manner for all purposes (including developing new or improved products and services).</w:t>
      </w:r>
    </w:p>
    <w:p w14:paraId="0000017F" w14:textId="77777777" w:rsidR="004A4F48" w:rsidRDefault="004A4F48">
      <w:pPr>
        <w:widowControl w:val="0"/>
        <w:pBdr>
          <w:top w:val="nil"/>
          <w:left w:val="nil"/>
          <w:bottom w:val="nil"/>
          <w:right w:val="nil"/>
          <w:between w:val="nil"/>
        </w:pBdr>
        <w:spacing w:after="0" w:line="240" w:lineRule="auto"/>
        <w:ind w:left="360" w:firstLine="207"/>
        <w:jc w:val="both"/>
        <w:rPr>
          <w:rFonts w:ascii="Times New Roman" w:eastAsia="Times New Roman" w:hAnsi="Times New Roman" w:cs="Times New Roman"/>
          <w:color w:val="000000"/>
        </w:rPr>
      </w:pPr>
    </w:p>
    <w:p w14:paraId="00000180" w14:textId="77777777" w:rsidR="004A4F48" w:rsidRDefault="004D7415">
      <w:pPr>
        <w:numPr>
          <w:ilvl w:val="0"/>
          <w:numId w:val="22"/>
        </w:numPr>
        <w:pBdr>
          <w:top w:val="nil"/>
          <w:left w:val="nil"/>
          <w:bottom w:val="nil"/>
          <w:right w:val="nil"/>
          <w:between w:val="nil"/>
        </w:pBdr>
        <w:spacing w:after="0" w:line="240"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Subject to the Clause 2.2.6 of this Agreement, the Customer shall not, directly or indirectly (i)  attempt to access any component of Service Provider’s technology platform or to disassemble, decompile, reverse engineer or otherwise discover any Source Code or underlying organization, structures, ideas or algorithms of the Composite Software, (ii) encumber, sublicense (except in accordance with terms of this Agreement), distribute, transfer, rent, lease, lend, access or use the Composite Software in any time-share, service bureau or similar arrangement, (iii) copy, adapt, combine, create derivative works of, translate, localize, port or otherwise modify the Composite Software, or (iv) use or allow the transmission, transfer, export, re-export or other transfer of any product, technology or information it obtains or learns pursuant to this Agreement (or any direct </w:t>
      </w:r>
      <w:r>
        <w:rPr>
          <w:rFonts w:ascii="Times New Roman" w:eastAsia="Times New Roman" w:hAnsi="Times New Roman" w:cs="Times New Roman"/>
          <w:color w:val="000000"/>
        </w:rPr>
        <w:lastRenderedPageBreak/>
        <w:t>product thereof) in violation of any export control or other laws and regulations of India or any other relevant jurisdiction.</w:t>
      </w:r>
    </w:p>
    <w:p w14:paraId="00000181" w14:textId="77777777" w:rsidR="004A4F48" w:rsidRDefault="004A4F48">
      <w:pPr>
        <w:pBdr>
          <w:top w:val="nil"/>
          <w:left w:val="nil"/>
          <w:bottom w:val="nil"/>
          <w:right w:val="nil"/>
          <w:between w:val="nil"/>
        </w:pBdr>
        <w:spacing w:after="0" w:line="240" w:lineRule="auto"/>
        <w:rPr>
          <w:rFonts w:ascii="Times New Roman" w:eastAsia="Times New Roman" w:hAnsi="Times New Roman" w:cs="Times New Roman"/>
          <w:color w:val="000000"/>
        </w:rPr>
      </w:pPr>
    </w:p>
    <w:p w14:paraId="00000182" w14:textId="77777777" w:rsidR="004A4F48" w:rsidRDefault="004D7415">
      <w:pPr>
        <w:numPr>
          <w:ilvl w:val="0"/>
          <w:numId w:val="11"/>
        </w:numPr>
        <w:pBdr>
          <w:top w:val="nil"/>
          <w:left w:val="nil"/>
          <w:bottom w:val="nil"/>
          <w:right w:val="nil"/>
          <w:between w:val="nil"/>
        </w:pBd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b/>
          <w:bCs/>
          <w:color w:val="000000"/>
        </w:rPr>
        <w:t>Commercial Terms</w:t>
      </w:r>
    </w:p>
    <w:p w14:paraId="00000183"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b/>
          <w:bCs/>
          <w:color w:val="000000"/>
        </w:rPr>
      </w:pPr>
    </w:p>
    <w:p w14:paraId="00000184" w14:textId="77777777" w:rsidR="004A4F48" w:rsidRDefault="004D7415">
      <w:pPr>
        <w:numPr>
          <w:ilvl w:val="1"/>
          <w:numId w:val="19"/>
        </w:numPr>
        <w:pBdr>
          <w:top w:val="nil"/>
          <w:left w:val="nil"/>
          <w:bottom w:val="nil"/>
          <w:right w:val="nil"/>
          <w:between w:val="nil"/>
        </w:pBdr>
        <w:spacing w:after="0" w:line="240" w:lineRule="auto"/>
        <w:ind w:left="567" w:hanging="567"/>
        <w:rPr>
          <w:rFonts w:ascii="Times New Roman" w:eastAsia="Times New Roman" w:hAnsi="Times New Roman" w:cs="Times New Roman"/>
          <w:color w:val="000000"/>
        </w:rPr>
      </w:pPr>
      <w:r>
        <w:rPr>
          <w:rFonts w:ascii="Times New Roman" w:eastAsia="Times New Roman" w:hAnsi="Times New Roman" w:cs="Times New Roman"/>
          <w:i/>
          <w:iCs/>
          <w:color w:val="000000"/>
          <w:u w:val="single"/>
        </w:rPr>
        <w:t xml:space="preserve">Charges </w:t>
      </w:r>
    </w:p>
    <w:p w14:paraId="00000185" w14:textId="77777777" w:rsidR="004A4F48" w:rsidRDefault="004A4F48">
      <w:pPr>
        <w:spacing w:after="0" w:line="240" w:lineRule="auto"/>
        <w:ind w:left="360" w:hanging="360"/>
        <w:rPr>
          <w:rFonts w:ascii="Times New Roman" w:eastAsia="Times New Roman" w:hAnsi="Times New Roman" w:cs="Times New Roman"/>
        </w:rPr>
      </w:pPr>
    </w:p>
    <w:p w14:paraId="00000186" w14:textId="77777777" w:rsidR="004A4F48" w:rsidRDefault="004A4F48">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00000187" w14:textId="77777777" w:rsidR="004A4F48" w:rsidRDefault="004D7415">
      <w:pPr>
        <w:widowControl w:val="0"/>
        <w:numPr>
          <w:ilvl w:val="0"/>
          <w:numId w:val="15"/>
        </w:numPr>
        <w:pBdr>
          <w:top w:val="nil"/>
          <w:left w:val="nil"/>
          <w:bottom w:val="nil"/>
          <w:right w:val="nil"/>
          <w:between w:val="nil"/>
        </w:pBdr>
        <w:spacing w:after="0" w:line="240" w:lineRule="auto"/>
        <w:ind w:left="108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All payments shall be made by the Customer, pursuant to this Agreement, within 45 (forty-five) days of receipt of the valid undisputed invoice with all supporting documents. </w:t>
      </w:r>
    </w:p>
    <w:p w14:paraId="00000188" w14:textId="77777777" w:rsidR="004A4F48" w:rsidRDefault="004A4F48">
      <w:pPr>
        <w:pBdr>
          <w:top w:val="nil"/>
          <w:left w:val="nil"/>
          <w:bottom w:val="nil"/>
          <w:right w:val="nil"/>
          <w:between w:val="nil"/>
        </w:pBdr>
        <w:spacing w:after="0" w:line="240" w:lineRule="auto"/>
        <w:ind w:left="720" w:hanging="360"/>
        <w:jc w:val="both"/>
        <w:rPr>
          <w:rFonts w:ascii="Times New Roman" w:eastAsia="Times New Roman" w:hAnsi="Times New Roman" w:cs="Times New Roman"/>
          <w:color w:val="000000"/>
        </w:rPr>
      </w:pPr>
    </w:p>
    <w:p w14:paraId="00000189" w14:textId="77777777" w:rsidR="004A4F48" w:rsidRDefault="004D7415">
      <w:pPr>
        <w:widowControl w:val="0"/>
        <w:numPr>
          <w:ilvl w:val="0"/>
          <w:numId w:val="15"/>
        </w:numPr>
        <w:pBdr>
          <w:top w:val="nil"/>
          <w:left w:val="nil"/>
          <w:bottom w:val="nil"/>
          <w:right w:val="nil"/>
          <w:between w:val="nil"/>
        </w:pBdr>
        <w:spacing w:after="0" w:line="240" w:lineRule="auto"/>
        <w:ind w:left="108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Customer shall have the right to set off any amount due and payable to the Service Provider from any amount (including any service credit) due and payable by the Service Provider to the Customer, in accordance with the terms of this Agreement.  </w:t>
      </w:r>
    </w:p>
    <w:p w14:paraId="0000018A" w14:textId="77777777" w:rsidR="004A4F48" w:rsidRDefault="004A4F48">
      <w:pPr>
        <w:widowControl w:val="0"/>
        <w:spacing w:after="0" w:line="240" w:lineRule="auto"/>
        <w:jc w:val="both"/>
        <w:rPr>
          <w:rFonts w:ascii="Times New Roman" w:eastAsia="Times New Roman" w:hAnsi="Times New Roman" w:cs="Times New Roman"/>
        </w:rPr>
      </w:pPr>
    </w:p>
    <w:p w14:paraId="0000018B" w14:textId="77777777" w:rsidR="004A4F48" w:rsidRDefault="004D7415">
      <w:pPr>
        <w:widowControl w:val="0"/>
        <w:numPr>
          <w:ilvl w:val="0"/>
          <w:numId w:val="15"/>
        </w:numPr>
        <w:pBdr>
          <w:top w:val="nil"/>
          <w:left w:val="nil"/>
          <w:bottom w:val="nil"/>
          <w:right w:val="nil"/>
          <w:between w:val="nil"/>
        </w:pBdr>
        <w:spacing w:after="0" w:line="240" w:lineRule="auto"/>
        <w:ind w:left="1170" w:hanging="630"/>
        <w:jc w:val="both"/>
        <w:rPr>
          <w:rFonts w:ascii="Times New Roman" w:eastAsia="Times New Roman" w:hAnsi="Times New Roman" w:cs="Times New Roman"/>
          <w:color w:val="000000"/>
        </w:rPr>
      </w:pPr>
      <w:r>
        <w:rPr>
          <w:rFonts w:ascii="Times New Roman" w:eastAsia="Times New Roman" w:hAnsi="Times New Roman" w:cs="Times New Roman"/>
          <w:color w:val="000000"/>
        </w:rPr>
        <w:t>The Service Provider shall issue invoices on the seventh (7th) day of the month following the month in which the charges were incurred.</w:t>
      </w:r>
    </w:p>
    <w:p w14:paraId="0000018C" w14:textId="77777777" w:rsidR="004A4F48" w:rsidRDefault="004A4F48">
      <w:pPr>
        <w:widowControl w:val="0"/>
        <w:pBdr>
          <w:top w:val="nil"/>
          <w:left w:val="nil"/>
          <w:bottom w:val="nil"/>
          <w:right w:val="nil"/>
          <w:between w:val="nil"/>
        </w:pBdr>
        <w:spacing w:after="0" w:line="240" w:lineRule="auto"/>
        <w:ind w:left="1080"/>
        <w:jc w:val="both"/>
        <w:rPr>
          <w:rFonts w:ascii="Times New Roman" w:eastAsia="Times New Roman" w:hAnsi="Times New Roman" w:cs="Times New Roman"/>
          <w:color w:val="000000"/>
        </w:rPr>
      </w:pPr>
    </w:p>
    <w:p w14:paraId="0000018D" w14:textId="77777777" w:rsidR="004A4F48" w:rsidRDefault="004A4F48">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0000018E" w14:textId="77777777" w:rsidR="004A4F48" w:rsidRDefault="004D7415">
      <w:pPr>
        <w:numPr>
          <w:ilvl w:val="1"/>
          <w:numId w:val="19"/>
        </w:numPr>
        <w:pBdr>
          <w:top w:val="nil"/>
          <w:left w:val="nil"/>
          <w:bottom w:val="nil"/>
          <w:right w:val="nil"/>
          <w:between w:val="nil"/>
        </w:pBdr>
        <w:spacing w:after="0" w:line="240" w:lineRule="auto"/>
        <w:ind w:left="630" w:hanging="567"/>
        <w:rPr>
          <w:rFonts w:ascii="Times New Roman" w:eastAsia="Times New Roman" w:hAnsi="Times New Roman" w:cs="Times New Roman"/>
          <w:color w:val="000000"/>
        </w:rPr>
      </w:pPr>
      <w:r>
        <w:rPr>
          <w:rFonts w:ascii="Times New Roman" w:eastAsia="Times New Roman" w:hAnsi="Times New Roman" w:cs="Times New Roman"/>
          <w:i/>
          <w:iCs/>
          <w:color w:val="000000"/>
          <w:u w:val="single"/>
        </w:rPr>
        <w:t>Taxes</w:t>
      </w:r>
      <w:r>
        <w:rPr>
          <w:rFonts w:ascii="Times New Roman" w:eastAsia="Times New Roman" w:hAnsi="Times New Roman" w:cs="Times New Roman"/>
          <w:color w:val="000000"/>
        </w:rPr>
        <w:t xml:space="preserve"> </w:t>
      </w:r>
    </w:p>
    <w:p w14:paraId="0000018F" w14:textId="77777777" w:rsidR="004A4F48" w:rsidRDefault="004A4F48">
      <w:pPr>
        <w:widowControl w:val="0"/>
        <w:spacing w:after="0" w:line="240" w:lineRule="auto"/>
        <w:jc w:val="both"/>
        <w:rPr>
          <w:rFonts w:ascii="Times New Roman" w:eastAsia="Times New Roman" w:hAnsi="Times New Roman" w:cs="Times New Roman"/>
        </w:rPr>
      </w:pPr>
    </w:p>
    <w:p w14:paraId="00000190" w14:textId="77777777" w:rsidR="004A4F48" w:rsidRDefault="004D7415">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All payments by IndiGo (including reimbursable expense) to the Service Provider shall be subject to deduction of applicable withholding taxes which shall be fully borne by the Service Provider. IndiGo shall arrange to issue a prescribed tax deduction certificate under the Income Tax Act, 1961. It is hereby agreed that the service charges agreed herein are inclusive of all applicable taxes except Goods and Services Tax (“GST”), which will be charged in addition and borne by IndiGo. GST means goods and services tax levied in India under relevant Central Goods and Service Tax Act, 2017, State Goods and Service Tax Act, 2017, Union Territory Goods and Services Tax Act, 2017 or Integrated Goods and Service Tax Act, 2017 read with rules prescribed under the aforesaid acts (hereinafter collectively referred as “GST laws”).</w:t>
      </w:r>
    </w:p>
    <w:p w14:paraId="00000191" w14:textId="77777777" w:rsidR="004A4F48" w:rsidRDefault="004A4F48">
      <w:pPr>
        <w:widowControl w:val="0"/>
        <w:spacing w:after="0" w:line="240" w:lineRule="auto"/>
        <w:jc w:val="both"/>
        <w:rPr>
          <w:rFonts w:ascii="Times New Roman" w:eastAsia="Times New Roman" w:hAnsi="Times New Roman" w:cs="Times New Roman"/>
        </w:rPr>
      </w:pPr>
    </w:p>
    <w:p w14:paraId="00000192" w14:textId="77777777" w:rsidR="004A4F48" w:rsidRDefault="004D7415">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Service Provider shall prepare and provide relevant tax invoices to IndiGo in compliance with GST laws and shall specifically state therein the applicable GST along with discount/incentive, if any, as may be agreed between the Parties before applying the applicable GST. IndiGo shall be liable to release payments against invoices only upon receipt of the correct invoice to its full satisfaction. The Service Provider hereby undertakes and covenants that it shall comply with all the applicable Central, State, and local tax laws of India including GST Laws in respect of the transactions envisaged under this Agreement. </w:t>
      </w:r>
    </w:p>
    <w:p w14:paraId="00000193" w14:textId="77777777" w:rsidR="004A4F48" w:rsidRDefault="004A4F48">
      <w:pPr>
        <w:widowControl w:val="0"/>
        <w:spacing w:after="0" w:line="240" w:lineRule="auto"/>
        <w:jc w:val="both"/>
        <w:rPr>
          <w:rFonts w:ascii="Times New Roman" w:eastAsia="Times New Roman" w:hAnsi="Times New Roman" w:cs="Times New Roman"/>
        </w:rPr>
      </w:pPr>
    </w:p>
    <w:p w14:paraId="00000194" w14:textId="77777777" w:rsidR="004A4F48" w:rsidRDefault="004D741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It is agreed and understood that if the Service Provider fails to charge applicable taxes at the time of invoicing , IndiGo shall not be held liable in any manner whatsoever to pay applicable GST thereafter (including , interest , penalty if any) and the same shall be borne by the Service Provider.</w:t>
      </w:r>
    </w:p>
    <w:p w14:paraId="00000195" w14:textId="77777777" w:rsidR="004A4F48" w:rsidRDefault="004D741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Without prejudice and limitation to the said general obligation, the Service Provider shall obtain and maintain in force all the applicable registrations, consent or other authorizations from appropriate authorities, timely deposit and pay full amount of applicable taxes to the tax authorities, file all the returns with appropriate authorities within prescribed timelines and furnish true and correct details therein, </w:t>
      </w:r>
      <w:r>
        <w:rPr>
          <w:rFonts w:ascii="Times New Roman" w:eastAsia="Times New Roman" w:hAnsi="Times New Roman" w:cs="Times New Roman"/>
          <w:color w:val="000000"/>
        </w:rPr>
        <w:lastRenderedPageBreak/>
        <w:t xml:space="preserve">maintain all the statutory records and ensure all other compliances in the form and manner and within such time limit as may be prescribed under the laws of India including GST Laws. Further, if the input tax credit of GST availed by IndiGo is denied or questioned by the tax authorities due to non-disclosure or inaccurate disclosure of supplies by the Service Provider; the Service Provider agrees to take necessary action to rectify its relevant GST returns to ensure the credit of GST to IndiGo. However, if the input tax credit of GST availed by IndiGo is denied or questioned by tax authorities due to non-deposit of tax with the Government by the Service Provider; the Service Provider shall reimburse to IndiGo, the taxes along with applicable interest and shall also be liable to pay any amounts which are imposed by way of penalty by the Governmental Authorities. </w:t>
      </w:r>
    </w:p>
    <w:p w14:paraId="00000196" w14:textId="77777777" w:rsidR="004A4F48" w:rsidRDefault="004D741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It shall be the obligation of the Service Provider to provide a copy of its Permanent Account Number (“PAN”) Card to IndiGo. In the event that the Service Provider fails to provide a copy of its PAN before the end of the month in which any payment becomes due and payable to the Service Provider, IndiGo shall deduct withholding tax at the highest of the following rates from such amount:</w:t>
      </w:r>
    </w:p>
    <w:p w14:paraId="00000197" w14:textId="77777777" w:rsidR="004A4F48" w:rsidRDefault="004D7415">
      <w:pPr>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at the rate specified in the Indian Income Tax Act, 1961; or</w:t>
      </w:r>
    </w:p>
    <w:p w14:paraId="00000198" w14:textId="77777777" w:rsidR="004A4F48" w:rsidRDefault="004D7415">
      <w:pPr>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at the rate(s) in force as per Indian tax laws; or </w:t>
      </w:r>
    </w:p>
    <w:p w14:paraId="00000199" w14:textId="77777777" w:rsidR="004A4F48" w:rsidRDefault="004D7415">
      <w:pPr>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at the rate of twenty per cent.</w:t>
      </w:r>
    </w:p>
    <w:p w14:paraId="0000019A" w14:textId="77777777" w:rsidR="004A4F48" w:rsidRDefault="004A4F48">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000019B" w14:textId="77777777" w:rsidR="004A4F48" w:rsidRDefault="004D741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For every such month till the time that the PAN details of the Service Provider are furnished to IndiGo.</w:t>
      </w:r>
    </w:p>
    <w:p w14:paraId="0000019C" w14:textId="77777777" w:rsidR="004A4F48" w:rsidRDefault="004D741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It is further clarified that the Service Provider shall be solely responsible for the correctness of the PAN card details furnished hereunder and shall always keep IndiGo indemnified with respect to the foregoing.</w:t>
      </w:r>
    </w:p>
    <w:p w14:paraId="0000019D" w14:textId="77777777" w:rsidR="004A4F48" w:rsidRDefault="004A4F48">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000019E" w14:textId="77777777" w:rsidR="004A4F48" w:rsidRDefault="004D7415">
      <w:pPr>
        <w:numPr>
          <w:ilvl w:val="0"/>
          <w:numId w:val="19"/>
        </w:numPr>
        <w:pBdr>
          <w:top w:val="nil"/>
          <w:left w:val="nil"/>
          <w:bottom w:val="nil"/>
          <w:right w:val="nil"/>
          <w:between w:val="nil"/>
        </w:pBdr>
        <w:spacing w:after="0" w:line="240" w:lineRule="auto"/>
        <w:ind w:left="567" w:hanging="567"/>
        <w:rPr>
          <w:rFonts w:ascii="Times New Roman" w:eastAsia="Times New Roman" w:hAnsi="Times New Roman" w:cs="Times New Roman"/>
          <w:b/>
          <w:bCs/>
          <w:color w:val="000000"/>
        </w:rPr>
      </w:pPr>
      <w:r>
        <w:rPr>
          <w:rFonts w:ascii="Times New Roman" w:eastAsia="Times New Roman" w:hAnsi="Times New Roman" w:cs="Times New Roman"/>
          <w:b/>
          <w:bCs/>
          <w:color w:val="000000"/>
        </w:rPr>
        <w:t>Confidentiality</w:t>
      </w:r>
    </w:p>
    <w:p w14:paraId="0000019F" w14:textId="77777777" w:rsidR="004A4F48" w:rsidRDefault="004A4F4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000001A0" w14:textId="77777777" w:rsidR="004A4F48" w:rsidRDefault="004D7415">
      <w:pPr>
        <w:numPr>
          <w:ilvl w:val="1"/>
          <w:numId w:val="46"/>
        </w:numPr>
        <w:pBdr>
          <w:top w:val="nil"/>
          <w:left w:val="nil"/>
          <w:bottom w:val="nil"/>
          <w:right w:val="nil"/>
          <w:between w:val="nil"/>
        </w:pBd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color w:val="000000"/>
        </w:rPr>
        <w:t xml:space="preserve">The Service Provider acknowledges that this Agreement creates a confidential relationship between the Parties. During the Term, Service Provider may acquire Confidential Information and it acknowledges that one of the material considerations for Customer to have entered into this Agreement, is the assurance that all Confidential Information shall be held in confidence by Service Provider and be used only for purposes of this Agreement and not otherwise. No Confidential Information shall be accessed or disclosed by Service Provider without the prior written consent of the Customer. If Service Provider is required to disclose any Confidential Information under any order of a competent court or authority or under any applicable Law, Service Provider shall notify Customer immediately of such order and shall extend all reasonable co-operation in connection therewith to Customer for the purposes of safeguarding of interests of Customer and shall ensure that such disclosures shall be no more extensive than is usual or necessary to meet the requirements imposed upon Service Provider.      </w:t>
      </w:r>
    </w:p>
    <w:p w14:paraId="000001A1" w14:textId="77777777" w:rsidR="004A4F48" w:rsidRDefault="004A4F48">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000001A2" w14:textId="77777777" w:rsidR="004A4F48" w:rsidRDefault="004D7415">
      <w:pPr>
        <w:numPr>
          <w:ilvl w:val="1"/>
          <w:numId w:val="46"/>
        </w:numPr>
        <w:pBdr>
          <w:top w:val="nil"/>
          <w:left w:val="nil"/>
          <w:bottom w:val="nil"/>
          <w:right w:val="nil"/>
          <w:between w:val="nil"/>
        </w:pBd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color w:val="000000"/>
        </w:rPr>
        <w:t>The Service Provider hereby undertakes that any Personnel engaged in providing Services under this Agreement to the Customer shall have executed a confidentiality and non-disclosure agreement with Service Provider (“</w:t>
      </w:r>
      <w:r>
        <w:rPr>
          <w:rFonts w:ascii="Times New Roman" w:eastAsia="Times New Roman" w:hAnsi="Times New Roman" w:cs="Times New Roman"/>
          <w:b/>
          <w:bCs/>
          <w:color w:val="000000"/>
        </w:rPr>
        <w:t>NDA</w:t>
      </w:r>
      <w:r>
        <w:rPr>
          <w:rFonts w:ascii="Times New Roman" w:eastAsia="Times New Roman" w:hAnsi="Times New Roman" w:cs="Times New Roman"/>
          <w:color w:val="000000"/>
        </w:rPr>
        <w:t xml:space="preserve">”) on materially same principals as applicable to Service Provider under this Agreement and such Personnel shall be strictly bound by the terms of such NDA. The Service Provider shall be vicariously, jointly and severally liable to the Customer under this Agreement, for any breach of the NDA or of any confidentiality obligations of the Service Provider under this Agreement, by any of its Personnel resulting in any disclosure of Confidential Information of IndiGo </w:t>
      </w:r>
      <w:r>
        <w:rPr>
          <w:rFonts w:ascii="Times New Roman" w:eastAsia="Times New Roman" w:hAnsi="Times New Roman" w:cs="Times New Roman"/>
          <w:color w:val="000000"/>
        </w:rPr>
        <w:lastRenderedPageBreak/>
        <w:t>to any third party, and such liability of Service Provider shall survive the termination of this Agreement and/or survive the ceasure of employment of such Personnel with Service Provider.</w:t>
      </w:r>
    </w:p>
    <w:p w14:paraId="000001A3" w14:textId="77777777" w:rsidR="004A4F48" w:rsidRDefault="004A4F48">
      <w:pPr>
        <w:spacing w:after="0" w:line="240" w:lineRule="auto"/>
        <w:jc w:val="both"/>
        <w:rPr>
          <w:rFonts w:ascii="Times New Roman" w:eastAsia="Times New Roman" w:hAnsi="Times New Roman" w:cs="Times New Roman"/>
        </w:rPr>
      </w:pPr>
    </w:p>
    <w:p w14:paraId="000001A4" w14:textId="77777777" w:rsidR="004A4F48" w:rsidRDefault="004D7415">
      <w:pPr>
        <w:numPr>
          <w:ilvl w:val="1"/>
          <w:numId w:val="46"/>
        </w:numPr>
        <w:pBdr>
          <w:top w:val="nil"/>
          <w:left w:val="nil"/>
          <w:bottom w:val="nil"/>
          <w:right w:val="nil"/>
          <w:between w:val="nil"/>
        </w:pBd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color w:val="000000"/>
        </w:rPr>
        <w:t xml:space="preserve">The Service Provider shall ensure that except for the Personnel that will be involved in the provision of Services under this Agreement and shall be bound by the terms of the NDA, no other Person has, or will try to have, any access or possession of any Confidential Information pertaining to the Customer. The Service Provider shall immediately notify the Customer if it suspects or becomes aware of any unauthorized access, copying, use or disclosure in any form or if the Service Provider is required by Law to disclose any of the Customer’s Confidential Information.    </w:t>
      </w:r>
    </w:p>
    <w:p w14:paraId="000001A5" w14:textId="77777777" w:rsidR="004A4F48" w:rsidRDefault="004A4F48">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000001A6" w14:textId="77777777" w:rsidR="004A4F48" w:rsidRDefault="004D7415">
      <w:pPr>
        <w:numPr>
          <w:ilvl w:val="1"/>
          <w:numId w:val="46"/>
        </w:numPr>
        <w:pBdr>
          <w:top w:val="nil"/>
          <w:left w:val="nil"/>
          <w:bottom w:val="nil"/>
          <w:right w:val="nil"/>
          <w:between w:val="nil"/>
        </w:pBd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color w:val="000000"/>
        </w:rPr>
        <w:t xml:space="preserve">The Service Provider expressly undertakes to ensure that its Personnel shall be bound by and comply with the confidentiality obligations mentioned in this Agreement and the NDA, particularly under this Clause 7.   </w:t>
      </w:r>
    </w:p>
    <w:p w14:paraId="000001A7" w14:textId="77777777" w:rsidR="004A4F48" w:rsidRDefault="004A4F48">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000001A8" w14:textId="77777777" w:rsidR="004A4F48" w:rsidRDefault="004D7415">
      <w:pPr>
        <w:numPr>
          <w:ilvl w:val="1"/>
          <w:numId w:val="46"/>
        </w:numPr>
        <w:pBdr>
          <w:top w:val="nil"/>
          <w:left w:val="nil"/>
          <w:bottom w:val="nil"/>
          <w:right w:val="nil"/>
          <w:between w:val="nil"/>
        </w:pBd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color w:val="000000"/>
        </w:rPr>
        <w:t xml:space="preserve">All Confidential Information is and shall remain the sole property of Customer and nothing contained herein shall have the effect of granting any rights in the Confidential Information to Service Provider. No Confidential Information, or any part thereof, shall be sold, assigned, leased or otherwise disposed of to third parties by the Service Provider or commercially exploited by or on behalf of the Service Provider.  </w:t>
      </w:r>
    </w:p>
    <w:p w14:paraId="000001A9" w14:textId="77777777" w:rsidR="004A4F48" w:rsidRDefault="004A4F48">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000001AA" w14:textId="77777777" w:rsidR="004A4F48" w:rsidRDefault="004D7415">
      <w:pPr>
        <w:numPr>
          <w:ilvl w:val="1"/>
          <w:numId w:val="46"/>
        </w:numPr>
        <w:pBdr>
          <w:top w:val="nil"/>
          <w:left w:val="nil"/>
          <w:bottom w:val="nil"/>
          <w:right w:val="nil"/>
          <w:between w:val="nil"/>
        </w:pBd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color w:val="000000"/>
        </w:rPr>
        <w:t>The Service Provider acknowledges and agrees that Customer Data shall be the Confidential Information of the Customer.</w:t>
      </w:r>
    </w:p>
    <w:p w14:paraId="000001AB" w14:textId="77777777" w:rsidR="004A4F48" w:rsidRDefault="004A4F48">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000001AC" w14:textId="77777777" w:rsidR="004A4F48" w:rsidRDefault="004D7415">
      <w:pPr>
        <w:numPr>
          <w:ilvl w:val="1"/>
          <w:numId w:val="46"/>
        </w:numPr>
        <w:pBdr>
          <w:top w:val="nil"/>
          <w:left w:val="nil"/>
          <w:bottom w:val="nil"/>
          <w:right w:val="nil"/>
          <w:between w:val="nil"/>
        </w:pBd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color w:val="000000"/>
        </w:rPr>
        <w:t>The Service Provider shall keep the Confidential Information of the Customer separate and ring-fenced from data of its other customers and shall delete the Confidential Information immediately upon the request of the Customer.</w:t>
      </w:r>
    </w:p>
    <w:p w14:paraId="000001AD" w14:textId="77777777" w:rsidR="004A4F48" w:rsidRDefault="004A4F48">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000001AE" w14:textId="77777777" w:rsidR="004A4F48" w:rsidRDefault="004D7415">
      <w:pPr>
        <w:numPr>
          <w:ilvl w:val="1"/>
          <w:numId w:val="46"/>
        </w:numPr>
        <w:pBdr>
          <w:top w:val="nil"/>
          <w:left w:val="nil"/>
          <w:bottom w:val="nil"/>
          <w:right w:val="nil"/>
          <w:between w:val="nil"/>
        </w:pBd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color w:val="000000"/>
        </w:rPr>
        <w:t xml:space="preserve">The Service Provider represents and warrants that the Service Provider has, and shall continue to have for so long as the Service Provider retains Confidential Information, adequate administrative, technical, and physical safeguards, including access controls, encryption or other means: (a) to ensure and protect the security and confidentiality of the Confidential Information, (b) to protect against any anticipated threats or hazards to the security or integrity of Confidential Information that could result in harm or inconvenience to any Customer or Customer’s employee, agent consultant, and (c) to protect against unauthorized access to or use of Confidential Information.  </w:t>
      </w:r>
    </w:p>
    <w:p w14:paraId="000001AF" w14:textId="77777777" w:rsidR="004A4F48" w:rsidRDefault="004A4F48">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000001B0" w14:textId="77777777" w:rsidR="004A4F48" w:rsidRDefault="004D7415">
      <w:pPr>
        <w:numPr>
          <w:ilvl w:val="1"/>
          <w:numId w:val="46"/>
        </w:numPr>
        <w:pBdr>
          <w:top w:val="nil"/>
          <w:left w:val="nil"/>
          <w:bottom w:val="nil"/>
          <w:right w:val="nil"/>
          <w:between w:val="nil"/>
        </w:pBd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color w:val="000000"/>
        </w:rPr>
        <w:t xml:space="preserve">The Service Provider acknowledges that the Customer is a listed company and the Confidential Information received under this Agreement could also constitute “price-sensitive information” for the securities of the Customer, and the possession of such information imposes statutory and regulatory obligations on how the information should be handled, and restrictions on trading‎ in securities of the Customer. The Service Provider shall be responsible for compliance with applicable regulatory requirements in this regard and in relation to disclosure of any such information in a manner stipulated under this Agreement.  </w:t>
      </w:r>
    </w:p>
    <w:p w14:paraId="000001B1" w14:textId="77777777" w:rsidR="004A4F48" w:rsidRDefault="004A4F48">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000001B2" w14:textId="77777777" w:rsidR="004A4F48" w:rsidRDefault="004D7415">
      <w:pPr>
        <w:numPr>
          <w:ilvl w:val="1"/>
          <w:numId w:val="46"/>
        </w:numPr>
        <w:pBdr>
          <w:top w:val="nil"/>
          <w:left w:val="nil"/>
          <w:bottom w:val="nil"/>
          <w:right w:val="nil"/>
          <w:between w:val="nil"/>
        </w:pBd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color w:val="000000"/>
        </w:rPr>
        <w:lastRenderedPageBreak/>
        <w:t xml:space="preserve">The Service Provider understands and acknowledges that any disclosure or misappropriation of any Confidential Information in violation of the Agreement may cause irreparable harm and injury to the Customer, the amount of which may be difficult to ascertain, and therefore the Service Provider agrees that the Customer shall have the right to apply to a court of competent jurisdiction for specific performance and/or an order restraining and enjoining any such further disclosure or breach and for such other relief as the Customer shall deem appropriate. Such right of the Customer is to be in addition to the remedies otherwise available to the Customer at law or in equity.  </w:t>
      </w:r>
    </w:p>
    <w:p w14:paraId="000001B3" w14:textId="77777777" w:rsidR="004A4F48" w:rsidRDefault="004A4F48">
      <w:pPr>
        <w:spacing w:after="0" w:line="240" w:lineRule="auto"/>
        <w:jc w:val="both"/>
        <w:rPr>
          <w:rFonts w:ascii="Times New Roman" w:eastAsia="Times New Roman" w:hAnsi="Times New Roman" w:cs="Times New Roman"/>
        </w:rPr>
      </w:pPr>
    </w:p>
    <w:p w14:paraId="000001B4" w14:textId="77777777" w:rsidR="004A4F48" w:rsidRDefault="004D7415">
      <w:pPr>
        <w:numPr>
          <w:ilvl w:val="1"/>
          <w:numId w:val="46"/>
        </w:numPr>
        <w:pBdr>
          <w:top w:val="nil"/>
          <w:left w:val="nil"/>
          <w:bottom w:val="nil"/>
          <w:right w:val="nil"/>
          <w:between w:val="nil"/>
        </w:pBd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color w:val="000000"/>
        </w:rPr>
        <w:t xml:space="preserve">Upon request from the Customer, the Service Provider shall provide the Customer with all Confidential Information in the Service Provider possession. Upon termination or expiration of this Agreement, the Service Provider shall within seven (7) days thereafter, at the Customer's sole discretion either (i) provide the Customer with all documents and materials (including any and all copies) containing Confidential Information, together with all other materials and property of the Customer, which are in its possession or under its control or (ii) destroy all such specified documents and materials (including any and all copies in any and all formats) and provide the Customer with a certificate of destruction signed by an officer of the Service Provider.   </w:t>
      </w:r>
    </w:p>
    <w:p w14:paraId="000001B5" w14:textId="77777777" w:rsidR="004A4F48" w:rsidRDefault="004A4F48">
      <w:p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p>
    <w:p w14:paraId="000001B6" w14:textId="77777777" w:rsidR="004A4F48" w:rsidRDefault="004D7415">
      <w:pPr>
        <w:numPr>
          <w:ilvl w:val="1"/>
          <w:numId w:val="46"/>
        </w:numPr>
        <w:pBdr>
          <w:top w:val="nil"/>
          <w:left w:val="nil"/>
          <w:bottom w:val="nil"/>
          <w:right w:val="nil"/>
          <w:between w:val="nil"/>
        </w:pBd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color w:val="000000"/>
        </w:rPr>
        <w:t xml:space="preserve">The Service Provider shall on request from the Customer and in any event, on the expiry or termination of this Agreement, return to the Customer all documents, notes and other materials obtained directly or indirectly from the Customer or any of the Customer’s related corporations, or prepared by or on behalf of Service Provider, which contain any Confidential Information belonging to the Customer or any of the Customer’s related corporations, including all copies of such documents, notes and other materials.    </w:t>
      </w:r>
    </w:p>
    <w:p w14:paraId="000001B7" w14:textId="77777777" w:rsidR="004A4F48" w:rsidRDefault="004A4F4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000001B8" w14:textId="77777777" w:rsidR="004A4F48" w:rsidRDefault="004D7415">
      <w:pPr>
        <w:numPr>
          <w:ilvl w:val="1"/>
          <w:numId w:val="46"/>
        </w:numPr>
        <w:pBdr>
          <w:top w:val="nil"/>
          <w:left w:val="nil"/>
          <w:bottom w:val="nil"/>
          <w:right w:val="nil"/>
          <w:between w:val="nil"/>
        </w:pBd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color w:val="000000"/>
        </w:rPr>
        <w:t>Any contravention of the obligations under this Clause 7, shall be deemed to be a material breach of this Agreement.</w:t>
      </w:r>
    </w:p>
    <w:p w14:paraId="000001B9" w14:textId="77777777" w:rsidR="004A4F48" w:rsidRDefault="004A4F4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000001BA" w14:textId="77777777" w:rsidR="004A4F48" w:rsidRDefault="004D7415">
      <w:pPr>
        <w:numPr>
          <w:ilvl w:val="1"/>
          <w:numId w:val="46"/>
        </w:numPr>
        <w:pBdr>
          <w:top w:val="nil"/>
          <w:left w:val="nil"/>
          <w:bottom w:val="nil"/>
          <w:right w:val="nil"/>
          <w:between w:val="nil"/>
        </w:pBd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color w:val="000000"/>
        </w:rPr>
        <w:t xml:space="preserve">The confidentiality obligations of the Service Provider under this Agreement, shall survive the termination or expiry of this Agreement, as the case may be. </w:t>
      </w:r>
    </w:p>
    <w:p w14:paraId="000001BB" w14:textId="77777777" w:rsidR="004A4F48" w:rsidRDefault="004A4F48">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p>
    <w:p w14:paraId="000001BC" w14:textId="77777777" w:rsidR="004A4F48" w:rsidRDefault="004D7415">
      <w:pPr>
        <w:numPr>
          <w:ilvl w:val="0"/>
          <w:numId w:val="19"/>
        </w:numPr>
        <w:pBdr>
          <w:top w:val="nil"/>
          <w:left w:val="nil"/>
          <w:bottom w:val="nil"/>
          <w:right w:val="nil"/>
          <w:between w:val="nil"/>
        </w:pBdr>
        <w:spacing w:after="0" w:line="240" w:lineRule="auto"/>
        <w:ind w:left="567" w:hanging="567"/>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Termination </w:t>
      </w:r>
    </w:p>
    <w:p w14:paraId="000001BD"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b/>
          <w:bCs/>
          <w:color w:val="000000"/>
        </w:rPr>
      </w:pPr>
    </w:p>
    <w:p w14:paraId="000001BE" w14:textId="77777777" w:rsidR="004A4F48" w:rsidRDefault="004D7415">
      <w:pPr>
        <w:numPr>
          <w:ilvl w:val="0"/>
          <w:numId w:val="3"/>
        </w:numPr>
        <w:pBdr>
          <w:top w:val="nil"/>
          <w:left w:val="nil"/>
          <w:bottom w:val="nil"/>
          <w:right w:val="nil"/>
          <w:between w:val="nil"/>
        </w:pBd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i/>
          <w:iCs/>
          <w:color w:val="000000"/>
          <w:u w:val="single"/>
        </w:rPr>
        <w:t>Term of the Agreement</w:t>
      </w:r>
      <w:r>
        <w:rPr>
          <w:rFonts w:ascii="Times New Roman" w:eastAsia="Times New Roman" w:hAnsi="Times New Roman" w:cs="Times New Roman"/>
          <w:color w:val="000000"/>
          <w:u w:val="single"/>
        </w:rPr>
        <w:t xml:space="preserve"> </w:t>
      </w:r>
    </w:p>
    <w:p w14:paraId="000001BF"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color w:val="000000"/>
        </w:rPr>
      </w:pPr>
    </w:p>
    <w:p w14:paraId="000001C0" w14:textId="77777777" w:rsidR="004A4F48" w:rsidRDefault="004D7415">
      <w:pPr>
        <w:pBdr>
          <w:top w:val="nil"/>
          <w:left w:val="nil"/>
          <w:bottom w:val="nil"/>
          <w:right w:val="nil"/>
          <w:between w:val="nil"/>
        </w:pBdr>
        <w:spacing w:after="0" w:line="240" w:lineRule="auto"/>
        <w:ind w:left="567"/>
        <w:jc w:val="both"/>
        <w:rPr>
          <w:rFonts w:ascii="Times New Roman" w:eastAsia="Times New Roman" w:hAnsi="Times New Roman" w:cs="Times New Roman"/>
          <w:b/>
          <w:bCs/>
          <w:color w:val="000000"/>
        </w:rPr>
      </w:pPr>
      <w:bookmarkStart w:id="20" w:name="_heading=h.it6k1pf9fh6c" w:colFirst="0" w:colLast="0"/>
      <w:bookmarkEnd w:id="20"/>
      <w:r>
        <w:rPr>
          <w:rFonts w:ascii="Times New Roman" w:eastAsia="Times New Roman" w:hAnsi="Times New Roman" w:cs="Times New Roman"/>
          <w:color w:val="000000"/>
        </w:rPr>
        <w:t>This Agreement will be valid from the Effective Date and shall continue for a period of 3 years starting from the Go-Live of Part A (In-App Engagement &amp; Push Notifications-Mobile Application) of the scope set out in Annexure A, unless terminated in accordance with this Agreement (“</w:t>
      </w:r>
      <w:r>
        <w:rPr>
          <w:rFonts w:ascii="Times New Roman" w:eastAsia="Times New Roman" w:hAnsi="Times New Roman" w:cs="Times New Roman"/>
          <w:b/>
          <w:bCs/>
          <w:color w:val="000000"/>
        </w:rPr>
        <w:t>Term</w:t>
      </w:r>
      <w:r>
        <w:rPr>
          <w:rFonts w:ascii="Times New Roman" w:eastAsia="Times New Roman" w:hAnsi="Times New Roman" w:cs="Times New Roman"/>
          <w:color w:val="000000"/>
        </w:rPr>
        <w:t xml:space="preserve">”). Upon expiry of the Term, the Customer will have the right to renew the Agreement on terms and conditions mutually agreed between the Parties.  </w:t>
      </w:r>
    </w:p>
    <w:p w14:paraId="000001C1"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b/>
          <w:bCs/>
          <w:color w:val="000000"/>
        </w:rPr>
      </w:pPr>
    </w:p>
    <w:p w14:paraId="000001C2" w14:textId="77777777" w:rsidR="004A4F48" w:rsidRDefault="004D7415">
      <w:pPr>
        <w:numPr>
          <w:ilvl w:val="0"/>
          <w:numId w:val="3"/>
        </w:numPr>
        <w:pBdr>
          <w:top w:val="nil"/>
          <w:left w:val="nil"/>
          <w:bottom w:val="nil"/>
          <w:right w:val="nil"/>
          <w:between w:val="nil"/>
        </w:pBd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i/>
          <w:iCs/>
          <w:color w:val="000000"/>
          <w:u w:val="single"/>
        </w:rPr>
        <w:t>Customer’s Right to Terminate for Cause</w:t>
      </w:r>
    </w:p>
    <w:p w14:paraId="000001C3" w14:textId="77777777" w:rsidR="004A4F48" w:rsidRDefault="004A4F48">
      <w:pPr>
        <w:spacing w:after="0" w:line="240" w:lineRule="auto"/>
        <w:jc w:val="both"/>
        <w:rPr>
          <w:rFonts w:ascii="Times New Roman" w:eastAsia="Times New Roman" w:hAnsi="Times New Roman" w:cs="Times New Roman"/>
        </w:rPr>
      </w:pPr>
    </w:p>
    <w:p w14:paraId="000001C4" w14:textId="77777777" w:rsidR="004A4F48" w:rsidRDefault="004D7415">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Notwithstanding anything contained elsewhere in this Agreement, upon the happening of any or more of the following events, the Customer will have the right to forthwith terminate the in whole or in </w:t>
      </w:r>
      <w:r>
        <w:rPr>
          <w:rFonts w:ascii="Times New Roman" w:eastAsia="Times New Roman" w:hAnsi="Times New Roman" w:cs="Times New Roman"/>
          <w:color w:val="000000"/>
        </w:rPr>
        <w:lastRenderedPageBreak/>
        <w:t xml:space="preserve">parts the Agreement without any liability, except as set forth in Section 8.5, and with all its rights reserved to collect such damages from the Service Provider as may be arising under this Agreement or under any law:  </w:t>
      </w:r>
    </w:p>
    <w:p w14:paraId="000001C5" w14:textId="77777777" w:rsidR="004A4F48" w:rsidRDefault="004A4F48">
      <w:pPr>
        <w:spacing w:after="0" w:line="240" w:lineRule="auto"/>
        <w:ind w:left="720"/>
        <w:jc w:val="both"/>
        <w:rPr>
          <w:rFonts w:ascii="Times New Roman" w:eastAsia="Times New Roman" w:hAnsi="Times New Roman" w:cs="Times New Roman"/>
        </w:rPr>
      </w:pPr>
    </w:p>
    <w:p w14:paraId="000001C6" w14:textId="77777777" w:rsidR="004A4F48" w:rsidRDefault="004D7415">
      <w:pPr>
        <w:numPr>
          <w:ilvl w:val="3"/>
          <w:numId w:val="44"/>
        </w:numPr>
        <w:pBdr>
          <w:top w:val="nil"/>
          <w:left w:val="nil"/>
          <w:bottom w:val="nil"/>
          <w:right w:val="nil"/>
          <w:between w:val="nil"/>
        </w:pBdr>
        <w:spacing w:after="0" w:line="240" w:lineRule="auto"/>
        <w:ind w:left="108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breach on the part of the Service Provider of any terms and conditions of this Agreement including material breach which, if remediable, is not cured within a period of thirty (30) days from the date of such breach being brought to the Service Provider’s notice; or</w:t>
      </w:r>
    </w:p>
    <w:p w14:paraId="000001C7" w14:textId="77777777" w:rsidR="004A4F48" w:rsidRDefault="004A4F48">
      <w:pPr>
        <w:spacing w:after="0" w:line="240" w:lineRule="auto"/>
        <w:ind w:left="993" w:hanging="426"/>
        <w:jc w:val="both"/>
        <w:rPr>
          <w:rFonts w:ascii="Times New Roman" w:eastAsia="Times New Roman" w:hAnsi="Times New Roman" w:cs="Times New Roman"/>
        </w:rPr>
      </w:pPr>
    </w:p>
    <w:p w14:paraId="000001C8" w14:textId="77777777" w:rsidR="004A4F48" w:rsidRDefault="004D7415">
      <w:pPr>
        <w:numPr>
          <w:ilvl w:val="3"/>
          <w:numId w:val="44"/>
        </w:numPr>
        <w:pBdr>
          <w:top w:val="nil"/>
          <w:left w:val="nil"/>
          <w:bottom w:val="nil"/>
          <w:right w:val="nil"/>
          <w:between w:val="nil"/>
        </w:pBdr>
        <w:spacing w:after="0" w:line="240" w:lineRule="auto"/>
        <w:ind w:left="108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where the Service Provider is held or found guilty and/or liable by a court of law, tribunal or administrative authority, rendering the Service Provider unfit, in the opinion of the Customer, to render Services under this Agreement; or</w:t>
      </w:r>
    </w:p>
    <w:p w14:paraId="000001C9" w14:textId="77777777" w:rsidR="004A4F48" w:rsidRDefault="004A4F48">
      <w:pPr>
        <w:pBdr>
          <w:top w:val="nil"/>
          <w:left w:val="nil"/>
          <w:bottom w:val="nil"/>
          <w:right w:val="nil"/>
          <w:between w:val="nil"/>
        </w:pBdr>
        <w:spacing w:after="0" w:line="240" w:lineRule="auto"/>
        <w:ind w:left="993" w:hanging="426"/>
        <w:rPr>
          <w:rFonts w:ascii="Times New Roman" w:eastAsia="Times New Roman" w:hAnsi="Times New Roman" w:cs="Times New Roman"/>
          <w:color w:val="000000"/>
        </w:rPr>
      </w:pPr>
    </w:p>
    <w:p w14:paraId="000001CA" w14:textId="77777777" w:rsidR="004A4F48" w:rsidRDefault="004D7415">
      <w:pPr>
        <w:numPr>
          <w:ilvl w:val="3"/>
          <w:numId w:val="44"/>
        </w:numPr>
        <w:pBdr>
          <w:top w:val="nil"/>
          <w:left w:val="nil"/>
          <w:bottom w:val="nil"/>
          <w:right w:val="nil"/>
          <w:between w:val="nil"/>
        </w:pBdr>
        <w:spacing w:after="0" w:line="240" w:lineRule="auto"/>
        <w:ind w:left="108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where liquidation or bankruptcy proceedings are commenced, or receiver or trustee is appointed, or in case of assignment for the benefit of creditors; or</w:t>
      </w:r>
    </w:p>
    <w:p w14:paraId="000001CB" w14:textId="77777777" w:rsidR="004A4F48" w:rsidRDefault="004A4F48">
      <w:pPr>
        <w:spacing w:after="0" w:line="240" w:lineRule="auto"/>
        <w:ind w:left="993" w:hanging="426"/>
        <w:jc w:val="both"/>
        <w:rPr>
          <w:rFonts w:ascii="Times New Roman" w:eastAsia="Times New Roman" w:hAnsi="Times New Roman" w:cs="Times New Roman"/>
        </w:rPr>
      </w:pPr>
    </w:p>
    <w:p w14:paraId="000001CC" w14:textId="77777777" w:rsidR="004A4F48" w:rsidRDefault="004D7415">
      <w:pPr>
        <w:numPr>
          <w:ilvl w:val="3"/>
          <w:numId w:val="44"/>
        </w:numPr>
        <w:pBdr>
          <w:top w:val="nil"/>
          <w:left w:val="nil"/>
          <w:bottom w:val="nil"/>
          <w:right w:val="nil"/>
          <w:between w:val="nil"/>
        </w:pBdr>
        <w:spacing w:after="0" w:line="240" w:lineRule="auto"/>
        <w:ind w:left="108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in case of change in Control of Service Provider which results in the Competitor taking over the Control of Service Provider; or</w:t>
      </w:r>
    </w:p>
    <w:p w14:paraId="000001CD" w14:textId="77777777" w:rsidR="004A4F48" w:rsidRDefault="004A4F48">
      <w:pPr>
        <w:spacing w:after="0" w:line="240" w:lineRule="auto"/>
        <w:ind w:left="993"/>
        <w:jc w:val="both"/>
        <w:rPr>
          <w:rFonts w:ascii="Times New Roman" w:eastAsia="Times New Roman" w:hAnsi="Times New Roman" w:cs="Times New Roman"/>
        </w:rPr>
      </w:pPr>
    </w:p>
    <w:p w14:paraId="000001CE" w14:textId="77777777" w:rsidR="004A4F48" w:rsidRDefault="004D7415">
      <w:pPr>
        <w:numPr>
          <w:ilvl w:val="3"/>
          <w:numId w:val="44"/>
        </w:numPr>
        <w:pBdr>
          <w:top w:val="nil"/>
          <w:left w:val="nil"/>
          <w:bottom w:val="nil"/>
          <w:right w:val="nil"/>
          <w:between w:val="nil"/>
        </w:pBdr>
        <w:spacing w:after="0" w:line="240" w:lineRule="auto"/>
        <w:ind w:left="108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in case the Customer is unable to use the Composite Software due to any third party claiming infringement of Intellectual Property rights;  or</w:t>
      </w:r>
    </w:p>
    <w:p w14:paraId="000001CF" w14:textId="77777777" w:rsidR="004A4F48" w:rsidRDefault="004A4F48">
      <w:pPr>
        <w:pBdr>
          <w:top w:val="nil"/>
          <w:left w:val="nil"/>
          <w:bottom w:val="nil"/>
          <w:right w:val="nil"/>
          <w:between w:val="nil"/>
        </w:pBdr>
        <w:spacing w:after="0" w:line="240" w:lineRule="auto"/>
        <w:ind w:left="993" w:hanging="426"/>
        <w:rPr>
          <w:rFonts w:ascii="Times New Roman" w:eastAsia="Times New Roman" w:hAnsi="Times New Roman" w:cs="Times New Roman"/>
          <w:color w:val="000000"/>
        </w:rPr>
      </w:pPr>
    </w:p>
    <w:p w14:paraId="000001D0" w14:textId="77777777" w:rsidR="004A4F48" w:rsidRDefault="004D7415">
      <w:pPr>
        <w:numPr>
          <w:ilvl w:val="3"/>
          <w:numId w:val="44"/>
        </w:numPr>
        <w:pBdr>
          <w:top w:val="nil"/>
          <w:left w:val="nil"/>
          <w:bottom w:val="nil"/>
          <w:right w:val="nil"/>
          <w:between w:val="nil"/>
        </w:pBdr>
        <w:spacing w:after="0" w:line="240" w:lineRule="auto"/>
        <w:ind w:left="993" w:hanging="426"/>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where such changes are undertaken in the constitution, management and/or structure of Service Provider as to render it unfit, in the opinion of Customer, to render Services under this Agreement; or </w:t>
      </w:r>
    </w:p>
    <w:p w14:paraId="000001D1" w14:textId="77777777" w:rsidR="004A4F48" w:rsidRDefault="004A4F48">
      <w:pPr>
        <w:pBdr>
          <w:top w:val="nil"/>
          <w:left w:val="nil"/>
          <w:bottom w:val="nil"/>
          <w:right w:val="nil"/>
          <w:between w:val="nil"/>
        </w:pBdr>
        <w:spacing w:after="0" w:line="240" w:lineRule="auto"/>
        <w:ind w:left="993"/>
        <w:jc w:val="both"/>
        <w:rPr>
          <w:rFonts w:ascii="Times New Roman" w:eastAsia="Times New Roman" w:hAnsi="Times New Roman" w:cs="Times New Roman"/>
          <w:color w:val="000000"/>
        </w:rPr>
      </w:pPr>
    </w:p>
    <w:p w14:paraId="000001D2" w14:textId="77777777" w:rsidR="004A4F48" w:rsidRDefault="004D7415">
      <w:pPr>
        <w:numPr>
          <w:ilvl w:val="3"/>
          <w:numId w:val="44"/>
        </w:numPr>
        <w:pBdr>
          <w:top w:val="nil"/>
          <w:left w:val="nil"/>
          <w:bottom w:val="nil"/>
          <w:right w:val="nil"/>
          <w:between w:val="nil"/>
        </w:pBdr>
        <w:spacing w:after="0" w:line="240" w:lineRule="auto"/>
        <w:ind w:left="108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The Service Provider fails to meet a milestone set out in this Agreement or separately agreed between the Parties, in writing even post 1 (one) week of the agreed milestone completion date; or</w:t>
      </w:r>
    </w:p>
    <w:p w14:paraId="000001D3" w14:textId="77777777" w:rsidR="004A4F48" w:rsidRDefault="004A4F48">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rPr>
      </w:pPr>
    </w:p>
    <w:p w14:paraId="000001D4" w14:textId="77777777" w:rsidR="004A4F48" w:rsidRDefault="004D7415">
      <w:pPr>
        <w:numPr>
          <w:ilvl w:val="3"/>
          <w:numId w:val="44"/>
        </w:numPr>
        <w:pBdr>
          <w:top w:val="nil"/>
          <w:left w:val="nil"/>
          <w:bottom w:val="nil"/>
          <w:right w:val="nil"/>
          <w:between w:val="nil"/>
        </w:pBdr>
        <w:spacing w:after="0" w:line="240" w:lineRule="auto"/>
        <w:ind w:left="108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Any or all of the Service Levels provided under Annexure B are not met for 2 (two) months. </w:t>
      </w:r>
    </w:p>
    <w:p w14:paraId="000001D5" w14:textId="77777777" w:rsidR="004A4F48" w:rsidRDefault="004A4F48">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rPr>
      </w:pPr>
    </w:p>
    <w:p w14:paraId="000001D6" w14:textId="77777777" w:rsidR="004A4F48" w:rsidRDefault="004D7415">
      <w:pPr>
        <w:numPr>
          <w:ilvl w:val="0"/>
          <w:numId w:val="3"/>
        </w:numPr>
        <w:pBdr>
          <w:top w:val="nil"/>
          <w:left w:val="nil"/>
          <w:bottom w:val="nil"/>
          <w:right w:val="nil"/>
          <w:between w:val="nil"/>
        </w:pBdr>
        <w:spacing w:after="0" w:line="240" w:lineRule="auto"/>
        <w:ind w:left="567" w:hanging="567"/>
        <w:rPr>
          <w:rFonts w:ascii="Times New Roman" w:eastAsia="Times New Roman" w:hAnsi="Times New Roman" w:cs="Times New Roman"/>
        </w:rPr>
      </w:pPr>
      <w:bookmarkStart w:id="21" w:name="_heading=h.3u55wxy7gak9" w:colFirst="0" w:colLast="0"/>
      <w:bookmarkEnd w:id="21"/>
      <w:r>
        <w:rPr>
          <w:rFonts w:ascii="Times New Roman" w:eastAsia="Times New Roman" w:hAnsi="Times New Roman" w:cs="Times New Roman"/>
          <w:i/>
          <w:iCs/>
          <w:color w:val="000000"/>
          <w:u w:val="single"/>
        </w:rPr>
        <w:t xml:space="preserve">Customer’s Right to Terminate for Convenience </w:t>
      </w:r>
    </w:p>
    <w:p w14:paraId="000001D7"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color w:val="000000"/>
        </w:rPr>
      </w:pPr>
    </w:p>
    <w:p w14:paraId="000001D8" w14:textId="77777777" w:rsidR="004A4F48" w:rsidRDefault="004D7415">
      <w:pPr>
        <w:pBdr>
          <w:top w:val="nil"/>
          <w:left w:val="nil"/>
          <w:bottom w:val="nil"/>
          <w:right w:val="nil"/>
          <w:between w:val="nil"/>
        </w:pBdr>
        <w:spacing w:after="0" w:line="240" w:lineRule="auto"/>
        <w:ind w:left="567"/>
        <w:jc w:val="both"/>
        <w:rPr>
          <w:rFonts w:ascii="Times New Roman" w:eastAsia="Times New Roman" w:hAnsi="Times New Roman" w:cs="Times New Roman"/>
          <w:b/>
          <w:bCs/>
          <w:color w:val="000000"/>
        </w:rPr>
      </w:pPr>
      <w:r>
        <w:rPr>
          <w:rFonts w:ascii="Times New Roman" w:eastAsia="Times New Roman" w:hAnsi="Times New Roman" w:cs="Times New Roman"/>
          <w:color w:val="000000"/>
        </w:rPr>
        <w:t>Notwithstanding anything contained elsewhere in this Agreement, the Customer will have the right, without any obligation to assign any reason, at its sole option, to terminate this Agreement in whole or in parts for convenience, without any liability or termination charges, except as set forth in Clause 8.6, by giving 90 (ninety) days’ prior written notice to Service Provider.</w:t>
      </w:r>
    </w:p>
    <w:p w14:paraId="000001D9" w14:textId="77777777" w:rsidR="004A4F48" w:rsidRDefault="004A4F48">
      <w:pPr>
        <w:pBdr>
          <w:top w:val="nil"/>
          <w:left w:val="nil"/>
          <w:bottom w:val="nil"/>
          <w:right w:val="nil"/>
          <w:between w:val="nil"/>
        </w:pBdr>
        <w:spacing w:after="0" w:line="240" w:lineRule="auto"/>
        <w:ind w:left="567"/>
        <w:jc w:val="both"/>
        <w:rPr>
          <w:rFonts w:ascii="Times New Roman" w:eastAsia="Times New Roman" w:hAnsi="Times New Roman" w:cs="Times New Roman"/>
          <w:b/>
          <w:bCs/>
          <w:color w:val="000000"/>
        </w:rPr>
      </w:pPr>
    </w:p>
    <w:p w14:paraId="000001DA" w14:textId="77777777" w:rsidR="004A4F48" w:rsidRDefault="004D7415">
      <w:pPr>
        <w:numPr>
          <w:ilvl w:val="0"/>
          <w:numId w:val="3"/>
        </w:numPr>
        <w:pBdr>
          <w:top w:val="nil"/>
          <w:left w:val="nil"/>
          <w:bottom w:val="nil"/>
          <w:right w:val="nil"/>
          <w:between w:val="nil"/>
        </w:pBdr>
        <w:spacing w:after="0" w:line="240" w:lineRule="auto"/>
        <w:ind w:left="567" w:hanging="567"/>
        <w:rPr>
          <w:rFonts w:ascii="Times New Roman" w:eastAsia="Times New Roman" w:hAnsi="Times New Roman" w:cs="Times New Roman"/>
        </w:rPr>
      </w:pPr>
      <w:bookmarkStart w:id="22" w:name="_heading=h.7hqow0lrtyqd" w:colFirst="0" w:colLast="0"/>
      <w:bookmarkEnd w:id="22"/>
      <w:r>
        <w:rPr>
          <w:rFonts w:ascii="Times New Roman" w:eastAsia="Times New Roman" w:hAnsi="Times New Roman" w:cs="Times New Roman"/>
          <w:i/>
          <w:iCs/>
          <w:color w:val="000000"/>
          <w:u w:val="single"/>
        </w:rPr>
        <w:t>Effect of Expiry/Termination</w:t>
      </w:r>
    </w:p>
    <w:p w14:paraId="000001DB" w14:textId="77777777" w:rsidR="004A4F48" w:rsidRDefault="004A4F48">
      <w:pPr>
        <w:spacing w:after="0" w:line="240" w:lineRule="auto"/>
        <w:jc w:val="both"/>
        <w:rPr>
          <w:rFonts w:ascii="Times New Roman" w:eastAsia="Times New Roman" w:hAnsi="Times New Roman" w:cs="Times New Roman"/>
        </w:rPr>
      </w:pPr>
    </w:p>
    <w:p w14:paraId="000001DC" w14:textId="77777777" w:rsidR="004A4F48" w:rsidRDefault="004D7415">
      <w:pPr>
        <w:pBdr>
          <w:top w:val="nil"/>
          <w:left w:val="nil"/>
          <w:bottom w:val="nil"/>
          <w:right w:val="nil"/>
          <w:between w:val="nil"/>
        </w:pBdr>
        <w:spacing w:after="0" w:line="240" w:lineRule="auto"/>
        <w:ind w:left="63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Upon expiry or termination of this Agreement, all undisputed amounts accrued during the Term of the Agreement shall be raised by Service Provider within 30 days from termination or expiry date, as the case may be, of this Agreement. Upon the receipt of undisputed invoices, such undisputed amounts shall be paid within a period of 45 (forty-five) days. In the event no invoice is raised within </w:t>
      </w:r>
      <w:r>
        <w:rPr>
          <w:rFonts w:ascii="Times New Roman" w:eastAsia="Times New Roman" w:hAnsi="Times New Roman" w:cs="Times New Roman"/>
          <w:color w:val="000000"/>
        </w:rPr>
        <w:lastRenderedPageBreak/>
        <w:t>30 days from the from the date of receipt of undisputed invoices, it will be presumed that there are no dues to be paid by Customer. Further, the Service Provider will, within 30 (thirty) days of such expiry or termination, return all the Confidential Information and personal information, documents and records to the Customer, in a manner and form available in Composite Software and erase or destroy all Confidential Information and personal information and archival records, in the Service Provider’s possession and certify in writing, to the Customer that it has been erased or destroyed. In addition, the Service Provider shall, within thirty (30) days of the effective date of expiry or termination, refund any advance or undue amounts paid by the Customer and pay all other outstanding amounts (including any pending service credits) owed by it to the Customer</w:t>
      </w:r>
    </w:p>
    <w:p w14:paraId="000001DD" w14:textId="77777777" w:rsidR="004A4F48" w:rsidRDefault="004A4F48">
      <w:pPr>
        <w:spacing w:after="0" w:line="240" w:lineRule="auto"/>
        <w:ind w:left="720"/>
        <w:jc w:val="both"/>
        <w:rPr>
          <w:rFonts w:ascii="Times New Roman" w:eastAsia="Times New Roman" w:hAnsi="Times New Roman" w:cs="Times New Roman"/>
        </w:rPr>
      </w:pPr>
    </w:p>
    <w:p w14:paraId="000001DE" w14:textId="77777777" w:rsidR="004A4F48" w:rsidRDefault="004D7415">
      <w:pPr>
        <w:numPr>
          <w:ilvl w:val="0"/>
          <w:numId w:val="3"/>
        </w:numPr>
        <w:pBdr>
          <w:top w:val="nil"/>
          <w:left w:val="nil"/>
          <w:bottom w:val="nil"/>
          <w:right w:val="nil"/>
          <w:between w:val="nil"/>
        </w:pBdr>
        <w:spacing w:after="0" w:line="240" w:lineRule="auto"/>
        <w:ind w:left="567" w:hanging="567"/>
        <w:rPr>
          <w:rFonts w:ascii="Times New Roman" w:eastAsia="Times New Roman" w:hAnsi="Times New Roman" w:cs="Times New Roman"/>
        </w:rPr>
      </w:pPr>
      <w:bookmarkStart w:id="23" w:name="_heading=h.i0phh5fnspsj" w:colFirst="0" w:colLast="0"/>
      <w:bookmarkEnd w:id="23"/>
      <w:r>
        <w:rPr>
          <w:rFonts w:ascii="Times New Roman" w:eastAsia="Times New Roman" w:hAnsi="Times New Roman" w:cs="Times New Roman"/>
          <w:i/>
          <w:iCs/>
          <w:color w:val="000000"/>
          <w:u w:val="single"/>
        </w:rPr>
        <w:t>Transfer Assistance</w:t>
      </w:r>
    </w:p>
    <w:p w14:paraId="000001DF" w14:textId="77777777" w:rsidR="004A4F48" w:rsidRDefault="004A4F48">
      <w:pPr>
        <w:spacing w:after="0" w:line="240" w:lineRule="auto"/>
        <w:jc w:val="both"/>
        <w:rPr>
          <w:rFonts w:ascii="Times New Roman" w:eastAsia="Times New Roman" w:hAnsi="Times New Roman" w:cs="Times New Roman"/>
        </w:rPr>
      </w:pPr>
    </w:p>
    <w:p w14:paraId="000001E0" w14:textId="77777777" w:rsidR="004A4F48" w:rsidRDefault="004D7415">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r>
        <w:rPr>
          <w:rFonts w:ascii="Times New Roman" w:eastAsia="Times New Roman" w:hAnsi="Times New Roman" w:cs="Times New Roman"/>
          <w:color w:val="000000"/>
        </w:rPr>
        <w:t>Commencing upon notice to Service Provider of termination or expiry of this Agreement and continuing through the effective date of termination or expiry, at no additional cost, for a period as may be notified by the Customer, which shall be no more than 6 (six) months from the date of expiry and /or termination, unless mutually agreed between the Parties, in writings (“</w:t>
      </w:r>
      <w:r>
        <w:rPr>
          <w:rFonts w:ascii="Times New Roman" w:eastAsia="Times New Roman" w:hAnsi="Times New Roman" w:cs="Times New Roman"/>
          <w:b/>
          <w:bCs/>
          <w:color w:val="000000"/>
        </w:rPr>
        <w:t>Transition Period</w:t>
      </w:r>
      <w:r>
        <w:rPr>
          <w:rFonts w:ascii="Times New Roman" w:eastAsia="Times New Roman" w:hAnsi="Times New Roman" w:cs="Times New Roman"/>
          <w:color w:val="000000"/>
        </w:rPr>
        <w:t>”), the Service Provider will provide to the Customer or its designees or nominees, all support and assistance as may be requested by Customer to allow for the provision of Services without interruption or adverse effect and to facilitate the orderly transition of the subject matter of this Agreement as desired by Customer. The Service Provider will comply with all reasonable instructions from the Customer relating to termination. If requested by the Customer, the Service Provider will reasonably cooperate with a third party in connection with the preparation and implementation of transition plan by such third party or the Customer upon termination or expiration of this Agreement, as the case may be. In the event the Service Provider provides the aforementioned transition related services upon the expiry and /or termination of the Agreement, the Agreement shall be deemed to have been extended for the limited purpose of provision of such services and only for the duration that such services are provided by Service Provider. Additionally, Service Provider acknowledges that the rights in data residing in the Composite Software in relation to the Business Unit at all times remains the property of the Customer and upon termination Service Provider will, within the Transition Period, assist in extraction and provide to the Customer, all data and information residing in the Composite Software in such form or format as available in Service Provider at no additional charges payable to the Service Provider. The Customer may request additional transfer assistance by agreeing for a mutually agreeable rate of services required.</w:t>
      </w:r>
    </w:p>
    <w:p w14:paraId="000001E1" w14:textId="77777777" w:rsidR="004A4F48" w:rsidRDefault="004A4F48">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p>
    <w:p w14:paraId="000001E2" w14:textId="77777777" w:rsidR="004A4F48" w:rsidRDefault="004D7415">
      <w:pPr>
        <w:numPr>
          <w:ilvl w:val="0"/>
          <w:numId w:val="3"/>
        </w:numPr>
        <w:pBdr>
          <w:top w:val="nil"/>
          <w:left w:val="nil"/>
          <w:bottom w:val="nil"/>
          <w:right w:val="nil"/>
          <w:between w:val="nil"/>
        </w:pBd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color w:val="000000"/>
        </w:rPr>
        <w:t xml:space="preserve">The exercise of the right of termination by the Customer will be without prejudice to any other rights that it may have under this Agreement or under applicable Laws. </w:t>
      </w:r>
    </w:p>
    <w:p w14:paraId="000001E3" w14:textId="77777777" w:rsidR="004A4F48" w:rsidRDefault="004A4F4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000001E4" w14:textId="77777777" w:rsidR="004A4F48" w:rsidRDefault="004D7415">
      <w:pPr>
        <w:numPr>
          <w:ilvl w:val="0"/>
          <w:numId w:val="3"/>
        </w:numPr>
        <w:pBdr>
          <w:top w:val="nil"/>
          <w:left w:val="nil"/>
          <w:bottom w:val="nil"/>
          <w:right w:val="nil"/>
          <w:between w:val="nil"/>
        </w:pBd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i/>
          <w:iCs/>
          <w:color w:val="000000"/>
          <w:u w:val="single"/>
        </w:rPr>
        <w:t>Survival of Certain Provisions</w:t>
      </w:r>
    </w:p>
    <w:p w14:paraId="000001E5" w14:textId="77777777" w:rsidR="004A4F48" w:rsidRDefault="004A4F4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000001E6" w14:textId="77777777" w:rsidR="004A4F48" w:rsidRDefault="004D7415">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Subject to applicable laws, any and all provisions of the Agreement that, by their nature or effect, are required or necessarily intended to be performed after the expiration or termination of the Agreement shall survive the expiration or any termination of the Agreement and remain binding, for their respective intended periods, upon and for the Parties’ benefit. Such provisions in the Agreement </w:t>
      </w:r>
      <w:r>
        <w:rPr>
          <w:rFonts w:ascii="Times New Roman" w:eastAsia="Times New Roman" w:hAnsi="Times New Roman" w:cs="Times New Roman"/>
          <w:color w:val="000000"/>
        </w:rPr>
        <w:lastRenderedPageBreak/>
        <w:t>include Clause 7 (Confidentiality), Clause 10 (Indemnity and Limitation of Liability), Clause 11.3 (Disputes), Clause 8(Termination), Clause 11.7 (Notices).</w:t>
      </w:r>
    </w:p>
    <w:p w14:paraId="000001E7" w14:textId="77777777" w:rsidR="004A4F48" w:rsidRDefault="004A4F48">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p>
    <w:p w14:paraId="000001E8" w14:textId="77777777" w:rsidR="004A4F48" w:rsidRDefault="004D7415">
      <w:pPr>
        <w:numPr>
          <w:ilvl w:val="0"/>
          <w:numId w:val="19"/>
        </w:numPr>
        <w:pBdr>
          <w:top w:val="nil"/>
          <w:left w:val="nil"/>
          <w:bottom w:val="nil"/>
          <w:right w:val="nil"/>
          <w:between w:val="nil"/>
        </w:pBdr>
        <w:spacing w:after="0" w:line="240" w:lineRule="auto"/>
        <w:ind w:left="567" w:hanging="567"/>
        <w:rPr>
          <w:rFonts w:ascii="Times New Roman" w:eastAsia="Times New Roman" w:hAnsi="Times New Roman" w:cs="Times New Roman"/>
          <w:b/>
          <w:bCs/>
          <w:color w:val="000000"/>
        </w:rPr>
      </w:pPr>
      <w:r>
        <w:rPr>
          <w:rFonts w:ascii="Times New Roman" w:eastAsia="Times New Roman" w:hAnsi="Times New Roman" w:cs="Times New Roman"/>
          <w:b/>
          <w:bCs/>
          <w:color w:val="000000"/>
        </w:rPr>
        <w:t>Representations and Warranties of Service Provider</w:t>
      </w:r>
    </w:p>
    <w:p w14:paraId="000001E9"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b/>
          <w:bCs/>
          <w:color w:val="000000"/>
        </w:rPr>
      </w:pPr>
    </w:p>
    <w:p w14:paraId="000001EA" w14:textId="77777777" w:rsidR="004A4F48" w:rsidRDefault="004D7415">
      <w:pPr>
        <w:pBdr>
          <w:top w:val="nil"/>
          <w:left w:val="nil"/>
          <w:bottom w:val="nil"/>
          <w:right w:val="nil"/>
          <w:between w:val="nil"/>
        </w:pBdr>
        <w:spacing w:after="0" w:line="240" w:lineRule="auto"/>
        <w:ind w:left="540" w:hanging="540"/>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9.1 </w:t>
      </w:r>
      <w:r>
        <w:rPr>
          <w:rFonts w:ascii="Times New Roman" w:eastAsia="Times New Roman" w:hAnsi="Times New Roman" w:cs="Times New Roman"/>
          <w:color w:val="000000"/>
        </w:rPr>
        <w:tab/>
        <w:t xml:space="preserve">The Service Provider covenants, represents and warrants to the Customer that: </w:t>
      </w:r>
    </w:p>
    <w:p w14:paraId="000001EB" w14:textId="77777777" w:rsidR="004A4F48" w:rsidRDefault="004A4F48">
      <w:pPr>
        <w:spacing w:after="0" w:line="240" w:lineRule="auto"/>
        <w:ind w:left="720"/>
        <w:jc w:val="both"/>
        <w:rPr>
          <w:rFonts w:ascii="Times New Roman" w:eastAsia="Times New Roman" w:hAnsi="Times New Roman" w:cs="Times New Roman"/>
        </w:rPr>
      </w:pPr>
    </w:p>
    <w:p w14:paraId="000001EC" w14:textId="77777777" w:rsidR="004A4F48" w:rsidRDefault="004D7415">
      <w:pPr>
        <w:numPr>
          <w:ilvl w:val="0"/>
          <w:numId w:val="16"/>
        </w:numPr>
        <w:pBdr>
          <w:top w:val="nil"/>
          <w:left w:val="nil"/>
          <w:bottom w:val="nil"/>
          <w:right w:val="nil"/>
          <w:between w:val="nil"/>
        </w:pBdr>
        <w:spacing w:after="0" w:line="240" w:lineRule="auto"/>
        <w:ind w:left="1080" w:hanging="450"/>
        <w:jc w:val="both"/>
        <w:rPr>
          <w:rFonts w:ascii="Times New Roman" w:eastAsia="Times New Roman" w:hAnsi="Times New Roman" w:cs="Times New Roman"/>
          <w:color w:val="000000"/>
        </w:rPr>
      </w:pPr>
      <w:r>
        <w:rPr>
          <w:rFonts w:ascii="Times New Roman" w:eastAsia="Times New Roman" w:hAnsi="Times New Roman" w:cs="Times New Roman"/>
          <w:color w:val="000000"/>
        </w:rPr>
        <w:t>it is in good standing and that it has full authority and all rights necessary to enter into this Agreement and to perform its obligations hereunder according to the terms hereof;</w:t>
      </w:r>
    </w:p>
    <w:p w14:paraId="000001ED" w14:textId="77777777" w:rsidR="004A4F48" w:rsidRDefault="004A4F48">
      <w:pPr>
        <w:spacing w:after="0" w:line="240" w:lineRule="auto"/>
        <w:ind w:left="993"/>
        <w:jc w:val="both"/>
        <w:rPr>
          <w:rFonts w:ascii="Times New Roman" w:eastAsia="Times New Roman" w:hAnsi="Times New Roman" w:cs="Times New Roman"/>
        </w:rPr>
      </w:pPr>
    </w:p>
    <w:p w14:paraId="000001EE" w14:textId="77777777" w:rsidR="004A4F48" w:rsidRDefault="004D7415">
      <w:pPr>
        <w:numPr>
          <w:ilvl w:val="0"/>
          <w:numId w:val="16"/>
        </w:numPr>
        <w:pBdr>
          <w:top w:val="nil"/>
          <w:left w:val="nil"/>
          <w:bottom w:val="nil"/>
          <w:right w:val="nil"/>
          <w:between w:val="nil"/>
        </w:pBdr>
        <w:spacing w:after="0" w:line="240" w:lineRule="auto"/>
        <w:ind w:left="1080" w:hanging="450"/>
        <w:jc w:val="both"/>
        <w:rPr>
          <w:rFonts w:ascii="Times New Roman" w:eastAsia="Times New Roman" w:hAnsi="Times New Roman" w:cs="Times New Roman"/>
          <w:color w:val="000000"/>
        </w:rPr>
      </w:pPr>
      <w:r>
        <w:rPr>
          <w:rFonts w:ascii="Times New Roman" w:eastAsia="Times New Roman" w:hAnsi="Times New Roman" w:cs="Times New Roman"/>
          <w:color w:val="000000"/>
        </w:rPr>
        <w:t>this Agreement is a legal, valid, binding, and enforceable in accordance with the terms hereof;</w:t>
      </w:r>
    </w:p>
    <w:p w14:paraId="000001EF" w14:textId="77777777" w:rsidR="004A4F48" w:rsidRDefault="004A4F48">
      <w:pPr>
        <w:spacing w:after="0" w:line="240" w:lineRule="auto"/>
        <w:ind w:left="993"/>
        <w:jc w:val="both"/>
        <w:rPr>
          <w:rFonts w:ascii="Times New Roman" w:eastAsia="Times New Roman" w:hAnsi="Times New Roman" w:cs="Times New Roman"/>
        </w:rPr>
      </w:pPr>
    </w:p>
    <w:p w14:paraId="000001F0" w14:textId="77777777" w:rsidR="004A4F48" w:rsidRDefault="004D7415">
      <w:pPr>
        <w:numPr>
          <w:ilvl w:val="0"/>
          <w:numId w:val="16"/>
        </w:numPr>
        <w:pBdr>
          <w:top w:val="nil"/>
          <w:left w:val="nil"/>
          <w:bottom w:val="nil"/>
          <w:right w:val="nil"/>
          <w:between w:val="nil"/>
        </w:pBdr>
        <w:spacing w:after="0" w:line="240" w:lineRule="auto"/>
        <w:ind w:left="1080" w:hanging="450"/>
        <w:jc w:val="both"/>
        <w:rPr>
          <w:rFonts w:ascii="Times New Roman" w:eastAsia="Times New Roman" w:hAnsi="Times New Roman" w:cs="Times New Roman"/>
          <w:color w:val="000000"/>
        </w:rPr>
      </w:pPr>
      <w:r>
        <w:rPr>
          <w:rFonts w:ascii="Times New Roman" w:eastAsia="Times New Roman" w:hAnsi="Times New Roman" w:cs="Times New Roman"/>
          <w:color w:val="000000"/>
        </w:rPr>
        <w:t>no consent, approval or authorization, the absence of which would adversely affect the legal and valid execution, delivery and performance of this Agreement or the documents and instruments contemplated hereby, is required;</w:t>
      </w:r>
    </w:p>
    <w:p w14:paraId="000001F1" w14:textId="77777777" w:rsidR="004A4F48" w:rsidRDefault="004A4F48">
      <w:pPr>
        <w:spacing w:after="0" w:line="240" w:lineRule="auto"/>
        <w:ind w:left="993"/>
        <w:jc w:val="both"/>
        <w:rPr>
          <w:rFonts w:ascii="Times New Roman" w:eastAsia="Times New Roman" w:hAnsi="Times New Roman" w:cs="Times New Roman"/>
        </w:rPr>
      </w:pPr>
    </w:p>
    <w:p w14:paraId="000001F2" w14:textId="77777777" w:rsidR="004A4F48" w:rsidRDefault="004D7415">
      <w:pPr>
        <w:numPr>
          <w:ilvl w:val="0"/>
          <w:numId w:val="16"/>
        </w:numPr>
        <w:pBdr>
          <w:top w:val="nil"/>
          <w:left w:val="nil"/>
          <w:bottom w:val="nil"/>
          <w:right w:val="nil"/>
          <w:between w:val="nil"/>
        </w:pBdr>
        <w:spacing w:after="0" w:line="240" w:lineRule="auto"/>
        <w:ind w:left="1080" w:hanging="450"/>
        <w:jc w:val="both"/>
        <w:rPr>
          <w:rFonts w:ascii="Times New Roman" w:eastAsia="Times New Roman" w:hAnsi="Times New Roman" w:cs="Times New Roman"/>
          <w:color w:val="000000"/>
        </w:rPr>
      </w:pPr>
      <w:r>
        <w:rPr>
          <w:rFonts w:ascii="Times New Roman" w:eastAsia="Times New Roman" w:hAnsi="Times New Roman" w:cs="Times New Roman"/>
          <w:color w:val="000000"/>
        </w:rPr>
        <w:t>by entering into this Agreement, it is not in breach and in future will not be in breach of any contractual obligation against any third party;</w:t>
      </w:r>
    </w:p>
    <w:p w14:paraId="000001F3" w14:textId="77777777" w:rsidR="004A4F48" w:rsidRDefault="004A4F48">
      <w:pPr>
        <w:spacing w:after="0" w:line="240" w:lineRule="auto"/>
        <w:ind w:left="993"/>
        <w:jc w:val="both"/>
        <w:rPr>
          <w:rFonts w:ascii="Times New Roman" w:eastAsia="Times New Roman" w:hAnsi="Times New Roman" w:cs="Times New Roman"/>
        </w:rPr>
      </w:pPr>
    </w:p>
    <w:p w14:paraId="000001F4" w14:textId="77777777" w:rsidR="004A4F48" w:rsidRDefault="004D7415">
      <w:pPr>
        <w:numPr>
          <w:ilvl w:val="0"/>
          <w:numId w:val="16"/>
        </w:numPr>
        <w:pBdr>
          <w:top w:val="nil"/>
          <w:left w:val="nil"/>
          <w:bottom w:val="nil"/>
          <w:right w:val="nil"/>
          <w:between w:val="nil"/>
        </w:pBdr>
        <w:spacing w:after="0" w:line="240" w:lineRule="auto"/>
        <w:ind w:left="1080" w:hanging="45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persons signing this Agreement, on their behalves, have been duly authorized by Service Provider, to execute this Agreement; </w:t>
      </w:r>
    </w:p>
    <w:p w14:paraId="000001F5" w14:textId="77777777" w:rsidR="004A4F48" w:rsidRDefault="004A4F48">
      <w:pPr>
        <w:spacing w:after="0" w:line="240" w:lineRule="auto"/>
        <w:ind w:left="993"/>
        <w:jc w:val="both"/>
        <w:rPr>
          <w:rFonts w:ascii="Times New Roman" w:eastAsia="Times New Roman" w:hAnsi="Times New Roman" w:cs="Times New Roman"/>
        </w:rPr>
      </w:pPr>
    </w:p>
    <w:p w14:paraId="000001F6" w14:textId="77777777" w:rsidR="004A4F48" w:rsidRDefault="004D7415">
      <w:pPr>
        <w:numPr>
          <w:ilvl w:val="0"/>
          <w:numId w:val="16"/>
        </w:numPr>
        <w:pBdr>
          <w:top w:val="nil"/>
          <w:left w:val="nil"/>
          <w:bottom w:val="nil"/>
          <w:right w:val="nil"/>
          <w:between w:val="nil"/>
        </w:pBdr>
        <w:spacing w:after="0" w:line="240" w:lineRule="auto"/>
        <w:ind w:left="1080" w:hanging="45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it has the necessary expertise and infrastructure for discharging its obligations under this Agreement; </w:t>
      </w:r>
    </w:p>
    <w:p w14:paraId="000001F7" w14:textId="77777777" w:rsidR="004A4F48" w:rsidRDefault="004A4F48">
      <w:pPr>
        <w:spacing w:after="0" w:line="240" w:lineRule="auto"/>
        <w:ind w:left="993"/>
        <w:jc w:val="both"/>
        <w:rPr>
          <w:rFonts w:ascii="Times New Roman" w:eastAsia="Times New Roman" w:hAnsi="Times New Roman" w:cs="Times New Roman"/>
        </w:rPr>
      </w:pPr>
    </w:p>
    <w:p w14:paraId="000001F8" w14:textId="77777777" w:rsidR="004A4F48" w:rsidRDefault="004D7415">
      <w:pPr>
        <w:numPr>
          <w:ilvl w:val="0"/>
          <w:numId w:val="16"/>
        </w:numPr>
        <w:pBdr>
          <w:top w:val="nil"/>
          <w:left w:val="nil"/>
          <w:bottom w:val="nil"/>
          <w:right w:val="nil"/>
          <w:between w:val="nil"/>
        </w:pBdr>
        <w:spacing w:after="0" w:line="240" w:lineRule="auto"/>
        <w:ind w:left="1080" w:hanging="450"/>
        <w:jc w:val="both"/>
        <w:rPr>
          <w:rFonts w:ascii="Times New Roman" w:eastAsia="Times New Roman" w:hAnsi="Times New Roman" w:cs="Times New Roman"/>
          <w:color w:val="000000"/>
        </w:rPr>
      </w:pPr>
      <w:r>
        <w:rPr>
          <w:rFonts w:ascii="Times New Roman" w:eastAsia="Times New Roman" w:hAnsi="Times New Roman" w:cs="Times New Roman"/>
          <w:color w:val="000000"/>
        </w:rPr>
        <w:t>it shall not, enter into or acquiesce in any other agreement which would prevent it from fully complying with the provisions of this Agreement;</w:t>
      </w:r>
    </w:p>
    <w:p w14:paraId="000001F9" w14:textId="77777777" w:rsidR="004A4F48" w:rsidRDefault="004A4F48">
      <w:pPr>
        <w:spacing w:after="0" w:line="240" w:lineRule="auto"/>
        <w:ind w:left="993"/>
        <w:jc w:val="both"/>
        <w:rPr>
          <w:rFonts w:ascii="Times New Roman" w:eastAsia="Times New Roman" w:hAnsi="Times New Roman" w:cs="Times New Roman"/>
        </w:rPr>
      </w:pPr>
    </w:p>
    <w:p w14:paraId="000001FA" w14:textId="77777777" w:rsidR="004A4F48" w:rsidRDefault="004D7415">
      <w:pPr>
        <w:numPr>
          <w:ilvl w:val="0"/>
          <w:numId w:val="16"/>
        </w:numPr>
        <w:pBdr>
          <w:top w:val="nil"/>
          <w:left w:val="nil"/>
          <w:bottom w:val="nil"/>
          <w:right w:val="nil"/>
          <w:between w:val="nil"/>
        </w:pBdr>
        <w:spacing w:after="0" w:line="240" w:lineRule="auto"/>
        <w:ind w:left="1080" w:hanging="45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Service Provider owns and has good, valid, exclusive and absolute rights, title and interest in and to the Composite Software and has the right to grant licenses to the Composite Software as specified in this Agreement. The Service Provider has the absolute and unrestricted rights and privileges to license all its rights, title and interest in the Composite Software to the Customer in the manner contemplated in this Agreement;  </w:t>
      </w:r>
    </w:p>
    <w:p w14:paraId="000001FB" w14:textId="77777777" w:rsidR="004A4F48" w:rsidRDefault="004A4F48">
      <w:pPr>
        <w:spacing w:after="0" w:line="240" w:lineRule="auto"/>
        <w:ind w:left="720"/>
        <w:jc w:val="both"/>
        <w:rPr>
          <w:rFonts w:ascii="Times New Roman" w:eastAsia="Times New Roman" w:hAnsi="Times New Roman" w:cs="Times New Roman"/>
        </w:rPr>
      </w:pPr>
    </w:p>
    <w:p w14:paraId="000001FC" w14:textId="77777777" w:rsidR="004A4F48" w:rsidRDefault="004D7415">
      <w:pPr>
        <w:numPr>
          <w:ilvl w:val="0"/>
          <w:numId w:val="16"/>
        </w:numPr>
        <w:pBdr>
          <w:top w:val="nil"/>
          <w:left w:val="nil"/>
          <w:bottom w:val="nil"/>
          <w:right w:val="nil"/>
          <w:between w:val="nil"/>
        </w:pBdr>
        <w:spacing w:after="0" w:line="240" w:lineRule="auto"/>
        <w:ind w:left="1080" w:hanging="45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Service Provider has not initiated any action against any third party and represents that to the best of its knowledge no other action has been initiated by any third party against it in registration and/or use of the Composite Software whether in India or other countries; </w:t>
      </w:r>
    </w:p>
    <w:p w14:paraId="000001FD" w14:textId="77777777" w:rsidR="004A4F48" w:rsidRDefault="004A4F48">
      <w:pPr>
        <w:spacing w:after="0" w:line="240" w:lineRule="auto"/>
        <w:ind w:left="993"/>
        <w:jc w:val="both"/>
        <w:rPr>
          <w:rFonts w:ascii="Times New Roman" w:eastAsia="Times New Roman" w:hAnsi="Times New Roman" w:cs="Times New Roman"/>
        </w:rPr>
      </w:pPr>
    </w:p>
    <w:p w14:paraId="000001FE" w14:textId="77777777" w:rsidR="004A4F48" w:rsidRDefault="004D7415">
      <w:pPr>
        <w:numPr>
          <w:ilvl w:val="0"/>
          <w:numId w:val="16"/>
        </w:numPr>
        <w:pBdr>
          <w:top w:val="nil"/>
          <w:left w:val="nil"/>
          <w:bottom w:val="nil"/>
          <w:right w:val="nil"/>
          <w:between w:val="nil"/>
        </w:pBdr>
        <w:spacing w:after="0" w:line="240" w:lineRule="auto"/>
        <w:ind w:left="1080" w:hanging="450"/>
        <w:jc w:val="both"/>
        <w:rPr>
          <w:rFonts w:ascii="Times New Roman" w:eastAsia="Times New Roman" w:hAnsi="Times New Roman" w:cs="Times New Roman"/>
          <w:color w:val="000000"/>
        </w:rPr>
      </w:pPr>
      <w:r>
        <w:rPr>
          <w:rFonts w:ascii="Times New Roman" w:eastAsia="Times New Roman" w:hAnsi="Times New Roman" w:cs="Times New Roman"/>
          <w:color w:val="000000"/>
        </w:rPr>
        <w:t>the Composite Software and Enhancements is and will at all times:</w:t>
      </w:r>
    </w:p>
    <w:p w14:paraId="000001FF" w14:textId="77777777" w:rsidR="004A4F48" w:rsidRDefault="004A4F48">
      <w:pPr>
        <w:pBdr>
          <w:top w:val="nil"/>
          <w:left w:val="nil"/>
          <w:bottom w:val="nil"/>
          <w:right w:val="nil"/>
          <w:between w:val="nil"/>
        </w:pBdr>
        <w:spacing w:after="0" w:line="240" w:lineRule="auto"/>
        <w:ind w:left="1530" w:hanging="450"/>
        <w:jc w:val="both"/>
        <w:rPr>
          <w:rFonts w:ascii="Times New Roman" w:eastAsia="Times New Roman" w:hAnsi="Times New Roman" w:cs="Times New Roman"/>
          <w:color w:val="000000"/>
        </w:rPr>
      </w:pPr>
    </w:p>
    <w:p w14:paraId="00000200" w14:textId="77777777" w:rsidR="004A4F48" w:rsidRDefault="004D7415">
      <w:pPr>
        <w:numPr>
          <w:ilvl w:val="0"/>
          <w:numId w:val="2"/>
        </w:numPr>
        <w:pBdr>
          <w:top w:val="nil"/>
          <w:left w:val="nil"/>
          <w:bottom w:val="nil"/>
          <w:right w:val="nil"/>
          <w:between w:val="nil"/>
        </w:pBdr>
        <w:spacing w:after="0" w:line="240" w:lineRule="auto"/>
        <w:ind w:left="1530" w:hanging="45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fit for the purpose and requirements spelt out in the Agreement; </w:t>
      </w:r>
    </w:p>
    <w:p w14:paraId="00000201" w14:textId="77777777" w:rsidR="004A4F48" w:rsidRDefault="004A4F48">
      <w:pPr>
        <w:spacing w:after="0" w:line="240" w:lineRule="auto"/>
        <w:jc w:val="both"/>
        <w:rPr>
          <w:rFonts w:ascii="Times New Roman" w:eastAsia="Times New Roman" w:hAnsi="Times New Roman" w:cs="Times New Roman"/>
        </w:rPr>
      </w:pPr>
    </w:p>
    <w:p w14:paraId="00000202" w14:textId="77777777" w:rsidR="004A4F48" w:rsidRDefault="004D7415">
      <w:pPr>
        <w:numPr>
          <w:ilvl w:val="0"/>
          <w:numId w:val="2"/>
        </w:numPr>
        <w:pBdr>
          <w:top w:val="nil"/>
          <w:left w:val="nil"/>
          <w:bottom w:val="nil"/>
          <w:right w:val="nil"/>
          <w:between w:val="nil"/>
        </w:pBdr>
        <w:spacing w:after="0" w:line="240" w:lineRule="auto"/>
        <w:ind w:left="1530" w:hanging="450"/>
        <w:jc w:val="both"/>
        <w:rPr>
          <w:rFonts w:ascii="Times New Roman" w:eastAsia="Times New Roman" w:hAnsi="Times New Roman" w:cs="Times New Roman"/>
          <w:color w:val="000000"/>
        </w:rPr>
      </w:pPr>
      <w:r>
        <w:rPr>
          <w:rFonts w:ascii="Times New Roman" w:eastAsia="Times New Roman" w:hAnsi="Times New Roman" w:cs="Times New Roman"/>
          <w:color w:val="000000"/>
        </w:rPr>
        <w:t>perform in accordance with the agreed specifications and that it will meet the requirements set forth in this Agreement;</w:t>
      </w:r>
    </w:p>
    <w:p w14:paraId="00000203" w14:textId="77777777" w:rsidR="004A4F48" w:rsidRDefault="004A4F48">
      <w:pPr>
        <w:pBdr>
          <w:top w:val="nil"/>
          <w:left w:val="nil"/>
          <w:bottom w:val="nil"/>
          <w:right w:val="nil"/>
          <w:between w:val="nil"/>
        </w:pBdr>
        <w:spacing w:after="0" w:line="240" w:lineRule="auto"/>
        <w:ind w:left="1418"/>
        <w:jc w:val="both"/>
        <w:rPr>
          <w:rFonts w:ascii="Times New Roman" w:eastAsia="Times New Roman" w:hAnsi="Times New Roman" w:cs="Times New Roman"/>
          <w:color w:val="000000"/>
        </w:rPr>
      </w:pPr>
    </w:p>
    <w:p w14:paraId="00000204" w14:textId="77777777" w:rsidR="004A4F48" w:rsidRDefault="004D7415">
      <w:pPr>
        <w:numPr>
          <w:ilvl w:val="0"/>
          <w:numId w:val="2"/>
        </w:numPr>
        <w:pBdr>
          <w:top w:val="nil"/>
          <w:left w:val="nil"/>
          <w:bottom w:val="nil"/>
          <w:right w:val="nil"/>
          <w:between w:val="nil"/>
        </w:pBdr>
        <w:spacing w:after="0" w:line="240" w:lineRule="auto"/>
        <w:ind w:left="1530" w:hanging="450"/>
        <w:jc w:val="both"/>
        <w:rPr>
          <w:rFonts w:ascii="Times New Roman" w:eastAsia="Times New Roman" w:hAnsi="Times New Roman" w:cs="Times New Roman"/>
          <w:color w:val="000000"/>
        </w:rPr>
      </w:pPr>
      <w:r>
        <w:rPr>
          <w:rFonts w:ascii="Times New Roman" w:eastAsia="Times New Roman" w:hAnsi="Times New Roman" w:cs="Times New Roman"/>
          <w:color w:val="000000"/>
        </w:rPr>
        <w:t>free from any latent bugs and defects;</w:t>
      </w:r>
    </w:p>
    <w:p w14:paraId="00000205" w14:textId="77777777" w:rsidR="004A4F48" w:rsidRDefault="004A4F48">
      <w:pPr>
        <w:pBdr>
          <w:top w:val="nil"/>
          <w:left w:val="nil"/>
          <w:bottom w:val="nil"/>
          <w:right w:val="nil"/>
          <w:between w:val="nil"/>
        </w:pBdr>
        <w:spacing w:after="0" w:line="240" w:lineRule="auto"/>
        <w:ind w:left="1418"/>
        <w:jc w:val="both"/>
        <w:rPr>
          <w:rFonts w:ascii="Times New Roman" w:eastAsia="Times New Roman" w:hAnsi="Times New Roman" w:cs="Times New Roman"/>
          <w:color w:val="000000"/>
        </w:rPr>
      </w:pPr>
    </w:p>
    <w:p w14:paraId="00000206" w14:textId="77777777" w:rsidR="004A4F48" w:rsidRDefault="004D7415">
      <w:pPr>
        <w:numPr>
          <w:ilvl w:val="0"/>
          <w:numId w:val="2"/>
        </w:numPr>
        <w:pBdr>
          <w:top w:val="nil"/>
          <w:left w:val="nil"/>
          <w:bottom w:val="nil"/>
          <w:right w:val="nil"/>
          <w:between w:val="nil"/>
        </w:pBdr>
        <w:spacing w:after="0" w:line="240" w:lineRule="auto"/>
        <w:ind w:left="1530" w:hanging="450"/>
        <w:jc w:val="both"/>
        <w:rPr>
          <w:rFonts w:ascii="Times New Roman" w:eastAsia="Times New Roman" w:hAnsi="Times New Roman" w:cs="Times New Roman"/>
          <w:color w:val="000000"/>
        </w:rPr>
      </w:pPr>
      <w:r>
        <w:rPr>
          <w:rFonts w:ascii="Times New Roman" w:eastAsia="Times New Roman" w:hAnsi="Times New Roman" w:cs="Times New Roman"/>
          <w:color w:val="000000"/>
        </w:rPr>
        <w:t>interoperable and compatible with other products, technology/software, hardware, as laid out in the Composite Software’s API documentation, which will be revised from time to time;</w:t>
      </w:r>
    </w:p>
    <w:p w14:paraId="00000207" w14:textId="77777777" w:rsidR="004A4F48" w:rsidRDefault="004A4F48">
      <w:pPr>
        <w:spacing w:after="0" w:line="240" w:lineRule="auto"/>
        <w:jc w:val="both"/>
        <w:rPr>
          <w:rFonts w:ascii="Times New Roman" w:eastAsia="Times New Roman" w:hAnsi="Times New Roman" w:cs="Times New Roman"/>
        </w:rPr>
      </w:pPr>
    </w:p>
    <w:p w14:paraId="00000208" w14:textId="77777777" w:rsidR="004A4F48" w:rsidRDefault="004D7415">
      <w:pPr>
        <w:numPr>
          <w:ilvl w:val="0"/>
          <w:numId w:val="2"/>
        </w:numPr>
        <w:pBdr>
          <w:top w:val="nil"/>
          <w:left w:val="nil"/>
          <w:bottom w:val="nil"/>
          <w:right w:val="nil"/>
          <w:between w:val="nil"/>
        </w:pBdr>
        <w:spacing w:after="0" w:line="240" w:lineRule="auto"/>
        <w:ind w:left="1530" w:hanging="450"/>
        <w:jc w:val="both"/>
        <w:rPr>
          <w:rFonts w:ascii="Times New Roman" w:eastAsia="Times New Roman" w:hAnsi="Times New Roman" w:cs="Times New Roman"/>
          <w:color w:val="000000"/>
        </w:rPr>
      </w:pPr>
      <w:r>
        <w:rPr>
          <w:rFonts w:ascii="Times New Roman" w:eastAsia="Times New Roman" w:hAnsi="Times New Roman" w:cs="Times New Roman"/>
          <w:color w:val="000000"/>
        </w:rPr>
        <w:t>combination of the Composite Software with other products, technology/software or hardware as disclosed to the Service Provider by the Customer will not result in infringement of any third party rights; and</w:t>
      </w:r>
    </w:p>
    <w:p w14:paraId="00000209" w14:textId="77777777" w:rsidR="004A4F48" w:rsidRDefault="004A4F48">
      <w:pPr>
        <w:spacing w:after="0" w:line="240" w:lineRule="auto"/>
        <w:jc w:val="both"/>
        <w:rPr>
          <w:rFonts w:ascii="Times New Roman" w:eastAsia="Times New Roman" w:hAnsi="Times New Roman" w:cs="Times New Roman"/>
        </w:rPr>
      </w:pPr>
    </w:p>
    <w:p w14:paraId="0000020A" w14:textId="77777777" w:rsidR="004A4F48" w:rsidRDefault="004D7415">
      <w:pPr>
        <w:numPr>
          <w:ilvl w:val="0"/>
          <w:numId w:val="2"/>
        </w:numPr>
        <w:pBdr>
          <w:top w:val="nil"/>
          <w:left w:val="nil"/>
          <w:bottom w:val="nil"/>
          <w:right w:val="nil"/>
          <w:between w:val="nil"/>
        </w:pBdr>
        <w:spacing w:after="0" w:line="240" w:lineRule="auto"/>
        <w:ind w:left="1530" w:hanging="45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will not, when used for the purposes for which it is intended, infringe any third party Intellectual Property rights or violate any applicable Laws. </w:t>
      </w:r>
    </w:p>
    <w:p w14:paraId="0000020B" w14:textId="77777777" w:rsidR="004A4F48" w:rsidRDefault="004A4F48">
      <w:pPr>
        <w:pBdr>
          <w:top w:val="nil"/>
          <w:left w:val="nil"/>
          <w:bottom w:val="nil"/>
          <w:right w:val="nil"/>
          <w:between w:val="nil"/>
        </w:pBdr>
        <w:spacing w:after="0" w:line="240" w:lineRule="auto"/>
        <w:ind w:left="1530"/>
        <w:jc w:val="both"/>
        <w:rPr>
          <w:rFonts w:ascii="Times New Roman" w:eastAsia="Times New Roman" w:hAnsi="Times New Roman" w:cs="Times New Roman"/>
          <w:color w:val="000000"/>
        </w:rPr>
      </w:pPr>
    </w:p>
    <w:p w14:paraId="0000020C" w14:textId="77777777" w:rsidR="004A4F48" w:rsidRDefault="004D7415">
      <w:pPr>
        <w:numPr>
          <w:ilvl w:val="0"/>
          <w:numId w:val="16"/>
        </w:numPr>
        <w:pBdr>
          <w:top w:val="nil"/>
          <w:left w:val="nil"/>
          <w:bottom w:val="nil"/>
          <w:right w:val="nil"/>
          <w:between w:val="nil"/>
        </w:pBdr>
        <w:spacing w:after="0" w:line="240" w:lineRule="auto"/>
        <w:ind w:left="1080" w:hanging="450"/>
        <w:jc w:val="both"/>
        <w:rPr>
          <w:rFonts w:ascii="Times New Roman" w:eastAsia="Times New Roman" w:hAnsi="Times New Roman" w:cs="Times New Roman"/>
          <w:color w:val="000000"/>
        </w:rPr>
      </w:pPr>
      <w:r>
        <w:rPr>
          <w:rFonts w:ascii="Times New Roman" w:eastAsia="Times New Roman" w:hAnsi="Times New Roman" w:cs="Times New Roman"/>
          <w:color w:val="000000"/>
        </w:rPr>
        <w:t>The Composite Software shall conform to the Service Levels set out in this Agreement.</w:t>
      </w:r>
    </w:p>
    <w:p w14:paraId="0000020D" w14:textId="77777777" w:rsidR="004A4F48" w:rsidRDefault="004A4F48">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rPr>
      </w:pPr>
    </w:p>
    <w:p w14:paraId="0000020E" w14:textId="77777777" w:rsidR="004A4F48" w:rsidRDefault="004D7415">
      <w:pPr>
        <w:numPr>
          <w:ilvl w:val="0"/>
          <w:numId w:val="16"/>
        </w:numPr>
        <w:pBdr>
          <w:top w:val="nil"/>
          <w:left w:val="nil"/>
          <w:bottom w:val="nil"/>
          <w:right w:val="nil"/>
          <w:between w:val="nil"/>
        </w:pBdr>
        <w:spacing w:after="0" w:line="240" w:lineRule="auto"/>
        <w:ind w:left="1080" w:hanging="450"/>
        <w:jc w:val="both"/>
        <w:rPr>
          <w:rFonts w:ascii="Times New Roman" w:eastAsia="Times New Roman" w:hAnsi="Times New Roman" w:cs="Times New Roman"/>
          <w:color w:val="000000"/>
        </w:rPr>
      </w:pPr>
      <w:r>
        <w:rPr>
          <w:rFonts w:ascii="Times New Roman" w:eastAsia="Times New Roman" w:hAnsi="Times New Roman" w:cs="Times New Roman"/>
          <w:color w:val="000000"/>
        </w:rPr>
        <w:t>Service Provider shall at all times comply and the Composite Software provided and Services rendered hereunder shall comply with all applicable laws, regulations, rules, circulars, directions, directives by relevant government or applicable regulatory authorities and any applicable industry standards.</w:t>
      </w:r>
    </w:p>
    <w:p w14:paraId="0000020F" w14:textId="77777777" w:rsidR="004A4F48" w:rsidRDefault="004A4F48">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00000210" w14:textId="77777777" w:rsidR="004A4F48" w:rsidRDefault="004D7415">
      <w:pPr>
        <w:numPr>
          <w:ilvl w:val="0"/>
          <w:numId w:val="16"/>
        </w:numPr>
        <w:pBdr>
          <w:top w:val="nil"/>
          <w:left w:val="nil"/>
          <w:bottom w:val="nil"/>
          <w:right w:val="nil"/>
          <w:between w:val="nil"/>
        </w:pBdr>
        <w:spacing w:after="0" w:line="240" w:lineRule="auto"/>
        <w:ind w:left="1080" w:hanging="450"/>
        <w:jc w:val="both"/>
        <w:rPr>
          <w:rFonts w:ascii="Times New Roman" w:eastAsia="Times New Roman" w:hAnsi="Times New Roman" w:cs="Times New Roman"/>
          <w:color w:val="000000"/>
        </w:rPr>
      </w:pPr>
      <w:r>
        <w:rPr>
          <w:rFonts w:ascii="Times New Roman" w:eastAsia="Times New Roman" w:hAnsi="Times New Roman" w:cs="Times New Roman"/>
          <w:color w:val="000000"/>
        </w:rPr>
        <w:t>Composite Software provided under this Agreement, shall be free from any malicious code, virus, malware or any other harmful software that may or has potential to cause damage to the Customer’s systems, data or networks.</w:t>
      </w:r>
    </w:p>
    <w:p w14:paraId="00000211" w14:textId="77777777" w:rsidR="004A4F48" w:rsidRDefault="004A4F48">
      <w:pPr>
        <w:pBdr>
          <w:top w:val="nil"/>
          <w:left w:val="nil"/>
          <w:bottom w:val="nil"/>
          <w:right w:val="nil"/>
          <w:between w:val="nil"/>
        </w:pBdr>
        <w:spacing w:after="0" w:line="240" w:lineRule="auto"/>
        <w:ind w:left="540"/>
        <w:jc w:val="both"/>
        <w:rPr>
          <w:rFonts w:ascii="Times New Roman" w:eastAsia="Times New Roman" w:hAnsi="Times New Roman" w:cs="Times New Roman"/>
          <w:color w:val="000000"/>
        </w:rPr>
      </w:pPr>
    </w:p>
    <w:p w14:paraId="00000212" w14:textId="77777777" w:rsidR="004A4F48" w:rsidRDefault="004D7415">
      <w:pPr>
        <w:numPr>
          <w:ilvl w:val="0"/>
          <w:numId w:val="19"/>
        </w:numPr>
        <w:pBdr>
          <w:top w:val="nil"/>
          <w:left w:val="nil"/>
          <w:bottom w:val="nil"/>
          <w:right w:val="nil"/>
          <w:between w:val="nil"/>
        </w:pBdr>
        <w:spacing w:after="0" w:line="240" w:lineRule="auto"/>
        <w:ind w:left="567" w:hanging="567"/>
        <w:rPr>
          <w:rFonts w:ascii="Times New Roman" w:eastAsia="Times New Roman" w:hAnsi="Times New Roman" w:cs="Times New Roman"/>
          <w:b/>
          <w:bCs/>
          <w:color w:val="000000"/>
        </w:rPr>
      </w:pPr>
      <w:bookmarkStart w:id="24" w:name="_heading=h.efrey241x3vc" w:colFirst="0" w:colLast="0"/>
      <w:bookmarkEnd w:id="24"/>
      <w:r>
        <w:rPr>
          <w:rFonts w:ascii="Times New Roman" w:eastAsia="Times New Roman" w:hAnsi="Times New Roman" w:cs="Times New Roman"/>
          <w:b/>
          <w:bCs/>
          <w:color w:val="000000"/>
        </w:rPr>
        <w:t>(A) Indemnification and Limitation of Liability.</w:t>
      </w:r>
    </w:p>
    <w:p w14:paraId="00000213" w14:textId="77777777" w:rsidR="004A4F48" w:rsidRDefault="004A4F48">
      <w:pPr>
        <w:spacing w:after="0" w:line="240" w:lineRule="auto"/>
        <w:ind w:left="360" w:hanging="360"/>
        <w:jc w:val="both"/>
        <w:rPr>
          <w:rFonts w:ascii="Times New Roman" w:eastAsia="Times New Roman" w:hAnsi="Times New Roman" w:cs="Times New Roman"/>
        </w:rPr>
      </w:pPr>
    </w:p>
    <w:p w14:paraId="00000214" w14:textId="77777777" w:rsidR="004A4F48" w:rsidRDefault="004D7415">
      <w:pP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rPr>
        <w:t>10.1</w:t>
      </w:r>
      <w:r>
        <w:rPr>
          <w:rFonts w:ascii="Times New Roman" w:eastAsia="Times New Roman" w:hAnsi="Times New Roman" w:cs="Times New Roman"/>
        </w:rPr>
        <w:tab/>
        <w:t>The Service Provider shall indemnify, defend and hold the Customer its parents, subsidiaries, affiliates, successors or assigns, and their directors, officers, employees, agents and representatives (</w:t>
      </w:r>
      <w:r>
        <w:rPr>
          <w:rFonts w:ascii="Times New Roman" w:eastAsia="Times New Roman" w:hAnsi="Times New Roman" w:cs="Times New Roman"/>
          <w:b/>
          <w:bCs/>
        </w:rPr>
        <w:t>“Indemnified Parties”</w:t>
      </w:r>
      <w:r>
        <w:rPr>
          <w:rFonts w:ascii="Times New Roman" w:eastAsia="Times New Roman" w:hAnsi="Times New Roman" w:cs="Times New Roman"/>
        </w:rPr>
        <w:t xml:space="preserve">) harmless from any third party claims and related actions, proceedings, complaints, claims, damages, demands, liabilities, costs, expenses, etc. (including reasonable attorney’s fees and expenses), arising out of or in relation with:  </w:t>
      </w:r>
    </w:p>
    <w:p w14:paraId="00000215" w14:textId="77777777" w:rsidR="004A4F48" w:rsidRDefault="004A4F48">
      <w:pPr>
        <w:spacing w:after="0" w:line="240" w:lineRule="auto"/>
        <w:ind w:left="567" w:hanging="567"/>
        <w:jc w:val="both"/>
        <w:rPr>
          <w:rFonts w:ascii="Times New Roman" w:eastAsia="Times New Roman" w:hAnsi="Times New Roman" w:cs="Times New Roman"/>
        </w:rPr>
      </w:pPr>
    </w:p>
    <w:p w14:paraId="00000216" w14:textId="77777777" w:rsidR="004A4F48" w:rsidRDefault="004D7415">
      <w:pPr>
        <w:spacing w:after="0" w:line="240" w:lineRule="auto"/>
        <w:ind w:left="1260" w:hanging="270"/>
        <w:jc w:val="both"/>
        <w:rPr>
          <w:rFonts w:ascii="Times New Roman" w:eastAsia="Times New Roman" w:hAnsi="Times New Roman" w:cs="Times New Roman"/>
        </w:rPr>
      </w:pPr>
      <w:r>
        <w:rPr>
          <w:rFonts w:ascii="Times New Roman" w:eastAsia="Times New Roman" w:hAnsi="Times New Roman" w:cs="Times New Roman"/>
        </w:rPr>
        <w:t>a.  any loss or damage to the Indemnified Parties and/or any third party's tangible property caused / arising out of any act or omission by the Service Provider’s Personnel;</w:t>
      </w:r>
    </w:p>
    <w:p w14:paraId="00000217" w14:textId="77777777" w:rsidR="004A4F48" w:rsidRDefault="004A4F48">
      <w:pPr>
        <w:spacing w:after="0" w:line="240" w:lineRule="auto"/>
        <w:ind w:left="993"/>
        <w:jc w:val="both"/>
        <w:rPr>
          <w:rFonts w:ascii="Times New Roman" w:eastAsia="Times New Roman" w:hAnsi="Times New Roman" w:cs="Times New Roman"/>
        </w:rPr>
      </w:pPr>
    </w:p>
    <w:p w14:paraId="00000218" w14:textId="77777777" w:rsidR="004A4F48" w:rsidRDefault="004D7415">
      <w:pPr>
        <w:spacing w:after="0" w:line="240" w:lineRule="auto"/>
        <w:ind w:left="993"/>
        <w:jc w:val="both"/>
        <w:rPr>
          <w:rFonts w:ascii="Times New Roman" w:eastAsia="Times New Roman" w:hAnsi="Times New Roman" w:cs="Times New Roman"/>
        </w:rPr>
      </w:pPr>
      <w:r>
        <w:rPr>
          <w:rFonts w:ascii="Times New Roman" w:eastAsia="Times New Roman" w:hAnsi="Times New Roman" w:cs="Times New Roman"/>
        </w:rPr>
        <w:t>b.</w:t>
      </w:r>
      <w:r>
        <w:rPr>
          <w:rFonts w:ascii="Times New Roman" w:eastAsia="Times New Roman" w:hAnsi="Times New Roman" w:cs="Times New Roman"/>
        </w:rPr>
        <w:tab/>
        <w:t xml:space="preserve">any willful misconduct, gross negligence, fraud or fraudulent misrepresentation by the </w:t>
      </w:r>
      <w:r>
        <w:rPr>
          <w:rFonts w:ascii="Times New Roman" w:eastAsia="Times New Roman" w:hAnsi="Times New Roman" w:cs="Times New Roman"/>
        </w:rPr>
        <w:tab/>
        <w:t>Service Provider including its Personnel.</w:t>
      </w:r>
    </w:p>
    <w:p w14:paraId="00000219" w14:textId="77777777" w:rsidR="004A4F48" w:rsidRDefault="004A4F48">
      <w:pPr>
        <w:spacing w:after="0" w:line="240" w:lineRule="auto"/>
        <w:ind w:left="993"/>
        <w:jc w:val="both"/>
        <w:rPr>
          <w:rFonts w:ascii="Times New Roman" w:eastAsia="Times New Roman" w:hAnsi="Times New Roman" w:cs="Times New Roman"/>
        </w:rPr>
      </w:pPr>
    </w:p>
    <w:p w14:paraId="0000021A" w14:textId="77777777" w:rsidR="004A4F48" w:rsidRDefault="004D7415">
      <w:pPr>
        <w:spacing w:after="0" w:line="240" w:lineRule="auto"/>
        <w:ind w:left="993"/>
        <w:jc w:val="both"/>
        <w:rPr>
          <w:rFonts w:ascii="Times New Roman" w:eastAsia="Times New Roman" w:hAnsi="Times New Roman" w:cs="Times New Roman"/>
        </w:rPr>
      </w:pPr>
      <w:r>
        <w:rPr>
          <w:rFonts w:ascii="Times New Roman" w:eastAsia="Times New Roman" w:hAnsi="Times New Roman" w:cs="Times New Roman"/>
        </w:rPr>
        <w:t>d.   death or bodily injury of any person caused by the Service Provider including its Personnel.</w:t>
      </w:r>
    </w:p>
    <w:p w14:paraId="0000021B" w14:textId="77777777" w:rsidR="004A4F48" w:rsidRDefault="004A4F48">
      <w:pPr>
        <w:spacing w:after="0" w:line="240" w:lineRule="auto"/>
        <w:ind w:left="993"/>
        <w:jc w:val="both"/>
        <w:rPr>
          <w:rFonts w:ascii="Times New Roman" w:eastAsia="Times New Roman" w:hAnsi="Times New Roman" w:cs="Times New Roman"/>
        </w:rPr>
      </w:pPr>
    </w:p>
    <w:p w14:paraId="0000021C" w14:textId="77777777" w:rsidR="004A4F48" w:rsidRDefault="004D7415">
      <w:pPr>
        <w:spacing w:after="0" w:line="240" w:lineRule="auto"/>
        <w:ind w:left="993"/>
        <w:jc w:val="both"/>
        <w:rPr>
          <w:rFonts w:ascii="Times New Roman" w:eastAsia="Times New Roman" w:hAnsi="Times New Roman" w:cs="Times New Roman"/>
        </w:rPr>
      </w:pPr>
      <w:r>
        <w:rPr>
          <w:rFonts w:ascii="Times New Roman" w:eastAsia="Times New Roman" w:hAnsi="Times New Roman" w:cs="Times New Roman"/>
        </w:rPr>
        <w:t>e.   any violation of any statutory requirement and/or law by the Service Provider.</w:t>
      </w:r>
    </w:p>
    <w:p w14:paraId="0000021D" w14:textId="77777777" w:rsidR="004A4F48" w:rsidRDefault="004A4F48">
      <w:pPr>
        <w:spacing w:after="0" w:line="240" w:lineRule="auto"/>
        <w:ind w:left="993"/>
        <w:jc w:val="both"/>
        <w:rPr>
          <w:rFonts w:ascii="Times New Roman" w:eastAsia="Times New Roman" w:hAnsi="Times New Roman" w:cs="Times New Roman"/>
        </w:rPr>
      </w:pPr>
    </w:p>
    <w:p w14:paraId="0000021E" w14:textId="77777777" w:rsidR="004A4F48" w:rsidRDefault="004D7415">
      <w:pPr>
        <w:spacing w:after="0" w:line="240" w:lineRule="auto"/>
        <w:ind w:left="1350" w:hanging="360"/>
        <w:jc w:val="both"/>
        <w:rPr>
          <w:rFonts w:ascii="Times New Roman" w:eastAsia="Times New Roman" w:hAnsi="Times New Roman" w:cs="Times New Roman"/>
        </w:rPr>
      </w:pPr>
      <w:r>
        <w:rPr>
          <w:rFonts w:ascii="Times New Roman" w:eastAsia="Times New Roman" w:hAnsi="Times New Roman" w:cs="Times New Roman"/>
        </w:rPr>
        <w:lastRenderedPageBreak/>
        <w:t>f.</w:t>
      </w:r>
      <w:r>
        <w:rPr>
          <w:rFonts w:ascii="Times New Roman" w:eastAsia="Times New Roman" w:hAnsi="Times New Roman" w:cs="Times New Roman"/>
        </w:rPr>
        <w:tab/>
        <w:t>any breach of confidentiality or data privacy/security obligations by the Service Provider or its Personnel.</w:t>
      </w:r>
    </w:p>
    <w:p w14:paraId="0000021F" w14:textId="77777777" w:rsidR="004A4F48" w:rsidRDefault="004A4F48">
      <w:pPr>
        <w:spacing w:after="0" w:line="240" w:lineRule="auto"/>
        <w:ind w:left="993"/>
        <w:jc w:val="both"/>
        <w:rPr>
          <w:rFonts w:ascii="Times New Roman" w:eastAsia="Times New Roman" w:hAnsi="Times New Roman" w:cs="Times New Roman"/>
        </w:rPr>
      </w:pPr>
    </w:p>
    <w:p w14:paraId="00000220" w14:textId="77777777" w:rsidR="004A4F48" w:rsidRDefault="004D7415">
      <w:pPr>
        <w:spacing w:after="0" w:line="240" w:lineRule="auto"/>
        <w:ind w:left="993"/>
        <w:jc w:val="both"/>
        <w:rPr>
          <w:rFonts w:ascii="Times New Roman" w:eastAsia="Times New Roman" w:hAnsi="Times New Roman" w:cs="Times New Roman"/>
        </w:rPr>
      </w:pPr>
      <w:r>
        <w:rPr>
          <w:rFonts w:ascii="Times New Roman" w:eastAsia="Times New Roman" w:hAnsi="Times New Roman" w:cs="Times New Roman"/>
        </w:rPr>
        <w:t>g.</w:t>
      </w:r>
      <w:r>
        <w:rPr>
          <w:rFonts w:ascii="Times New Roman" w:eastAsia="Times New Roman" w:hAnsi="Times New Roman" w:cs="Times New Roman"/>
        </w:rPr>
        <w:tab/>
        <w:t>infringement of any third party’s intellectual property rights</w:t>
      </w:r>
      <w:r>
        <w:rPr>
          <w:rFonts w:ascii="Times New Roman" w:eastAsia="Times New Roman" w:hAnsi="Times New Roman" w:cs="Times New Roman"/>
          <w:b/>
          <w:bCs/>
        </w:rPr>
        <w:t>.</w:t>
      </w:r>
    </w:p>
    <w:p w14:paraId="00000221" w14:textId="77777777" w:rsidR="004A4F48" w:rsidRDefault="004A4F48">
      <w:pPr>
        <w:spacing w:after="0" w:line="240" w:lineRule="auto"/>
        <w:ind w:left="993"/>
        <w:jc w:val="both"/>
        <w:rPr>
          <w:rFonts w:ascii="Times New Roman" w:eastAsia="Times New Roman" w:hAnsi="Times New Roman" w:cs="Times New Roman"/>
        </w:rPr>
      </w:pPr>
    </w:p>
    <w:p w14:paraId="00000222" w14:textId="77777777" w:rsidR="004A4F48" w:rsidRDefault="004A4F48">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rPr>
      </w:pPr>
    </w:p>
    <w:p w14:paraId="00000223" w14:textId="77777777" w:rsidR="004A4F48" w:rsidRDefault="004D7415">
      <w:pPr>
        <w:pBdr>
          <w:top w:val="nil"/>
          <w:left w:val="nil"/>
          <w:bottom w:val="nil"/>
          <w:right w:val="nil"/>
          <w:between w:val="nil"/>
        </w:pBdr>
        <w:spacing w:after="0" w:line="240" w:lineRule="auto"/>
        <w:ind w:left="1080" w:hanging="630"/>
        <w:jc w:val="both"/>
        <w:rPr>
          <w:rFonts w:ascii="Times New Roman" w:eastAsia="Times New Roman" w:hAnsi="Times New Roman" w:cs="Times New Roman"/>
          <w:color w:val="000000"/>
        </w:rPr>
      </w:pPr>
      <w:r>
        <w:rPr>
          <w:rFonts w:ascii="Times New Roman" w:eastAsia="Times New Roman" w:hAnsi="Times New Roman" w:cs="Times New Roman"/>
          <w:color w:val="000000"/>
        </w:rPr>
        <w:t>10.2   It is agreed that, with respect to this sub-Clause 10.1(g) where the Customer’s use of the Composite Software is affected, the Customer’s first recourse without prejudice to any other or its rights or remedies under this Agreement, shall be for Service Provider to either, at its option (i) secure a license, at no additional expenses to Customer, from such third party to allow Customer to continue to use the Composite Software; or (ii) to modify the Composite Software so as to make it non-infringing, and in the event Service Provider fails to achieve either of (i) or (ii) above, then within 1 (one) month of Service Provider becoming aware of any such infringement claim,  the Customer shall have the right to terminate the Agreement with notice to the Service Provider and the Service Provider shall immediately refund any advance/unused amounts paid by the Customer to the Service Provider under this Agreement.</w:t>
      </w:r>
    </w:p>
    <w:p w14:paraId="00000224" w14:textId="77777777" w:rsidR="004A4F48" w:rsidRDefault="004A4F48">
      <w:pPr>
        <w:spacing w:after="0" w:line="240" w:lineRule="auto"/>
        <w:ind w:left="567" w:hanging="567"/>
        <w:jc w:val="both"/>
        <w:rPr>
          <w:rFonts w:ascii="Times New Roman" w:eastAsia="Times New Roman" w:hAnsi="Times New Roman" w:cs="Times New Roman"/>
        </w:rPr>
      </w:pPr>
    </w:p>
    <w:p w14:paraId="00000225" w14:textId="77777777" w:rsidR="004A4F48" w:rsidRDefault="004D7415">
      <w:pPr>
        <w:spacing w:after="0" w:line="240" w:lineRule="auto"/>
        <w:ind w:left="360" w:hanging="360"/>
        <w:jc w:val="both"/>
        <w:rPr>
          <w:rFonts w:ascii="Times New Roman" w:eastAsia="Times New Roman" w:hAnsi="Times New Roman" w:cs="Times New Roman"/>
          <w:b/>
          <w:bCs/>
        </w:rPr>
      </w:pPr>
      <w:r>
        <w:rPr>
          <w:rFonts w:ascii="Times New Roman" w:eastAsia="Times New Roman" w:hAnsi="Times New Roman" w:cs="Times New Roman"/>
          <w:b/>
          <w:bCs/>
        </w:rPr>
        <w:t>10. (B) Limitation of Liability</w:t>
      </w:r>
    </w:p>
    <w:p w14:paraId="00000226" w14:textId="77777777" w:rsidR="004A4F48" w:rsidRDefault="004A4F48">
      <w:pPr>
        <w:pBdr>
          <w:top w:val="nil"/>
          <w:left w:val="nil"/>
          <w:bottom w:val="nil"/>
          <w:right w:val="nil"/>
          <w:between w:val="nil"/>
        </w:pBdr>
        <w:spacing w:after="0" w:line="240" w:lineRule="auto"/>
        <w:ind w:left="709"/>
        <w:jc w:val="both"/>
        <w:rPr>
          <w:rFonts w:ascii="Times New Roman" w:eastAsia="Times New Roman" w:hAnsi="Times New Roman" w:cs="Times New Roman"/>
          <w:b/>
          <w:bCs/>
          <w:color w:val="000000"/>
        </w:rPr>
      </w:pPr>
    </w:p>
    <w:p w14:paraId="00000227" w14:textId="77777777" w:rsidR="004A4F48" w:rsidRDefault="004D7415">
      <w:pPr>
        <w:pBdr>
          <w:top w:val="nil"/>
          <w:left w:val="nil"/>
          <w:bottom w:val="nil"/>
          <w:right w:val="nil"/>
          <w:between w:val="nil"/>
        </w:pBdr>
        <w:spacing w:after="0" w:line="240" w:lineRule="auto"/>
        <w:ind w:left="70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10B.1 </w:t>
      </w:r>
      <w:r>
        <w:rPr>
          <w:rFonts w:ascii="Times New Roman" w:eastAsia="Times New Roman" w:hAnsi="Times New Roman" w:cs="Times New Roman"/>
          <w:color w:val="000000"/>
        </w:rPr>
        <w:tab/>
        <w:t>Subject to Section 10B.3 and except as provided under Section 10B.4 below, the Service Provider’s aggregate and cumulative liability for any and all claims under this Agreement shall be limited to two hundred (200%) of the annual average charges paid or payable by the Customer to Service Provider under this Agreement.</w:t>
      </w:r>
    </w:p>
    <w:p w14:paraId="00000228" w14:textId="77777777" w:rsidR="004A4F48" w:rsidRDefault="004A4F48">
      <w:pPr>
        <w:pBdr>
          <w:top w:val="nil"/>
          <w:left w:val="nil"/>
          <w:bottom w:val="nil"/>
          <w:right w:val="nil"/>
          <w:between w:val="nil"/>
        </w:pBdr>
        <w:spacing w:after="0" w:line="240" w:lineRule="auto"/>
        <w:ind w:left="709"/>
        <w:jc w:val="both"/>
        <w:rPr>
          <w:rFonts w:ascii="Times New Roman" w:eastAsia="Times New Roman" w:hAnsi="Times New Roman" w:cs="Times New Roman"/>
          <w:color w:val="000000"/>
        </w:rPr>
      </w:pPr>
    </w:p>
    <w:p w14:paraId="00000229" w14:textId="77777777" w:rsidR="004A4F48" w:rsidRDefault="004D7415">
      <w:pPr>
        <w:pBdr>
          <w:top w:val="nil"/>
          <w:left w:val="nil"/>
          <w:bottom w:val="nil"/>
          <w:right w:val="nil"/>
          <w:between w:val="nil"/>
        </w:pBdr>
        <w:spacing w:after="0" w:line="240" w:lineRule="auto"/>
        <w:ind w:left="70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10B.2 Subject to Clause 10B.3 below and except as provided under Clause 10B.4, IndiGo’s aggregate and cumulative liability for any and all claims under this Agreement shall be limited to one hundred (100%) of the annual average charges paid or payable by the IndiGo to Service Provider under this Agreement.  </w:t>
      </w:r>
    </w:p>
    <w:p w14:paraId="0000022A" w14:textId="77777777" w:rsidR="004A4F48" w:rsidRDefault="004A4F48">
      <w:pPr>
        <w:pBdr>
          <w:top w:val="nil"/>
          <w:left w:val="nil"/>
          <w:bottom w:val="nil"/>
          <w:right w:val="nil"/>
          <w:between w:val="nil"/>
        </w:pBdr>
        <w:spacing w:after="0" w:line="240" w:lineRule="auto"/>
        <w:ind w:left="709"/>
        <w:jc w:val="both"/>
        <w:rPr>
          <w:rFonts w:ascii="Times New Roman" w:eastAsia="Times New Roman" w:hAnsi="Times New Roman" w:cs="Times New Roman"/>
          <w:b/>
          <w:bCs/>
          <w:color w:val="000000"/>
        </w:rPr>
      </w:pPr>
    </w:p>
    <w:p w14:paraId="0000022B" w14:textId="77777777" w:rsidR="004A4F48" w:rsidRDefault="004D7415">
      <w:pPr>
        <w:pBdr>
          <w:top w:val="nil"/>
          <w:left w:val="nil"/>
          <w:bottom w:val="nil"/>
          <w:right w:val="nil"/>
          <w:between w:val="nil"/>
        </w:pBdr>
        <w:spacing w:after="0" w:line="240" w:lineRule="auto"/>
        <w:ind w:left="709"/>
        <w:jc w:val="both"/>
        <w:rPr>
          <w:rFonts w:ascii="Times New Roman" w:eastAsia="Times New Roman" w:hAnsi="Times New Roman" w:cs="Times New Roman"/>
          <w:color w:val="000000"/>
        </w:rPr>
      </w:pPr>
      <w:r>
        <w:rPr>
          <w:rFonts w:ascii="Times New Roman" w:eastAsia="Times New Roman" w:hAnsi="Times New Roman" w:cs="Times New Roman"/>
          <w:color w:val="000000"/>
        </w:rPr>
        <w:t>10B.3</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Subject to clause 10B.4 below</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neither Party shall be liable for any indirect, special, incidental special, exemplary and / or consequential, punitive damages arising out of or in connection with this Agreement, including but not limited to, loss of revenue or anticipated profits or lost profits or loss of business opportunity /(ies) arising out of or in connection with this Agreement.</w:t>
      </w:r>
    </w:p>
    <w:p w14:paraId="0000022C" w14:textId="77777777" w:rsidR="004A4F48" w:rsidRDefault="004A4F48">
      <w:pPr>
        <w:pBdr>
          <w:top w:val="nil"/>
          <w:left w:val="nil"/>
          <w:bottom w:val="nil"/>
          <w:right w:val="nil"/>
          <w:between w:val="nil"/>
        </w:pBdr>
        <w:spacing w:after="0" w:line="240" w:lineRule="auto"/>
        <w:ind w:left="709"/>
        <w:jc w:val="both"/>
        <w:rPr>
          <w:rFonts w:ascii="Times New Roman" w:eastAsia="Times New Roman" w:hAnsi="Times New Roman" w:cs="Times New Roman"/>
          <w:color w:val="000000"/>
        </w:rPr>
      </w:pPr>
    </w:p>
    <w:p w14:paraId="0000022D" w14:textId="77777777" w:rsidR="004A4F48" w:rsidRDefault="004D7415">
      <w:pPr>
        <w:pBdr>
          <w:top w:val="nil"/>
          <w:left w:val="nil"/>
          <w:bottom w:val="nil"/>
          <w:right w:val="nil"/>
          <w:between w:val="nil"/>
        </w:pBdr>
        <w:spacing w:after="0" w:line="240" w:lineRule="auto"/>
        <w:ind w:left="709"/>
        <w:jc w:val="both"/>
        <w:rPr>
          <w:rFonts w:ascii="Times New Roman" w:eastAsia="Times New Roman" w:hAnsi="Times New Roman" w:cs="Times New Roman"/>
          <w:color w:val="000000"/>
        </w:rPr>
      </w:pPr>
      <w:r>
        <w:rPr>
          <w:rFonts w:ascii="Times New Roman" w:eastAsia="Times New Roman" w:hAnsi="Times New Roman" w:cs="Times New Roman"/>
          <w:color w:val="000000"/>
        </w:rPr>
        <w:t>10B.4</w:t>
      </w:r>
      <w:r>
        <w:rPr>
          <w:rFonts w:ascii="Times New Roman" w:eastAsia="Times New Roman" w:hAnsi="Times New Roman" w:cs="Times New Roman"/>
          <w:color w:val="000000"/>
        </w:rPr>
        <w:tab/>
        <w:t>Nothing shall limit or exclude liability as a result of or in connection with the following:</w:t>
      </w:r>
    </w:p>
    <w:p w14:paraId="0000022E" w14:textId="77777777" w:rsidR="004A4F48" w:rsidRDefault="004D7415">
      <w:pPr>
        <w:numPr>
          <w:ilvl w:val="5"/>
          <w:numId w:val="4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liabilities which cannot be lawfully excluded or limited;</w:t>
      </w:r>
    </w:p>
    <w:p w14:paraId="0000022F" w14:textId="77777777" w:rsidR="004A4F48" w:rsidRDefault="004D7415">
      <w:pPr>
        <w:numPr>
          <w:ilvl w:val="5"/>
          <w:numId w:val="4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death, bodily injury or damage to tangible property;  </w:t>
      </w:r>
    </w:p>
    <w:p w14:paraId="00000230" w14:textId="77777777" w:rsidR="004A4F48" w:rsidRDefault="004D7415">
      <w:pPr>
        <w:numPr>
          <w:ilvl w:val="5"/>
          <w:numId w:val="4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gross negligence, willful misconduct, fraud or fraudulent misrepresentation;</w:t>
      </w:r>
    </w:p>
    <w:p w14:paraId="00000231" w14:textId="77777777" w:rsidR="004A4F48" w:rsidRDefault="004D7415">
      <w:pPr>
        <w:numPr>
          <w:ilvl w:val="5"/>
          <w:numId w:val="4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breach of confidentiality, data privacy and/or security obligations by either Party; and </w:t>
      </w:r>
    </w:p>
    <w:p w14:paraId="00000232" w14:textId="77777777" w:rsidR="004A4F48" w:rsidRDefault="004D7415">
      <w:pPr>
        <w:numPr>
          <w:ilvl w:val="5"/>
          <w:numId w:val="4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infringement of intellectual property rights.</w:t>
      </w:r>
    </w:p>
    <w:p w14:paraId="00000233" w14:textId="77777777" w:rsidR="004A4F48" w:rsidRDefault="004A4F48">
      <w:pPr>
        <w:spacing w:after="0" w:line="240" w:lineRule="auto"/>
        <w:ind w:left="360" w:hanging="360"/>
        <w:jc w:val="both"/>
        <w:rPr>
          <w:rFonts w:ascii="Times New Roman" w:eastAsia="Times New Roman" w:hAnsi="Times New Roman" w:cs="Times New Roman"/>
        </w:rPr>
      </w:pPr>
    </w:p>
    <w:p w14:paraId="00000234" w14:textId="77777777" w:rsidR="004A4F48" w:rsidRDefault="004D7415">
      <w:pPr>
        <w:numPr>
          <w:ilvl w:val="0"/>
          <w:numId w:val="19"/>
        </w:numPr>
        <w:pBdr>
          <w:top w:val="nil"/>
          <w:left w:val="nil"/>
          <w:bottom w:val="nil"/>
          <w:right w:val="nil"/>
          <w:between w:val="nil"/>
        </w:pBdr>
        <w:spacing w:after="0" w:line="240" w:lineRule="auto"/>
        <w:ind w:left="567" w:hanging="567"/>
        <w:rPr>
          <w:rFonts w:ascii="Times New Roman" w:eastAsia="Times New Roman" w:hAnsi="Times New Roman" w:cs="Times New Roman"/>
          <w:b/>
          <w:bCs/>
          <w:color w:val="000000"/>
        </w:rPr>
      </w:pPr>
      <w:r>
        <w:rPr>
          <w:rFonts w:ascii="Times New Roman" w:eastAsia="Times New Roman" w:hAnsi="Times New Roman" w:cs="Times New Roman"/>
          <w:b/>
          <w:bCs/>
          <w:color w:val="000000"/>
        </w:rPr>
        <w:t>General Provisions</w:t>
      </w:r>
    </w:p>
    <w:p w14:paraId="00000235"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b/>
          <w:bCs/>
          <w:color w:val="000000"/>
        </w:rPr>
      </w:pPr>
    </w:p>
    <w:p w14:paraId="00000236" w14:textId="77777777" w:rsidR="004A4F48" w:rsidRDefault="004D7415">
      <w:pPr>
        <w:numPr>
          <w:ilvl w:val="0"/>
          <w:numId w:val="5"/>
        </w:numPr>
        <w:pBdr>
          <w:top w:val="nil"/>
          <w:left w:val="nil"/>
          <w:bottom w:val="nil"/>
          <w:right w:val="nil"/>
          <w:between w:val="nil"/>
        </w:pBd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i/>
          <w:iCs/>
          <w:color w:val="000000"/>
          <w:u w:val="single"/>
        </w:rPr>
        <w:lastRenderedPageBreak/>
        <w:t>Assignment</w:t>
      </w:r>
      <w:r>
        <w:rPr>
          <w:rFonts w:ascii="Times New Roman" w:eastAsia="Times New Roman" w:hAnsi="Times New Roman" w:cs="Times New Roman"/>
          <w:color w:val="000000"/>
          <w:u w:val="single"/>
        </w:rPr>
        <w:t xml:space="preserve"> </w:t>
      </w:r>
      <w:r>
        <w:rPr>
          <w:rFonts w:ascii="Times New Roman" w:eastAsia="Times New Roman" w:hAnsi="Times New Roman" w:cs="Times New Roman"/>
          <w:i/>
          <w:iCs/>
          <w:color w:val="000000"/>
          <w:u w:val="single"/>
        </w:rPr>
        <w:t>and Sub-contracting</w:t>
      </w:r>
    </w:p>
    <w:p w14:paraId="00000237" w14:textId="77777777" w:rsidR="004A4F48" w:rsidRDefault="004A4F4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00000238" w14:textId="77777777" w:rsidR="004A4F48" w:rsidRDefault="004D7415">
      <w:pPr>
        <w:pBdr>
          <w:top w:val="nil"/>
          <w:left w:val="nil"/>
          <w:bottom w:val="nil"/>
          <w:right w:val="nil"/>
          <w:between w:val="nil"/>
        </w:pBdr>
        <w:spacing w:after="0" w:line="240" w:lineRule="auto"/>
        <w:ind w:left="567"/>
        <w:jc w:val="both"/>
        <w:rPr>
          <w:rFonts w:ascii="Times New Roman" w:eastAsia="Times New Roman" w:hAnsi="Times New Roman" w:cs="Times New Roman"/>
          <w:b/>
          <w:bCs/>
          <w:color w:val="000000"/>
          <w:u w:val="single"/>
        </w:rPr>
      </w:pPr>
      <w:r>
        <w:rPr>
          <w:rFonts w:ascii="Times New Roman" w:eastAsia="Times New Roman" w:hAnsi="Times New Roman" w:cs="Times New Roman"/>
          <w:color w:val="000000"/>
        </w:rPr>
        <w:t xml:space="preserve">All the terms and provisions of this Agreement shall be binding upon and inure to the benefit of the Parties to the Agreement. Neither this Agreement nor any rights, obligations or performance hereunder shall be assigned, subcontracted or delegated by Service Provider, directly or indirectly, through change of ownership or otherwise, without the prior written consent of the Customer. In any event an assignment, sub-contracting or delegation by Service Provider shall not result in any increased cost or obligation to the Customer. Notwithstanding the foregoing, the Customer may assign the whole or any part of the Agreement to its subsidiary or any affiliate company. In the event that any third party is engaged by the Service Provider in relation to any part of its obligations under this Agreement, the Service Provider shall ensure that such third party complies with all of the Service Provider’s applicable obligations under this Agreement, and the Service Provider shall remain responsible for all acts and omissions of such third party as if they were its own. There shall be no third-party beneficiaries under this Agreement, and all rights and obligations hereunder shall inure only to the benefit of the Parties.  </w:t>
      </w:r>
    </w:p>
    <w:p w14:paraId="00000239" w14:textId="77777777" w:rsidR="004A4F48" w:rsidRDefault="004A4F48">
      <w:pPr>
        <w:pBdr>
          <w:top w:val="nil"/>
          <w:left w:val="nil"/>
          <w:bottom w:val="nil"/>
          <w:right w:val="nil"/>
          <w:between w:val="nil"/>
        </w:pBdr>
        <w:spacing w:after="0" w:line="240" w:lineRule="auto"/>
        <w:ind w:left="360"/>
        <w:jc w:val="both"/>
        <w:rPr>
          <w:rFonts w:ascii="Times New Roman" w:eastAsia="Times New Roman" w:hAnsi="Times New Roman" w:cs="Times New Roman"/>
          <w:b/>
          <w:bCs/>
          <w:color w:val="000000"/>
          <w:u w:val="single"/>
        </w:rPr>
      </w:pPr>
    </w:p>
    <w:p w14:paraId="0000023A" w14:textId="77777777" w:rsidR="004A4F48" w:rsidRDefault="004D7415">
      <w:pPr>
        <w:numPr>
          <w:ilvl w:val="0"/>
          <w:numId w:val="5"/>
        </w:numPr>
        <w:pBdr>
          <w:top w:val="nil"/>
          <w:left w:val="nil"/>
          <w:bottom w:val="nil"/>
          <w:right w:val="nil"/>
          <w:between w:val="nil"/>
        </w:pBd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i/>
          <w:iCs/>
          <w:color w:val="000000"/>
          <w:u w:val="single"/>
        </w:rPr>
        <w:t xml:space="preserve">Entire Agreement </w:t>
      </w:r>
    </w:p>
    <w:p w14:paraId="0000023B"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color w:val="000000"/>
        </w:rPr>
      </w:pPr>
    </w:p>
    <w:p w14:paraId="0000023C" w14:textId="77777777" w:rsidR="004A4F48" w:rsidRDefault="004D7415">
      <w:pPr>
        <w:pBdr>
          <w:top w:val="nil"/>
          <w:left w:val="nil"/>
          <w:bottom w:val="nil"/>
          <w:right w:val="nil"/>
          <w:between w:val="nil"/>
        </w:pBdr>
        <w:spacing w:after="0" w:line="240" w:lineRule="auto"/>
        <w:ind w:left="567"/>
        <w:jc w:val="both"/>
        <w:rPr>
          <w:rFonts w:ascii="Times New Roman" w:eastAsia="Times New Roman" w:hAnsi="Times New Roman" w:cs="Times New Roman"/>
          <w:b/>
          <w:bCs/>
          <w:color w:val="000000"/>
          <w:u w:val="single"/>
        </w:rPr>
      </w:pPr>
      <w:r>
        <w:rPr>
          <w:rFonts w:ascii="Times New Roman" w:eastAsia="Times New Roman" w:hAnsi="Times New Roman" w:cs="Times New Roman"/>
          <w:color w:val="000000"/>
        </w:rPr>
        <w:t xml:space="preserve">This Agreement represents the entire agreement between the Parties, and supersedes all prior agreements and understandings with respect to the matters covered by this Agreement. Both the Parties agrees that it has not entered into this Agreement based on any representations other than those contained herein. This Agreement may only be amended by a written agreement signed by both Parties. The terms and conditions of this Agreement shall prevail in the event of any variance with any purchase order or invoice produced by Service Provider or Customer. </w:t>
      </w:r>
    </w:p>
    <w:p w14:paraId="0000023D"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color w:val="000000"/>
        </w:rPr>
      </w:pPr>
    </w:p>
    <w:p w14:paraId="0000023E" w14:textId="77777777" w:rsidR="004A4F48" w:rsidRDefault="004D7415">
      <w:pPr>
        <w:numPr>
          <w:ilvl w:val="0"/>
          <w:numId w:val="5"/>
        </w:numPr>
        <w:pBdr>
          <w:top w:val="nil"/>
          <w:left w:val="nil"/>
          <w:bottom w:val="nil"/>
          <w:right w:val="nil"/>
          <w:between w:val="nil"/>
        </w:pBd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i/>
          <w:iCs/>
          <w:color w:val="000000"/>
          <w:u w:val="single"/>
        </w:rPr>
        <w:t xml:space="preserve">Governing Law and Arbitration  </w:t>
      </w:r>
    </w:p>
    <w:p w14:paraId="0000023F"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i/>
          <w:iCs/>
          <w:color w:val="000000"/>
        </w:rPr>
      </w:pPr>
    </w:p>
    <w:p w14:paraId="00000240" w14:textId="77777777" w:rsidR="004A4F48" w:rsidRDefault="004D7415">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bookmarkStart w:id="25" w:name="_heading=h.50brqvh1bmmj" w:colFirst="0" w:colLast="0"/>
      <w:bookmarkEnd w:id="25"/>
      <w:r>
        <w:rPr>
          <w:rFonts w:ascii="Times New Roman" w:eastAsia="Times New Roman" w:hAnsi="Times New Roman" w:cs="Times New Roman"/>
          <w:color w:val="000000"/>
        </w:rPr>
        <w:t>Any disagreement or dispute arising out of in relation to this Agreement including but not limited to any dispute or difference whatsoever arising between the Parties out of or relating to the construction, meaning, scope, operation, or effect of this Agreement, or the validity or the breach thereof (collectively referred to as “</w:t>
      </w:r>
      <w:r>
        <w:rPr>
          <w:rFonts w:ascii="Times New Roman" w:eastAsia="Times New Roman" w:hAnsi="Times New Roman" w:cs="Times New Roman"/>
          <w:b/>
          <w:bCs/>
          <w:color w:val="000000"/>
        </w:rPr>
        <w:t>Dispute</w:t>
      </w:r>
      <w:r>
        <w:rPr>
          <w:rFonts w:ascii="Times New Roman" w:eastAsia="Times New Roman" w:hAnsi="Times New Roman" w:cs="Times New Roman"/>
          <w:color w:val="000000"/>
        </w:rPr>
        <w:t xml:space="preserve">”) shall first be attempted to be resolved amicably. If the Dispute cannot be resolved amicably within sixty (60) days, then it shall be referred to and finally settled by arbitration in accordance with the provisions of the Arbitration and Conciliation Act, 1996, as amended from time to time. The arbitration proceedings shall be conducted by a sole arbitrator to be appointed by the Customer. The seat and venue of such arbitration shall be New Delhi. The language to be used in the arbitral proceedings shall be English. The Parties shall have the right to seek interim injunctive relief from courts at New Delhi. This Agreement shall be construed, interpreted and applied in accordance with and shall be governed by the Indian Laws. </w:t>
      </w:r>
    </w:p>
    <w:p w14:paraId="00000241"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color w:val="000000"/>
        </w:rPr>
      </w:pPr>
    </w:p>
    <w:p w14:paraId="00000242" w14:textId="77777777" w:rsidR="004A4F48" w:rsidRDefault="004D7415">
      <w:pPr>
        <w:numPr>
          <w:ilvl w:val="0"/>
          <w:numId w:val="5"/>
        </w:numPr>
        <w:pBdr>
          <w:top w:val="nil"/>
          <w:left w:val="nil"/>
          <w:bottom w:val="nil"/>
          <w:right w:val="nil"/>
          <w:between w:val="nil"/>
        </w:pBd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i/>
          <w:iCs/>
          <w:color w:val="000000"/>
          <w:u w:val="single"/>
        </w:rPr>
        <w:t xml:space="preserve">Severability </w:t>
      </w:r>
    </w:p>
    <w:p w14:paraId="00000243"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color w:val="000000"/>
        </w:rPr>
      </w:pPr>
    </w:p>
    <w:p w14:paraId="00000244" w14:textId="77777777" w:rsidR="004A4F48" w:rsidRDefault="004D7415">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bookmarkStart w:id="26" w:name="_heading=h.4ckhpclju8i7" w:colFirst="0" w:colLast="0"/>
      <w:bookmarkEnd w:id="26"/>
      <w:r>
        <w:rPr>
          <w:rFonts w:ascii="Times New Roman" w:eastAsia="Times New Roman" w:hAnsi="Times New Roman" w:cs="Times New Roman"/>
          <w:color w:val="000000"/>
        </w:rPr>
        <w:t xml:space="preserve">If any part or any provision of this Agreement is or becomes illegal, invalid or unenforceable, then that part or provision shall be ineffective to the extent of such invalidity or unenforceability only, without in any way affecting the validity or enforceability of the remaining parts of the said provision </w:t>
      </w:r>
      <w:r>
        <w:rPr>
          <w:rFonts w:ascii="Times New Roman" w:eastAsia="Times New Roman" w:hAnsi="Times New Roman" w:cs="Times New Roman"/>
          <w:color w:val="000000"/>
        </w:rPr>
        <w:lastRenderedPageBreak/>
        <w:t>or the remaining provisions of this Agreement. The Parties hereby agree to attempt to substitute any invalid or unenforceable provision with a valid or enforceable provision, which achieves to the greatest extent possible the economic, legal and commercial objectives of the invalid or unenforceable provision.</w:t>
      </w:r>
    </w:p>
    <w:p w14:paraId="00000245" w14:textId="77777777" w:rsidR="004A4F48" w:rsidRDefault="004A4F4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00000246" w14:textId="77777777" w:rsidR="004A4F48" w:rsidRDefault="004D7415">
      <w:pPr>
        <w:numPr>
          <w:ilvl w:val="0"/>
          <w:numId w:val="5"/>
        </w:numPr>
        <w:pBdr>
          <w:top w:val="nil"/>
          <w:left w:val="nil"/>
          <w:bottom w:val="nil"/>
          <w:right w:val="nil"/>
          <w:between w:val="nil"/>
        </w:pBd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i/>
          <w:iCs/>
          <w:color w:val="000000"/>
          <w:u w:val="single"/>
        </w:rPr>
        <w:t xml:space="preserve">Disclosure/Publicity </w:t>
      </w:r>
    </w:p>
    <w:p w14:paraId="00000247" w14:textId="77777777" w:rsidR="004A4F48" w:rsidRDefault="004A4F4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u w:val="single"/>
        </w:rPr>
      </w:pPr>
    </w:p>
    <w:p w14:paraId="00000248" w14:textId="77777777" w:rsidR="004A4F48" w:rsidRDefault="004D7415">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Service Provider shall not give publicity of any nature regarding this Agreement or its association with the Customer or use any Intellectual Property of the Customer, without prior written approval of the Customer. </w:t>
      </w:r>
    </w:p>
    <w:p w14:paraId="00000249"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color w:val="000000"/>
        </w:rPr>
      </w:pPr>
    </w:p>
    <w:p w14:paraId="0000024A" w14:textId="77777777" w:rsidR="004A4F48" w:rsidRDefault="004D7415">
      <w:pPr>
        <w:numPr>
          <w:ilvl w:val="0"/>
          <w:numId w:val="5"/>
        </w:numPr>
        <w:pBdr>
          <w:top w:val="nil"/>
          <w:left w:val="nil"/>
          <w:bottom w:val="nil"/>
          <w:right w:val="nil"/>
          <w:between w:val="nil"/>
        </w:pBd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i/>
          <w:iCs/>
          <w:color w:val="000000"/>
          <w:u w:val="single"/>
        </w:rPr>
        <w:t xml:space="preserve">Waiver </w:t>
      </w:r>
    </w:p>
    <w:p w14:paraId="0000024B"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color w:val="000000"/>
        </w:rPr>
      </w:pPr>
    </w:p>
    <w:p w14:paraId="0000024C" w14:textId="77777777" w:rsidR="004A4F48" w:rsidRDefault="004D7415">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r>
        <w:rPr>
          <w:rFonts w:ascii="Times New Roman" w:eastAsia="Times New Roman" w:hAnsi="Times New Roman" w:cs="Times New Roman"/>
          <w:color w:val="000000"/>
        </w:rPr>
        <w:t>Failure by any of the Parties to exercise promptly any option or right granted, or to require strict performance of any obligation herein imposed shall not be deemed to be a waiver of such rights or of the right to demand subsequent performance of any and all obligations herein imposed.</w:t>
      </w:r>
    </w:p>
    <w:p w14:paraId="0000024D"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color w:val="000000"/>
        </w:rPr>
      </w:pPr>
    </w:p>
    <w:p w14:paraId="0000024E" w14:textId="77777777" w:rsidR="004A4F48" w:rsidRDefault="004D7415">
      <w:pPr>
        <w:numPr>
          <w:ilvl w:val="0"/>
          <w:numId w:val="5"/>
        </w:numPr>
        <w:pBdr>
          <w:top w:val="nil"/>
          <w:left w:val="nil"/>
          <w:bottom w:val="nil"/>
          <w:right w:val="nil"/>
          <w:between w:val="nil"/>
        </w:pBd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i/>
          <w:iCs/>
          <w:color w:val="000000"/>
          <w:u w:val="single"/>
        </w:rPr>
        <w:t xml:space="preserve">Notices </w:t>
      </w:r>
    </w:p>
    <w:p w14:paraId="0000024F"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color w:val="000000"/>
        </w:rPr>
      </w:pPr>
    </w:p>
    <w:p w14:paraId="00000250" w14:textId="77777777" w:rsidR="004A4F48" w:rsidRDefault="004D7415">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r>
        <w:rPr>
          <w:rFonts w:ascii="Times New Roman" w:eastAsia="Times New Roman" w:hAnsi="Times New Roman" w:cs="Times New Roman"/>
          <w:color w:val="000000"/>
        </w:rPr>
        <w:t>All notices permitted or required under this Agreement shall be in writing and shall be delivered in person or mailed by, registered post or courier with a copy via email, to the address of the Party given below. Notice shall be deemed to be received on the date such notice is mailed or such hand delivery effected, whichever is earlier:</w:t>
      </w:r>
    </w:p>
    <w:p w14:paraId="00000251" w14:textId="77777777" w:rsidR="004A4F48" w:rsidRDefault="004A4F4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00000252" w14:textId="77777777" w:rsidR="004A4F48" w:rsidRDefault="004D7415">
      <w:pPr>
        <w:numPr>
          <w:ilvl w:val="1"/>
          <w:numId w:val="4"/>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350"/>
        <w:rPr>
          <w:rFonts w:ascii="Times New Roman" w:eastAsia="Times New Roman" w:hAnsi="Times New Roman" w:cs="Times New Roman"/>
          <w:color w:val="000000"/>
        </w:rPr>
      </w:pPr>
      <w:r>
        <w:rPr>
          <w:rFonts w:ascii="Times New Roman" w:eastAsia="Times New Roman" w:hAnsi="Times New Roman" w:cs="Times New Roman"/>
          <w:color w:val="000000"/>
        </w:rPr>
        <w:t xml:space="preserve">To the Customer: </w:t>
      </w:r>
      <w:r>
        <w:rPr>
          <w:rFonts w:ascii="Times New Roman" w:eastAsia="Times New Roman" w:hAnsi="Times New Roman" w:cs="Times New Roman"/>
          <w:color w:val="000000"/>
        </w:rPr>
        <w:tab/>
      </w:r>
    </w:p>
    <w:p w14:paraId="00000253" w14:textId="77777777" w:rsidR="004A4F48" w:rsidRDefault="004D741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30"/>
        <w:rPr>
          <w:rFonts w:ascii="Times New Roman" w:eastAsia="Times New Roman" w:hAnsi="Times New Roman" w:cs="Times New Roman"/>
          <w:color w:val="000000"/>
        </w:rPr>
      </w:pPr>
      <w:r>
        <w:rPr>
          <w:rFonts w:ascii="Times New Roman" w:eastAsia="Times New Roman" w:hAnsi="Times New Roman" w:cs="Times New Roman"/>
          <w:color w:val="000000"/>
        </w:rPr>
        <w:tab/>
        <w:t>Email: Sunil.Kumar17@goIndiGo.in</w:t>
      </w:r>
    </w:p>
    <w:p w14:paraId="00000254" w14:textId="77777777" w:rsidR="004A4F48" w:rsidRDefault="004D741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30"/>
        <w:rPr>
          <w:rFonts w:ascii="Times New Roman" w:eastAsia="Times New Roman" w:hAnsi="Times New Roman" w:cs="Times New Roman"/>
          <w:color w:val="242424"/>
          <w:highlight w:val="white"/>
        </w:rPr>
      </w:pPr>
      <w:r>
        <w:rPr>
          <w:rFonts w:ascii="Times New Roman" w:eastAsia="Times New Roman" w:hAnsi="Times New Roman" w:cs="Times New Roman"/>
          <w:color w:val="000000"/>
        </w:rPr>
        <w:tab/>
        <w:t>Mobile No: 9717887996</w:t>
      </w:r>
    </w:p>
    <w:p w14:paraId="00000255" w14:textId="77777777" w:rsidR="004A4F48" w:rsidRDefault="004D741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30"/>
        <w:rPr>
          <w:rFonts w:ascii="Times New Roman" w:eastAsia="Times New Roman" w:hAnsi="Times New Roman" w:cs="Times New Roman"/>
          <w:color w:val="000000"/>
        </w:rPr>
      </w:pPr>
      <w:r>
        <w:rPr>
          <w:rFonts w:ascii="Times New Roman" w:eastAsia="Times New Roman" w:hAnsi="Times New Roman" w:cs="Times New Roman"/>
          <w:color w:val="000000"/>
        </w:rPr>
        <w:tab/>
        <w:t>Attn: Sunil Kumar</w:t>
      </w:r>
    </w:p>
    <w:p w14:paraId="00000256" w14:textId="77777777" w:rsidR="004A4F48" w:rsidRDefault="004A4F4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Times New Roman" w:eastAsia="Times New Roman" w:hAnsi="Times New Roman" w:cs="Times New Roman"/>
          <w:color w:val="000000"/>
        </w:rPr>
      </w:pPr>
    </w:p>
    <w:p w14:paraId="00000257" w14:textId="77777777" w:rsidR="004A4F48" w:rsidRDefault="004D741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Times New Roman" w:eastAsia="Times New Roman" w:hAnsi="Times New Roman" w:cs="Times New Roman"/>
          <w:color w:val="000000"/>
        </w:rPr>
      </w:pPr>
      <w:r>
        <w:rPr>
          <w:rFonts w:ascii="Times New Roman" w:eastAsia="Times New Roman" w:hAnsi="Times New Roman" w:cs="Times New Roman"/>
          <w:color w:val="000000"/>
        </w:rPr>
        <w:t>With a copy to:  General Counsel at general.counsel@goindigo.in.</w:t>
      </w:r>
    </w:p>
    <w:p w14:paraId="00000258" w14:textId="77777777" w:rsidR="004A4F48" w:rsidRDefault="004A4F4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Times New Roman" w:eastAsia="Times New Roman" w:hAnsi="Times New Roman" w:cs="Times New Roman"/>
          <w:color w:val="000000"/>
        </w:rPr>
      </w:pPr>
    </w:p>
    <w:p w14:paraId="00000259" w14:textId="77777777" w:rsidR="004A4F48" w:rsidRDefault="004A4F4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Times New Roman" w:eastAsia="Times New Roman" w:hAnsi="Times New Roman" w:cs="Times New Roman"/>
          <w:color w:val="000000"/>
        </w:rPr>
      </w:pPr>
    </w:p>
    <w:p w14:paraId="0000025A" w14:textId="77777777" w:rsidR="004A4F48" w:rsidRDefault="004D7415">
      <w:pPr>
        <w:numPr>
          <w:ilvl w:val="1"/>
          <w:numId w:val="4"/>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0" w:hanging="270"/>
        <w:rPr>
          <w:rFonts w:ascii="Times New Roman" w:eastAsia="Times New Roman" w:hAnsi="Times New Roman" w:cs="Times New Roman"/>
          <w:color w:val="000000"/>
        </w:rPr>
      </w:pPr>
      <w:r>
        <w:rPr>
          <w:rFonts w:ascii="Times New Roman" w:eastAsia="Times New Roman" w:hAnsi="Times New Roman" w:cs="Times New Roman"/>
          <w:color w:val="000000"/>
        </w:rPr>
        <w:tab/>
      </w:r>
      <w:sdt>
        <w:sdtPr>
          <w:tag w:val="goog_rdk_3"/>
          <w:id w:val="-436639533"/>
        </w:sdtPr>
        <w:sdtEndPr/>
        <w:sdtContent>
          <w:commentRangeStart w:id="27"/>
          <w:commentRangeStart w:id="28"/>
        </w:sdtContent>
      </w:sdt>
      <w:sdt>
        <w:sdtPr>
          <w:tag w:val="goog_rdk_4"/>
          <w:id w:val="1627807091"/>
        </w:sdtPr>
        <w:sdtEndPr/>
        <w:sdtContent>
          <w:commentRangeStart w:id="29"/>
        </w:sdtContent>
      </w:sdt>
      <w:r>
        <w:rPr>
          <w:rFonts w:ascii="Times New Roman" w:eastAsia="Times New Roman" w:hAnsi="Times New Roman" w:cs="Times New Roman"/>
          <w:color w:val="000000"/>
        </w:rPr>
        <w:t xml:space="preserve">To Service Provider: </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p>
    <w:p w14:paraId="0000025B" w14:textId="77777777" w:rsidR="004A4F48" w:rsidRDefault="004D741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30"/>
        <w:rPr>
          <w:rFonts w:ascii="Times New Roman" w:eastAsia="Times New Roman" w:hAnsi="Times New Roman" w:cs="Times New Roman"/>
          <w:color w:val="242424"/>
          <w:highlight w:val="white"/>
        </w:rPr>
      </w:pPr>
      <w:r>
        <w:rPr>
          <w:rFonts w:ascii="Times New Roman" w:eastAsia="Times New Roman" w:hAnsi="Times New Roman" w:cs="Times New Roman"/>
          <w:color w:val="000000"/>
        </w:rPr>
        <w:tab/>
        <w:t xml:space="preserve">Email: </w:t>
      </w:r>
      <w:hyperlink r:id="rId11">
        <w:r>
          <w:rPr>
            <w:rFonts w:ascii="Times New Roman" w:eastAsia="Times New Roman" w:hAnsi="Times New Roman" w:cs="Times New Roman"/>
            <w:color w:val="0563C1"/>
            <w:highlight w:val="white"/>
            <w:u w:val="single"/>
          </w:rPr>
          <w:t>anmol.bhatt@plotline.co</w:t>
        </w:r>
      </w:hyperlink>
      <w:r>
        <w:rPr>
          <w:rFonts w:ascii="Times New Roman" w:eastAsia="Times New Roman" w:hAnsi="Times New Roman" w:cs="Times New Roman"/>
          <w:color w:val="242424"/>
          <w:highlight w:val="white"/>
        </w:rPr>
        <w:t xml:space="preserve"> </w:t>
      </w:r>
    </w:p>
    <w:p w14:paraId="0000025C" w14:textId="77777777" w:rsidR="004A4F48" w:rsidRDefault="004D741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30"/>
        <w:rPr>
          <w:rFonts w:ascii="Times New Roman" w:eastAsia="Times New Roman" w:hAnsi="Times New Roman" w:cs="Times New Roman"/>
          <w:color w:val="000000"/>
        </w:rPr>
      </w:pPr>
      <w:r>
        <w:rPr>
          <w:rFonts w:ascii="Times New Roman" w:eastAsia="Times New Roman" w:hAnsi="Times New Roman" w:cs="Times New Roman"/>
          <w:color w:val="242424"/>
          <w:highlight w:val="white"/>
        </w:rPr>
        <w:tab/>
        <w:t>Mobile: 7889476834</w:t>
      </w:r>
    </w:p>
    <w:p w14:paraId="0000025D" w14:textId="77777777" w:rsidR="004A4F48" w:rsidRDefault="004D741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30"/>
        <w:rPr>
          <w:rFonts w:ascii="Times New Roman" w:eastAsia="Times New Roman" w:hAnsi="Times New Roman" w:cs="Times New Roman"/>
          <w:color w:val="242424"/>
          <w:highlight w:val="white"/>
        </w:rPr>
      </w:pPr>
      <w:r>
        <w:rPr>
          <w:rFonts w:ascii="Times New Roman" w:eastAsia="Times New Roman" w:hAnsi="Times New Roman" w:cs="Times New Roman"/>
          <w:color w:val="000000"/>
        </w:rPr>
        <w:tab/>
        <w:t>Attn: Anmol Bhatt</w:t>
      </w:r>
      <w:r>
        <w:rPr>
          <w:rFonts w:ascii="Times New Roman" w:eastAsia="Times New Roman" w:hAnsi="Times New Roman" w:cs="Times New Roman"/>
          <w:color w:val="000000"/>
        </w:rPr>
        <w:tab/>
      </w:r>
      <w:commentRangeEnd w:id="27"/>
      <w:r>
        <w:rPr>
          <w:rStyle w:val="CommentReference"/>
          <w:rFonts w:ascii="Times New Roman" w:eastAsia="Times New Roman" w:hAnsi="Times New Roman" w:cs="Times New Roman"/>
          <w:color w:val="000000"/>
          <w:sz w:val="22"/>
          <w:szCs w:val="22"/>
        </w:rPr>
        <w:commentReference w:id="27"/>
      </w:r>
      <w:commentRangeEnd w:id="29"/>
      <w:r>
        <w:rPr>
          <w:rStyle w:val="CommentReference"/>
          <w:rFonts w:ascii="Times New Roman" w:eastAsia="Times New Roman" w:hAnsi="Times New Roman" w:cs="Times New Roman"/>
          <w:color w:val="000000"/>
          <w:sz w:val="22"/>
          <w:szCs w:val="22"/>
        </w:rPr>
        <w:commentReference w:id="29"/>
      </w:r>
      <w:commentRangeEnd w:id="28"/>
      <w:r w:rsidR="000F6A34">
        <w:rPr>
          <w:rStyle w:val="CommentReference"/>
          <w:rFonts w:ascii="Times New Roman" w:eastAsia="Times New Roman" w:hAnsi="Times New Roman" w:cs="Times New Roman"/>
          <w:color w:val="000000"/>
          <w:sz w:val="22"/>
          <w:szCs w:val="22"/>
        </w:rPr>
        <w:commentReference w:id="28"/>
      </w:r>
      <w:r>
        <w:rPr>
          <w:rFonts w:ascii="Times New Roman" w:eastAsia="Times New Roman" w:hAnsi="Times New Roman" w:cs="Times New Roman"/>
          <w:color w:val="000000"/>
        </w:rPr>
        <w:tab/>
      </w:r>
      <w:r>
        <w:rPr>
          <w:rFonts w:ascii="Times New Roman" w:eastAsia="Times New Roman" w:hAnsi="Times New Roman" w:cs="Times New Roman"/>
          <w:strike/>
          <w:color w:val="000000"/>
        </w:rPr>
        <w:t xml:space="preserve"> </w:t>
      </w:r>
      <w:r>
        <w:rPr>
          <w:rFonts w:ascii="Times New Roman" w:eastAsia="Times New Roman" w:hAnsi="Times New Roman" w:cs="Times New Roman"/>
          <w:i/>
          <w:iCs/>
          <w:color w:val="000000"/>
        </w:rPr>
        <w:br/>
      </w:r>
      <w:r>
        <w:rPr>
          <w:rFonts w:ascii="Times New Roman" w:eastAsia="Times New Roman" w:hAnsi="Times New Roman" w:cs="Times New Roman"/>
          <w:i/>
          <w:iCs/>
          <w:color w:val="000000"/>
        </w:rPr>
        <w:br/>
      </w:r>
      <w:sdt>
        <w:sdtPr>
          <w:tag w:val="goog_rdk_5"/>
          <w:id w:val="-1131297312"/>
        </w:sdtPr>
        <w:sdtEndPr/>
        <w:sdtContent>
          <w:commentRangeStart w:id="30"/>
          <w:commentRangeStart w:id="31"/>
        </w:sdtContent>
      </w:sdt>
      <w:sdt>
        <w:sdtPr>
          <w:tag w:val="goog_rdk_6"/>
          <w:id w:val="-566265764"/>
        </w:sdtPr>
        <w:sdtEndPr/>
        <w:sdtContent>
          <w:commentRangeStart w:id="32"/>
        </w:sdtContent>
      </w:sdt>
      <w:r>
        <w:rPr>
          <w:rFonts w:ascii="Times New Roman" w:eastAsia="Times New Roman" w:hAnsi="Times New Roman" w:cs="Times New Roman"/>
        </w:rPr>
        <w:t>Email: anupriya@plotline.so</w:t>
      </w:r>
      <w:r>
        <w:rPr>
          <w:rFonts w:ascii="Times New Roman" w:eastAsia="Times New Roman" w:hAnsi="Times New Roman" w:cs="Times New Roman"/>
          <w:color w:val="242424"/>
          <w:highlight w:val="white"/>
        </w:rPr>
        <w:t xml:space="preserve"> </w:t>
      </w:r>
    </w:p>
    <w:p w14:paraId="0000025E" w14:textId="77777777" w:rsidR="004A4F48" w:rsidRDefault="004D74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30"/>
        <w:rPr>
          <w:rFonts w:ascii="Times New Roman" w:eastAsia="Times New Roman" w:hAnsi="Times New Roman" w:cs="Times New Roman"/>
        </w:rPr>
      </w:pPr>
      <w:r>
        <w:rPr>
          <w:rFonts w:ascii="Times New Roman" w:eastAsia="Times New Roman" w:hAnsi="Times New Roman" w:cs="Times New Roman"/>
          <w:color w:val="242424"/>
          <w:highlight w:val="white"/>
        </w:rPr>
        <w:tab/>
        <w:t>Mobile: 8928529656</w:t>
      </w:r>
    </w:p>
    <w:p w14:paraId="0000025F" w14:textId="77777777" w:rsidR="004A4F48" w:rsidRDefault="004D74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30"/>
        <w:rPr>
          <w:rFonts w:ascii="Times New Roman" w:eastAsia="Times New Roman" w:hAnsi="Times New Roman" w:cs="Times New Roman"/>
          <w:i/>
          <w:iCs/>
        </w:rPr>
      </w:pPr>
      <w:r>
        <w:rPr>
          <w:rFonts w:ascii="Times New Roman" w:eastAsia="Times New Roman" w:hAnsi="Times New Roman" w:cs="Times New Roman"/>
        </w:rPr>
        <w:tab/>
        <w:t>Attn: Anupriya Khemka</w:t>
      </w:r>
      <w:r>
        <w:rPr>
          <w:rFonts w:ascii="Times New Roman" w:eastAsia="Times New Roman" w:hAnsi="Times New Roman" w:cs="Times New Roman"/>
        </w:rPr>
        <w:tab/>
      </w:r>
      <w:commentRangeEnd w:id="30"/>
      <w:r>
        <w:rPr>
          <w:rStyle w:val="CommentReference"/>
          <w:rFonts w:ascii="Times New Roman" w:eastAsia="Times New Roman" w:hAnsi="Times New Roman" w:cs="Times New Roman"/>
          <w:i/>
          <w:iCs/>
          <w:sz w:val="22"/>
          <w:szCs w:val="22"/>
        </w:rPr>
        <w:commentReference w:id="30"/>
      </w:r>
      <w:commentRangeEnd w:id="32"/>
      <w:r>
        <w:rPr>
          <w:rStyle w:val="CommentReference"/>
          <w:rFonts w:ascii="Times New Roman" w:eastAsia="Times New Roman" w:hAnsi="Times New Roman" w:cs="Times New Roman"/>
          <w:i/>
          <w:iCs/>
          <w:sz w:val="22"/>
          <w:szCs w:val="22"/>
        </w:rPr>
        <w:commentReference w:id="32"/>
      </w:r>
      <w:commentRangeEnd w:id="31"/>
      <w:r w:rsidR="000F6A34">
        <w:rPr>
          <w:rStyle w:val="CommentReference"/>
          <w:rFonts w:ascii="Times New Roman" w:eastAsia="Times New Roman" w:hAnsi="Times New Roman" w:cs="Times New Roman"/>
          <w:i/>
          <w:iCs/>
          <w:sz w:val="22"/>
          <w:szCs w:val="22"/>
        </w:rPr>
        <w:commentReference w:id="31"/>
      </w:r>
    </w:p>
    <w:p w14:paraId="00000260" w14:textId="77777777" w:rsidR="004A4F48" w:rsidRDefault="004A4F4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30"/>
        <w:rPr>
          <w:rFonts w:ascii="Times New Roman" w:eastAsia="Times New Roman" w:hAnsi="Times New Roman" w:cs="Times New Roman"/>
          <w:color w:val="000000"/>
        </w:rPr>
      </w:pPr>
    </w:p>
    <w:p w14:paraId="00000261" w14:textId="77777777" w:rsidR="004A4F48" w:rsidRDefault="004A4F4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30"/>
        <w:rPr>
          <w:rFonts w:ascii="Times New Roman" w:eastAsia="Times New Roman" w:hAnsi="Times New Roman" w:cs="Times New Roman"/>
          <w:color w:val="000000"/>
        </w:rPr>
      </w:pPr>
    </w:p>
    <w:p w14:paraId="00000262" w14:textId="77777777" w:rsidR="004A4F48" w:rsidRDefault="004D7415">
      <w:pPr>
        <w:numPr>
          <w:ilvl w:val="0"/>
          <w:numId w:val="5"/>
        </w:numPr>
        <w:pBdr>
          <w:top w:val="nil"/>
          <w:left w:val="nil"/>
          <w:bottom w:val="nil"/>
          <w:right w:val="nil"/>
          <w:between w:val="nil"/>
        </w:pBdr>
        <w:spacing w:after="0" w:line="240" w:lineRule="auto"/>
        <w:ind w:left="630" w:hanging="630"/>
        <w:rPr>
          <w:rFonts w:ascii="Times New Roman" w:eastAsia="Times New Roman" w:hAnsi="Times New Roman" w:cs="Times New Roman"/>
        </w:rPr>
      </w:pPr>
      <w:r>
        <w:rPr>
          <w:rFonts w:ascii="Times New Roman" w:eastAsia="Times New Roman" w:hAnsi="Times New Roman" w:cs="Times New Roman"/>
          <w:i/>
          <w:iCs/>
          <w:color w:val="000000"/>
          <w:u w:val="single"/>
        </w:rPr>
        <w:t xml:space="preserve">Force Majeure </w:t>
      </w:r>
    </w:p>
    <w:p w14:paraId="00000263"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color w:val="000000"/>
        </w:rPr>
      </w:pPr>
    </w:p>
    <w:p w14:paraId="00000264" w14:textId="77777777" w:rsidR="004A4F48" w:rsidRDefault="004D7415">
      <w:pPr>
        <w:pBdr>
          <w:top w:val="nil"/>
          <w:left w:val="nil"/>
          <w:bottom w:val="nil"/>
          <w:right w:val="nil"/>
          <w:between w:val="nil"/>
        </w:pBdr>
        <w:spacing w:after="0" w:line="240" w:lineRule="auto"/>
        <w:ind w:left="63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Parties shall not be liable for failure to perform any of their respective obligations or be deemed to have defaulted in the performance of its obligations to the extent that its performance is delayed or prevented directly because of reasons reasonably beyond its control, despite best efforts by the relevant Party in mitigating the effect of the events (“</w:t>
      </w:r>
      <w:r>
        <w:rPr>
          <w:rFonts w:ascii="Times New Roman" w:eastAsia="Times New Roman" w:hAnsi="Times New Roman" w:cs="Times New Roman"/>
          <w:b/>
          <w:bCs/>
          <w:color w:val="000000"/>
        </w:rPr>
        <w:t>Force Majeure Events</w:t>
      </w:r>
      <w:r>
        <w:rPr>
          <w:rFonts w:ascii="Times New Roman" w:eastAsia="Times New Roman" w:hAnsi="Times New Roman" w:cs="Times New Roman"/>
          <w:color w:val="000000"/>
        </w:rPr>
        <w:t>”).</w:t>
      </w:r>
    </w:p>
    <w:p w14:paraId="00000265" w14:textId="77777777" w:rsidR="004A4F48" w:rsidRDefault="004A4F4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567"/>
        </w:tabs>
        <w:spacing w:after="0" w:line="240" w:lineRule="auto"/>
        <w:jc w:val="both"/>
        <w:rPr>
          <w:rFonts w:ascii="Times New Roman" w:eastAsia="Times New Roman" w:hAnsi="Times New Roman" w:cs="Times New Roman"/>
          <w:color w:val="000000"/>
        </w:rPr>
      </w:pPr>
    </w:p>
    <w:p w14:paraId="00000266" w14:textId="77777777" w:rsidR="004A4F48" w:rsidRDefault="004D741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567"/>
        </w:tabs>
        <w:spacing w:after="0" w:line="240" w:lineRule="auto"/>
        <w:ind w:left="567"/>
        <w:jc w:val="both"/>
        <w:rPr>
          <w:rFonts w:ascii="Times New Roman" w:eastAsia="Times New Roman" w:hAnsi="Times New Roman" w:cs="Times New Roman"/>
          <w:color w:val="000000"/>
        </w:rPr>
      </w:pPr>
      <w:r>
        <w:rPr>
          <w:rFonts w:ascii="Times New Roman" w:eastAsia="Times New Roman" w:hAnsi="Times New Roman" w:cs="Times New Roman"/>
          <w:color w:val="000000"/>
        </w:rPr>
        <w:t>The Parties agree that if such failure by either Party persists for a period of sixty (60) days or more, Customer shall have the right to terminate the Agreement forthwith, without liability for damages. The Customer shall have no payment obligation in respect of any Service or product not provided by the Service Provider owing to a Force Majeure Event.</w:t>
      </w:r>
    </w:p>
    <w:p w14:paraId="00000267" w14:textId="77777777" w:rsidR="004A4F48" w:rsidRDefault="004A4F4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567"/>
        </w:tabs>
        <w:spacing w:after="0" w:line="240" w:lineRule="auto"/>
        <w:ind w:left="567"/>
        <w:jc w:val="both"/>
        <w:rPr>
          <w:rFonts w:ascii="Times New Roman" w:eastAsia="Times New Roman" w:hAnsi="Times New Roman" w:cs="Times New Roman"/>
          <w:color w:val="000000"/>
        </w:rPr>
      </w:pPr>
    </w:p>
    <w:p w14:paraId="00000268" w14:textId="77777777" w:rsidR="004A4F48" w:rsidRDefault="004D7415">
      <w:pPr>
        <w:numPr>
          <w:ilvl w:val="0"/>
          <w:numId w:val="5"/>
        </w:numPr>
        <w:pBdr>
          <w:top w:val="nil"/>
          <w:left w:val="nil"/>
          <w:bottom w:val="nil"/>
          <w:right w:val="nil"/>
          <w:between w:val="nil"/>
        </w:pBd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i/>
          <w:iCs/>
          <w:color w:val="000000"/>
          <w:u w:val="single"/>
        </w:rPr>
        <w:t xml:space="preserve">Independent Entity </w:t>
      </w:r>
      <w:r>
        <w:rPr>
          <w:rFonts w:ascii="Times New Roman" w:eastAsia="Times New Roman" w:hAnsi="Times New Roman" w:cs="Times New Roman"/>
          <w:color w:val="000000"/>
          <w:u w:val="single"/>
        </w:rPr>
        <w:t xml:space="preserve"> </w:t>
      </w:r>
    </w:p>
    <w:p w14:paraId="00000269"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color w:val="000000"/>
        </w:rPr>
      </w:pPr>
    </w:p>
    <w:p w14:paraId="0000026A" w14:textId="77777777" w:rsidR="004A4F48" w:rsidRDefault="004D7415">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This Agreement is being entered into on a principal to principal basis, and it shall not create any employer-employee relationship, partnership, joint venture or agency between the Customer and Service Provider, jointly or severally. </w:t>
      </w:r>
    </w:p>
    <w:p w14:paraId="0000026B" w14:textId="77777777" w:rsidR="004A4F48" w:rsidRDefault="004A4F4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0000026C" w14:textId="77777777" w:rsidR="004A4F48" w:rsidRDefault="004D7415">
      <w:pPr>
        <w:numPr>
          <w:ilvl w:val="0"/>
          <w:numId w:val="5"/>
        </w:numPr>
        <w:pBdr>
          <w:top w:val="nil"/>
          <w:left w:val="nil"/>
          <w:bottom w:val="nil"/>
          <w:right w:val="nil"/>
          <w:between w:val="nil"/>
        </w:pBd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i/>
          <w:iCs/>
          <w:color w:val="000000"/>
          <w:u w:val="single"/>
        </w:rPr>
        <w:t>Non-Exclusive Services and No Procurement Commitments</w:t>
      </w:r>
    </w:p>
    <w:p w14:paraId="0000026D" w14:textId="77777777" w:rsidR="004A4F48" w:rsidRDefault="004A4F48">
      <w:pPr>
        <w:pBdr>
          <w:top w:val="nil"/>
          <w:left w:val="nil"/>
          <w:bottom w:val="nil"/>
          <w:right w:val="nil"/>
          <w:between w:val="nil"/>
        </w:pBdr>
        <w:spacing w:after="0" w:line="240" w:lineRule="auto"/>
        <w:ind w:left="567"/>
        <w:rPr>
          <w:rFonts w:ascii="Times New Roman" w:eastAsia="Times New Roman" w:hAnsi="Times New Roman" w:cs="Times New Roman"/>
          <w:i/>
          <w:iCs/>
          <w:color w:val="000000"/>
          <w:u w:val="single"/>
        </w:rPr>
      </w:pPr>
    </w:p>
    <w:p w14:paraId="0000026E" w14:textId="77777777" w:rsidR="004A4F48" w:rsidRDefault="004D7415">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r>
        <w:rPr>
          <w:rFonts w:ascii="Times New Roman" w:eastAsia="Times New Roman" w:hAnsi="Times New Roman" w:cs="Times New Roman"/>
          <w:color w:val="000000"/>
        </w:rPr>
        <w:t>The Service Provider acknowledges that it is not being appointed as an exclusive supplier in relation to the Composite Software or any of the Services, and IndiGo may, at any time, perform any part of the Services/ develop Composite Software itself or procure the provision of the Composite Software/Services from a third party and that no procurement commitments, minimum or otherwise are being made by IndiGo to the Service Provider under this Agreement.</w:t>
      </w:r>
    </w:p>
    <w:p w14:paraId="0000026F" w14:textId="77777777" w:rsidR="004A4F48" w:rsidRDefault="004A4F48">
      <w:pPr>
        <w:pBdr>
          <w:top w:val="nil"/>
          <w:left w:val="nil"/>
          <w:bottom w:val="nil"/>
          <w:right w:val="nil"/>
          <w:between w:val="nil"/>
        </w:pBdr>
        <w:spacing w:after="0" w:line="240" w:lineRule="auto"/>
        <w:ind w:left="567"/>
        <w:rPr>
          <w:rFonts w:ascii="Times New Roman" w:eastAsia="Times New Roman" w:hAnsi="Times New Roman" w:cs="Times New Roman"/>
          <w:i/>
          <w:iCs/>
          <w:color w:val="000000"/>
          <w:u w:val="single"/>
        </w:rPr>
      </w:pPr>
    </w:p>
    <w:p w14:paraId="00000270" w14:textId="77777777" w:rsidR="004A4F48" w:rsidRDefault="004D7415">
      <w:pPr>
        <w:numPr>
          <w:ilvl w:val="0"/>
          <w:numId w:val="5"/>
        </w:numPr>
        <w:pBdr>
          <w:top w:val="nil"/>
          <w:left w:val="nil"/>
          <w:bottom w:val="nil"/>
          <w:right w:val="nil"/>
          <w:between w:val="nil"/>
        </w:pBd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i/>
          <w:iCs/>
          <w:color w:val="000000"/>
          <w:u w:val="single"/>
        </w:rPr>
        <w:t>Good Faith</w:t>
      </w:r>
    </w:p>
    <w:p w14:paraId="00000271" w14:textId="77777777" w:rsidR="004A4F48" w:rsidRDefault="004A4F48">
      <w:pPr>
        <w:pBdr>
          <w:top w:val="nil"/>
          <w:left w:val="nil"/>
          <w:bottom w:val="nil"/>
          <w:right w:val="nil"/>
          <w:between w:val="nil"/>
        </w:pBdr>
        <w:spacing w:after="0" w:line="240" w:lineRule="auto"/>
        <w:ind w:left="567"/>
        <w:rPr>
          <w:rFonts w:ascii="Times New Roman" w:eastAsia="Times New Roman" w:hAnsi="Times New Roman" w:cs="Times New Roman"/>
          <w:i/>
          <w:iCs/>
          <w:color w:val="000000"/>
          <w:u w:val="single"/>
        </w:rPr>
      </w:pPr>
    </w:p>
    <w:p w14:paraId="00000272" w14:textId="77777777" w:rsidR="004A4F48" w:rsidRDefault="004D7415">
      <w:pPr>
        <w:pBdr>
          <w:top w:val="nil"/>
          <w:left w:val="nil"/>
          <w:bottom w:val="nil"/>
          <w:right w:val="nil"/>
          <w:between w:val="nil"/>
        </w:pBdr>
        <w:spacing w:after="0" w:line="240" w:lineRule="auto"/>
        <w:ind w:left="567"/>
        <w:rPr>
          <w:rFonts w:ascii="Times New Roman" w:eastAsia="Times New Roman" w:hAnsi="Times New Roman" w:cs="Times New Roman"/>
          <w:color w:val="000000"/>
        </w:rPr>
      </w:pPr>
      <w:r>
        <w:rPr>
          <w:rFonts w:ascii="Times New Roman" w:eastAsia="Times New Roman" w:hAnsi="Times New Roman" w:cs="Times New Roman"/>
          <w:color w:val="000000"/>
        </w:rPr>
        <w:t xml:space="preserve">Each Party shall act in good faith in the performance of its obligations under this Agreement. </w:t>
      </w:r>
    </w:p>
    <w:p w14:paraId="00000273" w14:textId="77777777" w:rsidR="004A4F48" w:rsidRDefault="004A4F48">
      <w:pPr>
        <w:pBdr>
          <w:top w:val="nil"/>
          <w:left w:val="nil"/>
          <w:bottom w:val="nil"/>
          <w:right w:val="nil"/>
          <w:between w:val="nil"/>
        </w:pBdr>
        <w:spacing w:after="0" w:line="240" w:lineRule="auto"/>
        <w:ind w:left="567"/>
        <w:rPr>
          <w:rFonts w:ascii="Times New Roman" w:eastAsia="Times New Roman" w:hAnsi="Times New Roman" w:cs="Times New Roman"/>
          <w:b/>
          <w:bCs/>
          <w:color w:val="000000"/>
          <w:u w:val="single"/>
        </w:rPr>
      </w:pPr>
    </w:p>
    <w:p w14:paraId="00000274" w14:textId="77777777" w:rsidR="004A4F48" w:rsidRDefault="004D7415">
      <w:pPr>
        <w:numPr>
          <w:ilvl w:val="0"/>
          <w:numId w:val="5"/>
        </w:numPr>
        <w:pBdr>
          <w:top w:val="nil"/>
          <w:left w:val="nil"/>
          <w:bottom w:val="nil"/>
          <w:right w:val="nil"/>
          <w:between w:val="nil"/>
        </w:pBd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i/>
          <w:iCs/>
          <w:color w:val="000000"/>
          <w:u w:val="single"/>
        </w:rPr>
        <w:t>Customer Dependencies</w:t>
      </w:r>
    </w:p>
    <w:p w14:paraId="00000275" w14:textId="77777777" w:rsidR="004A4F48" w:rsidRDefault="004A4F48">
      <w:pPr>
        <w:pBdr>
          <w:top w:val="nil"/>
          <w:left w:val="nil"/>
          <w:bottom w:val="nil"/>
          <w:right w:val="nil"/>
          <w:between w:val="nil"/>
        </w:pBdr>
        <w:spacing w:after="0" w:line="240" w:lineRule="auto"/>
        <w:ind w:left="567"/>
        <w:jc w:val="both"/>
        <w:rPr>
          <w:rFonts w:ascii="Times New Roman" w:eastAsia="Times New Roman" w:hAnsi="Times New Roman" w:cs="Times New Roman"/>
          <w:i/>
          <w:iCs/>
          <w:color w:val="000000"/>
          <w:u w:val="single"/>
        </w:rPr>
      </w:pPr>
    </w:p>
    <w:p w14:paraId="00000276" w14:textId="77777777" w:rsidR="004A4F48" w:rsidRDefault="004D7415">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Any dependencies or responsibilities of the Customer shall be explicitly set forth in the relevant SOW or Change Order, and no additional commitments, resource requirements or obligations shall be imposed on the Customer unless mutually agreed in writing. If the Customer has not met any such responsibility and the same is impacting the Services or Deliverables, the Service Provider shall promptly notify the Customer specifying the unfulfilled responsibility and the probable impact of non-fulfilment. </w:t>
      </w:r>
    </w:p>
    <w:p w14:paraId="00000277" w14:textId="77777777" w:rsidR="004A4F48" w:rsidRDefault="004A4F48">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p>
    <w:p w14:paraId="00000278" w14:textId="77777777" w:rsidR="004A4F48" w:rsidRDefault="004D7415">
      <w:pPr>
        <w:numPr>
          <w:ilvl w:val="0"/>
          <w:numId w:val="5"/>
        </w:numPr>
        <w:pBdr>
          <w:top w:val="nil"/>
          <w:left w:val="nil"/>
          <w:bottom w:val="nil"/>
          <w:right w:val="nil"/>
          <w:between w:val="nil"/>
        </w:pBd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i/>
          <w:iCs/>
          <w:color w:val="000000"/>
          <w:u w:val="single"/>
        </w:rPr>
        <w:t>Cumulative Remedies</w:t>
      </w:r>
    </w:p>
    <w:p w14:paraId="00000279" w14:textId="77777777" w:rsidR="004A4F48" w:rsidRDefault="004A4F48">
      <w:pPr>
        <w:pBdr>
          <w:top w:val="nil"/>
          <w:left w:val="nil"/>
          <w:bottom w:val="nil"/>
          <w:right w:val="nil"/>
          <w:between w:val="nil"/>
        </w:pBdr>
        <w:spacing w:after="0" w:line="240" w:lineRule="auto"/>
        <w:ind w:left="567"/>
        <w:jc w:val="both"/>
        <w:rPr>
          <w:rFonts w:ascii="Times New Roman" w:eastAsia="Times New Roman" w:hAnsi="Times New Roman" w:cs="Times New Roman"/>
          <w:i/>
          <w:iCs/>
          <w:color w:val="000000"/>
          <w:u w:val="single"/>
        </w:rPr>
      </w:pPr>
    </w:p>
    <w:p w14:paraId="0000027A" w14:textId="77777777" w:rsidR="004A4F48" w:rsidRDefault="004D7415">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r>
        <w:rPr>
          <w:rFonts w:ascii="Times New Roman" w:eastAsia="Times New Roman" w:hAnsi="Times New Roman" w:cs="Times New Roman"/>
          <w:color w:val="000000"/>
        </w:rPr>
        <w:t>Except where an exclusive remedy is expressly specified, the exercise by either Party of any remedy under this Agreement (including termination) shall be without prejudice to any other remedies available to it under this Agreement, at law or otherwise.</w:t>
      </w:r>
    </w:p>
    <w:p w14:paraId="0000027B" w14:textId="77777777" w:rsidR="004A4F48" w:rsidRDefault="004A4F48">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p>
    <w:p w14:paraId="0000027C" w14:textId="77777777" w:rsidR="004A4F48" w:rsidRDefault="004A4F48">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p>
    <w:p w14:paraId="0000027D" w14:textId="77777777" w:rsidR="004A4F48" w:rsidRDefault="004A4F48">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p>
    <w:p w14:paraId="0000027E" w14:textId="77777777" w:rsidR="004A4F48" w:rsidRDefault="004A4F48">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p>
    <w:p w14:paraId="0000027F" w14:textId="77777777" w:rsidR="004A4F48" w:rsidRDefault="004D7415">
      <w:pPr>
        <w:numPr>
          <w:ilvl w:val="0"/>
          <w:numId w:val="5"/>
        </w:numPr>
        <w:pBdr>
          <w:top w:val="nil"/>
          <w:left w:val="nil"/>
          <w:bottom w:val="nil"/>
          <w:right w:val="nil"/>
          <w:between w:val="nil"/>
        </w:pBd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i/>
          <w:iCs/>
          <w:color w:val="000000"/>
          <w:u w:val="single"/>
        </w:rPr>
        <w:t>Counterparts</w:t>
      </w:r>
      <w:r>
        <w:rPr>
          <w:rFonts w:ascii="Times New Roman" w:eastAsia="Times New Roman" w:hAnsi="Times New Roman" w:cs="Times New Roman"/>
          <w:color w:val="000000"/>
          <w:u w:val="single"/>
        </w:rPr>
        <w:t xml:space="preserve"> </w:t>
      </w:r>
    </w:p>
    <w:p w14:paraId="00000280" w14:textId="77777777" w:rsidR="004A4F48" w:rsidRDefault="004A4F48">
      <w:pPr>
        <w:pBdr>
          <w:top w:val="nil"/>
          <w:left w:val="nil"/>
          <w:bottom w:val="nil"/>
          <w:right w:val="nil"/>
          <w:between w:val="nil"/>
        </w:pBdr>
        <w:spacing w:after="0" w:line="240" w:lineRule="auto"/>
        <w:ind w:left="567"/>
        <w:rPr>
          <w:rFonts w:ascii="Times New Roman" w:eastAsia="Times New Roman" w:hAnsi="Times New Roman" w:cs="Times New Roman"/>
          <w:b/>
          <w:bCs/>
          <w:color w:val="000000"/>
          <w:u w:val="single"/>
        </w:rPr>
      </w:pPr>
    </w:p>
    <w:p w14:paraId="00000281" w14:textId="77777777" w:rsidR="004A4F48" w:rsidRDefault="004D7415">
      <w:pPr>
        <w:pBdr>
          <w:top w:val="nil"/>
          <w:left w:val="nil"/>
          <w:bottom w:val="nil"/>
          <w:right w:val="nil"/>
          <w:between w:val="nil"/>
        </w:pBdr>
        <w:spacing w:after="0" w:line="240" w:lineRule="auto"/>
        <w:ind w:left="567"/>
        <w:rPr>
          <w:rFonts w:ascii="Times New Roman" w:eastAsia="Times New Roman" w:hAnsi="Times New Roman" w:cs="Times New Roman"/>
          <w:color w:val="000000"/>
        </w:rPr>
      </w:pPr>
      <w:r>
        <w:rPr>
          <w:rFonts w:ascii="Times New Roman" w:eastAsia="Times New Roman" w:hAnsi="Times New Roman" w:cs="Times New Roman"/>
          <w:color w:val="000000"/>
        </w:rPr>
        <w:t>This Agreement may be executed in counterparts, each of which shall be deemed an original and all of which together shall constitute one instrument.</w:t>
      </w:r>
    </w:p>
    <w:p w14:paraId="00000282"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color w:val="000000"/>
        </w:rPr>
      </w:pPr>
    </w:p>
    <w:p w14:paraId="00000283" w14:textId="77777777" w:rsidR="004A4F48" w:rsidRDefault="004D7415">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IN WITNESS WHEREOF </w:t>
      </w:r>
      <w:r>
        <w:rPr>
          <w:rFonts w:ascii="Times New Roman" w:eastAsia="Times New Roman" w:hAnsi="Times New Roman" w:cs="Times New Roman"/>
        </w:rPr>
        <w:t>the Parties have hereunto executed these presents on the day and the date first herein above written.</w:t>
      </w:r>
    </w:p>
    <w:p w14:paraId="00000284"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b/>
          <w:bCs/>
          <w:color w:val="000000"/>
        </w:rPr>
      </w:pPr>
    </w:p>
    <w:p w14:paraId="00000285" w14:textId="77777777" w:rsidR="004A4F48" w:rsidRDefault="004A4F48">
      <w:pPr>
        <w:pBdr>
          <w:top w:val="nil"/>
          <w:left w:val="nil"/>
          <w:bottom w:val="nil"/>
          <w:right w:val="nil"/>
          <w:between w:val="nil"/>
        </w:pBdr>
        <w:spacing w:after="0" w:line="240" w:lineRule="auto"/>
        <w:ind w:left="360"/>
        <w:rPr>
          <w:rFonts w:ascii="Times New Roman" w:eastAsia="Times New Roman" w:hAnsi="Times New Roman" w:cs="Times New Roman"/>
          <w:b/>
          <w:bCs/>
          <w:color w:val="000000"/>
        </w:rPr>
      </w:pPr>
    </w:p>
    <w:tbl>
      <w:tblPr>
        <w:tblStyle w:val="a"/>
        <w:tblpPr w:leftFromText="180" w:rightFromText="180" w:vertAnchor="text" w:tblpX="137"/>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95"/>
        <w:gridCol w:w="4590"/>
      </w:tblGrid>
      <w:tr w:rsidR="004A4F48" w14:paraId="0B1ADD3E" w14:textId="77777777">
        <w:trPr>
          <w:trHeight w:val="3230"/>
        </w:trPr>
        <w:tc>
          <w:tcPr>
            <w:tcW w:w="4495" w:type="dxa"/>
          </w:tcPr>
          <w:p w14:paraId="00000286" w14:textId="77777777" w:rsidR="004A4F48" w:rsidRDefault="004D741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SIGNED AND DELIVERED</w:t>
            </w:r>
          </w:p>
          <w:p w14:paraId="00000287" w14:textId="77777777" w:rsidR="004A4F48" w:rsidRDefault="004D741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On behalf of </w:t>
            </w:r>
            <w:r>
              <w:rPr>
                <w:rFonts w:ascii="Times New Roman" w:eastAsia="Times New Roman" w:hAnsi="Times New Roman" w:cs="Times New Roman"/>
                <w:b/>
                <w:bCs/>
              </w:rPr>
              <w:t xml:space="preserve"> </w:t>
            </w:r>
            <w:r>
              <w:rPr>
                <w:rFonts w:ascii="Times New Roman" w:eastAsia="Times New Roman" w:hAnsi="Times New Roman" w:cs="Times New Roman"/>
              </w:rPr>
              <w:t xml:space="preserve"> </w:t>
            </w:r>
            <w:r>
              <w:rPr>
                <w:rFonts w:ascii="Times New Roman" w:eastAsia="Times New Roman" w:hAnsi="Times New Roman" w:cs="Times New Roman"/>
                <w:b/>
                <w:bCs/>
              </w:rPr>
              <w:t>Multivalent Technologies Private Limited</w:t>
            </w:r>
            <w:r>
              <w:rPr>
                <w:rFonts w:ascii="Times New Roman" w:eastAsia="Times New Roman" w:hAnsi="Times New Roman" w:cs="Times New Roman"/>
              </w:rPr>
              <w:t xml:space="preserve"> </w:t>
            </w:r>
          </w:p>
          <w:p w14:paraId="00000288" w14:textId="77777777" w:rsidR="004A4F48" w:rsidRDefault="004A4F48">
            <w:pPr>
              <w:spacing w:after="0" w:line="240" w:lineRule="auto"/>
              <w:jc w:val="both"/>
              <w:rPr>
                <w:rFonts w:ascii="Times New Roman" w:eastAsia="Times New Roman" w:hAnsi="Times New Roman" w:cs="Times New Roman"/>
              </w:rPr>
            </w:pPr>
          </w:p>
          <w:p w14:paraId="00000289" w14:textId="77777777" w:rsidR="004A4F48" w:rsidRDefault="004A4F48">
            <w:pPr>
              <w:spacing w:after="0" w:line="240" w:lineRule="auto"/>
              <w:jc w:val="both"/>
              <w:rPr>
                <w:rFonts w:ascii="Times New Roman" w:eastAsia="Times New Roman" w:hAnsi="Times New Roman" w:cs="Times New Roman"/>
              </w:rPr>
            </w:pPr>
          </w:p>
          <w:p w14:paraId="0000028A" w14:textId="77777777" w:rsidR="004A4F48" w:rsidRDefault="004D7415">
            <w:pPr>
              <w:pBdr>
                <w:bottom w:val="single" w:sz="12" w:space="1" w:color="000000"/>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Name: Shubham Jindal</w:t>
            </w:r>
          </w:p>
          <w:p w14:paraId="0000028B" w14:textId="77777777" w:rsidR="004A4F48" w:rsidRDefault="004A4F48">
            <w:pPr>
              <w:pBdr>
                <w:bottom w:val="single" w:sz="12" w:space="1" w:color="000000"/>
              </w:pBdr>
              <w:spacing w:after="0" w:line="240" w:lineRule="auto"/>
              <w:jc w:val="both"/>
              <w:rPr>
                <w:rFonts w:ascii="Times New Roman" w:eastAsia="Times New Roman" w:hAnsi="Times New Roman" w:cs="Times New Roman"/>
              </w:rPr>
            </w:pPr>
          </w:p>
          <w:p w14:paraId="0000028C" w14:textId="77777777" w:rsidR="004A4F48" w:rsidRDefault="004D7415">
            <w:pPr>
              <w:pBdr>
                <w:bottom w:val="single" w:sz="12" w:space="1" w:color="000000"/>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Designation: Director</w:t>
            </w:r>
          </w:p>
          <w:p w14:paraId="0000028D" w14:textId="77777777" w:rsidR="004A4F48" w:rsidRDefault="004D7415">
            <w:pPr>
              <w:pBdr>
                <w:bottom w:val="single" w:sz="12" w:space="1" w:color="000000"/>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(Authorised Signatory)</w:t>
            </w:r>
          </w:p>
          <w:p w14:paraId="0000028E" w14:textId="77777777" w:rsidR="004A4F48" w:rsidRDefault="004A4F48">
            <w:pPr>
              <w:pBdr>
                <w:bottom w:val="single" w:sz="12" w:space="1" w:color="000000"/>
              </w:pBdr>
              <w:spacing w:after="0" w:line="240" w:lineRule="auto"/>
              <w:jc w:val="both"/>
              <w:rPr>
                <w:rFonts w:ascii="Times New Roman" w:eastAsia="Times New Roman" w:hAnsi="Times New Roman" w:cs="Times New Roman"/>
              </w:rPr>
            </w:pPr>
          </w:p>
          <w:p w14:paraId="0000028F" w14:textId="77777777" w:rsidR="004A4F48" w:rsidRDefault="004A4F48">
            <w:pPr>
              <w:pBdr>
                <w:bottom w:val="single" w:sz="12" w:space="1" w:color="000000"/>
              </w:pBdr>
              <w:spacing w:after="0" w:line="240" w:lineRule="auto"/>
              <w:jc w:val="both"/>
              <w:rPr>
                <w:rFonts w:ascii="Times New Roman" w:eastAsia="Times New Roman" w:hAnsi="Times New Roman" w:cs="Times New Roman"/>
              </w:rPr>
            </w:pPr>
          </w:p>
        </w:tc>
        <w:tc>
          <w:tcPr>
            <w:tcW w:w="4590" w:type="dxa"/>
          </w:tcPr>
          <w:p w14:paraId="00000290" w14:textId="77777777" w:rsidR="004A4F48" w:rsidRDefault="004D741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SIGNED AND DELIVERED</w:t>
            </w:r>
          </w:p>
          <w:p w14:paraId="00000291" w14:textId="77777777" w:rsidR="004A4F48" w:rsidRDefault="004D741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On behalf of </w:t>
            </w:r>
            <w:r>
              <w:rPr>
                <w:rFonts w:ascii="Times New Roman" w:eastAsia="Times New Roman" w:hAnsi="Times New Roman" w:cs="Times New Roman"/>
                <w:b/>
                <w:bCs/>
              </w:rPr>
              <w:t xml:space="preserve">InterGlobe Aviation Limited </w:t>
            </w:r>
            <w:r>
              <w:rPr>
                <w:rFonts w:ascii="Times New Roman" w:eastAsia="Times New Roman" w:hAnsi="Times New Roman" w:cs="Times New Roman"/>
              </w:rPr>
              <w:t>by</w:t>
            </w:r>
          </w:p>
          <w:p w14:paraId="00000292" w14:textId="77777777" w:rsidR="004A4F48" w:rsidRDefault="004A4F48">
            <w:pPr>
              <w:spacing w:after="0" w:line="240" w:lineRule="auto"/>
              <w:jc w:val="both"/>
              <w:rPr>
                <w:rFonts w:ascii="Times New Roman" w:eastAsia="Times New Roman" w:hAnsi="Times New Roman" w:cs="Times New Roman"/>
              </w:rPr>
            </w:pPr>
          </w:p>
          <w:p w14:paraId="00000293" w14:textId="77777777" w:rsidR="004A4F48" w:rsidRDefault="004A4F48">
            <w:pPr>
              <w:spacing w:after="0" w:line="240" w:lineRule="auto"/>
              <w:jc w:val="both"/>
              <w:rPr>
                <w:rFonts w:ascii="Times New Roman" w:eastAsia="Times New Roman" w:hAnsi="Times New Roman" w:cs="Times New Roman"/>
              </w:rPr>
            </w:pPr>
          </w:p>
          <w:p w14:paraId="00000294" w14:textId="77777777" w:rsidR="004A4F48" w:rsidRDefault="004A4F48">
            <w:pPr>
              <w:spacing w:after="0" w:line="240" w:lineRule="auto"/>
              <w:jc w:val="both"/>
              <w:rPr>
                <w:rFonts w:ascii="Times New Roman" w:eastAsia="Times New Roman" w:hAnsi="Times New Roman" w:cs="Times New Roman"/>
              </w:rPr>
            </w:pPr>
          </w:p>
          <w:p w14:paraId="00000295" w14:textId="77777777" w:rsidR="004A4F48" w:rsidRDefault="004A4F48">
            <w:pPr>
              <w:spacing w:after="0" w:line="240" w:lineRule="auto"/>
              <w:jc w:val="both"/>
              <w:rPr>
                <w:rFonts w:ascii="Times New Roman" w:eastAsia="Times New Roman" w:hAnsi="Times New Roman" w:cs="Times New Roman"/>
              </w:rPr>
            </w:pPr>
          </w:p>
          <w:p w14:paraId="00000296" w14:textId="77777777" w:rsidR="004A4F48" w:rsidRDefault="004A4F48">
            <w:pPr>
              <w:spacing w:after="0" w:line="240" w:lineRule="auto"/>
              <w:jc w:val="both"/>
              <w:rPr>
                <w:rFonts w:ascii="Times New Roman" w:eastAsia="Times New Roman" w:hAnsi="Times New Roman" w:cs="Times New Roman"/>
              </w:rPr>
            </w:pPr>
          </w:p>
          <w:p w14:paraId="00000297" w14:textId="77777777" w:rsidR="004A4F48" w:rsidRDefault="004A4F48">
            <w:pPr>
              <w:spacing w:after="0" w:line="240" w:lineRule="auto"/>
              <w:jc w:val="both"/>
              <w:rPr>
                <w:rFonts w:ascii="Times New Roman" w:eastAsia="Times New Roman" w:hAnsi="Times New Roman" w:cs="Times New Roman"/>
              </w:rPr>
            </w:pPr>
          </w:p>
          <w:p w14:paraId="00000298" w14:textId="77777777" w:rsidR="004A4F48" w:rsidRDefault="004A4F48">
            <w:pPr>
              <w:spacing w:after="0" w:line="240" w:lineRule="auto"/>
              <w:jc w:val="both"/>
              <w:rPr>
                <w:rFonts w:ascii="Times New Roman" w:eastAsia="Times New Roman" w:hAnsi="Times New Roman" w:cs="Times New Roman"/>
              </w:rPr>
            </w:pPr>
          </w:p>
          <w:p w14:paraId="00000299" w14:textId="77777777" w:rsidR="004A4F48" w:rsidRDefault="004D741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Name: </w:t>
            </w:r>
          </w:p>
          <w:p w14:paraId="0000029A" w14:textId="77777777" w:rsidR="004A4F48" w:rsidRDefault="004A4F48">
            <w:pPr>
              <w:spacing w:after="0" w:line="240" w:lineRule="auto"/>
              <w:jc w:val="both"/>
              <w:rPr>
                <w:rFonts w:ascii="Times New Roman" w:eastAsia="Times New Roman" w:hAnsi="Times New Roman" w:cs="Times New Roman"/>
              </w:rPr>
            </w:pPr>
          </w:p>
          <w:p w14:paraId="0000029B" w14:textId="77777777" w:rsidR="004A4F48" w:rsidRDefault="004D741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Designation: </w:t>
            </w:r>
          </w:p>
          <w:p w14:paraId="0000029C" w14:textId="77777777" w:rsidR="004A4F48" w:rsidRDefault="004D7415">
            <w:pPr>
              <w:pBdr>
                <w:bottom w:val="single" w:sz="12" w:space="1" w:color="000000"/>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(Authorised Signatory)</w:t>
            </w:r>
          </w:p>
          <w:p w14:paraId="0000029D" w14:textId="77777777" w:rsidR="004A4F48" w:rsidRDefault="004A4F48">
            <w:pPr>
              <w:pBdr>
                <w:bottom w:val="single" w:sz="12" w:space="1" w:color="000000"/>
              </w:pBdr>
              <w:spacing w:after="0" w:line="240" w:lineRule="auto"/>
              <w:jc w:val="both"/>
              <w:rPr>
                <w:rFonts w:ascii="Times New Roman" w:eastAsia="Times New Roman" w:hAnsi="Times New Roman" w:cs="Times New Roman"/>
              </w:rPr>
            </w:pPr>
          </w:p>
          <w:p w14:paraId="0000029E" w14:textId="77777777" w:rsidR="004A4F48" w:rsidRDefault="004A4F48">
            <w:pPr>
              <w:spacing w:after="0" w:line="240" w:lineRule="auto"/>
              <w:jc w:val="both"/>
              <w:rPr>
                <w:rFonts w:ascii="Times New Roman" w:eastAsia="Times New Roman" w:hAnsi="Times New Roman" w:cs="Times New Roman"/>
              </w:rPr>
            </w:pPr>
          </w:p>
          <w:p w14:paraId="0000029F" w14:textId="77777777" w:rsidR="004A4F48" w:rsidRDefault="004A4F48">
            <w:pPr>
              <w:spacing w:after="0" w:line="240" w:lineRule="auto"/>
              <w:jc w:val="both"/>
              <w:rPr>
                <w:rFonts w:ascii="Times New Roman" w:eastAsia="Times New Roman" w:hAnsi="Times New Roman" w:cs="Times New Roman"/>
              </w:rPr>
            </w:pPr>
          </w:p>
          <w:p w14:paraId="000002A0" w14:textId="77777777" w:rsidR="004A4F48" w:rsidRDefault="004A4F48">
            <w:pPr>
              <w:spacing w:after="0" w:line="240" w:lineRule="auto"/>
              <w:jc w:val="both"/>
              <w:rPr>
                <w:rFonts w:ascii="Times New Roman" w:eastAsia="Times New Roman" w:hAnsi="Times New Roman" w:cs="Times New Roman"/>
              </w:rPr>
            </w:pPr>
          </w:p>
          <w:p w14:paraId="000002A1" w14:textId="77777777" w:rsidR="004A4F48" w:rsidRDefault="004D741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Name:</w:t>
            </w:r>
          </w:p>
          <w:p w14:paraId="000002A2" w14:textId="77777777" w:rsidR="004A4F48" w:rsidRDefault="004A4F48">
            <w:pPr>
              <w:spacing w:after="0" w:line="240" w:lineRule="auto"/>
              <w:jc w:val="both"/>
              <w:rPr>
                <w:rFonts w:ascii="Times New Roman" w:eastAsia="Times New Roman" w:hAnsi="Times New Roman" w:cs="Times New Roman"/>
              </w:rPr>
            </w:pPr>
          </w:p>
          <w:p w14:paraId="000002A3" w14:textId="77777777" w:rsidR="004A4F48" w:rsidRDefault="004D741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Designation: </w:t>
            </w:r>
          </w:p>
          <w:p w14:paraId="000002A4" w14:textId="77777777" w:rsidR="004A4F48" w:rsidRDefault="004D7415">
            <w:pPr>
              <w:pBdr>
                <w:bottom w:val="single" w:sz="12" w:space="1" w:color="000000"/>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(Authorised Signatory)</w:t>
            </w:r>
          </w:p>
          <w:p w14:paraId="000002A5" w14:textId="77777777" w:rsidR="004A4F48" w:rsidRDefault="004A4F48">
            <w:pPr>
              <w:pBdr>
                <w:bottom w:val="single" w:sz="12" w:space="1" w:color="000000"/>
              </w:pBdr>
              <w:spacing w:after="0" w:line="240" w:lineRule="auto"/>
              <w:jc w:val="both"/>
              <w:rPr>
                <w:rFonts w:ascii="Times New Roman" w:eastAsia="Times New Roman" w:hAnsi="Times New Roman" w:cs="Times New Roman"/>
              </w:rPr>
            </w:pPr>
          </w:p>
          <w:p w14:paraId="000002A6" w14:textId="77777777" w:rsidR="004A4F48" w:rsidRDefault="004A4F48">
            <w:pPr>
              <w:spacing w:after="0" w:line="240" w:lineRule="auto"/>
              <w:jc w:val="both"/>
              <w:rPr>
                <w:rFonts w:ascii="Times New Roman" w:eastAsia="Times New Roman" w:hAnsi="Times New Roman" w:cs="Times New Roman"/>
              </w:rPr>
            </w:pPr>
          </w:p>
        </w:tc>
      </w:tr>
    </w:tbl>
    <w:p w14:paraId="000002A7" w14:textId="77777777" w:rsidR="004A4F48" w:rsidRDefault="004A4F48">
      <w:pPr>
        <w:spacing w:after="0" w:line="240" w:lineRule="auto"/>
        <w:jc w:val="center"/>
        <w:rPr>
          <w:rFonts w:ascii="Times New Roman" w:eastAsia="Times New Roman" w:hAnsi="Times New Roman" w:cs="Times New Roman"/>
          <w:b/>
          <w:bCs/>
        </w:rPr>
      </w:pPr>
    </w:p>
    <w:p w14:paraId="000002A8" w14:textId="77777777" w:rsidR="004A4F48" w:rsidRDefault="004D7415">
      <w:pPr>
        <w:spacing w:after="0" w:line="240" w:lineRule="auto"/>
        <w:rPr>
          <w:rFonts w:ascii="Times New Roman" w:eastAsia="Times New Roman" w:hAnsi="Times New Roman" w:cs="Times New Roman"/>
          <w:b/>
          <w:bCs/>
        </w:rPr>
      </w:pPr>
      <w:r>
        <w:br w:type="page"/>
      </w:r>
    </w:p>
    <w:p w14:paraId="000002A9" w14:textId="77777777" w:rsidR="004A4F48" w:rsidRDefault="004D7415">
      <w:pPr>
        <w:pStyle w:val="Title"/>
        <w:spacing w:before="0" w:after="0"/>
        <w:rPr>
          <w:rFonts w:ascii="Times New Roman" w:eastAsia="Times New Roman" w:hAnsi="Times New Roman" w:cs="Times New Roman"/>
          <w:sz w:val="22"/>
          <w:szCs w:val="22"/>
        </w:rPr>
      </w:pPr>
      <w:bookmarkStart w:id="33" w:name="_heading=h.9njq8iho2i6a" w:colFirst="0" w:colLast="0"/>
      <w:bookmarkEnd w:id="33"/>
      <w:r>
        <w:rPr>
          <w:rFonts w:ascii="Times New Roman" w:eastAsia="Times New Roman" w:hAnsi="Times New Roman" w:cs="Times New Roman"/>
          <w:sz w:val="22"/>
          <w:szCs w:val="22"/>
        </w:rPr>
        <w:lastRenderedPageBreak/>
        <w:t xml:space="preserve">Annexure A: Scope and Technical Specifications </w:t>
      </w:r>
    </w:p>
    <w:p w14:paraId="000002AA" w14:textId="77777777" w:rsidR="004A4F48" w:rsidRDefault="004A4F48">
      <w:pPr>
        <w:spacing w:after="0" w:line="240" w:lineRule="auto"/>
        <w:rPr>
          <w:rFonts w:ascii="Times New Roman" w:eastAsia="Times New Roman" w:hAnsi="Times New Roman" w:cs="Times New Roman"/>
        </w:rPr>
      </w:pPr>
    </w:p>
    <w:p w14:paraId="000002AB" w14:textId="77777777" w:rsidR="004A4F48" w:rsidRDefault="004D7415">
      <w:pPr>
        <w:spacing w:after="0" w:line="240" w:lineRule="auto"/>
        <w:jc w:val="center"/>
        <w:rPr>
          <w:rFonts w:ascii="Times New Roman" w:eastAsia="Times New Roman" w:hAnsi="Times New Roman" w:cs="Times New Roman"/>
          <w:b/>
          <w:bCs/>
          <w:u w:val="single"/>
        </w:rPr>
      </w:pPr>
      <w:r>
        <w:rPr>
          <w:rFonts w:ascii="Times New Roman" w:eastAsia="Times New Roman" w:hAnsi="Times New Roman" w:cs="Times New Roman"/>
          <w:b/>
          <w:bCs/>
          <w:u w:val="single"/>
        </w:rPr>
        <w:t>Part A</w:t>
      </w:r>
    </w:p>
    <w:p w14:paraId="000002AC" w14:textId="77777777" w:rsidR="004A4F48" w:rsidRDefault="004A4F48">
      <w:pPr>
        <w:spacing w:after="0" w:line="240" w:lineRule="auto"/>
        <w:jc w:val="center"/>
        <w:rPr>
          <w:rFonts w:ascii="Times New Roman" w:eastAsia="Times New Roman" w:hAnsi="Times New Roman" w:cs="Times New Roman"/>
          <w:b/>
          <w:bCs/>
          <w:u w:val="single"/>
        </w:rPr>
      </w:pPr>
    </w:p>
    <w:p w14:paraId="000002AD" w14:textId="77777777" w:rsidR="004A4F48" w:rsidRDefault="004D7415">
      <w:pPr>
        <w:spacing w:after="0" w:line="240" w:lineRule="auto"/>
        <w:jc w:val="center"/>
        <w:rPr>
          <w:rFonts w:ascii="Times New Roman" w:eastAsia="Times New Roman" w:hAnsi="Times New Roman" w:cs="Times New Roman"/>
          <w:b/>
          <w:bCs/>
          <w:u w:val="single"/>
        </w:rPr>
      </w:pPr>
      <w:r>
        <w:rPr>
          <w:rFonts w:ascii="Times New Roman" w:eastAsia="Times New Roman" w:hAnsi="Times New Roman" w:cs="Times New Roman"/>
          <w:b/>
          <w:bCs/>
          <w:u w:val="single"/>
        </w:rPr>
        <w:t>In-App Engagement &amp; Push Notifications - Mobile Application</w:t>
      </w:r>
    </w:p>
    <w:p w14:paraId="000002AE" w14:textId="77777777" w:rsidR="004A4F48" w:rsidRDefault="004A4F48">
      <w:pPr>
        <w:spacing w:after="0" w:line="240" w:lineRule="auto"/>
        <w:jc w:val="center"/>
        <w:rPr>
          <w:rFonts w:ascii="Times New Roman" w:eastAsia="Times New Roman" w:hAnsi="Times New Roman" w:cs="Times New Roman"/>
          <w:b/>
          <w:bCs/>
          <w:u w:val="single"/>
        </w:rPr>
      </w:pPr>
    </w:p>
    <w:p w14:paraId="000002AF" w14:textId="77777777" w:rsidR="004A4F48" w:rsidRDefault="004D741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Part A shall be valid from the Effective Date of the Agreement for a period of 3 years from the Go-Live of In-App Engagement &amp; Push Notifications for Mobile Application.</w:t>
      </w:r>
    </w:p>
    <w:p w14:paraId="000002B0" w14:textId="77777777" w:rsidR="004A4F48" w:rsidRDefault="004A4F48">
      <w:pPr>
        <w:spacing w:after="0" w:line="240" w:lineRule="auto"/>
        <w:jc w:val="both"/>
        <w:rPr>
          <w:rFonts w:ascii="Times New Roman" w:eastAsia="Times New Roman" w:hAnsi="Times New Roman" w:cs="Times New Roman"/>
        </w:rPr>
      </w:pPr>
    </w:p>
    <w:p w14:paraId="000002B1" w14:textId="77777777" w:rsidR="004A4F48" w:rsidRDefault="004D741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1. </w:t>
      </w:r>
      <w:r>
        <w:rPr>
          <w:rFonts w:ascii="Times New Roman" w:eastAsia="Times New Roman" w:hAnsi="Times New Roman" w:cs="Times New Roman"/>
          <w:b/>
          <w:bCs/>
        </w:rPr>
        <w:t>SDK Provision and Integration</w:t>
      </w:r>
    </w:p>
    <w:p w14:paraId="000002B2" w14:textId="77777777" w:rsidR="004A4F48" w:rsidRDefault="004D7415">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Supply of the Plotline SDK License to support 1 Android and 1 iOS app</w:t>
      </w:r>
    </w:p>
    <w:p w14:paraId="000002B3" w14:textId="77777777" w:rsidR="004A4F48" w:rsidRDefault="004D7415">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Comprehensive integration documentation and guidelines.</w:t>
      </w:r>
    </w:p>
    <w:p w14:paraId="000002B4" w14:textId="77777777" w:rsidR="004A4F48" w:rsidRDefault="004D7415">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Assistance during integration over email</w:t>
      </w:r>
    </w:p>
    <w:p w14:paraId="000002B5" w14:textId="77777777" w:rsidR="004A4F48" w:rsidRDefault="004D7415">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Access to API keys and necessary credentials.</w:t>
      </w:r>
    </w:p>
    <w:p w14:paraId="000002B6" w14:textId="77777777" w:rsidR="004A4F48" w:rsidRDefault="004D7415">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SOC2 and ISO27001 certification.</w:t>
      </w:r>
    </w:p>
    <w:p w14:paraId="000002B7" w14:textId="77777777" w:rsidR="004A4F48" w:rsidRDefault="004D7415">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Google Maps Integration</w:t>
      </w:r>
    </w:p>
    <w:p w14:paraId="000002B8" w14:textId="77777777" w:rsidR="004A4F48" w:rsidRDefault="004D7415">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CDP Integration</w:t>
      </w:r>
    </w:p>
    <w:p w14:paraId="000002B9" w14:textId="77777777" w:rsidR="004A4F48" w:rsidRDefault="004D7415">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Any other integration as required and identified during the implementation phase.</w:t>
      </w:r>
    </w:p>
    <w:p w14:paraId="000002BA" w14:textId="77777777" w:rsidR="004A4F48" w:rsidRDefault="004A4F48">
      <w:pPr>
        <w:spacing w:after="0" w:line="240" w:lineRule="auto"/>
        <w:ind w:left="720"/>
        <w:jc w:val="both"/>
        <w:rPr>
          <w:rFonts w:ascii="Times New Roman" w:eastAsia="Times New Roman" w:hAnsi="Times New Roman" w:cs="Times New Roman"/>
        </w:rPr>
      </w:pPr>
    </w:p>
    <w:p w14:paraId="000002BB" w14:textId="77777777" w:rsidR="004A4F48" w:rsidRDefault="004D741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2. </w:t>
      </w:r>
      <w:r>
        <w:rPr>
          <w:rFonts w:ascii="Times New Roman" w:eastAsia="Times New Roman" w:hAnsi="Times New Roman" w:cs="Times New Roman"/>
          <w:b/>
          <w:bCs/>
        </w:rPr>
        <w:t>Specific modules included:</w:t>
      </w:r>
    </w:p>
    <w:p w14:paraId="000002BC" w14:textId="77777777" w:rsidR="004A4F48" w:rsidRDefault="004D7415">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Support for trigger-based and user-targeted messaging to enhance user engagement.</w:t>
      </w:r>
    </w:p>
    <w:p w14:paraId="000002BD" w14:textId="77777777" w:rsidR="004A4F48" w:rsidRDefault="004D7415">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In-app messages - nudges, widgets, videos, surveys etc</w:t>
      </w:r>
    </w:p>
    <w:p w14:paraId="000002BE" w14:textId="77777777" w:rsidR="004A4F48" w:rsidRDefault="004D7415">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Gamification - Scratch Cards &amp; Instant Rewards, Spin the Wheel Interactions, Progress Bars &amp; Milestone Trackers, Quizzes, Micro Challenges &amp; Learning Modules, Treasure Hunt / Treasure Box Mechanics, Leaderboards &amp; Social Motivation, Daily / Weekly Challenges, Streaks &amp; Habit Building Elements, Badges, Achievements &amp; Status Indicators, slot machines</w:t>
      </w:r>
    </w:p>
    <w:p w14:paraId="000002BF" w14:textId="77777777" w:rsidR="004A4F48" w:rsidRDefault="004D7415">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Feature flags - feature flags, dynamic configs etc</w:t>
      </w:r>
    </w:p>
    <w:p w14:paraId="000002C0" w14:textId="77777777" w:rsidR="004A4F48" w:rsidRDefault="004D7415">
      <w:pPr>
        <w:spacing w:after="0" w:line="240" w:lineRule="auto"/>
        <w:ind w:left="720"/>
        <w:jc w:val="both"/>
        <w:rPr>
          <w:rFonts w:ascii="Times New Roman" w:eastAsia="Times New Roman" w:hAnsi="Times New Roman" w:cs="Times New Roman"/>
          <w:i/>
          <w:iCs/>
          <w:strike/>
        </w:rPr>
      </w:pPr>
      <w:r>
        <w:rPr>
          <w:rFonts w:ascii="Times New Roman" w:eastAsia="Times New Roman" w:hAnsi="Times New Roman" w:cs="Times New Roman"/>
        </w:rPr>
        <w:t>● Outside app messages - push notifications</w:t>
      </w:r>
    </w:p>
    <w:p w14:paraId="000002C1" w14:textId="77777777" w:rsidR="004A4F48" w:rsidRDefault="004D7415">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 AI Recommendations </w:t>
      </w:r>
    </w:p>
    <w:p w14:paraId="000002C2" w14:textId="77777777" w:rsidR="004A4F48" w:rsidRDefault="004A4F48">
      <w:pPr>
        <w:spacing w:after="0" w:line="240" w:lineRule="auto"/>
        <w:ind w:left="720"/>
        <w:jc w:val="both"/>
        <w:rPr>
          <w:rFonts w:ascii="Times New Roman" w:eastAsia="Times New Roman" w:hAnsi="Times New Roman" w:cs="Times New Roman"/>
        </w:rPr>
      </w:pPr>
    </w:p>
    <w:p w14:paraId="000002C3" w14:textId="77777777" w:rsidR="004A4F48" w:rsidRDefault="004D741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3. </w:t>
      </w:r>
      <w:r>
        <w:rPr>
          <w:rFonts w:ascii="Times New Roman" w:eastAsia="Times New Roman" w:hAnsi="Times New Roman" w:cs="Times New Roman"/>
          <w:b/>
          <w:bCs/>
        </w:rPr>
        <w:t>Analytics and Reporting</w:t>
      </w:r>
    </w:p>
    <w:p w14:paraId="000002C4" w14:textId="77777777" w:rsidR="004A4F48" w:rsidRDefault="004D7415">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Features for A/B/n testing to optimize in-app experiences.</w:t>
      </w:r>
    </w:p>
    <w:p w14:paraId="000002C5" w14:textId="77777777" w:rsidR="004A4F48" w:rsidRDefault="004D7415">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Real-time analytics to monitor the performance of in-app campaigns.</w:t>
      </w:r>
    </w:p>
    <w:p w14:paraId="000002C6" w14:textId="77777777" w:rsidR="004A4F48" w:rsidRDefault="004A4F48">
      <w:pPr>
        <w:spacing w:after="0" w:line="240" w:lineRule="auto"/>
        <w:ind w:left="720"/>
        <w:jc w:val="both"/>
        <w:rPr>
          <w:rFonts w:ascii="Times New Roman" w:eastAsia="Times New Roman" w:hAnsi="Times New Roman" w:cs="Times New Roman"/>
        </w:rPr>
      </w:pPr>
    </w:p>
    <w:p w14:paraId="000002C7" w14:textId="77777777" w:rsidR="004A4F48" w:rsidRDefault="004D741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4</w:t>
      </w:r>
      <w:r>
        <w:rPr>
          <w:rFonts w:ascii="Times New Roman" w:eastAsia="Times New Roman" w:hAnsi="Times New Roman" w:cs="Times New Roman"/>
          <w:b/>
          <w:bCs/>
        </w:rPr>
        <w:t>. User Segmentation and Targeting</w:t>
      </w:r>
    </w:p>
    <w:p w14:paraId="000002C8" w14:textId="77777777" w:rsidR="004A4F48" w:rsidRDefault="004D7415">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Tools for real-time filtering and targeting of user segments.</w:t>
      </w:r>
    </w:p>
    <w:p w14:paraId="000002C9" w14:textId="77777777" w:rsidR="004A4F48" w:rsidRDefault="004D7415">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Capabilities to automate messaging sequences based on user behavior and attributes.</w:t>
      </w:r>
    </w:p>
    <w:p w14:paraId="000002CA" w14:textId="77777777" w:rsidR="004A4F48" w:rsidRDefault="004A4F48">
      <w:pPr>
        <w:spacing w:after="0" w:line="240" w:lineRule="auto"/>
        <w:ind w:left="720"/>
        <w:jc w:val="both"/>
        <w:rPr>
          <w:rFonts w:ascii="Times New Roman" w:eastAsia="Times New Roman" w:hAnsi="Times New Roman" w:cs="Times New Roman"/>
        </w:rPr>
      </w:pPr>
    </w:p>
    <w:p w14:paraId="000002CB" w14:textId="77777777" w:rsidR="004A4F48" w:rsidRDefault="004D741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5. </w:t>
      </w:r>
      <w:r>
        <w:rPr>
          <w:rFonts w:ascii="Times New Roman" w:eastAsia="Times New Roman" w:hAnsi="Times New Roman" w:cs="Times New Roman"/>
          <w:b/>
          <w:bCs/>
        </w:rPr>
        <w:t>Support and Maintenance</w:t>
      </w:r>
    </w:p>
    <w:p w14:paraId="000002CC" w14:textId="77777777" w:rsidR="004A4F48" w:rsidRDefault="004D7415">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Ongoing technical support over email post-integration.</w:t>
      </w:r>
    </w:p>
    <w:p w14:paraId="000002CD" w14:textId="77777777" w:rsidR="004A4F48" w:rsidRDefault="004D7415">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Regular updates to the SDK to incorporate new features and security patches.</w:t>
      </w:r>
    </w:p>
    <w:p w14:paraId="000002CE" w14:textId="77777777" w:rsidR="004A4F48" w:rsidRDefault="004D7415">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Access to comprehensive documentation and best practice guides.</w:t>
      </w:r>
    </w:p>
    <w:p w14:paraId="000002CF" w14:textId="77777777" w:rsidR="004A4F48" w:rsidRDefault="004A4F48">
      <w:pPr>
        <w:spacing w:after="0" w:line="240" w:lineRule="auto"/>
        <w:ind w:left="720"/>
        <w:jc w:val="both"/>
        <w:rPr>
          <w:rFonts w:ascii="Times New Roman" w:eastAsia="Times New Roman" w:hAnsi="Times New Roman" w:cs="Times New Roman"/>
        </w:rPr>
      </w:pPr>
    </w:p>
    <w:p w14:paraId="000002D0" w14:textId="77777777" w:rsidR="004A4F48" w:rsidRDefault="004D7415">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6. In-App Engagement &amp; Experience Delivery</w:t>
      </w:r>
    </w:p>
    <w:p w14:paraId="000002D1" w14:textId="77777777" w:rsidR="004A4F48" w:rsidRDefault="004D7415">
      <w:pPr>
        <w:numPr>
          <w:ilvl w:val="0"/>
          <w:numId w:val="28"/>
        </w:numPr>
        <w:spacing w:after="0" w:line="240" w:lineRule="auto"/>
        <w:jc w:val="both"/>
        <w:rPr>
          <w:color w:val="000000"/>
        </w:rPr>
      </w:pPr>
      <w:r>
        <w:rPr>
          <w:rFonts w:ascii="Times New Roman" w:eastAsia="Times New Roman" w:hAnsi="Times New Roman" w:cs="Times New Roman"/>
          <w:color w:val="000000"/>
        </w:rPr>
        <w:lastRenderedPageBreak/>
        <w:t>Deploy multiple in-app surfaces: banners, modals, tooltips, carousels, bottom sheets, full-screen takeovers.</w:t>
      </w:r>
    </w:p>
    <w:p w14:paraId="000002D2" w14:textId="77777777" w:rsidR="004A4F48" w:rsidRDefault="004D7415">
      <w:pPr>
        <w:numPr>
          <w:ilvl w:val="0"/>
          <w:numId w:val="28"/>
        </w:numPr>
        <w:spacing w:after="0" w:line="240" w:lineRule="auto"/>
        <w:jc w:val="both"/>
        <w:rPr>
          <w:color w:val="000000"/>
        </w:rPr>
      </w:pPr>
      <w:r>
        <w:rPr>
          <w:rFonts w:ascii="Times New Roman" w:eastAsia="Times New Roman" w:hAnsi="Times New Roman" w:cs="Times New Roman"/>
          <w:color w:val="000000"/>
        </w:rPr>
        <w:t>Implementing in-app engagement tools across search, fare selection, add-ons, and payment stages.</w:t>
      </w:r>
    </w:p>
    <w:p w14:paraId="000002D3" w14:textId="77777777" w:rsidR="004A4F48" w:rsidRDefault="004D7415">
      <w:pPr>
        <w:numPr>
          <w:ilvl w:val="0"/>
          <w:numId w:val="28"/>
        </w:numPr>
        <w:spacing w:after="0" w:line="240" w:lineRule="auto"/>
        <w:jc w:val="both"/>
        <w:rPr>
          <w:color w:val="000000"/>
        </w:rPr>
      </w:pPr>
      <w:r>
        <w:rPr>
          <w:rFonts w:ascii="Times New Roman" w:eastAsia="Times New Roman" w:hAnsi="Times New Roman" w:cs="Times New Roman"/>
          <w:color w:val="000000"/>
        </w:rPr>
        <w:t>Dynamic in-app surfaces that adapt to user context (e.g., time of day, travel window).</w:t>
      </w:r>
    </w:p>
    <w:p w14:paraId="000002D4" w14:textId="77777777" w:rsidR="004A4F48" w:rsidRDefault="004D7415">
      <w:pPr>
        <w:numPr>
          <w:ilvl w:val="0"/>
          <w:numId w:val="28"/>
        </w:numPr>
        <w:spacing w:after="0" w:line="240" w:lineRule="auto"/>
        <w:jc w:val="both"/>
        <w:rPr>
          <w:color w:val="000000"/>
        </w:rPr>
      </w:pPr>
      <w:r>
        <w:rPr>
          <w:rFonts w:ascii="Times New Roman" w:eastAsia="Times New Roman" w:hAnsi="Times New Roman" w:cs="Times New Roman"/>
          <w:color w:val="000000"/>
        </w:rPr>
        <w:t>Dynamic rendering of content based on CDP attributes and real-time user behavior.</w:t>
      </w:r>
    </w:p>
    <w:p w14:paraId="000002D5" w14:textId="77777777" w:rsidR="004A4F48" w:rsidRDefault="004D7415">
      <w:pPr>
        <w:numPr>
          <w:ilvl w:val="0"/>
          <w:numId w:val="28"/>
        </w:numPr>
        <w:spacing w:after="0" w:line="240" w:lineRule="auto"/>
        <w:jc w:val="both"/>
        <w:rPr>
          <w:color w:val="000000"/>
        </w:rPr>
      </w:pPr>
      <w:r>
        <w:rPr>
          <w:rFonts w:ascii="Times New Roman" w:eastAsia="Times New Roman" w:hAnsi="Times New Roman" w:cs="Times New Roman"/>
          <w:color w:val="000000"/>
        </w:rPr>
        <w:t>Real-time detection of drop-off intent (idle time, back navigation, exit intent).</w:t>
      </w:r>
    </w:p>
    <w:p w14:paraId="000002D6" w14:textId="77777777" w:rsidR="004A4F48" w:rsidRDefault="004D7415">
      <w:pPr>
        <w:numPr>
          <w:ilvl w:val="0"/>
          <w:numId w:val="28"/>
        </w:numPr>
        <w:spacing w:after="0" w:line="240" w:lineRule="auto"/>
        <w:jc w:val="both"/>
        <w:rPr>
          <w:color w:val="000000"/>
        </w:rPr>
      </w:pPr>
      <w:r>
        <w:rPr>
          <w:rFonts w:ascii="Times New Roman" w:eastAsia="Times New Roman" w:hAnsi="Times New Roman" w:cs="Times New Roman"/>
          <w:color w:val="000000"/>
        </w:rPr>
        <w:t>Triggering contextual interventions within milliseconds of user actions.</w:t>
      </w:r>
    </w:p>
    <w:p w14:paraId="000002D7" w14:textId="77777777" w:rsidR="004A4F48" w:rsidRDefault="004D7415">
      <w:pPr>
        <w:numPr>
          <w:ilvl w:val="0"/>
          <w:numId w:val="28"/>
        </w:numPr>
        <w:spacing w:after="0" w:line="240" w:lineRule="auto"/>
        <w:jc w:val="both"/>
        <w:rPr>
          <w:color w:val="000000"/>
        </w:rPr>
      </w:pPr>
      <w:r>
        <w:rPr>
          <w:rFonts w:ascii="Times New Roman" w:eastAsia="Times New Roman" w:hAnsi="Times New Roman" w:cs="Times New Roman"/>
          <w:color w:val="000000"/>
        </w:rPr>
        <w:t>Smart upsell and cross-sell configurable modules integrated into the app flow (seats, meals, baggage, priority services, bundles).</w:t>
      </w:r>
    </w:p>
    <w:p w14:paraId="000002D8" w14:textId="77777777" w:rsidR="004A4F48" w:rsidRDefault="004D7415">
      <w:pPr>
        <w:numPr>
          <w:ilvl w:val="0"/>
          <w:numId w:val="28"/>
        </w:numPr>
        <w:spacing w:after="0" w:line="240" w:lineRule="auto"/>
        <w:jc w:val="both"/>
        <w:rPr>
          <w:color w:val="000000"/>
        </w:rPr>
      </w:pPr>
      <w:r>
        <w:rPr>
          <w:rFonts w:ascii="Times New Roman" w:eastAsia="Times New Roman" w:hAnsi="Times New Roman" w:cs="Times New Roman"/>
          <w:color w:val="000000"/>
        </w:rPr>
        <w:t>Capability to configure offers based on user behavior, route affinity, and booking history.</w:t>
      </w:r>
    </w:p>
    <w:p w14:paraId="000002D9" w14:textId="77777777" w:rsidR="004A4F48" w:rsidRDefault="004D7415">
      <w:pPr>
        <w:numPr>
          <w:ilvl w:val="0"/>
          <w:numId w:val="28"/>
        </w:numPr>
        <w:spacing w:after="0" w:line="240" w:lineRule="auto"/>
        <w:jc w:val="both"/>
        <w:rPr>
          <w:color w:val="000000"/>
        </w:rPr>
      </w:pPr>
      <w:r>
        <w:rPr>
          <w:rFonts w:ascii="Times New Roman" w:eastAsia="Times New Roman" w:hAnsi="Times New Roman" w:cs="Times New Roman"/>
          <w:color w:val="000000"/>
        </w:rPr>
        <w:t>Personalizing home screen modules and content without engineering support.</w:t>
      </w:r>
    </w:p>
    <w:p w14:paraId="000002DA" w14:textId="77777777" w:rsidR="004A4F48" w:rsidRDefault="004A4F48">
      <w:pPr>
        <w:spacing w:after="0" w:line="240" w:lineRule="auto"/>
        <w:ind w:left="720"/>
        <w:jc w:val="both"/>
        <w:rPr>
          <w:rFonts w:ascii="Times New Roman" w:eastAsia="Times New Roman" w:hAnsi="Times New Roman" w:cs="Times New Roman"/>
          <w:color w:val="000000"/>
        </w:rPr>
      </w:pPr>
    </w:p>
    <w:p w14:paraId="000002DB" w14:textId="77777777" w:rsidR="004A4F48" w:rsidRDefault="004D7415">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7. No-Code / Low-Code Experience Management</w:t>
      </w:r>
    </w:p>
    <w:p w14:paraId="000002DC" w14:textId="77777777" w:rsidR="004A4F48" w:rsidRDefault="004D7415">
      <w:pPr>
        <w:numPr>
          <w:ilvl w:val="0"/>
          <w:numId w:val="30"/>
        </w:numPr>
        <w:spacing w:after="0" w:line="240" w:lineRule="auto"/>
        <w:jc w:val="both"/>
        <w:rPr>
          <w:color w:val="000000"/>
        </w:rPr>
      </w:pPr>
      <w:r>
        <w:rPr>
          <w:rFonts w:ascii="Times New Roman" w:eastAsia="Times New Roman" w:hAnsi="Times New Roman" w:cs="Times New Roman"/>
          <w:color w:val="000000"/>
        </w:rPr>
        <w:t>A no-code/low-code interface for creating in-app experience, surfaces, and journeys.</w:t>
      </w:r>
    </w:p>
    <w:p w14:paraId="000002DD" w14:textId="77777777" w:rsidR="004A4F48" w:rsidRDefault="004D7415">
      <w:pPr>
        <w:numPr>
          <w:ilvl w:val="0"/>
          <w:numId w:val="30"/>
        </w:numPr>
        <w:spacing w:after="0" w:line="240" w:lineRule="auto"/>
        <w:jc w:val="both"/>
        <w:rPr>
          <w:color w:val="000000"/>
        </w:rPr>
      </w:pPr>
      <w:r>
        <w:rPr>
          <w:rFonts w:ascii="Times New Roman" w:eastAsia="Times New Roman" w:hAnsi="Times New Roman" w:cs="Times New Roman"/>
          <w:color w:val="000000"/>
        </w:rPr>
        <w:t>Modify UI components, content, and workflows dynamically.</w:t>
      </w:r>
    </w:p>
    <w:p w14:paraId="000002DE" w14:textId="77777777" w:rsidR="004A4F48" w:rsidRDefault="004D7415">
      <w:pPr>
        <w:numPr>
          <w:ilvl w:val="0"/>
          <w:numId w:val="30"/>
        </w:numPr>
        <w:spacing w:after="0" w:line="240" w:lineRule="auto"/>
        <w:jc w:val="both"/>
        <w:rPr>
          <w:color w:val="000000"/>
        </w:rPr>
      </w:pPr>
      <w:r>
        <w:rPr>
          <w:rFonts w:ascii="Times New Roman" w:eastAsia="Times New Roman" w:hAnsi="Times New Roman" w:cs="Times New Roman"/>
          <w:color w:val="000000"/>
        </w:rPr>
        <w:t>Real-time preview, QA, and publishing tools for rapid iteration.</w:t>
      </w:r>
    </w:p>
    <w:p w14:paraId="000002DF" w14:textId="77777777" w:rsidR="004A4F48" w:rsidRDefault="004D7415">
      <w:pPr>
        <w:numPr>
          <w:ilvl w:val="0"/>
          <w:numId w:val="30"/>
        </w:numPr>
        <w:spacing w:after="0" w:line="240" w:lineRule="auto"/>
        <w:jc w:val="both"/>
        <w:rPr>
          <w:color w:val="000000"/>
        </w:rPr>
      </w:pPr>
      <w:r>
        <w:rPr>
          <w:rFonts w:ascii="Times New Roman" w:eastAsia="Times New Roman" w:hAnsi="Times New Roman" w:cs="Times New Roman"/>
          <w:color w:val="000000"/>
        </w:rPr>
        <w:t>One-click publishing with rollback capabilities.</w:t>
      </w:r>
    </w:p>
    <w:p w14:paraId="000002E0" w14:textId="77777777" w:rsidR="004A4F48" w:rsidRDefault="004D7415">
      <w:pPr>
        <w:numPr>
          <w:ilvl w:val="0"/>
          <w:numId w:val="30"/>
        </w:numPr>
        <w:spacing w:after="0" w:line="240" w:lineRule="auto"/>
        <w:jc w:val="both"/>
        <w:rPr>
          <w:b/>
          <w:bCs/>
          <w:color w:val="000000"/>
        </w:rPr>
      </w:pPr>
      <w:r>
        <w:rPr>
          <w:rFonts w:ascii="Times New Roman" w:eastAsia="Times New Roman" w:hAnsi="Times New Roman" w:cs="Times New Roman"/>
          <w:color w:val="000000"/>
        </w:rPr>
        <w:t>Role-based access control, versioning, and audit logs</w:t>
      </w:r>
    </w:p>
    <w:p w14:paraId="000002E1" w14:textId="77777777" w:rsidR="004A4F48" w:rsidRDefault="004A4F48">
      <w:pPr>
        <w:spacing w:after="0" w:line="240" w:lineRule="auto"/>
        <w:ind w:left="720"/>
        <w:jc w:val="both"/>
        <w:rPr>
          <w:rFonts w:ascii="Times New Roman" w:eastAsia="Times New Roman" w:hAnsi="Times New Roman" w:cs="Times New Roman"/>
          <w:b/>
          <w:bCs/>
          <w:color w:val="000000"/>
        </w:rPr>
      </w:pPr>
    </w:p>
    <w:p w14:paraId="000002E2" w14:textId="77777777" w:rsidR="004A4F48" w:rsidRDefault="004D7415">
      <w:pP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8. Usability</w:t>
      </w:r>
    </w:p>
    <w:p w14:paraId="000002E3" w14:textId="77777777" w:rsidR="004A4F48" w:rsidRDefault="004D7415">
      <w:pPr>
        <w:numPr>
          <w:ilvl w:val="0"/>
          <w:numId w:val="30"/>
        </w:numPr>
        <w:spacing w:after="0" w:line="240" w:lineRule="auto"/>
        <w:jc w:val="both"/>
        <w:rPr>
          <w:color w:val="000000"/>
        </w:rPr>
      </w:pPr>
      <w:r>
        <w:rPr>
          <w:rFonts w:ascii="Times New Roman" w:eastAsia="Times New Roman" w:hAnsi="Times New Roman" w:cs="Times New Roman"/>
          <w:color w:val="000000"/>
        </w:rPr>
        <w:t>System to consume Figma/design files provided by IndiGo and adapt them into the app without engineering support.</w:t>
      </w:r>
    </w:p>
    <w:p w14:paraId="000002E4" w14:textId="77777777" w:rsidR="004A4F48" w:rsidRDefault="004D7415">
      <w:pPr>
        <w:numPr>
          <w:ilvl w:val="0"/>
          <w:numId w:val="31"/>
        </w:numPr>
        <w:spacing w:after="0" w:line="240" w:lineRule="auto"/>
        <w:jc w:val="both"/>
        <w:rPr>
          <w:color w:val="000000"/>
        </w:rPr>
      </w:pPr>
      <w:r>
        <w:rPr>
          <w:rFonts w:ascii="Times New Roman" w:eastAsia="Times New Roman" w:hAnsi="Times New Roman" w:cs="Times New Roman"/>
          <w:color w:val="000000"/>
        </w:rPr>
        <w:t>Intuitive UI for product managers and growth teams.</w:t>
      </w:r>
    </w:p>
    <w:p w14:paraId="000002E5" w14:textId="77777777" w:rsidR="004A4F48" w:rsidRDefault="004D7415">
      <w:pPr>
        <w:numPr>
          <w:ilvl w:val="0"/>
          <w:numId w:val="31"/>
        </w:numPr>
        <w:spacing w:after="0" w:line="240" w:lineRule="auto"/>
        <w:jc w:val="both"/>
        <w:rPr>
          <w:color w:val="000000"/>
        </w:rPr>
      </w:pPr>
      <w:r>
        <w:rPr>
          <w:rFonts w:ascii="Times New Roman" w:eastAsia="Times New Roman" w:hAnsi="Times New Roman" w:cs="Times New Roman"/>
          <w:color w:val="000000"/>
        </w:rPr>
        <w:t>Easy creation and management of notifications (in app &amp; push) without engineering support.</w:t>
      </w:r>
    </w:p>
    <w:p w14:paraId="000002E6" w14:textId="77777777" w:rsidR="004A4F48" w:rsidRDefault="004D7415">
      <w:pPr>
        <w:numPr>
          <w:ilvl w:val="0"/>
          <w:numId w:val="31"/>
        </w:numPr>
        <w:spacing w:after="0" w:line="240" w:lineRule="auto"/>
        <w:jc w:val="both"/>
        <w:rPr>
          <w:color w:val="000000"/>
        </w:rPr>
      </w:pPr>
      <w:r>
        <w:rPr>
          <w:rFonts w:ascii="Times New Roman" w:eastAsia="Times New Roman" w:hAnsi="Times New Roman" w:cs="Times New Roman"/>
          <w:color w:val="000000"/>
        </w:rPr>
        <w:t>Clear visibility into notifications status, performance, and errors.</w:t>
      </w:r>
    </w:p>
    <w:p w14:paraId="000002E7" w14:textId="77777777" w:rsidR="004A4F48" w:rsidRDefault="004D7415">
      <w:pPr>
        <w:numPr>
          <w:ilvl w:val="0"/>
          <w:numId w:val="31"/>
        </w:numPr>
        <w:spacing w:after="0" w:line="240" w:lineRule="auto"/>
        <w:jc w:val="both"/>
        <w:rPr>
          <w:color w:val="000000"/>
        </w:rPr>
      </w:pPr>
      <w:r>
        <w:rPr>
          <w:rFonts w:ascii="Times New Roman" w:eastAsia="Times New Roman" w:hAnsi="Times New Roman" w:cs="Times New Roman"/>
          <w:color w:val="000000"/>
        </w:rPr>
        <w:t>Simple workflows for QA, approvals, and publishing.</w:t>
      </w:r>
    </w:p>
    <w:p w14:paraId="000002E8" w14:textId="77777777" w:rsidR="004A4F48" w:rsidRDefault="004A4F48">
      <w:pPr>
        <w:spacing w:after="0" w:line="240" w:lineRule="auto"/>
        <w:jc w:val="both"/>
        <w:rPr>
          <w:rFonts w:ascii="Times New Roman" w:eastAsia="Times New Roman" w:hAnsi="Times New Roman" w:cs="Times New Roman"/>
          <w:color w:val="000000"/>
        </w:rPr>
      </w:pPr>
    </w:p>
    <w:p w14:paraId="000002E9" w14:textId="77777777" w:rsidR="004A4F48" w:rsidRDefault="004D7415">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9. CDP-Driven Personalization</w:t>
      </w:r>
    </w:p>
    <w:p w14:paraId="000002EA" w14:textId="77777777" w:rsidR="004A4F48" w:rsidRDefault="004D7415">
      <w:pPr>
        <w:numPr>
          <w:ilvl w:val="0"/>
          <w:numId w:val="32"/>
        </w:numPr>
        <w:spacing w:after="0" w:line="240" w:lineRule="auto"/>
        <w:jc w:val="both"/>
        <w:rPr>
          <w:color w:val="000000"/>
        </w:rPr>
      </w:pPr>
      <w:r>
        <w:rPr>
          <w:rFonts w:ascii="Times New Roman" w:eastAsia="Times New Roman" w:hAnsi="Times New Roman" w:cs="Times New Roman"/>
          <w:color w:val="000000"/>
        </w:rPr>
        <w:t>Ingest user attributes, events, and predictions from IndiGo’s CDP.</w:t>
      </w:r>
    </w:p>
    <w:p w14:paraId="000002EB" w14:textId="77777777" w:rsidR="004A4F48" w:rsidRDefault="004D7415">
      <w:pPr>
        <w:numPr>
          <w:ilvl w:val="0"/>
          <w:numId w:val="32"/>
        </w:numPr>
        <w:spacing w:after="0" w:line="240" w:lineRule="auto"/>
        <w:jc w:val="both"/>
        <w:rPr>
          <w:color w:val="000000"/>
        </w:rPr>
      </w:pPr>
      <w:r>
        <w:rPr>
          <w:rFonts w:ascii="Times New Roman" w:eastAsia="Times New Roman" w:hAnsi="Times New Roman" w:cs="Times New Roman"/>
          <w:color w:val="000000"/>
        </w:rPr>
        <w:t>Personalization of home screen modules, banners, and content using CDP data.</w:t>
      </w:r>
    </w:p>
    <w:p w14:paraId="000002EC" w14:textId="77777777" w:rsidR="004A4F48" w:rsidRDefault="004D7415">
      <w:pPr>
        <w:numPr>
          <w:ilvl w:val="0"/>
          <w:numId w:val="32"/>
        </w:numPr>
        <w:spacing w:after="0" w:line="240" w:lineRule="auto"/>
        <w:jc w:val="both"/>
        <w:rPr>
          <w:color w:val="000000"/>
        </w:rPr>
      </w:pPr>
      <w:r>
        <w:rPr>
          <w:rFonts w:ascii="Times New Roman" w:eastAsia="Times New Roman" w:hAnsi="Times New Roman" w:cs="Times New Roman"/>
          <w:color w:val="000000"/>
        </w:rPr>
        <w:t>Conditional rendering of UI components based on CDP attributes.</w:t>
      </w:r>
    </w:p>
    <w:p w14:paraId="000002ED" w14:textId="77777777" w:rsidR="004A4F48" w:rsidRDefault="004A4F48">
      <w:pPr>
        <w:spacing w:after="0" w:line="240" w:lineRule="auto"/>
        <w:ind w:left="720"/>
        <w:jc w:val="both"/>
        <w:rPr>
          <w:rFonts w:ascii="Times New Roman" w:eastAsia="Times New Roman" w:hAnsi="Times New Roman" w:cs="Times New Roman"/>
          <w:color w:val="000000"/>
        </w:rPr>
      </w:pPr>
    </w:p>
    <w:p w14:paraId="000002EE" w14:textId="77777777" w:rsidR="004A4F48" w:rsidRDefault="004D7415">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10. Journey Orchestration &amp; Automation</w:t>
      </w:r>
    </w:p>
    <w:p w14:paraId="000002EF" w14:textId="77777777" w:rsidR="004A4F48" w:rsidRDefault="004D7415">
      <w:pPr>
        <w:numPr>
          <w:ilvl w:val="0"/>
          <w:numId w:val="33"/>
        </w:numPr>
        <w:spacing w:after="0" w:line="240" w:lineRule="auto"/>
        <w:jc w:val="both"/>
        <w:rPr>
          <w:color w:val="000000"/>
        </w:rPr>
      </w:pPr>
      <w:r>
        <w:rPr>
          <w:rFonts w:ascii="Times New Roman" w:eastAsia="Times New Roman" w:hAnsi="Times New Roman" w:cs="Times New Roman"/>
          <w:color w:val="000000"/>
        </w:rPr>
        <w:t>Automated journey orchestration to deliver the right message at the right moment.</w:t>
      </w:r>
    </w:p>
    <w:p w14:paraId="000002F0" w14:textId="77777777" w:rsidR="004A4F48" w:rsidRDefault="004D7415">
      <w:pPr>
        <w:numPr>
          <w:ilvl w:val="0"/>
          <w:numId w:val="33"/>
        </w:numPr>
        <w:spacing w:after="0" w:line="240" w:lineRule="auto"/>
        <w:jc w:val="both"/>
        <w:rPr>
          <w:color w:val="000000"/>
        </w:rPr>
      </w:pPr>
      <w:r>
        <w:rPr>
          <w:rFonts w:ascii="Times New Roman" w:eastAsia="Times New Roman" w:hAnsi="Times New Roman" w:cs="Times New Roman"/>
          <w:color w:val="000000"/>
        </w:rPr>
        <w:t>Visual journey builder with drag-and-drop interface.</w:t>
      </w:r>
    </w:p>
    <w:p w14:paraId="000002F1" w14:textId="77777777" w:rsidR="004A4F48" w:rsidRDefault="004D7415">
      <w:pPr>
        <w:numPr>
          <w:ilvl w:val="0"/>
          <w:numId w:val="33"/>
        </w:numPr>
        <w:spacing w:after="0" w:line="240" w:lineRule="auto"/>
        <w:jc w:val="both"/>
        <w:rPr>
          <w:color w:val="000000"/>
        </w:rPr>
      </w:pPr>
      <w:r>
        <w:rPr>
          <w:rFonts w:ascii="Times New Roman" w:eastAsia="Times New Roman" w:hAnsi="Times New Roman" w:cs="Times New Roman"/>
          <w:color w:val="000000"/>
        </w:rPr>
        <w:t>Trigger journeys based on CDP segments and events from multiple sources.</w:t>
      </w:r>
    </w:p>
    <w:p w14:paraId="000002F2" w14:textId="77777777" w:rsidR="004A4F48" w:rsidRDefault="004D7415">
      <w:pPr>
        <w:numPr>
          <w:ilvl w:val="0"/>
          <w:numId w:val="33"/>
        </w:numPr>
        <w:spacing w:after="0" w:line="240" w:lineRule="auto"/>
        <w:jc w:val="both"/>
        <w:rPr>
          <w:color w:val="000000"/>
        </w:rPr>
      </w:pPr>
      <w:r>
        <w:rPr>
          <w:rFonts w:ascii="Times New Roman" w:eastAsia="Times New Roman" w:hAnsi="Times New Roman" w:cs="Times New Roman"/>
          <w:color w:val="000000"/>
        </w:rPr>
        <w:t>Event-based triggers for reminders (incomplete bookings, upcoming trips, price drops, flight status).</w:t>
      </w:r>
    </w:p>
    <w:p w14:paraId="000002F3" w14:textId="77777777" w:rsidR="004A4F48" w:rsidRDefault="004D7415">
      <w:pPr>
        <w:numPr>
          <w:ilvl w:val="0"/>
          <w:numId w:val="33"/>
        </w:numPr>
        <w:spacing w:after="0" w:line="240" w:lineRule="auto"/>
        <w:jc w:val="both"/>
        <w:rPr>
          <w:color w:val="000000"/>
        </w:rPr>
      </w:pPr>
      <w:r>
        <w:rPr>
          <w:rFonts w:ascii="Times New Roman" w:eastAsia="Times New Roman" w:hAnsi="Times New Roman" w:cs="Times New Roman"/>
          <w:color w:val="000000"/>
        </w:rPr>
        <w:t>Branching logic based on user behavior, CDP attributes, and predictive scores.</w:t>
      </w:r>
    </w:p>
    <w:p w14:paraId="000002F4" w14:textId="77777777" w:rsidR="004A4F48" w:rsidRDefault="004D7415">
      <w:pPr>
        <w:numPr>
          <w:ilvl w:val="0"/>
          <w:numId w:val="33"/>
        </w:numPr>
        <w:spacing w:after="0" w:line="240" w:lineRule="auto"/>
        <w:jc w:val="both"/>
        <w:rPr>
          <w:color w:val="000000"/>
        </w:rPr>
      </w:pPr>
      <w:r>
        <w:rPr>
          <w:rFonts w:ascii="Times New Roman" w:eastAsia="Times New Roman" w:hAnsi="Times New Roman" w:cs="Times New Roman"/>
          <w:color w:val="000000"/>
        </w:rPr>
        <w:t>Frequency capping and priority rules to avoid message overload.</w:t>
      </w:r>
    </w:p>
    <w:p w14:paraId="000002F5" w14:textId="77777777" w:rsidR="004A4F48" w:rsidRDefault="004D7415">
      <w:pPr>
        <w:numPr>
          <w:ilvl w:val="0"/>
          <w:numId w:val="33"/>
        </w:numPr>
        <w:spacing w:after="0" w:line="240" w:lineRule="auto"/>
        <w:jc w:val="both"/>
        <w:rPr>
          <w:color w:val="000000"/>
        </w:rPr>
      </w:pPr>
      <w:r>
        <w:rPr>
          <w:rFonts w:ascii="Times New Roman" w:eastAsia="Times New Roman" w:hAnsi="Times New Roman" w:cs="Times New Roman"/>
          <w:color w:val="000000"/>
        </w:rPr>
        <w:t>Orchestrate in-app messages, push (where applicable).</w:t>
      </w:r>
    </w:p>
    <w:p w14:paraId="000002F6" w14:textId="77777777" w:rsidR="004A4F48" w:rsidRDefault="004A4F48">
      <w:pPr>
        <w:spacing w:after="0" w:line="240" w:lineRule="auto"/>
        <w:ind w:left="720"/>
        <w:jc w:val="both"/>
        <w:rPr>
          <w:rFonts w:ascii="Times New Roman" w:eastAsia="Times New Roman" w:hAnsi="Times New Roman" w:cs="Times New Roman"/>
          <w:color w:val="000000"/>
        </w:rPr>
      </w:pPr>
    </w:p>
    <w:p w14:paraId="000002F7" w14:textId="77777777" w:rsidR="004A4F48" w:rsidRDefault="004D7415">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11. Experimentation &amp; Optimization</w:t>
      </w:r>
    </w:p>
    <w:p w14:paraId="000002F8" w14:textId="77777777" w:rsidR="004A4F48" w:rsidRDefault="004D7415">
      <w:pPr>
        <w:numPr>
          <w:ilvl w:val="0"/>
          <w:numId w:val="34"/>
        </w:numPr>
        <w:spacing w:after="0" w:line="240" w:lineRule="auto"/>
        <w:jc w:val="both"/>
        <w:rPr>
          <w:color w:val="000000"/>
        </w:rPr>
      </w:pPr>
      <w:r>
        <w:rPr>
          <w:rFonts w:ascii="Times New Roman" w:eastAsia="Times New Roman" w:hAnsi="Times New Roman" w:cs="Times New Roman"/>
          <w:color w:val="000000"/>
        </w:rPr>
        <w:t>A/B and multivariate testing for UI components, messaging, offers, and placements.</w:t>
      </w:r>
    </w:p>
    <w:p w14:paraId="000002F9" w14:textId="77777777" w:rsidR="004A4F48" w:rsidRDefault="004D7415">
      <w:pPr>
        <w:numPr>
          <w:ilvl w:val="0"/>
          <w:numId w:val="34"/>
        </w:numPr>
        <w:spacing w:after="0" w:line="240" w:lineRule="auto"/>
        <w:jc w:val="both"/>
        <w:rPr>
          <w:color w:val="000000"/>
        </w:rPr>
      </w:pPr>
      <w:r>
        <w:rPr>
          <w:rFonts w:ascii="Times New Roman" w:eastAsia="Times New Roman" w:hAnsi="Times New Roman" w:cs="Times New Roman"/>
          <w:color w:val="000000"/>
        </w:rPr>
        <w:lastRenderedPageBreak/>
        <w:t>A/B testing frameworks to optimize UI/UX, messaging, and offers.</w:t>
      </w:r>
    </w:p>
    <w:p w14:paraId="000002FA" w14:textId="77777777" w:rsidR="004A4F48" w:rsidRDefault="004D7415">
      <w:pPr>
        <w:numPr>
          <w:ilvl w:val="0"/>
          <w:numId w:val="34"/>
        </w:numPr>
        <w:spacing w:after="0" w:line="240" w:lineRule="auto"/>
        <w:jc w:val="both"/>
        <w:rPr>
          <w:color w:val="000000"/>
        </w:rPr>
      </w:pPr>
      <w:r>
        <w:rPr>
          <w:rFonts w:ascii="Times New Roman" w:eastAsia="Times New Roman" w:hAnsi="Times New Roman" w:cs="Times New Roman"/>
          <w:color w:val="000000"/>
        </w:rPr>
        <w:t>Experimentation tools to optimize pricing, placement, and messaging.</w:t>
      </w:r>
    </w:p>
    <w:p w14:paraId="000002FB" w14:textId="77777777" w:rsidR="004A4F48" w:rsidRDefault="004D7415">
      <w:pPr>
        <w:numPr>
          <w:ilvl w:val="0"/>
          <w:numId w:val="34"/>
        </w:numPr>
        <w:spacing w:after="0" w:line="240" w:lineRule="auto"/>
        <w:jc w:val="both"/>
        <w:rPr>
          <w:color w:val="000000"/>
        </w:rPr>
      </w:pPr>
      <w:r>
        <w:rPr>
          <w:rFonts w:ascii="Times New Roman" w:eastAsia="Times New Roman" w:hAnsi="Times New Roman" w:cs="Times New Roman"/>
          <w:color w:val="000000"/>
        </w:rPr>
        <w:t>Automated significance calculation and winner selection.</w:t>
      </w:r>
    </w:p>
    <w:p w14:paraId="000002FC" w14:textId="77777777" w:rsidR="004A4F48" w:rsidRDefault="004D7415">
      <w:pPr>
        <w:numPr>
          <w:ilvl w:val="0"/>
          <w:numId w:val="34"/>
        </w:numPr>
        <w:spacing w:after="0" w:line="240" w:lineRule="auto"/>
        <w:jc w:val="both"/>
        <w:rPr>
          <w:color w:val="000000"/>
        </w:rPr>
      </w:pPr>
      <w:r>
        <w:rPr>
          <w:rFonts w:ascii="Times New Roman" w:eastAsia="Times New Roman" w:hAnsi="Times New Roman" w:cs="Times New Roman"/>
          <w:color w:val="000000"/>
        </w:rPr>
        <w:t>Support for holdout groups and long-term experiments.</w:t>
      </w:r>
    </w:p>
    <w:p w14:paraId="000002FD" w14:textId="77777777" w:rsidR="004A4F48" w:rsidRDefault="004D7415">
      <w:pPr>
        <w:numPr>
          <w:ilvl w:val="0"/>
          <w:numId w:val="34"/>
        </w:numPr>
        <w:spacing w:after="0" w:line="240" w:lineRule="auto"/>
        <w:jc w:val="both"/>
        <w:rPr>
          <w:color w:val="000000"/>
        </w:rPr>
      </w:pPr>
      <w:r>
        <w:rPr>
          <w:rFonts w:ascii="Times New Roman" w:eastAsia="Times New Roman" w:hAnsi="Times New Roman" w:cs="Times New Roman"/>
          <w:color w:val="000000"/>
        </w:rPr>
        <w:t>Test ancillary pricing, bundles, and discount strategies.</w:t>
      </w:r>
    </w:p>
    <w:p w14:paraId="000002FE" w14:textId="77777777" w:rsidR="004A4F48" w:rsidRDefault="004D7415">
      <w:pPr>
        <w:numPr>
          <w:ilvl w:val="0"/>
          <w:numId w:val="34"/>
        </w:numPr>
        <w:spacing w:after="0" w:line="240" w:lineRule="auto"/>
        <w:jc w:val="both"/>
        <w:rPr>
          <w:color w:val="000000"/>
        </w:rPr>
      </w:pPr>
      <w:r>
        <w:rPr>
          <w:rFonts w:ascii="Times New Roman" w:eastAsia="Times New Roman" w:hAnsi="Times New Roman" w:cs="Times New Roman"/>
          <w:color w:val="000000"/>
        </w:rPr>
        <w:t>Experimentation insights and optimization recommendations.</w:t>
      </w:r>
    </w:p>
    <w:p w14:paraId="000002FF" w14:textId="77777777" w:rsidR="004A4F48" w:rsidRDefault="004A4F48">
      <w:pPr>
        <w:spacing w:after="0" w:line="240" w:lineRule="auto"/>
        <w:jc w:val="both"/>
        <w:rPr>
          <w:rFonts w:ascii="Times New Roman" w:eastAsia="Times New Roman" w:hAnsi="Times New Roman" w:cs="Times New Roman"/>
          <w:color w:val="000000"/>
        </w:rPr>
      </w:pPr>
    </w:p>
    <w:p w14:paraId="00000300" w14:textId="77777777" w:rsidR="004A4F48" w:rsidRDefault="004D7415">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12. Context-Aware UI Personalization</w:t>
      </w:r>
    </w:p>
    <w:p w14:paraId="00000301" w14:textId="77777777" w:rsidR="004A4F48" w:rsidRDefault="004D7415">
      <w:pPr>
        <w:numPr>
          <w:ilvl w:val="0"/>
          <w:numId w:val="35"/>
        </w:numPr>
        <w:spacing w:after="0" w:line="240" w:lineRule="auto"/>
        <w:jc w:val="both"/>
        <w:rPr>
          <w:color w:val="000000"/>
        </w:rPr>
      </w:pPr>
      <w:r>
        <w:rPr>
          <w:rFonts w:ascii="Times New Roman" w:eastAsia="Times New Roman" w:hAnsi="Times New Roman" w:cs="Times New Roman"/>
          <w:color w:val="000000"/>
        </w:rPr>
        <w:t>Personalize UI themes based on time of day.</w:t>
      </w:r>
    </w:p>
    <w:p w14:paraId="00000302" w14:textId="77777777" w:rsidR="004A4F48" w:rsidRDefault="004D7415">
      <w:pPr>
        <w:numPr>
          <w:ilvl w:val="0"/>
          <w:numId w:val="35"/>
        </w:numPr>
        <w:spacing w:after="0" w:line="240" w:lineRule="auto"/>
        <w:jc w:val="both"/>
        <w:rPr>
          <w:color w:val="000000"/>
        </w:rPr>
      </w:pPr>
      <w:r>
        <w:rPr>
          <w:rFonts w:ascii="Times New Roman" w:eastAsia="Times New Roman" w:hAnsi="Times New Roman" w:cs="Times New Roman"/>
          <w:color w:val="000000"/>
        </w:rPr>
        <w:t>Adapt home screen modules based on upcoming trip context.</w:t>
      </w:r>
    </w:p>
    <w:p w14:paraId="00000303" w14:textId="77777777" w:rsidR="004A4F48" w:rsidRDefault="004D7415">
      <w:pPr>
        <w:numPr>
          <w:ilvl w:val="0"/>
          <w:numId w:val="35"/>
        </w:numPr>
        <w:spacing w:after="0" w:line="240" w:lineRule="auto"/>
        <w:jc w:val="both"/>
        <w:rPr>
          <w:color w:val="000000"/>
        </w:rPr>
      </w:pPr>
      <w:r>
        <w:rPr>
          <w:rFonts w:ascii="Times New Roman" w:eastAsia="Times New Roman" w:hAnsi="Times New Roman" w:cs="Times New Roman"/>
          <w:color w:val="000000"/>
        </w:rPr>
        <w:t>Dynamically reorder app sections based on individual usage patterns.</w:t>
      </w:r>
    </w:p>
    <w:p w14:paraId="00000304" w14:textId="77777777" w:rsidR="004A4F48" w:rsidRDefault="004D7415">
      <w:pPr>
        <w:numPr>
          <w:ilvl w:val="0"/>
          <w:numId w:val="35"/>
        </w:numPr>
        <w:spacing w:after="0" w:line="240" w:lineRule="auto"/>
        <w:jc w:val="both"/>
        <w:rPr>
          <w:color w:val="000000"/>
        </w:rPr>
      </w:pPr>
      <w:r>
        <w:rPr>
          <w:rFonts w:ascii="Times New Roman" w:eastAsia="Times New Roman" w:hAnsi="Times New Roman" w:cs="Times New Roman"/>
          <w:color w:val="000000"/>
        </w:rPr>
        <w:t>Contextual nudges when cart is empty or booking is incomplete.</w:t>
      </w:r>
    </w:p>
    <w:p w14:paraId="00000305" w14:textId="77777777" w:rsidR="004A4F48" w:rsidRDefault="004A4F48">
      <w:pPr>
        <w:spacing w:after="0" w:line="240" w:lineRule="auto"/>
        <w:ind w:left="720"/>
        <w:jc w:val="both"/>
        <w:rPr>
          <w:rFonts w:ascii="Times New Roman" w:eastAsia="Times New Roman" w:hAnsi="Times New Roman" w:cs="Times New Roman"/>
          <w:color w:val="000000"/>
        </w:rPr>
      </w:pPr>
    </w:p>
    <w:p w14:paraId="00000306" w14:textId="77777777" w:rsidR="004A4F48" w:rsidRDefault="004D7415">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13. Real-Time Operational Personalization (Day-of-Travel)</w:t>
      </w:r>
    </w:p>
    <w:p w14:paraId="00000307" w14:textId="77777777" w:rsidR="004A4F48" w:rsidRDefault="004D7415">
      <w:pPr>
        <w:numPr>
          <w:ilvl w:val="0"/>
          <w:numId w:val="36"/>
        </w:numPr>
        <w:spacing w:after="0" w:line="240" w:lineRule="auto"/>
        <w:jc w:val="both"/>
        <w:rPr>
          <w:color w:val="000000"/>
        </w:rPr>
      </w:pPr>
      <w:r>
        <w:rPr>
          <w:rFonts w:ascii="Times New Roman" w:eastAsia="Times New Roman" w:hAnsi="Times New Roman" w:cs="Times New Roman"/>
          <w:color w:val="000000"/>
        </w:rPr>
        <w:t>Personalized alerts for gate changes, delays, and baggage belt information.</w:t>
      </w:r>
    </w:p>
    <w:p w14:paraId="00000308" w14:textId="77777777" w:rsidR="004A4F48" w:rsidRDefault="004D7415">
      <w:pPr>
        <w:numPr>
          <w:ilvl w:val="0"/>
          <w:numId w:val="36"/>
        </w:numPr>
        <w:spacing w:after="0" w:line="240" w:lineRule="auto"/>
        <w:jc w:val="both"/>
        <w:rPr>
          <w:color w:val="000000"/>
        </w:rPr>
      </w:pPr>
      <w:r>
        <w:rPr>
          <w:rFonts w:ascii="Times New Roman" w:eastAsia="Times New Roman" w:hAnsi="Times New Roman" w:cs="Times New Roman"/>
          <w:color w:val="000000"/>
        </w:rPr>
        <w:t>Contextual upsells such as lounge access when the user arrives early at the airport.</w:t>
      </w:r>
    </w:p>
    <w:p w14:paraId="00000309" w14:textId="77777777" w:rsidR="004A4F48" w:rsidRDefault="004D7415">
      <w:pPr>
        <w:numPr>
          <w:ilvl w:val="0"/>
          <w:numId w:val="36"/>
        </w:numPr>
        <w:spacing w:after="0" w:line="240" w:lineRule="auto"/>
        <w:jc w:val="both"/>
        <w:rPr>
          <w:color w:val="000000"/>
        </w:rPr>
      </w:pPr>
      <w:r>
        <w:rPr>
          <w:rFonts w:ascii="Times New Roman" w:eastAsia="Times New Roman" w:hAnsi="Times New Roman" w:cs="Times New Roman"/>
          <w:color w:val="000000"/>
        </w:rPr>
        <w:t>Smart check-in prompts based on travel patterns.</w:t>
      </w:r>
    </w:p>
    <w:p w14:paraId="0000030A" w14:textId="77777777" w:rsidR="004A4F48" w:rsidRDefault="004D7415">
      <w:pPr>
        <w:numPr>
          <w:ilvl w:val="0"/>
          <w:numId w:val="36"/>
        </w:numPr>
        <w:spacing w:after="0" w:line="240" w:lineRule="auto"/>
        <w:jc w:val="both"/>
        <w:rPr>
          <w:color w:val="000000"/>
        </w:rPr>
      </w:pPr>
      <w:r>
        <w:rPr>
          <w:rFonts w:ascii="Times New Roman" w:eastAsia="Times New Roman" w:hAnsi="Times New Roman" w:cs="Times New Roman"/>
          <w:color w:val="000000"/>
        </w:rPr>
        <w:t>Contextual messages based on location with suggestive travel times for reaching airport (deep integration with google maps)</w:t>
      </w:r>
    </w:p>
    <w:p w14:paraId="0000030B" w14:textId="77777777" w:rsidR="004A4F48" w:rsidRDefault="004A4F48">
      <w:pPr>
        <w:spacing w:after="0" w:line="240" w:lineRule="auto"/>
        <w:jc w:val="both"/>
        <w:rPr>
          <w:rFonts w:ascii="Times New Roman" w:eastAsia="Times New Roman" w:hAnsi="Times New Roman" w:cs="Times New Roman"/>
          <w:color w:val="000000"/>
        </w:rPr>
      </w:pPr>
    </w:p>
    <w:p w14:paraId="0000030C" w14:textId="77777777" w:rsidR="004A4F48" w:rsidRDefault="004D7415">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14. Micro-Interactions &amp; Micro-Animations</w:t>
      </w:r>
    </w:p>
    <w:p w14:paraId="0000030D" w14:textId="77777777" w:rsidR="004A4F48" w:rsidRDefault="004D7415">
      <w:pPr>
        <w:numPr>
          <w:ilvl w:val="0"/>
          <w:numId w:val="37"/>
        </w:numPr>
        <w:spacing w:after="0" w:line="240" w:lineRule="auto"/>
        <w:jc w:val="both"/>
        <w:rPr>
          <w:color w:val="000000"/>
        </w:rPr>
      </w:pPr>
      <w:r>
        <w:rPr>
          <w:rFonts w:ascii="Times New Roman" w:eastAsia="Times New Roman" w:hAnsi="Times New Roman" w:cs="Times New Roman"/>
          <w:color w:val="000000"/>
        </w:rPr>
        <w:t>Animated transitions for in-app surfaces.</w:t>
      </w:r>
    </w:p>
    <w:p w14:paraId="0000030E" w14:textId="77777777" w:rsidR="004A4F48" w:rsidRDefault="004D7415">
      <w:pPr>
        <w:numPr>
          <w:ilvl w:val="0"/>
          <w:numId w:val="37"/>
        </w:numPr>
        <w:spacing w:after="0" w:line="240" w:lineRule="auto"/>
        <w:jc w:val="both"/>
        <w:rPr>
          <w:color w:val="000000"/>
        </w:rPr>
      </w:pPr>
      <w:r>
        <w:rPr>
          <w:rFonts w:ascii="Times New Roman" w:eastAsia="Times New Roman" w:hAnsi="Times New Roman" w:cs="Times New Roman"/>
          <w:color w:val="000000"/>
        </w:rPr>
        <w:t>Micro-animations for confirmations, errors, and nudges.</w:t>
      </w:r>
    </w:p>
    <w:p w14:paraId="0000030F" w14:textId="77777777" w:rsidR="004A4F48" w:rsidRDefault="004D7415">
      <w:pPr>
        <w:numPr>
          <w:ilvl w:val="0"/>
          <w:numId w:val="37"/>
        </w:numPr>
        <w:spacing w:after="0" w:line="240" w:lineRule="auto"/>
        <w:jc w:val="both"/>
        <w:rPr>
          <w:color w:val="000000"/>
        </w:rPr>
      </w:pPr>
      <w:r>
        <w:rPr>
          <w:rFonts w:ascii="Times New Roman" w:eastAsia="Times New Roman" w:hAnsi="Times New Roman" w:cs="Times New Roman"/>
          <w:color w:val="000000"/>
        </w:rPr>
        <w:t>Personalized animations for milestones such as trip counts or loyalty achievements.</w:t>
      </w:r>
    </w:p>
    <w:p w14:paraId="00000310" w14:textId="77777777" w:rsidR="004A4F48" w:rsidRDefault="004A4F48">
      <w:pPr>
        <w:spacing w:after="0" w:line="240" w:lineRule="auto"/>
        <w:ind w:left="720"/>
        <w:jc w:val="both"/>
        <w:rPr>
          <w:rFonts w:ascii="Times New Roman" w:eastAsia="Times New Roman" w:hAnsi="Times New Roman" w:cs="Times New Roman"/>
          <w:color w:val="000000"/>
        </w:rPr>
      </w:pPr>
    </w:p>
    <w:p w14:paraId="00000311" w14:textId="77777777" w:rsidR="004A4F48" w:rsidRDefault="004D7415">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15. Personalized Content Hub</w:t>
      </w:r>
    </w:p>
    <w:p w14:paraId="00000312" w14:textId="77777777" w:rsidR="004A4F48" w:rsidRDefault="004D7415">
      <w:pPr>
        <w:numPr>
          <w:ilvl w:val="0"/>
          <w:numId w:val="38"/>
        </w:numPr>
        <w:spacing w:after="0" w:line="240" w:lineRule="auto"/>
        <w:jc w:val="both"/>
        <w:rPr>
          <w:color w:val="000000"/>
        </w:rPr>
      </w:pPr>
      <w:r>
        <w:rPr>
          <w:rFonts w:ascii="Times New Roman" w:eastAsia="Times New Roman" w:hAnsi="Times New Roman" w:cs="Times New Roman"/>
          <w:color w:val="000000"/>
        </w:rPr>
        <w:t>A ready-to-use library of content that can be modified as per IndiGo’s requirements.</w:t>
      </w:r>
    </w:p>
    <w:p w14:paraId="00000313" w14:textId="77777777" w:rsidR="004A4F48" w:rsidRDefault="004D7415">
      <w:pPr>
        <w:numPr>
          <w:ilvl w:val="0"/>
          <w:numId w:val="38"/>
        </w:numPr>
        <w:spacing w:after="0" w:line="240" w:lineRule="auto"/>
        <w:jc w:val="both"/>
        <w:rPr>
          <w:color w:val="000000"/>
        </w:rPr>
      </w:pPr>
      <w:r>
        <w:rPr>
          <w:rFonts w:ascii="Times New Roman" w:eastAsia="Times New Roman" w:hAnsi="Times New Roman" w:cs="Times New Roman"/>
          <w:color w:val="000000"/>
        </w:rPr>
        <w:t>Travel inspiration personalized by past routes and preferences.</w:t>
      </w:r>
    </w:p>
    <w:p w14:paraId="00000314" w14:textId="77777777" w:rsidR="004A4F48" w:rsidRDefault="004D7415">
      <w:pPr>
        <w:numPr>
          <w:ilvl w:val="0"/>
          <w:numId w:val="38"/>
        </w:numPr>
        <w:spacing w:after="0" w:line="240" w:lineRule="auto"/>
        <w:jc w:val="both"/>
        <w:rPr>
          <w:color w:val="000000"/>
        </w:rPr>
      </w:pPr>
      <w:r>
        <w:rPr>
          <w:rFonts w:ascii="Times New Roman" w:eastAsia="Times New Roman" w:hAnsi="Times New Roman" w:cs="Times New Roman"/>
          <w:color w:val="000000"/>
        </w:rPr>
        <w:t>Destination-specific content such as weather, airport tips, and visa information.</w:t>
      </w:r>
    </w:p>
    <w:p w14:paraId="00000315" w14:textId="77777777" w:rsidR="004A4F48" w:rsidRDefault="004D7415">
      <w:pPr>
        <w:numPr>
          <w:ilvl w:val="0"/>
          <w:numId w:val="38"/>
        </w:numPr>
        <w:spacing w:after="0" w:line="240" w:lineRule="auto"/>
        <w:jc w:val="both"/>
        <w:rPr>
          <w:color w:val="000000"/>
        </w:rPr>
      </w:pPr>
      <w:r>
        <w:rPr>
          <w:rFonts w:ascii="Times New Roman" w:eastAsia="Times New Roman" w:hAnsi="Times New Roman" w:cs="Times New Roman"/>
          <w:color w:val="000000"/>
        </w:rPr>
        <w:t>Personalized offers for frequently visited cities.</w:t>
      </w:r>
    </w:p>
    <w:p w14:paraId="00000316" w14:textId="77777777" w:rsidR="004A4F48" w:rsidRDefault="004A4F48">
      <w:pPr>
        <w:spacing w:after="0" w:line="240" w:lineRule="auto"/>
        <w:ind w:left="720"/>
        <w:jc w:val="both"/>
        <w:rPr>
          <w:rFonts w:ascii="Times New Roman" w:eastAsia="Times New Roman" w:hAnsi="Times New Roman" w:cs="Times New Roman"/>
          <w:color w:val="000000"/>
        </w:rPr>
      </w:pPr>
    </w:p>
    <w:p w14:paraId="00000317" w14:textId="77777777" w:rsidR="004A4F48" w:rsidRDefault="004D7415">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16. Personalized Loyalty Experience</w:t>
      </w:r>
    </w:p>
    <w:p w14:paraId="00000318" w14:textId="77777777" w:rsidR="004A4F48" w:rsidRDefault="004D7415">
      <w:pPr>
        <w:numPr>
          <w:ilvl w:val="0"/>
          <w:numId w:val="39"/>
        </w:numPr>
        <w:spacing w:after="0" w:line="240" w:lineRule="auto"/>
        <w:jc w:val="both"/>
        <w:rPr>
          <w:color w:val="000000"/>
        </w:rPr>
      </w:pPr>
      <w:r>
        <w:rPr>
          <w:rFonts w:ascii="Times New Roman" w:eastAsia="Times New Roman" w:hAnsi="Times New Roman" w:cs="Times New Roman"/>
          <w:color w:val="000000"/>
        </w:rPr>
        <w:t>Personalized tier progress indicators.</w:t>
      </w:r>
    </w:p>
    <w:p w14:paraId="00000319" w14:textId="77777777" w:rsidR="004A4F48" w:rsidRDefault="004D7415">
      <w:pPr>
        <w:numPr>
          <w:ilvl w:val="0"/>
          <w:numId w:val="39"/>
        </w:numPr>
        <w:spacing w:after="0" w:line="240" w:lineRule="auto"/>
        <w:jc w:val="both"/>
        <w:rPr>
          <w:color w:val="000000"/>
        </w:rPr>
      </w:pPr>
      <w:r>
        <w:rPr>
          <w:rFonts w:ascii="Times New Roman" w:eastAsia="Times New Roman" w:hAnsi="Times New Roman" w:cs="Times New Roman"/>
          <w:color w:val="000000"/>
        </w:rPr>
        <w:t>Tailored offers based on loyalty tier.</w:t>
      </w:r>
    </w:p>
    <w:p w14:paraId="0000031A" w14:textId="77777777" w:rsidR="004A4F48" w:rsidRDefault="004D7415">
      <w:pPr>
        <w:numPr>
          <w:ilvl w:val="0"/>
          <w:numId w:val="39"/>
        </w:numPr>
        <w:spacing w:after="0" w:line="240" w:lineRule="auto"/>
        <w:jc w:val="both"/>
        <w:rPr>
          <w:color w:val="000000"/>
        </w:rPr>
      </w:pPr>
      <w:r>
        <w:rPr>
          <w:rFonts w:ascii="Times New Roman" w:eastAsia="Times New Roman" w:hAnsi="Times New Roman" w:cs="Times New Roman"/>
          <w:color w:val="000000"/>
        </w:rPr>
        <w:t>Personalized nudges to earn or redeem IndiGo BluChip Points.</w:t>
      </w:r>
    </w:p>
    <w:p w14:paraId="0000031B" w14:textId="77777777" w:rsidR="004A4F48" w:rsidRDefault="004D7415">
      <w:pPr>
        <w:numPr>
          <w:ilvl w:val="0"/>
          <w:numId w:val="39"/>
        </w:numPr>
        <w:spacing w:after="0" w:line="240" w:lineRule="auto"/>
        <w:jc w:val="both"/>
        <w:rPr>
          <w:color w:val="000000"/>
        </w:rPr>
      </w:pPr>
      <w:r>
        <w:rPr>
          <w:rFonts w:ascii="Times New Roman" w:eastAsia="Times New Roman" w:hAnsi="Times New Roman" w:cs="Times New Roman"/>
          <w:color w:val="000000"/>
        </w:rPr>
        <w:t>Gamifications to be used here as well for encouraging member engagement and stickiness (Use leaderboard, badges, add streaks etc)</w:t>
      </w:r>
    </w:p>
    <w:p w14:paraId="0000031C" w14:textId="77777777" w:rsidR="004A4F48" w:rsidRDefault="004A4F48">
      <w:pPr>
        <w:spacing w:after="0" w:line="240" w:lineRule="auto"/>
        <w:ind w:left="720"/>
        <w:jc w:val="both"/>
        <w:rPr>
          <w:rFonts w:ascii="Times New Roman" w:eastAsia="Times New Roman" w:hAnsi="Times New Roman" w:cs="Times New Roman"/>
          <w:color w:val="000000"/>
        </w:rPr>
      </w:pPr>
    </w:p>
    <w:p w14:paraId="0000031D" w14:textId="77777777" w:rsidR="004A4F48" w:rsidRDefault="004D7415">
      <w:pP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17. Offline &amp; Connectivity Handling                                                                                                        </w:t>
      </w:r>
    </w:p>
    <w:p w14:paraId="0000031E" w14:textId="77777777" w:rsidR="004A4F48" w:rsidRDefault="004D7415">
      <w:pPr>
        <w:numPr>
          <w:ilvl w:val="0"/>
          <w:numId w:val="41"/>
        </w:numPr>
        <w:spacing w:after="0" w:line="240" w:lineRule="auto"/>
        <w:jc w:val="both"/>
        <w:rPr>
          <w:color w:val="000000"/>
        </w:rPr>
      </w:pPr>
      <w:r>
        <w:rPr>
          <w:rFonts w:ascii="Times New Roman" w:eastAsia="Times New Roman" w:hAnsi="Times New Roman" w:cs="Times New Roman"/>
          <w:color w:val="000000"/>
        </w:rPr>
        <w:t>Handle offline scenarios gracefully without breaking app functionality</w:t>
      </w:r>
    </w:p>
    <w:p w14:paraId="0000031F" w14:textId="77777777" w:rsidR="004A4F48" w:rsidRDefault="004D7415">
      <w:pPr>
        <w:numPr>
          <w:ilvl w:val="0"/>
          <w:numId w:val="41"/>
        </w:numPr>
        <w:spacing w:after="0" w:line="240" w:lineRule="auto"/>
        <w:jc w:val="both"/>
        <w:rPr>
          <w:color w:val="000000"/>
        </w:rPr>
      </w:pPr>
      <w:r>
        <w:rPr>
          <w:rFonts w:ascii="Times New Roman" w:eastAsia="Times New Roman" w:hAnsi="Times New Roman" w:cs="Times New Roman"/>
          <w:color w:val="000000"/>
        </w:rPr>
        <w:t>Campaign content be cached locally so users see relevant content even without connectivity</w:t>
      </w:r>
    </w:p>
    <w:p w14:paraId="00000320" w14:textId="77777777" w:rsidR="004A4F48" w:rsidRDefault="004D7415">
      <w:pPr>
        <w:numPr>
          <w:ilvl w:val="0"/>
          <w:numId w:val="41"/>
        </w:numPr>
        <w:spacing w:after="0" w:line="240" w:lineRule="auto"/>
        <w:jc w:val="both"/>
        <w:rPr>
          <w:color w:val="000000"/>
        </w:rPr>
      </w:pPr>
      <w:r>
        <w:rPr>
          <w:rFonts w:ascii="Times New Roman" w:eastAsia="Times New Roman" w:hAnsi="Times New Roman" w:cs="Times New Roman"/>
          <w:color w:val="000000"/>
        </w:rPr>
        <w:t xml:space="preserve">Cache storage be managed sensibly to avoid excessive device storage usage                               </w:t>
      </w:r>
    </w:p>
    <w:p w14:paraId="00000321" w14:textId="77777777" w:rsidR="004A4F48" w:rsidRDefault="004D7415">
      <w:pPr>
        <w:numPr>
          <w:ilvl w:val="0"/>
          <w:numId w:val="41"/>
        </w:numPr>
        <w:spacing w:after="0" w:line="240" w:lineRule="auto"/>
        <w:jc w:val="both"/>
        <w:rPr>
          <w:color w:val="000000"/>
        </w:rPr>
      </w:pPr>
      <w:r>
        <w:rPr>
          <w:rFonts w:ascii="Times New Roman" w:eastAsia="Times New Roman" w:hAnsi="Times New Roman" w:cs="Times New Roman"/>
          <w:color w:val="000000"/>
        </w:rPr>
        <w:t>User events occurring during offline periods be queued and synced automatically when connectivity returns</w:t>
      </w:r>
    </w:p>
    <w:p w14:paraId="00000322" w14:textId="77777777" w:rsidR="004A4F48" w:rsidRDefault="004D7415">
      <w:pPr>
        <w:numPr>
          <w:ilvl w:val="0"/>
          <w:numId w:val="41"/>
        </w:numPr>
        <w:spacing w:after="0" w:line="240" w:lineRule="auto"/>
        <w:jc w:val="both"/>
        <w:rPr>
          <w:color w:val="000000"/>
        </w:rPr>
      </w:pPr>
      <w:r>
        <w:rPr>
          <w:rFonts w:ascii="Times New Roman" w:eastAsia="Times New Roman" w:hAnsi="Times New Roman" w:cs="Times New Roman"/>
          <w:color w:val="000000"/>
        </w:rPr>
        <w:lastRenderedPageBreak/>
        <w:t>Queued events be preserved even if the app is terminated while offline     </w:t>
      </w:r>
    </w:p>
    <w:p w14:paraId="00000323" w14:textId="77777777" w:rsidR="004A4F48" w:rsidRDefault="004D7415">
      <w:pPr>
        <w:numPr>
          <w:ilvl w:val="0"/>
          <w:numId w:val="41"/>
        </w:numPr>
        <w:spacing w:after="0" w:line="240" w:lineRule="auto"/>
        <w:jc w:val="both"/>
        <w:rPr>
          <w:color w:val="000000"/>
        </w:rPr>
      </w:pPr>
      <w:r>
        <w:rPr>
          <w:rFonts w:ascii="Times New Roman" w:eastAsia="Times New Roman" w:hAnsi="Times New Roman" w:cs="Times New Roman"/>
          <w:color w:val="000000"/>
        </w:rPr>
        <w:t>Handle airplane mode seamlessly — a common scenario for airline passengers</w:t>
      </w:r>
    </w:p>
    <w:p w14:paraId="00000324" w14:textId="77777777" w:rsidR="004A4F48" w:rsidRDefault="004D7415">
      <w:pPr>
        <w:numPr>
          <w:ilvl w:val="0"/>
          <w:numId w:val="41"/>
        </w:numPr>
        <w:spacing w:after="0" w:line="240" w:lineRule="auto"/>
        <w:jc w:val="both"/>
        <w:rPr>
          <w:color w:val="000000"/>
        </w:rPr>
      </w:pPr>
      <w:r>
        <w:rPr>
          <w:rFonts w:ascii="Times New Roman" w:eastAsia="Times New Roman" w:hAnsi="Times New Roman" w:cs="Times New Roman"/>
          <w:color w:val="000000"/>
        </w:rPr>
        <w:t>Transitions between online and offline states should be smooth with no error messages shown to users                      </w:t>
      </w:r>
    </w:p>
    <w:p w14:paraId="00000325" w14:textId="77777777" w:rsidR="004A4F48" w:rsidRDefault="004A4F48">
      <w:pPr>
        <w:spacing w:after="0" w:line="240" w:lineRule="auto"/>
        <w:jc w:val="both"/>
        <w:rPr>
          <w:rFonts w:ascii="Times New Roman" w:eastAsia="Times New Roman" w:hAnsi="Times New Roman" w:cs="Times New Roman"/>
          <w:color w:val="000000"/>
        </w:rPr>
      </w:pPr>
    </w:p>
    <w:p w14:paraId="00000326" w14:textId="77777777" w:rsidR="004A4F48" w:rsidRDefault="004D7415">
      <w:pP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18. Campaign Analytics</w:t>
      </w:r>
    </w:p>
    <w:p w14:paraId="00000327" w14:textId="77777777" w:rsidR="004A4F48" w:rsidRDefault="004D7415">
      <w:pPr>
        <w:numPr>
          <w:ilvl w:val="0"/>
          <w:numId w:val="42"/>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To provide real-time visibility into campaign metrics including impressions, clicks, conversions, and dismissals</w:t>
      </w:r>
    </w:p>
    <w:p w14:paraId="00000328" w14:textId="77777777" w:rsidR="004A4F48" w:rsidRDefault="004D7415">
      <w:pPr>
        <w:numPr>
          <w:ilvl w:val="0"/>
          <w:numId w:val="42"/>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Performance breakdowns by user segment or cohort should be available</w:t>
      </w:r>
    </w:p>
    <w:p w14:paraId="00000329" w14:textId="77777777" w:rsidR="004A4F48" w:rsidRDefault="004D7415">
      <w:pPr>
        <w:numPr>
          <w:ilvl w:val="0"/>
          <w:numId w:val="42"/>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Multi-step journeys to have funnel visualization showing progression and drop-off </w:t>
      </w:r>
    </w:p>
    <w:p w14:paraId="0000032A" w14:textId="77777777" w:rsidR="004A4F48" w:rsidRDefault="004D7415">
      <w:pPr>
        <w:numPr>
          <w:ilvl w:val="0"/>
          <w:numId w:val="42"/>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Support revenue or conversion attribution where campaigns are tied to business outcomes</w:t>
      </w:r>
    </w:p>
    <w:p w14:paraId="0000032B" w14:textId="77777777" w:rsidR="004A4F48" w:rsidRDefault="004D7415">
      <w:pPr>
        <w:numPr>
          <w:ilvl w:val="0"/>
          <w:numId w:val="42"/>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Reports to be exportable in common formats and available on-demand </w:t>
      </w:r>
    </w:p>
    <w:p w14:paraId="0000032C" w14:textId="77777777" w:rsidR="004A4F48" w:rsidRDefault="004D7415">
      <w:pPr>
        <w:numPr>
          <w:ilvl w:val="0"/>
          <w:numId w:val="42"/>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Campaign analytics data should be accessible via API for integration with external systems  </w:t>
      </w:r>
    </w:p>
    <w:p w14:paraId="0000032D" w14:textId="77777777" w:rsidR="004A4F48" w:rsidRDefault="004A4F48">
      <w:pPr>
        <w:spacing w:after="0" w:line="240" w:lineRule="auto"/>
        <w:jc w:val="both"/>
        <w:rPr>
          <w:rFonts w:ascii="Times New Roman" w:eastAsia="Times New Roman" w:hAnsi="Times New Roman" w:cs="Times New Roman"/>
          <w:color w:val="000000"/>
        </w:rPr>
      </w:pPr>
    </w:p>
    <w:p w14:paraId="0000032E" w14:textId="77777777" w:rsidR="004A4F48" w:rsidRDefault="004D7415">
      <w:pPr>
        <w:spacing w:after="0" w:line="240" w:lineRule="auto"/>
        <w:jc w:val="both"/>
        <w:rPr>
          <w:rFonts w:ascii="Times New Roman" w:eastAsia="Times New Roman" w:hAnsi="Times New Roman" w:cs="Times New Roman"/>
          <w:b/>
          <w:bCs/>
          <w:i/>
          <w:iCs/>
          <w:color w:val="2C5F8A"/>
        </w:rPr>
      </w:pPr>
      <w:r>
        <w:rPr>
          <w:rFonts w:ascii="Times New Roman" w:eastAsia="Times New Roman" w:hAnsi="Times New Roman" w:cs="Times New Roman"/>
          <w:b/>
          <w:bCs/>
          <w:i/>
          <w:iCs/>
          <w:color w:val="2C5F8A"/>
        </w:rPr>
        <w:t>Implementation Plan (Milestones)</w:t>
      </w:r>
    </w:p>
    <w:p w14:paraId="0000032F" w14:textId="77777777" w:rsidR="004A4F48" w:rsidRDefault="004D7415">
      <w:pPr>
        <w:spacing w:after="0" w:line="240" w:lineRule="auto"/>
        <w:jc w:val="both"/>
        <w:rPr>
          <w:rFonts w:ascii="Times New Roman" w:eastAsia="Times New Roman" w:hAnsi="Times New Roman" w:cs="Times New Roman"/>
          <w:color w:val="333333"/>
        </w:rPr>
      </w:pPr>
      <w:r>
        <w:rPr>
          <w:rFonts w:ascii="Times New Roman" w:eastAsia="Times New Roman" w:hAnsi="Times New Roman" w:cs="Times New Roman"/>
          <w:b/>
          <w:bCs/>
          <w:color w:val="333333"/>
        </w:rPr>
        <w:t>Duration:</w:t>
      </w:r>
      <w:r>
        <w:rPr>
          <w:rFonts w:ascii="Times New Roman" w:eastAsia="Times New Roman" w:hAnsi="Times New Roman" w:cs="Times New Roman"/>
          <w:color w:val="333333"/>
        </w:rPr>
        <w:t> 7-10 business days for native app SDK integration; 30 minutes for web SDK. The full implementation (SDK + first campaigns live in production) shall be completed within 4 weeks of the Effective Date. </w:t>
      </w:r>
    </w:p>
    <w:p w14:paraId="00000330" w14:textId="77777777" w:rsidR="004A4F48" w:rsidRDefault="004A4F48">
      <w:pPr>
        <w:spacing w:after="0" w:line="240" w:lineRule="auto"/>
        <w:jc w:val="both"/>
        <w:rPr>
          <w:rFonts w:ascii="Times New Roman" w:eastAsia="Times New Roman" w:hAnsi="Times New Roman" w:cs="Times New Roman"/>
          <w:color w:val="333333"/>
        </w:rPr>
      </w:pPr>
    </w:p>
    <w:p w14:paraId="00000331" w14:textId="77777777" w:rsidR="004A4F48" w:rsidRDefault="004D7415">
      <w:pPr>
        <w:spacing w:after="0" w:line="240" w:lineRule="auto"/>
        <w:jc w:val="both"/>
        <w:rPr>
          <w:rFonts w:ascii="Times New Roman" w:eastAsia="Times New Roman" w:hAnsi="Times New Roman" w:cs="Times New Roman"/>
          <w:color w:val="333333"/>
        </w:rPr>
      </w:pPr>
      <w:r>
        <w:rPr>
          <w:rFonts w:ascii="Times New Roman" w:eastAsia="Times New Roman" w:hAnsi="Times New Roman" w:cs="Times New Roman"/>
          <w:b/>
          <w:bCs/>
          <w:color w:val="333333"/>
        </w:rPr>
        <w:t>Plan:</w:t>
      </w:r>
      <w:r>
        <w:rPr>
          <w:rFonts w:ascii="Times New Roman" w:eastAsia="Times New Roman" w:hAnsi="Times New Roman" w:cs="Times New Roman"/>
          <w:color w:val="333333"/>
        </w:rPr>
        <w:t> </w:t>
      </w:r>
    </w:p>
    <w:tbl>
      <w:tblPr>
        <w:tblStyle w:val="a0"/>
        <w:tblW w:w="906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915"/>
        <w:gridCol w:w="8145"/>
      </w:tblGrid>
      <w:tr w:rsidR="004A4F48" w14:paraId="20A64068" w14:textId="77777777">
        <w:trPr>
          <w:trHeight w:val="300"/>
        </w:trPr>
        <w:tc>
          <w:tcPr>
            <w:tcW w:w="915" w:type="dxa"/>
            <w:tcBorders>
              <w:top w:val="single" w:sz="6" w:space="0" w:color="B0C4DE"/>
              <w:left w:val="single" w:sz="6" w:space="0" w:color="B0C4DE"/>
              <w:bottom w:val="single" w:sz="6" w:space="0" w:color="B0C4DE"/>
              <w:right w:val="single" w:sz="6" w:space="0" w:color="B0C4DE"/>
            </w:tcBorders>
            <w:shd w:val="clear" w:color="auto" w:fill="1B3A5C"/>
          </w:tcPr>
          <w:p w14:paraId="00000332" w14:textId="77777777" w:rsidR="004A4F48" w:rsidRDefault="004D7415">
            <w:pPr>
              <w:spacing w:after="0" w:line="240" w:lineRule="auto"/>
              <w:jc w:val="both"/>
              <w:rPr>
                <w:rFonts w:ascii="Times New Roman" w:eastAsia="Times New Roman" w:hAnsi="Times New Roman" w:cs="Times New Roman"/>
                <w:color w:val="333333"/>
              </w:rPr>
            </w:pPr>
            <w:r>
              <w:rPr>
                <w:rFonts w:ascii="Times New Roman" w:eastAsia="Times New Roman" w:hAnsi="Times New Roman" w:cs="Times New Roman"/>
                <w:b/>
                <w:bCs/>
                <w:color w:val="FFFFFF"/>
              </w:rPr>
              <w:t>Week</w:t>
            </w:r>
            <w:r>
              <w:rPr>
                <w:rFonts w:ascii="Times New Roman" w:eastAsia="Times New Roman" w:hAnsi="Times New Roman" w:cs="Times New Roman"/>
                <w:color w:val="FFFFFF"/>
              </w:rPr>
              <w:t> </w:t>
            </w:r>
          </w:p>
        </w:tc>
        <w:tc>
          <w:tcPr>
            <w:tcW w:w="8145" w:type="dxa"/>
            <w:tcBorders>
              <w:top w:val="single" w:sz="6" w:space="0" w:color="B0C4DE"/>
              <w:left w:val="single" w:sz="6" w:space="0" w:color="B0C4DE"/>
              <w:bottom w:val="single" w:sz="6" w:space="0" w:color="B0C4DE"/>
              <w:right w:val="single" w:sz="6" w:space="0" w:color="B0C4DE"/>
            </w:tcBorders>
            <w:shd w:val="clear" w:color="auto" w:fill="1B3A5C"/>
          </w:tcPr>
          <w:p w14:paraId="00000333" w14:textId="77777777" w:rsidR="004A4F48" w:rsidRDefault="004D7415">
            <w:pPr>
              <w:spacing w:after="0" w:line="240" w:lineRule="auto"/>
              <w:jc w:val="both"/>
              <w:rPr>
                <w:rFonts w:ascii="Times New Roman" w:eastAsia="Times New Roman" w:hAnsi="Times New Roman" w:cs="Times New Roman"/>
                <w:color w:val="333333"/>
              </w:rPr>
            </w:pPr>
            <w:r>
              <w:rPr>
                <w:rFonts w:ascii="Times New Roman" w:eastAsia="Times New Roman" w:hAnsi="Times New Roman" w:cs="Times New Roman"/>
                <w:b/>
                <w:bCs/>
                <w:color w:val="FFFFFF"/>
              </w:rPr>
              <w:t>Milestone</w:t>
            </w:r>
            <w:r>
              <w:rPr>
                <w:rFonts w:ascii="Times New Roman" w:eastAsia="Times New Roman" w:hAnsi="Times New Roman" w:cs="Times New Roman"/>
                <w:color w:val="FFFFFF"/>
              </w:rPr>
              <w:t> </w:t>
            </w:r>
          </w:p>
        </w:tc>
      </w:tr>
      <w:tr w:rsidR="004A4F48" w14:paraId="2501A80E" w14:textId="77777777">
        <w:trPr>
          <w:trHeight w:val="300"/>
        </w:trPr>
        <w:tc>
          <w:tcPr>
            <w:tcW w:w="915" w:type="dxa"/>
            <w:tcBorders>
              <w:top w:val="single" w:sz="6" w:space="0" w:color="B0C4DE"/>
              <w:left w:val="single" w:sz="6" w:space="0" w:color="B0C4DE"/>
              <w:bottom w:val="single" w:sz="6" w:space="0" w:color="B0C4DE"/>
              <w:right w:val="single" w:sz="6" w:space="0" w:color="B0C4DE"/>
            </w:tcBorders>
            <w:shd w:val="clear" w:color="auto" w:fill="FFFFFF"/>
          </w:tcPr>
          <w:p w14:paraId="00000334" w14:textId="77777777" w:rsidR="004A4F48" w:rsidRDefault="004D7415">
            <w:pPr>
              <w:spacing w:after="0" w:line="240" w:lineRule="auto"/>
              <w:jc w:val="both"/>
              <w:rPr>
                <w:rFonts w:ascii="Times New Roman" w:eastAsia="Times New Roman" w:hAnsi="Times New Roman" w:cs="Times New Roman"/>
                <w:color w:val="333333"/>
              </w:rPr>
            </w:pPr>
            <w:r>
              <w:rPr>
                <w:rFonts w:ascii="Times New Roman" w:eastAsia="Times New Roman" w:hAnsi="Times New Roman" w:cs="Times New Roman"/>
                <w:color w:val="333333"/>
              </w:rPr>
              <w:t>Week 1 </w:t>
            </w:r>
          </w:p>
        </w:tc>
        <w:tc>
          <w:tcPr>
            <w:tcW w:w="8145" w:type="dxa"/>
            <w:tcBorders>
              <w:top w:val="single" w:sz="6" w:space="0" w:color="B0C4DE"/>
              <w:left w:val="single" w:sz="6" w:space="0" w:color="B0C4DE"/>
              <w:bottom w:val="single" w:sz="6" w:space="0" w:color="B0C4DE"/>
              <w:right w:val="single" w:sz="6" w:space="0" w:color="B0C4DE"/>
            </w:tcBorders>
            <w:shd w:val="clear" w:color="auto" w:fill="FFFFFF"/>
          </w:tcPr>
          <w:p w14:paraId="00000335" w14:textId="77777777" w:rsidR="004A4F48" w:rsidRDefault="004D7415">
            <w:pPr>
              <w:spacing w:after="0" w:line="240" w:lineRule="auto"/>
              <w:jc w:val="both"/>
              <w:rPr>
                <w:rFonts w:ascii="Times New Roman" w:eastAsia="Times New Roman" w:hAnsi="Times New Roman" w:cs="Times New Roman"/>
                <w:color w:val="333333"/>
              </w:rPr>
            </w:pPr>
            <w:r>
              <w:rPr>
                <w:rFonts w:ascii="Times New Roman" w:eastAsia="Times New Roman" w:hAnsi="Times New Roman" w:cs="Times New Roman"/>
                <w:color w:val="333333"/>
              </w:rPr>
              <w:t>SDK integration started, Plotline dashboard access provisioned, screen capture and element tagging </w:t>
            </w:r>
          </w:p>
        </w:tc>
      </w:tr>
      <w:tr w:rsidR="004A4F48" w14:paraId="4B98E57F" w14:textId="77777777">
        <w:trPr>
          <w:trHeight w:val="300"/>
        </w:trPr>
        <w:tc>
          <w:tcPr>
            <w:tcW w:w="915" w:type="dxa"/>
            <w:tcBorders>
              <w:top w:val="single" w:sz="6" w:space="0" w:color="B0C4DE"/>
              <w:left w:val="single" w:sz="6" w:space="0" w:color="B0C4DE"/>
              <w:bottom w:val="single" w:sz="6" w:space="0" w:color="B0C4DE"/>
              <w:right w:val="single" w:sz="6" w:space="0" w:color="B0C4DE"/>
            </w:tcBorders>
            <w:shd w:val="clear" w:color="auto" w:fill="F2F6FA"/>
          </w:tcPr>
          <w:p w14:paraId="00000336" w14:textId="77777777" w:rsidR="004A4F48" w:rsidRDefault="004D7415">
            <w:pPr>
              <w:spacing w:after="0" w:line="240" w:lineRule="auto"/>
              <w:jc w:val="both"/>
              <w:rPr>
                <w:rFonts w:ascii="Times New Roman" w:eastAsia="Times New Roman" w:hAnsi="Times New Roman" w:cs="Times New Roman"/>
                <w:color w:val="333333"/>
              </w:rPr>
            </w:pPr>
            <w:r>
              <w:rPr>
                <w:rFonts w:ascii="Times New Roman" w:eastAsia="Times New Roman" w:hAnsi="Times New Roman" w:cs="Times New Roman"/>
                <w:color w:val="333333"/>
              </w:rPr>
              <w:t>Week 2 </w:t>
            </w:r>
          </w:p>
        </w:tc>
        <w:tc>
          <w:tcPr>
            <w:tcW w:w="8145" w:type="dxa"/>
            <w:tcBorders>
              <w:top w:val="single" w:sz="6" w:space="0" w:color="B0C4DE"/>
              <w:left w:val="single" w:sz="6" w:space="0" w:color="B0C4DE"/>
              <w:bottom w:val="single" w:sz="6" w:space="0" w:color="B0C4DE"/>
              <w:right w:val="single" w:sz="6" w:space="0" w:color="B0C4DE"/>
            </w:tcBorders>
            <w:shd w:val="clear" w:color="auto" w:fill="F2F6FA"/>
          </w:tcPr>
          <w:p w14:paraId="00000337" w14:textId="77777777" w:rsidR="004A4F48" w:rsidRDefault="004D7415">
            <w:pPr>
              <w:spacing w:after="0" w:line="240" w:lineRule="auto"/>
              <w:jc w:val="both"/>
              <w:rPr>
                <w:rFonts w:ascii="Times New Roman" w:eastAsia="Times New Roman" w:hAnsi="Times New Roman" w:cs="Times New Roman"/>
                <w:color w:val="333333"/>
              </w:rPr>
            </w:pPr>
            <w:r>
              <w:rPr>
                <w:rFonts w:ascii="Times New Roman" w:eastAsia="Times New Roman" w:hAnsi="Times New Roman" w:cs="Times New Roman"/>
                <w:color w:val="333333"/>
              </w:rPr>
              <w:t>Events and attributes flowing, first test campaigns created, push notification setup </w:t>
            </w:r>
          </w:p>
        </w:tc>
      </w:tr>
      <w:tr w:rsidR="004A4F48" w14:paraId="43A90CC2" w14:textId="77777777">
        <w:trPr>
          <w:trHeight w:val="300"/>
        </w:trPr>
        <w:tc>
          <w:tcPr>
            <w:tcW w:w="915" w:type="dxa"/>
            <w:tcBorders>
              <w:top w:val="single" w:sz="6" w:space="0" w:color="B0C4DE"/>
              <w:left w:val="single" w:sz="6" w:space="0" w:color="B0C4DE"/>
              <w:bottom w:val="single" w:sz="6" w:space="0" w:color="B0C4DE"/>
              <w:right w:val="single" w:sz="6" w:space="0" w:color="B0C4DE"/>
            </w:tcBorders>
            <w:shd w:val="clear" w:color="auto" w:fill="FFFFFF"/>
          </w:tcPr>
          <w:p w14:paraId="00000338" w14:textId="77777777" w:rsidR="004A4F48" w:rsidRDefault="004D7415">
            <w:pPr>
              <w:spacing w:after="0" w:line="240" w:lineRule="auto"/>
              <w:jc w:val="both"/>
              <w:rPr>
                <w:rFonts w:ascii="Times New Roman" w:eastAsia="Times New Roman" w:hAnsi="Times New Roman" w:cs="Times New Roman"/>
                <w:color w:val="333333"/>
              </w:rPr>
            </w:pPr>
            <w:r>
              <w:rPr>
                <w:rFonts w:ascii="Times New Roman" w:eastAsia="Times New Roman" w:hAnsi="Times New Roman" w:cs="Times New Roman"/>
                <w:color w:val="333333"/>
              </w:rPr>
              <w:t>Week 3 </w:t>
            </w:r>
          </w:p>
        </w:tc>
        <w:tc>
          <w:tcPr>
            <w:tcW w:w="8145" w:type="dxa"/>
            <w:tcBorders>
              <w:top w:val="single" w:sz="6" w:space="0" w:color="B0C4DE"/>
              <w:left w:val="single" w:sz="6" w:space="0" w:color="B0C4DE"/>
              <w:bottom w:val="single" w:sz="6" w:space="0" w:color="B0C4DE"/>
              <w:right w:val="single" w:sz="6" w:space="0" w:color="B0C4DE"/>
            </w:tcBorders>
            <w:shd w:val="clear" w:color="auto" w:fill="FFFFFF"/>
          </w:tcPr>
          <w:p w14:paraId="00000339" w14:textId="77777777" w:rsidR="004A4F48" w:rsidRDefault="004D7415">
            <w:pPr>
              <w:spacing w:after="0" w:line="240" w:lineRule="auto"/>
              <w:jc w:val="both"/>
              <w:rPr>
                <w:rFonts w:ascii="Times New Roman" w:eastAsia="Times New Roman" w:hAnsi="Times New Roman" w:cs="Times New Roman"/>
                <w:color w:val="333333"/>
              </w:rPr>
            </w:pPr>
            <w:r>
              <w:rPr>
                <w:rFonts w:ascii="Times New Roman" w:eastAsia="Times New Roman" w:hAnsi="Times New Roman" w:cs="Times New Roman"/>
                <w:color w:val="333333"/>
              </w:rPr>
              <w:t>QA in test environment, production SDK deployed, initial campaigns live </w:t>
            </w:r>
          </w:p>
        </w:tc>
      </w:tr>
      <w:tr w:rsidR="004A4F48" w14:paraId="475B3D3A" w14:textId="77777777">
        <w:trPr>
          <w:trHeight w:val="300"/>
        </w:trPr>
        <w:tc>
          <w:tcPr>
            <w:tcW w:w="915" w:type="dxa"/>
            <w:tcBorders>
              <w:top w:val="single" w:sz="6" w:space="0" w:color="B0C4DE"/>
              <w:left w:val="single" w:sz="6" w:space="0" w:color="B0C4DE"/>
              <w:bottom w:val="single" w:sz="6" w:space="0" w:color="B0C4DE"/>
              <w:right w:val="single" w:sz="6" w:space="0" w:color="B0C4DE"/>
            </w:tcBorders>
            <w:shd w:val="clear" w:color="auto" w:fill="F2F6FA"/>
          </w:tcPr>
          <w:p w14:paraId="0000033A" w14:textId="77777777" w:rsidR="004A4F48" w:rsidRDefault="004D7415">
            <w:pPr>
              <w:spacing w:after="0" w:line="240" w:lineRule="auto"/>
              <w:jc w:val="both"/>
              <w:rPr>
                <w:rFonts w:ascii="Times New Roman" w:eastAsia="Times New Roman" w:hAnsi="Times New Roman" w:cs="Times New Roman"/>
                <w:color w:val="333333"/>
              </w:rPr>
            </w:pPr>
            <w:r>
              <w:rPr>
                <w:rFonts w:ascii="Times New Roman" w:eastAsia="Times New Roman" w:hAnsi="Times New Roman" w:cs="Times New Roman"/>
                <w:color w:val="333333"/>
              </w:rPr>
              <w:t>Week 4 </w:t>
            </w:r>
          </w:p>
        </w:tc>
        <w:tc>
          <w:tcPr>
            <w:tcW w:w="8145" w:type="dxa"/>
            <w:tcBorders>
              <w:top w:val="single" w:sz="6" w:space="0" w:color="B0C4DE"/>
              <w:left w:val="single" w:sz="6" w:space="0" w:color="B0C4DE"/>
              <w:bottom w:val="single" w:sz="6" w:space="0" w:color="B0C4DE"/>
              <w:right w:val="single" w:sz="6" w:space="0" w:color="B0C4DE"/>
            </w:tcBorders>
            <w:shd w:val="clear" w:color="auto" w:fill="F2F6FA"/>
          </w:tcPr>
          <w:p w14:paraId="0000033B" w14:textId="77777777" w:rsidR="004A4F48" w:rsidRDefault="004D7415">
            <w:pPr>
              <w:spacing w:after="0" w:line="240" w:lineRule="auto"/>
              <w:jc w:val="both"/>
              <w:rPr>
                <w:rFonts w:ascii="Times New Roman" w:eastAsia="Times New Roman" w:hAnsi="Times New Roman" w:cs="Times New Roman"/>
                <w:color w:val="333333"/>
              </w:rPr>
            </w:pPr>
            <w:r>
              <w:rPr>
                <w:rFonts w:ascii="Times New Roman" w:eastAsia="Times New Roman" w:hAnsi="Times New Roman" w:cs="Times New Roman"/>
                <w:color w:val="333333"/>
              </w:rPr>
              <w:t>First A/B test results, journey setup, gamification campaigns, optimization review </w:t>
            </w:r>
          </w:p>
        </w:tc>
      </w:tr>
    </w:tbl>
    <w:p w14:paraId="0000033C" w14:textId="77777777" w:rsidR="004A4F48" w:rsidRDefault="004D7415">
      <w:pPr>
        <w:spacing w:after="0" w:line="240" w:lineRule="auto"/>
        <w:jc w:val="both"/>
        <w:rPr>
          <w:rFonts w:ascii="Times New Roman" w:eastAsia="Times New Roman" w:hAnsi="Times New Roman" w:cs="Times New Roman"/>
          <w:color w:val="333333"/>
        </w:rPr>
      </w:pPr>
      <w:r>
        <w:rPr>
          <w:rFonts w:ascii="Times New Roman" w:eastAsia="Times New Roman" w:hAnsi="Times New Roman" w:cs="Times New Roman"/>
          <w:color w:val="333333"/>
        </w:rPr>
        <w:t> </w:t>
      </w:r>
    </w:p>
    <w:p w14:paraId="0000033D" w14:textId="77777777" w:rsidR="004A4F48" w:rsidRDefault="004D7415">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Part B</w:t>
      </w:r>
    </w:p>
    <w:p w14:paraId="0000033E" w14:textId="77777777" w:rsidR="004A4F48" w:rsidRDefault="004D7415">
      <w:pPr>
        <w:spacing w:after="0" w:line="240" w:lineRule="auto"/>
        <w:jc w:val="center"/>
        <w:rPr>
          <w:rFonts w:ascii="Times New Roman" w:eastAsia="Times New Roman" w:hAnsi="Times New Roman" w:cs="Times New Roman"/>
          <w:b/>
          <w:bCs/>
          <w:u w:val="single"/>
        </w:rPr>
      </w:pPr>
      <w:r>
        <w:rPr>
          <w:rFonts w:ascii="Times New Roman" w:eastAsia="Times New Roman" w:hAnsi="Times New Roman" w:cs="Times New Roman"/>
          <w:b/>
          <w:bCs/>
          <w:u w:val="single"/>
        </w:rPr>
        <w:t>Web Personalization &amp; Experimentation- Proof of Concept (“POC”)</w:t>
      </w:r>
    </w:p>
    <w:p w14:paraId="0000033F" w14:textId="77777777" w:rsidR="004A4F48" w:rsidRDefault="004A4F48">
      <w:pPr>
        <w:spacing w:after="0" w:line="240" w:lineRule="auto"/>
        <w:jc w:val="center"/>
        <w:rPr>
          <w:rFonts w:ascii="Times New Roman" w:eastAsia="Times New Roman" w:hAnsi="Times New Roman" w:cs="Times New Roman"/>
          <w:b/>
          <w:bCs/>
          <w:u w:val="single"/>
        </w:rPr>
      </w:pPr>
    </w:p>
    <w:p w14:paraId="00000340" w14:textId="77777777" w:rsidR="004A4F48" w:rsidRDefault="004D741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Part B shall be valid from the Effective Date of the Agreement for a period of 6 months from the Go-Live of the Web Personalization &amp; Experimentation- Proof of Concept.</w:t>
      </w:r>
    </w:p>
    <w:p w14:paraId="00000341" w14:textId="77777777" w:rsidR="004A4F48" w:rsidRDefault="004D741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 scope of the POC shall include:</w:t>
      </w:r>
    </w:p>
    <w:p w14:paraId="00000342" w14:textId="77777777" w:rsidR="004A4F48" w:rsidRDefault="004A4F48">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0000343" w14:textId="77777777" w:rsidR="004A4F48" w:rsidRDefault="004D7415">
      <w:pPr>
        <w:numPr>
          <w:ilvl w:val="0"/>
          <w:numId w:val="27"/>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Implementation and Integration</w:t>
      </w:r>
      <w:r>
        <w:rPr>
          <w:rFonts w:ascii="Times New Roman" w:eastAsia="Times New Roman" w:hAnsi="Times New Roman" w:cs="Times New Roman"/>
          <w:color w:val="000000"/>
        </w:rPr>
        <w:br/>
        <w:t>The Service Provider shall configure and integrate the Web Personalization &amp; Experimentation solution with IndiGo's web environment and such relevant systems, data sources, analytics platforms and interfaces as mutually agreed between the Parties for execution of the POC.</w:t>
      </w:r>
    </w:p>
    <w:p w14:paraId="00000344" w14:textId="77777777" w:rsidR="004A4F48" w:rsidRDefault="004A4F48">
      <w:pPr>
        <w:spacing w:after="0" w:line="240" w:lineRule="auto"/>
        <w:ind w:left="720"/>
        <w:rPr>
          <w:rFonts w:ascii="Times New Roman" w:eastAsia="Times New Roman" w:hAnsi="Times New Roman" w:cs="Times New Roman"/>
          <w:color w:val="000000"/>
        </w:rPr>
      </w:pPr>
    </w:p>
    <w:p w14:paraId="00000345" w14:textId="77777777" w:rsidR="004A4F48" w:rsidRDefault="004D7415">
      <w:pPr>
        <w:numPr>
          <w:ilvl w:val="0"/>
          <w:numId w:val="27"/>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Web Personalization</w:t>
      </w:r>
      <w:r>
        <w:rPr>
          <w:rFonts w:ascii="Times New Roman" w:eastAsia="Times New Roman" w:hAnsi="Times New Roman" w:cs="Times New Roman"/>
          <w:color w:val="000000"/>
        </w:rPr>
        <w:br/>
        <w:t xml:space="preserve">The solution shall enable creation and delivery of personalized web experiences, including modification and targeting of content, banners, messages, offers and other agreed web </w:t>
      </w:r>
      <w:r>
        <w:rPr>
          <w:rFonts w:ascii="Times New Roman" w:eastAsia="Times New Roman" w:hAnsi="Times New Roman" w:cs="Times New Roman"/>
          <w:color w:val="000000"/>
        </w:rPr>
        <w:lastRenderedPageBreak/>
        <w:t>components based on customer attributes, behaviour, events, segments and contextual information.</w:t>
      </w:r>
    </w:p>
    <w:p w14:paraId="00000346" w14:textId="77777777" w:rsidR="004A4F48" w:rsidRDefault="004A4F48">
      <w:pPr>
        <w:spacing w:after="0" w:line="240" w:lineRule="auto"/>
        <w:rPr>
          <w:rFonts w:ascii="Times New Roman" w:eastAsia="Times New Roman" w:hAnsi="Times New Roman" w:cs="Times New Roman"/>
          <w:color w:val="000000"/>
        </w:rPr>
      </w:pPr>
    </w:p>
    <w:p w14:paraId="00000347" w14:textId="77777777" w:rsidR="004A4F48" w:rsidRDefault="004D7415">
      <w:pPr>
        <w:numPr>
          <w:ilvl w:val="0"/>
          <w:numId w:val="27"/>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Experimentation</w:t>
      </w:r>
      <w:r>
        <w:rPr>
          <w:rFonts w:ascii="Times New Roman" w:eastAsia="Times New Roman" w:hAnsi="Times New Roman" w:cs="Times New Roman"/>
          <w:color w:val="000000"/>
        </w:rPr>
        <w:br/>
        <w:t>The solution shall support A/B, A/B/n and/or multivariate experimentation, as applicable, for agreed website components, customer journeys, content, messaging, offers and placements.</w:t>
      </w:r>
    </w:p>
    <w:p w14:paraId="00000348" w14:textId="77777777" w:rsidR="004A4F48" w:rsidRDefault="004A4F48">
      <w:pPr>
        <w:spacing w:after="0" w:line="240" w:lineRule="auto"/>
        <w:rPr>
          <w:rFonts w:ascii="Times New Roman" w:eastAsia="Times New Roman" w:hAnsi="Times New Roman" w:cs="Times New Roman"/>
          <w:color w:val="000000"/>
        </w:rPr>
      </w:pPr>
    </w:p>
    <w:p w14:paraId="00000349" w14:textId="77777777" w:rsidR="004A4F48" w:rsidRDefault="004D7415">
      <w:pPr>
        <w:numPr>
          <w:ilvl w:val="0"/>
          <w:numId w:val="27"/>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Audience Segmentation and Targeting</w:t>
      </w:r>
      <w:r>
        <w:rPr>
          <w:rFonts w:ascii="Times New Roman" w:eastAsia="Times New Roman" w:hAnsi="Times New Roman" w:cs="Times New Roman"/>
          <w:color w:val="000000"/>
        </w:rPr>
        <w:br/>
        <w:t>The POC shall support creation and use of customer segments and targeting rules based on available user attributes, behavioural signals, events and other data made available by IndiGo.</w:t>
      </w:r>
    </w:p>
    <w:p w14:paraId="0000034A" w14:textId="77777777" w:rsidR="004A4F48" w:rsidRDefault="004A4F48">
      <w:pPr>
        <w:spacing w:after="0" w:line="240" w:lineRule="auto"/>
        <w:rPr>
          <w:rFonts w:ascii="Times New Roman" w:eastAsia="Times New Roman" w:hAnsi="Times New Roman" w:cs="Times New Roman"/>
          <w:color w:val="000000"/>
        </w:rPr>
      </w:pPr>
    </w:p>
    <w:p w14:paraId="0000034B" w14:textId="77777777" w:rsidR="004A4F48" w:rsidRDefault="004D7415">
      <w:pPr>
        <w:numPr>
          <w:ilvl w:val="0"/>
          <w:numId w:val="27"/>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Campaign and Experience Management</w:t>
      </w:r>
      <w:r>
        <w:rPr>
          <w:rFonts w:ascii="Times New Roman" w:eastAsia="Times New Roman" w:hAnsi="Times New Roman" w:cs="Times New Roman"/>
          <w:color w:val="000000"/>
        </w:rPr>
        <w:br/>
        <w:t>The Service Provider shall enable authorized IndiGo users to configure, preview, test, activate, pause and manage agreed personalization and experimentation use cases through the Platform, with minimal engineering dependency to the extent supported by the solution.</w:t>
      </w:r>
    </w:p>
    <w:p w14:paraId="0000034C" w14:textId="77777777" w:rsidR="004A4F48" w:rsidRDefault="004A4F48">
      <w:pPr>
        <w:spacing w:after="0" w:line="240" w:lineRule="auto"/>
        <w:rPr>
          <w:rFonts w:ascii="Times New Roman" w:eastAsia="Times New Roman" w:hAnsi="Times New Roman" w:cs="Times New Roman"/>
          <w:color w:val="000000"/>
        </w:rPr>
      </w:pPr>
    </w:p>
    <w:p w14:paraId="0000034D" w14:textId="77777777" w:rsidR="004A4F48" w:rsidRDefault="004D7415">
      <w:pPr>
        <w:numPr>
          <w:ilvl w:val="0"/>
          <w:numId w:val="27"/>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Measurement and Reporting</w:t>
      </w:r>
      <w:r>
        <w:rPr>
          <w:rFonts w:ascii="Times New Roman" w:eastAsia="Times New Roman" w:hAnsi="Times New Roman" w:cs="Times New Roman"/>
          <w:color w:val="000000"/>
        </w:rPr>
        <w:br/>
        <w:t>The Platform shall provide reporting and analytics for POC use cases, including applicable impressions, interactions, conversions, experiment variants, uplift/performance comparison and other mutually agreed success metrics required to assess the effectiveness of the POC.</w:t>
      </w:r>
    </w:p>
    <w:p w14:paraId="0000034E" w14:textId="77777777" w:rsidR="004A4F48" w:rsidRDefault="004A4F48">
      <w:pPr>
        <w:spacing w:after="0" w:line="240" w:lineRule="auto"/>
        <w:rPr>
          <w:rFonts w:ascii="Times New Roman" w:eastAsia="Times New Roman" w:hAnsi="Times New Roman" w:cs="Times New Roman"/>
          <w:color w:val="000000"/>
        </w:rPr>
      </w:pPr>
    </w:p>
    <w:p w14:paraId="0000034F" w14:textId="77777777" w:rsidR="004A4F48" w:rsidRDefault="004D7415">
      <w:pPr>
        <w:numPr>
          <w:ilvl w:val="0"/>
          <w:numId w:val="27"/>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POC Use Cases and Success Criteria</w:t>
      </w:r>
      <w:r>
        <w:rPr>
          <w:rFonts w:ascii="Times New Roman" w:eastAsia="Times New Roman" w:hAnsi="Times New Roman" w:cs="Times New Roman"/>
          <w:color w:val="000000"/>
        </w:rPr>
        <w:br/>
        <w:t>The specific web journeys, experiments, personalization use cases, KPIs and acceptance/success criteria to be validated during the POC shall be mutually identified and documented by the Parties prior to or during implementation. Successful completion of the POC shall not, by itself, constitute an obligation on IndiGo to procure or continue the Services.</w:t>
      </w:r>
    </w:p>
    <w:p w14:paraId="00000350" w14:textId="77777777" w:rsidR="004A4F48" w:rsidRDefault="004A4F48">
      <w:pPr>
        <w:spacing w:after="0" w:line="240" w:lineRule="auto"/>
        <w:rPr>
          <w:rFonts w:ascii="Times New Roman" w:eastAsia="Times New Roman" w:hAnsi="Times New Roman" w:cs="Times New Roman"/>
          <w:color w:val="000000"/>
        </w:rPr>
      </w:pPr>
    </w:p>
    <w:p w14:paraId="00000351" w14:textId="77777777" w:rsidR="004A4F48" w:rsidRDefault="004D7415">
      <w:pPr>
        <w:numPr>
          <w:ilvl w:val="0"/>
          <w:numId w:val="27"/>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Implementation Schedule</w:t>
      </w:r>
      <w:r>
        <w:rPr>
          <w:rFonts w:ascii="Times New Roman" w:eastAsia="Times New Roman" w:hAnsi="Times New Roman" w:cs="Times New Roman"/>
          <w:color w:val="000000"/>
        </w:rPr>
        <w:br/>
        <w:t>The implementation activities and Go-Live schedule shall be mutually agreed between the Parties. The implementation period prior to Go-Live shall not form part of the six (6) month POC period.</w:t>
      </w:r>
    </w:p>
    <w:p w14:paraId="00000352" w14:textId="77777777" w:rsidR="004A4F48" w:rsidRDefault="004A4F48">
      <w:pPr>
        <w:spacing w:after="0" w:line="240" w:lineRule="auto"/>
        <w:rPr>
          <w:rFonts w:ascii="Times New Roman" w:eastAsia="Times New Roman" w:hAnsi="Times New Roman" w:cs="Times New Roman"/>
          <w:color w:val="000000"/>
        </w:rPr>
      </w:pPr>
    </w:p>
    <w:p w14:paraId="00000353" w14:textId="77777777" w:rsidR="004A4F48" w:rsidRDefault="004D7415">
      <w:pPr>
        <w:numPr>
          <w:ilvl w:val="0"/>
          <w:numId w:val="27"/>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POC Term</w:t>
      </w:r>
      <w:r>
        <w:rPr>
          <w:rFonts w:ascii="Times New Roman" w:eastAsia="Times New Roman" w:hAnsi="Times New Roman" w:cs="Times New Roman"/>
          <w:color w:val="000000"/>
        </w:rPr>
        <w:br/>
        <w:t>The POC shall commence from the successful Go-Live Date and shall remain valid for a period of six (6) months from such Go-Live Date.</w:t>
      </w:r>
    </w:p>
    <w:p w14:paraId="00000354" w14:textId="77777777" w:rsidR="004A4F48" w:rsidRDefault="004A4F48">
      <w:pPr>
        <w:spacing w:after="0" w:line="240" w:lineRule="auto"/>
        <w:rPr>
          <w:rFonts w:ascii="Times New Roman" w:eastAsia="Times New Roman" w:hAnsi="Times New Roman" w:cs="Times New Roman"/>
          <w:color w:val="000000"/>
        </w:rPr>
      </w:pPr>
    </w:p>
    <w:p w14:paraId="00000355" w14:textId="77777777" w:rsidR="004A4F48" w:rsidRDefault="004D7415">
      <w:pPr>
        <w:numPr>
          <w:ilvl w:val="0"/>
          <w:numId w:val="27"/>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Commercials</w:t>
      </w:r>
      <w:r>
        <w:rPr>
          <w:rFonts w:ascii="Times New Roman" w:eastAsia="Times New Roman" w:hAnsi="Times New Roman" w:cs="Times New Roman"/>
          <w:color w:val="000000"/>
        </w:rPr>
        <w:br/>
        <w:t>The Web Personalization &amp; Experimentation POC, including use of the Platform during the six (6) month POC, shall be provided to IndiGo free of cost, and no license, subscription or Platform usage charges shall be payable by IndiGo for such period, unless expressly agreed otherwise in writing.</w:t>
      </w:r>
    </w:p>
    <w:p w14:paraId="00000356" w14:textId="77777777" w:rsidR="004A4F48" w:rsidRDefault="004A4F48">
      <w:pPr>
        <w:spacing w:after="0" w:line="240" w:lineRule="auto"/>
        <w:rPr>
          <w:rFonts w:ascii="Times New Roman" w:eastAsia="Times New Roman" w:hAnsi="Times New Roman" w:cs="Times New Roman"/>
          <w:color w:val="000000"/>
        </w:rPr>
      </w:pPr>
    </w:p>
    <w:p w14:paraId="00000357" w14:textId="77777777" w:rsidR="004A4F48" w:rsidRDefault="004D7415">
      <w:pPr>
        <w:numPr>
          <w:ilvl w:val="0"/>
          <w:numId w:val="27"/>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Support During POC</w:t>
      </w:r>
      <w:r>
        <w:rPr>
          <w:rFonts w:ascii="Times New Roman" w:eastAsia="Times New Roman" w:hAnsi="Times New Roman" w:cs="Times New Roman"/>
          <w:color w:val="000000"/>
        </w:rPr>
        <w:br/>
        <w:t xml:space="preserve">The Service Provider shall provide reasonable implementation, configuration, troubleshooting </w:t>
      </w:r>
      <w:r>
        <w:rPr>
          <w:rFonts w:ascii="Times New Roman" w:eastAsia="Times New Roman" w:hAnsi="Times New Roman" w:cs="Times New Roman"/>
          <w:color w:val="000000"/>
        </w:rPr>
        <w:lastRenderedPageBreak/>
        <w:t>and technical support required for operation and evaluation of the agreed POC use cases throughout the POC period.</w:t>
      </w:r>
    </w:p>
    <w:p w14:paraId="00000358" w14:textId="77777777" w:rsidR="004A4F48" w:rsidRDefault="004A4F48">
      <w:pPr>
        <w:spacing w:after="0" w:line="240" w:lineRule="auto"/>
        <w:rPr>
          <w:rFonts w:ascii="Times New Roman" w:eastAsia="Times New Roman" w:hAnsi="Times New Roman" w:cs="Times New Roman"/>
          <w:color w:val="000000"/>
        </w:rPr>
      </w:pPr>
    </w:p>
    <w:p w14:paraId="00000359" w14:textId="77777777" w:rsidR="004A4F48" w:rsidRDefault="004D7415">
      <w:pPr>
        <w:spacing w:after="0" w:line="240" w:lineRule="auto"/>
        <w:ind w:left="720" w:hanging="294"/>
        <w:rPr>
          <w:rFonts w:ascii="Times New Roman" w:eastAsia="Times New Roman" w:hAnsi="Times New Roman" w:cs="Times New Roman"/>
          <w:color w:val="000000"/>
        </w:rPr>
      </w:pPr>
      <w:r>
        <w:rPr>
          <w:rFonts w:ascii="Times New Roman" w:eastAsia="Times New Roman" w:hAnsi="Times New Roman" w:cs="Times New Roman"/>
          <w:b/>
          <w:bCs/>
          <w:color w:val="000000"/>
        </w:rPr>
        <w:t>12. Post-POC Continuation</w:t>
      </w:r>
      <w:r>
        <w:rPr>
          <w:rFonts w:ascii="Times New Roman" w:eastAsia="Times New Roman" w:hAnsi="Times New Roman" w:cs="Times New Roman"/>
          <w:color w:val="000000"/>
        </w:rPr>
        <w:br/>
        <w:t>Upon expiry of the six (6) month POC period, IndiGo may, at its sole discretion, discontinue the POC or elect to continue the Services. Any continuation shall be subject to mutual written agreement and execution of an amendment to this Agreement capturing the commercial and other contractual. No automatic renewal or commercial commitment shall arise upon completion of the POC.</w:t>
      </w:r>
    </w:p>
    <w:p w14:paraId="0000035A" w14:textId="77777777" w:rsidR="004A4F48" w:rsidRDefault="004A4F48">
      <w:pPr>
        <w:spacing w:after="0" w:line="240" w:lineRule="auto"/>
        <w:ind w:left="720" w:hanging="294"/>
        <w:rPr>
          <w:rFonts w:ascii="Times New Roman" w:eastAsia="Times New Roman" w:hAnsi="Times New Roman" w:cs="Times New Roman"/>
          <w:color w:val="000000"/>
        </w:rPr>
      </w:pPr>
    </w:p>
    <w:p w14:paraId="0000035B" w14:textId="77777777" w:rsidR="004A4F48" w:rsidRDefault="004D7415">
      <w:pPr>
        <w:numPr>
          <w:ilvl w:val="1"/>
          <w:numId w:val="41"/>
        </w:numPr>
        <w:pBdr>
          <w:top w:val="nil"/>
          <w:left w:val="nil"/>
          <w:bottom w:val="nil"/>
          <w:right w:val="nil"/>
          <w:between w:val="nil"/>
        </w:pBdr>
        <w:spacing w:after="0" w:line="240" w:lineRule="auto"/>
        <w:ind w:left="851" w:hanging="425"/>
      </w:pPr>
      <w:r>
        <w:rPr>
          <w:rFonts w:ascii="Times New Roman" w:eastAsia="Times New Roman" w:hAnsi="Times New Roman" w:cs="Times New Roman"/>
          <w:b/>
          <w:bCs/>
          <w:color w:val="000000"/>
        </w:rPr>
        <w:t>No-Code / Low-Code Experience Management</w:t>
      </w:r>
    </w:p>
    <w:p w14:paraId="0000035C" w14:textId="77777777" w:rsidR="004A4F48" w:rsidRDefault="004D7415">
      <w:pPr>
        <w:pBdr>
          <w:top w:val="nil"/>
          <w:left w:val="nil"/>
          <w:bottom w:val="nil"/>
          <w:right w:val="nil"/>
          <w:between w:val="nil"/>
        </w:pBdr>
        <w:spacing w:after="0" w:line="240" w:lineRule="auto"/>
        <w:ind w:left="851"/>
        <w:rPr>
          <w:rFonts w:ascii="Times New Roman" w:eastAsia="Times New Roman" w:hAnsi="Times New Roman" w:cs="Times New Roman"/>
          <w:color w:val="000000"/>
        </w:rPr>
      </w:pPr>
      <w:r>
        <w:rPr>
          <w:rFonts w:ascii="Times New Roman" w:eastAsia="Times New Roman" w:hAnsi="Times New Roman" w:cs="Times New Roman"/>
          <w:color w:val="000000"/>
        </w:rPr>
        <w:t>The platform shall provide a no-code/low-code interface for designing and managing in-app experiences, customer engagement surfaces, and user journeys. It should enable dynamic modification of UI components, content, and workflows without requiring extensive development effort. The solution must support real-time preview, QA, and publishing capabilities to facilitate rapid testing and iteration. It should also provide one-click publishing with rollback functionality for seamless deployment and recovery. Additionally, the platform shall include role-based access controls, version management, and comprehensive audit logs to ensure governance, security, and traceability of all changes.</w:t>
      </w:r>
    </w:p>
    <w:p w14:paraId="0000035D" w14:textId="77777777" w:rsidR="004A4F48" w:rsidRDefault="004A4F48">
      <w:pPr>
        <w:pBdr>
          <w:top w:val="nil"/>
          <w:left w:val="nil"/>
          <w:bottom w:val="nil"/>
          <w:right w:val="nil"/>
          <w:between w:val="nil"/>
        </w:pBdr>
        <w:spacing w:after="0" w:line="240" w:lineRule="auto"/>
        <w:ind w:left="851"/>
        <w:rPr>
          <w:rFonts w:ascii="Times New Roman" w:eastAsia="Times New Roman" w:hAnsi="Times New Roman" w:cs="Times New Roman"/>
          <w:color w:val="000000"/>
        </w:rPr>
      </w:pPr>
    </w:p>
    <w:p w14:paraId="0000035E" w14:textId="77777777" w:rsidR="004A4F48" w:rsidRDefault="004D7415">
      <w:pPr>
        <w:spacing w:after="0" w:line="240" w:lineRule="auto"/>
        <w:ind w:firstLine="426"/>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14. Usability</w:t>
      </w:r>
    </w:p>
    <w:p w14:paraId="0000035F" w14:textId="77777777" w:rsidR="004A4F48" w:rsidRDefault="004D7415">
      <w:pPr>
        <w:spacing w:after="0" w:line="240" w:lineRule="auto"/>
        <w:ind w:left="851"/>
        <w:rPr>
          <w:rFonts w:ascii="Times New Roman" w:eastAsia="Times New Roman" w:hAnsi="Times New Roman" w:cs="Times New Roman"/>
          <w:color w:val="000000"/>
        </w:rPr>
      </w:pPr>
      <w:r>
        <w:rPr>
          <w:rFonts w:ascii="Times New Roman" w:eastAsia="Times New Roman" w:hAnsi="Times New Roman" w:cs="Times New Roman"/>
          <w:color w:val="000000"/>
        </w:rPr>
        <w:t>The system should consume Figma/design files provided by IndiGo and adapt them into the app without engineering support. It should provide an intuitive UI for product managers and growth teams and enable easy creation and management of notifications (in-app and push) without engineering support. The system should also provide clear visibility into notification status, performance, and errors, along with simple workflows for QA, approvals, and publishing.</w:t>
      </w:r>
    </w:p>
    <w:p w14:paraId="00000360" w14:textId="77777777" w:rsidR="004A4F48" w:rsidRDefault="004A4F48">
      <w:pPr>
        <w:spacing w:after="0" w:line="240" w:lineRule="auto"/>
        <w:ind w:left="851"/>
        <w:rPr>
          <w:rFonts w:ascii="Times New Roman" w:eastAsia="Times New Roman" w:hAnsi="Times New Roman" w:cs="Times New Roman"/>
          <w:color w:val="000000"/>
        </w:rPr>
      </w:pPr>
    </w:p>
    <w:p w14:paraId="00000361" w14:textId="77777777" w:rsidR="004A4F48" w:rsidRDefault="004D7415">
      <w:pPr>
        <w:spacing w:after="0" w:line="240" w:lineRule="auto"/>
        <w:ind w:firstLine="426"/>
        <w:rPr>
          <w:rFonts w:ascii="Times New Roman" w:eastAsia="Times New Roman" w:hAnsi="Times New Roman" w:cs="Times New Roman"/>
          <w:b/>
          <w:bCs/>
          <w:color w:val="000000"/>
        </w:rPr>
      </w:pPr>
      <w:r>
        <w:rPr>
          <w:rFonts w:ascii="Times New Roman" w:eastAsia="Times New Roman" w:hAnsi="Times New Roman" w:cs="Times New Roman"/>
          <w:b/>
          <w:bCs/>
          <w:color w:val="000000"/>
        </w:rPr>
        <w:t>15. CDP-Driven Personalization</w:t>
      </w:r>
    </w:p>
    <w:p w14:paraId="00000362" w14:textId="77777777" w:rsidR="004A4F48" w:rsidRDefault="004D7415">
      <w:pPr>
        <w:spacing w:after="0" w:line="240" w:lineRule="auto"/>
        <w:ind w:left="851"/>
        <w:rPr>
          <w:rFonts w:ascii="Times New Roman" w:eastAsia="Times New Roman" w:hAnsi="Times New Roman" w:cs="Times New Roman"/>
          <w:color w:val="000000"/>
        </w:rPr>
      </w:pPr>
      <w:r>
        <w:rPr>
          <w:rFonts w:ascii="Times New Roman" w:eastAsia="Times New Roman" w:hAnsi="Times New Roman" w:cs="Times New Roman"/>
          <w:color w:val="000000"/>
        </w:rPr>
        <w:t>The solution should ingest user attributes, events, and predictions from IndiGo’s CDP. It should enable personalization of home screen modules, banners, and content using CDP data, and support conditional rendering of UI components based on CDP attributes.</w:t>
      </w:r>
    </w:p>
    <w:p w14:paraId="00000363" w14:textId="77777777" w:rsidR="004A4F48" w:rsidRDefault="004A4F48">
      <w:pPr>
        <w:spacing w:after="0" w:line="240" w:lineRule="auto"/>
        <w:ind w:left="851"/>
        <w:rPr>
          <w:rFonts w:ascii="Times New Roman" w:eastAsia="Times New Roman" w:hAnsi="Times New Roman" w:cs="Times New Roman"/>
          <w:color w:val="000000"/>
        </w:rPr>
      </w:pPr>
    </w:p>
    <w:p w14:paraId="00000364" w14:textId="77777777" w:rsidR="004A4F48" w:rsidRDefault="004D7415">
      <w:pPr>
        <w:spacing w:after="0" w:line="240" w:lineRule="auto"/>
        <w:ind w:firstLine="426"/>
        <w:rPr>
          <w:rFonts w:ascii="Times New Roman" w:eastAsia="Times New Roman" w:hAnsi="Times New Roman" w:cs="Times New Roman"/>
          <w:b/>
          <w:bCs/>
          <w:color w:val="000000"/>
        </w:rPr>
      </w:pPr>
      <w:r>
        <w:rPr>
          <w:rFonts w:ascii="Times New Roman" w:eastAsia="Times New Roman" w:hAnsi="Times New Roman" w:cs="Times New Roman"/>
          <w:b/>
          <w:bCs/>
          <w:color w:val="000000"/>
        </w:rPr>
        <w:t>16. Journey Orchestration &amp; Automation</w:t>
      </w:r>
    </w:p>
    <w:p w14:paraId="00000365" w14:textId="77777777" w:rsidR="004A4F48" w:rsidRDefault="004D7415">
      <w:pPr>
        <w:spacing w:after="0" w:line="240"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The solution should provide automated journey orchestration to deliver the right message at the right moment. It should include a visual journey builder with a drag-and-drop interface and support triggering journeys based on CDP segments and events from multiple sources. The solution should enable event-based triggers for reminders related to incomplete bookings, upcoming trips, price drops, and flight status updates. It should support branching logic based on user behavior, CDP attributes, and predictive scores, along with frequency capping and priority rules to avoid message overload. The solution should also orchestrate in-app messages and push notifications (where applicable).</w:t>
      </w:r>
    </w:p>
    <w:p w14:paraId="00000366" w14:textId="77777777" w:rsidR="004A4F48" w:rsidRDefault="004A4F48">
      <w:pPr>
        <w:spacing w:after="0" w:line="240" w:lineRule="auto"/>
        <w:ind w:left="720"/>
        <w:rPr>
          <w:rFonts w:ascii="Times New Roman" w:eastAsia="Times New Roman" w:hAnsi="Times New Roman" w:cs="Times New Roman"/>
          <w:color w:val="000000"/>
        </w:rPr>
      </w:pPr>
    </w:p>
    <w:p w14:paraId="00000367" w14:textId="77777777" w:rsidR="004A4F48" w:rsidRDefault="004D7415">
      <w:pPr>
        <w:spacing w:after="0" w:line="240" w:lineRule="auto"/>
        <w:ind w:firstLine="426"/>
        <w:rPr>
          <w:rFonts w:ascii="Times New Roman" w:eastAsia="Times New Roman" w:hAnsi="Times New Roman" w:cs="Times New Roman"/>
          <w:b/>
          <w:bCs/>
          <w:color w:val="000000"/>
        </w:rPr>
      </w:pPr>
      <w:r>
        <w:rPr>
          <w:rFonts w:ascii="Times New Roman" w:eastAsia="Times New Roman" w:hAnsi="Times New Roman" w:cs="Times New Roman"/>
          <w:b/>
          <w:bCs/>
          <w:color w:val="000000"/>
        </w:rPr>
        <w:t>17 Experimentation &amp; Optimization</w:t>
      </w:r>
    </w:p>
    <w:p w14:paraId="00000368" w14:textId="77777777" w:rsidR="004A4F48" w:rsidRDefault="004D7415">
      <w:pPr>
        <w:spacing w:after="0" w:line="240" w:lineRule="auto"/>
        <w:ind w:left="709"/>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The solution should support A/B and multivariate testing for UI components, messaging, offers, and placements. It should provide A/B testing frameworks and experimentation tools to optimize UI/UX, messaging, pricing, placements, offers, ancillary pricing, bundles, and discount strategies. The solution should include automated significance calculation and winner selection, support holdout groups and long-term experiments, and provide experimentation insights and optimization recommendations.</w:t>
      </w:r>
    </w:p>
    <w:p w14:paraId="00000369" w14:textId="77777777" w:rsidR="004A4F48" w:rsidRDefault="004A4F48">
      <w:pPr>
        <w:spacing w:after="0" w:line="240" w:lineRule="auto"/>
        <w:ind w:left="709"/>
        <w:rPr>
          <w:rFonts w:ascii="Times New Roman" w:eastAsia="Times New Roman" w:hAnsi="Times New Roman" w:cs="Times New Roman"/>
          <w:color w:val="000000"/>
        </w:rPr>
      </w:pPr>
    </w:p>
    <w:p w14:paraId="0000036A" w14:textId="77777777" w:rsidR="004A4F48" w:rsidRDefault="004D7415">
      <w:pPr>
        <w:spacing w:after="0" w:line="240" w:lineRule="auto"/>
        <w:ind w:firstLine="426"/>
        <w:rPr>
          <w:rFonts w:ascii="Times New Roman" w:eastAsia="Times New Roman" w:hAnsi="Times New Roman" w:cs="Times New Roman"/>
          <w:b/>
          <w:bCs/>
          <w:color w:val="000000"/>
        </w:rPr>
      </w:pPr>
      <w:r>
        <w:rPr>
          <w:rFonts w:ascii="Times New Roman" w:eastAsia="Times New Roman" w:hAnsi="Times New Roman" w:cs="Times New Roman"/>
          <w:b/>
          <w:bCs/>
          <w:color w:val="000000"/>
        </w:rPr>
        <w:t>18. Context-Aware UI Personalization</w:t>
      </w:r>
    </w:p>
    <w:p w14:paraId="0000036B" w14:textId="77777777" w:rsidR="004A4F48" w:rsidRDefault="004D7415">
      <w:pPr>
        <w:spacing w:after="0" w:line="240" w:lineRule="auto"/>
        <w:ind w:left="709"/>
        <w:rPr>
          <w:rFonts w:ascii="Times New Roman" w:eastAsia="Times New Roman" w:hAnsi="Times New Roman" w:cs="Times New Roman"/>
          <w:color w:val="000000"/>
        </w:rPr>
      </w:pPr>
      <w:r>
        <w:rPr>
          <w:rFonts w:ascii="Times New Roman" w:eastAsia="Times New Roman" w:hAnsi="Times New Roman" w:cs="Times New Roman"/>
          <w:color w:val="000000"/>
        </w:rPr>
        <w:t>The solution should support personalization of UI themes based on the time of day. It should adapt home screen modules based on upcoming trip context and dynamically reorder app sections based on individual usage patterns. The solution should also provide contextual nudges when the cart is empty or a booking is incomplete.</w:t>
      </w:r>
    </w:p>
    <w:p w14:paraId="0000036C" w14:textId="77777777" w:rsidR="004A4F48" w:rsidRDefault="004A4F48">
      <w:pPr>
        <w:spacing w:after="0" w:line="240" w:lineRule="auto"/>
        <w:rPr>
          <w:rFonts w:ascii="Times New Roman" w:eastAsia="Times New Roman" w:hAnsi="Times New Roman" w:cs="Times New Roman"/>
        </w:rPr>
      </w:pPr>
    </w:p>
    <w:p w14:paraId="0000036D" w14:textId="77777777" w:rsidR="004A4F48" w:rsidRDefault="004D7415">
      <w:pPr>
        <w:spacing w:after="0" w:line="240" w:lineRule="auto"/>
        <w:rPr>
          <w:rFonts w:ascii="Times New Roman" w:eastAsia="Times New Roman" w:hAnsi="Times New Roman" w:cs="Times New Roman"/>
          <w:b/>
          <w:bCs/>
        </w:rPr>
      </w:pPr>
      <w:r>
        <w:br w:type="page"/>
      </w:r>
    </w:p>
    <w:p w14:paraId="0000036E" w14:textId="77777777" w:rsidR="004A4F48" w:rsidRDefault="004D7415">
      <w:pPr>
        <w:spacing w:after="0" w:line="240" w:lineRule="auto"/>
        <w:ind w:left="2880" w:firstLine="720"/>
        <w:jc w:val="both"/>
        <w:rPr>
          <w:rFonts w:ascii="Times New Roman" w:eastAsia="Times New Roman" w:hAnsi="Times New Roman" w:cs="Times New Roman"/>
          <w:b/>
          <w:bCs/>
        </w:rPr>
      </w:pPr>
      <w:r>
        <w:rPr>
          <w:rFonts w:ascii="Times New Roman" w:eastAsia="Times New Roman" w:hAnsi="Times New Roman" w:cs="Times New Roman"/>
          <w:b/>
          <w:bCs/>
        </w:rPr>
        <w:lastRenderedPageBreak/>
        <w:t>Annexure B (Service Levels)</w:t>
      </w:r>
    </w:p>
    <w:p w14:paraId="0000036F" w14:textId="77777777" w:rsidR="004A4F48" w:rsidRDefault="004A4F48">
      <w:pPr>
        <w:spacing w:after="0" w:line="240" w:lineRule="auto"/>
        <w:ind w:left="2880" w:firstLine="720"/>
        <w:jc w:val="both"/>
        <w:rPr>
          <w:rFonts w:ascii="Times New Roman" w:eastAsia="Times New Roman" w:hAnsi="Times New Roman" w:cs="Times New Roman"/>
          <w:b/>
          <w:bCs/>
        </w:rPr>
      </w:pPr>
    </w:p>
    <w:p w14:paraId="00000370" w14:textId="77777777" w:rsidR="004A4F48" w:rsidRDefault="004D7415">
      <w:pPr>
        <w:spacing w:after="0" w:line="240" w:lineRule="auto"/>
        <w:rPr>
          <w:rFonts w:ascii="Times New Roman" w:eastAsia="Times New Roman" w:hAnsi="Times New Roman" w:cs="Times New Roman"/>
          <w:b/>
          <w:bCs/>
          <w:color w:val="C2CD23"/>
        </w:rPr>
      </w:pPr>
      <w:r>
        <w:rPr>
          <w:rFonts w:ascii="Times New Roman" w:eastAsia="Times New Roman" w:hAnsi="Times New Roman" w:cs="Times New Roman"/>
          <w:b/>
          <w:bCs/>
          <w:color w:val="C2CD23"/>
        </w:rPr>
        <w:t xml:space="preserve">Availability Service Level </w:t>
      </w: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3"/>
        <w:gridCol w:w="1635"/>
        <w:gridCol w:w="1347"/>
        <w:gridCol w:w="3199"/>
        <w:gridCol w:w="1296"/>
        <w:gridCol w:w="1130"/>
      </w:tblGrid>
      <w:tr w:rsidR="004A4F48" w14:paraId="1248B03E" w14:textId="77777777">
        <w:tc>
          <w:tcPr>
            <w:tcW w:w="743" w:type="dxa"/>
          </w:tcPr>
          <w:p w14:paraId="00000371" w14:textId="77777777" w:rsidR="004A4F48" w:rsidRDefault="004D7415">
            <w:pPr>
              <w:tabs>
                <w:tab w:val="left" w:pos="470"/>
              </w:tabs>
              <w:ind w:right="80"/>
              <w:rPr>
                <w:rFonts w:ascii="Times New Roman" w:eastAsia="Times New Roman" w:hAnsi="Times New Roman" w:cs="Times New Roman"/>
                <w:b/>
                <w:bCs/>
              </w:rPr>
            </w:pPr>
            <w:r>
              <w:rPr>
                <w:rFonts w:ascii="Times New Roman" w:eastAsia="Times New Roman" w:hAnsi="Times New Roman" w:cs="Times New Roman"/>
                <w:b/>
                <w:bCs/>
              </w:rPr>
              <w:t>S.No</w:t>
            </w:r>
          </w:p>
        </w:tc>
        <w:tc>
          <w:tcPr>
            <w:tcW w:w="1635" w:type="dxa"/>
          </w:tcPr>
          <w:p w14:paraId="00000372" w14:textId="77777777" w:rsidR="004A4F48" w:rsidRDefault="004D7415">
            <w:pPr>
              <w:tabs>
                <w:tab w:val="left" w:pos="470"/>
              </w:tabs>
              <w:ind w:right="80"/>
              <w:rPr>
                <w:rFonts w:ascii="Times New Roman" w:eastAsia="Times New Roman" w:hAnsi="Times New Roman" w:cs="Times New Roman"/>
                <w:b/>
                <w:bCs/>
              </w:rPr>
            </w:pPr>
            <w:r>
              <w:rPr>
                <w:rFonts w:ascii="Times New Roman" w:eastAsia="Times New Roman" w:hAnsi="Times New Roman" w:cs="Times New Roman"/>
                <w:b/>
                <w:bCs/>
              </w:rPr>
              <w:t>Measurement</w:t>
            </w:r>
          </w:p>
        </w:tc>
        <w:tc>
          <w:tcPr>
            <w:tcW w:w="1347" w:type="dxa"/>
          </w:tcPr>
          <w:p w14:paraId="00000373" w14:textId="77777777" w:rsidR="004A4F48" w:rsidRDefault="004D7415">
            <w:pPr>
              <w:tabs>
                <w:tab w:val="left" w:pos="470"/>
              </w:tabs>
              <w:ind w:right="80"/>
              <w:rPr>
                <w:rFonts w:ascii="Times New Roman" w:eastAsia="Times New Roman" w:hAnsi="Times New Roman" w:cs="Times New Roman"/>
                <w:b/>
                <w:bCs/>
              </w:rPr>
            </w:pPr>
            <w:r>
              <w:rPr>
                <w:rFonts w:ascii="Times New Roman" w:eastAsia="Times New Roman" w:hAnsi="Times New Roman" w:cs="Times New Roman"/>
                <w:b/>
                <w:bCs/>
              </w:rPr>
              <w:t>Metric Type</w:t>
            </w:r>
          </w:p>
        </w:tc>
        <w:tc>
          <w:tcPr>
            <w:tcW w:w="3199" w:type="dxa"/>
          </w:tcPr>
          <w:p w14:paraId="00000374" w14:textId="77777777" w:rsidR="004A4F48" w:rsidRDefault="004D7415">
            <w:pPr>
              <w:tabs>
                <w:tab w:val="left" w:pos="470"/>
              </w:tabs>
              <w:ind w:right="80"/>
              <w:rPr>
                <w:rFonts w:ascii="Times New Roman" w:eastAsia="Times New Roman" w:hAnsi="Times New Roman" w:cs="Times New Roman"/>
                <w:b/>
                <w:bCs/>
              </w:rPr>
            </w:pPr>
            <w:r>
              <w:rPr>
                <w:rFonts w:ascii="Times New Roman" w:eastAsia="Times New Roman" w:hAnsi="Times New Roman" w:cs="Times New Roman"/>
                <w:b/>
                <w:bCs/>
              </w:rPr>
              <w:t>Definition</w:t>
            </w:r>
          </w:p>
        </w:tc>
        <w:tc>
          <w:tcPr>
            <w:tcW w:w="1296" w:type="dxa"/>
          </w:tcPr>
          <w:p w14:paraId="00000375" w14:textId="77777777" w:rsidR="004A4F48" w:rsidRDefault="004D7415">
            <w:pPr>
              <w:tabs>
                <w:tab w:val="left" w:pos="470"/>
              </w:tabs>
              <w:ind w:right="80"/>
              <w:rPr>
                <w:rFonts w:ascii="Times New Roman" w:eastAsia="Times New Roman" w:hAnsi="Times New Roman" w:cs="Times New Roman"/>
                <w:b/>
                <w:bCs/>
              </w:rPr>
            </w:pPr>
            <w:r>
              <w:rPr>
                <w:rFonts w:ascii="Times New Roman" w:eastAsia="Times New Roman" w:hAnsi="Times New Roman" w:cs="Times New Roman"/>
                <w:b/>
                <w:bCs/>
              </w:rPr>
              <w:t>Target</w:t>
            </w:r>
          </w:p>
        </w:tc>
        <w:tc>
          <w:tcPr>
            <w:tcW w:w="1130" w:type="dxa"/>
          </w:tcPr>
          <w:p w14:paraId="00000376" w14:textId="77777777" w:rsidR="004A4F48" w:rsidRDefault="004D7415">
            <w:pPr>
              <w:tabs>
                <w:tab w:val="left" w:pos="470"/>
              </w:tabs>
              <w:ind w:right="80"/>
              <w:rPr>
                <w:rFonts w:ascii="Times New Roman" w:eastAsia="Times New Roman" w:hAnsi="Times New Roman" w:cs="Times New Roman"/>
                <w:b/>
                <w:bCs/>
              </w:rPr>
            </w:pPr>
            <w:r>
              <w:rPr>
                <w:rFonts w:ascii="Times New Roman" w:eastAsia="Times New Roman" w:hAnsi="Times New Roman" w:cs="Times New Roman"/>
                <w:b/>
                <w:bCs/>
              </w:rPr>
              <w:t>Severity Level</w:t>
            </w:r>
          </w:p>
        </w:tc>
      </w:tr>
      <w:tr w:rsidR="004A4F48" w14:paraId="099DE9A8" w14:textId="77777777">
        <w:tc>
          <w:tcPr>
            <w:tcW w:w="743" w:type="dxa"/>
            <w:vMerge w:val="restart"/>
          </w:tcPr>
          <w:p w14:paraId="00000377"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1.</w:t>
            </w:r>
          </w:p>
        </w:tc>
        <w:tc>
          <w:tcPr>
            <w:tcW w:w="1635" w:type="dxa"/>
            <w:vMerge w:val="restart"/>
          </w:tcPr>
          <w:p w14:paraId="00000378"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Critical Applications</w:t>
            </w:r>
          </w:p>
        </w:tc>
        <w:tc>
          <w:tcPr>
            <w:tcW w:w="1347" w:type="dxa"/>
            <w:vMerge w:val="restart"/>
          </w:tcPr>
          <w:p w14:paraId="00000379"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Availability</w:t>
            </w:r>
          </w:p>
        </w:tc>
        <w:tc>
          <w:tcPr>
            <w:tcW w:w="3199" w:type="dxa"/>
            <w:vMerge w:val="restart"/>
          </w:tcPr>
          <w:p w14:paraId="0000037A"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Metric: % of Uptime</w:t>
            </w:r>
          </w:p>
          <w:p w14:paraId="0000037B"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Formula: Uptime % = {1-[(Total Downtime) / (Total Time – Planned Downtime)]} *100</w:t>
            </w:r>
          </w:p>
          <w:p w14:paraId="0000037C" w14:textId="77777777" w:rsidR="004A4F48" w:rsidRDefault="004A4F48">
            <w:pPr>
              <w:tabs>
                <w:tab w:val="left" w:pos="470"/>
              </w:tabs>
              <w:ind w:right="80"/>
              <w:rPr>
                <w:rFonts w:ascii="Times New Roman" w:eastAsia="Times New Roman" w:hAnsi="Times New Roman" w:cs="Times New Roman"/>
              </w:rPr>
            </w:pPr>
          </w:p>
          <w:p w14:paraId="0000037D"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Critical Applications i.e. IndiGo Mobile App, Website, and related production services/APIs covered under the scope of work are expected to be available 24 x 7.</w:t>
            </w:r>
          </w:p>
          <w:p w14:paraId="0000037E"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Total Downtime - Total cumulative time the application is NOT available.</w:t>
            </w:r>
          </w:p>
          <w:p w14:paraId="0000037F" w14:textId="77777777" w:rsidR="004A4F48" w:rsidRDefault="004A4F48">
            <w:pPr>
              <w:tabs>
                <w:tab w:val="left" w:pos="470"/>
              </w:tabs>
              <w:ind w:right="80"/>
              <w:rPr>
                <w:rFonts w:ascii="Times New Roman" w:eastAsia="Times New Roman" w:hAnsi="Times New Roman" w:cs="Times New Roman"/>
              </w:rPr>
            </w:pPr>
          </w:p>
          <w:p w14:paraId="00000380"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Planned Downtime -Total maintenance time as defined and agreed upon by Supplier and IndiGo.</w:t>
            </w:r>
          </w:p>
          <w:p w14:paraId="00000381"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Total Time - 24 X 7 measured over a period of month.</w:t>
            </w:r>
          </w:p>
          <w:p w14:paraId="00000382" w14:textId="77777777" w:rsidR="004A4F48" w:rsidRDefault="004A4F48">
            <w:pPr>
              <w:tabs>
                <w:tab w:val="left" w:pos="470"/>
              </w:tabs>
              <w:ind w:right="80"/>
              <w:rPr>
                <w:rFonts w:ascii="Times New Roman" w:eastAsia="Times New Roman" w:hAnsi="Times New Roman" w:cs="Times New Roman"/>
              </w:rPr>
            </w:pPr>
          </w:p>
          <w:p w14:paraId="00000383"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Period of Measurement: Monthly</w:t>
            </w:r>
          </w:p>
          <w:p w14:paraId="00000384"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For each additional drop of 1% in performance below 98%, additional 0.5% of the Quarterly Payment shall be levied as additional Service Credits.</w:t>
            </w:r>
          </w:p>
        </w:tc>
        <w:tc>
          <w:tcPr>
            <w:tcW w:w="1296" w:type="dxa"/>
          </w:tcPr>
          <w:p w14:paraId="00000385"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&gt;= 99.9%</w:t>
            </w:r>
          </w:p>
        </w:tc>
        <w:tc>
          <w:tcPr>
            <w:tcW w:w="1130" w:type="dxa"/>
          </w:tcPr>
          <w:p w14:paraId="00000386"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0</w:t>
            </w:r>
          </w:p>
        </w:tc>
      </w:tr>
      <w:tr w:rsidR="004A4F48" w14:paraId="0A198F2D" w14:textId="77777777">
        <w:tc>
          <w:tcPr>
            <w:tcW w:w="743" w:type="dxa"/>
            <w:vMerge/>
          </w:tcPr>
          <w:p w14:paraId="00000387"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635" w:type="dxa"/>
            <w:vMerge/>
          </w:tcPr>
          <w:p w14:paraId="00000388"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347" w:type="dxa"/>
            <w:vMerge/>
          </w:tcPr>
          <w:p w14:paraId="00000389"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3199" w:type="dxa"/>
            <w:vMerge/>
          </w:tcPr>
          <w:p w14:paraId="0000038A"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296" w:type="dxa"/>
          </w:tcPr>
          <w:p w14:paraId="0000038B"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 xml:space="preserve">&lt;99.9% and &gt;= 99.5% </w:t>
            </w:r>
          </w:p>
        </w:tc>
        <w:tc>
          <w:tcPr>
            <w:tcW w:w="1130" w:type="dxa"/>
          </w:tcPr>
          <w:p w14:paraId="0000038C"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4</w:t>
            </w:r>
          </w:p>
        </w:tc>
      </w:tr>
      <w:tr w:rsidR="004A4F48" w14:paraId="11966D38" w14:textId="77777777">
        <w:tc>
          <w:tcPr>
            <w:tcW w:w="743" w:type="dxa"/>
            <w:vMerge/>
          </w:tcPr>
          <w:p w14:paraId="0000038D"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635" w:type="dxa"/>
            <w:vMerge/>
          </w:tcPr>
          <w:p w14:paraId="0000038E"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347" w:type="dxa"/>
            <w:vMerge/>
          </w:tcPr>
          <w:p w14:paraId="0000038F"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3199" w:type="dxa"/>
            <w:vMerge/>
          </w:tcPr>
          <w:p w14:paraId="00000390"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296" w:type="dxa"/>
          </w:tcPr>
          <w:p w14:paraId="00000391"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 xml:space="preserve">&lt;99.5% and &gt;= 99.0% </w:t>
            </w:r>
          </w:p>
        </w:tc>
        <w:tc>
          <w:tcPr>
            <w:tcW w:w="1130" w:type="dxa"/>
          </w:tcPr>
          <w:p w14:paraId="00000392"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5</w:t>
            </w:r>
          </w:p>
        </w:tc>
      </w:tr>
      <w:tr w:rsidR="004A4F48" w14:paraId="52E8B5D7" w14:textId="77777777">
        <w:tc>
          <w:tcPr>
            <w:tcW w:w="743" w:type="dxa"/>
            <w:vMerge/>
          </w:tcPr>
          <w:p w14:paraId="00000393"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635" w:type="dxa"/>
            <w:vMerge/>
          </w:tcPr>
          <w:p w14:paraId="00000394"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347" w:type="dxa"/>
            <w:vMerge/>
          </w:tcPr>
          <w:p w14:paraId="00000395"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3199" w:type="dxa"/>
            <w:vMerge/>
          </w:tcPr>
          <w:p w14:paraId="00000396"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296" w:type="dxa"/>
          </w:tcPr>
          <w:p w14:paraId="00000397"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 xml:space="preserve">&lt;99.0% and &gt;= 98.5% </w:t>
            </w:r>
          </w:p>
        </w:tc>
        <w:tc>
          <w:tcPr>
            <w:tcW w:w="1130" w:type="dxa"/>
          </w:tcPr>
          <w:p w14:paraId="00000398"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6</w:t>
            </w:r>
          </w:p>
        </w:tc>
      </w:tr>
      <w:tr w:rsidR="004A4F48" w14:paraId="4494D14C" w14:textId="77777777">
        <w:tc>
          <w:tcPr>
            <w:tcW w:w="743" w:type="dxa"/>
            <w:vMerge/>
          </w:tcPr>
          <w:p w14:paraId="00000399"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635" w:type="dxa"/>
            <w:vMerge/>
          </w:tcPr>
          <w:p w14:paraId="0000039A"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347" w:type="dxa"/>
            <w:vMerge/>
          </w:tcPr>
          <w:p w14:paraId="0000039B"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3199" w:type="dxa"/>
            <w:vMerge/>
          </w:tcPr>
          <w:p w14:paraId="0000039C"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296" w:type="dxa"/>
          </w:tcPr>
          <w:p w14:paraId="0000039D"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 xml:space="preserve">&lt;98.5% and &gt;= 98.0% </w:t>
            </w:r>
          </w:p>
        </w:tc>
        <w:tc>
          <w:tcPr>
            <w:tcW w:w="1130" w:type="dxa"/>
          </w:tcPr>
          <w:p w14:paraId="0000039E"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7</w:t>
            </w:r>
          </w:p>
        </w:tc>
      </w:tr>
      <w:tr w:rsidR="004A4F48" w14:paraId="1C2E226F" w14:textId="77777777">
        <w:tc>
          <w:tcPr>
            <w:tcW w:w="743" w:type="dxa"/>
            <w:vMerge/>
          </w:tcPr>
          <w:p w14:paraId="0000039F"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635" w:type="dxa"/>
            <w:vMerge/>
          </w:tcPr>
          <w:p w14:paraId="000003A0"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347" w:type="dxa"/>
            <w:vMerge/>
          </w:tcPr>
          <w:p w14:paraId="000003A1"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3199" w:type="dxa"/>
            <w:vMerge/>
          </w:tcPr>
          <w:p w14:paraId="000003A2"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296" w:type="dxa"/>
          </w:tcPr>
          <w:p w14:paraId="000003A3"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 xml:space="preserve">&lt;98.0% </w:t>
            </w:r>
          </w:p>
        </w:tc>
        <w:tc>
          <w:tcPr>
            <w:tcW w:w="1130" w:type="dxa"/>
          </w:tcPr>
          <w:p w14:paraId="000003A4"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8</w:t>
            </w:r>
          </w:p>
        </w:tc>
      </w:tr>
    </w:tbl>
    <w:p w14:paraId="000003A5" w14:textId="77777777" w:rsidR="004A4F48" w:rsidRDefault="004A4F48">
      <w:pPr>
        <w:spacing w:after="0" w:line="240" w:lineRule="auto"/>
        <w:jc w:val="both"/>
        <w:rPr>
          <w:rFonts w:ascii="Times New Roman" w:eastAsia="Times New Roman" w:hAnsi="Times New Roman" w:cs="Times New Roman"/>
        </w:rPr>
      </w:pPr>
    </w:p>
    <w:p w14:paraId="000003A6" w14:textId="77777777" w:rsidR="004A4F48" w:rsidRDefault="004D7415">
      <w:pPr>
        <w:spacing w:after="0" w:line="240" w:lineRule="auto"/>
        <w:rPr>
          <w:rFonts w:ascii="Times New Roman" w:eastAsia="Times New Roman" w:hAnsi="Times New Roman" w:cs="Times New Roman"/>
          <w:b/>
          <w:bCs/>
          <w:color w:val="C2CD23"/>
        </w:rPr>
      </w:pPr>
      <w:r>
        <w:rPr>
          <w:rFonts w:ascii="Times New Roman" w:eastAsia="Times New Roman" w:hAnsi="Times New Roman" w:cs="Times New Roman"/>
          <w:b/>
          <w:bCs/>
          <w:color w:val="C2CD23"/>
        </w:rPr>
        <w:t xml:space="preserve">Performance Service Level </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3"/>
        <w:gridCol w:w="2664"/>
        <w:gridCol w:w="1104"/>
        <w:gridCol w:w="2241"/>
        <w:gridCol w:w="1394"/>
        <w:gridCol w:w="1204"/>
      </w:tblGrid>
      <w:tr w:rsidR="004A4F48" w14:paraId="30EBBD4A" w14:textId="77777777">
        <w:tc>
          <w:tcPr>
            <w:tcW w:w="743" w:type="dxa"/>
          </w:tcPr>
          <w:p w14:paraId="000003A7" w14:textId="77777777" w:rsidR="004A4F48" w:rsidRDefault="004D7415">
            <w:pPr>
              <w:tabs>
                <w:tab w:val="left" w:pos="470"/>
              </w:tabs>
              <w:ind w:right="80"/>
              <w:rPr>
                <w:rFonts w:ascii="Times New Roman" w:eastAsia="Times New Roman" w:hAnsi="Times New Roman" w:cs="Times New Roman"/>
                <w:b/>
                <w:bCs/>
              </w:rPr>
            </w:pPr>
            <w:r>
              <w:rPr>
                <w:rFonts w:ascii="Times New Roman" w:eastAsia="Times New Roman" w:hAnsi="Times New Roman" w:cs="Times New Roman"/>
                <w:b/>
                <w:bCs/>
              </w:rPr>
              <w:t>S.No</w:t>
            </w:r>
          </w:p>
        </w:tc>
        <w:tc>
          <w:tcPr>
            <w:tcW w:w="2664" w:type="dxa"/>
          </w:tcPr>
          <w:p w14:paraId="000003A8" w14:textId="77777777" w:rsidR="004A4F48" w:rsidRDefault="004D7415">
            <w:pPr>
              <w:tabs>
                <w:tab w:val="left" w:pos="470"/>
              </w:tabs>
              <w:ind w:right="80"/>
              <w:rPr>
                <w:rFonts w:ascii="Times New Roman" w:eastAsia="Times New Roman" w:hAnsi="Times New Roman" w:cs="Times New Roman"/>
                <w:b/>
                <w:bCs/>
              </w:rPr>
            </w:pPr>
            <w:r>
              <w:rPr>
                <w:rFonts w:ascii="Times New Roman" w:eastAsia="Times New Roman" w:hAnsi="Times New Roman" w:cs="Times New Roman"/>
                <w:b/>
                <w:bCs/>
              </w:rPr>
              <w:t>Category/ Component</w:t>
            </w:r>
          </w:p>
        </w:tc>
        <w:tc>
          <w:tcPr>
            <w:tcW w:w="1104" w:type="dxa"/>
          </w:tcPr>
          <w:p w14:paraId="000003A9" w14:textId="77777777" w:rsidR="004A4F48" w:rsidRDefault="004D7415">
            <w:pPr>
              <w:tabs>
                <w:tab w:val="left" w:pos="470"/>
              </w:tabs>
              <w:ind w:right="80"/>
              <w:rPr>
                <w:rFonts w:ascii="Times New Roman" w:eastAsia="Times New Roman" w:hAnsi="Times New Roman" w:cs="Times New Roman"/>
                <w:b/>
                <w:bCs/>
              </w:rPr>
            </w:pPr>
            <w:r>
              <w:rPr>
                <w:rFonts w:ascii="Times New Roman" w:eastAsia="Times New Roman" w:hAnsi="Times New Roman" w:cs="Times New Roman"/>
                <w:b/>
                <w:bCs/>
              </w:rPr>
              <w:t>Metric Type</w:t>
            </w:r>
          </w:p>
        </w:tc>
        <w:tc>
          <w:tcPr>
            <w:tcW w:w="2241" w:type="dxa"/>
          </w:tcPr>
          <w:p w14:paraId="000003AA" w14:textId="77777777" w:rsidR="004A4F48" w:rsidRDefault="004D7415">
            <w:pPr>
              <w:tabs>
                <w:tab w:val="left" w:pos="470"/>
              </w:tabs>
              <w:ind w:right="80"/>
              <w:rPr>
                <w:rFonts w:ascii="Times New Roman" w:eastAsia="Times New Roman" w:hAnsi="Times New Roman" w:cs="Times New Roman"/>
                <w:b/>
                <w:bCs/>
              </w:rPr>
            </w:pPr>
            <w:r>
              <w:rPr>
                <w:rFonts w:ascii="Times New Roman" w:eastAsia="Times New Roman" w:hAnsi="Times New Roman" w:cs="Times New Roman"/>
                <w:b/>
                <w:bCs/>
              </w:rPr>
              <w:t>Definition</w:t>
            </w:r>
          </w:p>
        </w:tc>
        <w:tc>
          <w:tcPr>
            <w:tcW w:w="1394" w:type="dxa"/>
          </w:tcPr>
          <w:p w14:paraId="000003AB" w14:textId="77777777" w:rsidR="004A4F48" w:rsidRDefault="004D7415">
            <w:pPr>
              <w:tabs>
                <w:tab w:val="left" w:pos="470"/>
              </w:tabs>
              <w:ind w:right="80"/>
              <w:rPr>
                <w:rFonts w:ascii="Times New Roman" w:eastAsia="Times New Roman" w:hAnsi="Times New Roman" w:cs="Times New Roman"/>
                <w:b/>
                <w:bCs/>
              </w:rPr>
            </w:pPr>
            <w:r>
              <w:rPr>
                <w:rFonts w:ascii="Times New Roman" w:eastAsia="Times New Roman" w:hAnsi="Times New Roman" w:cs="Times New Roman"/>
                <w:b/>
                <w:bCs/>
              </w:rPr>
              <w:t>Target</w:t>
            </w:r>
          </w:p>
        </w:tc>
        <w:tc>
          <w:tcPr>
            <w:tcW w:w="1204" w:type="dxa"/>
          </w:tcPr>
          <w:p w14:paraId="000003AC" w14:textId="77777777" w:rsidR="004A4F48" w:rsidRDefault="004D7415">
            <w:pPr>
              <w:tabs>
                <w:tab w:val="left" w:pos="470"/>
              </w:tabs>
              <w:ind w:right="80"/>
              <w:rPr>
                <w:rFonts w:ascii="Times New Roman" w:eastAsia="Times New Roman" w:hAnsi="Times New Roman" w:cs="Times New Roman"/>
                <w:b/>
                <w:bCs/>
              </w:rPr>
            </w:pPr>
            <w:r>
              <w:rPr>
                <w:rFonts w:ascii="Times New Roman" w:eastAsia="Times New Roman" w:hAnsi="Times New Roman" w:cs="Times New Roman"/>
                <w:b/>
                <w:bCs/>
              </w:rPr>
              <w:t>Severity Level</w:t>
            </w:r>
          </w:p>
        </w:tc>
      </w:tr>
      <w:tr w:rsidR="004A4F48" w14:paraId="5EC985DD" w14:textId="77777777">
        <w:tc>
          <w:tcPr>
            <w:tcW w:w="743" w:type="dxa"/>
          </w:tcPr>
          <w:p w14:paraId="000003AD"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1.</w:t>
            </w:r>
          </w:p>
        </w:tc>
        <w:tc>
          <w:tcPr>
            <w:tcW w:w="2664" w:type="dxa"/>
          </w:tcPr>
          <w:p w14:paraId="000003AE"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Average page loading time for all Applications</w:t>
            </w:r>
          </w:p>
        </w:tc>
        <w:tc>
          <w:tcPr>
            <w:tcW w:w="1104" w:type="dxa"/>
          </w:tcPr>
          <w:p w14:paraId="000003AF"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In seconds</w:t>
            </w:r>
          </w:p>
        </w:tc>
        <w:tc>
          <w:tcPr>
            <w:tcW w:w="2241" w:type="dxa"/>
          </w:tcPr>
          <w:p w14:paraId="000003B0"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Page loading time measured monthly.</w:t>
            </w:r>
          </w:p>
        </w:tc>
        <w:tc>
          <w:tcPr>
            <w:tcW w:w="1394" w:type="dxa"/>
          </w:tcPr>
          <w:p w14:paraId="000003B1"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95% within the limit of 2 seconds</w:t>
            </w:r>
          </w:p>
        </w:tc>
        <w:tc>
          <w:tcPr>
            <w:tcW w:w="1204" w:type="dxa"/>
          </w:tcPr>
          <w:p w14:paraId="000003B2"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2</w:t>
            </w:r>
          </w:p>
        </w:tc>
      </w:tr>
      <w:tr w:rsidR="004A4F48" w14:paraId="74216226" w14:textId="77777777">
        <w:tc>
          <w:tcPr>
            <w:tcW w:w="743" w:type="dxa"/>
          </w:tcPr>
          <w:p w14:paraId="000003B3"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2.</w:t>
            </w:r>
          </w:p>
        </w:tc>
        <w:tc>
          <w:tcPr>
            <w:tcW w:w="2664" w:type="dxa"/>
          </w:tcPr>
          <w:p w14:paraId="000003B4"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Transaction response time except the transactions mentioned in point below.</w:t>
            </w:r>
          </w:p>
        </w:tc>
        <w:tc>
          <w:tcPr>
            <w:tcW w:w="1104" w:type="dxa"/>
          </w:tcPr>
          <w:p w14:paraId="000003B5"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In seconds</w:t>
            </w:r>
          </w:p>
        </w:tc>
        <w:tc>
          <w:tcPr>
            <w:tcW w:w="2241" w:type="dxa"/>
          </w:tcPr>
          <w:p w14:paraId="000003B6"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Response time of services measured monthly</w:t>
            </w:r>
          </w:p>
        </w:tc>
        <w:tc>
          <w:tcPr>
            <w:tcW w:w="1394" w:type="dxa"/>
          </w:tcPr>
          <w:p w14:paraId="000003B7"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95% within the limit of 2 seconds</w:t>
            </w:r>
          </w:p>
        </w:tc>
        <w:tc>
          <w:tcPr>
            <w:tcW w:w="1204" w:type="dxa"/>
          </w:tcPr>
          <w:p w14:paraId="000003B8"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2</w:t>
            </w:r>
          </w:p>
        </w:tc>
      </w:tr>
      <w:tr w:rsidR="004A4F48" w14:paraId="3FBF371A" w14:textId="77777777">
        <w:tc>
          <w:tcPr>
            <w:tcW w:w="743" w:type="dxa"/>
          </w:tcPr>
          <w:p w14:paraId="000003B9"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lastRenderedPageBreak/>
              <w:t>3.</w:t>
            </w:r>
          </w:p>
        </w:tc>
        <w:tc>
          <w:tcPr>
            <w:tcW w:w="2664" w:type="dxa"/>
          </w:tcPr>
          <w:p w14:paraId="000003BA"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Transaction response time involving uploading/ downloading of documents (avg. size 2 MB)</w:t>
            </w:r>
          </w:p>
        </w:tc>
        <w:tc>
          <w:tcPr>
            <w:tcW w:w="1104" w:type="dxa"/>
          </w:tcPr>
          <w:p w14:paraId="000003BB"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In seconds</w:t>
            </w:r>
          </w:p>
        </w:tc>
        <w:tc>
          <w:tcPr>
            <w:tcW w:w="2241" w:type="dxa"/>
          </w:tcPr>
          <w:p w14:paraId="000003BC"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Response time of services measured monthly</w:t>
            </w:r>
          </w:p>
        </w:tc>
        <w:tc>
          <w:tcPr>
            <w:tcW w:w="1394" w:type="dxa"/>
          </w:tcPr>
          <w:p w14:paraId="000003BD"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95% within the limit of 5 seconds</w:t>
            </w:r>
          </w:p>
        </w:tc>
        <w:tc>
          <w:tcPr>
            <w:tcW w:w="1204" w:type="dxa"/>
          </w:tcPr>
          <w:p w14:paraId="000003BE"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2</w:t>
            </w:r>
          </w:p>
        </w:tc>
      </w:tr>
    </w:tbl>
    <w:p w14:paraId="000003BF" w14:textId="77777777" w:rsidR="004A4F48" w:rsidRDefault="004A4F48">
      <w:pPr>
        <w:spacing w:after="0" w:line="240" w:lineRule="auto"/>
        <w:rPr>
          <w:rFonts w:ascii="Times New Roman" w:eastAsia="Times New Roman" w:hAnsi="Times New Roman" w:cs="Times New Roman"/>
          <w:b/>
          <w:bCs/>
          <w:color w:val="C2CD23"/>
        </w:rPr>
      </w:pPr>
    </w:p>
    <w:p w14:paraId="000003C0" w14:textId="77777777" w:rsidR="004A4F48" w:rsidRDefault="004A4F48">
      <w:pPr>
        <w:spacing w:after="0" w:line="240" w:lineRule="auto"/>
        <w:rPr>
          <w:rFonts w:ascii="Times New Roman" w:eastAsia="Times New Roman" w:hAnsi="Times New Roman" w:cs="Times New Roman"/>
          <w:b/>
          <w:bCs/>
          <w:color w:val="C2CD23"/>
        </w:rPr>
      </w:pPr>
    </w:p>
    <w:p w14:paraId="000003C1" w14:textId="77777777" w:rsidR="004A4F48" w:rsidRDefault="004A4F48">
      <w:pPr>
        <w:spacing w:after="0" w:line="240" w:lineRule="auto"/>
        <w:rPr>
          <w:rFonts w:ascii="Times New Roman" w:eastAsia="Times New Roman" w:hAnsi="Times New Roman" w:cs="Times New Roman"/>
          <w:b/>
          <w:bCs/>
          <w:color w:val="C2CD23"/>
        </w:rPr>
      </w:pPr>
    </w:p>
    <w:p w14:paraId="000003C2" w14:textId="77777777" w:rsidR="004A4F48" w:rsidRDefault="004D7415">
      <w:pPr>
        <w:spacing w:after="0" w:line="240" w:lineRule="auto"/>
        <w:rPr>
          <w:rFonts w:ascii="Times New Roman" w:eastAsia="Times New Roman" w:hAnsi="Times New Roman" w:cs="Times New Roman"/>
          <w:b/>
          <w:bCs/>
          <w:color w:val="C2CD23"/>
        </w:rPr>
      </w:pPr>
      <w:r>
        <w:rPr>
          <w:rFonts w:ascii="Times New Roman" w:eastAsia="Times New Roman" w:hAnsi="Times New Roman" w:cs="Times New Roman"/>
          <w:b/>
          <w:bCs/>
          <w:color w:val="C2CD23"/>
        </w:rPr>
        <w:t xml:space="preserve">Support Service Level </w:t>
      </w:r>
    </w:p>
    <w:tbl>
      <w:tblPr>
        <w:tblStyle w:val="a3"/>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2"/>
        <w:gridCol w:w="1730"/>
        <w:gridCol w:w="4110"/>
        <w:gridCol w:w="1553"/>
        <w:gridCol w:w="1214"/>
      </w:tblGrid>
      <w:tr w:rsidR="004A4F48" w14:paraId="25B1BE7B" w14:textId="77777777">
        <w:tc>
          <w:tcPr>
            <w:tcW w:w="743" w:type="dxa"/>
          </w:tcPr>
          <w:p w14:paraId="000003C3" w14:textId="77777777" w:rsidR="004A4F48" w:rsidRDefault="004D7415">
            <w:pPr>
              <w:tabs>
                <w:tab w:val="left" w:pos="470"/>
              </w:tabs>
              <w:ind w:right="80"/>
              <w:rPr>
                <w:rFonts w:ascii="Times New Roman" w:eastAsia="Times New Roman" w:hAnsi="Times New Roman" w:cs="Times New Roman"/>
                <w:b/>
                <w:bCs/>
              </w:rPr>
            </w:pPr>
            <w:r>
              <w:rPr>
                <w:rFonts w:ascii="Times New Roman" w:eastAsia="Times New Roman" w:hAnsi="Times New Roman" w:cs="Times New Roman"/>
                <w:b/>
                <w:bCs/>
              </w:rPr>
              <w:t>S.No</w:t>
            </w:r>
          </w:p>
        </w:tc>
        <w:tc>
          <w:tcPr>
            <w:tcW w:w="1730" w:type="dxa"/>
          </w:tcPr>
          <w:p w14:paraId="000003C4" w14:textId="77777777" w:rsidR="004A4F48" w:rsidRDefault="004D7415">
            <w:pPr>
              <w:tabs>
                <w:tab w:val="left" w:pos="470"/>
              </w:tabs>
              <w:ind w:right="80"/>
              <w:rPr>
                <w:rFonts w:ascii="Times New Roman" w:eastAsia="Times New Roman" w:hAnsi="Times New Roman" w:cs="Times New Roman"/>
                <w:b/>
                <w:bCs/>
              </w:rPr>
            </w:pPr>
            <w:r>
              <w:rPr>
                <w:rFonts w:ascii="Times New Roman" w:eastAsia="Times New Roman" w:hAnsi="Times New Roman" w:cs="Times New Roman"/>
                <w:b/>
                <w:bCs/>
              </w:rPr>
              <w:t>Measurement</w:t>
            </w:r>
          </w:p>
        </w:tc>
        <w:tc>
          <w:tcPr>
            <w:tcW w:w="4110" w:type="dxa"/>
          </w:tcPr>
          <w:p w14:paraId="000003C5" w14:textId="77777777" w:rsidR="004A4F48" w:rsidRDefault="004D7415">
            <w:pPr>
              <w:tabs>
                <w:tab w:val="left" w:pos="470"/>
              </w:tabs>
              <w:ind w:right="80"/>
              <w:rPr>
                <w:rFonts w:ascii="Times New Roman" w:eastAsia="Times New Roman" w:hAnsi="Times New Roman" w:cs="Times New Roman"/>
                <w:b/>
                <w:bCs/>
              </w:rPr>
            </w:pPr>
            <w:r>
              <w:rPr>
                <w:rFonts w:ascii="Times New Roman" w:eastAsia="Times New Roman" w:hAnsi="Times New Roman" w:cs="Times New Roman"/>
                <w:b/>
                <w:bCs/>
              </w:rPr>
              <w:t>Definition</w:t>
            </w:r>
          </w:p>
        </w:tc>
        <w:tc>
          <w:tcPr>
            <w:tcW w:w="1553" w:type="dxa"/>
          </w:tcPr>
          <w:p w14:paraId="000003C6" w14:textId="77777777" w:rsidR="004A4F48" w:rsidRDefault="004D7415">
            <w:pPr>
              <w:tabs>
                <w:tab w:val="left" w:pos="470"/>
              </w:tabs>
              <w:ind w:right="80"/>
              <w:rPr>
                <w:rFonts w:ascii="Times New Roman" w:eastAsia="Times New Roman" w:hAnsi="Times New Roman" w:cs="Times New Roman"/>
                <w:b/>
                <w:bCs/>
              </w:rPr>
            </w:pPr>
            <w:r>
              <w:rPr>
                <w:rFonts w:ascii="Times New Roman" w:eastAsia="Times New Roman" w:hAnsi="Times New Roman" w:cs="Times New Roman"/>
                <w:b/>
                <w:bCs/>
              </w:rPr>
              <w:t>Target</w:t>
            </w:r>
          </w:p>
        </w:tc>
        <w:tc>
          <w:tcPr>
            <w:tcW w:w="1214" w:type="dxa"/>
          </w:tcPr>
          <w:p w14:paraId="000003C7" w14:textId="77777777" w:rsidR="004A4F48" w:rsidRDefault="004D7415">
            <w:pPr>
              <w:tabs>
                <w:tab w:val="left" w:pos="470"/>
              </w:tabs>
              <w:ind w:right="80"/>
              <w:rPr>
                <w:rFonts w:ascii="Times New Roman" w:eastAsia="Times New Roman" w:hAnsi="Times New Roman" w:cs="Times New Roman"/>
                <w:b/>
                <w:bCs/>
              </w:rPr>
            </w:pPr>
            <w:r>
              <w:rPr>
                <w:rFonts w:ascii="Times New Roman" w:eastAsia="Times New Roman" w:hAnsi="Times New Roman" w:cs="Times New Roman"/>
                <w:b/>
                <w:bCs/>
              </w:rPr>
              <w:t>Severity Level</w:t>
            </w:r>
          </w:p>
        </w:tc>
      </w:tr>
      <w:tr w:rsidR="004A4F48" w14:paraId="2EE54CF3" w14:textId="77777777">
        <w:tc>
          <w:tcPr>
            <w:tcW w:w="743" w:type="dxa"/>
            <w:vMerge w:val="restart"/>
          </w:tcPr>
          <w:p w14:paraId="000003C8"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1.</w:t>
            </w:r>
          </w:p>
        </w:tc>
        <w:tc>
          <w:tcPr>
            <w:tcW w:w="1730" w:type="dxa"/>
            <w:vMerge w:val="restart"/>
          </w:tcPr>
          <w:p w14:paraId="000003C9"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Time to Resolve – High Priority</w:t>
            </w:r>
          </w:p>
        </w:tc>
        <w:tc>
          <w:tcPr>
            <w:tcW w:w="4110" w:type="dxa"/>
            <w:vMerge w:val="restart"/>
          </w:tcPr>
          <w:p w14:paraId="000003CA"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Time taken to resolve the reported ticket.</w:t>
            </w:r>
          </w:p>
          <w:p w14:paraId="000003CB"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Target: 100% of the tickets should be resolved within 60 minutes of ticket reporting</w:t>
            </w:r>
          </w:p>
          <w:p w14:paraId="000003CC" w14:textId="77777777" w:rsidR="004A4F48" w:rsidRDefault="004A4F48">
            <w:pPr>
              <w:tabs>
                <w:tab w:val="left" w:pos="470"/>
              </w:tabs>
              <w:ind w:right="80"/>
              <w:rPr>
                <w:rFonts w:ascii="Times New Roman" w:eastAsia="Times New Roman" w:hAnsi="Times New Roman" w:cs="Times New Roman"/>
              </w:rPr>
            </w:pPr>
          </w:p>
          <w:p w14:paraId="000003CD"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Priority Level as defined in scope of work.</w:t>
            </w:r>
          </w:p>
          <w:p w14:paraId="000003CE" w14:textId="77777777" w:rsidR="004A4F48" w:rsidRDefault="004A4F48">
            <w:pPr>
              <w:tabs>
                <w:tab w:val="left" w:pos="470"/>
              </w:tabs>
              <w:ind w:right="80"/>
              <w:rPr>
                <w:rFonts w:ascii="Times New Roman" w:eastAsia="Times New Roman" w:hAnsi="Times New Roman" w:cs="Times New Roman"/>
              </w:rPr>
            </w:pPr>
          </w:p>
          <w:p w14:paraId="000003CF"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For each additional drop of 1% in performance below 97%, 1% will be levied as additional Service Credits.</w:t>
            </w:r>
          </w:p>
        </w:tc>
        <w:tc>
          <w:tcPr>
            <w:tcW w:w="1553" w:type="dxa"/>
          </w:tcPr>
          <w:p w14:paraId="000003D0"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100% within the defined target</w:t>
            </w:r>
          </w:p>
        </w:tc>
        <w:tc>
          <w:tcPr>
            <w:tcW w:w="1214" w:type="dxa"/>
          </w:tcPr>
          <w:p w14:paraId="000003D1"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0</w:t>
            </w:r>
          </w:p>
        </w:tc>
      </w:tr>
      <w:tr w:rsidR="004A4F48" w14:paraId="2DC5DF12" w14:textId="77777777">
        <w:tc>
          <w:tcPr>
            <w:tcW w:w="743" w:type="dxa"/>
            <w:vMerge/>
          </w:tcPr>
          <w:p w14:paraId="000003D2"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30" w:type="dxa"/>
            <w:vMerge/>
          </w:tcPr>
          <w:p w14:paraId="000003D3"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110" w:type="dxa"/>
            <w:vMerge/>
          </w:tcPr>
          <w:p w14:paraId="000003D4"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553" w:type="dxa"/>
          </w:tcPr>
          <w:p w14:paraId="000003D5"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&gt;=99% and &lt;100% meeting the target</w:t>
            </w:r>
          </w:p>
        </w:tc>
        <w:tc>
          <w:tcPr>
            <w:tcW w:w="1214" w:type="dxa"/>
          </w:tcPr>
          <w:p w14:paraId="000003D6"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4</w:t>
            </w:r>
          </w:p>
        </w:tc>
      </w:tr>
      <w:tr w:rsidR="004A4F48" w14:paraId="1B0B7262" w14:textId="77777777">
        <w:tc>
          <w:tcPr>
            <w:tcW w:w="743" w:type="dxa"/>
            <w:vMerge/>
          </w:tcPr>
          <w:p w14:paraId="000003D7"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30" w:type="dxa"/>
            <w:vMerge/>
          </w:tcPr>
          <w:p w14:paraId="000003D8"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110" w:type="dxa"/>
            <w:vMerge/>
          </w:tcPr>
          <w:p w14:paraId="000003D9"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553" w:type="dxa"/>
          </w:tcPr>
          <w:p w14:paraId="000003DA"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&gt;=98% and &lt;99% meeting the target</w:t>
            </w:r>
          </w:p>
        </w:tc>
        <w:tc>
          <w:tcPr>
            <w:tcW w:w="1214" w:type="dxa"/>
          </w:tcPr>
          <w:p w14:paraId="000003DB"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5</w:t>
            </w:r>
          </w:p>
        </w:tc>
      </w:tr>
      <w:tr w:rsidR="004A4F48" w14:paraId="212FDFF6" w14:textId="77777777">
        <w:trPr>
          <w:trHeight w:val="503"/>
        </w:trPr>
        <w:tc>
          <w:tcPr>
            <w:tcW w:w="743" w:type="dxa"/>
            <w:vMerge/>
          </w:tcPr>
          <w:p w14:paraId="000003DC"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30" w:type="dxa"/>
            <w:vMerge/>
          </w:tcPr>
          <w:p w14:paraId="000003DD"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110" w:type="dxa"/>
            <w:vMerge/>
          </w:tcPr>
          <w:p w14:paraId="000003DE"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553" w:type="dxa"/>
          </w:tcPr>
          <w:p w14:paraId="000003DF"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 xml:space="preserve">&gt;=97% and &lt;98% meeting the target </w:t>
            </w:r>
          </w:p>
        </w:tc>
        <w:tc>
          <w:tcPr>
            <w:tcW w:w="1214" w:type="dxa"/>
          </w:tcPr>
          <w:p w14:paraId="000003E0"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6</w:t>
            </w:r>
          </w:p>
          <w:p w14:paraId="000003E1" w14:textId="77777777" w:rsidR="004A4F48" w:rsidRDefault="004A4F48">
            <w:pPr>
              <w:tabs>
                <w:tab w:val="left" w:pos="470"/>
              </w:tabs>
              <w:ind w:right="80"/>
              <w:rPr>
                <w:rFonts w:ascii="Times New Roman" w:eastAsia="Times New Roman" w:hAnsi="Times New Roman" w:cs="Times New Roman"/>
              </w:rPr>
            </w:pPr>
          </w:p>
        </w:tc>
      </w:tr>
      <w:tr w:rsidR="004A4F48" w14:paraId="44AFA959" w14:textId="77777777">
        <w:tc>
          <w:tcPr>
            <w:tcW w:w="743" w:type="dxa"/>
            <w:vMerge w:val="restart"/>
          </w:tcPr>
          <w:p w14:paraId="000003E2"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2.</w:t>
            </w:r>
          </w:p>
        </w:tc>
        <w:tc>
          <w:tcPr>
            <w:tcW w:w="1730" w:type="dxa"/>
            <w:vMerge w:val="restart"/>
          </w:tcPr>
          <w:p w14:paraId="000003E3"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Time to Resolve – Medium Priority</w:t>
            </w:r>
          </w:p>
        </w:tc>
        <w:tc>
          <w:tcPr>
            <w:tcW w:w="4110" w:type="dxa"/>
            <w:vMerge w:val="restart"/>
          </w:tcPr>
          <w:p w14:paraId="000003E4"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Time taken to resolve the reported ticket.</w:t>
            </w:r>
          </w:p>
          <w:p w14:paraId="000003E5"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Target: 100% of the tickets should be resolved within 4 hours of ticket reporting</w:t>
            </w:r>
          </w:p>
          <w:p w14:paraId="000003E6" w14:textId="77777777" w:rsidR="004A4F48" w:rsidRDefault="004A4F48">
            <w:pPr>
              <w:tabs>
                <w:tab w:val="left" w:pos="470"/>
              </w:tabs>
              <w:ind w:right="80"/>
              <w:rPr>
                <w:rFonts w:ascii="Times New Roman" w:eastAsia="Times New Roman" w:hAnsi="Times New Roman" w:cs="Times New Roman"/>
              </w:rPr>
            </w:pPr>
          </w:p>
          <w:p w14:paraId="000003E7"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Priority Level as defined in scope of work.</w:t>
            </w:r>
          </w:p>
          <w:p w14:paraId="000003E8" w14:textId="77777777" w:rsidR="004A4F48" w:rsidRDefault="004A4F48">
            <w:pPr>
              <w:tabs>
                <w:tab w:val="left" w:pos="470"/>
              </w:tabs>
              <w:ind w:right="80"/>
              <w:rPr>
                <w:rFonts w:ascii="Times New Roman" w:eastAsia="Times New Roman" w:hAnsi="Times New Roman" w:cs="Times New Roman"/>
              </w:rPr>
            </w:pPr>
          </w:p>
          <w:p w14:paraId="000003E9"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For each additional drop of 1% in performance below 97%, 1% will be levied as additional Service Credits.</w:t>
            </w:r>
          </w:p>
        </w:tc>
        <w:tc>
          <w:tcPr>
            <w:tcW w:w="1553" w:type="dxa"/>
          </w:tcPr>
          <w:p w14:paraId="000003EA"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100% within the defined target</w:t>
            </w:r>
          </w:p>
        </w:tc>
        <w:tc>
          <w:tcPr>
            <w:tcW w:w="1214" w:type="dxa"/>
          </w:tcPr>
          <w:p w14:paraId="000003EB"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0</w:t>
            </w:r>
          </w:p>
        </w:tc>
      </w:tr>
      <w:tr w:rsidR="004A4F48" w14:paraId="22009207" w14:textId="77777777">
        <w:tc>
          <w:tcPr>
            <w:tcW w:w="743" w:type="dxa"/>
            <w:vMerge/>
          </w:tcPr>
          <w:p w14:paraId="000003EC"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30" w:type="dxa"/>
            <w:vMerge/>
          </w:tcPr>
          <w:p w14:paraId="000003ED"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110" w:type="dxa"/>
            <w:vMerge/>
          </w:tcPr>
          <w:p w14:paraId="000003EE"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553" w:type="dxa"/>
          </w:tcPr>
          <w:p w14:paraId="000003EF"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&gt;=99% and &lt;100% meeting the target</w:t>
            </w:r>
          </w:p>
        </w:tc>
        <w:tc>
          <w:tcPr>
            <w:tcW w:w="1214" w:type="dxa"/>
          </w:tcPr>
          <w:p w14:paraId="000003F0"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3</w:t>
            </w:r>
          </w:p>
        </w:tc>
      </w:tr>
      <w:tr w:rsidR="004A4F48" w14:paraId="0AEED017" w14:textId="77777777">
        <w:tc>
          <w:tcPr>
            <w:tcW w:w="743" w:type="dxa"/>
            <w:vMerge/>
          </w:tcPr>
          <w:p w14:paraId="000003F1"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30" w:type="dxa"/>
            <w:vMerge/>
          </w:tcPr>
          <w:p w14:paraId="000003F2"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110" w:type="dxa"/>
            <w:vMerge/>
          </w:tcPr>
          <w:p w14:paraId="000003F3"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553" w:type="dxa"/>
          </w:tcPr>
          <w:p w14:paraId="000003F4"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&gt;=98% and &lt;99% meeting the target</w:t>
            </w:r>
          </w:p>
        </w:tc>
        <w:tc>
          <w:tcPr>
            <w:tcW w:w="1214" w:type="dxa"/>
          </w:tcPr>
          <w:p w14:paraId="000003F5"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4</w:t>
            </w:r>
          </w:p>
        </w:tc>
      </w:tr>
      <w:tr w:rsidR="004A4F48" w14:paraId="06B1C904" w14:textId="77777777">
        <w:trPr>
          <w:trHeight w:val="530"/>
        </w:trPr>
        <w:tc>
          <w:tcPr>
            <w:tcW w:w="743" w:type="dxa"/>
            <w:vMerge/>
          </w:tcPr>
          <w:p w14:paraId="000003F6"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30" w:type="dxa"/>
            <w:vMerge/>
          </w:tcPr>
          <w:p w14:paraId="000003F7"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110" w:type="dxa"/>
            <w:vMerge/>
          </w:tcPr>
          <w:p w14:paraId="000003F8"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553" w:type="dxa"/>
          </w:tcPr>
          <w:p w14:paraId="000003F9"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 xml:space="preserve">&gt;=97% and &lt;98% meeting the target  </w:t>
            </w:r>
          </w:p>
        </w:tc>
        <w:tc>
          <w:tcPr>
            <w:tcW w:w="1214" w:type="dxa"/>
          </w:tcPr>
          <w:p w14:paraId="000003FA"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5</w:t>
            </w:r>
          </w:p>
        </w:tc>
      </w:tr>
      <w:tr w:rsidR="004A4F48" w14:paraId="6D795CF1" w14:textId="77777777">
        <w:tc>
          <w:tcPr>
            <w:tcW w:w="743" w:type="dxa"/>
            <w:vMerge w:val="restart"/>
          </w:tcPr>
          <w:p w14:paraId="000003FB"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3.</w:t>
            </w:r>
          </w:p>
        </w:tc>
        <w:tc>
          <w:tcPr>
            <w:tcW w:w="1730" w:type="dxa"/>
            <w:vMerge w:val="restart"/>
          </w:tcPr>
          <w:p w14:paraId="000003FC"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Time to Resolve – Low Priority</w:t>
            </w:r>
          </w:p>
        </w:tc>
        <w:tc>
          <w:tcPr>
            <w:tcW w:w="4110" w:type="dxa"/>
            <w:vMerge w:val="restart"/>
          </w:tcPr>
          <w:p w14:paraId="000003FD"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Time taken to resolve the reported ticket.</w:t>
            </w:r>
          </w:p>
          <w:p w14:paraId="000003FE"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lastRenderedPageBreak/>
              <w:t>Target: 100% of the tickets should be resolved within 16 hours of ticket reporting</w:t>
            </w:r>
          </w:p>
          <w:p w14:paraId="000003FF" w14:textId="77777777" w:rsidR="004A4F48" w:rsidRDefault="004A4F48">
            <w:pPr>
              <w:tabs>
                <w:tab w:val="left" w:pos="470"/>
              </w:tabs>
              <w:ind w:right="80"/>
              <w:rPr>
                <w:rFonts w:ascii="Times New Roman" w:eastAsia="Times New Roman" w:hAnsi="Times New Roman" w:cs="Times New Roman"/>
              </w:rPr>
            </w:pPr>
          </w:p>
          <w:p w14:paraId="00000400"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Priority Level as defined in scope of work.</w:t>
            </w:r>
          </w:p>
          <w:p w14:paraId="00000401" w14:textId="77777777" w:rsidR="004A4F48" w:rsidRDefault="004A4F48">
            <w:pPr>
              <w:tabs>
                <w:tab w:val="left" w:pos="470"/>
              </w:tabs>
              <w:ind w:right="80"/>
              <w:rPr>
                <w:rFonts w:ascii="Times New Roman" w:eastAsia="Times New Roman" w:hAnsi="Times New Roman" w:cs="Times New Roman"/>
              </w:rPr>
            </w:pPr>
          </w:p>
          <w:p w14:paraId="00000402"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For each additional drop of 1% in performance below 97%, Service Credits as a percentage of quarterly payment applicable of 1% will be levied as additional Service Credits.</w:t>
            </w:r>
          </w:p>
        </w:tc>
        <w:tc>
          <w:tcPr>
            <w:tcW w:w="1553" w:type="dxa"/>
          </w:tcPr>
          <w:p w14:paraId="00000403"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lastRenderedPageBreak/>
              <w:t>100% within the defined target</w:t>
            </w:r>
          </w:p>
        </w:tc>
        <w:tc>
          <w:tcPr>
            <w:tcW w:w="1214" w:type="dxa"/>
          </w:tcPr>
          <w:p w14:paraId="00000404"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0</w:t>
            </w:r>
          </w:p>
        </w:tc>
      </w:tr>
      <w:tr w:rsidR="004A4F48" w14:paraId="63EF761F" w14:textId="77777777">
        <w:tc>
          <w:tcPr>
            <w:tcW w:w="743" w:type="dxa"/>
            <w:vMerge/>
          </w:tcPr>
          <w:p w14:paraId="00000405"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30" w:type="dxa"/>
            <w:vMerge/>
          </w:tcPr>
          <w:p w14:paraId="00000406"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110" w:type="dxa"/>
            <w:vMerge/>
          </w:tcPr>
          <w:p w14:paraId="00000407"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553" w:type="dxa"/>
          </w:tcPr>
          <w:p w14:paraId="00000408"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&gt;=99% and &lt;100% meeting the target</w:t>
            </w:r>
          </w:p>
        </w:tc>
        <w:tc>
          <w:tcPr>
            <w:tcW w:w="1214" w:type="dxa"/>
          </w:tcPr>
          <w:p w14:paraId="00000409"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2</w:t>
            </w:r>
          </w:p>
        </w:tc>
      </w:tr>
      <w:tr w:rsidR="004A4F48" w14:paraId="749364BE" w14:textId="77777777">
        <w:tc>
          <w:tcPr>
            <w:tcW w:w="743" w:type="dxa"/>
            <w:vMerge/>
          </w:tcPr>
          <w:p w14:paraId="0000040A"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30" w:type="dxa"/>
            <w:vMerge/>
          </w:tcPr>
          <w:p w14:paraId="0000040B"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110" w:type="dxa"/>
            <w:vMerge/>
          </w:tcPr>
          <w:p w14:paraId="0000040C"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553" w:type="dxa"/>
          </w:tcPr>
          <w:p w14:paraId="0000040D"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&gt;=98% and &lt;99% meeting the target</w:t>
            </w:r>
          </w:p>
        </w:tc>
        <w:tc>
          <w:tcPr>
            <w:tcW w:w="1214" w:type="dxa"/>
          </w:tcPr>
          <w:p w14:paraId="0000040E"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3</w:t>
            </w:r>
          </w:p>
        </w:tc>
      </w:tr>
      <w:tr w:rsidR="004A4F48" w14:paraId="558CB2ED" w14:textId="77777777">
        <w:trPr>
          <w:trHeight w:val="945"/>
        </w:trPr>
        <w:tc>
          <w:tcPr>
            <w:tcW w:w="743" w:type="dxa"/>
            <w:vMerge/>
          </w:tcPr>
          <w:p w14:paraId="0000040F"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30" w:type="dxa"/>
            <w:vMerge/>
          </w:tcPr>
          <w:p w14:paraId="00000410"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110" w:type="dxa"/>
            <w:vMerge/>
          </w:tcPr>
          <w:p w14:paraId="00000411"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553" w:type="dxa"/>
          </w:tcPr>
          <w:p w14:paraId="00000412"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&gt;=97% and &lt;98% meeting the target</w:t>
            </w:r>
          </w:p>
        </w:tc>
        <w:tc>
          <w:tcPr>
            <w:tcW w:w="1214" w:type="dxa"/>
          </w:tcPr>
          <w:p w14:paraId="00000413"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4</w:t>
            </w:r>
          </w:p>
        </w:tc>
      </w:tr>
    </w:tbl>
    <w:p w14:paraId="00000414" w14:textId="77777777" w:rsidR="004A4F48" w:rsidRDefault="004A4F48">
      <w:pPr>
        <w:spacing w:after="0" w:line="240" w:lineRule="auto"/>
        <w:rPr>
          <w:rFonts w:ascii="Times New Roman" w:eastAsia="Times New Roman" w:hAnsi="Times New Roman" w:cs="Times New Roman"/>
        </w:rPr>
      </w:pPr>
    </w:p>
    <w:p w14:paraId="00000415" w14:textId="77777777" w:rsidR="004A4F48" w:rsidRDefault="004A4F48">
      <w:pPr>
        <w:spacing w:after="0" w:line="240" w:lineRule="auto"/>
        <w:rPr>
          <w:rFonts w:ascii="Times New Roman" w:eastAsia="Times New Roman" w:hAnsi="Times New Roman" w:cs="Times New Roman"/>
          <w:b/>
          <w:bCs/>
          <w:color w:val="C2CD23"/>
        </w:rPr>
      </w:pPr>
    </w:p>
    <w:p w14:paraId="00000416" w14:textId="77777777" w:rsidR="004A4F48" w:rsidRDefault="004A4F48">
      <w:pPr>
        <w:spacing w:after="0" w:line="240" w:lineRule="auto"/>
        <w:rPr>
          <w:rFonts w:ascii="Times New Roman" w:eastAsia="Times New Roman" w:hAnsi="Times New Roman" w:cs="Times New Roman"/>
          <w:b/>
          <w:bCs/>
          <w:color w:val="C2CD23"/>
        </w:rPr>
      </w:pPr>
    </w:p>
    <w:p w14:paraId="00000417" w14:textId="77777777" w:rsidR="004A4F48" w:rsidRDefault="004A4F48">
      <w:pPr>
        <w:spacing w:after="0" w:line="240" w:lineRule="auto"/>
        <w:rPr>
          <w:rFonts w:ascii="Times New Roman" w:eastAsia="Times New Roman" w:hAnsi="Times New Roman" w:cs="Times New Roman"/>
          <w:b/>
          <w:bCs/>
          <w:color w:val="C2CD23"/>
        </w:rPr>
      </w:pPr>
    </w:p>
    <w:p w14:paraId="00000418" w14:textId="77777777" w:rsidR="004A4F48" w:rsidRDefault="004D7415">
      <w:pPr>
        <w:spacing w:after="0" w:line="240" w:lineRule="auto"/>
        <w:rPr>
          <w:rFonts w:ascii="Times New Roman" w:eastAsia="Times New Roman" w:hAnsi="Times New Roman" w:cs="Times New Roman"/>
          <w:b/>
          <w:bCs/>
          <w:color w:val="C2CD23"/>
        </w:rPr>
      </w:pPr>
      <w:r>
        <w:rPr>
          <w:rFonts w:ascii="Times New Roman" w:eastAsia="Times New Roman" w:hAnsi="Times New Roman" w:cs="Times New Roman"/>
          <w:b/>
          <w:bCs/>
          <w:color w:val="C2CD23"/>
        </w:rPr>
        <w:t xml:space="preserve">Project Management Service Level </w:t>
      </w:r>
    </w:p>
    <w:tbl>
      <w:tblPr>
        <w:tblStyle w:val="a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3"/>
        <w:gridCol w:w="1638"/>
        <w:gridCol w:w="1186"/>
        <w:gridCol w:w="3352"/>
        <w:gridCol w:w="1295"/>
        <w:gridCol w:w="1136"/>
      </w:tblGrid>
      <w:tr w:rsidR="004A4F48" w14:paraId="11B90924" w14:textId="77777777">
        <w:tc>
          <w:tcPr>
            <w:tcW w:w="743" w:type="dxa"/>
          </w:tcPr>
          <w:p w14:paraId="00000419" w14:textId="77777777" w:rsidR="004A4F48" w:rsidRDefault="004D7415">
            <w:pPr>
              <w:tabs>
                <w:tab w:val="left" w:pos="470"/>
              </w:tabs>
              <w:ind w:right="80"/>
              <w:rPr>
                <w:rFonts w:ascii="Times New Roman" w:eastAsia="Times New Roman" w:hAnsi="Times New Roman" w:cs="Times New Roman"/>
                <w:b/>
                <w:bCs/>
              </w:rPr>
            </w:pPr>
            <w:r>
              <w:rPr>
                <w:rFonts w:ascii="Times New Roman" w:eastAsia="Times New Roman" w:hAnsi="Times New Roman" w:cs="Times New Roman"/>
                <w:b/>
                <w:bCs/>
              </w:rPr>
              <w:t>S.No</w:t>
            </w:r>
          </w:p>
        </w:tc>
        <w:tc>
          <w:tcPr>
            <w:tcW w:w="1638" w:type="dxa"/>
          </w:tcPr>
          <w:p w14:paraId="0000041A" w14:textId="77777777" w:rsidR="004A4F48" w:rsidRDefault="004D7415">
            <w:pPr>
              <w:tabs>
                <w:tab w:val="left" w:pos="470"/>
              </w:tabs>
              <w:ind w:right="80"/>
              <w:rPr>
                <w:rFonts w:ascii="Times New Roman" w:eastAsia="Times New Roman" w:hAnsi="Times New Roman" w:cs="Times New Roman"/>
                <w:b/>
                <w:bCs/>
              </w:rPr>
            </w:pPr>
            <w:r>
              <w:rPr>
                <w:rFonts w:ascii="Times New Roman" w:eastAsia="Times New Roman" w:hAnsi="Times New Roman" w:cs="Times New Roman"/>
                <w:b/>
                <w:bCs/>
              </w:rPr>
              <w:t>Measurement</w:t>
            </w:r>
          </w:p>
        </w:tc>
        <w:tc>
          <w:tcPr>
            <w:tcW w:w="1186" w:type="dxa"/>
          </w:tcPr>
          <w:p w14:paraId="0000041B" w14:textId="77777777" w:rsidR="004A4F48" w:rsidRDefault="004D7415">
            <w:pPr>
              <w:tabs>
                <w:tab w:val="left" w:pos="470"/>
              </w:tabs>
              <w:ind w:right="80"/>
              <w:rPr>
                <w:rFonts w:ascii="Times New Roman" w:eastAsia="Times New Roman" w:hAnsi="Times New Roman" w:cs="Times New Roman"/>
                <w:b/>
                <w:bCs/>
              </w:rPr>
            </w:pPr>
            <w:r>
              <w:rPr>
                <w:rFonts w:ascii="Times New Roman" w:eastAsia="Times New Roman" w:hAnsi="Times New Roman" w:cs="Times New Roman"/>
                <w:b/>
                <w:bCs/>
              </w:rPr>
              <w:t>Metric Type</w:t>
            </w:r>
          </w:p>
        </w:tc>
        <w:tc>
          <w:tcPr>
            <w:tcW w:w="3352" w:type="dxa"/>
          </w:tcPr>
          <w:p w14:paraId="0000041C" w14:textId="77777777" w:rsidR="004A4F48" w:rsidRDefault="004D7415">
            <w:pPr>
              <w:tabs>
                <w:tab w:val="left" w:pos="470"/>
              </w:tabs>
              <w:ind w:right="80"/>
              <w:rPr>
                <w:rFonts w:ascii="Times New Roman" w:eastAsia="Times New Roman" w:hAnsi="Times New Roman" w:cs="Times New Roman"/>
                <w:b/>
                <w:bCs/>
              </w:rPr>
            </w:pPr>
            <w:r>
              <w:rPr>
                <w:rFonts w:ascii="Times New Roman" w:eastAsia="Times New Roman" w:hAnsi="Times New Roman" w:cs="Times New Roman"/>
                <w:b/>
                <w:bCs/>
              </w:rPr>
              <w:t>Definition</w:t>
            </w:r>
          </w:p>
        </w:tc>
        <w:tc>
          <w:tcPr>
            <w:tcW w:w="1295" w:type="dxa"/>
          </w:tcPr>
          <w:p w14:paraId="0000041D" w14:textId="77777777" w:rsidR="004A4F48" w:rsidRDefault="004D7415">
            <w:pPr>
              <w:tabs>
                <w:tab w:val="left" w:pos="470"/>
              </w:tabs>
              <w:ind w:right="80"/>
              <w:rPr>
                <w:rFonts w:ascii="Times New Roman" w:eastAsia="Times New Roman" w:hAnsi="Times New Roman" w:cs="Times New Roman"/>
                <w:b/>
                <w:bCs/>
              </w:rPr>
            </w:pPr>
            <w:r>
              <w:rPr>
                <w:rFonts w:ascii="Times New Roman" w:eastAsia="Times New Roman" w:hAnsi="Times New Roman" w:cs="Times New Roman"/>
                <w:b/>
                <w:bCs/>
              </w:rPr>
              <w:t>Target</w:t>
            </w:r>
          </w:p>
        </w:tc>
        <w:tc>
          <w:tcPr>
            <w:tcW w:w="1136" w:type="dxa"/>
          </w:tcPr>
          <w:p w14:paraId="0000041E" w14:textId="77777777" w:rsidR="004A4F48" w:rsidRDefault="004D7415">
            <w:pPr>
              <w:tabs>
                <w:tab w:val="left" w:pos="470"/>
              </w:tabs>
              <w:ind w:right="80"/>
              <w:rPr>
                <w:rFonts w:ascii="Times New Roman" w:eastAsia="Times New Roman" w:hAnsi="Times New Roman" w:cs="Times New Roman"/>
                <w:b/>
                <w:bCs/>
              </w:rPr>
            </w:pPr>
            <w:r>
              <w:rPr>
                <w:rFonts w:ascii="Times New Roman" w:eastAsia="Times New Roman" w:hAnsi="Times New Roman" w:cs="Times New Roman"/>
                <w:b/>
                <w:bCs/>
              </w:rPr>
              <w:t>Severity Level</w:t>
            </w:r>
          </w:p>
        </w:tc>
      </w:tr>
      <w:tr w:rsidR="004A4F48" w14:paraId="02A051CB" w14:textId="77777777">
        <w:tc>
          <w:tcPr>
            <w:tcW w:w="743" w:type="dxa"/>
            <w:vMerge w:val="restart"/>
          </w:tcPr>
          <w:p w14:paraId="0000041F"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1.</w:t>
            </w:r>
          </w:p>
        </w:tc>
        <w:tc>
          <w:tcPr>
            <w:tcW w:w="1638" w:type="dxa"/>
            <w:vMerge w:val="restart"/>
          </w:tcPr>
          <w:p w14:paraId="00000420"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Project Management</w:t>
            </w:r>
          </w:p>
        </w:tc>
        <w:tc>
          <w:tcPr>
            <w:tcW w:w="1186" w:type="dxa"/>
            <w:vMerge w:val="restart"/>
          </w:tcPr>
          <w:p w14:paraId="00000421"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Schedule Variance (SV)</w:t>
            </w:r>
          </w:p>
        </w:tc>
        <w:tc>
          <w:tcPr>
            <w:tcW w:w="3352" w:type="dxa"/>
            <w:vMerge w:val="restart"/>
          </w:tcPr>
          <w:p w14:paraId="00000422"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 xml:space="preserve">Metric: % Variance between allotted time for development / change and estimated time </w:t>
            </w:r>
          </w:p>
          <w:p w14:paraId="00000423"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Formula: SV = (Actual Elapsed Time – Estimated Elapsed Time) /Estimated Elapsed Time</w:t>
            </w:r>
          </w:p>
          <w:p w14:paraId="00000424"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Period of Measurement: Quarterly</w:t>
            </w:r>
          </w:p>
        </w:tc>
        <w:tc>
          <w:tcPr>
            <w:tcW w:w="1295" w:type="dxa"/>
          </w:tcPr>
          <w:p w14:paraId="00000425"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&lt;= 5%</w:t>
            </w:r>
          </w:p>
        </w:tc>
        <w:tc>
          <w:tcPr>
            <w:tcW w:w="1136" w:type="dxa"/>
          </w:tcPr>
          <w:p w14:paraId="00000426"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0</w:t>
            </w:r>
          </w:p>
        </w:tc>
      </w:tr>
      <w:tr w:rsidR="004A4F48" w14:paraId="5B6E9690" w14:textId="77777777">
        <w:trPr>
          <w:trHeight w:val="975"/>
        </w:trPr>
        <w:tc>
          <w:tcPr>
            <w:tcW w:w="743" w:type="dxa"/>
            <w:vMerge/>
          </w:tcPr>
          <w:p w14:paraId="00000427"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638" w:type="dxa"/>
            <w:vMerge/>
          </w:tcPr>
          <w:p w14:paraId="00000428"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186" w:type="dxa"/>
            <w:vMerge/>
          </w:tcPr>
          <w:p w14:paraId="00000429"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3352" w:type="dxa"/>
            <w:vMerge/>
          </w:tcPr>
          <w:p w14:paraId="0000042A"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295" w:type="dxa"/>
          </w:tcPr>
          <w:p w14:paraId="0000042B"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&gt;5%</w:t>
            </w:r>
          </w:p>
          <w:p w14:paraId="0000042C" w14:textId="77777777" w:rsidR="004A4F48" w:rsidRDefault="004A4F48">
            <w:pPr>
              <w:tabs>
                <w:tab w:val="left" w:pos="470"/>
              </w:tabs>
              <w:ind w:right="80"/>
              <w:rPr>
                <w:rFonts w:ascii="Times New Roman" w:eastAsia="Times New Roman" w:hAnsi="Times New Roman" w:cs="Times New Roman"/>
              </w:rPr>
            </w:pPr>
          </w:p>
        </w:tc>
        <w:tc>
          <w:tcPr>
            <w:tcW w:w="1136" w:type="dxa"/>
          </w:tcPr>
          <w:p w14:paraId="0000042D" w14:textId="77777777" w:rsidR="004A4F48" w:rsidRDefault="004D7415">
            <w:pPr>
              <w:tabs>
                <w:tab w:val="left" w:pos="470"/>
              </w:tabs>
              <w:ind w:right="80"/>
              <w:rPr>
                <w:rFonts w:ascii="Times New Roman" w:eastAsia="Times New Roman" w:hAnsi="Times New Roman" w:cs="Times New Roman"/>
              </w:rPr>
            </w:pPr>
            <w:r>
              <w:rPr>
                <w:rFonts w:ascii="Times New Roman" w:eastAsia="Times New Roman" w:hAnsi="Times New Roman" w:cs="Times New Roman"/>
              </w:rPr>
              <w:t>4</w:t>
            </w:r>
          </w:p>
        </w:tc>
      </w:tr>
    </w:tbl>
    <w:p w14:paraId="0000042E" w14:textId="77777777" w:rsidR="004A4F48" w:rsidRDefault="004A4F48">
      <w:pPr>
        <w:spacing w:after="0" w:line="240" w:lineRule="auto"/>
        <w:jc w:val="both"/>
        <w:rPr>
          <w:rFonts w:ascii="Times New Roman" w:eastAsia="Times New Roman" w:hAnsi="Times New Roman" w:cs="Times New Roman"/>
        </w:rPr>
      </w:pPr>
    </w:p>
    <w:p w14:paraId="0000042F" w14:textId="77777777" w:rsidR="004A4F48" w:rsidRDefault="004D741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 the event the Service Provider is unable to meet the agreed Service Levels as per this Agreement, IndiGo shall be entitled to Services Credits.</w:t>
      </w:r>
    </w:p>
    <w:p w14:paraId="00000430" w14:textId="77777777" w:rsidR="004A4F48" w:rsidRDefault="004A4F48">
      <w:pPr>
        <w:spacing w:after="0" w:line="240" w:lineRule="auto"/>
        <w:jc w:val="both"/>
        <w:rPr>
          <w:rFonts w:ascii="Times New Roman" w:eastAsia="Times New Roman" w:hAnsi="Times New Roman" w:cs="Times New Roman"/>
        </w:rPr>
      </w:pPr>
    </w:p>
    <w:p w14:paraId="00000431" w14:textId="77777777" w:rsidR="004A4F48" w:rsidRDefault="004D7415">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Service Credits Terms:</w:t>
      </w:r>
    </w:p>
    <w:p w14:paraId="00000432" w14:textId="77777777" w:rsidR="004A4F48" w:rsidRDefault="004D7415">
      <w:pPr>
        <w:numPr>
          <w:ilvl w:val="0"/>
          <w:numId w:val="25"/>
        </w:numPr>
        <w:pBdr>
          <w:top w:val="nil"/>
          <w:left w:val="nil"/>
          <w:bottom w:val="nil"/>
          <w:right w:val="nil"/>
          <w:between w:val="nil"/>
        </w:pBdr>
        <w:tabs>
          <w:tab w:val="left" w:pos="629"/>
        </w:tabs>
        <w:spacing w:after="0" w:line="240" w:lineRule="auto"/>
        <w:ind w:right="160"/>
        <w:rPr>
          <w:rFonts w:ascii="Times New Roman" w:eastAsia="Times New Roman" w:hAnsi="Times New Roman" w:cs="Times New Roman"/>
          <w:color w:val="000000"/>
        </w:rPr>
      </w:pPr>
      <w:r>
        <w:rPr>
          <w:rFonts w:ascii="Times New Roman" w:eastAsia="Times New Roman" w:hAnsi="Times New Roman" w:cs="Times New Roman"/>
          <w:color w:val="000000"/>
        </w:rPr>
        <w:t>A maximum level of performance for Services Credits is established and described below.</w:t>
      </w:r>
    </w:p>
    <w:p w14:paraId="00000433" w14:textId="77777777" w:rsidR="004A4F48" w:rsidRDefault="004D7415">
      <w:pPr>
        <w:numPr>
          <w:ilvl w:val="0"/>
          <w:numId w:val="25"/>
        </w:numPr>
        <w:pBdr>
          <w:top w:val="nil"/>
          <w:left w:val="nil"/>
          <w:bottom w:val="nil"/>
          <w:right w:val="nil"/>
          <w:between w:val="nil"/>
        </w:pBdr>
        <w:tabs>
          <w:tab w:val="left" w:pos="629"/>
        </w:tabs>
        <w:spacing w:after="0" w:line="240" w:lineRule="auto"/>
        <w:ind w:right="160"/>
        <w:rPr>
          <w:rFonts w:ascii="Times New Roman" w:eastAsia="Times New Roman" w:hAnsi="Times New Roman" w:cs="Times New Roman"/>
          <w:color w:val="000000"/>
        </w:rPr>
      </w:pPr>
      <w:r>
        <w:rPr>
          <w:rFonts w:ascii="Times New Roman" w:eastAsia="Times New Roman" w:hAnsi="Times New Roman" w:cs="Times New Roman"/>
          <w:color w:val="000000"/>
        </w:rPr>
        <w:t>The framework for performance Services Credits because of not meeting the Service Level,</w:t>
      </w:r>
    </w:p>
    <w:p w14:paraId="00000434" w14:textId="77777777" w:rsidR="004A4F48" w:rsidRDefault="004D7415">
      <w:pPr>
        <w:tabs>
          <w:tab w:val="left" w:pos="629"/>
        </w:tabs>
        <w:spacing w:after="0" w:line="240" w:lineRule="auto"/>
        <w:ind w:left="360" w:right="160"/>
        <w:rPr>
          <w:rFonts w:ascii="Times New Roman" w:eastAsia="Times New Roman" w:hAnsi="Times New Roman" w:cs="Times New Roman"/>
        </w:rPr>
      </w:pPr>
      <w:r>
        <w:rPr>
          <w:rFonts w:ascii="Times New Roman" w:eastAsia="Times New Roman" w:hAnsi="Times New Roman" w:cs="Times New Roman"/>
        </w:rPr>
        <w:t>targets are detailed below.</w:t>
      </w:r>
    </w:p>
    <w:p w14:paraId="00000435" w14:textId="77777777" w:rsidR="004A4F48" w:rsidRDefault="004D7415">
      <w:pPr>
        <w:numPr>
          <w:ilvl w:val="0"/>
          <w:numId w:val="25"/>
        </w:numPr>
        <w:pBdr>
          <w:top w:val="nil"/>
          <w:left w:val="nil"/>
          <w:bottom w:val="nil"/>
          <w:right w:val="nil"/>
          <w:between w:val="nil"/>
        </w:pBdr>
        <w:tabs>
          <w:tab w:val="left" w:pos="629"/>
        </w:tabs>
        <w:spacing w:after="0" w:line="240" w:lineRule="auto"/>
        <w:ind w:left="360" w:right="160" w:hanging="360"/>
        <w:rPr>
          <w:rFonts w:ascii="Times New Roman" w:eastAsia="Times New Roman" w:hAnsi="Times New Roman" w:cs="Times New Roman"/>
          <w:color w:val="000000"/>
        </w:rPr>
      </w:pPr>
      <w:r>
        <w:rPr>
          <w:rFonts w:ascii="Times New Roman" w:eastAsia="Times New Roman" w:hAnsi="Times New Roman" w:cs="Times New Roman"/>
          <w:color w:val="000000"/>
        </w:rPr>
        <w:t>A quarterly performance evaluation will be conducted using the three-monthly reporting periods of that quarter. The Service Provider shall ensure that the Service Level compliance is monitored by the Service Provider on a daily basis and a monthly compliance report is provide by the Service Provider to the Customer.</w:t>
      </w:r>
    </w:p>
    <w:p w14:paraId="00000436" w14:textId="77777777" w:rsidR="004A4F48" w:rsidRDefault="004D7415">
      <w:pPr>
        <w:numPr>
          <w:ilvl w:val="0"/>
          <w:numId w:val="25"/>
        </w:numPr>
        <w:pBdr>
          <w:top w:val="nil"/>
          <w:left w:val="nil"/>
          <w:bottom w:val="nil"/>
          <w:right w:val="nil"/>
          <w:between w:val="nil"/>
        </w:pBdr>
        <w:tabs>
          <w:tab w:val="left" w:pos="629"/>
        </w:tabs>
        <w:spacing w:after="0" w:line="240" w:lineRule="auto"/>
        <w:ind w:left="360" w:right="160" w:hanging="360"/>
        <w:rPr>
          <w:rFonts w:ascii="Times New Roman" w:eastAsia="Times New Roman" w:hAnsi="Times New Roman" w:cs="Times New Roman"/>
          <w:color w:val="000000"/>
        </w:rPr>
      </w:pPr>
      <w:r>
        <w:rPr>
          <w:rFonts w:ascii="Times New Roman" w:eastAsia="Times New Roman" w:hAnsi="Times New Roman" w:cs="Times New Roman"/>
          <w:color w:val="000000"/>
        </w:rPr>
        <w:t>Where Services Level measurement is done on a monthly basis, sum of Services Credits associated with each month shall apply for the quarter and shall be paid out by the Service Provider on a quarterly basis.</w:t>
      </w:r>
    </w:p>
    <w:p w14:paraId="00000437" w14:textId="77777777" w:rsidR="004A4F48" w:rsidRDefault="004D7415">
      <w:pPr>
        <w:numPr>
          <w:ilvl w:val="0"/>
          <w:numId w:val="25"/>
        </w:numPr>
        <w:pBdr>
          <w:top w:val="nil"/>
          <w:left w:val="nil"/>
          <w:bottom w:val="nil"/>
          <w:right w:val="nil"/>
          <w:between w:val="nil"/>
        </w:pBdr>
        <w:tabs>
          <w:tab w:val="left" w:pos="629"/>
        </w:tabs>
        <w:spacing w:after="0" w:line="240" w:lineRule="auto"/>
        <w:ind w:left="360" w:right="160" w:hanging="360"/>
        <w:rPr>
          <w:rFonts w:ascii="Times New Roman" w:eastAsia="Times New Roman" w:hAnsi="Times New Roman" w:cs="Times New Roman"/>
          <w:color w:val="000000"/>
        </w:rPr>
      </w:pPr>
      <w:r>
        <w:rPr>
          <w:rFonts w:ascii="Times New Roman" w:eastAsia="Times New Roman" w:hAnsi="Times New Roman" w:cs="Times New Roman"/>
          <w:color w:val="000000"/>
        </w:rPr>
        <w:t>Performance Service Credits shall be levied for not meeting each Service Level.</w:t>
      </w:r>
    </w:p>
    <w:p w14:paraId="00000438" w14:textId="77777777" w:rsidR="004A4F48" w:rsidRDefault="004D7415">
      <w:pPr>
        <w:numPr>
          <w:ilvl w:val="0"/>
          <w:numId w:val="25"/>
        </w:numPr>
        <w:pBdr>
          <w:top w:val="nil"/>
          <w:left w:val="nil"/>
          <w:bottom w:val="nil"/>
          <w:right w:val="nil"/>
          <w:between w:val="nil"/>
        </w:pBdr>
        <w:tabs>
          <w:tab w:val="left" w:pos="629"/>
        </w:tabs>
        <w:spacing w:after="0" w:line="240" w:lineRule="auto"/>
        <w:ind w:left="360" w:right="160" w:hanging="360"/>
        <w:rPr>
          <w:rFonts w:ascii="Times New Roman" w:eastAsia="Times New Roman" w:hAnsi="Times New Roman" w:cs="Times New Roman"/>
          <w:color w:val="000000"/>
        </w:rPr>
      </w:pPr>
      <w:r>
        <w:rPr>
          <w:rFonts w:ascii="Times New Roman" w:eastAsia="Times New Roman" w:hAnsi="Times New Roman" w:cs="Times New Roman"/>
          <w:color w:val="000000"/>
        </w:rPr>
        <w:t>Breach of Services Credits target shall result in various severity level based on the business impact the component causes to Supplier services.</w:t>
      </w:r>
    </w:p>
    <w:p w14:paraId="00000439" w14:textId="77777777" w:rsidR="004A4F48" w:rsidRDefault="004D7415">
      <w:pPr>
        <w:numPr>
          <w:ilvl w:val="0"/>
          <w:numId w:val="25"/>
        </w:numPr>
        <w:pBdr>
          <w:top w:val="nil"/>
          <w:left w:val="nil"/>
          <w:bottom w:val="nil"/>
          <w:right w:val="nil"/>
          <w:between w:val="nil"/>
        </w:pBdr>
        <w:tabs>
          <w:tab w:val="left" w:pos="629"/>
        </w:tabs>
        <w:spacing w:after="0" w:line="240" w:lineRule="auto"/>
        <w:ind w:right="16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The severity levels of Service Levels and the associated Services Credits are defined as per the</w:t>
      </w:r>
    </w:p>
    <w:p w14:paraId="0000043A" w14:textId="77777777" w:rsidR="004A4F48" w:rsidRDefault="004D7415">
      <w:pPr>
        <w:tabs>
          <w:tab w:val="left" w:pos="629"/>
        </w:tabs>
        <w:spacing w:after="0" w:line="240" w:lineRule="auto"/>
        <w:ind w:left="360" w:right="160"/>
        <w:rPr>
          <w:rFonts w:ascii="Times New Roman" w:eastAsia="Times New Roman" w:hAnsi="Times New Roman" w:cs="Times New Roman"/>
        </w:rPr>
      </w:pPr>
      <w:r>
        <w:rPr>
          <w:rFonts w:ascii="Times New Roman" w:eastAsia="Times New Roman" w:hAnsi="Times New Roman" w:cs="Times New Roman"/>
        </w:rPr>
        <w:t xml:space="preserve">  following table:</w:t>
      </w:r>
    </w:p>
    <w:tbl>
      <w:tblPr>
        <w:tblStyle w:val="a5"/>
        <w:tblW w:w="6750" w:type="dxa"/>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0"/>
        <w:gridCol w:w="5490"/>
      </w:tblGrid>
      <w:tr w:rsidR="004A4F48" w14:paraId="3C92E689" w14:textId="77777777">
        <w:trPr>
          <w:trHeight w:val="386"/>
        </w:trPr>
        <w:tc>
          <w:tcPr>
            <w:tcW w:w="1260" w:type="dxa"/>
          </w:tcPr>
          <w:p w14:paraId="0000043B" w14:textId="77777777" w:rsidR="004A4F48" w:rsidRDefault="004D7415">
            <w:pPr>
              <w:rPr>
                <w:rFonts w:ascii="Times New Roman" w:eastAsia="Times New Roman" w:hAnsi="Times New Roman" w:cs="Times New Roman"/>
                <w:b/>
                <w:bCs/>
              </w:rPr>
            </w:pPr>
            <w:r>
              <w:rPr>
                <w:rFonts w:ascii="Times New Roman" w:eastAsia="Times New Roman" w:hAnsi="Times New Roman" w:cs="Times New Roman"/>
                <w:b/>
                <w:bCs/>
              </w:rPr>
              <w:t xml:space="preserve">Severity Level </w:t>
            </w:r>
          </w:p>
        </w:tc>
        <w:tc>
          <w:tcPr>
            <w:tcW w:w="5490" w:type="dxa"/>
          </w:tcPr>
          <w:p w14:paraId="0000043C" w14:textId="77777777" w:rsidR="004A4F48" w:rsidRDefault="004D7415">
            <w:pPr>
              <w:rPr>
                <w:rFonts w:ascii="Times New Roman" w:eastAsia="Times New Roman" w:hAnsi="Times New Roman" w:cs="Times New Roman"/>
                <w:b/>
                <w:bCs/>
              </w:rPr>
            </w:pPr>
            <w:r>
              <w:rPr>
                <w:rFonts w:ascii="Times New Roman" w:eastAsia="Times New Roman" w:hAnsi="Times New Roman" w:cs="Times New Roman"/>
                <w:b/>
                <w:bCs/>
                <w:color w:val="000000"/>
              </w:rPr>
              <w:t>Services Credits as a percentage of Quarterly payment applicable</w:t>
            </w:r>
          </w:p>
        </w:tc>
      </w:tr>
      <w:tr w:rsidR="004A4F48" w14:paraId="6AA2E68A" w14:textId="77777777">
        <w:tc>
          <w:tcPr>
            <w:tcW w:w="1260" w:type="dxa"/>
          </w:tcPr>
          <w:p w14:paraId="0000043D" w14:textId="77777777" w:rsidR="004A4F48" w:rsidRDefault="004D7415">
            <w:pPr>
              <w:rPr>
                <w:rFonts w:ascii="Times New Roman" w:eastAsia="Times New Roman" w:hAnsi="Times New Roman" w:cs="Times New Roman"/>
              </w:rPr>
            </w:pPr>
            <w:r>
              <w:rPr>
                <w:rFonts w:ascii="Times New Roman" w:eastAsia="Times New Roman" w:hAnsi="Times New Roman" w:cs="Times New Roman"/>
              </w:rPr>
              <w:t>9</w:t>
            </w:r>
          </w:p>
        </w:tc>
        <w:tc>
          <w:tcPr>
            <w:tcW w:w="5490" w:type="dxa"/>
          </w:tcPr>
          <w:p w14:paraId="0000043E" w14:textId="77777777" w:rsidR="004A4F48" w:rsidRDefault="004D7415">
            <w:pPr>
              <w:rPr>
                <w:rFonts w:ascii="Times New Roman" w:eastAsia="Times New Roman" w:hAnsi="Times New Roman" w:cs="Times New Roman"/>
              </w:rPr>
            </w:pPr>
            <w:r>
              <w:rPr>
                <w:rFonts w:ascii="Times New Roman" w:eastAsia="Times New Roman" w:hAnsi="Times New Roman" w:cs="Times New Roman"/>
              </w:rPr>
              <w:t>10.0% &amp; IndiGo shall be entitled to exercise its rights/remedies under Clause 8.2(a) of the Agreement,</w:t>
            </w:r>
          </w:p>
        </w:tc>
      </w:tr>
      <w:tr w:rsidR="004A4F48" w14:paraId="067334FF" w14:textId="77777777">
        <w:tc>
          <w:tcPr>
            <w:tcW w:w="1260" w:type="dxa"/>
          </w:tcPr>
          <w:p w14:paraId="0000043F" w14:textId="77777777" w:rsidR="004A4F48" w:rsidRDefault="004D7415">
            <w:pPr>
              <w:rPr>
                <w:rFonts w:ascii="Times New Roman" w:eastAsia="Times New Roman" w:hAnsi="Times New Roman" w:cs="Times New Roman"/>
              </w:rPr>
            </w:pPr>
            <w:r>
              <w:rPr>
                <w:rFonts w:ascii="Times New Roman" w:eastAsia="Times New Roman" w:hAnsi="Times New Roman" w:cs="Times New Roman"/>
              </w:rPr>
              <w:t>8</w:t>
            </w:r>
          </w:p>
        </w:tc>
        <w:tc>
          <w:tcPr>
            <w:tcW w:w="5490" w:type="dxa"/>
          </w:tcPr>
          <w:p w14:paraId="00000440" w14:textId="77777777" w:rsidR="004A4F48" w:rsidRDefault="004D7415">
            <w:pPr>
              <w:rPr>
                <w:rFonts w:ascii="Times New Roman" w:eastAsia="Times New Roman" w:hAnsi="Times New Roman" w:cs="Times New Roman"/>
              </w:rPr>
            </w:pPr>
            <w:r>
              <w:rPr>
                <w:rFonts w:ascii="Times New Roman" w:eastAsia="Times New Roman" w:hAnsi="Times New Roman" w:cs="Times New Roman"/>
              </w:rPr>
              <w:t>5.0 %</w:t>
            </w:r>
          </w:p>
        </w:tc>
      </w:tr>
      <w:tr w:rsidR="004A4F48" w14:paraId="0CC4CD97" w14:textId="77777777">
        <w:tc>
          <w:tcPr>
            <w:tcW w:w="1260" w:type="dxa"/>
          </w:tcPr>
          <w:p w14:paraId="00000441" w14:textId="77777777" w:rsidR="004A4F48" w:rsidRDefault="004D7415">
            <w:pPr>
              <w:rPr>
                <w:rFonts w:ascii="Times New Roman" w:eastAsia="Times New Roman" w:hAnsi="Times New Roman" w:cs="Times New Roman"/>
              </w:rPr>
            </w:pPr>
            <w:r>
              <w:rPr>
                <w:rFonts w:ascii="Times New Roman" w:eastAsia="Times New Roman" w:hAnsi="Times New Roman" w:cs="Times New Roman"/>
              </w:rPr>
              <w:t>7</w:t>
            </w:r>
          </w:p>
        </w:tc>
        <w:tc>
          <w:tcPr>
            <w:tcW w:w="5490" w:type="dxa"/>
          </w:tcPr>
          <w:p w14:paraId="00000442" w14:textId="77777777" w:rsidR="004A4F48" w:rsidRDefault="004D7415">
            <w:pPr>
              <w:rPr>
                <w:rFonts w:ascii="Times New Roman" w:eastAsia="Times New Roman" w:hAnsi="Times New Roman" w:cs="Times New Roman"/>
              </w:rPr>
            </w:pPr>
            <w:r>
              <w:rPr>
                <w:rFonts w:ascii="Times New Roman" w:eastAsia="Times New Roman" w:hAnsi="Times New Roman" w:cs="Times New Roman"/>
              </w:rPr>
              <w:t>4.0 %</w:t>
            </w:r>
          </w:p>
        </w:tc>
      </w:tr>
      <w:tr w:rsidR="004A4F48" w14:paraId="750FE11C" w14:textId="77777777">
        <w:tc>
          <w:tcPr>
            <w:tcW w:w="1260" w:type="dxa"/>
          </w:tcPr>
          <w:p w14:paraId="00000443" w14:textId="77777777" w:rsidR="004A4F48" w:rsidRDefault="004D7415">
            <w:pPr>
              <w:rPr>
                <w:rFonts w:ascii="Times New Roman" w:eastAsia="Times New Roman" w:hAnsi="Times New Roman" w:cs="Times New Roman"/>
              </w:rPr>
            </w:pPr>
            <w:r>
              <w:rPr>
                <w:rFonts w:ascii="Times New Roman" w:eastAsia="Times New Roman" w:hAnsi="Times New Roman" w:cs="Times New Roman"/>
              </w:rPr>
              <w:t>6</w:t>
            </w:r>
          </w:p>
        </w:tc>
        <w:tc>
          <w:tcPr>
            <w:tcW w:w="5490" w:type="dxa"/>
          </w:tcPr>
          <w:p w14:paraId="00000444" w14:textId="77777777" w:rsidR="004A4F48" w:rsidRDefault="004D7415">
            <w:pPr>
              <w:rPr>
                <w:rFonts w:ascii="Times New Roman" w:eastAsia="Times New Roman" w:hAnsi="Times New Roman" w:cs="Times New Roman"/>
              </w:rPr>
            </w:pPr>
            <w:r>
              <w:rPr>
                <w:rFonts w:ascii="Times New Roman" w:eastAsia="Times New Roman" w:hAnsi="Times New Roman" w:cs="Times New Roman"/>
              </w:rPr>
              <w:t>2.0 %</w:t>
            </w:r>
          </w:p>
        </w:tc>
      </w:tr>
      <w:tr w:rsidR="004A4F48" w14:paraId="7D3BE568" w14:textId="77777777">
        <w:tc>
          <w:tcPr>
            <w:tcW w:w="1260" w:type="dxa"/>
          </w:tcPr>
          <w:p w14:paraId="00000445" w14:textId="77777777" w:rsidR="004A4F48" w:rsidRDefault="004D7415">
            <w:pPr>
              <w:rPr>
                <w:rFonts w:ascii="Times New Roman" w:eastAsia="Times New Roman" w:hAnsi="Times New Roman" w:cs="Times New Roman"/>
              </w:rPr>
            </w:pPr>
            <w:r>
              <w:rPr>
                <w:rFonts w:ascii="Times New Roman" w:eastAsia="Times New Roman" w:hAnsi="Times New Roman" w:cs="Times New Roman"/>
              </w:rPr>
              <w:t>5</w:t>
            </w:r>
          </w:p>
        </w:tc>
        <w:tc>
          <w:tcPr>
            <w:tcW w:w="5490" w:type="dxa"/>
          </w:tcPr>
          <w:p w14:paraId="00000446" w14:textId="77777777" w:rsidR="004A4F48" w:rsidRDefault="004D7415">
            <w:pPr>
              <w:rPr>
                <w:rFonts w:ascii="Times New Roman" w:eastAsia="Times New Roman" w:hAnsi="Times New Roman" w:cs="Times New Roman"/>
              </w:rPr>
            </w:pPr>
            <w:r>
              <w:rPr>
                <w:rFonts w:ascii="Times New Roman" w:eastAsia="Times New Roman" w:hAnsi="Times New Roman" w:cs="Times New Roman"/>
              </w:rPr>
              <w:t>1.0 %</w:t>
            </w:r>
          </w:p>
        </w:tc>
      </w:tr>
      <w:tr w:rsidR="004A4F48" w14:paraId="7DDCB8E5" w14:textId="77777777">
        <w:tc>
          <w:tcPr>
            <w:tcW w:w="1260" w:type="dxa"/>
          </w:tcPr>
          <w:p w14:paraId="00000447" w14:textId="77777777" w:rsidR="004A4F48" w:rsidRDefault="004D7415">
            <w:pPr>
              <w:rPr>
                <w:rFonts w:ascii="Times New Roman" w:eastAsia="Times New Roman" w:hAnsi="Times New Roman" w:cs="Times New Roman"/>
              </w:rPr>
            </w:pPr>
            <w:r>
              <w:rPr>
                <w:rFonts w:ascii="Times New Roman" w:eastAsia="Times New Roman" w:hAnsi="Times New Roman" w:cs="Times New Roman"/>
              </w:rPr>
              <w:t>4</w:t>
            </w:r>
          </w:p>
        </w:tc>
        <w:tc>
          <w:tcPr>
            <w:tcW w:w="5490" w:type="dxa"/>
          </w:tcPr>
          <w:p w14:paraId="00000448" w14:textId="77777777" w:rsidR="004A4F48" w:rsidRDefault="004D7415">
            <w:pPr>
              <w:rPr>
                <w:rFonts w:ascii="Times New Roman" w:eastAsia="Times New Roman" w:hAnsi="Times New Roman" w:cs="Times New Roman"/>
              </w:rPr>
            </w:pPr>
            <w:r>
              <w:rPr>
                <w:rFonts w:ascii="Times New Roman" w:eastAsia="Times New Roman" w:hAnsi="Times New Roman" w:cs="Times New Roman"/>
              </w:rPr>
              <w:t xml:space="preserve">0.5 % </w:t>
            </w:r>
          </w:p>
        </w:tc>
      </w:tr>
      <w:tr w:rsidR="004A4F48" w14:paraId="17AE1B9C" w14:textId="77777777">
        <w:tc>
          <w:tcPr>
            <w:tcW w:w="1260" w:type="dxa"/>
          </w:tcPr>
          <w:p w14:paraId="00000449" w14:textId="77777777" w:rsidR="004A4F48" w:rsidRDefault="004D7415">
            <w:pPr>
              <w:rPr>
                <w:rFonts w:ascii="Times New Roman" w:eastAsia="Times New Roman" w:hAnsi="Times New Roman" w:cs="Times New Roman"/>
              </w:rPr>
            </w:pPr>
            <w:r>
              <w:rPr>
                <w:rFonts w:ascii="Times New Roman" w:eastAsia="Times New Roman" w:hAnsi="Times New Roman" w:cs="Times New Roman"/>
              </w:rPr>
              <w:t>3</w:t>
            </w:r>
          </w:p>
        </w:tc>
        <w:tc>
          <w:tcPr>
            <w:tcW w:w="5490" w:type="dxa"/>
          </w:tcPr>
          <w:p w14:paraId="0000044A" w14:textId="77777777" w:rsidR="004A4F48" w:rsidRDefault="004D7415">
            <w:pPr>
              <w:rPr>
                <w:rFonts w:ascii="Times New Roman" w:eastAsia="Times New Roman" w:hAnsi="Times New Roman" w:cs="Times New Roman"/>
              </w:rPr>
            </w:pPr>
            <w:r>
              <w:rPr>
                <w:rFonts w:ascii="Times New Roman" w:eastAsia="Times New Roman" w:hAnsi="Times New Roman" w:cs="Times New Roman"/>
              </w:rPr>
              <w:t>0.4 %</w:t>
            </w:r>
          </w:p>
        </w:tc>
      </w:tr>
      <w:tr w:rsidR="004A4F48" w14:paraId="0D65F13D" w14:textId="77777777">
        <w:tc>
          <w:tcPr>
            <w:tcW w:w="1260" w:type="dxa"/>
          </w:tcPr>
          <w:p w14:paraId="0000044B" w14:textId="77777777" w:rsidR="004A4F48" w:rsidRDefault="004D7415">
            <w:pPr>
              <w:rPr>
                <w:rFonts w:ascii="Times New Roman" w:eastAsia="Times New Roman" w:hAnsi="Times New Roman" w:cs="Times New Roman"/>
              </w:rPr>
            </w:pPr>
            <w:r>
              <w:rPr>
                <w:rFonts w:ascii="Times New Roman" w:eastAsia="Times New Roman" w:hAnsi="Times New Roman" w:cs="Times New Roman"/>
              </w:rPr>
              <w:t>2</w:t>
            </w:r>
          </w:p>
        </w:tc>
        <w:tc>
          <w:tcPr>
            <w:tcW w:w="5490" w:type="dxa"/>
          </w:tcPr>
          <w:p w14:paraId="0000044C" w14:textId="77777777" w:rsidR="004A4F48" w:rsidRDefault="004D7415">
            <w:pPr>
              <w:rPr>
                <w:rFonts w:ascii="Times New Roman" w:eastAsia="Times New Roman" w:hAnsi="Times New Roman" w:cs="Times New Roman"/>
              </w:rPr>
            </w:pPr>
            <w:r>
              <w:rPr>
                <w:rFonts w:ascii="Times New Roman" w:eastAsia="Times New Roman" w:hAnsi="Times New Roman" w:cs="Times New Roman"/>
              </w:rPr>
              <w:t>0.2 %</w:t>
            </w:r>
          </w:p>
        </w:tc>
      </w:tr>
      <w:tr w:rsidR="004A4F48" w14:paraId="1AE4622A" w14:textId="77777777">
        <w:tc>
          <w:tcPr>
            <w:tcW w:w="1260" w:type="dxa"/>
          </w:tcPr>
          <w:p w14:paraId="0000044D" w14:textId="77777777" w:rsidR="004A4F48" w:rsidRDefault="004D7415">
            <w:pPr>
              <w:rPr>
                <w:rFonts w:ascii="Times New Roman" w:eastAsia="Times New Roman" w:hAnsi="Times New Roman" w:cs="Times New Roman"/>
              </w:rPr>
            </w:pPr>
            <w:r>
              <w:rPr>
                <w:rFonts w:ascii="Times New Roman" w:eastAsia="Times New Roman" w:hAnsi="Times New Roman" w:cs="Times New Roman"/>
              </w:rPr>
              <w:t>1</w:t>
            </w:r>
          </w:p>
        </w:tc>
        <w:tc>
          <w:tcPr>
            <w:tcW w:w="5490" w:type="dxa"/>
          </w:tcPr>
          <w:p w14:paraId="0000044E" w14:textId="77777777" w:rsidR="004A4F48" w:rsidRDefault="004D7415">
            <w:pPr>
              <w:rPr>
                <w:rFonts w:ascii="Times New Roman" w:eastAsia="Times New Roman" w:hAnsi="Times New Roman" w:cs="Times New Roman"/>
              </w:rPr>
            </w:pPr>
            <w:r>
              <w:rPr>
                <w:rFonts w:ascii="Times New Roman" w:eastAsia="Times New Roman" w:hAnsi="Times New Roman" w:cs="Times New Roman"/>
              </w:rPr>
              <w:t>0.1 %</w:t>
            </w:r>
          </w:p>
        </w:tc>
      </w:tr>
    </w:tbl>
    <w:p w14:paraId="0000044F" w14:textId="77777777" w:rsidR="004A4F48" w:rsidRDefault="004A4F48">
      <w:pPr>
        <w:pBdr>
          <w:top w:val="nil"/>
          <w:left w:val="nil"/>
          <w:bottom w:val="nil"/>
          <w:right w:val="nil"/>
          <w:between w:val="nil"/>
        </w:pBdr>
        <w:tabs>
          <w:tab w:val="left" w:pos="629"/>
        </w:tabs>
        <w:spacing w:after="0" w:line="240" w:lineRule="auto"/>
        <w:ind w:left="720" w:right="160"/>
        <w:rPr>
          <w:rFonts w:ascii="Times New Roman" w:eastAsia="Times New Roman" w:hAnsi="Times New Roman" w:cs="Times New Roman"/>
          <w:color w:val="000000"/>
        </w:rPr>
      </w:pPr>
    </w:p>
    <w:p w14:paraId="00000450" w14:textId="77777777" w:rsidR="004A4F48" w:rsidRDefault="004D7415">
      <w:pPr>
        <w:numPr>
          <w:ilvl w:val="0"/>
          <w:numId w:val="25"/>
        </w:numPr>
        <w:pBdr>
          <w:top w:val="nil"/>
          <w:left w:val="nil"/>
          <w:bottom w:val="nil"/>
          <w:right w:val="nil"/>
          <w:between w:val="nil"/>
        </w:pBdr>
        <w:tabs>
          <w:tab w:val="left" w:pos="629"/>
        </w:tabs>
        <w:spacing w:after="0" w:line="240" w:lineRule="auto"/>
        <w:ind w:right="160"/>
        <w:rPr>
          <w:rFonts w:ascii="Times New Roman" w:eastAsia="Times New Roman" w:hAnsi="Times New Roman" w:cs="Times New Roman"/>
          <w:color w:val="000000"/>
        </w:rPr>
      </w:pPr>
      <w:r>
        <w:rPr>
          <w:rFonts w:ascii="Times New Roman" w:eastAsia="Times New Roman" w:hAnsi="Times New Roman" w:cs="Times New Roman"/>
          <w:color w:val="000000"/>
        </w:rPr>
        <w:t>The applicable service credits shall be calculated monthly and based on the value of the monthly License Fees.</w:t>
      </w:r>
    </w:p>
    <w:p w14:paraId="00000451" w14:textId="77777777" w:rsidR="004A4F48" w:rsidRDefault="004D7415">
      <w:pPr>
        <w:numPr>
          <w:ilvl w:val="0"/>
          <w:numId w:val="25"/>
        </w:numPr>
        <w:pBdr>
          <w:top w:val="nil"/>
          <w:left w:val="nil"/>
          <w:bottom w:val="nil"/>
          <w:right w:val="nil"/>
          <w:between w:val="nil"/>
        </w:pBdr>
        <w:tabs>
          <w:tab w:val="left" w:pos="629"/>
        </w:tabs>
        <w:spacing w:after="0" w:line="240" w:lineRule="auto"/>
        <w:ind w:right="160"/>
        <w:rPr>
          <w:rFonts w:ascii="Times New Roman" w:eastAsia="Times New Roman" w:hAnsi="Times New Roman" w:cs="Times New Roman"/>
          <w:color w:val="000000"/>
        </w:rPr>
      </w:pPr>
      <w:r>
        <w:rPr>
          <w:rFonts w:ascii="Times New Roman" w:eastAsia="Times New Roman" w:hAnsi="Times New Roman" w:cs="Times New Roman"/>
          <w:color w:val="000000"/>
        </w:rPr>
        <w:t>If the Service Provider fails to adhere to the Service Levels agreed to under this schedule in the normal course of business, without prejudice to the Service Provider’s obligations to provide the applicable Service Credits, the Service Provider shall ensure prompt and appropriate remedial measures, using commercially reasonable efforts to restore the Services in accordance with the Service Levels and timelines as contained herein. Such remedial measures should include (i) performance of a root-cause analysis to identify the cause of such failure; (ii) submission of reports to the Customer detailing the cause of such failure, and the steps required to remedy the problem; (iii) implementation of procedures as required to remedy the problem (regardless of cause or fault); and (iv) assurances that such failure shall not recur following the implementation of the remedial measures.</w:t>
      </w:r>
    </w:p>
    <w:p w14:paraId="00000452" w14:textId="77777777" w:rsidR="004A4F48" w:rsidRDefault="004D7415">
      <w:pPr>
        <w:spacing w:after="0" w:line="240" w:lineRule="auto"/>
        <w:rPr>
          <w:rFonts w:ascii="Times New Roman" w:eastAsia="Times New Roman" w:hAnsi="Times New Roman" w:cs="Times New Roman"/>
          <w:b/>
          <w:bCs/>
        </w:rPr>
      </w:pPr>
      <w:r>
        <w:br w:type="page"/>
      </w:r>
    </w:p>
    <w:p w14:paraId="00000453" w14:textId="77777777" w:rsidR="004A4F48" w:rsidRDefault="004D7415">
      <w:pPr>
        <w:spacing w:after="0" w:line="240" w:lineRule="auto"/>
        <w:jc w:val="center"/>
        <w:rPr>
          <w:rFonts w:ascii="Times New Roman" w:eastAsia="Times New Roman" w:hAnsi="Times New Roman" w:cs="Times New Roman"/>
          <w:b/>
          <w:bCs/>
        </w:rPr>
      </w:pPr>
      <w:bookmarkStart w:id="34" w:name="_heading=h.8z9kkytzgycq" w:colFirst="0" w:colLast="0"/>
      <w:bookmarkEnd w:id="34"/>
      <w:r>
        <w:rPr>
          <w:rFonts w:ascii="Times New Roman" w:eastAsia="Times New Roman" w:hAnsi="Times New Roman" w:cs="Times New Roman"/>
          <w:b/>
          <w:bCs/>
        </w:rPr>
        <w:lastRenderedPageBreak/>
        <w:t>Annexure C (Commercials)</w:t>
      </w:r>
    </w:p>
    <w:p w14:paraId="00000454" w14:textId="77777777" w:rsidR="004A4F48" w:rsidRDefault="004A4F48">
      <w:pPr>
        <w:spacing w:after="0" w:line="240" w:lineRule="auto"/>
        <w:jc w:val="center"/>
        <w:rPr>
          <w:rFonts w:ascii="Times New Roman" w:eastAsia="Times New Roman" w:hAnsi="Times New Roman" w:cs="Times New Roman"/>
          <w:b/>
          <w:bCs/>
        </w:rPr>
      </w:pPr>
    </w:p>
    <w:tbl>
      <w:tblPr>
        <w:tblStyle w:val="a6"/>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6"/>
        <w:gridCol w:w="5819"/>
      </w:tblGrid>
      <w:tr w:rsidR="004A4F48" w14:paraId="4696B728" w14:textId="77777777">
        <w:trPr>
          <w:trHeight w:val="275"/>
        </w:trPr>
        <w:tc>
          <w:tcPr>
            <w:tcW w:w="3266" w:type="dxa"/>
          </w:tcPr>
          <w:p w14:paraId="00000455" w14:textId="77777777" w:rsidR="004A4F48" w:rsidRDefault="004D7415">
            <w:pPr>
              <w:jc w:val="center"/>
              <w:rPr>
                <w:rFonts w:ascii="Times New Roman" w:eastAsia="Times New Roman" w:hAnsi="Times New Roman" w:cs="Times New Roman"/>
              </w:rPr>
            </w:pPr>
            <w:r>
              <w:rPr>
                <w:rFonts w:ascii="Times New Roman" w:eastAsia="Times New Roman" w:hAnsi="Times New Roman" w:cs="Times New Roman"/>
              </w:rPr>
              <w:t>Scope</w:t>
            </w:r>
          </w:p>
        </w:tc>
        <w:tc>
          <w:tcPr>
            <w:tcW w:w="5819" w:type="dxa"/>
          </w:tcPr>
          <w:p w14:paraId="00000456" w14:textId="77777777" w:rsidR="004A4F48" w:rsidRDefault="004D7415">
            <w:pPr>
              <w:jc w:val="center"/>
              <w:rPr>
                <w:rFonts w:ascii="Times New Roman" w:eastAsia="Times New Roman" w:hAnsi="Times New Roman" w:cs="Times New Roman"/>
              </w:rPr>
            </w:pPr>
            <w:r>
              <w:rPr>
                <w:rFonts w:ascii="Times New Roman" w:eastAsia="Times New Roman" w:hAnsi="Times New Roman" w:cs="Times New Roman"/>
              </w:rPr>
              <w:t>Commercials</w:t>
            </w:r>
          </w:p>
        </w:tc>
      </w:tr>
      <w:tr w:rsidR="004A4F48" w14:paraId="1EFD4177" w14:textId="77777777">
        <w:trPr>
          <w:trHeight w:val="551"/>
        </w:trPr>
        <w:tc>
          <w:tcPr>
            <w:tcW w:w="3266" w:type="dxa"/>
          </w:tcPr>
          <w:p w14:paraId="00000457" w14:textId="77777777" w:rsidR="004A4F48" w:rsidRDefault="004D7415">
            <w:pPr>
              <w:rPr>
                <w:rFonts w:ascii="Times New Roman" w:eastAsia="Times New Roman" w:hAnsi="Times New Roman" w:cs="Times New Roman"/>
              </w:rPr>
            </w:pPr>
            <w:r>
              <w:rPr>
                <w:rFonts w:ascii="Times New Roman" w:eastAsia="Times New Roman" w:hAnsi="Times New Roman" w:cs="Times New Roman"/>
              </w:rPr>
              <w:t>Part A – In-App Engagement &amp; Push Notifications-Mobile Application</w:t>
            </w:r>
          </w:p>
        </w:tc>
        <w:tc>
          <w:tcPr>
            <w:tcW w:w="5819" w:type="dxa"/>
          </w:tcPr>
          <w:p w14:paraId="00000458" w14:textId="12B69F5B" w:rsidR="004A4F48" w:rsidRDefault="004D7415">
            <w:pPr>
              <w:rPr>
                <w:rFonts w:ascii="Times New Roman" w:eastAsia="Times New Roman" w:hAnsi="Times New Roman" w:cs="Times New Roman"/>
              </w:rPr>
            </w:pPr>
            <w:r>
              <w:rPr>
                <w:rFonts w:ascii="Times New Roman" w:eastAsia="Times New Roman" w:hAnsi="Times New Roman" w:cs="Times New Roman"/>
              </w:rPr>
              <w:t xml:space="preserve">As per agreed commercial schedule set out in Table A below. </w:t>
            </w:r>
            <w:del w:id="35" w:author="Upasana Bhagat (Legal,ISC)" w:date="2026-08-26T15:54:00Z">
              <w:r w:rsidDel="007B5B26">
                <w:rPr>
                  <w:rFonts w:ascii="Times New Roman" w:eastAsia="Times New Roman" w:hAnsi="Times New Roman" w:cs="Times New Roman"/>
                </w:rPr>
                <w:delText>It is clarified that no implementation charges are payable by the Customer hereunder.</w:delText>
              </w:r>
            </w:del>
          </w:p>
        </w:tc>
      </w:tr>
      <w:tr w:rsidR="004A4F48" w14:paraId="74C53417" w14:textId="77777777">
        <w:trPr>
          <w:trHeight w:val="541"/>
        </w:trPr>
        <w:tc>
          <w:tcPr>
            <w:tcW w:w="3266" w:type="dxa"/>
          </w:tcPr>
          <w:p w14:paraId="00000459" w14:textId="77777777" w:rsidR="004A4F48" w:rsidRDefault="004D7415">
            <w:pPr>
              <w:rPr>
                <w:rFonts w:ascii="Times New Roman" w:eastAsia="Times New Roman" w:hAnsi="Times New Roman" w:cs="Times New Roman"/>
              </w:rPr>
            </w:pPr>
            <w:r>
              <w:rPr>
                <w:rFonts w:ascii="Times New Roman" w:eastAsia="Times New Roman" w:hAnsi="Times New Roman" w:cs="Times New Roman"/>
              </w:rPr>
              <w:t>Part B – Web Personalization &amp; Experimentation-POC</w:t>
            </w:r>
          </w:p>
        </w:tc>
        <w:tc>
          <w:tcPr>
            <w:tcW w:w="5819" w:type="dxa"/>
          </w:tcPr>
          <w:p w14:paraId="0000045A" w14:textId="77777777" w:rsidR="004A4F48" w:rsidRDefault="004D7415">
            <w:pPr>
              <w:rPr>
                <w:rFonts w:ascii="Times New Roman" w:eastAsia="Times New Roman" w:hAnsi="Times New Roman" w:cs="Times New Roman"/>
              </w:rPr>
            </w:pPr>
            <w:r>
              <w:rPr>
                <w:rFonts w:ascii="Times New Roman" w:eastAsia="Times New Roman" w:hAnsi="Times New Roman" w:cs="Times New Roman"/>
              </w:rPr>
              <w:t>INR Nil (Free of Cost)</w:t>
            </w:r>
          </w:p>
        </w:tc>
      </w:tr>
    </w:tbl>
    <w:p w14:paraId="0000045B" w14:textId="77777777" w:rsidR="004A4F48" w:rsidRDefault="004A4F48">
      <w:pPr>
        <w:spacing w:after="0" w:line="240" w:lineRule="auto"/>
        <w:rPr>
          <w:rFonts w:ascii="Times New Roman" w:eastAsia="Times New Roman" w:hAnsi="Times New Roman" w:cs="Times New Roman"/>
          <w:b/>
          <w:bCs/>
        </w:rPr>
      </w:pPr>
    </w:p>
    <w:p w14:paraId="0000045C" w14:textId="77777777" w:rsidR="004A4F48" w:rsidRDefault="004D7415">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Table A</w:t>
      </w:r>
    </w:p>
    <w:p w14:paraId="0000045D" w14:textId="77777777" w:rsidR="004A4F48" w:rsidRDefault="004D7415">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Commercial Terms</w:t>
      </w:r>
    </w:p>
    <w:p w14:paraId="0000045E" w14:textId="3E61B63D" w:rsidR="004A4F48" w:rsidRDefault="004A4F48">
      <w:pPr>
        <w:spacing w:after="0" w:line="240" w:lineRule="auto"/>
        <w:rPr>
          <w:ins w:id="36" w:author="Rohit Agnihotri (Digital,ISC)(X-IGT Solutions)" w:date="2026-08-27T14:58:00Z"/>
          <w:rFonts w:ascii="Times New Roman" w:eastAsia="Times New Roman" w:hAnsi="Times New Roman" w:cs="Times New Roman"/>
          <w:b/>
          <w:bCs/>
        </w:rPr>
      </w:pPr>
    </w:p>
    <w:tbl>
      <w:tblPr>
        <w:tblW w:w="5000" w:type="pct"/>
        <w:tblCellSpacing w:w="15" w:type="dxa"/>
        <w:tblCellMar>
          <w:top w:w="15" w:type="dxa"/>
          <w:left w:w="15" w:type="dxa"/>
          <w:bottom w:w="15" w:type="dxa"/>
          <w:right w:w="15" w:type="dxa"/>
        </w:tblCellMar>
        <w:tblLook w:val="04A0" w:firstRow="1" w:lastRow="0" w:firstColumn="1" w:lastColumn="0" w:noHBand="0" w:noVBand="1"/>
        <w:tblPrChange w:id="37" w:author="Ashwani Sharma (FIN,ISC)" w:date="2026-08-27T15:45:00Z" w16du:dateUtc="2026-08-27T10:15: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830"/>
        <w:gridCol w:w="7201"/>
        <w:gridCol w:w="1329"/>
        <w:tblGridChange w:id="38">
          <w:tblGrid>
            <w:gridCol w:w="722"/>
            <w:gridCol w:w="108"/>
            <w:gridCol w:w="6118"/>
            <w:gridCol w:w="1083"/>
            <w:gridCol w:w="72"/>
            <w:gridCol w:w="1257"/>
          </w:tblGrid>
        </w:tblGridChange>
      </w:tblGrid>
      <w:tr w:rsidR="00A91B47" w:rsidRPr="00A91B47" w14:paraId="10268737" w14:textId="77777777" w:rsidTr="00E710FA">
        <w:trPr>
          <w:tblCellSpacing w:w="15" w:type="dxa"/>
          <w:ins w:id="39" w:author="Rohit Agnihotri (Digital,ISC)(X-IGT Solutions)" w:date="2026-08-27T14:58:00Z"/>
          <w:trPrChange w:id="40" w:author="Ashwani Sharma (FIN,ISC)" w:date="2026-08-27T15:45:00Z" w16du:dateUtc="2026-08-27T10:15:00Z">
            <w:trPr>
              <w:gridAfter w:val="0"/>
              <w:tblCellSpacing w:w="15" w:type="dxa"/>
            </w:trPr>
          </w:trPrChange>
        </w:trPr>
        <w:tc>
          <w:tcPr>
            <w:tcW w:w="418" w:type="pct"/>
            <w:vAlign w:val="center"/>
            <w:tcPrChange w:id="41" w:author="Ashwani Sharma (FIN,ISC)" w:date="2026-08-27T15:45:00Z" w16du:dateUtc="2026-08-27T10:15:00Z">
              <w:tcPr>
                <w:tcW w:w="0" w:type="auto"/>
                <w:vAlign w:val="center"/>
              </w:tcPr>
            </w:tcPrChange>
          </w:tcPr>
          <w:p w14:paraId="26652295" w14:textId="75B9EEA1" w:rsidR="00A91B47" w:rsidRPr="00A91B47" w:rsidRDefault="00A91B47" w:rsidP="00A91B47">
            <w:pPr>
              <w:spacing w:after="0" w:line="240" w:lineRule="auto"/>
              <w:rPr>
                <w:ins w:id="42" w:author="Rohit Agnihotri (Digital,ISC)(X-IGT Solutions)" w:date="2026-08-27T14:58:00Z"/>
                <w:rFonts w:ascii="Times New Roman" w:eastAsia="Times New Roman" w:hAnsi="Times New Roman" w:cs="Times New Roman"/>
                <w:sz w:val="24"/>
                <w:szCs w:val="24"/>
                <w:lang w:val="en-US"/>
              </w:rPr>
            </w:pPr>
            <w:ins w:id="43" w:author="Rohit Agnihotri (Digital,ISC)(X-IGT Solutions)" w:date="2026-08-27T14:58:00Z">
              <w:del w:id="44" w:author="Ashwani Sharma (FIN,ISC)" w:date="2026-08-27T15:45:00Z" w16du:dateUtc="2026-08-27T10:15:00Z">
                <w:r w:rsidRPr="00A91B47" w:rsidDel="00E710FA">
                  <w:rPr>
                    <w:rFonts w:ascii="Times New Roman" w:eastAsia="Times New Roman" w:hAnsi="Times New Roman" w:cs="Times New Roman"/>
                    <w:b/>
                    <w:bCs/>
                    <w:sz w:val="24"/>
                    <w:szCs w:val="24"/>
                    <w:lang w:val="en-US"/>
                  </w:rPr>
                  <w:delText>Year</w:delText>
                </w:r>
              </w:del>
            </w:ins>
          </w:p>
        </w:tc>
        <w:tc>
          <w:tcPr>
            <w:tcW w:w="3823" w:type="pct"/>
            <w:vAlign w:val="center"/>
            <w:tcPrChange w:id="45" w:author="Ashwani Sharma (FIN,ISC)" w:date="2026-08-27T15:45:00Z" w16du:dateUtc="2026-08-27T10:15:00Z">
              <w:tcPr>
                <w:tcW w:w="0" w:type="auto"/>
                <w:gridSpan w:val="2"/>
                <w:vAlign w:val="center"/>
              </w:tcPr>
            </w:tcPrChange>
          </w:tcPr>
          <w:p w14:paraId="10EC7C95" w14:textId="430D7122" w:rsidR="00A91B47" w:rsidRPr="00A91B47" w:rsidRDefault="00A91B47" w:rsidP="00A91B47">
            <w:pPr>
              <w:spacing w:after="0" w:line="240" w:lineRule="auto"/>
              <w:rPr>
                <w:ins w:id="46" w:author="Rohit Agnihotri (Digital,ISC)(X-IGT Solutions)" w:date="2026-08-27T14:58:00Z"/>
                <w:rFonts w:ascii="Times New Roman" w:eastAsia="Times New Roman" w:hAnsi="Times New Roman" w:cs="Times New Roman"/>
                <w:sz w:val="24"/>
                <w:szCs w:val="24"/>
                <w:lang w:val="en-US"/>
              </w:rPr>
            </w:pPr>
            <w:ins w:id="47" w:author="Rohit Agnihotri (Digital,ISC)(X-IGT Solutions)" w:date="2026-08-27T14:58:00Z">
              <w:del w:id="48" w:author="Ashwani Sharma (FIN,ISC)" w:date="2026-08-27T15:45:00Z" w16du:dateUtc="2026-08-27T10:15:00Z">
                <w:r w:rsidRPr="00A91B47" w:rsidDel="00E710FA">
                  <w:rPr>
                    <w:rFonts w:ascii="Times New Roman" w:eastAsia="Times New Roman" w:hAnsi="Times New Roman" w:cs="Times New Roman"/>
                    <w:b/>
                    <w:bCs/>
                    <w:sz w:val="24"/>
                    <w:szCs w:val="24"/>
                    <w:lang w:val="en-US"/>
                  </w:rPr>
                  <w:delText>Services</w:delText>
                </w:r>
              </w:del>
            </w:ins>
          </w:p>
        </w:tc>
        <w:tc>
          <w:tcPr>
            <w:tcW w:w="685" w:type="pct"/>
            <w:vAlign w:val="center"/>
            <w:tcPrChange w:id="49" w:author="Ashwani Sharma (FIN,ISC)" w:date="2026-08-27T15:45:00Z" w16du:dateUtc="2026-08-27T10:15:00Z">
              <w:tcPr>
                <w:tcW w:w="0" w:type="auto"/>
                <w:gridSpan w:val="2"/>
                <w:vAlign w:val="center"/>
              </w:tcPr>
            </w:tcPrChange>
          </w:tcPr>
          <w:p w14:paraId="5B741A6C" w14:textId="32BE213A" w:rsidR="00A91B47" w:rsidRPr="00A91B47" w:rsidRDefault="00A91B47" w:rsidP="00A91B47">
            <w:pPr>
              <w:spacing w:after="0" w:line="240" w:lineRule="auto"/>
              <w:rPr>
                <w:ins w:id="50" w:author="Rohit Agnihotri (Digital,ISC)(X-IGT Solutions)" w:date="2026-08-27T14:58:00Z"/>
                <w:rFonts w:ascii="Times New Roman" w:eastAsia="Times New Roman" w:hAnsi="Times New Roman" w:cs="Times New Roman"/>
                <w:sz w:val="24"/>
                <w:szCs w:val="24"/>
                <w:lang w:val="en-US"/>
              </w:rPr>
            </w:pPr>
            <w:ins w:id="51" w:author="Rohit Agnihotri (Digital,ISC)(X-IGT Solutions)" w:date="2026-08-27T14:58:00Z">
              <w:del w:id="52" w:author="Ashwani Sharma (FIN,ISC)" w:date="2026-08-27T15:45:00Z" w16du:dateUtc="2026-08-27T10:15:00Z">
                <w:r w:rsidRPr="00A91B47" w:rsidDel="00E710FA">
                  <w:rPr>
                    <w:rFonts w:ascii="Times New Roman" w:eastAsia="Times New Roman" w:hAnsi="Times New Roman" w:cs="Times New Roman"/>
                    <w:b/>
                    <w:bCs/>
                    <w:sz w:val="24"/>
                    <w:szCs w:val="24"/>
                    <w:lang w:val="en-US"/>
                  </w:rPr>
                  <w:delText>Amount</w:delText>
                </w:r>
              </w:del>
            </w:ins>
          </w:p>
        </w:tc>
      </w:tr>
      <w:tr w:rsidR="00A91B47" w:rsidRPr="00A91B47" w14:paraId="30EBB7FD" w14:textId="77777777" w:rsidTr="00E710FA">
        <w:trPr>
          <w:tblCellSpacing w:w="15" w:type="dxa"/>
          <w:ins w:id="53" w:author="Rohit Agnihotri (Digital,ISC)(X-IGT Solutions)" w:date="2026-08-27T14:58:00Z"/>
          <w:trPrChange w:id="54" w:author="Ashwani Sharma (FIN,ISC)" w:date="2026-08-27T15:45:00Z" w16du:dateUtc="2026-08-27T10:15:00Z">
            <w:trPr>
              <w:gridAfter w:val="0"/>
              <w:tblCellSpacing w:w="15" w:type="dxa"/>
            </w:trPr>
          </w:trPrChange>
        </w:trPr>
        <w:tc>
          <w:tcPr>
            <w:tcW w:w="418" w:type="pct"/>
            <w:vMerge w:val="restart"/>
            <w:vAlign w:val="center"/>
            <w:tcPrChange w:id="55" w:author="Ashwani Sharma (FIN,ISC)" w:date="2026-08-27T15:45:00Z" w16du:dateUtc="2026-08-27T10:15:00Z">
              <w:tcPr>
                <w:tcW w:w="0" w:type="auto"/>
                <w:vMerge w:val="restart"/>
                <w:vAlign w:val="center"/>
              </w:tcPr>
            </w:tcPrChange>
          </w:tcPr>
          <w:p w14:paraId="311E04A0" w14:textId="5EE9B9EA" w:rsidR="00A91B47" w:rsidRPr="00A91B47" w:rsidRDefault="00A91B47" w:rsidP="00A91B47">
            <w:pPr>
              <w:spacing w:after="0" w:line="240" w:lineRule="auto"/>
              <w:rPr>
                <w:ins w:id="56" w:author="Rohit Agnihotri (Digital,ISC)(X-IGT Solutions)" w:date="2026-08-27T14:58:00Z"/>
                <w:rFonts w:ascii="Times New Roman" w:eastAsia="Times New Roman" w:hAnsi="Times New Roman" w:cs="Times New Roman"/>
                <w:sz w:val="24"/>
                <w:szCs w:val="24"/>
                <w:lang w:val="en-US"/>
              </w:rPr>
            </w:pPr>
            <w:ins w:id="57" w:author="Rohit Agnihotri (Digital,ISC)(X-IGT Solutions)" w:date="2026-08-27T14:58:00Z">
              <w:del w:id="58" w:author="Ashwani Sharma (FIN,ISC)" w:date="2026-08-27T15:45:00Z" w16du:dateUtc="2026-08-27T10:15:00Z">
                <w:r w:rsidRPr="00A91B47" w:rsidDel="00E710FA">
                  <w:rPr>
                    <w:rFonts w:ascii="Times New Roman" w:eastAsia="Times New Roman" w:hAnsi="Times New Roman" w:cs="Times New Roman"/>
                    <w:sz w:val="24"/>
                    <w:szCs w:val="24"/>
                    <w:lang w:val="en-US"/>
                  </w:rPr>
                  <w:delText>Year 1</w:delText>
                </w:r>
              </w:del>
            </w:ins>
          </w:p>
        </w:tc>
        <w:tc>
          <w:tcPr>
            <w:tcW w:w="3823" w:type="pct"/>
            <w:vAlign w:val="center"/>
            <w:tcPrChange w:id="59" w:author="Ashwani Sharma (FIN,ISC)" w:date="2026-08-27T15:45:00Z" w16du:dateUtc="2026-08-27T10:15:00Z">
              <w:tcPr>
                <w:tcW w:w="0" w:type="auto"/>
                <w:gridSpan w:val="2"/>
                <w:vAlign w:val="center"/>
              </w:tcPr>
            </w:tcPrChange>
          </w:tcPr>
          <w:p w14:paraId="67A43814" w14:textId="3AB222B1" w:rsidR="00A91B47" w:rsidRPr="00A91B47" w:rsidRDefault="00A91B47" w:rsidP="00A91B47">
            <w:pPr>
              <w:spacing w:after="0" w:line="240" w:lineRule="auto"/>
              <w:rPr>
                <w:ins w:id="60" w:author="Rohit Agnihotri (Digital,ISC)(X-IGT Solutions)" w:date="2026-08-27T14:58:00Z"/>
                <w:rFonts w:ascii="Times New Roman" w:eastAsia="Times New Roman" w:hAnsi="Times New Roman" w:cs="Times New Roman"/>
                <w:sz w:val="24"/>
                <w:szCs w:val="24"/>
                <w:lang w:val="en-US"/>
              </w:rPr>
            </w:pPr>
            <w:ins w:id="61" w:author="Rohit Agnihotri (Digital,ISC)(X-IGT Solutions)" w:date="2026-08-27T14:58:00Z">
              <w:del w:id="62" w:author="Ashwani Sharma (FIN,ISC)" w:date="2026-08-27T15:45:00Z" w16du:dateUtc="2026-08-27T10:15:00Z">
                <w:r w:rsidRPr="00A91B47" w:rsidDel="00E710FA">
                  <w:rPr>
                    <w:rFonts w:ascii="Times New Roman" w:eastAsia="Times New Roman" w:hAnsi="Times New Roman" w:cs="Times New Roman"/>
                    <w:sz w:val="24"/>
                    <w:szCs w:val="24"/>
                    <w:lang w:val="en-US"/>
                  </w:rPr>
                  <w:delText>Plotline In-App Platform (MTUs) — Annual Upfront (INR)</w:delText>
                </w:r>
                <w:r w:rsidRPr="00A91B47" w:rsidDel="00E710FA">
                  <w:rPr>
                    <w:rFonts w:ascii="Times New Roman" w:eastAsia="Times New Roman" w:hAnsi="Times New Roman" w:cs="Times New Roman"/>
                    <w:sz w:val="24"/>
                    <w:szCs w:val="24"/>
                    <w:lang w:val="en-US"/>
                  </w:rPr>
                  <w:br/>
                  <w:delText>Gamification + Non Gamification constructs</w:delText>
                </w:r>
                <w:r w:rsidRPr="00A91B47" w:rsidDel="00E710FA">
                  <w:rPr>
                    <w:rFonts w:ascii="Times New Roman" w:eastAsia="Times New Roman" w:hAnsi="Times New Roman" w:cs="Times New Roman"/>
                    <w:sz w:val="24"/>
                    <w:szCs w:val="24"/>
                    <w:lang w:val="en-US"/>
                  </w:rPr>
                  <w:br/>
                  <w:delText>• Plotline Platform - Fixed Platform Fee (Subscription)</w:delText>
                </w:r>
                <w:r w:rsidRPr="00A91B47" w:rsidDel="00E710FA">
                  <w:rPr>
                    <w:rFonts w:ascii="Times New Roman" w:eastAsia="Times New Roman" w:hAnsi="Times New Roman" w:cs="Times New Roman"/>
                    <w:sz w:val="24"/>
                    <w:szCs w:val="24"/>
                    <w:lang w:val="en-US"/>
                  </w:rPr>
                  <w:br/>
                  <w:delText>• Plotline Platform - Overages on MTUs (Usage)</w:delText>
                </w:r>
              </w:del>
            </w:ins>
          </w:p>
        </w:tc>
        <w:tc>
          <w:tcPr>
            <w:tcW w:w="685" w:type="pct"/>
            <w:vAlign w:val="center"/>
            <w:tcPrChange w:id="63" w:author="Ashwani Sharma (FIN,ISC)" w:date="2026-08-27T15:45:00Z" w16du:dateUtc="2026-08-27T10:15:00Z">
              <w:tcPr>
                <w:tcW w:w="0" w:type="auto"/>
                <w:gridSpan w:val="2"/>
                <w:vAlign w:val="center"/>
              </w:tcPr>
            </w:tcPrChange>
          </w:tcPr>
          <w:p w14:paraId="22083BD2" w14:textId="7904890D" w:rsidR="00A91B47" w:rsidRPr="00A91B47" w:rsidRDefault="00A91B47" w:rsidP="00A91B47">
            <w:pPr>
              <w:spacing w:after="0" w:line="240" w:lineRule="auto"/>
              <w:rPr>
                <w:ins w:id="64" w:author="Rohit Agnihotri (Digital,ISC)(X-IGT Solutions)" w:date="2026-08-27T14:58:00Z"/>
                <w:rFonts w:ascii="Times New Roman" w:eastAsia="Times New Roman" w:hAnsi="Times New Roman" w:cs="Times New Roman"/>
                <w:sz w:val="24"/>
                <w:szCs w:val="24"/>
                <w:lang w:val="en-US"/>
              </w:rPr>
            </w:pPr>
            <w:ins w:id="65" w:author="Rohit Agnihotri (Digital,ISC)(X-IGT Solutions)" w:date="2026-08-27T14:58:00Z">
              <w:del w:id="66" w:author="Ashwani Sharma (FIN,ISC)" w:date="2026-08-27T15:45:00Z" w16du:dateUtc="2026-08-27T10:15:00Z">
                <w:r w:rsidRPr="00A91B47" w:rsidDel="00E710FA">
                  <w:rPr>
                    <w:rFonts w:ascii="Times New Roman" w:eastAsia="Times New Roman" w:hAnsi="Times New Roman" w:cs="Times New Roman"/>
                    <w:sz w:val="24"/>
                    <w:szCs w:val="24"/>
                    <w:lang w:val="en-US"/>
                  </w:rPr>
                  <w:delText>4,599,936</w:delText>
                </w:r>
              </w:del>
            </w:ins>
          </w:p>
        </w:tc>
      </w:tr>
      <w:tr w:rsidR="00A91B47" w:rsidRPr="00A91B47" w14:paraId="0F7A9EC6" w14:textId="77777777" w:rsidTr="00E710FA">
        <w:trPr>
          <w:tblCellSpacing w:w="15" w:type="dxa"/>
          <w:ins w:id="67" w:author="Rohit Agnihotri (Digital,ISC)(X-IGT Solutions)" w:date="2026-08-27T14:58:00Z"/>
          <w:trPrChange w:id="68" w:author="Ashwani Sharma (FIN,ISC)" w:date="2026-08-27T15:45:00Z" w16du:dateUtc="2026-08-27T10:15:00Z">
            <w:trPr>
              <w:gridAfter w:val="0"/>
              <w:tblCellSpacing w:w="15" w:type="dxa"/>
            </w:trPr>
          </w:trPrChange>
        </w:trPr>
        <w:tc>
          <w:tcPr>
            <w:tcW w:w="418" w:type="pct"/>
            <w:vMerge/>
            <w:vAlign w:val="center"/>
            <w:tcPrChange w:id="69" w:author="Ashwani Sharma (FIN,ISC)" w:date="2026-08-27T15:45:00Z" w16du:dateUtc="2026-08-27T10:15:00Z">
              <w:tcPr>
                <w:tcW w:w="0" w:type="auto"/>
                <w:vMerge/>
                <w:vAlign w:val="center"/>
              </w:tcPr>
            </w:tcPrChange>
          </w:tcPr>
          <w:p w14:paraId="5DFE3070" w14:textId="77777777" w:rsidR="00A91B47" w:rsidRPr="00A91B47" w:rsidRDefault="00A91B47" w:rsidP="00A91B47">
            <w:pPr>
              <w:spacing w:after="0" w:line="240" w:lineRule="auto"/>
              <w:rPr>
                <w:ins w:id="70" w:author="Rohit Agnihotri (Digital,ISC)(X-IGT Solutions)" w:date="2026-08-27T14:58:00Z"/>
                <w:rFonts w:ascii="Times New Roman" w:eastAsia="Times New Roman" w:hAnsi="Times New Roman" w:cs="Times New Roman"/>
                <w:sz w:val="24"/>
                <w:szCs w:val="24"/>
                <w:lang w:val="en-US"/>
              </w:rPr>
            </w:pPr>
          </w:p>
        </w:tc>
        <w:tc>
          <w:tcPr>
            <w:tcW w:w="3823" w:type="pct"/>
            <w:vAlign w:val="center"/>
            <w:tcPrChange w:id="71" w:author="Ashwani Sharma (FIN,ISC)" w:date="2026-08-27T15:45:00Z" w16du:dateUtc="2026-08-27T10:15:00Z">
              <w:tcPr>
                <w:tcW w:w="0" w:type="auto"/>
                <w:gridSpan w:val="2"/>
                <w:vAlign w:val="center"/>
              </w:tcPr>
            </w:tcPrChange>
          </w:tcPr>
          <w:p w14:paraId="7B95161F" w14:textId="33CD0978" w:rsidR="00A91B47" w:rsidRPr="00A91B47" w:rsidRDefault="00A91B47" w:rsidP="00A91B47">
            <w:pPr>
              <w:spacing w:after="0" w:line="240" w:lineRule="auto"/>
              <w:rPr>
                <w:ins w:id="72" w:author="Rohit Agnihotri (Digital,ISC)(X-IGT Solutions)" w:date="2026-08-27T14:58:00Z"/>
                <w:rFonts w:ascii="Times New Roman" w:eastAsia="Times New Roman" w:hAnsi="Times New Roman" w:cs="Times New Roman"/>
                <w:sz w:val="24"/>
                <w:szCs w:val="24"/>
                <w:lang w:val="en-US"/>
              </w:rPr>
            </w:pPr>
            <w:ins w:id="73" w:author="Rohit Agnihotri (Digital,ISC)(X-IGT Solutions)" w:date="2026-08-27T14:58:00Z">
              <w:del w:id="74" w:author="Ashwani Sharma (FIN,ISC)" w:date="2026-08-27T15:45:00Z" w16du:dateUtc="2026-08-27T10:15:00Z">
                <w:r w:rsidRPr="00A91B47" w:rsidDel="00E710FA">
                  <w:rPr>
                    <w:rFonts w:ascii="Times New Roman" w:eastAsia="Times New Roman" w:hAnsi="Times New Roman" w:cs="Times New Roman"/>
                    <w:sz w:val="24"/>
                    <w:szCs w:val="24"/>
                    <w:lang w:val="en-US"/>
                  </w:rPr>
                  <w:delText>Plotline In-App Platform (MTUs) — Annual Upfront (INR)</w:delText>
                </w:r>
                <w:r w:rsidRPr="00A91B47" w:rsidDel="00E710FA">
                  <w:rPr>
                    <w:rFonts w:ascii="Times New Roman" w:eastAsia="Times New Roman" w:hAnsi="Times New Roman" w:cs="Times New Roman"/>
                    <w:sz w:val="24"/>
                    <w:szCs w:val="24"/>
                    <w:lang w:val="en-US"/>
                  </w:rPr>
                  <w:br/>
                  <w:delText>Feature Flags</w:delText>
                </w:r>
                <w:r w:rsidRPr="00A91B47" w:rsidDel="00E710FA">
                  <w:rPr>
                    <w:rFonts w:ascii="Times New Roman" w:eastAsia="Times New Roman" w:hAnsi="Times New Roman" w:cs="Times New Roman"/>
                    <w:sz w:val="24"/>
                    <w:szCs w:val="24"/>
                    <w:lang w:val="en-US"/>
                  </w:rPr>
                  <w:br/>
                  <w:delText>• Plotline Platform - Fixed Platform Fee (Subscription)</w:delText>
                </w:r>
                <w:r w:rsidRPr="00A91B47" w:rsidDel="00E710FA">
                  <w:rPr>
                    <w:rFonts w:ascii="Times New Roman" w:eastAsia="Times New Roman" w:hAnsi="Times New Roman" w:cs="Times New Roman"/>
                    <w:sz w:val="24"/>
                    <w:szCs w:val="24"/>
                    <w:lang w:val="en-US"/>
                  </w:rPr>
                  <w:br/>
                  <w:delText>• Plotline Platform - Overages on MTUs (Usage)</w:delText>
                </w:r>
              </w:del>
            </w:ins>
          </w:p>
        </w:tc>
        <w:tc>
          <w:tcPr>
            <w:tcW w:w="685" w:type="pct"/>
            <w:vAlign w:val="center"/>
            <w:tcPrChange w:id="75" w:author="Ashwani Sharma (FIN,ISC)" w:date="2026-08-27T15:45:00Z" w16du:dateUtc="2026-08-27T10:15:00Z">
              <w:tcPr>
                <w:tcW w:w="0" w:type="auto"/>
                <w:gridSpan w:val="2"/>
                <w:vAlign w:val="center"/>
              </w:tcPr>
            </w:tcPrChange>
          </w:tcPr>
          <w:p w14:paraId="217E9082" w14:textId="478E2923" w:rsidR="00A91B47" w:rsidRPr="00A91B47" w:rsidRDefault="00A91B47" w:rsidP="00A91B47">
            <w:pPr>
              <w:spacing w:after="0" w:line="240" w:lineRule="auto"/>
              <w:rPr>
                <w:ins w:id="76" w:author="Rohit Agnihotri (Digital,ISC)(X-IGT Solutions)" w:date="2026-08-27T14:58:00Z"/>
                <w:rFonts w:ascii="Times New Roman" w:eastAsia="Times New Roman" w:hAnsi="Times New Roman" w:cs="Times New Roman"/>
                <w:sz w:val="24"/>
                <w:szCs w:val="24"/>
                <w:lang w:val="en-US"/>
              </w:rPr>
            </w:pPr>
            <w:ins w:id="77" w:author="Rohit Agnihotri (Digital,ISC)(X-IGT Solutions)" w:date="2026-08-27T14:58:00Z">
              <w:del w:id="78" w:author="Ashwani Sharma (FIN,ISC)" w:date="2026-08-27T15:45:00Z" w16du:dateUtc="2026-08-27T10:15:00Z">
                <w:r w:rsidRPr="00A91B47" w:rsidDel="00E710FA">
                  <w:rPr>
                    <w:rFonts w:ascii="Times New Roman" w:eastAsia="Times New Roman" w:hAnsi="Times New Roman" w:cs="Times New Roman"/>
                    <w:sz w:val="24"/>
                    <w:szCs w:val="24"/>
                    <w:lang w:val="en-US"/>
                  </w:rPr>
                  <w:delText>1,149,984</w:delText>
                </w:r>
              </w:del>
            </w:ins>
          </w:p>
        </w:tc>
      </w:tr>
      <w:tr w:rsidR="00A91B47" w:rsidRPr="00A91B47" w14:paraId="31BB1D74" w14:textId="77777777" w:rsidTr="00E710FA">
        <w:trPr>
          <w:tblCellSpacing w:w="15" w:type="dxa"/>
          <w:ins w:id="79" w:author="Rohit Agnihotri (Digital,ISC)(X-IGT Solutions)" w:date="2026-08-27T14:58:00Z"/>
          <w:trPrChange w:id="80" w:author="Ashwani Sharma (FIN,ISC)" w:date="2026-08-27T15:45:00Z" w16du:dateUtc="2026-08-27T10:15:00Z">
            <w:trPr>
              <w:gridAfter w:val="0"/>
              <w:tblCellSpacing w:w="15" w:type="dxa"/>
            </w:trPr>
          </w:trPrChange>
        </w:trPr>
        <w:tc>
          <w:tcPr>
            <w:tcW w:w="418" w:type="pct"/>
            <w:vMerge/>
            <w:vAlign w:val="center"/>
            <w:tcPrChange w:id="81" w:author="Ashwani Sharma (FIN,ISC)" w:date="2026-08-27T15:45:00Z" w16du:dateUtc="2026-08-27T10:15:00Z">
              <w:tcPr>
                <w:tcW w:w="0" w:type="auto"/>
                <w:vMerge/>
                <w:vAlign w:val="center"/>
              </w:tcPr>
            </w:tcPrChange>
          </w:tcPr>
          <w:p w14:paraId="6E29D9B5" w14:textId="77777777" w:rsidR="00A91B47" w:rsidRPr="00A91B47" w:rsidRDefault="00A91B47" w:rsidP="00A91B47">
            <w:pPr>
              <w:spacing w:after="0" w:line="240" w:lineRule="auto"/>
              <w:rPr>
                <w:ins w:id="82" w:author="Rohit Agnihotri (Digital,ISC)(X-IGT Solutions)" w:date="2026-08-27T14:58:00Z"/>
                <w:rFonts w:ascii="Times New Roman" w:eastAsia="Times New Roman" w:hAnsi="Times New Roman" w:cs="Times New Roman"/>
                <w:sz w:val="24"/>
                <w:szCs w:val="24"/>
                <w:lang w:val="en-US"/>
              </w:rPr>
            </w:pPr>
          </w:p>
        </w:tc>
        <w:tc>
          <w:tcPr>
            <w:tcW w:w="3823" w:type="pct"/>
            <w:vAlign w:val="center"/>
            <w:tcPrChange w:id="83" w:author="Ashwani Sharma (FIN,ISC)" w:date="2026-08-27T15:45:00Z" w16du:dateUtc="2026-08-27T10:15:00Z">
              <w:tcPr>
                <w:tcW w:w="0" w:type="auto"/>
                <w:gridSpan w:val="2"/>
                <w:vAlign w:val="center"/>
              </w:tcPr>
            </w:tcPrChange>
          </w:tcPr>
          <w:p w14:paraId="5691F568" w14:textId="49A73BFB" w:rsidR="00A91B47" w:rsidRPr="00A91B47" w:rsidRDefault="00A91B47" w:rsidP="00A91B47">
            <w:pPr>
              <w:spacing w:after="0" w:line="240" w:lineRule="auto"/>
              <w:rPr>
                <w:ins w:id="84" w:author="Rohit Agnihotri (Digital,ISC)(X-IGT Solutions)" w:date="2026-08-27T14:58:00Z"/>
                <w:rFonts w:ascii="Times New Roman" w:eastAsia="Times New Roman" w:hAnsi="Times New Roman" w:cs="Times New Roman"/>
                <w:sz w:val="24"/>
                <w:szCs w:val="24"/>
                <w:lang w:val="en-US"/>
              </w:rPr>
            </w:pPr>
            <w:ins w:id="85" w:author="Rohit Agnihotri (Digital,ISC)(X-IGT Solutions)" w:date="2026-08-27T14:58:00Z">
              <w:del w:id="86" w:author="Ashwani Sharma (FIN,ISC)" w:date="2026-08-27T15:45:00Z" w16du:dateUtc="2026-08-27T10:15:00Z">
                <w:r w:rsidRPr="00A91B47" w:rsidDel="00E710FA">
                  <w:rPr>
                    <w:rFonts w:ascii="Times New Roman" w:eastAsia="Times New Roman" w:hAnsi="Times New Roman" w:cs="Times New Roman"/>
                    <w:sz w:val="24"/>
                    <w:szCs w:val="24"/>
                    <w:lang w:val="en-US"/>
                  </w:rPr>
                  <w:delText>Plotline Off-App Platform (MTUs) — Annual Prepaid (INR)</w:delText>
                </w:r>
                <w:r w:rsidRPr="00A91B47" w:rsidDel="00E710FA">
                  <w:rPr>
                    <w:rFonts w:ascii="Times New Roman" w:eastAsia="Times New Roman" w:hAnsi="Times New Roman" w:cs="Times New Roman"/>
                    <w:sz w:val="24"/>
                    <w:szCs w:val="24"/>
                    <w:lang w:val="en-US"/>
                  </w:rPr>
                  <w:br/>
                  <w:delText>Push Notification</w:delText>
                </w:r>
                <w:r w:rsidRPr="00A91B47" w:rsidDel="00E710FA">
                  <w:rPr>
                    <w:rFonts w:ascii="Times New Roman" w:eastAsia="Times New Roman" w:hAnsi="Times New Roman" w:cs="Times New Roman"/>
                    <w:sz w:val="24"/>
                    <w:szCs w:val="24"/>
                    <w:lang w:val="en-US"/>
                  </w:rPr>
                  <w:br/>
                  <w:delText>• Plotline Platform - Fixed Platform Fee (Subscription)</w:delText>
                </w:r>
                <w:r w:rsidRPr="00A91B47" w:rsidDel="00E710FA">
                  <w:rPr>
                    <w:rFonts w:ascii="Times New Roman" w:eastAsia="Times New Roman" w:hAnsi="Times New Roman" w:cs="Times New Roman"/>
                    <w:sz w:val="24"/>
                    <w:szCs w:val="24"/>
                    <w:lang w:val="en-US"/>
                  </w:rPr>
                  <w:br/>
                  <w:delText>Plotline Platform</w:delText>
                </w:r>
                <w:r w:rsidRPr="00A91B47" w:rsidDel="00E710FA">
                  <w:rPr>
                    <w:rFonts w:ascii="Times New Roman" w:eastAsia="Times New Roman" w:hAnsi="Times New Roman" w:cs="Times New Roman"/>
                    <w:sz w:val="24"/>
                    <w:szCs w:val="24"/>
                    <w:lang w:val="en-US"/>
                  </w:rPr>
                  <w:br/>
                  <w:delText>• Plotline Platform - Overages on MTUs (Usage)</w:delText>
                </w:r>
                <w:r w:rsidRPr="00A91B47" w:rsidDel="00E710FA">
                  <w:rPr>
                    <w:rFonts w:ascii="Times New Roman" w:eastAsia="Times New Roman" w:hAnsi="Times New Roman" w:cs="Times New Roman"/>
                    <w:sz w:val="24"/>
                    <w:szCs w:val="24"/>
                    <w:lang w:val="en-US"/>
                  </w:rPr>
                  <w:br/>
                  <w:delText>Plotline Platform</w:delText>
                </w:r>
              </w:del>
            </w:ins>
          </w:p>
        </w:tc>
        <w:tc>
          <w:tcPr>
            <w:tcW w:w="685" w:type="pct"/>
            <w:vAlign w:val="center"/>
            <w:tcPrChange w:id="87" w:author="Ashwani Sharma (FIN,ISC)" w:date="2026-08-27T15:45:00Z" w16du:dateUtc="2026-08-27T10:15:00Z">
              <w:tcPr>
                <w:tcW w:w="0" w:type="auto"/>
                <w:gridSpan w:val="2"/>
                <w:vAlign w:val="center"/>
              </w:tcPr>
            </w:tcPrChange>
          </w:tcPr>
          <w:p w14:paraId="38806BFA" w14:textId="5BF10DB2" w:rsidR="00A91B47" w:rsidRPr="00A91B47" w:rsidRDefault="00A91B47" w:rsidP="00A91B47">
            <w:pPr>
              <w:spacing w:after="0" w:line="240" w:lineRule="auto"/>
              <w:rPr>
                <w:ins w:id="88" w:author="Rohit Agnihotri (Digital,ISC)(X-IGT Solutions)" w:date="2026-08-27T14:58:00Z"/>
                <w:rFonts w:ascii="Times New Roman" w:eastAsia="Times New Roman" w:hAnsi="Times New Roman" w:cs="Times New Roman"/>
                <w:sz w:val="24"/>
                <w:szCs w:val="24"/>
                <w:lang w:val="en-US"/>
              </w:rPr>
            </w:pPr>
            <w:ins w:id="89" w:author="Rohit Agnihotri (Digital,ISC)(X-IGT Solutions)" w:date="2026-08-27T14:58:00Z">
              <w:del w:id="90" w:author="Ashwani Sharma (FIN,ISC)" w:date="2026-08-27T15:45:00Z" w16du:dateUtc="2026-08-27T10:15:00Z">
                <w:r w:rsidRPr="00A91B47" w:rsidDel="00E710FA">
                  <w:rPr>
                    <w:rFonts w:ascii="Times New Roman" w:eastAsia="Times New Roman" w:hAnsi="Times New Roman" w:cs="Times New Roman"/>
                    <w:sz w:val="24"/>
                    <w:szCs w:val="24"/>
                    <w:lang w:val="en-US"/>
                  </w:rPr>
                  <w:delText>2,874,960</w:delText>
                </w:r>
              </w:del>
            </w:ins>
          </w:p>
        </w:tc>
      </w:tr>
      <w:tr w:rsidR="00A91B47" w:rsidRPr="00A91B47" w14:paraId="614C87BF" w14:textId="77777777" w:rsidTr="00E710FA">
        <w:trPr>
          <w:tblCellSpacing w:w="15" w:type="dxa"/>
          <w:ins w:id="91" w:author="Rohit Agnihotri (Digital,ISC)(X-IGT Solutions)" w:date="2026-08-27T14:58:00Z"/>
          <w:trPrChange w:id="92" w:author="Ashwani Sharma (FIN,ISC)" w:date="2026-08-27T15:45:00Z" w16du:dateUtc="2026-08-27T10:15:00Z">
            <w:trPr>
              <w:gridAfter w:val="0"/>
              <w:tblCellSpacing w:w="15" w:type="dxa"/>
            </w:trPr>
          </w:trPrChange>
        </w:trPr>
        <w:tc>
          <w:tcPr>
            <w:tcW w:w="418" w:type="pct"/>
            <w:vMerge/>
            <w:vAlign w:val="center"/>
            <w:tcPrChange w:id="93" w:author="Ashwani Sharma (FIN,ISC)" w:date="2026-08-27T15:45:00Z" w16du:dateUtc="2026-08-27T10:15:00Z">
              <w:tcPr>
                <w:tcW w:w="0" w:type="auto"/>
                <w:vMerge/>
                <w:vAlign w:val="center"/>
              </w:tcPr>
            </w:tcPrChange>
          </w:tcPr>
          <w:p w14:paraId="7265B77D" w14:textId="77777777" w:rsidR="00A91B47" w:rsidRPr="00A91B47" w:rsidRDefault="00A91B47" w:rsidP="00A91B47">
            <w:pPr>
              <w:spacing w:after="0" w:line="240" w:lineRule="auto"/>
              <w:rPr>
                <w:ins w:id="94" w:author="Rohit Agnihotri (Digital,ISC)(X-IGT Solutions)" w:date="2026-08-27T14:58:00Z"/>
                <w:rFonts w:ascii="Times New Roman" w:eastAsia="Times New Roman" w:hAnsi="Times New Roman" w:cs="Times New Roman"/>
                <w:sz w:val="24"/>
                <w:szCs w:val="24"/>
                <w:lang w:val="en-US"/>
              </w:rPr>
            </w:pPr>
          </w:p>
        </w:tc>
        <w:tc>
          <w:tcPr>
            <w:tcW w:w="3823" w:type="pct"/>
            <w:vAlign w:val="center"/>
            <w:tcPrChange w:id="95" w:author="Ashwani Sharma (FIN,ISC)" w:date="2026-08-27T15:45:00Z" w16du:dateUtc="2026-08-27T10:15:00Z">
              <w:tcPr>
                <w:tcW w:w="0" w:type="auto"/>
                <w:gridSpan w:val="2"/>
                <w:vAlign w:val="center"/>
              </w:tcPr>
            </w:tcPrChange>
          </w:tcPr>
          <w:p w14:paraId="433D3A22" w14:textId="4B59354C" w:rsidR="00A91B47" w:rsidRPr="00A91B47" w:rsidRDefault="00A91B47" w:rsidP="00A91B47">
            <w:pPr>
              <w:spacing w:after="0" w:line="240" w:lineRule="auto"/>
              <w:rPr>
                <w:ins w:id="96" w:author="Rohit Agnihotri (Digital,ISC)(X-IGT Solutions)" w:date="2026-08-27T14:58:00Z"/>
                <w:rFonts w:ascii="Times New Roman" w:eastAsia="Times New Roman" w:hAnsi="Times New Roman" w:cs="Times New Roman"/>
                <w:sz w:val="24"/>
                <w:szCs w:val="24"/>
                <w:lang w:val="en-US"/>
              </w:rPr>
            </w:pPr>
            <w:ins w:id="97" w:author="Rohit Agnihotri (Digital,ISC)(X-IGT Solutions)" w:date="2026-08-27T14:58:00Z">
              <w:del w:id="98" w:author="Ashwani Sharma (FIN,ISC)" w:date="2026-08-27T15:45:00Z" w16du:dateUtc="2026-08-27T10:15:00Z">
                <w:r w:rsidRPr="00A91B47" w:rsidDel="00E710FA">
                  <w:rPr>
                    <w:rFonts w:ascii="Times New Roman" w:eastAsia="Times New Roman" w:hAnsi="Times New Roman" w:cs="Times New Roman"/>
                    <w:sz w:val="24"/>
                    <w:szCs w:val="24"/>
                    <w:lang w:val="en-US"/>
                  </w:rPr>
                  <w:delText>• Enterprise Support (Recurring) — Annual Upfront (INR)</w:delText>
                </w:r>
                <w:r w:rsidRPr="00A91B47" w:rsidDel="00E710FA">
                  <w:rPr>
                    <w:rFonts w:ascii="Times New Roman" w:eastAsia="Times New Roman" w:hAnsi="Times New Roman" w:cs="Times New Roman"/>
                    <w:sz w:val="24"/>
                    <w:szCs w:val="24"/>
                    <w:lang w:val="en-US"/>
                  </w:rPr>
                  <w:br/>
                  <w:delText>Recurring fee - % of contract value</w:delText>
                </w:r>
                <w:r w:rsidRPr="00A91B47" w:rsidDel="00E710FA">
                  <w:rPr>
                    <w:rFonts w:ascii="Times New Roman" w:eastAsia="Times New Roman" w:hAnsi="Times New Roman" w:cs="Times New Roman"/>
                    <w:sz w:val="24"/>
                    <w:szCs w:val="24"/>
                    <w:lang w:val="en-US"/>
                  </w:rPr>
                  <w:br/>
                  <w:delText>• Enterprise Support (Recurring) (Subscription)</w:delText>
                </w:r>
                <w:r w:rsidRPr="00A91B47" w:rsidDel="00E710FA">
                  <w:rPr>
                    <w:rFonts w:ascii="Times New Roman" w:eastAsia="Times New Roman" w:hAnsi="Times New Roman" w:cs="Times New Roman"/>
                    <w:sz w:val="24"/>
                    <w:szCs w:val="24"/>
                    <w:lang w:val="en-US"/>
                  </w:rPr>
                  <w:br/>
                  <w:delText>Recurring Enterprise Support Fee</w:delText>
                </w:r>
              </w:del>
            </w:ins>
          </w:p>
        </w:tc>
        <w:tc>
          <w:tcPr>
            <w:tcW w:w="685" w:type="pct"/>
            <w:vAlign w:val="center"/>
            <w:tcPrChange w:id="99" w:author="Ashwani Sharma (FIN,ISC)" w:date="2026-08-27T15:45:00Z" w16du:dateUtc="2026-08-27T10:15:00Z">
              <w:tcPr>
                <w:tcW w:w="0" w:type="auto"/>
                <w:gridSpan w:val="2"/>
                <w:vAlign w:val="center"/>
              </w:tcPr>
            </w:tcPrChange>
          </w:tcPr>
          <w:p w14:paraId="1EEC10C8" w14:textId="2FB4EF9D" w:rsidR="00A91B47" w:rsidRPr="00A91B47" w:rsidRDefault="00A91B47" w:rsidP="00A91B47">
            <w:pPr>
              <w:spacing w:before="100" w:beforeAutospacing="1" w:after="100" w:afterAutospacing="1" w:line="240" w:lineRule="auto"/>
              <w:rPr>
                <w:ins w:id="100" w:author="Rohit Agnihotri (Digital,ISC)(X-IGT Solutions)" w:date="2026-08-27T14:58:00Z"/>
                <w:rFonts w:ascii="Times New Roman" w:eastAsia="Times New Roman" w:hAnsi="Times New Roman" w:cs="Times New Roman"/>
                <w:sz w:val="24"/>
                <w:szCs w:val="24"/>
                <w:lang w:val="en-US"/>
              </w:rPr>
            </w:pPr>
            <w:ins w:id="101" w:author="Rohit Agnihotri (Digital,ISC)(X-IGT Solutions)" w:date="2026-08-27T14:58:00Z">
              <w:del w:id="102" w:author="Ashwani Sharma (FIN,ISC)" w:date="2026-08-27T15:45:00Z" w16du:dateUtc="2026-08-27T10:15:00Z">
                <w:r w:rsidRPr="00A91B47" w:rsidDel="00E710FA">
                  <w:rPr>
                    <w:rFonts w:ascii="Times New Roman" w:eastAsia="Times New Roman" w:hAnsi="Times New Roman" w:cs="Times New Roman"/>
                    <w:sz w:val="24"/>
                    <w:szCs w:val="24"/>
                    <w:lang w:val="en-US"/>
                  </w:rPr>
                  <w:delText>862,488</w:delText>
                </w:r>
              </w:del>
            </w:ins>
          </w:p>
        </w:tc>
      </w:tr>
      <w:tr w:rsidR="00A91B47" w:rsidRPr="00A91B47" w14:paraId="1E59BAA7" w14:textId="77777777" w:rsidTr="00E710FA">
        <w:trPr>
          <w:tblCellSpacing w:w="15" w:type="dxa"/>
          <w:ins w:id="103" w:author="Rohit Agnihotri (Digital,ISC)(X-IGT Solutions)" w:date="2026-08-27T14:58:00Z"/>
          <w:trPrChange w:id="104" w:author="Ashwani Sharma (FIN,ISC)" w:date="2026-08-27T15:45:00Z" w16du:dateUtc="2026-08-27T10:15:00Z">
            <w:trPr>
              <w:gridAfter w:val="0"/>
              <w:tblCellSpacing w:w="15" w:type="dxa"/>
            </w:trPr>
          </w:trPrChange>
        </w:trPr>
        <w:tc>
          <w:tcPr>
            <w:tcW w:w="418" w:type="pct"/>
            <w:vMerge/>
            <w:vAlign w:val="center"/>
            <w:tcPrChange w:id="105" w:author="Ashwani Sharma (FIN,ISC)" w:date="2026-08-27T15:45:00Z" w16du:dateUtc="2026-08-27T10:15:00Z">
              <w:tcPr>
                <w:tcW w:w="0" w:type="auto"/>
                <w:vMerge/>
                <w:vAlign w:val="center"/>
              </w:tcPr>
            </w:tcPrChange>
          </w:tcPr>
          <w:p w14:paraId="500081FA" w14:textId="77777777" w:rsidR="00A91B47" w:rsidRPr="00A91B47" w:rsidRDefault="00A91B47" w:rsidP="00A91B47">
            <w:pPr>
              <w:spacing w:after="0" w:line="240" w:lineRule="auto"/>
              <w:rPr>
                <w:ins w:id="106" w:author="Rohit Agnihotri (Digital,ISC)(X-IGT Solutions)" w:date="2026-08-27T14:58:00Z"/>
                <w:rFonts w:ascii="Times New Roman" w:eastAsia="Times New Roman" w:hAnsi="Times New Roman" w:cs="Times New Roman"/>
                <w:sz w:val="24"/>
                <w:szCs w:val="24"/>
                <w:lang w:val="en-US"/>
              </w:rPr>
            </w:pPr>
          </w:p>
        </w:tc>
        <w:tc>
          <w:tcPr>
            <w:tcW w:w="3823" w:type="pct"/>
            <w:vAlign w:val="center"/>
            <w:tcPrChange w:id="107" w:author="Ashwani Sharma (FIN,ISC)" w:date="2026-08-27T15:45:00Z" w16du:dateUtc="2026-08-27T10:15:00Z">
              <w:tcPr>
                <w:tcW w:w="0" w:type="auto"/>
                <w:gridSpan w:val="2"/>
                <w:vAlign w:val="center"/>
              </w:tcPr>
            </w:tcPrChange>
          </w:tcPr>
          <w:p w14:paraId="3E873A9F" w14:textId="7FBC32D3" w:rsidR="00A91B47" w:rsidRPr="00A91B47" w:rsidRDefault="00A91B47" w:rsidP="00A91B47">
            <w:pPr>
              <w:spacing w:after="0" w:line="240" w:lineRule="auto"/>
              <w:rPr>
                <w:ins w:id="108" w:author="Rohit Agnihotri (Digital,ISC)(X-IGT Solutions)" w:date="2026-08-27T14:58:00Z"/>
                <w:rFonts w:ascii="Times New Roman" w:eastAsia="Times New Roman" w:hAnsi="Times New Roman" w:cs="Times New Roman"/>
                <w:sz w:val="24"/>
                <w:szCs w:val="24"/>
                <w:lang w:val="en-US"/>
              </w:rPr>
            </w:pPr>
            <w:ins w:id="109" w:author="Rohit Agnihotri (Digital,ISC)(X-IGT Solutions)" w:date="2026-08-27T14:58:00Z">
              <w:del w:id="110" w:author="Ashwani Sharma (FIN,ISC)" w:date="2026-08-27T15:45:00Z" w16du:dateUtc="2026-08-27T10:15:00Z">
                <w:r w:rsidRPr="00A91B47" w:rsidDel="00E710FA">
                  <w:rPr>
                    <w:rFonts w:ascii="Times New Roman" w:eastAsia="Times New Roman" w:hAnsi="Times New Roman" w:cs="Times New Roman"/>
                    <w:b/>
                    <w:bCs/>
                    <w:sz w:val="24"/>
                    <w:szCs w:val="24"/>
                    <w:lang w:val="en-US"/>
                  </w:rPr>
                  <w:delText>Implementation Fee — Implementation Fee (INR) - Upfront</w:delText>
                </w:r>
                <w:r w:rsidRPr="00A91B47" w:rsidDel="00E710FA">
                  <w:rPr>
                    <w:rFonts w:ascii="Times New Roman" w:eastAsia="Times New Roman" w:hAnsi="Times New Roman" w:cs="Times New Roman"/>
                    <w:sz w:val="24"/>
                    <w:szCs w:val="24"/>
                    <w:lang w:val="en-US"/>
                  </w:rPr>
                  <w:br/>
                  <w:delText>One-time setup fee</w:delText>
                </w:r>
                <w:r w:rsidRPr="00A91B47" w:rsidDel="00E710FA">
                  <w:rPr>
                    <w:rFonts w:ascii="Times New Roman" w:eastAsia="Times New Roman" w:hAnsi="Times New Roman" w:cs="Times New Roman"/>
                    <w:sz w:val="24"/>
                    <w:szCs w:val="24"/>
                    <w:lang w:val="en-US"/>
                  </w:rPr>
                  <w:br/>
                  <w:delText>Implementation Fee (Onetime)</w:delText>
                </w:r>
                <w:r w:rsidRPr="00A91B47" w:rsidDel="00E710FA">
                  <w:rPr>
                    <w:rFonts w:ascii="Times New Roman" w:eastAsia="Times New Roman" w:hAnsi="Times New Roman" w:cs="Times New Roman"/>
                    <w:sz w:val="24"/>
                    <w:szCs w:val="24"/>
                    <w:lang w:val="en-US"/>
                  </w:rPr>
                  <w:br/>
                  <w:delText>Onboarding, assist with integration and training for 1 month</w:delText>
                </w:r>
              </w:del>
            </w:ins>
          </w:p>
        </w:tc>
        <w:tc>
          <w:tcPr>
            <w:tcW w:w="685" w:type="pct"/>
            <w:vAlign w:val="center"/>
            <w:tcPrChange w:id="111" w:author="Ashwani Sharma (FIN,ISC)" w:date="2026-08-27T15:45:00Z" w16du:dateUtc="2026-08-27T10:15:00Z">
              <w:tcPr>
                <w:tcW w:w="0" w:type="auto"/>
                <w:gridSpan w:val="2"/>
                <w:vAlign w:val="center"/>
              </w:tcPr>
            </w:tcPrChange>
          </w:tcPr>
          <w:p w14:paraId="64E0C7B1" w14:textId="385E8797" w:rsidR="00A91B47" w:rsidRPr="00A91B47" w:rsidRDefault="00A91B47" w:rsidP="00A91B47">
            <w:pPr>
              <w:spacing w:after="0" w:line="240" w:lineRule="auto"/>
              <w:rPr>
                <w:ins w:id="112" w:author="Rohit Agnihotri (Digital,ISC)(X-IGT Solutions)" w:date="2026-08-27T14:58:00Z"/>
                <w:rFonts w:ascii="Times New Roman" w:eastAsia="Times New Roman" w:hAnsi="Times New Roman" w:cs="Times New Roman"/>
                <w:sz w:val="24"/>
                <w:szCs w:val="24"/>
                <w:lang w:val="en-US"/>
              </w:rPr>
            </w:pPr>
            <w:ins w:id="113" w:author="Rohit Agnihotri (Digital,ISC)(X-IGT Solutions)" w:date="2026-08-27T14:58:00Z">
              <w:del w:id="114" w:author="Ashwani Sharma (FIN,ISC)" w:date="2026-08-27T15:45:00Z" w16du:dateUtc="2026-08-27T10:15:00Z">
                <w:r w:rsidRPr="00A91B47" w:rsidDel="00E710FA">
                  <w:rPr>
                    <w:rFonts w:ascii="Times New Roman" w:eastAsia="Times New Roman" w:hAnsi="Times New Roman" w:cs="Times New Roman"/>
                    <w:sz w:val="24"/>
                    <w:szCs w:val="24"/>
                    <w:lang w:val="en-US"/>
                  </w:rPr>
                  <w:delText>5,00,000</w:delText>
                </w:r>
              </w:del>
            </w:ins>
          </w:p>
        </w:tc>
      </w:tr>
      <w:tr w:rsidR="00A91B47" w:rsidRPr="00A91B47" w14:paraId="2DF2A88C" w14:textId="77777777" w:rsidTr="00E710FA">
        <w:trPr>
          <w:tblCellSpacing w:w="15" w:type="dxa"/>
          <w:ins w:id="115" w:author="Rohit Agnihotri (Digital,ISC)(X-IGT Solutions)" w:date="2026-08-27T14:58:00Z"/>
          <w:trPrChange w:id="116" w:author="Ashwani Sharma (FIN,ISC)" w:date="2026-08-27T15:45:00Z" w16du:dateUtc="2026-08-27T10:15:00Z">
            <w:trPr>
              <w:gridAfter w:val="0"/>
              <w:tblCellSpacing w:w="15" w:type="dxa"/>
            </w:trPr>
          </w:trPrChange>
        </w:trPr>
        <w:tc>
          <w:tcPr>
            <w:tcW w:w="418" w:type="pct"/>
            <w:vMerge w:val="restart"/>
            <w:vAlign w:val="center"/>
            <w:tcPrChange w:id="117" w:author="Ashwani Sharma (FIN,ISC)" w:date="2026-08-27T15:45:00Z" w16du:dateUtc="2026-08-27T10:15:00Z">
              <w:tcPr>
                <w:tcW w:w="0" w:type="auto"/>
                <w:vMerge w:val="restart"/>
                <w:vAlign w:val="center"/>
              </w:tcPr>
            </w:tcPrChange>
          </w:tcPr>
          <w:p w14:paraId="735A5AFA" w14:textId="4DFD17F9" w:rsidR="00A91B47" w:rsidRPr="00A91B47" w:rsidRDefault="00A91B47" w:rsidP="00A91B47">
            <w:pPr>
              <w:spacing w:after="0" w:line="240" w:lineRule="auto"/>
              <w:rPr>
                <w:ins w:id="118" w:author="Rohit Agnihotri (Digital,ISC)(X-IGT Solutions)" w:date="2026-08-27T14:58:00Z"/>
                <w:rFonts w:ascii="Times New Roman" w:eastAsia="Times New Roman" w:hAnsi="Times New Roman" w:cs="Times New Roman"/>
                <w:sz w:val="24"/>
                <w:szCs w:val="24"/>
                <w:lang w:val="en-US"/>
              </w:rPr>
            </w:pPr>
            <w:ins w:id="119" w:author="Rohit Agnihotri (Digital,ISC)(X-IGT Solutions)" w:date="2026-08-27T14:58:00Z">
              <w:del w:id="120" w:author="Ashwani Sharma (FIN,ISC)" w:date="2026-08-27T15:45:00Z" w16du:dateUtc="2026-08-27T10:15:00Z">
                <w:r w:rsidRPr="00A91B47" w:rsidDel="00E710FA">
                  <w:rPr>
                    <w:rFonts w:ascii="Times New Roman" w:eastAsia="Times New Roman" w:hAnsi="Times New Roman" w:cs="Times New Roman"/>
                    <w:sz w:val="24"/>
                    <w:szCs w:val="24"/>
                    <w:lang w:val="en-US"/>
                  </w:rPr>
                  <w:delText>Year 2</w:delText>
                </w:r>
              </w:del>
            </w:ins>
          </w:p>
        </w:tc>
        <w:tc>
          <w:tcPr>
            <w:tcW w:w="3823" w:type="pct"/>
            <w:vAlign w:val="center"/>
            <w:tcPrChange w:id="121" w:author="Ashwani Sharma (FIN,ISC)" w:date="2026-08-27T15:45:00Z" w16du:dateUtc="2026-08-27T10:15:00Z">
              <w:tcPr>
                <w:tcW w:w="0" w:type="auto"/>
                <w:gridSpan w:val="2"/>
                <w:vAlign w:val="center"/>
              </w:tcPr>
            </w:tcPrChange>
          </w:tcPr>
          <w:p w14:paraId="6C611F81" w14:textId="179F1BE0" w:rsidR="00A91B47" w:rsidRPr="00A91B47" w:rsidRDefault="00A91B47" w:rsidP="00A91B47">
            <w:pPr>
              <w:spacing w:after="0" w:line="240" w:lineRule="auto"/>
              <w:rPr>
                <w:ins w:id="122" w:author="Rohit Agnihotri (Digital,ISC)(X-IGT Solutions)" w:date="2026-08-27T14:58:00Z"/>
                <w:rFonts w:ascii="Times New Roman" w:eastAsia="Times New Roman" w:hAnsi="Times New Roman" w:cs="Times New Roman"/>
                <w:sz w:val="24"/>
                <w:szCs w:val="24"/>
                <w:lang w:val="en-US"/>
              </w:rPr>
            </w:pPr>
            <w:ins w:id="123" w:author="Rohit Agnihotri (Digital,ISC)(X-IGT Solutions)" w:date="2026-08-27T14:58:00Z">
              <w:del w:id="124" w:author="Ashwani Sharma (FIN,ISC)" w:date="2026-08-27T15:45:00Z" w16du:dateUtc="2026-08-27T10:15:00Z">
                <w:r w:rsidRPr="00A91B47" w:rsidDel="00E710FA">
                  <w:rPr>
                    <w:rFonts w:ascii="Times New Roman" w:eastAsia="Times New Roman" w:hAnsi="Times New Roman" w:cs="Times New Roman"/>
                    <w:sz w:val="24"/>
                    <w:szCs w:val="24"/>
                    <w:lang w:val="en-US"/>
                  </w:rPr>
                  <w:delText>Plotline In-App Platform (MTUs) — Annual Upfront (INR)</w:delText>
                </w:r>
                <w:r w:rsidRPr="00A91B47" w:rsidDel="00E710FA">
                  <w:rPr>
                    <w:rFonts w:ascii="Times New Roman" w:eastAsia="Times New Roman" w:hAnsi="Times New Roman" w:cs="Times New Roman"/>
                    <w:sz w:val="24"/>
                    <w:szCs w:val="24"/>
                    <w:lang w:val="en-US"/>
                  </w:rPr>
                  <w:br/>
                  <w:delText>Gamification + Non Gamification Constructs</w:delText>
                </w:r>
                <w:r w:rsidRPr="00A91B47" w:rsidDel="00E710FA">
                  <w:rPr>
                    <w:rFonts w:ascii="Times New Roman" w:eastAsia="Times New Roman" w:hAnsi="Times New Roman" w:cs="Times New Roman"/>
                    <w:sz w:val="24"/>
                    <w:szCs w:val="24"/>
                    <w:lang w:val="en-US"/>
                  </w:rPr>
                  <w:br/>
                  <w:delText>• Plotline Platform - Fixed Platform Fee (Subscription)</w:delText>
                </w:r>
                <w:r w:rsidRPr="00A91B47" w:rsidDel="00E710FA">
                  <w:rPr>
                    <w:rFonts w:ascii="Times New Roman" w:eastAsia="Times New Roman" w:hAnsi="Times New Roman" w:cs="Times New Roman"/>
                    <w:sz w:val="24"/>
                    <w:szCs w:val="24"/>
                    <w:lang w:val="en-US"/>
                  </w:rPr>
                  <w:br/>
                  <w:delText>Plotline Platform</w:delText>
                </w:r>
                <w:r w:rsidRPr="00A91B47" w:rsidDel="00E710FA">
                  <w:rPr>
                    <w:rFonts w:ascii="Times New Roman" w:eastAsia="Times New Roman" w:hAnsi="Times New Roman" w:cs="Times New Roman"/>
                    <w:sz w:val="24"/>
                    <w:szCs w:val="24"/>
                    <w:lang w:val="en-US"/>
                  </w:rPr>
                  <w:br/>
                </w:r>
                <w:r w:rsidRPr="00A91B47" w:rsidDel="00E710FA">
                  <w:rPr>
                    <w:rFonts w:ascii="Times New Roman" w:eastAsia="Times New Roman" w:hAnsi="Times New Roman" w:cs="Times New Roman"/>
                    <w:sz w:val="24"/>
                    <w:szCs w:val="24"/>
                    <w:lang w:val="en-US"/>
                  </w:rPr>
                  <w:lastRenderedPageBreak/>
                  <w:delText>• Plotline Platform - Overages on MTUs (Usage)</w:delText>
                </w:r>
                <w:r w:rsidRPr="00A91B47" w:rsidDel="00E710FA">
                  <w:rPr>
                    <w:rFonts w:ascii="Times New Roman" w:eastAsia="Times New Roman" w:hAnsi="Times New Roman" w:cs="Times New Roman"/>
                    <w:sz w:val="24"/>
                    <w:szCs w:val="24"/>
                    <w:lang w:val="en-US"/>
                  </w:rPr>
                  <w:br/>
                  <w:delText>Plotline Platform</w:delText>
                </w:r>
              </w:del>
            </w:ins>
          </w:p>
        </w:tc>
        <w:tc>
          <w:tcPr>
            <w:tcW w:w="685" w:type="pct"/>
            <w:vAlign w:val="center"/>
            <w:tcPrChange w:id="125" w:author="Ashwani Sharma (FIN,ISC)" w:date="2026-08-27T15:45:00Z" w16du:dateUtc="2026-08-27T10:15:00Z">
              <w:tcPr>
                <w:tcW w:w="0" w:type="auto"/>
                <w:gridSpan w:val="2"/>
                <w:vAlign w:val="center"/>
              </w:tcPr>
            </w:tcPrChange>
          </w:tcPr>
          <w:p w14:paraId="65028D46" w14:textId="71F6C495" w:rsidR="00A91B47" w:rsidRPr="00A91B47" w:rsidRDefault="00A91B47" w:rsidP="00A91B47">
            <w:pPr>
              <w:spacing w:after="0" w:line="240" w:lineRule="auto"/>
              <w:rPr>
                <w:ins w:id="126" w:author="Rohit Agnihotri (Digital,ISC)(X-IGT Solutions)" w:date="2026-08-27T14:58:00Z"/>
                <w:rFonts w:ascii="Times New Roman" w:eastAsia="Times New Roman" w:hAnsi="Times New Roman" w:cs="Times New Roman"/>
                <w:sz w:val="24"/>
                <w:szCs w:val="24"/>
                <w:lang w:val="en-US"/>
              </w:rPr>
            </w:pPr>
            <w:ins w:id="127" w:author="Rohit Agnihotri (Digital,ISC)(X-IGT Solutions)" w:date="2026-08-27T14:58:00Z">
              <w:del w:id="128" w:author="Ashwani Sharma (FIN,ISC)" w:date="2026-08-27T15:45:00Z" w16du:dateUtc="2026-08-27T10:15:00Z">
                <w:r w:rsidRPr="00A91B47" w:rsidDel="00E710FA">
                  <w:rPr>
                    <w:rFonts w:ascii="Times New Roman" w:eastAsia="Times New Roman" w:hAnsi="Times New Roman" w:cs="Times New Roman"/>
                    <w:sz w:val="24"/>
                    <w:szCs w:val="24"/>
                    <w:lang w:val="en-US"/>
                  </w:rPr>
                  <w:lastRenderedPageBreak/>
                  <w:delText>5,059,930</w:delText>
                </w:r>
              </w:del>
            </w:ins>
          </w:p>
        </w:tc>
      </w:tr>
      <w:tr w:rsidR="00A91B47" w:rsidRPr="00A91B47" w14:paraId="42186D96" w14:textId="77777777" w:rsidTr="00E710FA">
        <w:trPr>
          <w:tblCellSpacing w:w="15" w:type="dxa"/>
          <w:ins w:id="129" w:author="Rohit Agnihotri (Digital,ISC)(X-IGT Solutions)" w:date="2026-08-27T14:58:00Z"/>
          <w:trPrChange w:id="130" w:author="Ashwani Sharma (FIN,ISC)" w:date="2026-08-27T15:45:00Z" w16du:dateUtc="2026-08-27T10:15:00Z">
            <w:trPr>
              <w:gridAfter w:val="0"/>
              <w:tblCellSpacing w:w="15" w:type="dxa"/>
            </w:trPr>
          </w:trPrChange>
        </w:trPr>
        <w:tc>
          <w:tcPr>
            <w:tcW w:w="418" w:type="pct"/>
            <w:vMerge/>
            <w:vAlign w:val="center"/>
            <w:tcPrChange w:id="131" w:author="Ashwani Sharma (FIN,ISC)" w:date="2026-08-27T15:45:00Z" w16du:dateUtc="2026-08-27T10:15:00Z">
              <w:tcPr>
                <w:tcW w:w="0" w:type="auto"/>
                <w:vMerge/>
                <w:vAlign w:val="center"/>
              </w:tcPr>
            </w:tcPrChange>
          </w:tcPr>
          <w:p w14:paraId="5138CED6" w14:textId="77777777" w:rsidR="00A91B47" w:rsidRPr="00A91B47" w:rsidRDefault="00A91B47" w:rsidP="00A91B47">
            <w:pPr>
              <w:spacing w:after="0" w:line="240" w:lineRule="auto"/>
              <w:rPr>
                <w:ins w:id="132" w:author="Rohit Agnihotri (Digital,ISC)(X-IGT Solutions)" w:date="2026-08-27T14:58:00Z"/>
                <w:rFonts w:ascii="Times New Roman" w:eastAsia="Times New Roman" w:hAnsi="Times New Roman" w:cs="Times New Roman"/>
                <w:sz w:val="24"/>
                <w:szCs w:val="24"/>
                <w:lang w:val="en-US"/>
              </w:rPr>
            </w:pPr>
          </w:p>
        </w:tc>
        <w:tc>
          <w:tcPr>
            <w:tcW w:w="3823" w:type="pct"/>
            <w:vAlign w:val="center"/>
            <w:tcPrChange w:id="133" w:author="Ashwani Sharma (FIN,ISC)" w:date="2026-08-27T15:45:00Z" w16du:dateUtc="2026-08-27T10:15:00Z">
              <w:tcPr>
                <w:tcW w:w="0" w:type="auto"/>
                <w:gridSpan w:val="2"/>
                <w:vAlign w:val="center"/>
              </w:tcPr>
            </w:tcPrChange>
          </w:tcPr>
          <w:p w14:paraId="0B63C8A1" w14:textId="2BF7D507" w:rsidR="00A91B47" w:rsidRPr="00A91B47" w:rsidRDefault="00A91B47" w:rsidP="00A91B47">
            <w:pPr>
              <w:spacing w:after="0" w:line="240" w:lineRule="auto"/>
              <w:rPr>
                <w:ins w:id="134" w:author="Rohit Agnihotri (Digital,ISC)(X-IGT Solutions)" w:date="2026-08-27T14:58:00Z"/>
                <w:rFonts w:ascii="Times New Roman" w:eastAsia="Times New Roman" w:hAnsi="Times New Roman" w:cs="Times New Roman"/>
                <w:sz w:val="24"/>
                <w:szCs w:val="24"/>
                <w:lang w:val="en-US"/>
              </w:rPr>
            </w:pPr>
            <w:ins w:id="135" w:author="Rohit Agnihotri (Digital,ISC)(X-IGT Solutions)" w:date="2026-08-27T14:58:00Z">
              <w:del w:id="136" w:author="Ashwani Sharma (FIN,ISC)" w:date="2026-08-27T15:45:00Z" w16du:dateUtc="2026-08-27T10:15:00Z">
                <w:r w:rsidRPr="00A91B47" w:rsidDel="00E710FA">
                  <w:rPr>
                    <w:rFonts w:ascii="Times New Roman" w:eastAsia="Times New Roman" w:hAnsi="Times New Roman" w:cs="Times New Roman"/>
                    <w:sz w:val="24"/>
                    <w:szCs w:val="24"/>
                    <w:lang w:val="en-US"/>
                  </w:rPr>
                  <w:delText>Plotline In-App Platform (MTUs) — Annual Upfront (INR)</w:delText>
                </w:r>
                <w:r w:rsidRPr="00A91B47" w:rsidDel="00E710FA">
                  <w:rPr>
                    <w:rFonts w:ascii="Times New Roman" w:eastAsia="Times New Roman" w:hAnsi="Times New Roman" w:cs="Times New Roman"/>
                    <w:sz w:val="24"/>
                    <w:szCs w:val="24"/>
                    <w:lang w:val="en-US"/>
                  </w:rPr>
                  <w:br/>
                  <w:delText>Feature Flags</w:delText>
                </w:r>
                <w:r w:rsidRPr="00A91B47" w:rsidDel="00E710FA">
                  <w:rPr>
                    <w:rFonts w:ascii="Times New Roman" w:eastAsia="Times New Roman" w:hAnsi="Times New Roman" w:cs="Times New Roman"/>
                    <w:sz w:val="24"/>
                    <w:szCs w:val="24"/>
                    <w:lang w:val="en-US"/>
                  </w:rPr>
                  <w:br/>
                  <w:delText>• Plotline Platform - Fixed Platform Fee (Subscription)</w:delText>
                </w:r>
                <w:r w:rsidRPr="00A91B47" w:rsidDel="00E710FA">
                  <w:rPr>
                    <w:rFonts w:ascii="Times New Roman" w:eastAsia="Times New Roman" w:hAnsi="Times New Roman" w:cs="Times New Roman"/>
                    <w:sz w:val="24"/>
                    <w:szCs w:val="24"/>
                    <w:lang w:val="en-US"/>
                  </w:rPr>
                  <w:br/>
                  <w:delText>Plotline Platform</w:delText>
                </w:r>
                <w:r w:rsidRPr="00A91B47" w:rsidDel="00E710FA">
                  <w:rPr>
                    <w:rFonts w:ascii="Times New Roman" w:eastAsia="Times New Roman" w:hAnsi="Times New Roman" w:cs="Times New Roman"/>
                    <w:sz w:val="24"/>
                    <w:szCs w:val="24"/>
                    <w:lang w:val="en-US"/>
                  </w:rPr>
                  <w:br/>
                  <w:delText>• Plotline Platform - Overages on MTUs (Usage)</w:delText>
                </w:r>
                <w:r w:rsidRPr="00A91B47" w:rsidDel="00E710FA">
                  <w:rPr>
                    <w:rFonts w:ascii="Times New Roman" w:eastAsia="Times New Roman" w:hAnsi="Times New Roman" w:cs="Times New Roman"/>
                    <w:sz w:val="24"/>
                    <w:szCs w:val="24"/>
                    <w:lang w:val="en-US"/>
                  </w:rPr>
                  <w:br/>
                  <w:delText>Plotline Platform</w:delText>
                </w:r>
              </w:del>
            </w:ins>
          </w:p>
        </w:tc>
        <w:tc>
          <w:tcPr>
            <w:tcW w:w="685" w:type="pct"/>
            <w:vAlign w:val="center"/>
            <w:tcPrChange w:id="137" w:author="Ashwani Sharma (FIN,ISC)" w:date="2026-08-27T15:45:00Z" w16du:dateUtc="2026-08-27T10:15:00Z">
              <w:tcPr>
                <w:tcW w:w="0" w:type="auto"/>
                <w:gridSpan w:val="2"/>
                <w:vAlign w:val="center"/>
              </w:tcPr>
            </w:tcPrChange>
          </w:tcPr>
          <w:p w14:paraId="0E1476A6" w14:textId="018D7CC2" w:rsidR="00A91B47" w:rsidRPr="00A91B47" w:rsidRDefault="00A91B47" w:rsidP="00A91B47">
            <w:pPr>
              <w:spacing w:after="0" w:line="240" w:lineRule="auto"/>
              <w:rPr>
                <w:ins w:id="138" w:author="Rohit Agnihotri (Digital,ISC)(X-IGT Solutions)" w:date="2026-08-27T14:58:00Z"/>
                <w:rFonts w:ascii="Times New Roman" w:eastAsia="Times New Roman" w:hAnsi="Times New Roman" w:cs="Times New Roman"/>
                <w:sz w:val="24"/>
                <w:szCs w:val="24"/>
                <w:lang w:val="en-US"/>
              </w:rPr>
            </w:pPr>
            <w:ins w:id="139" w:author="Rohit Agnihotri (Digital,ISC)(X-IGT Solutions)" w:date="2026-08-27T14:58:00Z">
              <w:del w:id="140" w:author="Ashwani Sharma (FIN,ISC)" w:date="2026-08-27T15:45:00Z" w16du:dateUtc="2026-08-27T10:15:00Z">
                <w:r w:rsidRPr="00A91B47" w:rsidDel="00E710FA">
                  <w:rPr>
                    <w:rFonts w:ascii="Times New Roman" w:eastAsia="Times New Roman" w:hAnsi="Times New Roman" w:cs="Times New Roman"/>
                    <w:sz w:val="24"/>
                    <w:szCs w:val="24"/>
                    <w:lang w:val="en-US"/>
                  </w:rPr>
                  <w:delText>1,264,982</w:delText>
                </w:r>
              </w:del>
            </w:ins>
          </w:p>
        </w:tc>
      </w:tr>
      <w:tr w:rsidR="00A91B47" w:rsidRPr="00A91B47" w14:paraId="55E18E50" w14:textId="77777777" w:rsidTr="00E710FA">
        <w:trPr>
          <w:tblCellSpacing w:w="15" w:type="dxa"/>
          <w:ins w:id="141" w:author="Rohit Agnihotri (Digital,ISC)(X-IGT Solutions)" w:date="2026-08-27T14:58:00Z"/>
          <w:trPrChange w:id="142" w:author="Ashwani Sharma (FIN,ISC)" w:date="2026-08-27T15:45:00Z" w16du:dateUtc="2026-08-27T10:15:00Z">
            <w:trPr>
              <w:gridAfter w:val="0"/>
              <w:tblCellSpacing w:w="15" w:type="dxa"/>
            </w:trPr>
          </w:trPrChange>
        </w:trPr>
        <w:tc>
          <w:tcPr>
            <w:tcW w:w="418" w:type="pct"/>
            <w:vMerge/>
            <w:vAlign w:val="center"/>
            <w:tcPrChange w:id="143" w:author="Ashwani Sharma (FIN,ISC)" w:date="2026-08-27T15:45:00Z" w16du:dateUtc="2026-08-27T10:15:00Z">
              <w:tcPr>
                <w:tcW w:w="0" w:type="auto"/>
                <w:vMerge/>
                <w:vAlign w:val="center"/>
              </w:tcPr>
            </w:tcPrChange>
          </w:tcPr>
          <w:p w14:paraId="3E30DE92" w14:textId="77777777" w:rsidR="00A91B47" w:rsidRPr="00A91B47" w:rsidRDefault="00A91B47" w:rsidP="00A91B47">
            <w:pPr>
              <w:spacing w:after="0" w:line="240" w:lineRule="auto"/>
              <w:rPr>
                <w:ins w:id="144" w:author="Rohit Agnihotri (Digital,ISC)(X-IGT Solutions)" w:date="2026-08-27T14:58:00Z"/>
                <w:rFonts w:ascii="Times New Roman" w:eastAsia="Times New Roman" w:hAnsi="Times New Roman" w:cs="Times New Roman"/>
                <w:sz w:val="24"/>
                <w:szCs w:val="24"/>
                <w:lang w:val="en-US"/>
              </w:rPr>
            </w:pPr>
          </w:p>
        </w:tc>
        <w:tc>
          <w:tcPr>
            <w:tcW w:w="3823" w:type="pct"/>
            <w:vAlign w:val="center"/>
            <w:tcPrChange w:id="145" w:author="Ashwani Sharma (FIN,ISC)" w:date="2026-08-27T15:45:00Z" w16du:dateUtc="2026-08-27T10:15:00Z">
              <w:tcPr>
                <w:tcW w:w="0" w:type="auto"/>
                <w:gridSpan w:val="2"/>
                <w:vAlign w:val="center"/>
              </w:tcPr>
            </w:tcPrChange>
          </w:tcPr>
          <w:p w14:paraId="73D76106" w14:textId="531909CA" w:rsidR="00A91B47" w:rsidRPr="00A91B47" w:rsidRDefault="00A91B47" w:rsidP="00A91B47">
            <w:pPr>
              <w:spacing w:after="0" w:line="240" w:lineRule="auto"/>
              <w:rPr>
                <w:ins w:id="146" w:author="Rohit Agnihotri (Digital,ISC)(X-IGT Solutions)" w:date="2026-08-27T14:58:00Z"/>
                <w:rFonts w:ascii="Times New Roman" w:eastAsia="Times New Roman" w:hAnsi="Times New Roman" w:cs="Times New Roman"/>
                <w:sz w:val="24"/>
                <w:szCs w:val="24"/>
                <w:lang w:val="en-US"/>
              </w:rPr>
            </w:pPr>
            <w:ins w:id="147" w:author="Rohit Agnihotri (Digital,ISC)(X-IGT Solutions)" w:date="2026-08-27T14:58:00Z">
              <w:del w:id="148" w:author="Ashwani Sharma (FIN,ISC)" w:date="2026-08-27T15:45:00Z" w16du:dateUtc="2026-08-27T10:15:00Z">
                <w:r w:rsidRPr="00A91B47" w:rsidDel="00E710FA">
                  <w:rPr>
                    <w:rFonts w:ascii="Times New Roman" w:eastAsia="Times New Roman" w:hAnsi="Times New Roman" w:cs="Times New Roman"/>
                    <w:sz w:val="24"/>
                    <w:szCs w:val="24"/>
                    <w:lang w:val="en-US"/>
                  </w:rPr>
                  <w:delText>Plotline Off-App Platform (MTUs) — Annual Prepaid (INR)</w:delText>
                </w:r>
                <w:r w:rsidRPr="00A91B47" w:rsidDel="00E710FA">
                  <w:rPr>
                    <w:rFonts w:ascii="Times New Roman" w:eastAsia="Times New Roman" w:hAnsi="Times New Roman" w:cs="Times New Roman"/>
                    <w:sz w:val="24"/>
                    <w:szCs w:val="24"/>
                    <w:lang w:val="en-US"/>
                  </w:rPr>
                  <w:br/>
                  <w:delText>Push Notification</w:delText>
                </w:r>
                <w:r w:rsidRPr="00A91B47" w:rsidDel="00E710FA">
                  <w:rPr>
                    <w:rFonts w:ascii="Times New Roman" w:eastAsia="Times New Roman" w:hAnsi="Times New Roman" w:cs="Times New Roman"/>
                    <w:sz w:val="24"/>
                    <w:szCs w:val="24"/>
                    <w:lang w:val="en-US"/>
                  </w:rPr>
                  <w:br/>
                  <w:delText>• Plotline Platform - Fixed Platform Fee (Subscription)</w:delText>
                </w:r>
                <w:r w:rsidRPr="00A91B47" w:rsidDel="00E710FA">
                  <w:rPr>
                    <w:rFonts w:ascii="Times New Roman" w:eastAsia="Times New Roman" w:hAnsi="Times New Roman" w:cs="Times New Roman"/>
                    <w:sz w:val="24"/>
                    <w:szCs w:val="24"/>
                    <w:lang w:val="en-US"/>
                  </w:rPr>
                  <w:br/>
                  <w:delText>Plotline Platform</w:delText>
                </w:r>
                <w:r w:rsidRPr="00A91B47" w:rsidDel="00E710FA">
                  <w:rPr>
                    <w:rFonts w:ascii="Times New Roman" w:eastAsia="Times New Roman" w:hAnsi="Times New Roman" w:cs="Times New Roman"/>
                    <w:sz w:val="24"/>
                    <w:szCs w:val="24"/>
                    <w:lang w:val="en-US"/>
                  </w:rPr>
                  <w:br/>
                  <w:delText>• Plotline Platform - Overages on MTUs (Usage)</w:delText>
                </w:r>
                <w:r w:rsidRPr="00A91B47" w:rsidDel="00E710FA">
                  <w:rPr>
                    <w:rFonts w:ascii="Times New Roman" w:eastAsia="Times New Roman" w:hAnsi="Times New Roman" w:cs="Times New Roman"/>
                    <w:sz w:val="24"/>
                    <w:szCs w:val="24"/>
                    <w:lang w:val="en-US"/>
                  </w:rPr>
                  <w:br/>
                  <w:delText>Plotline Platform</w:delText>
                </w:r>
              </w:del>
            </w:ins>
          </w:p>
        </w:tc>
        <w:tc>
          <w:tcPr>
            <w:tcW w:w="685" w:type="pct"/>
            <w:vAlign w:val="center"/>
            <w:tcPrChange w:id="149" w:author="Ashwani Sharma (FIN,ISC)" w:date="2026-08-27T15:45:00Z" w16du:dateUtc="2026-08-27T10:15:00Z">
              <w:tcPr>
                <w:tcW w:w="0" w:type="auto"/>
                <w:gridSpan w:val="2"/>
                <w:vAlign w:val="center"/>
              </w:tcPr>
            </w:tcPrChange>
          </w:tcPr>
          <w:p w14:paraId="28B22927" w14:textId="5DB42A03" w:rsidR="00A91B47" w:rsidRPr="00A91B47" w:rsidRDefault="00A91B47" w:rsidP="00A91B47">
            <w:pPr>
              <w:spacing w:after="0" w:line="240" w:lineRule="auto"/>
              <w:rPr>
                <w:ins w:id="150" w:author="Rohit Agnihotri (Digital,ISC)(X-IGT Solutions)" w:date="2026-08-27T14:58:00Z"/>
                <w:rFonts w:ascii="Times New Roman" w:eastAsia="Times New Roman" w:hAnsi="Times New Roman" w:cs="Times New Roman"/>
                <w:sz w:val="24"/>
                <w:szCs w:val="24"/>
                <w:lang w:val="en-US"/>
              </w:rPr>
            </w:pPr>
            <w:ins w:id="151" w:author="Rohit Agnihotri (Digital,ISC)(X-IGT Solutions)" w:date="2026-08-27T14:58:00Z">
              <w:del w:id="152" w:author="Ashwani Sharma (FIN,ISC)" w:date="2026-08-27T15:45:00Z" w16du:dateUtc="2026-08-27T10:15:00Z">
                <w:r w:rsidRPr="00A91B47" w:rsidDel="00E710FA">
                  <w:rPr>
                    <w:rFonts w:ascii="Times New Roman" w:eastAsia="Times New Roman" w:hAnsi="Times New Roman" w:cs="Times New Roman"/>
                    <w:sz w:val="24"/>
                    <w:szCs w:val="24"/>
                    <w:lang w:val="en-US"/>
                  </w:rPr>
                  <w:delText>3,162,456</w:delText>
                </w:r>
              </w:del>
            </w:ins>
          </w:p>
        </w:tc>
      </w:tr>
      <w:tr w:rsidR="00A91B47" w:rsidRPr="00A91B47" w14:paraId="11A0CE88" w14:textId="77777777" w:rsidTr="00E710FA">
        <w:trPr>
          <w:tblCellSpacing w:w="15" w:type="dxa"/>
          <w:ins w:id="153" w:author="Rohit Agnihotri (Digital,ISC)(X-IGT Solutions)" w:date="2026-08-27T14:58:00Z"/>
          <w:trPrChange w:id="154" w:author="Ashwani Sharma (FIN,ISC)" w:date="2026-08-27T15:45:00Z" w16du:dateUtc="2026-08-27T10:15:00Z">
            <w:trPr>
              <w:gridAfter w:val="0"/>
              <w:tblCellSpacing w:w="15" w:type="dxa"/>
            </w:trPr>
          </w:trPrChange>
        </w:trPr>
        <w:tc>
          <w:tcPr>
            <w:tcW w:w="418" w:type="pct"/>
            <w:vMerge/>
            <w:vAlign w:val="center"/>
            <w:tcPrChange w:id="155" w:author="Ashwani Sharma (FIN,ISC)" w:date="2026-08-27T15:45:00Z" w16du:dateUtc="2026-08-27T10:15:00Z">
              <w:tcPr>
                <w:tcW w:w="0" w:type="auto"/>
                <w:vMerge/>
                <w:vAlign w:val="center"/>
              </w:tcPr>
            </w:tcPrChange>
          </w:tcPr>
          <w:p w14:paraId="491D8866" w14:textId="77777777" w:rsidR="00A91B47" w:rsidRPr="00A91B47" w:rsidRDefault="00A91B47" w:rsidP="00A91B47">
            <w:pPr>
              <w:spacing w:after="0" w:line="240" w:lineRule="auto"/>
              <w:rPr>
                <w:ins w:id="156" w:author="Rohit Agnihotri (Digital,ISC)(X-IGT Solutions)" w:date="2026-08-27T14:58:00Z"/>
                <w:rFonts w:ascii="Times New Roman" w:eastAsia="Times New Roman" w:hAnsi="Times New Roman" w:cs="Times New Roman"/>
                <w:sz w:val="24"/>
                <w:szCs w:val="24"/>
                <w:lang w:val="en-US"/>
              </w:rPr>
            </w:pPr>
          </w:p>
        </w:tc>
        <w:tc>
          <w:tcPr>
            <w:tcW w:w="3823" w:type="pct"/>
            <w:vAlign w:val="center"/>
            <w:tcPrChange w:id="157" w:author="Ashwani Sharma (FIN,ISC)" w:date="2026-08-27T15:45:00Z" w16du:dateUtc="2026-08-27T10:15:00Z">
              <w:tcPr>
                <w:tcW w:w="0" w:type="auto"/>
                <w:gridSpan w:val="2"/>
                <w:vAlign w:val="center"/>
              </w:tcPr>
            </w:tcPrChange>
          </w:tcPr>
          <w:p w14:paraId="0D069C21" w14:textId="53501D3D" w:rsidR="00A91B47" w:rsidRPr="00A91B47" w:rsidRDefault="00A91B47" w:rsidP="00A91B47">
            <w:pPr>
              <w:spacing w:after="0" w:line="240" w:lineRule="auto"/>
              <w:rPr>
                <w:ins w:id="158" w:author="Rohit Agnihotri (Digital,ISC)(X-IGT Solutions)" w:date="2026-08-27T14:58:00Z"/>
                <w:rFonts w:ascii="Times New Roman" w:eastAsia="Times New Roman" w:hAnsi="Times New Roman" w:cs="Times New Roman"/>
                <w:sz w:val="24"/>
                <w:szCs w:val="24"/>
                <w:lang w:val="en-US"/>
              </w:rPr>
            </w:pPr>
            <w:ins w:id="159" w:author="Rohit Agnihotri (Digital,ISC)(X-IGT Solutions)" w:date="2026-08-27T14:58:00Z">
              <w:del w:id="160" w:author="Ashwani Sharma (FIN,ISC)" w:date="2026-08-27T15:45:00Z" w16du:dateUtc="2026-08-27T10:15:00Z">
                <w:r w:rsidRPr="00A91B47" w:rsidDel="00E710FA">
                  <w:rPr>
                    <w:rFonts w:ascii="Times New Roman" w:eastAsia="Times New Roman" w:hAnsi="Times New Roman" w:cs="Times New Roman"/>
                    <w:sz w:val="24"/>
                    <w:szCs w:val="24"/>
                    <w:lang w:val="en-US"/>
                  </w:rPr>
                  <w:delText>Enterprise Support (Recurring) — Annual Upfront (INR)</w:delText>
                </w:r>
                <w:r w:rsidRPr="00A91B47" w:rsidDel="00E710FA">
                  <w:rPr>
                    <w:rFonts w:ascii="Times New Roman" w:eastAsia="Times New Roman" w:hAnsi="Times New Roman" w:cs="Times New Roman"/>
                    <w:sz w:val="24"/>
                    <w:szCs w:val="24"/>
                    <w:lang w:val="en-US"/>
                  </w:rPr>
                  <w:br/>
                  <w:delText>Recurring fee - % of contract value</w:delText>
                </w:r>
                <w:r w:rsidRPr="00A91B47" w:rsidDel="00E710FA">
                  <w:rPr>
                    <w:rFonts w:ascii="Times New Roman" w:eastAsia="Times New Roman" w:hAnsi="Times New Roman" w:cs="Times New Roman"/>
                    <w:sz w:val="24"/>
                    <w:szCs w:val="24"/>
                    <w:lang w:val="en-US"/>
                  </w:rPr>
                  <w:br/>
                  <w:delText>Enterprise Support (Recurring) (Subscription)</w:delText>
                </w:r>
                <w:r w:rsidRPr="00A91B47" w:rsidDel="00E710FA">
                  <w:rPr>
                    <w:rFonts w:ascii="Times New Roman" w:eastAsia="Times New Roman" w:hAnsi="Times New Roman" w:cs="Times New Roman"/>
                    <w:sz w:val="24"/>
                    <w:szCs w:val="24"/>
                    <w:lang w:val="en-US"/>
                  </w:rPr>
                  <w:br/>
                  <w:delText>Recurring Enterprise Support Fee</w:delText>
                </w:r>
              </w:del>
            </w:ins>
          </w:p>
        </w:tc>
        <w:tc>
          <w:tcPr>
            <w:tcW w:w="685" w:type="pct"/>
            <w:vAlign w:val="center"/>
            <w:tcPrChange w:id="161" w:author="Ashwani Sharma (FIN,ISC)" w:date="2026-08-27T15:45:00Z" w16du:dateUtc="2026-08-27T10:15:00Z">
              <w:tcPr>
                <w:tcW w:w="0" w:type="auto"/>
                <w:gridSpan w:val="2"/>
                <w:vAlign w:val="center"/>
              </w:tcPr>
            </w:tcPrChange>
          </w:tcPr>
          <w:p w14:paraId="51A0671E" w14:textId="02996F51" w:rsidR="00A91B47" w:rsidRPr="00A91B47" w:rsidRDefault="00A91B47" w:rsidP="00A91B47">
            <w:pPr>
              <w:spacing w:after="0" w:line="240" w:lineRule="auto"/>
              <w:rPr>
                <w:ins w:id="162" w:author="Rohit Agnihotri (Digital,ISC)(X-IGT Solutions)" w:date="2026-08-27T14:58:00Z"/>
                <w:rFonts w:ascii="Times New Roman" w:eastAsia="Times New Roman" w:hAnsi="Times New Roman" w:cs="Times New Roman"/>
                <w:sz w:val="24"/>
                <w:szCs w:val="24"/>
                <w:lang w:val="en-US"/>
              </w:rPr>
            </w:pPr>
            <w:ins w:id="163" w:author="Rohit Agnihotri (Digital,ISC)(X-IGT Solutions)" w:date="2026-08-27T14:58:00Z">
              <w:del w:id="164" w:author="Ashwani Sharma (FIN,ISC)" w:date="2026-08-27T15:45:00Z" w16du:dateUtc="2026-08-27T10:15:00Z">
                <w:r w:rsidRPr="00A91B47" w:rsidDel="00E710FA">
                  <w:rPr>
                    <w:rFonts w:ascii="Times New Roman" w:eastAsia="Times New Roman" w:hAnsi="Times New Roman" w:cs="Times New Roman"/>
                    <w:sz w:val="24"/>
                    <w:szCs w:val="24"/>
                    <w:lang w:val="en-US"/>
                  </w:rPr>
                  <w:delText>9,48,737</w:delText>
                </w:r>
              </w:del>
            </w:ins>
          </w:p>
        </w:tc>
      </w:tr>
      <w:tr w:rsidR="00A91B47" w:rsidRPr="00A91B47" w14:paraId="7BEE4C21" w14:textId="77777777" w:rsidTr="00E710FA">
        <w:trPr>
          <w:tblCellSpacing w:w="15" w:type="dxa"/>
          <w:ins w:id="165" w:author="Rohit Agnihotri (Digital,ISC)(X-IGT Solutions)" w:date="2026-08-27T14:58:00Z"/>
          <w:trPrChange w:id="166" w:author="Ashwani Sharma (FIN,ISC)" w:date="2026-08-27T15:45:00Z" w16du:dateUtc="2026-08-27T10:15:00Z">
            <w:trPr>
              <w:gridAfter w:val="0"/>
              <w:tblCellSpacing w:w="15" w:type="dxa"/>
            </w:trPr>
          </w:trPrChange>
        </w:trPr>
        <w:tc>
          <w:tcPr>
            <w:tcW w:w="418" w:type="pct"/>
            <w:vMerge w:val="restart"/>
            <w:vAlign w:val="center"/>
            <w:tcPrChange w:id="167" w:author="Ashwani Sharma (FIN,ISC)" w:date="2026-08-27T15:45:00Z" w16du:dateUtc="2026-08-27T10:15:00Z">
              <w:tcPr>
                <w:tcW w:w="0" w:type="auto"/>
                <w:vMerge w:val="restart"/>
                <w:vAlign w:val="center"/>
              </w:tcPr>
            </w:tcPrChange>
          </w:tcPr>
          <w:p w14:paraId="611FE8B5" w14:textId="1C45445D" w:rsidR="00A91B47" w:rsidRPr="00A91B47" w:rsidRDefault="00A91B47" w:rsidP="00A91B47">
            <w:pPr>
              <w:spacing w:after="0" w:line="240" w:lineRule="auto"/>
              <w:rPr>
                <w:ins w:id="168" w:author="Rohit Agnihotri (Digital,ISC)(X-IGT Solutions)" w:date="2026-08-27T14:58:00Z"/>
                <w:rFonts w:ascii="Times New Roman" w:eastAsia="Times New Roman" w:hAnsi="Times New Roman" w:cs="Times New Roman"/>
                <w:sz w:val="24"/>
                <w:szCs w:val="24"/>
                <w:lang w:val="en-US"/>
              </w:rPr>
            </w:pPr>
            <w:ins w:id="169" w:author="Rohit Agnihotri (Digital,ISC)(X-IGT Solutions)" w:date="2026-08-27T14:58:00Z">
              <w:del w:id="170" w:author="Ashwani Sharma (FIN,ISC)" w:date="2026-08-27T15:45:00Z" w16du:dateUtc="2026-08-27T10:15:00Z">
                <w:r w:rsidRPr="00A91B47" w:rsidDel="00E710FA">
                  <w:rPr>
                    <w:rFonts w:ascii="Times New Roman" w:eastAsia="Times New Roman" w:hAnsi="Times New Roman" w:cs="Times New Roman"/>
                    <w:sz w:val="24"/>
                    <w:szCs w:val="24"/>
                    <w:lang w:val="en-US"/>
                  </w:rPr>
                  <w:delText>Year 3</w:delText>
                </w:r>
              </w:del>
            </w:ins>
          </w:p>
        </w:tc>
        <w:tc>
          <w:tcPr>
            <w:tcW w:w="3823" w:type="pct"/>
            <w:vAlign w:val="center"/>
            <w:tcPrChange w:id="171" w:author="Ashwani Sharma (FIN,ISC)" w:date="2026-08-27T15:45:00Z" w16du:dateUtc="2026-08-27T10:15:00Z">
              <w:tcPr>
                <w:tcW w:w="0" w:type="auto"/>
                <w:gridSpan w:val="2"/>
                <w:vAlign w:val="center"/>
              </w:tcPr>
            </w:tcPrChange>
          </w:tcPr>
          <w:p w14:paraId="202F5587" w14:textId="4AF10B24" w:rsidR="00A91B47" w:rsidRPr="00A91B47" w:rsidRDefault="00A91B47" w:rsidP="00A91B47">
            <w:pPr>
              <w:spacing w:after="0" w:line="240" w:lineRule="auto"/>
              <w:rPr>
                <w:ins w:id="172" w:author="Rohit Agnihotri (Digital,ISC)(X-IGT Solutions)" w:date="2026-08-27T14:58:00Z"/>
                <w:rFonts w:ascii="Times New Roman" w:eastAsia="Times New Roman" w:hAnsi="Times New Roman" w:cs="Times New Roman"/>
                <w:sz w:val="24"/>
                <w:szCs w:val="24"/>
                <w:lang w:val="en-US"/>
              </w:rPr>
            </w:pPr>
            <w:ins w:id="173" w:author="Rohit Agnihotri (Digital,ISC)(X-IGT Solutions)" w:date="2026-08-27T14:58:00Z">
              <w:del w:id="174" w:author="Ashwani Sharma (FIN,ISC)" w:date="2026-08-27T15:45:00Z" w16du:dateUtc="2026-08-27T10:15:00Z">
                <w:r w:rsidRPr="00A91B47" w:rsidDel="00E710FA">
                  <w:rPr>
                    <w:rFonts w:ascii="Times New Roman" w:eastAsia="Times New Roman" w:hAnsi="Times New Roman" w:cs="Times New Roman"/>
                    <w:sz w:val="24"/>
                    <w:szCs w:val="24"/>
                    <w:lang w:val="en-US"/>
                  </w:rPr>
                  <w:delText>Plotline In-App Platform (MTUs) — Annual Upfront (INR)</w:delText>
                </w:r>
                <w:r w:rsidRPr="00A91B47" w:rsidDel="00E710FA">
                  <w:rPr>
                    <w:rFonts w:ascii="Times New Roman" w:eastAsia="Times New Roman" w:hAnsi="Times New Roman" w:cs="Times New Roman"/>
                    <w:sz w:val="24"/>
                    <w:szCs w:val="24"/>
                    <w:lang w:val="en-US"/>
                  </w:rPr>
                  <w:br/>
                  <w:delText>Gamification + Non Gamification Constructs</w:delText>
                </w:r>
                <w:r w:rsidRPr="00A91B47" w:rsidDel="00E710FA">
                  <w:rPr>
                    <w:rFonts w:ascii="Times New Roman" w:eastAsia="Times New Roman" w:hAnsi="Times New Roman" w:cs="Times New Roman"/>
                    <w:sz w:val="24"/>
                    <w:szCs w:val="24"/>
                    <w:lang w:val="en-US"/>
                  </w:rPr>
                  <w:br/>
                  <w:delText>• Plotline Platform - Fixed Platform Fee (Subscription)</w:delText>
                </w:r>
                <w:r w:rsidRPr="00A91B47" w:rsidDel="00E710FA">
                  <w:rPr>
                    <w:rFonts w:ascii="Times New Roman" w:eastAsia="Times New Roman" w:hAnsi="Times New Roman" w:cs="Times New Roman"/>
                    <w:sz w:val="24"/>
                    <w:szCs w:val="24"/>
                    <w:lang w:val="en-US"/>
                  </w:rPr>
                  <w:br/>
                  <w:delText>Plotline Platform</w:delText>
                </w:r>
                <w:r w:rsidRPr="00A91B47" w:rsidDel="00E710FA">
                  <w:rPr>
                    <w:rFonts w:ascii="Times New Roman" w:eastAsia="Times New Roman" w:hAnsi="Times New Roman" w:cs="Times New Roman"/>
                    <w:sz w:val="24"/>
                    <w:szCs w:val="24"/>
                    <w:lang w:val="en-US"/>
                  </w:rPr>
                  <w:br/>
                  <w:delText>• Plotline Platform - Overages on MTUs (Usage)</w:delText>
                </w:r>
                <w:r w:rsidRPr="00A91B47" w:rsidDel="00E710FA">
                  <w:rPr>
                    <w:rFonts w:ascii="Times New Roman" w:eastAsia="Times New Roman" w:hAnsi="Times New Roman" w:cs="Times New Roman"/>
                    <w:sz w:val="24"/>
                    <w:szCs w:val="24"/>
                    <w:lang w:val="en-US"/>
                  </w:rPr>
                  <w:br/>
                  <w:delText>Plotline Platform</w:delText>
                </w:r>
              </w:del>
            </w:ins>
          </w:p>
        </w:tc>
        <w:tc>
          <w:tcPr>
            <w:tcW w:w="685" w:type="pct"/>
            <w:vAlign w:val="center"/>
            <w:tcPrChange w:id="175" w:author="Ashwani Sharma (FIN,ISC)" w:date="2026-08-27T15:45:00Z" w16du:dateUtc="2026-08-27T10:15:00Z">
              <w:tcPr>
                <w:tcW w:w="0" w:type="auto"/>
                <w:gridSpan w:val="2"/>
                <w:vAlign w:val="center"/>
              </w:tcPr>
            </w:tcPrChange>
          </w:tcPr>
          <w:p w14:paraId="52F0D37D" w14:textId="437E8A73" w:rsidR="00A91B47" w:rsidRPr="00A91B47" w:rsidRDefault="00A91B47" w:rsidP="00A91B47">
            <w:pPr>
              <w:spacing w:after="0" w:line="240" w:lineRule="auto"/>
              <w:rPr>
                <w:ins w:id="176" w:author="Rohit Agnihotri (Digital,ISC)(X-IGT Solutions)" w:date="2026-08-27T14:58:00Z"/>
                <w:rFonts w:ascii="Times New Roman" w:eastAsia="Times New Roman" w:hAnsi="Times New Roman" w:cs="Times New Roman"/>
                <w:sz w:val="24"/>
                <w:szCs w:val="24"/>
                <w:lang w:val="en-US"/>
              </w:rPr>
            </w:pPr>
            <w:ins w:id="177" w:author="Rohit Agnihotri (Digital,ISC)(X-IGT Solutions)" w:date="2026-08-27T14:58:00Z">
              <w:del w:id="178" w:author="Ashwani Sharma (FIN,ISC)" w:date="2026-08-27T15:45:00Z" w16du:dateUtc="2026-08-27T10:15:00Z">
                <w:r w:rsidRPr="00A91B47" w:rsidDel="00E710FA">
                  <w:rPr>
                    <w:rFonts w:ascii="Times New Roman" w:eastAsia="Times New Roman" w:hAnsi="Times New Roman" w:cs="Times New Roman"/>
                    <w:sz w:val="24"/>
                    <w:szCs w:val="24"/>
                    <w:lang w:val="en-US"/>
                  </w:rPr>
                  <w:delText>5,565,923</w:delText>
                </w:r>
              </w:del>
            </w:ins>
          </w:p>
        </w:tc>
      </w:tr>
      <w:tr w:rsidR="00A91B47" w:rsidRPr="00A91B47" w14:paraId="29D34CD4" w14:textId="77777777" w:rsidTr="00E710FA">
        <w:trPr>
          <w:tblCellSpacing w:w="15" w:type="dxa"/>
          <w:ins w:id="179" w:author="Rohit Agnihotri (Digital,ISC)(X-IGT Solutions)" w:date="2026-08-27T14:58:00Z"/>
          <w:trPrChange w:id="180" w:author="Ashwani Sharma (FIN,ISC)" w:date="2026-08-27T15:45:00Z" w16du:dateUtc="2026-08-27T10:15:00Z">
            <w:trPr>
              <w:gridAfter w:val="0"/>
              <w:tblCellSpacing w:w="15" w:type="dxa"/>
            </w:trPr>
          </w:trPrChange>
        </w:trPr>
        <w:tc>
          <w:tcPr>
            <w:tcW w:w="418" w:type="pct"/>
            <w:vMerge/>
            <w:vAlign w:val="center"/>
            <w:tcPrChange w:id="181" w:author="Ashwani Sharma (FIN,ISC)" w:date="2026-08-27T15:45:00Z" w16du:dateUtc="2026-08-27T10:15:00Z">
              <w:tcPr>
                <w:tcW w:w="0" w:type="auto"/>
                <w:vMerge/>
                <w:vAlign w:val="center"/>
              </w:tcPr>
            </w:tcPrChange>
          </w:tcPr>
          <w:p w14:paraId="7FEB9980" w14:textId="77777777" w:rsidR="00A91B47" w:rsidRPr="00A91B47" w:rsidRDefault="00A91B47" w:rsidP="00A91B47">
            <w:pPr>
              <w:spacing w:after="0" w:line="240" w:lineRule="auto"/>
              <w:rPr>
                <w:ins w:id="182" w:author="Rohit Agnihotri (Digital,ISC)(X-IGT Solutions)" w:date="2026-08-27T14:58:00Z"/>
                <w:rFonts w:ascii="Times New Roman" w:eastAsia="Times New Roman" w:hAnsi="Times New Roman" w:cs="Times New Roman"/>
                <w:sz w:val="24"/>
                <w:szCs w:val="24"/>
                <w:lang w:val="en-US"/>
              </w:rPr>
            </w:pPr>
          </w:p>
        </w:tc>
        <w:tc>
          <w:tcPr>
            <w:tcW w:w="3823" w:type="pct"/>
            <w:vAlign w:val="center"/>
            <w:tcPrChange w:id="183" w:author="Ashwani Sharma (FIN,ISC)" w:date="2026-08-27T15:45:00Z" w16du:dateUtc="2026-08-27T10:15:00Z">
              <w:tcPr>
                <w:tcW w:w="0" w:type="auto"/>
                <w:gridSpan w:val="2"/>
                <w:vAlign w:val="center"/>
              </w:tcPr>
            </w:tcPrChange>
          </w:tcPr>
          <w:p w14:paraId="0C6CCC19" w14:textId="7BE53BFB" w:rsidR="00A91B47" w:rsidRPr="00A91B47" w:rsidRDefault="00A91B47" w:rsidP="00A91B47">
            <w:pPr>
              <w:spacing w:after="0" w:line="240" w:lineRule="auto"/>
              <w:rPr>
                <w:ins w:id="184" w:author="Rohit Agnihotri (Digital,ISC)(X-IGT Solutions)" w:date="2026-08-27T14:58:00Z"/>
                <w:rFonts w:ascii="Times New Roman" w:eastAsia="Times New Roman" w:hAnsi="Times New Roman" w:cs="Times New Roman"/>
                <w:sz w:val="24"/>
                <w:szCs w:val="24"/>
                <w:lang w:val="en-US"/>
              </w:rPr>
            </w:pPr>
            <w:ins w:id="185" w:author="Rohit Agnihotri (Digital,ISC)(X-IGT Solutions)" w:date="2026-08-27T14:58:00Z">
              <w:del w:id="186" w:author="Ashwani Sharma (FIN,ISC)" w:date="2026-08-27T15:45:00Z" w16du:dateUtc="2026-08-27T10:15:00Z">
                <w:r w:rsidRPr="00A91B47" w:rsidDel="00E710FA">
                  <w:rPr>
                    <w:rFonts w:ascii="Times New Roman" w:eastAsia="Times New Roman" w:hAnsi="Times New Roman" w:cs="Times New Roman"/>
                    <w:sz w:val="24"/>
                    <w:szCs w:val="24"/>
                    <w:lang w:val="en-US"/>
                  </w:rPr>
                  <w:delText>Plotline In-App Platform (MTUs) — Annual Upfront (INR)</w:delText>
                </w:r>
                <w:r w:rsidRPr="00A91B47" w:rsidDel="00E710FA">
                  <w:rPr>
                    <w:rFonts w:ascii="Times New Roman" w:eastAsia="Times New Roman" w:hAnsi="Times New Roman" w:cs="Times New Roman"/>
                    <w:sz w:val="24"/>
                    <w:szCs w:val="24"/>
                    <w:lang w:val="en-US"/>
                  </w:rPr>
                  <w:br/>
                  <w:delText>Feature Flags</w:delText>
                </w:r>
                <w:r w:rsidRPr="00A91B47" w:rsidDel="00E710FA">
                  <w:rPr>
                    <w:rFonts w:ascii="Times New Roman" w:eastAsia="Times New Roman" w:hAnsi="Times New Roman" w:cs="Times New Roman"/>
                    <w:sz w:val="24"/>
                    <w:szCs w:val="24"/>
                    <w:lang w:val="en-US"/>
                  </w:rPr>
                  <w:br/>
                  <w:delText>• Plotline Platform - Fixed Platform Fee (Subscription)</w:delText>
                </w:r>
                <w:r w:rsidRPr="00A91B47" w:rsidDel="00E710FA">
                  <w:rPr>
                    <w:rFonts w:ascii="Times New Roman" w:eastAsia="Times New Roman" w:hAnsi="Times New Roman" w:cs="Times New Roman"/>
                    <w:sz w:val="24"/>
                    <w:szCs w:val="24"/>
                    <w:lang w:val="en-US"/>
                  </w:rPr>
                  <w:br/>
                  <w:delText>Plotline Platform</w:delText>
                </w:r>
                <w:r w:rsidRPr="00A91B47" w:rsidDel="00E710FA">
                  <w:rPr>
                    <w:rFonts w:ascii="Times New Roman" w:eastAsia="Times New Roman" w:hAnsi="Times New Roman" w:cs="Times New Roman"/>
                    <w:sz w:val="24"/>
                    <w:szCs w:val="24"/>
                    <w:lang w:val="en-US"/>
                  </w:rPr>
                  <w:br/>
                  <w:delText>• Plotline Platform - Overages on MTUs (Usage)</w:delText>
                </w:r>
                <w:r w:rsidRPr="00A91B47" w:rsidDel="00E710FA">
                  <w:rPr>
                    <w:rFonts w:ascii="Times New Roman" w:eastAsia="Times New Roman" w:hAnsi="Times New Roman" w:cs="Times New Roman"/>
                    <w:sz w:val="24"/>
                    <w:szCs w:val="24"/>
                    <w:lang w:val="en-US"/>
                  </w:rPr>
                  <w:br/>
                  <w:delText>Plotline Platform</w:delText>
                </w:r>
              </w:del>
            </w:ins>
          </w:p>
        </w:tc>
        <w:tc>
          <w:tcPr>
            <w:tcW w:w="685" w:type="pct"/>
            <w:vAlign w:val="center"/>
            <w:tcPrChange w:id="187" w:author="Ashwani Sharma (FIN,ISC)" w:date="2026-08-27T15:45:00Z" w16du:dateUtc="2026-08-27T10:15:00Z">
              <w:tcPr>
                <w:tcW w:w="0" w:type="auto"/>
                <w:gridSpan w:val="2"/>
                <w:vAlign w:val="center"/>
              </w:tcPr>
            </w:tcPrChange>
          </w:tcPr>
          <w:p w14:paraId="44DE93A7" w14:textId="285C66EC" w:rsidR="00A91B47" w:rsidRPr="00A91B47" w:rsidRDefault="00A91B47" w:rsidP="00A91B47">
            <w:pPr>
              <w:spacing w:after="0" w:line="240" w:lineRule="auto"/>
              <w:rPr>
                <w:ins w:id="188" w:author="Rohit Agnihotri (Digital,ISC)(X-IGT Solutions)" w:date="2026-08-27T14:58:00Z"/>
                <w:rFonts w:ascii="Times New Roman" w:eastAsia="Times New Roman" w:hAnsi="Times New Roman" w:cs="Times New Roman"/>
                <w:sz w:val="24"/>
                <w:szCs w:val="24"/>
                <w:lang w:val="en-US"/>
              </w:rPr>
            </w:pPr>
            <w:ins w:id="189" w:author="Rohit Agnihotri (Digital,ISC)(X-IGT Solutions)" w:date="2026-08-27T14:58:00Z">
              <w:del w:id="190" w:author="Ashwani Sharma (FIN,ISC)" w:date="2026-08-27T15:45:00Z" w16du:dateUtc="2026-08-27T10:15:00Z">
                <w:r w:rsidRPr="00A91B47" w:rsidDel="00E710FA">
                  <w:rPr>
                    <w:rFonts w:ascii="Times New Roman" w:eastAsia="Times New Roman" w:hAnsi="Times New Roman" w:cs="Times New Roman"/>
                    <w:sz w:val="24"/>
                    <w:szCs w:val="24"/>
                    <w:lang w:val="en-US"/>
                  </w:rPr>
                  <w:delText>1,391,481</w:delText>
                </w:r>
              </w:del>
            </w:ins>
          </w:p>
        </w:tc>
      </w:tr>
      <w:tr w:rsidR="00A91B47" w:rsidRPr="00A91B47" w14:paraId="7F72B907" w14:textId="77777777" w:rsidTr="00E710FA">
        <w:trPr>
          <w:tblCellSpacing w:w="15" w:type="dxa"/>
          <w:ins w:id="191" w:author="Rohit Agnihotri (Digital,ISC)(X-IGT Solutions)" w:date="2026-08-27T14:58:00Z"/>
          <w:trPrChange w:id="192" w:author="Ashwani Sharma (FIN,ISC)" w:date="2026-08-27T15:45:00Z" w16du:dateUtc="2026-08-27T10:15:00Z">
            <w:trPr>
              <w:gridAfter w:val="0"/>
              <w:tblCellSpacing w:w="15" w:type="dxa"/>
            </w:trPr>
          </w:trPrChange>
        </w:trPr>
        <w:tc>
          <w:tcPr>
            <w:tcW w:w="418" w:type="pct"/>
            <w:vMerge/>
            <w:vAlign w:val="center"/>
            <w:tcPrChange w:id="193" w:author="Ashwani Sharma (FIN,ISC)" w:date="2026-08-27T15:45:00Z" w16du:dateUtc="2026-08-27T10:15:00Z">
              <w:tcPr>
                <w:tcW w:w="0" w:type="auto"/>
                <w:vMerge/>
                <w:vAlign w:val="center"/>
              </w:tcPr>
            </w:tcPrChange>
          </w:tcPr>
          <w:p w14:paraId="2A372EB8" w14:textId="77777777" w:rsidR="00A91B47" w:rsidRPr="00A91B47" w:rsidRDefault="00A91B47" w:rsidP="00A91B47">
            <w:pPr>
              <w:spacing w:after="0" w:line="240" w:lineRule="auto"/>
              <w:rPr>
                <w:ins w:id="194" w:author="Rohit Agnihotri (Digital,ISC)(X-IGT Solutions)" w:date="2026-08-27T14:58:00Z"/>
                <w:rFonts w:ascii="Times New Roman" w:eastAsia="Times New Roman" w:hAnsi="Times New Roman" w:cs="Times New Roman"/>
                <w:sz w:val="24"/>
                <w:szCs w:val="24"/>
                <w:lang w:val="en-US"/>
              </w:rPr>
            </w:pPr>
          </w:p>
        </w:tc>
        <w:tc>
          <w:tcPr>
            <w:tcW w:w="3823" w:type="pct"/>
            <w:vAlign w:val="center"/>
            <w:tcPrChange w:id="195" w:author="Ashwani Sharma (FIN,ISC)" w:date="2026-08-27T15:45:00Z" w16du:dateUtc="2026-08-27T10:15:00Z">
              <w:tcPr>
                <w:tcW w:w="0" w:type="auto"/>
                <w:gridSpan w:val="2"/>
                <w:vAlign w:val="center"/>
              </w:tcPr>
            </w:tcPrChange>
          </w:tcPr>
          <w:p w14:paraId="22080A2F" w14:textId="05ADC271" w:rsidR="00A91B47" w:rsidRPr="00A91B47" w:rsidRDefault="00A91B47" w:rsidP="00A91B47">
            <w:pPr>
              <w:spacing w:after="0" w:line="240" w:lineRule="auto"/>
              <w:rPr>
                <w:ins w:id="196" w:author="Rohit Agnihotri (Digital,ISC)(X-IGT Solutions)" w:date="2026-08-27T14:58:00Z"/>
                <w:rFonts w:ascii="Times New Roman" w:eastAsia="Times New Roman" w:hAnsi="Times New Roman" w:cs="Times New Roman"/>
                <w:sz w:val="24"/>
                <w:szCs w:val="24"/>
                <w:lang w:val="en-US"/>
              </w:rPr>
            </w:pPr>
            <w:ins w:id="197" w:author="Rohit Agnihotri (Digital,ISC)(X-IGT Solutions)" w:date="2026-08-27T14:58:00Z">
              <w:del w:id="198" w:author="Ashwani Sharma (FIN,ISC)" w:date="2026-08-27T15:45:00Z" w16du:dateUtc="2026-08-27T10:15:00Z">
                <w:r w:rsidRPr="00A91B47" w:rsidDel="00E710FA">
                  <w:rPr>
                    <w:rFonts w:ascii="Times New Roman" w:eastAsia="Times New Roman" w:hAnsi="Times New Roman" w:cs="Times New Roman"/>
                    <w:sz w:val="24"/>
                    <w:szCs w:val="24"/>
                    <w:lang w:val="en-US"/>
                  </w:rPr>
                  <w:delText>Plotline Off-App Platform (MTUs) — Annual Prepaid (INR)</w:delText>
                </w:r>
                <w:r w:rsidRPr="00A91B47" w:rsidDel="00E710FA">
                  <w:rPr>
                    <w:rFonts w:ascii="Times New Roman" w:eastAsia="Times New Roman" w:hAnsi="Times New Roman" w:cs="Times New Roman"/>
                    <w:sz w:val="24"/>
                    <w:szCs w:val="24"/>
                    <w:lang w:val="en-US"/>
                  </w:rPr>
                  <w:br/>
                  <w:delText>Push Notification</w:delText>
                </w:r>
                <w:r w:rsidRPr="00A91B47" w:rsidDel="00E710FA">
                  <w:rPr>
                    <w:rFonts w:ascii="Times New Roman" w:eastAsia="Times New Roman" w:hAnsi="Times New Roman" w:cs="Times New Roman"/>
                    <w:sz w:val="24"/>
                    <w:szCs w:val="24"/>
                    <w:lang w:val="en-US"/>
                  </w:rPr>
                  <w:br/>
                  <w:delText>• Plotline Platform - Fixed Platform Fee (Subscription)</w:delText>
                </w:r>
                <w:r w:rsidRPr="00A91B47" w:rsidDel="00E710FA">
                  <w:rPr>
                    <w:rFonts w:ascii="Times New Roman" w:eastAsia="Times New Roman" w:hAnsi="Times New Roman" w:cs="Times New Roman"/>
                    <w:sz w:val="24"/>
                    <w:szCs w:val="24"/>
                    <w:lang w:val="en-US"/>
                  </w:rPr>
                  <w:br/>
                  <w:delText>Plotline Platform</w:delText>
                </w:r>
                <w:r w:rsidRPr="00A91B47" w:rsidDel="00E710FA">
                  <w:rPr>
                    <w:rFonts w:ascii="Times New Roman" w:eastAsia="Times New Roman" w:hAnsi="Times New Roman" w:cs="Times New Roman"/>
                    <w:sz w:val="24"/>
                    <w:szCs w:val="24"/>
                    <w:lang w:val="en-US"/>
                  </w:rPr>
                  <w:br/>
                  <w:delText>• Plotline Platform - Overages on MTUs (Usage)</w:delText>
                </w:r>
                <w:r w:rsidRPr="00A91B47" w:rsidDel="00E710FA">
                  <w:rPr>
                    <w:rFonts w:ascii="Times New Roman" w:eastAsia="Times New Roman" w:hAnsi="Times New Roman" w:cs="Times New Roman"/>
                    <w:sz w:val="24"/>
                    <w:szCs w:val="24"/>
                    <w:lang w:val="en-US"/>
                  </w:rPr>
                  <w:br/>
                  <w:delText>Plotline Platform</w:delText>
                </w:r>
              </w:del>
            </w:ins>
          </w:p>
        </w:tc>
        <w:tc>
          <w:tcPr>
            <w:tcW w:w="685" w:type="pct"/>
            <w:vAlign w:val="center"/>
            <w:tcPrChange w:id="199" w:author="Ashwani Sharma (FIN,ISC)" w:date="2026-08-27T15:45:00Z" w16du:dateUtc="2026-08-27T10:15:00Z">
              <w:tcPr>
                <w:tcW w:w="0" w:type="auto"/>
                <w:gridSpan w:val="2"/>
                <w:vAlign w:val="center"/>
              </w:tcPr>
            </w:tcPrChange>
          </w:tcPr>
          <w:p w14:paraId="297B6F8A" w14:textId="243AFAA1" w:rsidR="00A91B47" w:rsidRPr="00A91B47" w:rsidRDefault="00A91B47" w:rsidP="00A91B47">
            <w:pPr>
              <w:spacing w:after="0" w:line="240" w:lineRule="auto"/>
              <w:rPr>
                <w:ins w:id="200" w:author="Rohit Agnihotri (Digital,ISC)(X-IGT Solutions)" w:date="2026-08-27T14:58:00Z"/>
                <w:rFonts w:ascii="Times New Roman" w:eastAsia="Times New Roman" w:hAnsi="Times New Roman" w:cs="Times New Roman"/>
                <w:sz w:val="24"/>
                <w:szCs w:val="24"/>
                <w:lang w:val="en-US"/>
              </w:rPr>
            </w:pPr>
            <w:ins w:id="201" w:author="Rohit Agnihotri (Digital,ISC)(X-IGT Solutions)" w:date="2026-08-27T14:58:00Z">
              <w:del w:id="202" w:author="Ashwani Sharma (FIN,ISC)" w:date="2026-08-27T15:45:00Z" w16du:dateUtc="2026-08-27T10:15:00Z">
                <w:r w:rsidRPr="00A91B47" w:rsidDel="00E710FA">
                  <w:rPr>
                    <w:rFonts w:ascii="Times New Roman" w:eastAsia="Times New Roman" w:hAnsi="Times New Roman" w:cs="Times New Roman"/>
                    <w:sz w:val="24"/>
                    <w:szCs w:val="24"/>
                    <w:lang w:val="en-US"/>
                  </w:rPr>
                  <w:delText>3,478,702</w:delText>
                </w:r>
              </w:del>
            </w:ins>
          </w:p>
        </w:tc>
      </w:tr>
      <w:tr w:rsidR="00A91B47" w:rsidRPr="00A91B47" w14:paraId="4A7F7297" w14:textId="77777777" w:rsidTr="00E710FA">
        <w:trPr>
          <w:tblCellSpacing w:w="15" w:type="dxa"/>
          <w:ins w:id="203" w:author="Rohit Agnihotri (Digital,ISC)(X-IGT Solutions)" w:date="2026-08-27T14:58:00Z"/>
          <w:trPrChange w:id="204" w:author="Ashwani Sharma (FIN,ISC)" w:date="2026-08-27T15:45:00Z" w16du:dateUtc="2026-08-27T10:15:00Z">
            <w:trPr>
              <w:gridAfter w:val="0"/>
              <w:tblCellSpacing w:w="15" w:type="dxa"/>
            </w:trPr>
          </w:trPrChange>
        </w:trPr>
        <w:tc>
          <w:tcPr>
            <w:tcW w:w="418" w:type="pct"/>
            <w:vMerge/>
            <w:vAlign w:val="center"/>
            <w:tcPrChange w:id="205" w:author="Ashwani Sharma (FIN,ISC)" w:date="2026-08-27T15:45:00Z" w16du:dateUtc="2026-08-27T10:15:00Z">
              <w:tcPr>
                <w:tcW w:w="0" w:type="auto"/>
                <w:vMerge/>
                <w:vAlign w:val="center"/>
              </w:tcPr>
            </w:tcPrChange>
          </w:tcPr>
          <w:p w14:paraId="6F312EB6" w14:textId="77777777" w:rsidR="00A91B47" w:rsidRPr="00A91B47" w:rsidRDefault="00A91B47" w:rsidP="00A91B47">
            <w:pPr>
              <w:spacing w:after="0" w:line="240" w:lineRule="auto"/>
              <w:rPr>
                <w:ins w:id="206" w:author="Rohit Agnihotri (Digital,ISC)(X-IGT Solutions)" w:date="2026-08-27T14:58:00Z"/>
                <w:rFonts w:ascii="Times New Roman" w:eastAsia="Times New Roman" w:hAnsi="Times New Roman" w:cs="Times New Roman"/>
                <w:sz w:val="24"/>
                <w:szCs w:val="24"/>
                <w:lang w:val="en-US"/>
              </w:rPr>
            </w:pPr>
          </w:p>
        </w:tc>
        <w:tc>
          <w:tcPr>
            <w:tcW w:w="3823" w:type="pct"/>
            <w:vAlign w:val="center"/>
            <w:tcPrChange w:id="207" w:author="Ashwani Sharma (FIN,ISC)" w:date="2026-08-27T15:45:00Z" w16du:dateUtc="2026-08-27T10:15:00Z">
              <w:tcPr>
                <w:tcW w:w="0" w:type="auto"/>
                <w:gridSpan w:val="2"/>
                <w:vAlign w:val="center"/>
              </w:tcPr>
            </w:tcPrChange>
          </w:tcPr>
          <w:p w14:paraId="4CD9EEFB" w14:textId="55816542" w:rsidR="00A91B47" w:rsidRPr="00A91B47" w:rsidRDefault="00A91B47" w:rsidP="00A91B47">
            <w:pPr>
              <w:spacing w:after="0" w:line="240" w:lineRule="auto"/>
              <w:rPr>
                <w:ins w:id="208" w:author="Rohit Agnihotri (Digital,ISC)(X-IGT Solutions)" w:date="2026-08-27T14:58:00Z"/>
                <w:rFonts w:ascii="Times New Roman" w:eastAsia="Times New Roman" w:hAnsi="Times New Roman" w:cs="Times New Roman"/>
                <w:sz w:val="24"/>
                <w:szCs w:val="24"/>
                <w:lang w:val="en-US"/>
              </w:rPr>
            </w:pPr>
            <w:ins w:id="209" w:author="Rohit Agnihotri (Digital,ISC)(X-IGT Solutions)" w:date="2026-08-27T14:58:00Z">
              <w:del w:id="210" w:author="Ashwani Sharma (FIN,ISC)" w:date="2026-08-27T15:45:00Z" w16du:dateUtc="2026-08-27T10:15:00Z">
                <w:r w:rsidRPr="00A91B47" w:rsidDel="00E710FA">
                  <w:rPr>
                    <w:rFonts w:ascii="Times New Roman" w:eastAsia="Times New Roman" w:hAnsi="Times New Roman" w:cs="Times New Roman"/>
                    <w:sz w:val="24"/>
                    <w:szCs w:val="24"/>
                    <w:lang w:val="en-US"/>
                  </w:rPr>
                  <w:delText>• Enterprise Support (Recurring) — Annual Upfront (INR)</w:delText>
                </w:r>
                <w:r w:rsidRPr="00A91B47" w:rsidDel="00E710FA">
                  <w:rPr>
                    <w:rFonts w:ascii="Times New Roman" w:eastAsia="Times New Roman" w:hAnsi="Times New Roman" w:cs="Times New Roman"/>
                    <w:sz w:val="24"/>
                    <w:szCs w:val="24"/>
                    <w:lang w:val="en-US"/>
                  </w:rPr>
                  <w:br/>
                  <w:delText>Recurring fee - % of contract value</w:delText>
                </w:r>
                <w:r w:rsidRPr="00A91B47" w:rsidDel="00E710FA">
                  <w:rPr>
                    <w:rFonts w:ascii="Times New Roman" w:eastAsia="Times New Roman" w:hAnsi="Times New Roman" w:cs="Times New Roman"/>
                    <w:sz w:val="24"/>
                    <w:szCs w:val="24"/>
                    <w:lang w:val="en-US"/>
                  </w:rPr>
                  <w:br/>
                </w:r>
                <w:r w:rsidRPr="00A91B47" w:rsidDel="00E710FA">
                  <w:rPr>
                    <w:rFonts w:ascii="Times New Roman" w:eastAsia="Times New Roman" w:hAnsi="Times New Roman" w:cs="Times New Roman"/>
                    <w:sz w:val="24"/>
                    <w:szCs w:val="24"/>
                    <w:lang w:val="en-US"/>
                  </w:rPr>
                  <w:lastRenderedPageBreak/>
                  <w:delText>• Enterprise Support (Recurring) (Subscription)</w:delText>
                </w:r>
                <w:r w:rsidRPr="00A91B47" w:rsidDel="00E710FA">
                  <w:rPr>
                    <w:rFonts w:ascii="Times New Roman" w:eastAsia="Times New Roman" w:hAnsi="Times New Roman" w:cs="Times New Roman"/>
                    <w:sz w:val="24"/>
                    <w:szCs w:val="24"/>
                    <w:lang w:val="en-US"/>
                  </w:rPr>
                  <w:br/>
                  <w:delText>Recurring Enterprise Support Fee</w:delText>
                </w:r>
              </w:del>
            </w:ins>
          </w:p>
        </w:tc>
        <w:tc>
          <w:tcPr>
            <w:tcW w:w="685" w:type="pct"/>
            <w:vAlign w:val="center"/>
            <w:tcPrChange w:id="211" w:author="Ashwani Sharma (FIN,ISC)" w:date="2026-08-27T15:45:00Z" w16du:dateUtc="2026-08-27T10:15:00Z">
              <w:tcPr>
                <w:tcW w:w="0" w:type="auto"/>
                <w:gridSpan w:val="2"/>
                <w:vAlign w:val="center"/>
              </w:tcPr>
            </w:tcPrChange>
          </w:tcPr>
          <w:p w14:paraId="5FB1FE8E" w14:textId="76091541" w:rsidR="00A91B47" w:rsidRPr="00A91B47" w:rsidRDefault="00A91B47" w:rsidP="00A91B47">
            <w:pPr>
              <w:spacing w:after="0" w:line="240" w:lineRule="auto"/>
              <w:rPr>
                <w:ins w:id="212" w:author="Rohit Agnihotri (Digital,ISC)(X-IGT Solutions)" w:date="2026-08-27T14:58:00Z"/>
                <w:rFonts w:ascii="Times New Roman" w:eastAsia="Times New Roman" w:hAnsi="Times New Roman" w:cs="Times New Roman"/>
                <w:sz w:val="24"/>
                <w:szCs w:val="24"/>
                <w:lang w:val="en-US"/>
              </w:rPr>
            </w:pPr>
            <w:ins w:id="213" w:author="Rohit Agnihotri (Digital,ISC)(X-IGT Solutions)" w:date="2026-08-27T14:58:00Z">
              <w:del w:id="214" w:author="Ashwani Sharma (FIN,ISC)" w:date="2026-08-27T15:45:00Z" w16du:dateUtc="2026-08-27T10:15:00Z">
                <w:r w:rsidRPr="00A91B47" w:rsidDel="00E710FA">
                  <w:rPr>
                    <w:rFonts w:ascii="Times New Roman" w:eastAsia="Times New Roman" w:hAnsi="Times New Roman" w:cs="Times New Roman"/>
                    <w:sz w:val="24"/>
                    <w:szCs w:val="24"/>
                    <w:lang w:val="en-US"/>
                  </w:rPr>
                  <w:lastRenderedPageBreak/>
                  <w:delText>10,43,610</w:delText>
                </w:r>
              </w:del>
            </w:ins>
          </w:p>
        </w:tc>
      </w:tr>
      <w:tr w:rsidR="00A91B47" w:rsidRPr="00A91B47" w14:paraId="6CB1F3AA" w14:textId="77777777" w:rsidTr="00E710FA">
        <w:trPr>
          <w:tblCellSpacing w:w="15" w:type="dxa"/>
          <w:ins w:id="215" w:author="Rohit Agnihotri (Digital,ISC)(X-IGT Solutions)" w:date="2026-08-27T14:58:00Z"/>
          <w:trPrChange w:id="216" w:author="Ashwani Sharma (FIN,ISC)" w:date="2026-08-27T15:45:00Z" w16du:dateUtc="2026-08-27T10:15:00Z">
            <w:trPr>
              <w:gridAfter w:val="0"/>
              <w:tblCellSpacing w:w="15" w:type="dxa"/>
            </w:trPr>
          </w:trPrChange>
        </w:trPr>
        <w:tc>
          <w:tcPr>
            <w:tcW w:w="418" w:type="pct"/>
            <w:vAlign w:val="center"/>
            <w:tcPrChange w:id="217" w:author="Ashwani Sharma (FIN,ISC)" w:date="2026-08-27T15:45:00Z" w16du:dateUtc="2026-08-27T10:15:00Z">
              <w:tcPr>
                <w:tcW w:w="0" w:type="auto"/>
                <w:vAlign w:val="center"/>
              </w:tcPr>
            </w:tcPrChange>
          </w:tcPr>
          <w:p w14:paraId="165BDF01" w14:textId="1272EAD9" w:rsidR="00A91B47" w:rsidRPr="00A91B47" w:rsidRDefault="00A91B47" w:rsidP="00A91B47">
            <w:pPr>
              <w:spacing w:after="0" w:line="240" w:lineRule="auto"/>
              <w:rPr>
                <w:ins w:id="218" w:author="Rohit Agnihotri (Digital,ISC)(X-IGT Solutions)" w:date="2026-08-27T14:58:00Z"/>
                <w:rFonts w:ascii="Times New Roman" w:eastAsia="Times New Roman" w:hAnsi="Times New Roman" w:cs="Times New Roman"/>
                <w:sz w:val="24"/>
                <w:szCs w:val="24"/>
                <w:lang w:val="en-US"/>
              </w:rPr>
            </w:pPr>
            <w:ins w:id="219" w:author="Rohit Agnihotri (Digital,ISC)(X-IGT Solutions)" w:date="2026-08-27T14:58:00Z">
              <w:del w:id="220" w:author="Ashwani Sharma (FIN,ISC)" w:date="2026-08-27T15:45:00Z" w16du:dateUtc="2026-08-27T10:15:00Z">
                <w:r w:rsidRPr="00A91B47" w:rsidDel="00E710FA">
                  <w:rPr>
                    <w:rFonts w:ascii="Times New Roman" w:eastAsia="Times New Roman" w:hAnsi="Times New Roman" w:cs="Times New Roman"/>
                    <w:sz w:val="24"/>
                    <w:szCs w:val="24"/>
                    <w:lang w:val="en-US"/>
                  </w:rPr>
                  <w:delText> </w:delText>
                </w:r>
              </w:del>
            </w:ins>
          </w:p>
        </w:tc>
        <w:tc>
          <w:tcPr>
            <w:tcW w:w="3823" w:type="pct"/>
            <w:vAlign w:val="center"/>
            <w:tcPrChange w:id="221" w:author="Ashwani Sharma (FIN,ISC)" w:date="2026-08-27T15:45:00Z" w16du:dateUtc="2026-08-27T10:15:00Z">
              <w:tcPr>
                <w:tcW w:w="0" w:type="auto"/>
                <w:gridSpan w:val="2"/>
                <w:vAlign w:val="center"/>
              </w:tcPr>
            </w:tcPrChange>
          </w:tcPr>
          <w:p w14:paraId="5D86DC2A" w14:textId="63CB89D0" w:rsidR="00A91B47" w:rsidRPr="00A91B47" w:rsidRDefault="00A91B47" w:rsidP="00A91B47">
            <w:pPr>
              <w:spacing w:after="0" w:line="240" w:lineRule="auto"/>
              <w:rPr>
                <w:ins w:id="222" w:author="Rohit Agnihotri (Digital,ISC)(X-IGT Solutions)" w:date="2026-08-27T14:58:00Z"/>
                <w:rFonts w:ascii="Times New Roman" w:eastAsia="Times New Roman" w:hAnsi="Times New Roman" w:cs="Times New Roman"/>
                <w:sz w:val="24"/>
                <w:szCs w:val="24"/>
                <w:lang w:val="en-US"/>
              </w:rPr>
            </w:pPr>
            <w:ins w:id="223" w:author="Rohit Agnihotri (Digital,ISC)(X-IGT Solutions)" w:date="2026-08-27T14:58:00Z">
              <w:del w:id="224" w:author="Ashwani Sharma (FIN,ISC)" w:date="2026-08-27T15:45:00Z" w16du:dateUtc="2026-08-27T10:15:00Z">
                <w:r w:rsidRPr="00A91B47" w:rsidDel="00E710FA">
                  <w:rPr>
                    <w:rFonts w:ascii="Times New Roman" w:eastAsia="Times New Roman" w:hAnsi="Times New Roman" w:cs="Times New Roman"/>
                    <w:b/>
                    <w:bCs/>
                    <w:sz w:val="24"/>
                    <w:szCs w:val="24"/>
                    <w:lang w:val="en-US"/>
                  </w:rPr>
                  <w:delText>Total</w:delText>
                </w:r>
              </w:del>
            </w:ins>
          </w:p>
        </w:tc>
        <w:tc>
          <w:tcPr>
            <w:tcW w:w="685" w:type="pct"/>
            <w:vAlign w:val="center"/>
            <w:tcPrChange w:id="225" w:author="Ashwani Sharma (FIN,ISC)" w:date="2026-08-27T15:45:00Z" w16du:dateUtc="2026-08-27T10:15:00Z">
              <w:tcPr>
                <w:tcW w:w="0" w:type="auto"/>
                <w:gridSpan w:val="2"/>
                <w:vAlign w:val="center"/>
              </w:tcPr>
            </w:tcPrChange>
          </w:tcPr>
          <w:p w14:paraId="19B916F2" w14:textId="140D7844" w:rsidR="00A91B47" w:rsidRPr="00A91B47" w:rsidRDefault="00A91B47" w:rsidP="00A91B47">
            <w:pPr>
              <w:spacing w:before="100" w:beforeAutospacing="1" w:after="100" w:afterAutospacing="1" w:line="240" w:lineRule="auto"/>
              <w:rPr>
                <w:ins w:id="226" w:author="Rohit Agnihotri (Digital,ISC)(X-IGT Solutions)" w:date="2026-08-27T14:58:00Z"/>
                <w:rFonts w:ascii="Times New Roman" w:eastAsia="Times New Roman" w:hAnsi="Times New Roman" w:cs="Times New Roman"/>
                <w:sz w:val="24"/>
                <w:szCs w:val="24"/>
                <w:lang w:val="en-US"/>
              </w:rPr>
            </w:pPr>
            <w:ins w:id="227" w:author="Rohit Agnihotri (Digital,ISC)(X-IGT Solutions)" w:date="2026-08-27T14:58:00Z">
              <w:del w:id="228" w:author="Ashwani Sharma (FIN,ISC)" w:date="2026-08-27T15:45:00Z" w16du:dateUtc="2026-08-27T10:15:00Z">
                <w:r w:rsidRPr="00A91B47" w:rsidDel="00E710FA">
                  <w:rPr>
                    <w:rFonts w:ascii="Times New Roman" w:eastAsia="Times New Roman" w:hAnsi="Times New Roman" w:cs="Times New Roman"/>
                    <w:sz w:val="24"/>
                    <w:szCs w:val="24"/>
                    <w:lang w:val="en-US"/>
                  </w:rPr>
                  <w:delText>31,</w:delText>
                </w:r>
              </w:del>
              <w:del w:id="229" w:author="Ashwani Sharma (FIN,ISC)" w:date="2026-08-27T15:04:00Z" w16du:dateUtc="2026-08-27T09:34:00Z">
                <w:r w:rsidRPr="00A91B47" w:rsidDel="00C34BA4">
                  <w:rPr>
                    <w:rFonts w:ascii="Times New Roman" w:eastAsia="Times New Roman" w:hAnsi="Times New Roman" w:cs="Times New Roman"/>
                    <w:sz w:val="24"/>
                    <w:szCs w:val="24"/>
                    <w:lang w:val="en-US"/>
                  </w:rPr>
                  <w:delText>8</w:delText>
                </w:r>
              </w:del>
              <w:del w:id="230" w:author="Ashwani Sharma (FIN,ISC)" w:date="2026-08-27T15:45:00Z" w16du:dateUtc="2026-08-27T10:15:00Z">
                <w:r w:rsidRPr="00A91B47" w:rsidDel="00E710FA">
                  <w:rPr>
                    <w:rFonts w:ascii="Times New Roman" w:eastAsia="Times New Roman" w:hAnsi="Times New Roman" w:cs="Times New Roman"/>
                    <w:sz w:val="24"/>
                    <w:szCs w:val="24"/>
                    <w:lang w:val="en-US"/>
                  </w:rPr>
                  <w:delText>03,18</w:delText>
                </w:r>
              </w:del>
              <w:del w:id="231" w:author="Ashwani Sharma (FIN,ISC)" w:date="2026-08-27T15:04:00Z" w16du:dateUtc="2026-08-27T09:34:00Z">
                <w:r w:rsidRPr="00A91B47" w:rsidDel="00C34BA4">
                  <w:rPr>
                    <w:rFonts w:ascii="Times New Roman" w:eastAsia="Times New Roman" w:hAnsi="Times New Roman" w:cs="Times New Roman"/>
                    <w:sz w:val="24"/>
                    <w:szCs w:val="24"/>
                    <w:lang w:val="en-US"/>
                  </w:rPr>
                  <w:delText>9</w:delText>
                </w:r>
              </w:del>
            </w:ins>
          </w:p>
        </w:tc>
      </w:tr>
    </w:tbl>
    <w:p w14:paraId="45991029" w14:textId="1C0DD21C" w:rsidR="00A91B47" w:rsidRDefault="00A91B47">
      <w:pPr>
        <w:spacing w:after="0" w:line="240" w:lineRule="auto"/>
        <w:rPr>
          <w:ins w:id="232" w:author="Rohit Agnihotri (Digital,ISC)(X-IGT Solutions)" w:date="2026-08-27T14:58:00Z"/>
          <w:rFonts w:ascii="Times New Roman" w:eastAsia="Times New Roman" w:hAnsi="Times New Roman" w:cs="Times New Roman"/>
          <w:b/>
          <w:bCs/>
        </w:rPr>
      </w:pPr>
    </w:p>
    <w:tbl>
      <w:tblPr>
        <w:tblW w:w="0" w:type="auto"/>
        <w:tblLook w:val="04A0" w:firstRow="1" w:lastRow="0" w:firstColumn="1" w:lastColumn="0" w:noHBand="0" w:noVBand="1"/>
        <w:tblPrChange w:id="233" w:author="Ashwani Sharma (FIN,ISC)" w:date="2026-08-27T15:45:00Z" w16du:dateUtc="2026-08-27T10:15:00Z">
          <w:tblPr>
            <w:tblW w:w="8240" w:type="dxa"/>
            <w:tblLook w:val="04A0" w:firstRow="1" w:lastRow="0" w:firstColumn="1" w:lastColumn="0" w:noHBand="0" w:noVBand="1"/>
          </w:tblPr>
        </w:tblPrChange>
      </w:tblPr>
      <w:tblGrid>
        <w:gridCol w:w="863"/>
        <w:gridCol w:w="6022"/>
        <w:gridCol w:w="1716"/>
        <w:tblGridChange w:id="234">
          <w:tblGrid>
            <w:gridCol w:w="740"/>
            <w:gridCol w:w="123"/>
            <w:gridCol w:w="6022"/>
            <w:gridCol w:w="59"/>
            <w:gridCol w:w="1296"/>
            <w:gridCol w:w="361"/>
          </w:tblGrid>
        </w:tblGridChange>
      </w:tblGrid>
      <w:tr w:rsidR="00E710FA" w:rsidRPr="00E710FA" w14:paraId="7705B946" w14:textId="77777777" w:rsidTr="00E710FA">
        <w:trPr>
          <w:trHeight w:val="300"/>
          <w:ins w:id="235" w:author="Ashwani Sharma (FIN,ISC)" w:date="2026-08-27T15:45:00Z" w16du:dateUtc="2026-08-27T10:15:00Z"/>
          <w:trPrChange w:id="236" w:author="Ashwani Sharma (FIN,ISC)" w:date="2026-08-27T15:45:00Z" w16du:dateUtc="2026-08-27T10:15:00Z">
            <w:trPr>
              <w:gridAfter w:val="0"/>
              <w:trHeight w:val="300"/>
            </w:trPr>
          </w:trPrChange>
        </w:trPr>
        <w:tc>
          <w:tcPr>
            <w:tcW w:w="0" w:type="auto"/>
            <w:tcBorders>
              <w:top w:val="single" w:sz="4" w:space="0" w:color="auto"/>
              <w:left w:val="single" w:sz="4" w:space="0" w:color="auto"/>
              <w:bottom w:val="single" w:sz="4" w:space="0" w:color="auto"/>
              <w:right w:val="single" w:sz="4" w:space="0" w:color="auto"/>
            </w:tcBorders>
            <w:vAlign w:val="center"/>
            <w:hideMark/>
            <w:tcPrChange w:id="237" w:author="Ashwani Sharma (FIN,ISC)" w:date="2026-08-27T15:45:00Z" w16du:dateUtc="2026-08-27T10:15:00Z">
              <w:tcPr>
                <w:tcW w:w="740" w:type="dxa"/>
                <w:tcBorders>
                  <w:top w:val="single" w:sz="4" w:space="0" w:color="auto"/>
                  <w:left w:val="single" w:sz="4" w:space="0" w:color="auto"/>
                  <w:bottom w:val="single" w:sz="4" w:space="0" w:color="auto"/>
                  <w:right w:val="single" w:sz="4" w:space="0" w:color="auto"/>
                </w:tcBorders>
                <w:vAlign w:val="center"/>
                <w:hideMark/>
              </w:tcPr>
            </w:tcPrChange>
          </w:tcPr>
          <w:p w14:paraId="636DD68F" w14:textId="77777777" w:rsidR="00E710FA" w:rsidRPr="00E710FA" w:rsidRDefault="00E710FA" w:rsidP="00E710FA">
            <w:pPr>
              <w:spacing w:after="0" w:line="240" w:lineRule="auto"/>
              <w:rPr>
                <w:ins w:id="238" w:author="Ashwani Sharma (FIN,ISC)" w:date="2026-08-27T15:45:00Z" w16du:dateUtc="2026-08-27T10:15:00Z"/>
                <w:rFonts w:ascii="Times New Roman" w:eastAsia="Times New Roman" w:hAnsi="Times New Roman" w:cs="Times New Roman"/>
                <w:b/>
                <w:bCs/>
                <w:color w:val="000000"/>
                <w:sz w:val="24"/>
                <w:szCs w:val="24"/>
                <w:lang w:val="en-US"/>
              </w:rPr>
            </w:pPr>
            <w:ins w:id="239" w:author="Ashwani Sharma (FIN,ISC)" w:date="2026-08-27T15:45:00Z" w16du:dateUtc="2026-08-27T10:15:00Z">
              <w:r w:rsidRPr="00E710FA">
                <w:rPr>
                  <w:rFonts w:ascii="Times New Roman" w:eastAsia="Times New Roman" w:hAnsi="Times New Roman" w:cs="Times New Roman"/>
                  <w:b/>
                  <w:bCs/>
                  <w:color w:val="000000"/>
                  <w:sz w:val="24"/>
                  <w:szCs w:val="24"/>
                  <w:lang w:val="en-US"/>
                </w:rPr>
                <w:t>Year</w:t>
              </w:r>
            </w:ins>
          </w:p>
        </w:tc>
        <w:tc>
          <w:tcPr>
            <w:tcW w:w="0" w:type="auto"/>
            <w:tcBorders>
              <w:top w:val="single" w:sz="4" w:space="0" w:color="auto"/>
              <w:left w:val="nil"/>
              <w:bottom w:val="single" w:sz="4" w:space="0" w:color="auto"/>
              <w:right w:val="single" w:sz="4" w:space="0" w:color="auto"/>
            </w:tcBorders>
            <w:vAlign w:val="center"/>
            <w:hideMark/>
            <w:tcPrChange w:id="240" w:author="Ashwani Sharma (FIN,ISC)" w:date="2026-08-27T15:45:00Z" w16du:dateUtc="2026-08-27T10:15:00Z">
              <w:tcPr>
                <w:tcW w:w="6320" w:type="dxa"/>
                <w:gridSpan w:val="3"/>
                <w:tcBorders>
                  <w:top w:val="single" w:sz="4" w:space="0" w:color="auto"/>
                  <w:left w:val="nil"/>
                  <w:bottom w:val="single" w:sz="4" w:space="0" w:color="auto"/>
                  <w:right w:val="single" w:sz="4" w:space="0" w:color="auto"/>
                </w:tcBorders>
                <w:vAlign w:val="center"/>
                <w:hideMark/>
              </w:tcPr>
            </w:tcPrChange>
          </w:tcPr>
          <w:p w14:paraId="07CD1035" w14:textId="77777777" w:rsidR="00E710FA" w:rsidRPr="00E710FA" w:rsidRDefault="00E710FA" w:rsidP="00E710FA">
            <w:pPr>
              <w:spacing w:after="0" w:line="240" w:lineRule="auto"/>
              <w:rPr>
                <w:ins w:id="241" w:author="Ashwani Sharma (FIN,ISC)" w:date="2026-08-27T15:45:00Z" w16du:dateUtc="2026-08-27T10:15:00Z"/>
                <w:rFonts w:ascii="Times New Roman" w:eastAsia="Times New Roman" w:hAnsi="Times New Roman" w:cs="Times New Roman"/>
                <w:b/>
                <w:bCs/>
                <w:color w:val="000000"/>
                <w:sz w:val="24"/>
                <w:szCs w:val="24"/>
                <w:lang w:val="en-US"/>
              </w:rPr>
            </w:pPr>
            <w:ins w:id="242" w:author="Ashwani Sharma (FIN,ISC)" w:date="2026-08-27T15:45:00Z" w16du:dateUtc="2026-08-27T10:15:00Z">
              <w:r w:rsidRPr="00E710FA">
                <w:rPr>
                  <w:rFonts w:ascii="Times New Roman" w:eastAsia="Times New Roman" w:hAnsi="Times New Roman" w:cs="Times New Roman"/>
                  <w:b/>
                  <w:bCs/>
                  <w:color w:val="000000"/>
                  <w:sz w:val="24"/>
                  <w:szCs w:val="24"/>
                  <w:lang w:val="en-US"/>
                </w:rPr>
                <w:t>Services</w:t>
              </w:r>
            </w:ins>
          </w:p>
        </w:tc>
        <w:tc>
          <w:tcPr>
            <w:tcW w:w="0" w:type="auto"/>
            <w:tcBorders>
              <w:top w:val="single" w:sz="4" w:space="0" w:color="auto"/>
              <w:left w:val="nil"/>
              <w:bottom w:val="single" w:sz="4" w:space="0" w:color="auto"/>
              <w:right w:val="single" w:sz="4" w:space="0" w:color="auto"/>
            </w:tcBorders>
            <w:vAlign w:val="center"/>
            <w:hideMark/>
            <w:tcPrChange w:id="243" w:author="Ashwani Sharma (FIN,ISC)" w:date="2026-08-27T15:45:00Z" w16du:dateUtc="2026-08-27T10:15:00Z">
              <w:tcPr>
                <w:tcW w:w="1180" w:type="dxa"/>
                <w:tcBorders>
                  <w:top w:val="single" w:sz="4" w:space="0" w:color="auto"/>
                  <w:left w:val="nil"/>
                  <w:bottom w:val="single" w:sz="4" w:space="0" w:color="auto"/>
                  <w:right w:val="single" w:sz="4" w:space="0" w:color="auto"/>
                </w:tcBorders>
                <w:vAlign w:val="center"/>
                <w:hideMark/>
              </w:tcPr>
            </w:tcPrChange>
          </w:tcPr>
          <w:p w14:paraId="60F37614" w14:textId="5329BCB7" w:rsidR="00E710FA" w:rsidRPr="00E710FA" w:rsidRDefault="00E710FA" w:rsidP="00E710FA">
            <w:pPr>
              <w:spacing w:after="0" w:line="240" w:lineRule="auto"/>
              <w:rPr>
                <w:ins w:id="244" w:author="Ashwani Sharma (FIN,ISC)" w:date="2026-08-27T15:45:00Z" w16du:dateUtc="2026-08-27T10:15:00Z"/>
                <w:rFonts w:ascii="Times New Roman" w:eastAsia="Times New Roman" w:hAnsi="Times New Roman" w:cs="Times New Roman"/>
                <w:b/>
                <w:bCs/>
                <w:color w:val="000000"/>
                <w:sz w:val="24"/>
                <w:szCs w:val="24"/>
                <w:lang w:val="en-US"/>
              </w:rPr>
            </w:pPr>
            <w:ins w:id="245" w:author="Ashwani Sharma (FIN,ISC)" w:date="2026-08-27T15:45:00Z" w16du:dateUtc="2026-08-27T10:15:00Z">
              <w:r w:rsidRPr="00E710FA">
                <w:rPr>
                  <w:rFonts w:ascii="Times New Roman" w:eastAsia="Times New Roman" w:hAnsi="Times New Roman" w:cs="Times New Roman"/>
                  <w:b/>
                  <w:bCs/>
                  <w:color w:val="000000"/>
                  <w:sz w:val="24"/>
                  <w:szCs w:val="24"/>
                  <w:lang w:val="en-US"/>
                </w:rPr>
                <w:t>Amount</w:t>
              </w:r>
              <w:r>
                <w:rPr>
                  <w:rFonts w:ascii="Times New Roman" w:eastAsia="Times New Roman" w:hAnsi="Times New Roman" w:cs="Times New Roman"/>
                  <w:b/>
                  <w:bCs/>
                  <w:color w:val="000000"/>
                  <w:sz w:val="24"/>
                  <w:szCs w:val="24"/>
                  <w:lang w:val="en-US"/>
                </w:rPr>
                <w:t xml:space="preserve"> (INR)</w:t>
              </w:r>
            </w:ins>
          </w:p>
        </w:tc>
      </w:tr>
      <w:tr w:rsidR="00E710FA" w:rsidRPr="00E710FA" w14:paraId="40097855" w14:textId="77777777" w:rsidTr="00E710FA">
        <w:trPr>
          <w:trHeight w:val="300"/>
          <w:ins w:id="246" w:author="Ashwani Sharma (FIN,ISC)" w:date="2026-08-27T15:45:00Z" w16du:dateUtc="2026-08-27T10:15:00Z"/>
          <w:trPrChange w:id="247" w:author="Ashwani Sharma (FIN,ISC)" w:date="2026-08-27T15:45:00Z" w16du:dateUtc="2026-08-27T10:15:00Z">
            <w:trPr>
              <w:gridAfter w:val="0"/>
              <w:trHeight w:val="300"/>
            </w:trPr>
          </w:trPrChange>
        </w:trPr>
        <w:tc>
          <w:tcPr>
            <w:tcW w:w="0" w:type="auto"/>
            <w:vMerge w:val="restart"/>
            <w:tcBorders>
              <w:top w:val="nil"/>
              <w:left w:val="single" w:sz="4" w:space="0" w:color="auto"/>
              <w:bottom w:val="single" w:sz="4" w:space="0" w:color="auto"/>
              <w:right w:val="single" w:sz="4" w:space="0" w:color="auto"/>
            </w:tcBorders>
            <w:vAlign w:val="center"/>
            <w:hideMark/>
            <w:tcPrChange w:id="248" w:author="Ashwani Sharma (FIN,ISC)" w:date="2026-08-27T15:45:00Z" w16du:dateUtc="2026-08-27T10:15:00Z">
              <w:tcPr>
                <w:tcW w:w="740" w:type="dxa"/>
                <w:vMerge w:val="restart"/>
                <w:tcBorders>
                  <w:top w:val="nil"/>
                  <w:left w:val="single" w:sz="4" w:space="0" w:color="auto"/>
                  <w:bottom w:val="single" w:sz="4" w:space="0" w:color="auto"/>
                  <w:right w:val="single" w:sz="4" w:space="0" w:color="auto"/>
                </w:tcBorders>
                <w:vAlign w:val="center"/>
                <w:hideMark/>
              </w:tcPr>
            </w:tcPrChange>
          </w:tcPr>
          <w:p w14:paraId="31A1B4BB" w14:textId="77777777" w:rsidR="00E710FA" w:rsidRPr="00E710FA" w:rsidRDefault="00E710FA" w:rsidP="00E710FA">
            <w:pPr>
              <w:spacing w:after="0" w:line="240" w:lineRule="auto"/>
              <w:rPr>
                <w:ins w:id="249" w:author="Ashwani Sharma (FIN,ISC)" w:date="2026-08-27T15:45:00Z" w16du:dateUtc="2026-08-27T10:15:00Z"/>
                <w:rFonts w:ascii="Times New Roman" w:eastAsia="Times New Roman" w:hAnsi="Times New Roman" w:cs="Times New Roman"/>
                <w:color w:val="000000"/>
                <w:sz w:val="24"/>
                <w:szCs w:val="24"/>
                <w:lang w:val="en-US"/>
              </w:rPr>
            </w:pPr>
            <w:ins w:id="250" w:author="Ashwani Sharma (FIN,ISC)" w:date="2026-08-27T15:45:00Z" w16du:dateUtc="2026-08-27T10:15:00Z">
              <w:r w:rsidRPr="00E710FA">
                <w:rPr>
                  <w:rFonts w:ascii="Times New Roman" w:eastAsia="Times New Roman" w:hAnsi="Times New Roman" w:cs="Times New Roman"/>
                  <w:color w:val="000000"/>
                  <w:sz w:val="24"/>
                  <w:szCs w:val="24"/>
                  <w:lang w:val="en-US"/>
                </w:rPr>
                <w:t>Year 1</w:t>
              </w:r>
            </w:ins>
          </w:p>
        </w:tc>
        <w:tc>
          <w:tcPr>
            <w:tcW w:w="0" w:type="auto"/>
            <w:tcBorders>
              <w:top w:val="nil"/>
              <w:left w:val="nil"/>
              <w:bottom w:val="single" w:sz="4" w:space="0" w:color="auto"/>
              <w:right w:val="single" w:sz="4" w:space="0" w:color="auto"/>
            </w:tcBorders>
            <w:vAlign w:val="center"/>
            <w:hideMark/>
            <w:tcPrChange w:id="251" w:author="Ashwani Sharma (FIN,ISC)" w:date="2026-08-27T15:45:00Z" w16du:dateUtc="2026-08-27T10:15:00Z">
              <w:tcPr>
                <w:tcW w:w="6320" w:type="dxa"/>
                <w:gridSpan w:val="3"/>
                <w:tcBorders>
                  <w:top w:val="nil"/>
                  <w:left w:val="nil"/>
                  <w:bottom w:val="single" w:sz="4" w:space="0" w:color="auto"/>
                  <w:right w:val="single" w:sz="4" w:space="0" w:color="auto"/>
                </w:tcBorders>
                <w:vAlign w:val="center"/>
                <w:hideMark/>
              </w:tcPr>
            </w:tcPrChange>
          </w:tcPr>
          <w:p w14:paraId="239F3EFB" w14:textId="77777777" w:rsidR="00E710FA" w:rsidRPr="00E710FA" w:rsidRDefault="00E710FA" w:rsidP="00E710FA">
            <w:pPr>
              <w:spacing w:after="0" w:line="240" w:lineRule="auto"/>
              <w:rPr>
                <w:ins w:id="252" w:author="Ashwani Sharma (FIN,ISC)" w:date="2026-08-27T15:45:00Z" w16du:dateUtc="2026-08-27T10:15:00Z"/>
                <w:rFonts w:ascii="Times New Roman" w:eastAsia="Times New Roman" w:hAnsi="Times New Roman" w:cs="Times New Roman"/>
                <w:color w:val="000000"/>
                <w:sz w:val="24"/>
                <w:szCs w:val="24"/>
                <w:lang w:val="en-US"/>
              </w:rPr>
            </w:pPr>
            <w:ins w:id="253" w:author="Ashwani Sharma (FIN,ISC)" w:date="2026-08-27T15:45:00Z" w16du:dateUtc="2026-08-27T10:15:00Z">
              <w:r w:rsidRPr="00E710FA">
                <w:rPr>
                  <w:rFonts w:ascii="Times New Roman" w:eastAsia="Times New Roman" w:hAnsi="Times New Roman" w:cs="Times New Roman"/>
                  <w:color w:val="000000"/>
                  <w:sz w:val="24"/>
                  <w:szCs w:val="24"/>
                  <w:lang w:val="en-US"/>
                </w:rPr>
                <w:t>In-App Platform Gamification + Non Gamification</w:t>
              </w:r>
            </w:ins>
          </w:p>
        </w:tc>
        <w:tc>
          <w:tcPr>
            <w:tcW w:w="0" w:type="auto"/>
            <w:tcBorders>
              <w:top w:val="nil"/>
              <w:left w:val="nil"/>
              <w:bottom w:val="single" w:sz="4" w:space="0" w:color="auto"/>
              <w:right w:val="single" w:sz="4" w:space="0" w:color="auto"/>
            </w:tcBorders>
            <w:vAlign w:val="center"/>
            <w:hideMark/>
            <w:tcPrChange w:id="254" w:author="Ashwani Sharma (FIN,ISC)" w:date="2026-08-27T15:45:00Z" w16du:dateUtc="2026-08-27T10:15:00Z">
              <w:tcPr>
                <w:tcW w:w="1180" w:type="dxa"/>
                <w:tcBorders>
                  <w:top w:val="nil"/>
                  <w:left w:val="nil"/>
                  <w:bottom w:val="single" w:sz="4" w:space="0" w:color="auto"/>
                  <w:right w:val="single" w:sz="4" w:space="0" w:color="auto"/>
                </w:tcBorders>
                <w:vAlign w:val="center"/>
                <w:hideMark/>
              </w:tcPr>
            </w:tcPrChange>
          </w:tcPr>
          <w:p w14:paraId="2F3FDCE1" w14:textId="77777777" w:rsidR="00E710FA" w:rsidRPr="00E710FA" w:rsidRDefault="00E710FA" w:rsidP="00E710FA">
            <w:pPr>
              <w:spacing w:after="0" w:line="240" w:lineRule="auto"/>
              <w:jc w:val="right"/>
              <w:rPr>
                <w:ins w:id="255" w:author="Ashwani Sharma (FIN,ISC)" w:date="2026-08-27T15:45:00Z" w16du:dateUtc="2026-08-27T10:15:00Z"/>
                <w:rFonts w:ascii="Times New Roman" w:eastAsia="Times New Roman" w:hAnsi="Times New Roman" w:cs="Times New Roman"/>
                <w:color w:val="000000"/>
                <w:sz w:val="24"/>
                <w:szCs w:val="24"/>
                <w:lang w:val="en-US"/>
              </w:rPr>
            </w:pPr>
            <w:ins w:id="256" w:author="Ashwani Sharma (FIN,ISC)" w:date="2026-08-27T15:45:00Z" w16du:dateUtc="2026-08-27T10:15:00Z">
              <w:r w:rsidRPr="00E710FA">
                <w:rPr>
                  <w:rFonts w:ascii="Times New Roman" w:eastAsia="Times New Roman" w:hAnsi="Times New Roman" w:cs="Times New Roman"/>
                  <w:color w:val="000000"/>
                  <w:sz w:val="24"/>
                  <w:szCs w:val="24"/>
                  <w:lang w:val="en-US"/>
                </w:rPr>
                <w:t>4,599,936</w:t>
              </w:r>
            </w:ins>
          </w:p>
        </w:tc>
      </w:tr>
      <w:tr w:rsidR="00E710FA" w:rsidRPr="00E710FA" w14:paraId="461F7CB2" w14:textId="77777777" w:rsidTr="00E710FA">
        <w:trPr>
          <w:trHeight w:val="300"/>
          <w:ins w:id="257" w:author="Ashwani Sharma (FIN,ISC)" w:date="2026-08-27T15:45:00Z" w16du:dateUtc="2026-08-27T10:15:00Z"/>
          <w:trPrChange w:id="258" w:author="Ashwani Sharma (FIN,ISC)" w:date="2026-08-27T15:45:00Z" w16du:dateUtc="2026-08-27T10:15:00Z">
            <w:trPr>
              <w:gridAfter w:val="0"/>
              <w:trHeight w:val="300"/>
            </w:trPr>
          </w:trPrChange>
        </w:trPr>
        <w:tc>
          <w:tcPr>
            <w:tcW w:w="0" w:type="auto"/>
            <w:vMerge/>
            <w:tcBorders>
              <w:top w:val="nil"/>
              <w:left w:val="single" w:sz="4" w:space="0" w:color="auto"/>
              <w:bottom w:val="single" w:sz="4" w:space="0" w:color="auto"/>
              <w:right w:val="single" w:sz="4" w:space="0" w:color="auto"/>
            </w:tcBorders>
            <w:vAlign w:val="center"/>
            <w:hideMark/>
            <w:tcPrChange w:id="259" w:author="Ashwani Sharma (FIN,ISC)" w:date="2026-08-27T15:45:00Z" w16du:dateUtc="2026-08-27T10:15:00Z">
              <w:tcPr>
                <w:tcW w:w="740" w:type="dxa"/>
                <w:vMerge/>
                <w:tcBorders>
                  <w:top w:val="nil"/>
                  <w:left w:val="single" w:sz="4" w:space="0" w:color="auto"/>
                  <w:bottom w:val="single" w:sz="4" w:space="0" w:color="auto"/>
                  <w:right w:val="single" w:sz="4" w:space="0" w:color="auto"/>
                </w:tcBorders>
                <w:vAlign w:val="center"/>
                <w:hideMark/>
              </w:tcPr>
            </w:tcPrChange>
          </w:tcPr>
          <w:p w14:paraId="465A317D" w14:textId="77777777" w:rsidR="00E710FA" w:rsidRPr="00E710FA" w:rsidRDefault="00E710FA" w:rsidP="00E710FA">
            <w:pPr>
              <w:spacing w:after="0" w:line="240" w:lineRule="auto"/>
              <w:rPr>
                <w:ins w:id="260" w:author="Ashwani Sharma (FIN,ISC)" w:date="2026-08-27T15:45:00Z" w16du:dateUtc="2026-08-27T10:15:00Z"/>
                <w:rFonts w:ascii="Times New Roman" w:eastAsia="Times New Roman" w:hAnsi="Times New Roman" w:cs="Times New Roman"/>
                <w:color w:val="000000"/>
                <w:sz w:val="24"/>
                <w:szCs w:val="24"/>
                <w:lang w:val="en-US"/>
              </w:rPr>
            </w:pPr>
          </w:p>
        </w:tc>
        <w:tc>
          <w:tcPr>
            <w:tcW w:w="0" w:type="auto"/>
            <w:tcBorders>
              <w:top w:val="nil"/>
              <w:left w:val="nil"/>
              <w:bottom w:val="single" w:sz="4" w:space="0" w:color="auto"/>
              <w:right w:val="single" w:sz="4" w:space="0" w:color="auto"/>
            </w:tcBorders>
            <w:vAlign w:val="center"/>
            <w:hideMark/>
            <w:tcPrChange w:id="261" w:author="Ashwani Sharma (FIN,ISC)" w:date="2026-08-27T15:45:00Z" w16du:dateUtc="2026-08-27T10:15:00Z">
              <w:tcPr>
                <w:tcW w:w="6320" w:type="dxa"/>
                <w:gridSpan w:val="3"/>
                <w:tcBorders>
                  <w:top w:val="nil"/>
                  <w:left w:val="nil"/>
                  <w:bottom w:val="single" w:sz="4" w:space="0" w:color="auto"/>
                  <w:right w:val="single" w:sz="4" w:space="0" w:color="auto"/>
                </w:tcBorders>
                <w:vAlign w:val="center"/>
                <w:hideMark/>
              </w:tcPr>
            </w:tcPrChange>
          </w:tcPr>
          <w:p w14:paraId="0D2975BC" w14:textId="77777777" w:rsidR="00E710FA" w:rsidRPr="00E710FA" w:rsidRDefault="00E710FA" w:rsidP="00E710FA">
            <w:pPr>
              <w:spacing w:after="0" w:line="240" w:lineRule="auto"/>
              <w:rPr>
                <w:ins w:id="262" w:author="Ashwani Sharma (FIN,ISC)" w:date="2026-08-27T15:45:00Z" w16du:dateUtc="2026-08-27T10:15:00Z"/>
                <w:rFonts w:ascii="Times New Roman" w:eastAsia="Times New Roman" w:hAnsi="Times New Roman" w:cs="Times New Roman"/>
                <w:color w:val="000000"/>
                <w:sz w:val="24"/>
                <w:szCs w:val="24"/>
                <w:lang w:val="en-US"/>
              </w:rPr>
            </w:pPr>
            <w:ins w:id="263" w:author="Ashwani Sharma (FIN,ISC)" w:date="2026-08-27T15:45:00Z" w16du:dateUtc="2026-08-27T10:15:00Z">
              <w:r w:rsidRPr="00E710FA">
                <w:rPr>
                  <w:rFonts w:ascii="Times New Roman" w:eastAsia="Times New Roman" w:hAnsi="Times New Roman" w:cs="Times New Roman"/>
                  <w:color w:val="000000"/>
                  <w:sz w:val="24"/>
                  <w:szCs w:val="24"/>
                  <w:lang w:val="en-US"/>
                </w:rPr>
                <w:t xml:space="preserve"> In-App Platform Feature Flags</w:t>
              </w:r>
            </w:ins>
          </w:p>
        </w:tc>
        <w:tc>
          <w:tcPr>
            <w:tcW w:w="0" w:type="auto"/>
            <w:tcBorders>
              <w:top w:val="nil"/>
              <w:left w:val="nil"/>
              <w:bottom w:val="single" w:sz="4" w:space="0" w:color="auto"/>
              <w:right w:val="single" w:sz="4" w:space="0" w:color="auto"/>
            </w:tcBorders>
            <w:vAlign w:val="center"/>
            <w:hideMark/>
            <w:tcPrChange w:id="264" w:author="Ashwani Sharma (FIN,ISC)" w:date="2026-08-27T15:45:00Z" w16du:dateUtc="2026-08-27T10:15:00Z">
              <w:tcPr>
                <w:tcW w:w="1180" w:type="dxa"/>
                <w:tcBorders>
                  <w:top w:val="nil"/>
                  <w:left w:val="nil"/>
                  <w:bottom w:val="single" w:sz="4" w:space="0" w:color="auto"/>
                  <w:right w:val="single" w:sz="4" w:space="0" w:color="auto"/>
                </w:tcBorders>
                <w:vAlign w:val="center"/>
                <w:hideMark/>
              </w:tcPr>
            </w:tcPrChange>
          </w:tcPr>
          <w:p w14:paraId="0A96614D" w14:textId="77777777" w:rsidR="00E710FA" w:rsidRPr="00E710FA" w:rsidRDefault="00E710FA" w:rsidP="00E710FA">
            <w:pPr>
              <w:spacing w:after="0" w:line="240" w:lineRule="auto"/>
              <w:jc w:val="right"/>
              <w:rPr>
                <w:ins w:id="265" w:author="Ashwani Sharma (FIN,ISC)" w:date="2026-08-27T15:45:00Z" w16du:dateUtc="2026-08-27T10:15:00Z"/>
                <w:rFonts w:ascii="Times New Roman" w:eastAsia="Times New Roman" w:hAnsi="Times New Roman" w:cs="Times New Roman"/>
                <w:color w:val="000000"/>
                <w:sz w:val="24"/>
                <w:szCs w:val="24"/>
                <w:lang w:val="en-US"/>
              </w:rPr>
            </w:pPr>
            <w:ins w:id="266" w:author="Ashwani Sharma (FIN,ISC)" w:date="2026-08-27T15:45:00Z" w16du:dateUtc="2026-08-27T10:15:00Z">
              <w:r w:rsidRPr="00E710FA">
                <w:rPr>
                  <w:rFonts w:ascii="Times New Roman" w:eastAsia="Times New Roman" w:hAnsi="Times New Roman" w:cs="Times New Roman"/>
                  <w:color w:val="000000"/>
                  <w:sz w:val="24"/>
                  <w:szCs w:val="24"/>
                  <w:lang w:val="en-US"/>
                </w:rPr>
                <w:t>1,149,984</w:t>
              </w:r>
            </w:ins>
          </w:p>
        </w:tc>
      </w:tr>
      <w:tr w:rsidR="00E710FA" w:rsidRPr="00E710FA" w14:paraId="2104C8A8" w14:textId="77777777" w:rsidTr="00E710FA">
        <w:trPr>
          <w:trHeight w:val="300"/>
          <w:ins w:id="267" w:author="Ashwani Sharma (FIN,ISC)" w:date="2026-08-27T15:45:00Z" w16du:dateUtc="2026-08-27T10:15:00Z"/>
          <w:trPrChange w:id="268" w:author="Ashwani Sharma (FIN,ISC)" w:date="2026-08-27T15:45:00Z" w16du:dateUtc="2026-08-27T10:15:00Z">
            <w:trPr>
              <w:gridAfter w:val="0"/>
              <w:trHeight w:val="300"/>
            </w:trPr>
          </w:trPrChange>
        </w:trPr>
        <w:tc>
          <w:tcPr>
            <w:tcW w:w="0" w:type="auto"/>
            <w:vMerge/>
            <w:tcBorders>
              <w:top w:val="nil"/>
              <w:left w:val="single" w:sz="4" w:space="0" w:color="auto"/>
              <w:bottom w:val="single" w:sz="4" w:space="0" w:color="auto"/>
              <w:right w:val="single" w:sz="4" w:space="0" w:color="auto"/>
            </w:tcBorders>
            <w:vAlign w:val="center"/>
            <w:hideMark/>
            <w:tcPrChange w:id="269" w:author="Ashwani Sharma (FIN,ISC)" w:date="2026-08-27T15:45:00Z" w16du:dateUtc="2026-08-27T10:15:00Z">
              <w:tcPr>
                <w:tcW w:w="740" w:type="dxa"/>
                <w:vMerge/>
                <w:tcBorders>
                  <w:top w:val="nil"/>
                  <w:left w:val="single" w:sz="4" w:space="0" w:color="auto"/>
                  <w:bottom w:val="single" w:sz="4" w:space="0" w:color="auto"/>
                  <w:right w:val="single" w:sz="4" w:space="0" w:color="auto"/>
                </w:tcBorders>
                <w:vAlign w:val="center"/>
                <w:hideMark/>
              </w:tcPr>
            </w:tcPrChange>
          </w:tcPr>
          <w:p w14:paraId="40FF9B92" w14:textId="77777777" w:rsidR="00E710FA" w:rsidRPr="00E710FA" w:rsidRDefault="00E710FA" w:rsidP="00E710FA">
            <w:pPr>
              <w:spacing w:after="0" w:line="240" w:lineRule="auto"/>
              <w:rPr>
                <w:ins w:id="270" w:author="Ashwani Sharma (FIN,ISC)" w:date="2026-08-27T15:45:00Z" w16du:dateUtc="2026-08-27T10:15:00Z"/>
                <w:rFonts w:ascii="Times New Roman" w:eastAsia="Times New Roman" w:hAnsi="Times New Roman" w:cs="Times New Roman"/>
                <w:color w:val="000000"/>
                <w:sz w:val="24"/>
                <w:szCs w:val="24"/>
                <w:lang w:val="en-US"/>
              </w:rPr>
            </w:pPr>
          </w:p>
        </w:tc>
        <w:tc>
          <w:tcPr>
            <w:tcW w:w="0" w:type="auto"/>
            <w:tcBorders>
              <w:top w:val="nil"/>
              <w:left w:val="nil"/>
              <w:bottom w:val="single" w:sz="4" w:space="0" w:color="auto"/>
              <w:right w:val="single" w:sz="4" w:space="0" w:color="auto"/>
            </w:tcBorders>
            <w:vAlign w:val="center"/>
            <w:hideMark/>
            <w:tcPrChange w:id="271" w:author="Ashwani Sharma (FIN,ISC)" w:date="2026-08-27T15:45:00Z" w16du:dateUtc="2026-08-27T10:15:00Z">
              <w:tcPr>
                <w:tcW w:w="6320" w:type="dxa"/>
                <w:gridSpan w:val="3"/>
                <w:tcBorders>
                  <w:top w:val="nil"/>
                  <w:left w:val="nil"/>
                  <w:bottom w:val="single" w:sz="4" w:space="0" w:color="auto"/>
                  <w:right w:val="single" w:sz="4" w:space="0" w:color="auto"/>
                </w:tcBorders>
                <w:vAlign w:val="center"/>
                <w:hideMark/>
              </w:tcPr>
            </w:tcPrChange>
          </w:tcPr>
          <w:p w14:paraId="290000E3" w14:textId="77777777" w:rsidR="00E710FA" w:rsidRPr="00E710FA" w:rsidRDefault="00E710FA" w:rsidP="00E710FA">
            <w:pPr>
              <w:spacing w:after="0" w:line="240" w:lineRule="auto"/>
              <w:rPr>
                <w:ins w:id="272" w:author="Ashwani Sharma (FIN,ISC)" w:date="2026-08-27T15:45:00Z" w16du:dateUtc="2026-08-27T10:15:00Z"/>
                <w:rFonts w:ascii="Times New Roman" w:eastAsia="Times New Roman" w:hAnsi="Times New Roman" w:cs="Times New Roman"/>
                <w:color w:val="000000"/>
                <w:sz w:val="24"/>
                <w:szCs w:val="24"/>
                <w:lang w:val="en-US"/>
              </w:rPr>
            </w:pPr>
            <w:ins w:id="273" w:author="Ashwani Sharma (FIN,ISC)" w:date="2026-08-27T15:45:00Z" w16du:dateUtc="2026-08-27T10:15:00Z">
              <w:r w:rsidRPr="00E710FA">
                <w:rPr>
                  <w:rFonts w:ascii="Times New Roman" w:eastAsia="Times New Roman" w:hAnsi="Times New Roman" w:cs="Times New Roman"/>
                  <w:color w:val="000000"/>
                  <w:sz w:val="24"/>
                  <w:szCs w:val="24"/>
                  <w:lang w:val="en-US"/>
                </w:rPr>
                <w:t xml:space="preserve"> Off-App Platform (MTUs) —Push Notification</w:t>
              </w:r>
            </w:ins>
          </w:p>
        </w:tc>
        <w:tc>
          <w:tcPr>
            <w:tcW w:w="0" w:type="auto"/>
            <w:tcBorders>
              <w:top w:val="nil"/>
              <w:left w:val="nil"/>
              <w:bottom w:val="single" w:sz="4" w:space="0" w:color="auto"/>
              <w:right w:val="single" w:sz="4" w:space="0" w:color="auto"/>
            </w:tcBorders>
            <w:vAlign w:val="center"/>
            <w:hideMark/>
            <w:tcPrChange w:id="274" w:author="Ashwani Sharma (FIN,ISC)" w:date="2026-08-27T15:45:00Z" w16du:dateUtc="2026-08-27T10:15:00Z">
              <w:tcPr>
                <w:tcW w:w="1180" w:type="dxa"/>
                <w:tcBorders>
                  <w:top w:val="nil"/>
                  <w:left w:val="nil"/>
                  <w:bottom w:val="single" w:sz="4" w:space="0" w:color="auto"/>
                  <w:right w:val="single" w:sz="4" w:space="0" w:color="auto"/>
                </w:tcBorders>
                <w:vAlign w:val="center"/>
                <w:hideMark/>
              </w:tcPr>
            </w:tcPrChange>
          </w:tcPr>
          <w:p w14:paraId="002EDDEF" w14:textId="77777777" w:rsidR="00E710FA" w:rsidRPr="00E710FA" w:rsidRDefault="00E710FA" w:rsidP="00E710FA">
            <w:pPr>
              <w:spacing w:after="0" w:line="240" w:lineRule="auto"/>
              <w:jc w:val="right"/>
              <w:rPr>
                <w:ins w:id="275" w:author="Ashwani Sharma (FIN,ISC)" w:date="2026-08-27T15:45:00Z" w16du:dateUtc="2026-08-27T10:15:00Z"/>
                <w:rFonts w:ascii="Times New Roman" w:eastAsia="Times New Roman" w:hAnsi="Times New Roman" w:cs="Times New Roman"/>
                <w:color w:val="000000"/>
                <w:sz w:val="24"/>
                <w:szCs w:val="24"/>
                <w:lang w:val="en-US"/>
              </w:rPr>
            </w:pPr>
            <w:ins w:id="276" w:author="Ashwani Sharma (FIN,ISC)" w:date="2026-08-27T15:45:00Z" w16du:dateUtc="2026-08-27T10:15:00Z">
              <w:r w:rsidRPr="00E710FA">
                <w:rPr>
                  <w:rFonts w:ascii="Times New Roman" w:eastAsia="Times New Roman" w:hAnsi="Times New Roman" w:cs="Times New Roman"/>
                  <w:color w:val="000000"/>
                  <w:sz w:val="24"/>
                  <w:szCs w:val="24"/>
                  <w:lang w:val="en-US"/>
                </w:rPr>
                <w:t>2,874,960</w:t>
              </w:r>
            </w:ins>
          </w:p>
        </w:tc>
      </w:tr>
      <w:tr w:rsidR="00E710FA" w:rsidRPr="00E710FA" w14:paraId="25D527B1" w14:textId="77777777" w:rsidTr="00E710FA">
        <w:trPr>
          <w:trHeight w:val="300"/>
          <w:ins w:id="277" w:author="Ashwani Sharma (FIN,ISC)" w:date="2026-08-27T15:45:00Z" w16du:dateUtc="2026-08-27T10:15:00Z"/>
          <w:trPrChange w:id="278" w:author="Ashwani Sharma (FIN,ISC)" w:date="2026-08-27T15:45:00Z" w16du:dateUtc="2026-08-27T10:15:00Z">
            <w:trPr>
              <w:gridAfter w:val="0"/>
              <w:trHeight w:val="300"/>
            </w:trPr>
          </w:trPrChange>
        </w:trPr>
        <w:tc>
          <w:tcPr>
            <w:tcW w:w="0" w:type="auto"/>
            <w:vMerge/>
            <w:tcBorders>
              <w:top w:val="nil"/>
              <w:left w:val="single" w:sz="4" w:space="0" w:color="auto"/>
              <w:bottom w:val="single" w:sz="4" w:space="0" w:color="auto"/>
              <w:right w:val="single" w:sz="4" w:space="0" w:color="auto"/>
            </w:tcBorders>
            <w:vAlign w:val="center"/>
            <w:hideMark/>
            <w:tcPrChange w:id="279" w:author="Ashwani Sharma (FIN,ISC)" w:date="2026-08-27T15:45:00Z" w16du:dateUtc="2026-08-27T10:15:00Z">
              <w:tcPr>
                <w:tcW w:w="740" w:type="dxa"/>
                <w:vMerge/>
                <w:tcBorders>
                  <w:top w:val="nil"/>
                  <w:left w:val="single" w:sz="4" w:space="0" w:color="auto"/>
                  <w:bottom w:val="single" w:sz="4" w:space="0" w:color="auto"/>
                  <w:right w:val="single" w:sz="4" w:space="0" w:color="auto"/>
                </w:tcBorders>
                <w:vAlign w:val="center"/>
                <w:hideMark/>
              </w:tcPr>
            </w:tcPrChange>
          </w:tcPr>
          <w:p w14:paraId="4F929CAA" w14:textId="77777777" w:rsidR="00E710FA" w:rsidRPr="00E710FA" w:rsidRDefault="00E710FA" w:rsidP="00E710FA">
            <w:pPr>
              <w:spacing w:after="0" w:line="240" w:lineRule="auto"/>
              <w:rPr>
                <w:ins w:id="280" w:author="Ashwani Sharma (FIN,ISC)" w:date="2026-08-27T15:45:00Z" w16du:dateUtc="2026-08-27T10:15:00Z"/>
                <w:rFonts w:ascii="Times New Roman" w:eastAsia="Times New Roman" w:hAnsi="Times New Roman" w:cs="Times New Roman"/>
                <w:color w:val="000000"/>
                <w:sz w:val="24"/>
                <w:szCs w:val="24"/>
                <w:lang w:val="en-US"/>
              </w:rPr>
            </w:pPr>
          </w:p>
        </w:tc>
        <w:tc>
          <w:tcPr>
            <w:tcW w:w="0" w:type="auto"/>
            <w:tcBorders>
              <w:top w:val="nil"/>
              <w:left w:val="nil"/>
              <w:bottom w:val="single" w:sz="4" w:space="0" w:color="auto"/>
              <w:right w:val="single" w:sz="4" w:space="0" w:color="auto"/>
            </w:tcBorders>
            <w:vAlign w:val="center"/>
            <w:hideMark/>
            <w:tcPrChange w:id="281" w:author="Ashwani Sharma (FIN,ISC)" w:date="2026-08-27T15:45:00Z" w16du:dateUtc="2026-08-27T10:15:00Z">
              <w:tcPr>
                <w:tcW w:w="6320" w:type="dxa"/>
                <w:gridSpan w:val="3"/>
                <w:tcBorders>
                  <w:top w:val="nil"/>
                  <w:left w:val="nil"/>
                  <w:bottom w:val="single" w:sz="4" w:space="0" w:color="auto"/>
                  <w:right w:val="single" w:sz="4" w:space="0" w:color="auto"/>
                </w:tcBorders>
                <w:vAlign w:val="center"/>
                <w:hideMark/>
              </w:tcPr>
            </w:tcPrChange>
          </w:tcPr>
          <w:p w14:paraId="4691007F" w14:textId="77777777" w:rsidR="00E710FA" w:rsidRPr="00E710FA" w:rsidRDefault="00E710FA" w:rsidP="00E710FA">
            <w:pPr>
              <w:spacing w:after="0" w:line="240" w:lineRule="auto"/>
              <w:rPr>
                <w:ins w:id="282" w:author="Ashwani Sharma (FIN,ISC)" w:date="2026-08-27T15:45:00Z" w16du:dateUtc="2026-08-27T10:15:00Z"/>
                <w:rFonts w:ascii="Times New Roman" w:eastAsia="Times New Roman" w:hAnsi="Times New Roman" w:cs="Times New Roman"/>
                <w:color w:val="000000"/>
                <w:sz w:val="24"/>
                <w:szCs w:val="24"/>
                <w:lang w:val="en-US"/>
              </w:rPr>
            </w:pPr>
            <w:ins w:id="283" w:author="Ashwani Sharma (FIN,ISC)" w:date="2026-08-27T15:45:00Z" w16du:dateUtc="2026-08-27T10:15:00Z">
              <w:r w:rsidRPr="00E710FA">
                <w:rPr>
                  <w:rFonts w:ascii="Times New Roman" w:eastAsia="Times New Roman" w:hAnsi="Times New Roman" w:cs="Times New Roman"/>
                  <w:color w:val="000000"/>
                  <w:sz w:val="24"/>
                  <w:szCs w:val="24"/>
                  <w:lang w:val="en-US"/>
                </w:rPr>
                <w:t>• Enterprise Support (Recurring) (Monthly in Arrear)</w:t>
              </w:r>
            </w:ins>
          </w:p>
        </w:tc>
        <w:tc>
          <w:tcPr>
            <w:tcW w:w="0" w:type="auto"/>
            <w:tcBorders>
              <w:top w:val="nil"/>
              <w:left w:val="nil"/>
              <w:bottom w:val="single" w:sz="4" w:space="0" w:color="auto"/>
              <w:right w:val="single" w:sz="4" w:space="0" w:color="auto"/>
            </w:tcBorders>
            <w:vAlign w:val="center"/>
            <w:hideMark/>
            <w:tcPrChange w:id="284" w:author="Ashwani Sharma (FIN,ISC)" w:date="2026-08-27T15:45:00Z" w16du:dateUtc="2026-08-27T10:15:00Z">
              <w:tcPr>
                <w:tcW w:w="1180" w:type="dxa"/>
                <w:tcBorders>
                  <w:top w:val="nil"/>
                  <w:left w:val="nil"/>
                  <w:bottom w:val="single" w:sz="4" w:space="0" w:color="auto"/>
                  <w:right w:val="single" w:sz="4" w:space="0" w:color="auto"/>
                </w:tcBorders>
                <w:vAlign w:val="center"/>
                <w:hideMark/>
              </w:tcPr>
            </w:tcPrChange>
          </w:tcPr>
          <w:p w14:paraId="43CCE0B4" w14:textId="77777777" w:rsidR="00E710FA" w:rsidRPr="00E710FA" w:rsidRDefault="00E710FA" w:rsidP="00E710FA">
            <w:pPr>
              <w:spacing w:after="0" w:line="240" w:lineRule="auto"/>
              <w:jc w:val="right"/>
              <w:rPr>
                <w:ins w:id="285" w:author="Ashwani Sharma (FIN,ISC)" w:date="2026-08-27T15:45:00Z" w16du:dateUtc="2026-08-27T10:15:00Z"/>
                <w:rFonts w:ascii="Times New Roman" w:eastAsia="Times New Roman" w:hAnsi="Times New Roman" w:cs="Times New Roman"/>
                <w:color w:val="000000"/>
                <w:sz w:val="24"/>
                <w:szCs w:val="24"/>
                <w:lang w:val="en-US"/>
              </w:rPr>
            </w:pPr>
            <w:ins w:id="286" w:author="Ashwani Sharma (FIN,ISC)" w:date="2026-08-27T15:45:00Z" w16du:dateUtc="2026-08-27T10:15:00Z">
              <w:r w:rsidRPr="00E710FA">
                <w:rPr>
                  <w:rFonts w:ascii="Times New Roman" w:eastAsia="Times New Roman" w:hAnsi="Times New Roman" w:cs="Times New Roman"/>
                  <w:color w:val="000000"/>
                  <w:sz w:val="24"/>
                  <w:szCs w:val="24"/>
                  <w:lang w:val="en-US"/>
                </w:rPr>
                <w:t>862,488</w:t>
              </w:r>
            </w:ins>
          </w:p>
        </w:tc>
      </w:tr>
      <w:tr w:rsidR="00E710FA" w:rsidRPr="00E710FA" w14:paraId="5B212FFC" w14:textId="77777777" w:rsidTr="00E710FA">
        <w:trPr>
          <w:trHeight w:val="300"/>
          <w:ins w:id="287" w:author="Ashwani Sharma (FIN,ISC)" w:date="2026-08-27T15:45:00Z" w16du:dateUtc="2026-08-27T10:15:00Z"/>
          <w:trPrChange w:id="288" w:author="Ashwani Sharma (FIN,ISC)" w:date="2026-08-27T15:45:00Z" w16du:dateUtc="2026-08-27T10:15:00Z">
            <w:trPr>
              <w:gridAfter w:val="0"/>
              <w:trHeight w:val="300"/>
            </w:trPr>
          </w:trPrChange>
        </w:trPr>
        <w:tc>
          <w:tcPr>
            <w:tcW w:w="0" w:type="auto"/>
            <w:vMerge/>
            <w:tcBorders>
              <w:top w:val="nil"/>
              <w:left w:val="single" w:sz="4" w:space="0" w:color="auto"/>
              <w:bottom w:val="single" w:sz="4" w:space="0" w:color="auto"/>
              <w:right w:val="single" w:sz="4" w:space="0" w:color="auto"/>
            </w:tcBorders>
            <w:vAlign w:val="center"/>
            <w:hideMark/>
            <w:tcPrChange w:id="289" w:author="Ashwani Sharma (FIN,ISC)" w:date="2026-08-27T15:45:00Z" w16du:dateUtc="2026-08-27T10:15:00Z">
              <w:tcPr>
                <w:tcW w:w="740" w:type="dxa"/>
                <w:vMerge/>
                <w:tcBorders>
                  <w:top w:val="nil"/>
                  <w:left w:val="single" w:sz="4" w:space="0" w:color="auto"/>
                  <w:bottom w:val="single" w:sz="4" w:space="0" w:color="auto"/>
                  <w:right w:val="single" w:sz="4" w:space="0" w:color="auto"/>
                </w:tcBorders>
                <w:vAlign w:val="center"/>
                <w:hideMark/>
              </w:tcPr>
            </w:tcPrChange>
          </w:tcPr>
          <w:p w14:paraId="7D608405" w14:textId="77777777" w:rsidR="00E710FA" w:rsidRPr="00E710FA" w:rsidRDefault="00E710FA" w:rsidP="00E710FA">
            <w:pPr>
              <w:spacing w:after="0" w:line="240" w:lineRule="auto"/>
              <w:rPr>
                <w:ins w:id="290" w:author="Ashwani Sharma (FIN,ISC)" w:date="2026-08-27T15:45:00Z" w16du:dateUtc="2026-08-27T10:15:00Z"/>
                <w:rFonts w:ascii="Times New Roman" w:eastAsia="Times New Roman" w:hAnsi="Times New Roman" w:cs="Times New Roman"/>
                <w:color w:val="000000"/>
                <w:sz w:val="24"/>
                <w:szCs w:val="24"/>
                <w:lang w:val="en-US"/>
              </w:rPr>
            </w:pPr>
          </w:p>
        </w:tc>
        <w:tc>
          <w:tcPr>
            <w:tcW w:w="0" w:type="auto"/>
            <w:tcBorders>
              <w:top w:val="nil"/>
              <w:left w:val="nil"/>
              <w:bottom w:val="single" w:sz="4" w:space="0" w:color="auto"/>
              <w:right w:val="single" w:sz="4" w:space="0" w:color="auto"/>
            </w:tcBorders>
            <w:vAlign w:val="center"/>
            <w:hideMark/>
            <w:tcPrChange w:id="291" w:author="Ashwani Sharma (FIN,ISC)" w:date="2026-08-27T15:45:00Z" w16du:dateUtc="2026-08-27T10:15:00Z">
              <w:tcPr>
                <w:tcW w:w="6320" w:type="dxa"/>
                <w:gridSpan w:val="3"/>
                <w:tcBorders>
                  <w:top w:val="nil"/>
                  <w:left w:val="nil"/>
                  <w:bottom w:val="single" w:sz="4" w:space="0" w:color="auto"/>
                  <w:right w:val="single" w:sz="4" w:space="0" w:color="auto"/>
                </w:tcBorders>
                <w:vAlign w:val="center"/>
                <w:hideMark/>
              </w:tcPr>
            </w:tcPrChange>
          </w:tcPr>
          <w:p w14:paraId="7AB5A208" w14:textId="77777777" w:rsidR="00E710FA" w:rsidRPr="00E710FA" w:rsidRDefault="00E710FA" w:rsidP="00E710FA">
            <w:pPr>
              <w:spacing w:after="0" w:line="240" w:lineRule="auto"/>
              <w:rPr>
                <w:ins w:id="292" w:author="Ashwani Sharma (FIN,ISC)" w:date="2026-08-27T15:45:00Z" w16du:dateUtc="2026-08-27T10:15:00Z"/>
                <w:rFonts w:ascii="Times New Roman" w:eastAsia="Times New Roman" w:hAnsi="Times New Roman" w:cs="Times New Roman"/>
                <w:color w:val="000000"/>
                <w:sz w:val="24"/>
                <w:szCs w:val="24"/>
                <w:lang w:val="en-US"/>
              </w:rPr>
            </w:pPr>
            <w:ins w:id="293" w:author="Ashwani Sharma (FIN,ISC)" w:date="2026-08-27T15:45:00Z" w16du:dateUtc="2026-08-27T10:15:00Z">
              <w:r w:rsidRPr="00E710FA">
                <w:rPr>
                  <w:rFonts w:ascii="Times New Roman" w:eastAsia="Times New Roman" w:hAnsi="Times New Roman" w:cs="Times New Roman"/>
                  <w:color w:val="000000"/>
                  <w:sz w:val="24"/>
                  <w:szCs w:val="24"/>
                  <w:lang w:val="en-US"/>
                </w:rPr>
                <w:t>Implementation Fee — Implementation Fee (INR) - Upfront</w:t>
              </w:r>
            </w:ins>
          </w:p>
        </w:tc>
        <w:tc>
          <w:tcPr>
            <w:tcW w:w="0" w:type="auto"/>
            <w:tcBorders>
              <w:top w:val="nil"/>
              <w:left w:val="nil"/>
              <w:bottom w:val="single" w:sz="4" w:space="0" w:color="auto"/>
              <w:right w:val="single" w:sz="4" w:space="0" w:color="auto"/>
            </w:tcBorders>
            <w:vAlign w:val="center"/>
            <w:hideMark/>
            <w:tcPrChange w:id="294" w:author="Ashwani Sharma (FIN,ISC)" w:date="2026-08-27T15:45:00Z" w16du:dateUtc="2026-08-27T10:15:00Z">
              <w:tcPr>
                <w:tcW w:w="1180" w:type="dxa"/>
                <w:tcBorders>
                  <w:top w:val="nil"/>
                  <w:left w:val="nil"/>
                  <w:bottom w:val="single" w:sz="4" w:space="0" w:color="auto"/>
                  <w:right w:val="single" w:sz="4" w:space="0" w:color="auto"/>
                </w:tcBorders>
                <w:vAlign w:val="center"/>
                <w:hideMark/>
              </w:tcPr>
            </w:tcPrChange>
          </w:tcPr>
          <w:p w14:paraId="2516149A" w14:textId="77777777" w:rsidR="00E710FA" w:rsidRPr="00E710FA" w:rsidRDefault="00E710FA" w:rsidP="00E710FA">
            <w:pPr>
              <w:spacing w:after="0" w:line="240" w:lineRule="auto"/>
              <w:jc w:val="right"/>
              <w:rPr>
                <w:ins w:id="295" w:author="Ashwani Sharma (FIN,ISC)" w:date="2026-08-27T15:45:00Z" w16du:dateUtc="2026-08-27T10:15:00Z"/>
                <w:rFonts w:ascii="Times New Roman" w:eastAsia="Times New Roman" w:hAnsi="Times New Roman" w:cs="Times New Roman"/>
                <w:color w:val="000000"/>
                <w:sz w:val="24"/>
                <w:szCs w:val="24"/>
                <w:lang w:val="en-US"/>
              </w:rPr>
            </w:pPr>
            <w:ins w:id="296" w:author="Ashwani Sharma (FIN,ISC)" w:date="2026-08-27T15:45:00Z" w16du:dateUtc="2026-08-27T10:15:00Z">
              <w:r w:rsidRPr="00E710FA">
                <w:rPr>
                  <w:rFonts w:ascii="Times New Roman" w:eastAsia="Times New Roman" w:hAnsi="Times New Roman" w:cs="Times New Roman"/>
                  <w:color w:val="000000"/>
                  <w:sz w:val="24"/>
                  <w:szCs w:val="24"/>
                  <w:lang w:val="en-US"/>
                </w:rPr>
                <w:t>500,000</w:t>
              </w:r>
            </w:ins>
          </w:p>
        </w:tc>
      </w:tr>
      <w:tr w:rsidR="00E710FA" w:rsidRPr="00E710FA" w14:paraId="3801A1F1" w14:textId="77777777" w:rsidTr="00E710FA">
        <w:trPr>
          <w:trHeight w:val="300"/>
          <w:ins w:id="297" w:author="Ashwani Sharma (FIN,ISC)" w:date="2026-08-27T15:45:00Z" w16du:dateUtc="2026-08-27T10:15:00Z"/>
          <w:trPrChange w:id="298" w:author="Ashwani Sharma (FIN,ISC)" w:date="2026-08-27T15:45:00Z" w16du:dateUtc="2026-08-27T10:15:00Z">
            <w:trPr>
              <w:gridAfter w:val="0"/>
              <w:trHeight w:val="300"/>
            </w:trPr>
          </w:trPrChange>
        </w:trPr>
        <w:tc>
          <w:tcPr>
            <w:tcW w:w="0" w:type="auto"/>
            <w:vMerge w:val="restart"/>
            <w:tcBorders>
              <w:top w:val="nil"/>
              <w:left w:val="single" w:sz="4" w:space="0" w:color="auto"/>
              <w:bottom w:val="single" w:sz="4" w:space="0" w:color="auto"/>
              <w:right w:val="single" w:sz="4" w:space="0" w:color="auto"/>
            </w:tcBorders>
            <w:vAlign w:val="center"/>
            <w:hideMark/>
            <w:tcPrChange w:id="299" w:author="Ashwani Sharma (FIN,ISC)" w:date="2026-08-27T15:45:00Z" w16du:dateUtc="2026-08-27T10:15:00Z">
              <w:tcPr>
                <w:tcW w:w="740" w:type="dxa"/>
                <w:vMerge w:val="restart"/>
                <w:tcBorders>
                  <w:top w:val="nil"/>
                  <w:left w:val="single" w:sz="4" w:space="0" w:color="auto"/>
                  <w:bottom w:val="single" w:sz="4" w:space="0" w:color="auto"/>
                  <w:right w:val="single" w:sz="4" w:space="0" w:color="auto"/>
                </w:tcBorders>
                <w:vAlign w:val="center"/>
                <w:hideMark/>
              </w:tcPr>
            </w:tcPrChange>
          </w:tcPr>
          <w:p w14:paraId="233AC0CC" w14:textId="77777777" w:rsidR="00E710FA" w:rsidRPr="00E710FA" w:rsidRDefault="00E710FA" w:rsidP="00E710FA">
            <w:pPr>
              <w:spacing w:after="0" w:line="240" w:lineRule="auto"/>
              <w:rPr>
                <w:ins w:id="300" w:author="Ashwani Sharma (FIN,ISC)" w:date="2026-08-27T15:45:00Z" w16du:dateUtc="2026-08-27T10:15:00Z"/>
                <w:rFonts w:ascii="Times New Roman" w:eastAsia="Times New Roman" w:hAnsi="Times New Roman" w:cs="Times New Roman"/>
                <w:color w:val="000000"/>
                <w:sz w:val="24"/>
                <w:szCs w:val="24"/>
                <w:lang w:val="en-US"/>
              </w:rPr>
            </w:pPr>
            <w:ins w:id="301" w:author="Ashwani Sharma (FIN,ISC)" w:date="2026-08-27T15:45:00Z" w16du:dateUtc="2026-08-27T10:15:00Z">
              <w:r w:rsidRPr="00E710FA">
                <w:rPr>
                  <w:rFonts w:ascii="Times New Roman" w:eastAsia="Times New Roman" w:hAnsi="Times New Roman" w:cs="Times New Roman"/>
                  <w:color w:val="000000"/>
                  <w:sz w:val="24"/>
                  <w:szCs w:val="24"/>
                  <w:lang w:val="en-US"/>
                </w:rPr>
                <w:t>Year 2</w:t>
              </w:r>
            </w:ins>
          </w:p>
        </w:tc>
        <w:tc>
          <w:tcPr>
            <w:tcW w:w="0" w:type="auto"/>
            <w:tcBorders>
              <w:top w:val="nil"/>
              <w:left w:val="nil"/>
              <w:bottom w:val="single" w:sz="4" w:space="0" w:color="auto"/>
              <w:right w:val="single" w:sz="4" w:space="0" w:color="auto"/>
            </w:tcBorders>
            <w:vAlign w:val="center"/>
            <w:hideMark/>
            <w:tcPrChange w:id="302" w:author="Ashwani Sharma (FIN,ISC)" w:date="2026-08-27T15:45:00Z" w16du:dateUtc="2026-08-27T10:15:00Z">
              <w:tcPr>
                <w:tcW w:w="6320" w:type="dxa"/>
                <w:gridSpan w:val="3"/>
                <w:tcBorders>
                  <w:top w:val="nil"/>
                  <w:left w:val="nil"/>
                  <w:bottom w:val="single" w:sz="4" w:space="0" w:color="auto"/>
                  <w:right w:val="single" w:sz="4" w:space="0" w:color="auto"/>
                </w:tcBorders>
                <w:vAlign w:val="center"/>
                <w:hideMark/>
              </w:tcPr>
            </w:tcPrChange>
          </w:tcPr>
          <w:p w14:paraId="20031B51" w14:textId="77777777" w:rsidR="00E710FA" w:rsidRPr="00E710FA" w:rsidRDefault="00E710FA" w:rsidP="00E710FA">
            <w:pPr>
              <w:spacing w:after="0" w:line="240" w:lineRule="auto"/>
              <w:rPr>
                <w:ins w:id="303" w:author="Ashwani Sharma (FIN,ISC)" w:date="2026-08-27T15:45:00Z" w16du:dateUtc="2026-08-27T10:15:00Z"/>
                <w:rFonts w:ascii="Times New Roman" w:eastAsia="Times New Roman" w:hAnsi="Times New Roman" w:cs="Times New Roman"/>
                <w:color w:val="000000"/>
                <w:sz w:val="24"/>
                <w:szCs w:val="24"/>
                <w:lang w:val="en-US"/>
              </w:rPr>
            </w:pPr>
            <w:ins w:id="304" w:author="Ashwani Sharma (FIN,ISC)" w:date="2026-08-27T15:45:00Z" w16du:dateUtc="2026-08-27T10:15:00Z">
              <w:r w:rsidRPr="00E710FA">
                <w:rPr>
                  <w:rFonts w:ascii="Times New Roman" w:eastAsia="Times New Roman" w:hAnsi="Times New Roman" w:cs="Times New Roman"/>
                  <w:color w:val="000000"/>
                  <w:sz w:val="24"/>
                  <w:szCs w:val="24"/>
                  <w:lang w:val="en-US"/>
                </w:rPr>
                <w:t>In-App Platform Gamification + Non Gamification</w:t>
              </w:r>
            </w:ins>
          </w:p>
        </w:tc>
        <w:tc>
          <w:tcPr>
            <w:tcW w:w="0" w:type="auto"/>
            <w:tcBorders>
              <w:top w:val="nil"/>
              <w:left w:val="nil"/>
              <w:bottom w:val="single" w:sz="4" w:space="0" w:color="auto"/>
              <w:right w:val="single" w:sz="4" w:space="0" w:color="auto"/>
            </w:tcBorders>
            <w:vAlign w:val="center"/>
            <w:hideMark/>
            <w:tcPrChange w:id="305" w:author="Ashwani Sharma (FIN,ISC)" w:date="2026-08-27T15:45:00Z" w16du:dateUtc="2026-08-27T10:15:00Z">
              <w:tcPr>
                <w:tcW w:w="1180" w:type="dxa"/>
                <w:tcBorders>
                  <w:top w:val="nil"/>
                  <w:left w:val="nil"/>
                  <w:bottom w:val="single" w:sz="4" w:space="0" w:color="auto"/>
                  <w:right w:val="single" w:sz="4" w:space="0" w:color="auto"/>
                </w:tcBorders>
                <w:vAlign w:val="center"/>
                <w:hideMark/>
              </w:tcPr>
            </w:tcPrChange>
          </w:tcPr>
          <w:p w14:paraId="323BB7A9" w14:textId="77777777" w:rsidR="00E710FA" w:rsidRPr="00E710FA" w:rsidRDefault="00E710FA" w:rsidP="00E710FA">
            <w:pPr>
              <w:spacing w:after="0" w:line="240" w:lineRule="auto"/>
              <w:jc w:val="right"/>
              <w:rPr>
                <w:ins w:id="306" w:author="Ashwani Sharma (FIN,ISC)" w:date="2026-08-27T15:45:00Z" w16du:dateUtc="2026-08-27T10:15:00Z"/>
                <w:rFonts w:ascii="Times New Roman" w:eastAsia="Times New Roman" w:hAnsi="Times New Roman" w:cs="Times New Roman"/>
                <w:color w:val="000000"/>
                <w:sz w:val="24"/>
                <w:szCs w:val="24"/>
                <w:lang w:val="en-US"/>
              </w:rPr>
            </w:pPr>
            <w:ins w:id="307" w:author="Ashwani Sharma (FIN,ISC)" w:date="2026-08-27T15:45:00Z" w16du:dateUtc="2026-08-27T10:15:00Z">
              <w:r w:rsidRPr="00E710FA">
                <w:rPr>
                  <w:rFonts w:ascii="Times New Roman" w:eastAsia="Times New Roman" w:hAnsi="Times New Roman" w:cs="Times New Roman"/>
                  <w:color w:val="000000"/>
                  <w:sz w:val="24"/>
                  <w:szCs w:val="24"/>
                  <w:lang w:val="en-US"/>
                </w:rPr>
                <w:t>5,059,930</w:t>
              </w:r>
            </w:ins>
          </w:p>
        </w:tc>
      </w:tr>
      <w:tr w:rsidR="00E710FA" w:rsidRPr="00E710FA" w14:paraId="1D1820B0" w14:textId="77777777" w:rsidTr="00E710FA">
        <w:trPr>
          <w:trHeight w:val="300"/>
          <w:ins w:id="308" w:author="Ashwani Sharma (FIN,ISC)" w:date="2026-08-27T15:45:00Z" w16du:dateUtc="2026-08-27T10:15:00Z"/>
          <w:trPrChange w:id="309" w:author="Ashwani Sharma (FIN,ISC)" w:date="2026-08-27T15:45:00Z" w16du:dateUtc="2026-08-27T10:15:00Z">
            <w:trPr>
              <w:gridAfter w:val="0"/>
              <w:trHeight w:val="300"/>
            </w:trPr>
          </w:trPrChange>
        </w:trPr>
        <w:tc>
          <w:tcPr>
            <w:tcW w:w="0" w:type="auto"/>
            <w:vMerge/>
            <w:tcBorders>
              <w:top w:val="nil"/>
              <w:left w:val="single" w:sz="4" w:space="0" w:color="auto"/>
              <w:bottom w:val="single" w:sz="4" w:space="0" w:color="auto"/>
              <w:right w:val="single" w:sz="4" w:space="0" w:color="auto"/>
            </w:tcBorders>
            <w:vAlign w:val="center"/>
            <w:hideMark/>
            <w:tcPrChange w:id="310" w:author="Ashwani Sharma (FIN,ISC)" w:date="2026-08-27T15:45:00Z" w16du:dateUtc="2026-08-27T10:15:00Z">
              <w:tcPr>
                <w:tcW w:w="740" w:type="dxa"/>
                <w:vMerge/>
                <w:tcBorders>
                  <w:top w:val="nil"/>
                  <w:left w:val="single" w:sz="4" w:space="0" w:color="auto"/>
                  <w:bottom w:val="single" w:sz="4" w:space="0" w:color="auto"/>
                  <w:right w:val="single" w:sz="4" w:space="0" w:color="auto"/>
                </w:tcBorders>
                <w:vAlign w:val="center"/>
                <w:hideMark/>
              </w:tcPr>
            </w:tcPrChange>
          </w:tcPr>
          <w:p w14:paraId="31AE6255" w14:textId="77777777" w:rsidR="00E710FA" w:rsidRPr="00E710FA" w:rsidRDefault="00E710FA" w:rsidP="00E710FA">
            <w:pPr>
              <w:spacing w:after="0" w:line="240" w:lineRule="auto"/>
              <w:rPr>
                <w:ins w:id="311" w:author="Ashwani Sharma (FIN,ISC)" w:date="2026-08-27T15:45:00Z" w16du:dateUtc="2026-08-27T10:15:00Z"/>
                <w:rFonts w:ascii="Times New Roman" w:eastAsia="Times New Roman" w:hAnsi="Times New Roman" w:cs="Times New Roman"/>
                <w:color w:val="000000"/>
                <w:sz w:val="24"/>
                <w:szCs w:val="24"/>
                <w:lang w:val="en-US"/>
              </w:rPr>
            </w:pPr>
          </w:p>
        </w:tc>
        <w:tc>
          <w:tcPr>
            <w:tcW w:w="0" w:type="auto"/>
            <w:tcBorders>
              <w:top w:val="nil"/>
              <w:left w:val="nil"/>
              <w:bottom w:val="single" w:sz="4" w:space="0" w:color="auto"/>
              <w:right w:val="single" w:sz="4" w:space="0" w:color="auto"/>
            </w:tcBorders>
            <w:vAlign w:val="center"/>
            <w:hideMark/>
            <w:tcPrChange w:id="312" w:author="Ashwani Sharma (FIN,ISC)" w:date="2026-08-27T15:45:00Z" w16du:dateUtc="2026-08-27T10:15:00Z">
              <w:tcPr>
                <w:tcW w:w="6320" w:type="dxa"/>
                <w:gridSpan w:val="3"/>
                <w:tcBorders>
                  <w:top w:val="nil"/>
                  <w:left w:val="nil"/>
                  <w:bottom w:val="single" w:sz="4" w:space="0" w:color="auto"/>
                  <w:right w:val="single" w:sz="4" w:space="0" w:color="auto"/>
                </w:tcBorders>
                <w:vAlign w:val="center"/>
                <w:hideMark/>
              </w:tcPr>
            </w:tcPrChange>
          </w:tcPr>
          <w:p w14:paraId="09FF312C" w14:textId="77777777" w:rsidR="00E710FA" w:rsidRPr="00E710FA" w:rsidRDefault="00E710FA" w:rsidP="00E710FA">
            <w:pPr>
              <w:spacing w:after="0" w:line="240" w:lineRule="auto"/>
              <w:rPr>
                <w:ins w:id="313" w:author="Ashwani Sharma (FIN,ISC)" w:date="2026-08-27T15:45:00Z" w16du:dateUtc="2026-08-27T10:15:00Z"/>
                <w:rFonts w:ascii="Times New Roman" w:eastAsia="Times New Roman" w:hAnsi="Times New Roman" w:cs="Times New Roman"/>
                <w:color w:val="000000"/>
                <w:sz w:val="24"/>
                <w:szCs w:val="24"/>
                <w:lang w:val="en-US"/>
              </w:rPr>
            </w:pPr>
            <w:ins w:id="314" w:author="Ashwani Sharma (FIN,ISC)" w:date="2026-08-27T15:45:00Z" w16du:dateUtc="2026-08-27T10:15:00Z">
              <w:r w:rsidRPr="00E710FA">
                <w:rPr>
                  <w:rFonts w:ascii="Times New Roman" w:eastAsia="Times New Roman" w:hAnsi="Times New Roman" w:cs="Times New Roman"/>
                  <w:color w:val="000000"/>
                  <w:sz w:val="24"/>
                  <w:szCs w:val="24"/>
                  <w:lang w:val="en-US"/>
                </w:rPr>
                <w:t xml:space="preserve"> In-App Platform (MTUs) — Feature Flags</w:t>
              </w:r>
            </w:ins>
          </w:p>
        </w:tc>
        <w:tc>
          <w:tcPr>
            <w:tcW w:w="0" w:type="auto"/>
            <w:tcBorders>
              <w:top w:val="nil"/>
              <w:left w:val="nil"/>
              <w:bottom w:val="single" w:sz="4" w:space="0" w:color="auto"/>
              <w:right w:val="single" w:sz="4" w:space="0" w:color="auto"/>
            </w:tcBorders>
            <w:vAlign w:val="center"/>
            <w:hideMark/>
            <w:tcPrChange w:id="315" w:author="Ashwani Sharma (FIN,ISC)" w:date="2026-08-27T15:45:00Z" w16du:dateUtc="2026-08-27T10:15:00Z">
              <w:tcPr>
                <w:tcW w:w="1180" w:type="dxa"/>
                <w:tcBorders>
                  <w:top w:val="nil"/>
                  <w:left w:val="nil"/>
                  <w:bottom w:val="single" w:sz="4" w:space="0" w:color="auto"/>
                  <w:right w:val="single" w:sz="4" w:space="0" w:color="auto"/>
                </w:tcBorders>
                <w:vAlign w:val="center"/>
                <w:hideMark/>
              </w:tcPr>
            </w:tcPrChange>
          </w:tcPr>
          <w:p w14:paraId="1E0E13BE" w14:textId="77777777" w:rsidR="00E710FA" w:rsidRPr="00E710FA" w:rsidRDefault="00E710FA" w:rsidP="00E710FA">
            <w:pPr>
              <w:spacing w:after="0" w:line="240" w:lineRule="auto"/>
              <w:jc w:val="right"/>
              <w:rPr>
                <w:ins w:id="316" w:author="Ashwani Sharma (FIN,ISC)" w:date="2026-08-27T15:45:00Z" w16du:dateUtc="2026-08-27T10:15:00Z"/>
                <w:rFonts w:ascii="Times New Roman" w:eastAsia="Times New Roman" w:hAnsi="Times New Roman" w:cs="Times New Roman"/>
                <w:color w:val="000000"/>
                <w:sz w:val="24"/>
                <w:szCs w:val="24"/>
                <w:lang w:val="en-US"/>
              </w:rPr>
            </w:pPr>
            <w:ins w:id="317" w:author="Ashwani Sharma (FIN,ISC)" w:date="2026-08-27T15:45:00Z" w16du:dateUtc="2026-08-27T10:15:00Z">
              <w:r w:rsidRPr="00E710FA">
                <w:rPr>
                  <w:rFonts w:ascii="Times New Roman" w:eastAsia="Times New Roman" w:hAnsi="Times New Roman" w:cs="Times New Roman"/>
                  <w:color w:val="000000"/>
                  <w:sz w:val="24"/>
                  <w:szCs w:val="24"/>
                  <w:lang w:val="en-US"/>
                </w:rPr>
                <w:t>1,264,982</w:t>
              </w:r>
            </w:ins>
          </w:p>
        </w:tc>
      </w:tr>
      <w:tr w:rsidR="00E710FA" w:rsidRPr="00E710FA" w14:paraId="4F68CB24" w14:textId="77777777" w:rsidTr="00E710FA">
        <w:trPr>
          <w:trHeight w:val="300"/>
          <w:ins w:id="318" w:author="Ashwani Sharma (FIN,ISC)" w:date="2026-08-27T15:45:00Z" w16du:dateUtc="2026-08-27T10:15:00Z"/>
          <w:trPrChange w:id="319" w:author="Ashwani Sharma (FIN,ISC)" w:date="2026-08-27T15:45:00Z" w16du:dateUtc="2026-08-27T10:15:00Z">
            <w:trPr>
              <w:gridAfter w:val="0"/>
              <w:trHeight w:val="300"/>
            </w:trPr>
          </w:trPrChange>
        </w:trPr>
        <w:tc>
          <w:tcPr>
            <w:tcW w:w="0" w:type="auto"/>
            <w:vMerge/>
            <w:tcBorders>
              <w:top w:val="nil"/>
              <w:left w:val="single" w:sz="4" w:space="0" w:color="auto"/>
              <w:bottom w:val="single" w:sz="4" w:space="0" w:color="auto"/>
              <w:right w:val="single" w:sz="4" w:space="0" w:color="auto"/>
            </w:tcBorders>
            <w:vAlign w:val="center"/>
            <w:hideMark/>
            <w:tcPrChange w:id="320" w:author="Ashwani Sharma (FIN,ISC)" w:date="2026-08-27T15:45:00Z" w16du:dateUtc="2026-08-27T10:15:00Z">
              <w:tcPr>
                <w:tcW w:w="740" w:type="dxa"/>
                <w:vMerge/>
                <w:tcBorders>
                  <w:top w:val="nil"/>
                  <w:left w:val="single" w:sz="4" w:space="0" w:color="auto"/>
                  <w:bottom w:val="single" w:sz="4" w:space="0" w:color="auto"/>
                  <w:right w:val="single" w:sz="4" w:space="0" w:color="auto"/>
                </w:tcBorders>
                <w:vAlign w:val="center"/>
                <w:hideMark/>
              </w:tcPr>
            </w:tcPrChange>
          </w:tcPr>
          <w:p w14:paraId="41AAD069" w14:textId="77777777" w:rsidR="00E710FA" w:rsidRPr="00E710FA" w:rsidRDefault="00E710FA" w:rsidP="00E710FA">
            <w:pPr>
              <w:spacing w:after="0" w:line="240" w:lineRule="auto"/>
              <w:rPr>
                <w:ins w:id="321" w:author="Ashwani Sharma (FIN,ISC)" w:date="2026-08-27T15:45:00Z" w16du:dateUtc="2026-08-27T10:15:00Z"/>
                <w:rFonts w:ascii="Times New Roman" w:eastAsia="Times New Roman" w:hAnsi="Times New Roman" w:cs="Times New Roman"/>
                <w:color w:val="000000"/>
                <w:sz w:val="24"/>
                <w:szCs w:val="24"/>
                <w:lang w:val="en-US"/>
              </w:rPr>
            </w:pPr>
          </w:p>
        </w:tc>
        <w:tc>
          <w:tcPr>
            <w:tcW w:w="0" w:type="auto"/>
            <w:tcBorders>
              <w:top w:val="nil"/>
              <w:left w:val="nil"/>
              <w:bottom w:val="single" w:sz="4" w:space="0" w:color="auto"/>
              <w:right w:val="single" w:sz="4" w:space="0" w:color="auto"/>
            </w:tcBorders>
            <w:vAlign w:val="center"/>
            <w:hideMark/>
            <w:tcPrChange w:id="322" w:author="Ashwani Sharma (FIN,ISC)" w:date="2026-08-27T15:45:00Z" w16du:dateUtc="2026-08-27T10:15:00Z">
              <w:tcPr>
                <w:tcW w:w="6320" w:type="dxa"/>
                <w:gridSpan w:val="3"/>
                <w:tcBorders>
                  <w:top w:val="nil"/>
                  <w:left w:val="nil"/>
                  <w:bottom w:val="single" w:sz="4" w:space="0" w:color="auto"/>
                  <w:right w:val="single" w:sz="4" w:space="0" w:color="auto"/>
                </w:tcBorders>
                <w:vAlign w:val="center"/>
                <w:hideMark/>
              </w:tcPr>
            </w:tcPrChange>
          </w:tcPr>
          <w:p w14:paraId="510A2921" w14:textId="77777777" w:rsidR="00E710FA" w:rsidRPr="00E710FA" w:rsidRDefault="00E710FA" w:rsidP="00E710FA">
            <w:pPr>
              <w:spacing w:after="0" w:line="240" w:lineRule="auto"/>
              <w:rPr>
                <w:ins w:id="323" w:author="Ashwani Sharma (FIN,ISC)" w:date="2026-08-27T15:45:00Z" w16du:dateUtc="2026-08-27T10:15:00Z"/>
                <w:rFonts w:ascii="Times New Roman" w:eastAsia="Times New Roman" w:hAnsi="Times New Roman" w:cs="Times New Roman"/>
                <w:color w:val="000000"/>
                <w:sz w:val="24"/>
                <w:szCs w:val="24"/>
                <w:lang w:val="en-US"/>
              </w:rPr>
            </w:pPr>
            <w:ins w:id="324" w:author="Ashwani Sharma (FIN,ISC)" w:date="2026-08-27T15:45:00Z" w16du:dateUtc="2026-08-27T10:15:00Z">
              <w:r w:rsidRPr="00E710FA">
                <w:rPr>
                  <w:rFonts w:ascii="Times New Roman" w:eastAsia="Times New Roman" w:hAnsi="Times New Roman" w:cs="Times New Roman"/>
                  <w:color w:val="000000"/>
                  <w:sz w:val="24"/>
                  <w:szCs w:val="24"/>
                  <w:lang w:val="en-US"/>
                </w:rPr>
                <w:t xml:space="preserve"> Off-App Platform (MTUs) —Push Notification</w:t>
              </w:r>
            </w:ins>
          </w:p>
        </w:tc>
        <w:tc>
          <w:tcPr>
            <w:tcW w:w="0" w:type="auto"/>
            <w:tcBorders>
              <w:top w:val="nil"/>
              <w:left w:val="nil"/>
              <w:bottom w:val="single" w:sz="4" w:space="0" w:color="auto"/>
              <w:right w:val="single" w:sz="4" w:space="0" w:color="auto"/>
            </w:tcBorders>
            <w:vAlign w:val="center"/>
            <w:hideMark/>
            <w:tcPrChange w:id="325" w:author="Ashwani Sharma (FIN,ISC)" w:date="2026-08-27T15:45:00Z" w16du:dateUtc="2026-08-27T10:15:00Z">
              <w:tcPr>
                <w:tcW w:w="1180" w:type="dxa"/>
                <w:tcBorders>
                  <w:top w:val="nil"/>
                  <w:left w:val="nil"/>
                  <w:bottom w:val="single" w:sz="4" w:space="0" w:color="auto"/>
                  <w:right w:val="single" w:sz="4" w:space="0" w:color="auto"/>
                </w:tcBorders>
                <w:vAlign w:val="center"/>
                <w:hideMark/>
              </w:tcPr>
            </w:tcPrChange>
          </w:tcPr>
          <w:p w14:paraId="0DD8C0CA" w14:textId="77777777" w:rsidR="00E710FA" w:rsidRPr="00E710FA" w:rsidRDefault="00E710FA" w:rsidP="00E710FA">
            <w:pPr>
              <w:spacing w:after="0" w:line="240" w:lineRule="auto"/>
              <w:jc w:val="right"/>
              <w:rPr>
                <w:ins w:id="326" w:author="Ashwani Sharma (FIN,ISC)" w:date="2026-08-27T15:45:00Z" w16du:dateUtc="2026-08-27T10:15:00Z"/>
                <w:rFonts w:ascii="Times New Roman" w:eastAsia="Times New Roman" w:hAnsi="Times New Roman" w:cs="Times New Roman"/>
                <w:color w:val="000000"/>
                <w:sz w:val="24"/>
                <w:szCs w:val="24"/>
                <w:lang w:val="en-US"/>
              </w:rPr>
            </w:pPr>
            <w:ins w:id="327" w:author="Ashwani Sharma (FIN,ISC)" w:date="2026-08-27T15:45:00Z" w16du:dateUtc="2026-08-27T10:15:00Z">
              <w:r w:rsidRPr="00E710FA">
                <w:rPr>
                  <w:rFonts w:ascii="Times New Roman" w:eastAsia="Times New Roman" w:hAnsi="Times New Roman" w:cs="Times New Roman"/>
                  <w:color w:val="000000"/>
                  <w:sz w:val="24"/>
                  <w:szCs w:val="24"/>
                  <w:lang w:val="en-US"/>
                </w:rPr>
                <w:t>3,162,456</w:t>
              </w:r>
            </w:ins>
          </w:p>
        </w:tc>
      </w:tr>
      <w:tr w:rsidR="00E710FA" w:rsidRPr="00E710FA" w14:paraId="12011B59" w14:textId="77777777" w:rsidTr="00E710FA">
        <w:trPr>
          <w:trHeight w:val="300"/>
          <w:ins w:id="328" w:author="Ashwani Sharma (FIN,ISC)" w:date="2026-08-27T15:45:00Z" w16du:dateUtc="2026-08-27T10:15:00Z"/>
          <w:trPrChange w:id="329" w:author="Ashwani Sharma (FIN,ISC)" w:date="2026-08-27T15:45:00Z" w16du:dateUtc="2026-08-27T10:15:00Z">
            <w:trPr>
              <w:gridAfter w:val="0"/>
              <w:trHeight w:val="300"/>
            </w:trPr>
          </w:trPrChange>
        </w:trPr>
        <w:tc>
          <w:tcPr>
            <w:tcW w:w="0" w:type="auto"/>
            <w:vMerge/>
            <w:tcBorders>
              <w:top w:val="nil"/>
              <w:left w:val="single" w:sz="4" w:space="0" w:color="auto"/>
              <w:bottom w:val="single" w:sz="4" w:space="0" w:color="auto"/>
              <w:right w:val="single" w:sz="4" w:space="0" w:color="auto"/>
            </w:tcBorders>
            <w:vAlign w:val="center"/>
            <w:hideMark/>
            <w:tcPrChange w:id="330" w:author="Ashwani Sharma (FIN,ISC)" w:date="2026-08-27T15:45:00Z" w16du:dateUtc="2026-08-27T10:15:00Z">
              <w:tcPr>
                <w:tcW w:w="740" w:type="dxa"/>
                <w:vMerge/>
                <w:tcBorders>
                  <w:top w:val="nil"/>
                  <w:left w:val="single" w:sz="4" w:space="0" w:color="auto"/>
                  <w:bottom w:val="single" w:sz="4" w:space="0" w:color="auto"/>
                  <w:right w:val="single" w:sz="4" w:space="0" w:color="auto"/>
                </w:tcBorders>
                <w:vAlign w:val="center"/>
                <w:hideMark/>
              </w:tcPr>
            </w:tcPrChange>
          </w:tcPr>
          <w:p w14:paraId="0246020B" w14:textId="77777777" w:rsidR="00E710FA" w:rsidRPr="00E710FA" w:rsidRDefault="00E710FA" w:rsidP="00E710FA">
            <w:pPr>
              <w:spacing w:after="0" w:line="240" w:lineRule="auto"/>
              <w:rPr>
                <w:ins w:id="331" w:author="Ashwani Sharma (FIN,ISC)" w:date="2026-08-27T15:45:00Z" w16du:dateUtc="2026-08-27T10:15:00Z"/>
                <w:rFonts w:ascii="Times New Roman" w:eastAsia="Times New Roman" w:hAnsi="Times New Roman" w:cs="Times New Roman"/>
                <w:color w:val="000000"/>
                <w:sz w:val="24"/>
                <w:szCs w:val="24"/>
                <w:lang w:val="en-US"/>
              </w:rPr>
            </w:pPr>
          </w:p>
        </w:tc>
        <w:tc>
          <w:tcPr>
            <w:tcW w:w="0" w:type="auto"/>
            <w:tcBorders>
              <w:top w:val="nil"/>
              <w:left w:val="nil"/>
              <w:bottom w:val="single" w:sz="4" w:space="0" w:color="auto"/>
              <w:right w:val="single" w:sz="4" w:space="0" w:color="auto"/>
            </w:tcBorders>
            <w:vAlign w:val="center"/>
            <w:hideMark/>
            <w:tcPrChange w:id="332" w:author="Ashwani Sharma (FIN,ISC)" w:date="2026-08-27T15:45:00Z" w16du:dateUtc="2026-08-27T10:15:00Z">
              <w:tcPr>
                <w:tcW w:w="6320" w:type="dxa"/>
                <w:gridSpan w:val="3"/>
                <w:tcBorders>
                  <w:top w:val="nil"/>
                  <w:left w:val="nil"/>
                  <w:bottom w:val="single" w:sz="4" w:space="0" w:color="auto"/>
                  <w:right w:val="single" w:sz="4" w:space="0" w:color="auto"/>
                </w:tcBorders>
                <w:vAlign w:val="center"/>
                <w:hideMark/>
              </w:tcPr>
            </w:tcPrChange>
          </w:tcPr>
          <w:p w14:paraId="52C90AEE" w14:textId="77777777" w:rsidR="00E710FA" w:rsidRPr="00E710FA" w:rsidRDefault="00E710FA" w:rsidP="00E710FA">
            <w:pPr>
              <w:spacing w:after="0" w:line="240" w:lineRule="auto"/>
              <w:rPr>
                <w:ins w:id="333" w:author="Ashwani Sharma (FIN,ISC)" w:date="2026-08-27T15:45:00Z" w16du:dateUtc="2026-08-27T10:15:00Z"/>
                <w:rFonts w:ascii="Times New Roman" w:eastAsia="Times New Roman" w:hAnsi="Times New Roman" w:cs="Times New Roman"/>
                <w:color w:val="000000"/>
                <w:sz w:val="24"/>
                <w:szCs w:val="24"/>
                <w:lang w:val="en-US"/>
              </w:rPr>
            </w:pPr>
            <w:ins w:id="334" w:author="Ashwani Sharma (FIN,ISC)" w:date="2026-08-27T15:45:00Z" w16du:dateUtc="2026-08-27T10:15:00Z">
              <w:r w:rsidRPr="00E710FA">
                <w:rPr>
                  <w:rFonts w:ascii="Times New Roman" w:eastAsia="Times New Roman" w:hAnsi="Times New Roman" w:cs="Times New Roman"/>
                  <w:color w:val="000000"/>
                  <w:sz w:val="24"/>
                  <w:szCs w:val="24"/>
                  <w:lang w:val="en-US"/>
                </w:rPr>
                <w:t>• Enterprise Support (Recurring) (Monthly in Arrear)</w:t>
              </w:r>
            </w:ins>
          </w:p>
        </w:tc>
        <w:tc>
          <w:tcPr>
            <w:tcW w:w="0" w:type="auto"/>
            <w:tcBorders>
              <w:top w:val="nil"/>
              <w:left w:val="nil"/>
              <w:bottom w:val="single" w:sz="4" w:space="0" w:color="auto"/>
              <w:right w:val="single" w:sz="4" w:space="0" w:color="auto"/>
            </w:tcBorders>
            <w:vAlign w:val="center"/>
            <w:hideMark/>
            <w:tcPrChange w:id="335" w:author="Ashwani Sharma (FIN,ISC)" w:date="2026-08-27T15:45:00Z" w16du:dateUtc="2026-08-27T10:15:00Z">
              <w:tcPr>
                <w:tcW w:w="1180" w:type="dxa"/>
                <w:tcBorders>
                  <w:top w:val="nil"/>
                  <w:left w:val="nil"/>
                  <w:bottom w:val="single" w:sz="4" w:space="0" w:color="auto"/>
                  <w:right w:val="single" w:sz="4" w:space="0" w:color="auto"/>
                </w:tcBorders>
                <w:vAlign w:val="center"/>
                <w:hideMark/>
              </w:tcPr>
            </w:tcPrChange>
          </w:tcPr>
          <w:p w14:paraId="05B52961" w14:textId="77777777" w:rsidR="00E710FA" w:rsidRPr="00E710FA" w:rsidRDefault="00E710FA" w:rsidP="00E710FA">
            <w:pPr>
              <w:spacing w:after="0" w:line="240" w:lineRule="auto"/>
              <w:jc w:val="right"/>
              <w:rPr>
                <w:ins w:id="336" w:author="Ashwani Sharma (FIN,ISC)" w:date="2026-08-27T15:45:00Z" w16du:dateUtc="2026-08-27T10:15:00Z"/>
                <w:rFonts w:ascii="Times New Roman" w:eastAsia="Times New Roman" w:hAnsi="Times New Roman" w:cs="Times New Roman"/>
                <w:color w:val="000000"/>
                <w:sz w:val="24"/>
                <w:szCs w:val="24"/>
                <w:lang w:val="en-US"/>
              </w:rPr>
            </w:pPr>
            <w:ins w:id="337" w:author="Ashwani Sharma (FIN,ISC)" w:date="2026-08-27T15:45:00Z" w16du:dateUtc="2026-08-27T10:15:00Z">
              <w:r w:rsidRPr="00E710FA">
                <w:rPr>
                  <w:rFonts w:ascii="Times New Roman" w:eastAsia="Times New Roman" w:hAnsi="Times New Roman" w:cs="Times New Roman"/>
                  <w:color w:val="000000"/>
                  <w:sz w:val="24"/>
                  <w:szCs w:val="24"/>
                  <w:lang w:val="en-US"/>
                </w:rPr>
                <w:t>948737</w:t>
              </w:r>
            </w:ins>
          </w:p>
        </w:tc>
      </w:tr>
      <w:tr w:rsidR="00E710FA" w:rsidRPr="00E710FA" w14:paraId="4EC9F3CF" w14:textId="77777777" w:rsidTr="00E710FA">
        <w:trPr>
          <w:trHeight w:val="300"/>
          <w:ins w:id="338" w:author="Ashwani Sharma (FIN,ISC)" w:date="2026-08-27T15:45:00Z" w16du:dateUtc="2026-08-27T10:15:00Z"/>
          <w:trPrChange w:id="339" w:author="Ashwani Sharma (FIN,ISC)" w:date="2026-08-27T15:45:00Z" w16du:dateUtc="2026-08-27T10:15:00Z">
            <w:trPr>
              <w:gridAfter w:val="0"/>
              <w:trHeight w:val="300"/>
            </w:trPr>
          </w:trPrChange>
        </w:trPr>
        <w:tc>
          <w:tcPr>
            <w:tcW w:w="0" w:type="auto"/>
            <w:vMerge w:val="restart"/>
            <w:tcBorders>
              <w:top w:val="nil"/>
              <w:left w:val="single" w:sz="4" w:space="0" w:color="auto"/>
              <w:bottom w:val="single" w:sz="4" w:space="0" w:color="auto"/>
              <w:right w:val="single" w:sz="4" w:space="0" w:color="auto"/>
            </w:tcBorders>
            <w:vAlign w:val="center"/>
            <w:hideMark/>
            <w:tcPrChange w:id="340" w:author="Ashwani Sharma (FIN,ISC)" w:date="2026-08-27T15:45:00Z" w16du:dateUtc="2026-08-27T10:15:00Z">
              <w:tcPr>
                <w:tcW w:w="740" w:type="dxa"/>
                <w:vMerge w:val="restart"/>
                <w:tcBorders>
                  <w:top w:val="nil"/>
                  <w:left w:val="single" w:sz="4" w:space="0" w:color="auto"/>
                  <w:bottom w:val="single" w:sz="4" w:space="0" w:color="auto"/>
                  <w:right w:val="single" w:sz="4" w:space="0" w:color="auto"/>
                </w:tcBorders>
                <w:vAlign w:val="center"/>
                <w:hideMark/>
              </w:tcPr>
            </w:tcPrChange>
          </w:tcPr>
          <w:p w14:paraId="4F82E625" w14:textId="77777777" w:rsidR="00E710FA" w:rsidRPr="00E710FA" w:rsidRDefault="00E710FA" w:rsidP="00E710FA">
            <w:pPr>
              <w:spacing w:after="0" w:line="240" w:lineRule="auto"/>
              <w:rPr>
                <w:ins w:id="341" w:author="Ashwani Sharma (FIN,ISC)" w:date="2026-08-27T15:45:00Z" w16du:dateUtc="2026-08-27T10:15:00Z"/>
                <w:rFonts w:ascii="Times New Roman" w:eastAsia="Times New Roman" w:hAnsi="Times New Roman" w:cs="Times New Roman"/>
                <w:color w:val="000000"/>
                <w:sz w:val="24"/>
                <w:szCs w:val="24"/>
                <w:lang w:val="en-US"/>
              </w:rPr>
            </w:pPr>
            <w:ins w:id="342" w:author="Ashwani Sharma (FIN,ISC)" w:date="2026-08-27T15:45:00Z" w16du:dateUtc="2026-08-27T10:15:00Z">
              <w:r w:rsidRPr="00E710FA">
                <w:rPr>
                  <w:rFonts w:ascii="Times New Roman" w:eastAsia="Times New Roman" w:hAnsi="Times New Roman" w:cs="Times New Roman"/>
                  <w:color w:val="000000"/>
                  <w:sz w:val="24"/>
                  <w:szCs w:val="24"/>
                  <w:lang w:val="en-US"/>
                </w:rPr>
                <w:t>Year 3</w:t>
              </w:r>
            </w:ins>
          </w:p>
        </w:tc>
        <w:tc>
          <w:tcPr>
            <w:tcW w:w="0" w:type="auto"/>
            <w:tcBorders>
              <w:top w:val="nil"/>
              <w:left w:val="nil"/>
              <w:bottom w:val="single" w:sz="4" w:space="0" w:color="auto"/>
              <w:right w:val="single" w:sz="4" w:space="0" w:color="auto"/>
            </w:tcBorders>
            <w:vAlign w:val="center"/>
            <w:hideMark/>
            <w:tcPrChange w:id="343" w:author="Ashwani Sharma (FIN,ISC)" w:date="2026-08-27T15:45:00Z" w16du:dateUtc="2026-08-27T10:15:00Z">
              <w:tcPr>
                <w:tcW w:w="6320" w:type="dxa"/>
                <w:gridSpan w:val="3"/>
                <w:tcBorders>
                  <w:top w:val="nil"/>
                  <w:left w:val="nil"/>
                  <w:bottom w:val="single" w:sz="4" w:space="0" w:color="auto"/>
                  <w:right w:val="single" w:sz="4" w:space="0" w:color="auto"/>
                </w:tcBorders>
                <w:vAlign w:val="center"/>
                <w:hideMark/>
              </w:tcPr>
            </w:tcPrChange>
          </w:tcPr>
          <w:p w14:paraId="6BC3F7D9" w14:textId="77777777" w:rsidR="00E710FA" w:rsidRPr="00E710FA" w:rsidRDefault="00E710FA" w:rsidP="00E710FA">
            <w:pPr>
              <w:spacing w:after="0" w:line="240" w:lineRule="auto"/>
              <w:rPr>
                <w:ins w:id="344" w:author="Ashwani Sharma (FIN,ISC)" w:date="2026-08-27T15:45:00Z" w16du:dateUtc="2026-08-27T10:15:00Z"/>
                <w:rFonts w:ascii="Times New Roman" w:eastAsia="Times New Roman" w:hAnsi="Times New Roman" w:cs="Times New Roman"/>
                <w:color w:val="000000"/>
                <w:sz w:val="24"/>
                <w:szCs w:val="24"/>
                <w:lang w:val="en-US"/>
              </w:rPr>
            </w:pPr>
            <w:ins w:id="345" w:author="Ashwani Sharma (FIN,ISC)" w:date="2026-08-27T15:45:00Z" w16du:dateUtc="2026-08-27T10:15:00Z">
              <w:r w:rsidRPr="00E710FA">
                <w:rPr>
                  <w:rFonts w:ascii="Times New Roman" w:eastAsia="Times New Roman" w:hAnsi="Times New Roman" w:cs="Times New Roman"/>
                  <w:color w:val="000000"/>
                  <w:sz w:val="24"/>
                  <w:szCs w:val="24"/>
                  <w:lang w:val="en-US"/>
                </w:rPr>
                <w:t>In-App Platform Gamification + Non Gamification</w:t>
              </w:r>
            </w:ins>
          </w:p>
        </w:tc>
        <w:tc>
          <w:tcPr>
            <w:tcW w:w="0" w:type="auto"/>
            <w:tcBorders>
              <w:top w:val="nil"/>
              <w:left w:val="nil"/>
              <w:bottom w:val="single" w:sz="4" w:space="0" w:color="auto"/>
              <w:right w:val="single" w:sz="4" w:space="0" w:color="auto"/>
            </w:tcBorders>
            <w:vAlign w:val="center"/>
            <w:hideMark/>
            <w:tcPrChange w:id="346" w:author="Ashwani Sharma (FIN,ISC)" w:date="2026-08-27T15:45:00Z" w16du:dateUtc="2026-08-27T10:15:00Z">
              <w:tcPr>
                <w:tcW w:w="1180" w:type="dxa"/>
                <w:tcBorders>
                  <w:top w:val="nil"/>
                  <w:left w:val="nil"/>
                  <w:bottom w:val="single" w:sz="4" w:space="0" w:color="auto"/>
                  <w:right w:val="single" w:sz="4" w:space="0" w:color="auto"/>
                </w:tcBorders>
                <w:vAlign w:val="center"/>
                <w:hideMark/>
              </w:tcPr>
            </w:tcPrChange>
          </w:tcPr>
          <w:p w14:paraId="58083AF0" w14:textId="77777777" w:rsidR="00E710FA" w:rsidRPr="00E710FA" w:rsidRDefault="00E710FA" w:rsidP="00E710FA">
            <w:pPr>
              <w:spacing w:after="0" w:line="240" w:lineRule="auto"/>
              <w:jc w:val="right"/>
              <w:rPr>
                <w:ins w:id="347" w:author="Ashwani Sharma (FIN,ISC)" w:date="2026-08-27T15:45:00Z" w16du:dateUtc="2026-08-27T10:15:00Z"/>
                <w:rFonts w:ascii="Times New Roman" w:eastAsia="Times New Roman" w:hAnsi="Times New Roman" w:cs="Times New Roman"/>
                <w:color w:val="000000"/>
                <w:sz w:val="24"/>
                <w:szCs w:val="24"/>
                <w:lang w:val="en-US"/>
              </w:rPr>
            </w:pPr>
            <w:ins w:id="348" w:author="Ashwani Sharma (FIN,ISC)" w:date="2026-08-27T15:45:00Z" w16du:dateUtc="2026-08-27T10:15:00Z">
              <w:r w:rsidRPr="00E710FA">
                <w:rPr>
                  <w:rFonts w:ascii="Times New Roman" w:eastAsia="Times New Roman" w:hAnsi="Times New Roman" w:cs="Times New Roman"/>
                  <w:color w:val="000000"/>
                  <w:sz w:val="24"/>
                  <w:szCs w:val="24"/>
                  <w:lang w:val="en-US"/>
                </w:rPr>
                <w:t>5,565,923</w:t>
              </w:r>
            </w:ins>
          </w:p>
        </w:tc>
      </w:tr>
      <w:tr w:rsidR="00E710FA" w:rsidRPr="00E710FA" w14:paraId="069AEB12" w14:textId="77777777" w:rsidTr="00E710FA">
        <w:trPr>
          <w:trHeight w:val="300"/>
          <w:ins w:id="349" w:author="Ashwani Sharma (FIN,ISC)" w:date="2026-08-27T15:45:00Z" w16du:dateUtc="2026-08-27T10:15:00Z"/>
          <w:trPrChange w:id="350" w:author="Ashwani Sharma (FIN,ISC)" w:date="2026-08-27T15:45:00Z" w16du:dateUtc="2026-08-27T10:15:00Z">
            <w:trPr>
              <w:gridAfter w:val="0"/>
              <w:trHeight w:val="300"/>
            </w:trPr>
          </w:trPrChange>
        </w:trPr>
        <w:tc>
          <w:tcPr>
            <w:tcW w:w="0" w:type="auto"/>
            <w:vMerge/>
            <w:tcBorders>
              <w:top w:val="nil"/>
              <w:left w:val="single" w:sz="4" w:space="0" w:color="auto"/>
              <w:bottom w:val="single" w:sz="4" w:space="0" w:color="auto"/>
              <w:right w:val="single" w:sz="4" w:space="0" w:color="auto"/>
            </w:tcBorders>
            <w:vAlign w:val="center"/>
            <w:hideMark/>
            <w:tcPrChange w:id="351" w:author="Ashwani Sharma (FIN,ISC)" w:date="2026-08-27T15:45:00Z" w16du:dateUtc="2026-08-27T10:15:00Z">
              <w:tcPr>
                <w:tcW w:w="740" w:type="dxa"/>
                <w:vMerge/>
                <w:tcBorders>
                  <w:top w:val="nil"/>
                  <w:left w:val="single" w:sz="4" w:space="0" w:color="auto"/>
                  <w:bottom w:val="single" w:sz="4" w:space="0" w:color="auto"/>
                  <w:right w:val="single" w:sz="4" w:space="0" w:color="auto"/>
                </w:tcBorders>
                <w:vAlign w:val="center"/>
                <w:hideMark/>
              </w:tcPr>
            </w:tcPrChange>
          </w:tcPr>
          <w:p w14:paraId="349B383F" w14:textId="77777777" w:rsidR="00E710FA" w:rsidRPr="00E710FA" w:rsidRDefault="00E710FA" w:rsidP="00E710FA">
            <w:pPr>
              <w:spacing w:after="0" w:line="240" w:lineRule="auto"/>
              <w:rPr>
                <w:ins w:id="352" w:author="Ashwani Sharma (FIN,ISC)" w:date="2026-08-27T15:45:00Z" w16du:dateUtc="2026-08-27T10:15:00Z"/>
                <w:rFonts w:ascii="Times New Roman" w:eastAsia="Times New Roman" w:hAnsi="Times New Roman" w:cs="Times New Roman"/>
                <w:color w:val="000000"/>
                <w:sz w:val="24"/>
                <w:szCs w:val="24"/>
                <w:lang w:val="en-US"/>
              </w:rPr>
            </w:pPr>
          </w:p>
        </w:tc>
        <w:tc>
          <w:tcPr>
            <w:tcW w:w="0" w:type="auto"/>
            <w:tcBorders>
              <w:top w:val="nil"/>
              <w:left w:val="nil"/>
              <w:bottom w:val="single" w:sz="4" w:space="0" w:color="auto"/>
              <w:right w:val="single" w:sz="4" w:space="0" w:color="auto"/>
            </w:tcBorders>
            <w:vAlign w:val="center"/>
            <w:hideMark/>
            <w:tcPrChange w:id="353" w:author="Ashwani Sharma (FIN,ISC)" w:date="2026-08-27T15:45:00Z" w16du:dateUtc="2026-08-27T10:15:00Z">
              <w:tcPr>
                <w:tcW w:w="6320" w:type="dxa"/>
                <w:gridSpan w:val="3"/>
                <w:tcBorders>
                  <w:top w:val="nil"/>
                  <w:left w:val="nil"/>
                  <w:bottom w:val="single" w:sz="4" w:space="0" w:color="auto"/>
                  <w:right w:val="single" w:sz="4" w:space="0" w:color="auto"/>
                </w:tcBorders>
                <w:vAlign w:val="center"/>
                <w:hideMark/>
              </w:tcPr>
            </w:tcPrChange>
          </w:tcPr>
          <w:p w14:paraId="41C99FE1" w14:textId="77777777" w:rsidR="00E710FA" w:rsidRPr="00E710FA" w:rsidRDefault="00E710FA" w:rsidP="00E710FA">
            <w:pPr>
              <w:spacing w:after="0" w:line="240" w:lineRule="auto"/>
              <w:rPr>
                <w:ins w:id="354" w:author="Ashwani Sharma (FIN,ISC)" w:date="2026-08-27T15:45:00Z" w16du:dateUtc="2026-08-27T10:15:00Z"/>
                <w:rFonts w:ascii="Times New Roman" w:eastAsia="Times New Roman" w:hAnsi="Times New Roman" w:cs="Times New Roman"/>
                <w:color w:val="000000"/>
                <w:sz w:val="24"/>
                <w:szCs w:val="24"/>
                <w:lang w:val="en-US"/>
              </w:rPr>
            </w:pPr>
            <w:ins w:id="355" w:author="Ashwani Sharma (FIN,ISC)" w:date="2026-08-27T15:45:00Z" w16du:dateUtc="2026-08-27T10:15:00Z">
              <w:r w:rsidRPr="00E710FA">
                <w:rPr>
                  <w:rFonts w:ascii="Times New Roman" w:eastAsia="Times New Roman" w:hAnsi="Times New Roman" w:cs="Times New Roman"/>
                  <w:color w:val="000000"/>
                  <w:sz w:val="24"/>
                  <w:szCs w:val="24"/>
                  <w:lang w:val="en-US"/>
                </w:rPr>
                <w:t xml:space="preserve"> In-App Platform (MTUs) — Feature Flags</w:t>
              </w:r>
            </w:ins>
          </w:p>
        </w:tc>
        <w:tc>
          <w:tcPr>
            <w:tcW w:w="0" w:type="auto"/>
            <w:tcBorders>
              <w:top w:val="nil"/>
              <w:left w:val="nil"/>
              <w:bottom w:val="single" w:sz="4" w:space="0" w:color="auto"/>
              <w:right w:val="single" w:sz="4" w:space="0" w:color="auto"/>
            </w:tcBorders>
            <w:vAlign w:val="center"/>
            <w:hideMark/>
            <w:tcPrChange w:id="356" w:author="Ashwani Sharma (FIN,ISC)" w:date="2026-08-27T15:45:00Z" w16du:dateUtc="2026-08-27T10:15:00Z">
              <w:tcPr>
                <w:tcW w:w="1180" w:type="dxa"/>
                <w:tcBorders>
                  <w:top w:val="nil"/>
                  <w:left w:val="nil"/>
                  <w:bottom w:val="single" w:sz="4" w:space="0" w:color="auto"/>
                  <w:right w:val="single" w:sz="4" w:space="0" w:color="auto"/>
                </w:tcBorders>
                <w:vAlign w:val="center"/>
                <w:hideMark/>
              </w:tcPr>
            </w:tcPrChange>
          </w:tcPr>
          <w:p w14:paraId="6F075027" w14:textId="77777777" w:rsidR="00E710FA" w:rsidRPr="00E710FA" w:rsidRDefault="00E710FA" w:rsidP="00E710FA">
            <w:pPr>
              <w:spacing w:after="0" w:line="240" w:lineRule="auto"/>
              <w:jc w:val="right"/>
              <w:rPr>
                <w:ins w:id="357" w:author="Ashwani Sharma (FIN,ISC)" w:date="2026-08-27T15:45:00Z" w16du:dateUtc="2026-08-27T10:15:00Z"/>
                <w:rFonts w:ascii="Times New Roman" w:eastAsia="Times New Roman" w:hAnsi="Times New Roman" w:cs="Times New Roman"/>
                <w:color w:val="000000"/>
                <w:sz w:val="24"/>
                <w:szCs w:val="24"/>
                <w:lang w:val="en-US"/>
              </w:rPr>
            </w:pPr>
            <w:ins w:id="358" w:author="Ashwani Sharma (FIN,ISC)" w:date="2026-08-27T15:45:00Z" w16du:dateUtc="2026-08-27T10:15:00Z">
              <w:r w:rsidRPr="00E710FA">
                <w:rPr>
                  <w:rFonts w:ascii="Times New Roman" w:eastAsia="Times New Roman" w:hAnsi="Times New Roman" w:cs="Times New Roman"/>
                  <w:color w:val="000000"/>
                  <w:sz w:val="24"/>
                  <w:szCs w:val="24"/>
                  <w:lang w:val="en-US"/>
                </w:rPr>
                <w:t>1,391,481</w:t>
              </w:r>
            </w:ins>
          </w:p>
        </w:tc>
      </w:tr>
      <w:tr w:rsidR="00E710FA" w:rsidRPr="00E710FA" w14:paraId="6D94E520" w14:textId="77777777" w:rsidTr="00E710FA">
        <w:trPr>
          <w:trHeight w:val="300"/>
          <w:ins w:id="359" w:author="Ashwani Sharma (FIN,ISC)" w:date="2026-08-27T15:45:00Z" w16du:dateUtc="2026-08-27T10:15:00Z"/>
          <w:trPrChange w:id="360" w:author="Ashwani Sharma (FIN,ISC)" w:date="2026-08-27T15:45:00Z" w16du:dateUtc="2026-08-27T10:15:00Z">
            <w:trPr>
              <w:gridAfter w:val="0"/>
              <w:trHeight w:val="300"/>
            </w:trPr>
          </w:trPrChange>
        </w:trPr>
        <w:tc>
          <w:tcPr>
            <w:tcW w:w="0" w:type="auto"/>
            <w:vMerge/>
            <w:tcBorders>
              <w:top w:val="nil"/>
              <w:left w:val="single" w:sz="4" w:space="0" w:color="auto"/>
              <w:bottom w:val="single" w:sz="4" w:space="0" w:color="auto"/>
              <w:right w:val="single" w:sz="4" w:space="0" w:color="auto"/>
            </w:tcBorders>
            <w:vAlign w:val="center"/>
            <w:hideMark/>
            <w:tcPrChange w:id="361" w:author="Ashwani Sharma (FIN,ISC)" w:date="2026-08-27T15:45:00Z" w16du:dateUtc="2026-08-27T10:15:00Z">
              <w:tcPr>
                <w:tcW w:w="740" w:type="dxa"/>
                <w:vMerge/>
                <w:tcBorders>
                  <w:top w:val="nil"/>
                  <w:left w:val="single" w:sz="4" w:space="0" w:color="auto"/>
                  <w:bottom w:val="single" w:sz="4" w:space="0" w:color="auto"/>
                  <w:right w:val="single" w:sz="4" w:space="0" w:color="auto"/>
                </w:tcBorders>
                <w:vAlign w:val="center"/>
                <w:hideMark/>
              </w:tcPr>
            </w:tcPrChange>
          </w:tcPr>
          <w:p w14:paraId="0038D19B" w14:textId="77777777" w:rsidR="00E710FA" w:rsidRPr="00E710FA" w:rsidRDefault="00E710FA" w:rsidP="00E710FA">
            <w:pPr>
              <w:spacing w:after="0" w:line="240" w:lineRule="auto"/>
              <w:rPr>
                <w:ins w:id="362" w:author="Ashwani Sharma (FIN,ISC)" w:date="2026-08-27T15:45:00Z" w16du:dateUtc="2026-08-27T10:15:00Z"/>
                <w:rFonts w:ascii="Times New Roman" w:eastAsia="Times New Roman" w:hAnsi="Times New Roman" w:cs="Times New Roman"/>
                <w:color w:val="000000"/>
                <w:sz w:val="24"/>
                <w:szCs w:val="24"/>
                <w:lang w:val="en-US"/>
              </w:rPr>
            </w:pPr>
          </w:p>
        </w:tc>
        <w:tc>
          <w:tcPr>
            <w:tcW w:w="0" w:type="auto"/>
            <w:tcBorders>
              <w:top w:val="nil"/>
              <w:left w:val="nil"/>
              <w:bottom w:val="single" w:sz="4" w:space="0" w:color="auto"/>
              <w:right w:val="single" w:sz="4" w:space="0" w:color="auto"/>
            </w:tcBorders>
            <w:vAlign w:val="center"/>
            <w:hideMark/>
            <w:tcPrChange w:id="363" w:author="Ashwani Sharma (FIN,ISC)" w:date="2026-08-27T15:45:00Z" w16du:dateUtc="2026-08-27T10:15:00Z">
              <w:tcPr>
                <w:tcW w:w="6320" w:type="dxa"/>
                <w:gridSpan w:val="3"/>
                <w:tcBorders>
                  <w:top w:val="nil"/>
                  <w:left w:val="nil"/>
                  <w:bottom w:val="single" w:sz="4" w:space="0" w:color="auto"/>
                  <w:right w:val="single" w:sz="4" w:space="0" w:color="auto"/>
                </w:tcBorders>
                <w:vAlign w:val="center"/>
                <w:hideMark/>
              </w:tcPr>
            </w:tcPrChange>
          </w:tcPr>
          <w:p w14:paraId="1ECDE667" w14:textId="77777777" w:rsidR="00E710FA" w:rsidRPr="00E710FA" w:rsidRDefault="00E710FA" w:rsidP="00E710FA">
            <w:pPr>
              <w:spacing w:after="0" w:line="240" w:lineRule="auto"/>
              <w:rPr>
                <w:ins w:id="364" w:author="Ashwani Sharma (FIN,ISC)" w:date="2026-08-27T15:45:00Z" w16du:dateUtc="2026-08-27T10:15:00Z"/>
                <w:rFonts w:ascii="Times New Roman" w:eastAsia="Times New Roman" w:hAnsi="Times New Roman" w:cs="Times New Roman"/>
                <w:color w:val="000000"/>
                <w:sz w:val="24"/>
                <w:szCs w:val="24"/>
                <w:lang w:val="en-US"/>
              </w:rPr>
            </w:pPr>
            <w:ins w:id="365" w:author="Ashwani Sharma (FIN,ISC)" w:date="2026-08-27T15:45:00Z" w16du:dateUtc="2026-08-27T10:15:00Z">
              <w:r w:rsidRPr="00E710FA">
                <w:rPr>
                  <w:rFonts w:ascii="Times New Roman" w:eastAsia="Times New Roman" w:hAnsi="Times New Roman" w:cs="Times New Roman"/>
                  <w:color w:val="000000"/>
                  <w:sz w:val="24"/>
                  <w:szCs w:val="24"/>
                  <w:lang w:val="en-US"/>
                </w:rPr>
                <w:t xml:space="preserve"> Off-App Platform (MTUs) —Push Notification</w:t>
              </w:r>
            </w:ins>
          </w:p>
        </w:tc>
        <w:tc>
          <w:tcPr>
            <w:tcW w:w="0" w:type="auto"/>
            <w:tcBorders>
              <w:top w:val="nil"/>
              <w:left w:val="nil"/>
              <w:bottom w:val="single" w:sz="4" w:space="0" w:color="auto"/>
              <w:right w:val="single" w:sz="4" w:space="0" w:color="auto"/>
            </w:tcBorders>
            <w:vAlign w:val="center"/>
            <w:hideMark/>
            <w:tcPrChange w:id="366" w:author="Ashwani Sharma (FIN,ISC)" w:date="2026-08-27T15:45:00Z" w16du:dateUtc="2026-08-27T10:15:00Z">
              <w:tcPr>
                <w:tcW w:w="1180" w:type="dxa"/>
                <w:tcBorders>
                  <w:top w:val="nil"/>
                  <w:left w:val="nil"/>
                  <w:bottom w:val="single" w:sz="4" w:space="0" w:color="auto"/>
                  <w:right w:val="single" w:sz="4" w:space="0" w:color="auto"/>
                </w:tcBorders>
                <w:vAlign w:val="center"/>
                <w:hideMark/>
              </w:tcPr>
            </w:tcPrChange>
          </w:tcPr>
          <w:p w14:paraId="5C0CAEA5" w14:textId="77777777" w:rsidR="00E710FA" w:rsidRPr="00E710FA" w:rsidRDefault="00E710FA" w:rsidP="00E710FA">
            <w:pPr>
              <w:spacing w:after="0" w:line="240" w:lineRule="auto"/>
              <w:jc w:val="right"/>
              <w:rPr>
                <w:ins w:id="367" w:author="Ashwani Sharma (FIN,ISC)" w:date="2026-08-27T15:45:00Z" w16du:dateUtc="2026-08-27T10:15:00Z"/>
                <w:rFonts w:ascii="Times New Roman" w:eastAsia="Times New Roman" w:hAnsi="Times New Roman" w:cs="Times New Roman"/>
                <w:color w:val="000000"/>
                <w:sz w:val="24"/>
                <w:szCs w:val="24"/>
                <w:lang w:val="en-US"/>
              </w:rPr>
            </w:pPr>
            <w:ins w:id="368" w:author="Ashwani Sharma (FIN,ISC)" w:date="2026-08-27T15:45:00Z" w16du:dateUtc="2026-08-27T10:15:00Z">
              <w:r w:rsidRPr="00E710FA">
                <w:rPr>
                  <w:rFonts w:ascii="Times New Roman" w:eastAsia="Times New Roman" w:hAnsi="Times New Roman" w:cs="Times New Roman"/>
                  <w:color w:val="000000"/>
                  <w:sz w:val="24"/>
                  <w:szCs w:val="24"/>
                  <w:lang w:val="en-US"/>
                </w:rPr>
                <w:t>3,478,702</w:t>
              </w:r>
            </w:ins>
          </w:p>
        </w:tc>
      </w:tr>
      <w:tr w:rsidR="00E710FA" w:rsidRPr="00E710FA" w14:paraId="3295FE8E" w14:textId="77777777" w:rsidTr="00E710FA">
        <w:trPr>
          <w:trHeight w:val="300"/>
          <w:ins w:id="369" w:author="Ashwani Sharma (FIN,ISC)" w:date="2026-08-27T15:45:00Z" w16du:dateUtc="2026-08-27T10:15:00Z"/>
          <w:trPrChange w:id="370" w:author="Ashwani Sharma (FIN,ISC)" w:date="2026-08-27T15:45:00Z" w16du:dateUtc="2026-08-27T10:15:00Z">
            <w:trPr>
              <w:gridAfter w:val="0"/>
              <w:trHeight w:val="300"/>
            </w:trPr>
          </w:trPrChange>
        </w:trPr>
        <w:tc>
          <w:tcPr>
            <w:tcW w:w="0" w:type="auto"/>
            <w:vMerge/>
            <w:tcBorders>
              <w:top w:val="nil"/>
              <w:left w:val="single" w:sz="4" w:space="0" w:color="auto"/>
              <w:bottom w:val="single" w:sz="4" w:space="0" w:color="auto"/>
              <w:right w:val="single" w:sz="4" w:space="0" w:color="auto"/>
            </w:tcBorders>
            <w:vAlign w:val="center"/>
            <w:hideMark/>
            <w:tcPrChange w:id="371" w:author="Ashwani Sharma (FIN,ISC)" w:date="2026-08-27T15:45:00Z" w16du:dateUtc="2026-08-27T10:15:00Z">
              <w:tcPr>
                <w:tcW w:w="740" w:type="dxa"/>
                <w:vMerge/>
                <w:tcBorders>
                  <w:top w:val="nil"/>
                  <w:left w:val="single" w:sz="4" w:space="0" w:color="auto"/>
                  <w:bottom w:val="single" w:sz="4" w:space="0" w:color="auto"/>
                  <w:right w:val="single" w:sz="4" w:space="0" w:color="auto"/>
                </w:tcBorders>
                <w:vAlign w:val="center"/>
                <w:hideMark/>
              </w:tcPr>
            </w:tcPrChange>
          </w:tcPr>
          <w:p w14:paraId="04270021" w14:textId="77777777" w:rsidR="00E710FA" w:rsidRPr="00E710FA" w:rsidRDefault="00E710FA" w:rsidP="00E710FA">
            <w:pPr>
              <w:spacing w:after="0" w:line="240" w:lineRule="auto"/>
              <w:rPr>
                <w:ins w:id="372" w:author="Ashwani Sharma (FIN,ISC)" w:date="2026-08-27T15:45:00Z" w16du:dateUtc="2026-08-27T10:15:00Z"/>
                <w:rFonts w:ascii="Times New Roman" w:eastAsia="Times New Roman" w:hAnsi="Times New Roman" w:cs="Times New Roman"/>
                <w:color w:val="000000"/>
                <w:sz w:val="24"/>
                <w:szCs w:val="24"/>
                <w:lang w:val="en-US"/>
              </w:rPr>
            </w:pPr>
          </w:p>
        </w:tc>
        <w:tc>
          <w:tcPr>
            <w:tcW w:w="0" w:type="auto"/>
            <w:tcBorders>
              <w:top w:val="nil"/>
              <w:left w:val="nil"/>
              <w:bottom w:val="single" w:sz="4" w:space="0" w:color="auto"/>
              <w:right w:val="single" w:sz="4" w:space="0" w:color="auto"/>
            </w:tcBorders>
            <w:vAlign w:val="center"/>
            <w:hideMark/>
            <w:tcPrChange w:id="373" w:author="Ashwani Sharma (FIN,ISC)" w:date="2026-08-27T15:45:00Z" w16du:dateUtc="2026-08-27T10:15:00Z">
              <w:tcPr>
                <w:tcW w:w="6320" w:type="dxa"/>
                <w:gridSpan w:val="3"/>
                <w:tcBorders>
                  <w:top w:val="nil"/>
                  <w:left w:val="nil"/>
                  <w:bottom w:val="single" w:sz="4" w:space="0" w:color="auto"/>
                  <w:right w:val="single" w:sz="4" w:space="0" w:color="auto"/>
                </w:tcBorders>
                <w:vAlign w:val="center"/>
                <w:hideMark/>
              </w:tcPr>
            </w:tcPrChange>
          </w:tcPr>
          <w:p w14:paraId="673C9D12" w14:textId="77777777" w:rsidR="00E710FA" w:rsidRPr="00E710FA" w:rsidRDefault="00E710FA" w:rsidP="00E710FA">
            <w:pPr>
              <w:spacing w:after="0" w:line="240" w:lineRule="auto"/>
              <w:rPr>
                <w:ins w:id="374" w:author="Ashwani Sharma (FIN,ISC)" w:date="2026-08-27T15:45:00Z" w16du:dateUtc="2026-08-27T10:15:00Z"/>
                <w:rFonts w:ascii="Times New Roman" w:eastAsia="Times New Roman" w:hAnsi="Times New Roman" w:cs="Times New Roman"/>
                <w:color w:val="000000"/>
                <w:sz w:val="24"/>
                <w:szCs w:val="24"/>
                <w:lang w:val="en-US"/>
              </w:rPr>
            </w:pPr>
            <w:ins w:id="375" w:author="Ashwani Sharma (FIN,ISC)" w:date="2026-08-27T15:45:00Z" w16du:dateUtc="2026-08-27T10:15:00Z">
              <w:r w:rsidRPr="00E710FA">
                <w:rPr>
                  <w:rFonts w:ascii="Times New Roman" w:eastAsia="Times New Roman" w:hAnsi="Times New Roman" w:cs="Times New Roman"/>
                  <w:color w:val="000000"/>
                  <w:sz w:val="24"/>
                  <w:szCs w:val="24"/>
                  <w:lang w:val="en-US"/>
                </w:rPr>
                <w:t>• Enterprise Support (Recurring) (Monthly in Arrear)</w:t>
              </w:r>
            </w:ins>
          </w:p>
        </w:tc>
        <w:tc>
          <w:tcPr>
            <w:tcW w:w="0" w:type="auto"/>
            <w:tcBorders>
              <w:top w:val="nil"/>
              <w:left w:val="nil"/>
              <w:bottom w:val="single" w:sz="4" w:space="0" w:color="auto"/>
              <w:right w:val="single" w:sz="4" w:space="0" w:color="auto"/>
            </w:tcBorders>
            <w:vAlign w:val="center"/>
            <w:hideMark/>
            <w:tcPrChange w:id="376" w:author="Ashwani Sharma (FIN,ISC)" w:date="2026-08-27T15:45:00Z" w16du:dateUtc="2026-08-27T10:15:00Z">
              <w:tcPr>
                <w:tcW w:w="1180" w:type="dxa"/>
                <w:tcBorders>
                  <w:top w:val="nil"/>
                  <w:left w:val="nil"/>
                  <w:bottom w:val="single" w:sz="4" w:space="0" w:color="auto"/>
                  <w:right w:val="single" w:sz="4" w:space="0" w:color="auto"/>
                </w:tcBorders>
                <w:vAlign w:val="center"/>
                <w:hideMark/>
              </w:tcPr>
            </w:tcPrChange>
          </w:tcPr>
          <w:p w14:paraId="1B62A664" w14:textId="77777777" w:rsidR="00E710FA" w:rsidRPr="00E710FA" w:rsidRDefault="00E710FA" w:rsidP="00E710FA">
            <w:pPr>
              <w:spacing w:after="0" w:line="240" w:lineRule="auto"/>
              <w:jc w:val="right"/>
              <w:rPr>
                <w:ins w:id="377" w:author="Ashwani Sharma (FIN,ISC)" w:date="2026-08-27T15:45:00Z" w16du:dateUtc="2026-08-27T10:15:00Z"/>
                <w:rFonts w:ascii="Times New Roman" w:eastAsia="Times New Roman" w:hAnsi="Times New Roman" w:cs="Times New Roman"/>
                <w:color w:val="000000"/>
                <w:sz w:val="24"/>
                <w:szCs w:val="24"/>
                <w:lang w:val="en-US"/>
              </w:rPr>
            </w:pPr>
            <w:ins w:id="378" w:author="Ashwani Sharma (FIN,ISC)" w:date="2026-08-27T15:45:00Z" w16du:dateUtc="2026-08-27T10:15:00Z">
              <w:r w:rsidRPr="00E710FA">
                <w:rPr>
                  <w:rFonts w:ascii="Times New Roman" w:eastAsia="Times New Roman" w:hAnsi="Times New Roman" w:cs="Times New Roman"/>
                  <w:color w:val="000000"/>
                  <w:sz w:val="24"/>
                  <w:szCs w:val="24"/>
                  <w:lang w:val="en-US"/>
                </w:rPr>
                <w:t>1043610</w:t>
              </w:r>
            </w:ins>
          </w:p>
        </w:tc>
      </w:tr>
      <w:tr w:rsidR="00E710FA" w:rsidRPr="00E710FA" w14:paraId="78EECFB7" w14:textId="77777777" w:rsidTr="00E710FA">
        <w:trPr>
          <w:trHeight w:val="300"/>
          <w:ins w:id="379" w:author="Ashwani Sharma (FIN,ISC)" w:date="2026-08-27T15:45:00Z" w16du:dateUtc="2026-08-27T10:15:00Z"/>
          <w:trPrChange w:id="380" w:author="Ashwani Sharma (FIN,ISC)" w:date="2026-08-27T15:45:00Z" w16du:dateUtc="2026-08-27T10:15:00Z">
            <w:trPr>
              <w:gridAfter w:val="0"/>
              <w:trHeight w:val="300"/>
            </w:trPr>
          </w:trPrChange>
        </w:trPr>
        <w:tc>
          <w:tcPr>
            <w:tcW w:w="0" w:type="auto"/>
            <w:tcBorders>
              <w:top w:val="nil"/>
              <w:left w:val="single" w:sz="4" w:space="0" w:color="auto"/>
              <w:bottom w:val="single" w:sz="4" w:space="0" w:color="auto"/>
              <w:right w:val="single" w:sz="4" w:space="0" w:color="auto"/>
            </w:tcBorders>
            <w:vAlign w:val="center"/>
            <w:hideMark/>
            <w:tcPrChange w:id="381" w:author="Ashwani Sharma (FIN,ISC)" w:date="2026-08-27T15:45:00Z" w16du:dateUtc="2026-08-27T10:15:00Z">
              <w:tcPr>
                <w:tcW w:w="740" w:type="dxa"/>
                <w:tcBorders>
                  <w:top w:val="nil"/>
                  <w:left w:val="single" w:sz="4" w:space="0" w:color="auto"/>
                  <w:bottom w:val="single" w:sz="4" w:space="0" w:color="auto"/>
                  <w:right w:val="single" w:sz="4" w:space="0" w:color="auto"/>
                </w:tcBorders>
                <w:vAlign w:val="center"/>
                <w:hideMark/>
              </w:tcPr>
            </w:tcPrChange>
          </w:tcPr>
          <w:p w14:paraId="3F535837" w14:textId="77777777" w:rsidR="00E710FA" w:rsidRPr="00E710FA" w:rsidRDefault="00E710FA" w:rsidP="00E710FA">
            <w:pPr>
              <w:spacing w:after="0" w:line="240" w:lineRule="auto"/>
              <w:rPr>
                <w:ins w:id="382" w:author="Ashwani Sharma (FIN,ISC)" w:date="2026-08-27T15:45:00Z" w16du:dateUtc="2026-08-27T10:15:00Z"/>
                <w:rFonts w:ascii="Times New Roman" w:eastAsia="Times New Roman" w:hAnsi="Times New Roman" w:cs="Times New Roman"/>
                <w:color w:val="000000"/>
                <w:sz w:val="24"/>
                <w:szCs w:val="24"/>
                <w:lang w:val="en-US"/>
              </w:rPr>
            </w:pPr>
            <w:ins w:id="383" w:author="Ashwani Sharma (FIN,ISC)" w:date="2026-08-27T15:45:00Z" w16du:dateUtc="2026-08-27T10:15:00Z">
              <w:r w:rsidRPr="00E710FA">
                <w:rPr>
                  <w:rFonts w:ascii="Times New Roman" w:eastAsia="Times New Roman" w:hAnsi="Times New Roman" w:cs="Times New Roman"/>
                  <w:color w:val="000000"/>
                  <w:sz w:val="24"/>
                  <w:szCs w:val="24"/>
                  <w:lang w:val="en-US"/>
                </w:rPr>
                <w:t> </w:t>
              </w:r>
            </w:ins>
          </w:p>
        </w:tc>
        <w:tc>
          <w:tcPr>
            <w:tcW w:w="0" w:type="auto"/>
            <w:tcBorders>
              <w:top w:val="nil"/>
              <w:left w:val="nil"/>
              <w:bottom w:val="single" w:sz="4" w:space="0" w:color="auto"/>
              <w:right w:val="single" w:sz="4" w:space="0" w:color="auto"/>
            </w:tcBorders>
            <w:vAlign w:val="center"/>
            <w:hideMark/>
            <w:tcPrChange w:id="384" w:author="Ashwani Sharma (FIN,ISC)" w:date="2026-08-27T15:45:00Z" w16du:dateUtc="2026-08-27T10:15:00Z">
              <w:tcPr>
                <w:tcW w:w="6320" w:type="dxa"/>
                <w:gridSpan w:val="3"/>
                <w:tcBorders>
                  <w:top w:val="nil"/>
                  <w:left w:val="nil"/>
                  <w:bottom w:val="single" w:sz="4" w:space="0" w:color="auto"/>
                  <w:right w:val="single" w:sz="4" w:space="0" w:color="auto"/>
                </w:tcBorders>
                <w:vAlign w:val="center"/>
                <w:hideMark/>
              </w:tcPr>
            </w:tcPrChange>
          </w:tcPr>
          <w:p w14:paraId="7B6C0C85" w14:textId="77777777" w:rsidR="00E710FA" w:rsidRPr="00E710FA" w:rsidRDefault="00E710FA" w:rsidP="00E710FA">
            <w:pPr>
              <w:spacing w:after="0" w:line="240" w:lineRule="auto"/>
              <w:rPr>
                <w:ins w:id="385" w:author="Ashwani Sharma (FIN,ISC)" w:date="2026-08-27T15:45:00Z" w16du:dateUtc="2026-08-27T10:15:00Z"/>
                <w:rFonts w:ascii="Times New Roman" w:eastAsia="Times New Roman" w:hAnsi="Times New Roman" w:cs="Times New Roman"/>
                <w:b/>
                <w:bCs/>
                <w:color w:val="000000"/>
                <w:sz w:val="24"/>
                <w:szCs w:val="24"/>
                <w:lang w:val="en-US"/>
              </w:rPr>
            </w:pPr>
            <w:ins w:id="386" w:author="Ashwani Sharma (FIN,ISC)" w:date="2026-08-27T15:45:00Z" w16du:dateUtc="2026-08-27T10:15:00Z">
              <w:r w:rsidRPr="00E710FA">
                <w:rPr>
                  <w:rFonts w:ascii="Times New Roman" w:eastAsia="Times New Roman" w:hAnsi="Times New Roman" w:cs="Times New Roman"/>
                  <w:b/>
                  <w:bCs/>
                  <w:color w:val="000000"/>
                  <w:sz w:val="24"/>
                  <w:szCs w:val="24"/>
                  <w:lang w:val="en-US"/>
                </w:rPr>
                <w:t>Total</w:t>
              </w:r>
            </w:ins>
          </w:p>
        </w:tc>
        <w:tc>
          <w:tcPr>
            <w:tcW w:w="0" w:type="auto"/>
            <w:tcBorders>
              <w:top w:val="nil"/>
              <w:left w:val="nil"/>
              <w:bottom w:val="single" w:sz="4" w:space="0" w:color="auto"/>
              <w:right w:val="single" w:sz="4" w:space="0" w:color="auto"/>
            </w:tcBorders>
            <w:vAlign w:val="center"/>
            <w:hideMark/>
            <w:tcPrChange w:id="387" w:author="Ashwani Sharma (FIN,ISC)" w:date="2026-08-27T15:45:00Z" w16du:dateUtc="2026-08-27T10:15:00Z">
              <w:tcPr>
                <w:tcW w:w="1180" w:type="dxa"/>
                <w:tcBorders>
                  <w:top w:val="nil"/>
                  <w:left w:val="nil"/>
                  <w:bottom w:val="single" w:sz="4" w:space="0" w:color="auto"/>
                  <w:right w:val="single" w:sz="4" w:space="0" w:color="auto"/>
                </w:tcBorders>
                <w:vAlign w:val="center"/>
                <w:hideMark/>
              </w:tcPr>
            </w:tcPrChange>
          </w:tcPr>
          <w:p w14:paraId="7B2942A6" w14:textId="77777777" w:rsidR="00E710FA" w:rsidRPr="00E710FA" w:rsidRDefault="00E710FA" w:rsidP="00E710FA">
            <w:pPr>
              <w:spacing w:after="0" w:line="240" w:lineRule="auto"/>
              <w:jc w:val="right"/>
              <w:rPr>
                <w:ins w:id="388" w:author="Ashwani Sharma (FIN,ISC)" w:date="2026-08-27T15:45:00Z" w16du:dateUtc="2026-08-27T10:15:00Z"/>
                <w:rFonts w:ascii="Times New Roman" w:eastAsia="Times New Roman" w:hAnsi="Times New Roman" w:cs="Times New Roman"/>
                <w:b/>
                <w:bCs/>
                <w:color w:val="000000"/>
                <w:sz w:val="24"/>
                <w:szCs w:val="24"/>
                <w:lang w:val="en-US"/>
              </w:rPr>
            </w:pPr>
            <w:ins w:id="389" w:author="Ashwani Sharma (FIN,ISC)" w:date="2026-08-27T15:45:00Z" w16du:dateUtc="2026-08-27T10:15:00Z">
              <w:r w:rsidRPr="00E710FA">
                <w:rPr>
                  <w:rFonts w:ascii="Times New Roman" w:eastAsia="Times New Roman" w:hAnsi="Times New Roman" w:cs="Times New Roman"/>
                  <w:b/>
                  <w:bCs/>
                  <w:color w:val="000000"/>
                  <w:sz w:val="24"/>
                  <w:szCs w:val="24"/>
                  <w:lang w:val="en-US"/>
                </w:rPr>
                <w:t>31,903,189</w:t>
              </w:r>
            </w:ins>
          </w:p>
        </w:tc>
      </w:tr>
    </w:tbl>
    <w:p w14:paraId="59422E26" w14:textId="77777777" w:rsidR="00A91B47" w:rsidRDefault="00A91B47">
      <w:pPr>
        <w:spacing w:after="0" w:line="240" w:lineRule="auto"/>
        <w:rPr>
          <w:ins w:id="390" w:author="Ashwani Sharma (FIN,ISC)" w:date="2026-08-27T15:45:00Z" w16du:dateUtc="2026-08-27T10:15:00Z"/>
          <w:rFonts w:ascii="Times New Roman" w:eastAsia="Times New Roman" w:hAnsi="Times New Roman" w:cs="Times New Roman"/>
          <w:b/>
          <w:bCs/>
        </w:rPr>
      </w:pPr>
    </w:p>
    <w:p w14:paraId="0D1CBE31" w14:textId="77777777" w:rsidR="00E710FA" w:rsidRDefault="00E710FA">
      <w:pPr>
        <w:spacing w:after="0" w:line="240" w:lineRule="auto"/>
        <w:rPr>
          <w:rFonts w:ascii="Times New Roman" w:eastAsia="Times New Roman" w:hAnsi="Times New Roman" w:cs="Times New Roman"/>
          <w:b/>
          <w:bCs/>
        </w:rPr>
      </w:pPr>
    </w:p>
    <w:p w14:paraId="0000045F" w14:textId="77777777" w:rsidR="004A4F48" w:rsidRDefault="004D7415">
      <w:pPr>
        <w:spacing w:after="0"/>
        <w:rPr>
          <w:rFonts w:ascii="Quattrocento Sans" w:eastAsia="Quattrocento Sans" w:hAnsi="Quattrocento Sans" w:cs="Quattrocento Sans"/>
          <w:sz w:val="21"/>
          <w:szCs w:val="21"/>
        </w:rPr>
      </w:pPr>
      <w:r>
        <w:rPr>
          <w:rFonts w:ascii="Quattrocento Sans" w:eastAsia="Quattrocento Sans" w:hAnsi="Quattrocento Sans" w:cs="Quattrocento Sans"/>
          <w:b/>
          <w:bCs/>
          <w:sz w:val="21"/>
          <w:szCs w:val="21"/>
        </w:rPr>
        <w:t>Quarterly payment schedule in rounded-off Cr values</w:t>
      </w:r>
      <w:r>
        <w:rPr>
          <w:rFonts w:ascii="Quattrocento Sans" w:eastAsia="Quattrocento Sans" w:hAnsi="Quattrocento Sans" w:cs="Quattrocento Sans"/>
          <w:sz w:val="21"/>
          <w:szCs w:val="21"/>
        </w:rPr>
        <w:t>,</w:t>
      </w:r>
    </w:p>
    <w:p w14:paraId="00000460" w14:textId="77777777" w:rsidR="004A4F48" w:rsidRDefault="004A4F48">
      <w:pPr>
        <w:spacing w:after="0"/>
        <w:rPr>
          <w:rFonts w:ascii="Quattrocento Sans" w:eastAsia="Quattrocento Sans" w:hAnsi="Quattrocento Sans" w:cs="Quattrocento Sans"/>
          <w:sz w:val="21"/>
          <w:szCs w:val="21"/>
        </w:rPr>
      </w:pPr>
    </w:p>
    <w:tbl>
      <w:tblPr>
        <w:tblStyle w:val="a7"/>
        <w:tblW w:w="7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709"/>
        <w:gridCol w:w="1701"/>
        <w:gridCol w:w="3260"/>
      </w:tblGrid>
      <w:tr w:rsidR="004A4F48" w14:paraId="4C6C4998" w14:textId="77777777" w:rsidTr="004D7415">
        <w:trPr>
          <w:trHeight w:val="181"/>
        </w:trPr>
        <w:tc>
          <w:tcPr>
            <w:tcW w:w="2263" w:type="dxa"/>
          </w:tcPr>
          <w:p w14:paraId="00000461" w14:textId="77777777" w:rsidR="004A4F48" w:rsidRDefault="004D741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Year</w:t>
            </w:r>
          </w:p>
        </w:tc>
        <w:tc>
          <w:tcPr>
            <w:tcW w:w="2410" w:type="dxa"/>
            <w:gridSpan w:val="2"/>
          </w:tcPr>
          <w:p w14:paraId="00000462" w14:textId="77777777" w:rsidR="004A4F48" w:rsidRDefault="004D741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Quarter</w:t>
            </w:r>
          </w:p>
        </w:tc>
        <w:tc>
          <w:tcPr>
            <w:tcW w:w="3260" w:type="dxa"/>
          </w:tcPr>
          <w:p w14:paraId="00000463" w14:textId="77777777" w:rsidR="004A4F48" w:rsidRDefault="004D741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Amount (INR Cr)</w:t>
            </w:r>
          </w:p>
        </w:tc>
      </w:tr>
      <w:tr w:rsidR="004D7415" w14:paraId="71503424" w14:textId="77777777" w:rsidTr="003E045D">
        <w:trPr>
          <w:trHeight w:val="576"/>
        </w:trPr>
        <w:tc>
          <w:tcPr>
            <w:tcW w:w="2263" w:type="dxa"/>
            <w:vMerge w:val="restart"/>
          </w:tcPr>
          <w:p w14:paraId="00000464" w14:textId="77777777" w:rsidR="004D7415" w:rsidRDefault="004D7415">
            <w:pPr>
              <w:rPr>
                <w:rFonts w:ascii="Times New Roman" w:eastAsia="Times New Roman" w:hAnsi="Times New Roman" w:cs="Times New Roman"/>
                <w:sz w:val="24"/>
                <w:szCs w:val="24"/>
              </w:rPr>
            </w:pPr>
          </w:p>
          <w:p w14:paraId="00000465" w14:textId="77777777" w:rsidR="004D7415" w:rsidRDefault="004D7415">
            <w:pPr>
              <w:rPr>
                <w:rFonts w:ascii="Times New Roman" w:eastAsia="Times New Roman" w:hAnsi="Times New Roman" w:cs="Times New Roman"/>
                <w:sz w:val="24"/>
                <w:szCs w:val="24"/>
              </w:rPr>
            </w:pPr>
            <w:r>
              <w:rPr>
                <w:rFonts w:ascii="Times New Roman" w:eastAsia="Times New Roman" w:hAnsi="Times New Roman" w:cs="Times New Roman"/>
                <w:sz w:val="24"/>
                <w:szCs w:val="24"/>
              </w:rPr>
              <w:t>Year 1</w:t>
            </w:r>
          </w:p>
          <w:p w14:paraId="00000466" w14:textId="77777777" w:rsidR="004D7415" w:rsidRDefault="004D7415">
            <w:pPr>
              <w:rPr>
                <w:rFonts w:ascii="Times New Roman" w:eastAsia="Times New Roman" w:hAnsi="Times New Roman" w:cs="Times New Roman"/>
                <w:sz w:val="24"/>
                <w:szCs w:val="24"/>
              </w:rPr>
            </w:pPr>
          </w:p>
        </w:tc>
        <w:tc>
          <w:tcPr>
            <w:tcW w:w="709" w:type="dxa"/>
            <w:vMerge w:val="restart"/>
          </w:tcPr>
          <w:p w14:paraId="03C6517A" w14:textId="77777777" w:rsidR="003E045D" w:rsidRDefault="004D7415" w:rsidP="004D741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1F45387" w14:textId="2DE6A14A" w:rsidR="004D7415" w:rsidRDefault="004D7415" w:rsidP="004D741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Q1</w:t>
            </w:r>
          </w:p>
        </w:tc>
        <w:tc>
          <w:tcPr>
            <w:tcW w:w="1701" w:type="dxa"/>
          </w:tcPr>
          <w:p w14:paraId="00000467" w14:textId="25AA561F" w:rsidR="004D7415" w:rsidRDefault="00D175BC">
            <w:pPr>
              <w:rPr>
                <w:rFonts w:ascii="Times New Roman" w:eastAsia="Times New Roman" w:hAnsi="Times New Roman" w:cs="Times New Roman"/>
                <w:sz w:val="24"/>
                <w:szCs w:val="24"/>
              </w:rPr>
            </w:pPr>
            <w:commentRangeStart w:id="391"/>
            <w:commentRangeStart w:id="392"/>
            <w:r w:rsidRPr="004D7415">
              <w:rPr>
                <w:rFonts w:ascii="Times New Roman" w:eastAsia="Times New Roman" w:hAnsi="Times New Roman" w:cs="Times New Roman"/>
                <w:szCs w:val="24"/>
              </w:rPr>
              <w:t>Implementation Fees</w:t>
            </w:r>
            <w:commentRangeEnd w:id="391"/>
            <w:r w:rsidR="00DE343B">
              <w:rPr>
                <w:rStyle w:val="CommentReference"/>
                <w:rFonts w:ascii="Times New Roman" w:eastAsia="Times New Roman" w:hAnsi="Times New Roman" w:cs="Times New Roman"/>
                <w:sz w:val="22"/>
                <w:szCs w:val="24"/>
              </w:rPr>
              <w:commentReference w:id="391"/>
            </w:r>
            <w:commentRangeEnd w:id="392"/>
            <w:r w:rsidR="006B633F">
              <w:rPr>
                <w:rStyle w:val="CommentReference"/>
                <w:rFonts w:ascii="Times New Roman" w:eastAsia="Times New Roman" w:hAnsi="Times New Roman" w:cs="Times New Roman"/>
                <w:sz w:val="22"/>
                <w:szCs w:val="24"/>
              </w:rPr>
              <w:commentReference w:id="392"/>
            </w:r>
            <w:ins w:id="393" w:author="Upasana Bhagat (Legal,ISC)" w:date="2026-08-26T15:54:00Z">
              <w:r w:rsidR="00D44CE2">
                <w:rPr>
                  <w:rFonts w:ascii="Times New Roman" w:eastAsia="Times New Roman" w:hAnsi="Times New Roman" w:cs="Times New Roman"/>
                  <w:szCs w:val="24"/>
                </w:rPr>
                <w:t xml:space="preserve"> (</w:t>
              </w:r>
              <w:r w:rsidR="007B5B26">
                <w:rPr>
                  <w:rFonts w:ascii="Times New Roman" w:eastAsia="Times New Roman" w:hAnsi="Times New Roman" w:cs="Times New Roman"/>
                  <w:szCs w:val="24"/>
                </w:rPr>
                <w:t>one-time</w:t>
              </w:r>
              <w:r w:rsidR="00D44CE2">
                <w:rPr>
                  <w:rFonts w:ascii="Times New Roman" w:eastAsia="Times New Roman" w:hAnsi="Times New Roman" w:cs="Times New Roman"/>
                  <w:szCs w:val="24"/>
                </w:rPr>
                <w:t>)</w:t>
              </w:r>
            </w:ins>
          </w:p>
        </w:tc>
        <w:tc>
          <w:tcPr>
            <w:tcW w:w="3260" w:type="dxa"/>
          </w:tcPr>
          <w:p w14:paraId="00000468" w14:textId="6CF69CEA" w:rsidR="004D7415" w:rsidRDefault="004D741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D175BC">
              <w:rPr>
                <w:rFonts w:ascii="Times New Roman" w:eastAsia="Times New Roman" w:hAnsi="Times New Roman" w:cs="Times New Roman"/>
                <w:sz w:val="24"/>
                <w:szCs w:val="24"/>
              </w:rPr>
              <w:t>05</w:t>
            </w:r>
          </w:p>
        </w:tc>
      </w:tr>
      <w:tr w:rsidR="004D7415" w14:paraId="7EAC078C" w14:textId="77777777" w:rsidTr="003E045D">
        <w:trPr>
          <w:trHeight w:val="131"/>
        </w:trPr>
        <w:tc>
          <w:tcPr>
            <w:tcW w:w="2263" w:type="dxa"/>
            <w:vMerge/>
          </w:tcPr>
          <w:p w14:paraId="5C942B29" w14:textId="77777777" w:rsidR="004D7415" w:rsidRDefault="004D7415">
            <w:pPr>
              <w:rPr>
                <w:rFonts w:ascii="Times New Roman" w:eastAsia="Times New Roman" w:hAnsi="Times New Roman" w:cs="Times New Roman"/>
                <w:sz w:val="24"/>
                <w:szCs w:val="24"/>
              </w:rPr>
            </w:pPr>
          </w:p>
        </w:tc>
        <w:tc>
          <w:tcPr>
            <w:tcW w:w="709" w:type="dxa"/>
            <w:vMerge/>
          </w:tcPr>
          <w:p w14:paraId="1E29F5F7" w14:textId="77777777" w:rsidR="004D7415" w:rsidRDefault="004D7415">
            <w:pPr>
              <w:rPr>
                <w:rFonts w:ascii="Times New Roman" w:eastAsia="Times New Roman" w:hAnsi="Times New Roman" w:cs="Times New Roman"/>
                <w:sz w:val="24"/>
                <w:szCs w:val="24"/>
              </w:rPr>
            </w:pPr>
          </w:p>
        </w:tc>
        <w:tc>
          <w:tcPr>
            <w:tcW w:w="1701" w:type="dxa"/>
          </w:tcPr>
          <w:p w14:paraId="3B48AA06" w14:textId="6FB28F00" w:rsidR="004D7415" w:rsidRDefault="00D571F8">
            <w:pPr>
              <w:rPr>
                <w:rFonts w:ascii="Times New Roman" w:eastAsia="Times New Roman" w:hAnsi="Times New Roman" w:cs="Times New Roman"/>
                <w:sz w:val="24"/>
                <w:szCs w:val="24"/>
              </w:rPr>
            </w:pPr>
            <w:ins w:id="394" w:author="Upasana Bhagat (Legal,ISC)" w:date="2026-08-26T15:56:00Z">
              <w:r>
                <w:rPr>
                  <w:rFonts w:ascii="Times New Roman" w:eastAsia="Times New Roman" w:hAnsi="Times New Roman" w:cs="Times New Roman"/>
                  <w:sz w:val="24"/>
                  <w:szCs w:val="24"/>
                </w:rPr>
                <w:t>p</w:t>
              </w:r>
            </w:ins>
            <w:ins w:id="395" w:author="Upasana Bhagat (Legal,ISC)" w:date="2026-08-26T15:54:00Z">
              <w:r w:rsidR="007D7D2A">
                <w:rPr>
                  <w:rFonts w:ascii="Times New Roman" w:eastAsia="Times New Roman" w:hAnsi="Times New Roman" w:cs="Times New Roman"/>
                  <w:sz w:val="24"/>
                  <w:szCs w:val="24"/>
                </w:rPr>
                <w:t>la</w:t>
              </w:r>
            </w:ins>
            <w:ins w:id="396" w:author="Upasana Bhagat (Legal,ISC)" w:date="2026-08-26T15:55:00Z">
              <w:r w:rsidR="007D7D2A">
                <w:rPr>
                  <w:rFonts w:ascii="Times New Roman" w:eastAsia="Times New Roman" w:hAnsi="Times New Roman" w:cs="Times New Roman"/>
                  <w:sz w:val="24"/>
                  <w:szCs w:val="24"/>
                </w:rPr>
                <w:t>tform fees</w:t>
              </w:r>
            </w:ins>
          </w:p>
        </w:tc>
        <w:tc>
          <w:tcPr>
            <w:tcW w:w="3260" w:type="dxa"/>
          </w:tcPr>
          <w:p w14:paraId="6DAF71C2" w14:textId="6E12BE0F" w:rsidR="004D7415" w:rsidRDefault="004D7415" w:rsidP="003E045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D175BC">
              <w:rPr>
                <w:rFonts w:ascii="Times New Roman" w:eastAsia="Times New Roman" w:hAnsi="Times New Roman" w:cs="Times New Roman"/>
                <w:sz w:val="24"/>
                <w:szCs w:val="24"/>
              </w:rPr>
              <w:t>2</w:t>
            </w:r>
            <w:ins w:id="397" w:author="Ashwani Sharma (FIN,ISC)" w:date="2026-08-27T15:08:00Z" w16du:dateUtc="2026-08-27T09:38:00Z">
              <w:r w:rsidR="00202AA0">
                <w:rPr>
                  <w:rFonts w:ascii="Times New Roman" w:eastAsia="Times New Roman" w:hAnsi="Times New Roman" w:cs="Times New Roman"/>
                  <w:sz w:val="24"/>
                  <w:szCs w:val="24"/>
                </w:rPr>
                <w:t>4</w:t>
              </w:r>
            </w:ins>
            <w:del w:id="398" w:author="Ashwani Sharma (FIN,ISC)" w:date="2026-08-27T15:08:00Z" w16du:dateUtc="2026-08-27T09:38:00Z">
              <w:r w:rsidR="00D175BC" w:rsidDel="00202AA0">
                <w:rPr>
                  <w:rFonts w:ascii="Times New Roman" w:eastAsia="Times New Roman" w:hAnsi="Times New Roman" w:cs="Times New Roman"/>
                  <w:sz w:val="24"/>
                  <w:szCs w:val="24"/>
                </w:rPr>
                <w:delText>0</w:delText>
              </w:r>
            </w:del>
          </w:p>
        </w:tc>
      </w:tr>
      <w:tr w:rsidR="004A4F48" w14:paraId="2CED46CF" w14:textId="77777777" w:rsidTr="004D7415">
        <w:trPr>
          <w:trHeight w:val="187"/>
        </w:trPr>
        <w:tc>
          <w:tcPr>
            <w:tcW w:w="2263" w:type="dxa"/>
            <w:vMerge/>
          </w:tcPr>
          <w:p w14:paraId="00000469"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410" w:type="dxa"/>
            <w:gridSpan w:val="2"/>
          </w:tcPr>
          <w:p w14:paraId="0000046A" w14:textId="3DE9B9FA" w:rsidR="004A4F48" w:rsidRDefault="004D7415" w:rsidP="004D741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Q2</w:t>
            </w:r>
            <w:ins w:id="399" w:author="Upasana Bhagat (Legal,ISC)" w:date="2026-08-26T15:57:00Z">
              <w:r w:rsidR="00D571F8">
                <w:rPr>
                  <w:rFonts w:ascii="Times New Roman" w:eastAsia="Times New Roman" w:hAnsi="Times New Roman" w:cs="Times New Roman"/>
                  <w:sz w:val="24"/>
                  <w:szCs w:val="24"/>
                </w:rPr>
                <w:t xml:space="preserve"> </w:t>
              </w:r>
            </w:ins>
          </w:p>
        </w:tc>
        <w:tc>
          <w:tcPr>
            <w:tcW w:w="3260" w:type="dxa"/>
          </w:tcPr>
          <w:p w14:paraId="0000046B" w14:textId="5BC2B2E6" w:rsidR="004A4F48" w:rsidRDefault="004D741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ins w:id="400" w:author="Ashwani Sharma (FIN,ISC)" w:date="2026-08-27T15:08:00Z" w16du:dateUtc="2026-08-27T09:38:00Z">
              <w:r w:rsidR="00202AA0">
                <w:rPr>
                  <w:rFonts w:ascii="Times New Roman" w:eastAsia="Times New Roman" w:hAnsi="Times New Roman" w:cs="Times New Roman"/>
                  <w:sz w:val="24"/>
                  <w:szCs w:val="24"/>
                </w:rPr>
                <w:t>4</w:t>
              </w:r>
            </w:ins>
            <w:del w:id="401" w:author="Ashwani Sharma (FIN,ISC)" w:date="2026-08-27T15:08:00Z" w16du:dateUtc="2026-08-27T09:38:00Z">
              <w:r w:rsidDel="00202AA0">
                <w:rPr>
                  <w:rFonts w:ascii="Times New Roman" w:eastAsia="Times New Roman" w:hAnsi="Times New Roman" w:cs="Times New Roman"/>
                  <w:sz w:val="24"/>
                  <w:szCs w:val="24"/>
                </w:rPr>
                <w:delText>5</w:delText>
              </w:r>
            </w:del>
          </w:p>
        </w:tc>
      </w:tr>
      <w:tr w:rsidR="004A4F48" w14:paraId="25C2453F" w14:textId="77777777" w:rsidTr="004D7415">
        <w:trPr>
          <w:trHeight w:val="187"/>
        </w:trPr>
        <w:tc>
          <w:tcPr>
            <w:tcW w:w="2263" w:type="dxa"/>
            <w:vMerge/>
          </w:tcPr>
          <w:p w14:paraId="0000046C"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410" w:type="dxa"/>
            <w:gridSpan w:val="2"/>
          </w:tcPr>
          <w:p w14:paraId="0000046D" w14:textId="77777777" w:rsidR="004A4F48" w:rsidRDefault="004D7415" w:rsidP="004D741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Q3</w:t>
            </w:r>
          </w:p>
        </w:tc>
        <w:tc>
          <w:tcPr>
            <w:tcW w:w="3260" w:type="dxa"/>
          </w:tcPr>
          <w:p w14:paraId="0000046E" w14:textId="34EAD454" w:rsidR="004A4F48" w:rsidRDefault="004D741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ins w:id="402" w:author="Ashwani Sharma (FIN,ISC)" w:date="2026-08-27T15:08:00Z" w16du:dateUtc="2026-08-27T09:38:00Z">
              <w:r w:rsidR="00202AA0">
                <w:rPr>
                  <w:rFonts w:ascii="Times New Roman" w:eastAsia="Times New Roman" w:hAnsi="Times New Roman" w:cs="Times New Roman"/>
                  <w:sz w:val="24"/>
                  <w:szCs w:val="24"/>
                </w:rPr>
                <w:t>4</w:t>
              </w:r>
            </w:ins>
            <w:del w:id="403" w:author="Ashwani Sharma (FIN,ISC)" w:date="2026-08-27T15:08:00Z" w16du:dateUtc="2026-08-27T09:38:00Z">
              <w:r w:rsidDel="00202AA0">
                <w:rPr>
                  <w:rFonts w:ascii="Times New Roman" w:eastAsia="Times New Roman" w:hAnsi="Times New Roman" w:cs="Times New Roman"/>
                  <w:sz w:val="24"/>
                  <w:szCs w:val="24"/>
                </w:rPr>
                <w:delText>5</w:delText>
              </w:r>
            </w:del>
          </w:p>
        </w:tc>
      </w:tr>
      <w:tr w:rsidR="004A4F48" w14:paraId="28E757C2" w14:textId="77777777" w:rsidTr="004D7415">
        <w:trPr>
          <w:trHeight w:val="187"/>
        </w:trPr>
        <w:tc>
          <w:tcPr>
            <w:tcW w:w="2263" w:type="dxa"/>
            <w:vMerge/>
          </w:tcPr>
          <w:p w14:paraId="0000046F"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410" w:type="dxa"/>
            <w:gridSpan w:val="2"/>
          </w:tcPr>
          <w:p w14:paraId="00000470" w14:textId="77777777" w:rsidR="004A4F48" w:rsidRDefault="004D7415" w:rsidP="004D741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Q4</w:t>
            </w:r>
          </w:p>
        </w:tc>
        <w:tc>
          <w:tcPr>
            <w:tcW w:w="3260" w:type="dxa"/>
          </w:tcPr>
          <w:p w14:paraId="00000471" w14:textId="6DD90E61" w:rsidR="004A4F48" w:rsidRDefault="004D741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ins w:id="404" w:author="Ashwani Sharma (FIN,ISC)" w:date="2026-08-27T15:08:00Z" w16du:dateUtc="2026-08-27T09:38:00Z">
              <w:r w:rsidR="00202AA0">
                <w:rPr>
                  <w:rFonts w:ascii="Times New Roman" w:eastAsia="Times New Roman" w:hAnsi="Times New Roman" w:cs="Times New Roman"/>
                  <w:sz w:val="24"/>
                  <w:szCs w:val="24"/>
                </w:rPr>
                <w:t>4</w:t>
              </w:r>
            </w:ins>
            <w:del w:id="405" w:author="Ashwani Sharma (FIN,ISC)" w:date="2026-08-27T15:08:00Z" w16du:dateUtc="2026-08-27T09:38:00Z">
              <w:r w:rsidDel="00202AA0">
                <w:rPr>
                  <w:rFonts w:ascii="Times New Roman" w:eastAsia="Times New Roman" w:hAnsi="Times New Roman" w:cs="Times New Roman"/>
                  <w:sz w:val="24"/>
                  <w:szCs w:val="24"/>
                </w:rPr>
                <w:delText>5</w:delText>
              </w:r>
            </w:del>
          </w:p>
        </w:tc>
      </w:tr>
      <w:tr w:rsidR="004A4F48" w14:paraId="4E1E6719" w14:textId="77777777" w:rsidTr="004D7415">
        <w:trPr>
          <w:trHeight w:val="181"/>
        </w:trPr>
        <w:tc>
          <w:tcPr>
            <w:tcW w:w="4673" w:type="dxa"/>
            <w:gridSpan w:val="3"/>
          </w:tcPr>
          <w:p w14:paraId="00000472" w14:textId="77777777" w:rsidR="004A4F48" w:rsidRDefault="004D7415">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Year 1 Total</w:t>
            </w:r>
          </w:p>
        </w:tc>
        <w:tc>
          <w:tcPr>
            <w:tcW w:w="3260" w:type="dxa"/>
          </w:tcPr>
          <w:p w14:paraId="00000474" w14:textId="77777777" w:rsidR="004A4F48" w:rsidRDefault="004D7415">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₹1.00</w:t>
            </w:r>
          </w:p>
        </w:tc>
      </w:tr>
      <w:tr w:rsidR="004A4F48" w14:paraId="7F65F7B4" w14:textId="77777777" w:rsidTr="004D7415">
        <w:trPr>
          <w:trHeight w:val="181"/>
        </w:trPr>
        <w:tc>
          <w:tcPr>
            <w:tcW w:w="2263" w:type="dxa"/>
            <w:vMerge w:val="restart"/>
          </w:tcPr>
          <w:p w14:paraId="00000475" w14:textId="77777777" w:rsidR="004A4F48" w:rsidRDefault="004A4F48">
            <w:pPr>
              <w:rPr>
                <w:rFonts w:ascii="Times New Roman" w:eastAsia="Times New Roman" w:hAnsi="Times New Roman" w:cs="Times New Roman"/>
                <w:sz w:val="24"/>
                <w:szCs w:val="24"/>
              </w:rPr>
            </w:pPr>
          </w:p>
          <w:p w14:paraId="00000476" w14:textId="77777777" w:rsidR="004A4F48" w:rsidRDefault="004D7415">
            <w:pPr>
              <w:rPr>
                <w:rFonts w:ascii="Times New Roman" w:eastAsia="Times New Roman" w:hAnsi="Times New Roman" w:cs="Times New Roman"/>
                <w:sz w:val="24"/>
                <w:szCs w:val="24"/>
              </w:rPr>
            </w:pPr>
            <w:r>
              <w:rPr>
                <w:rFonts w:ascii="Times New Roman" w:eastAsia="Times New Roman" w:hAnsi="Times New Roman" w:cs="Times New Roman"/>
                <w:sz w:val="24"/>
                <w:szCs w:val="24"/>
              </w:rPr>
              <w:t>Year 2</w:t>
            </w:r>
          </w:p>
          <w:p w14:paraId="00000477" w14:textId="77777777" w:rsidR="004A4F48" w:rsidRDefault="004A4F48">
            <w:pPr>
              <w:rPr>
                <w:rFonts w:ascii="Times New Roman" w:eastAsia="Times New Roman" w:hAnsi="Times New Roman" w:cs="Times New Roman"/>
                <w:sz w:val="24"/>
                <w:szCs w:val="24"/>
              </w:rPr>
            </w:pPr>
          </w:p>
        </w:tc>
        <w:tc>
          <w:tcPr>
            <w:tcW w:w="2410" w:type="dxa"/>
            <w:gridSpan w:val="2"/>
          </w:tcPr>
          <w:p w14:paraId="00000478" w14:textId="77777777" w:rsidR="004A4F48" w:rsidRDefault="004D7415" w:rsidP="004D741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Q1</w:t>
            </w:r>
          </w:p>
        </w:tc>
        <w:tc>
          <w:tcPr>
            <w:tcW w:w="3260" w:type="dxa"/>
          </w:tcPr>
          <w:p w14:paraId="00000479" w14:textId="77777777" w:rsidR="004A4F48" w:rsidRDefault="004D741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₹0.26</w:t>
            </w:r>
          </w:p>
        </w:tc>
      </w:tr>
      <w:tr w:rsidR="004A4F48" w14:paraId="05DCBB7D" w14:textId="77777777" w:rsidTr="004D7415">
        <w:trPr>
          <w:trHeight w:val="187"/>
        </w:trPr>
        <w:tc>
          <w:tcPr>
            <w:tcW w:w="2263" w:type="dxa"/>
            <w:vMerge/>
          </w:tcPr>
          <w:p w14:paraId="0000047A"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410" w:type="dxa"/>
            <w:gridSpan w:val="2"/>
          </w:tcPr>
          <w:p w14:paraId="0000047B" w14:textId="77777777" w:rsidR="004A4F48" w:rsidRDefault="004D7415" w:rsidP="004D741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Q2</w:t>
            </w:r>
          </w:p>
        </w:tc>
        <w:tc>
          <w:tcPr>
            <w:tcW w:w="3260" w:type="dxa"/>
          </w:tcPr>
          <w:p w14:paraId="0000047C" w14:textId="77777777" w:rsidR="004A4F48" w:rsidRDefault="004D741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₹0.26</w:t>
            </w:r>
          </w:p>
        </w:tc>
      </w:tr>
      <w:tr w:rsidR="004A4F48" w14:paraId="00117112" w14:textId="77777777" w:rsidTr="004D7415">
        <w:trPr>
          <w:trHeight w:val="187"/>
        </w:trPr>
        <w:tc>
          <w:tcPr>
            <w:tcW w:w="2263" w:type="dxa"/>
            <w:vMerge/>
          </w:tcPr>
          <w:p w14:paraId="0000047D"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410" w:type="dxa"/>
            <w:gridSpan w:val="2"/>
          </w:tcPr>
          <w:p w14:paraId="0000047E" w14:textId="77777777" w:rsidR="004A4F48" w:rsidRDefault="004D7415" w:rsidP="004D741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Q3</w:t>
            </w:r>
          </w:p>
        </w:tc>
        <w:tc>
          <w:tcPr>
            <w:tcW w:w="3260" w:type="dxa"/>
          </w:tcPr>
          <w:p w14:paraId="0000047F" w14:textId="77777777" w:rsidR="004A4F48" w:rsidRDefault="004D741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₹0.26</w:t>
            </w:r>
          </w:p>
        </w:tc>
      </w:tr>
      <w:tr w:rsidR="004A4F48" w14:paraId="382B7E08" w14:textId="77777777" w:rsidTr="004D7415">
        <w:trPr>
          <w:trHeight w:val="187"/>
        </w:trPr>
        <w:tc>
          <w:tcPr>
            <w:tcW w:w="2263" w:type="dxa"/>
            <w:vMerge/>
          </w:tcPr>
          <w:p w14:paraId="00000480"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410" w:type="dxa"/>
            <w:gridSpan w:val="2"/>
          </w:tcPr>
          <w:p w14:paraId="00000481" w14:textId="77777777" w:rsidR="004A4F48" w:rsidRDefault="004D7415" w:rsidP="004D741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Q4</w:t>
            </w:r>
          </w:p>
        </w:tc>
        <w:tc>
          <w:tcPr>
            <w:tcW w:w="3260" w:type="dxa"/>
          </w:tcPr>
          <w:p w14:paraId="00000482" w14:textId="77777777" w:rsidR="004A4F48" w:rsidRDefault="004D741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₹0.26</w:t>
            </w:r>
          </w:p>
        </w:tc>
      </w:tr>
      <w:tr w:rsidR="004A4F48" w14:paraId="778EBF1D" w14:textId="77777777" w:rsidTr="004D7415">
        <w:trPr>
          <w:trHeight w:val="181"/>
        </w:trPr>
        <w:tc>
          <w:tcPr>
            <w:tcW w:w="4673" w:type="dxa"/>
            <w:gridSpan w:val="3"/>
          </w:tcPr>
          <w:p w14:paraId="00000483" w14:textId="77777777" w:rsidR="004A4F48" w:rsidRDefault="004D7415">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Year 2 Total</w:t>
            </w:r>
          </w:p>
        </w:tc>
        <w:tc>
          <w:tcPr>
            <w:tcW w:w="3260" w:type="dxa"/>
          </w:tcPr>
          <w:p w14:paraId="00000485" w14:textId="77777777" w:rsidR="004A4F48" w:rsidRDefault="004D7415">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₹1.04</w:t>
            </w:r>
          </w:p>
        </w:tc>
      </w:tr>
      <w:tr w:rsidR="004A4F48" w14:paraId="3A46AA94" w14:textId="77777777" w:rsidTr="004D7415">
        <w:trPr>
          <w:trHeight w:val="181"/>
        </w:trPr>
        <w:tc>
          <w:tcPr>
            <w:tcW w:w="2263" w:type="dxa"/>
            <w:vMerge w:val="restart"/>
          </w:tcPr>
          <w:p w14:paraId="00000486" w14:textId="77777777" w:rsidR="004A4F48" w:rsidRDefault="004A4F48">
            <w:pPr>
              <w:rPr>
                <w:rFonts w:ascii="Times New Roman" w:eastAsia="Times New Roman" w:hAnsi="Times New Roman" w:cs="Times New Roman"/>
                <w:sz w:val="24"/>
                <w:szCs w:val="24"/>
              </w:rPr>
            </w:pPr>
          </w:p>
          <w:p w14:paraId="00000487" w14:textId="77777777" w:rsidR="004A4F48" w:rsidRDefault="004D7415">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Year 3</w:t>
            </w:r>
          </w:p>
        </w:tc>
        <w:tc>
          <w:tcPr>
            <w:tcW w:w="2410" w:type="dxa"/>
            <w:gridSpan w:val="2"/>
          </w:tcPr>
          <w:p w14:paraId="00000488" w14:textId="77777777" w:rsidR="004A4F48" w:rsidRDefault="004D7415" w:rsidP="004D741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Q1</w:t>
            </w:r>
          </w:p>
        </w:tc>
        <w:tc>
          <w:tcPr>
            <w:tcW w:w="3260" w:type="dxa"/>
          </w:tcPr>
          <w:p w14:paraId="00000489" w14:textId="7EA96650" w:rsidR="004A4F48" w:rsidRDefault="004D741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ins w:id="406" w:author="Ashwani Sharma (FIN,ISC)" w:date="2026-08-27T15:10:00Z" w16du:dateUtc="2026-08-27T09:40:00Z">
              <w:r w:rsidR="00AB3A13">
                <w:rPr>
                  <w:rFonts w:ascii="Times New Roman" w:eastAsia="Times New Roman" w:hAnsi="Times New Roman" w:cs="Times New Roman"/>
                  <w:sz w:val="24"/>
                  <w:szCs w:val="24"/>
                </w:rPr>
                <w:t>9</w:t>
              </w:r>
            </w:ins>
            <w:del w:id="407" w:author="Ashwani Sharma (FIN,ISC)" w:date="2026-08-27T15:10:00Z" w16du:dateUtc="2026-08-27T09:40:00Z">
              <w:r w:rsidDel="00AB3A13">
                <w:rPr>
                  <w:rFonts w:ascii="Times New Roman" w:eastAsia="Times New Roman" w:hAnsi="Times New Roman" w:cs="Times New Roman"/>
                  <w:sz w:val="24"/>
                  <w:szCs w:val="24"/>
                </w:rPr>
                <w:delText>875</w:delText>
              </w:r>
            </w:del>
          </w:p>
        </w:tc>
      </w:tr>
      <w:tr w:rsidR="004A4F48" w14:paraId="440AD119" w14:textId="77777777" w:rsidTr="004D7415">
        <w:trPr>
          <w:trHeight w:val="187"/>
        </w:trPr>
        <w:tc>
          <w:tcPr>
            <w:tcW w:w="2263" w:type="dxa"/>
            <w:vMerge/>
          </w:tcPr>
          <w:p w14:paraId="0000048A"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410" w:type="dxa"/>
            <w:gridSpan w:val="2"/>
          </w:tcPr>
          <w:p w14:paraId="0000048B" w14:textId="77777777" w:rsidR="004A4F48" w:rsidRDefault="004D7415" w:rsidP="004D741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Q2</w:t>
            </w:r>
          </w:p>
        </w:tc>
        <w:tc>
          <w:tcPr>
            <w:tcW w:w="3260" w:type="dxa"/>
          </w:tcPr>
          <w:p w14:paraId="0000048C" w14:textId="02CA5CA6" w:rsidR="004A4F48" w:rsidRDefault="004D741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ins w:id="408" w:author="Ashwani Sharma (FIN,ISC)" w:date="2026-08-27T15:10:00Z" w16du:dateUtc="2026-08-27T09:40:00Z">
              <w:r w:rsidR="00AB3A13">
                <w:rPr>
                  <w:rFonts w:ascii="Times New Roman" w:eastAsia="Times New Roman" w:hAnsi="Times New Roman" w:cs="Times New Roman"/>
                  <w:sz w:val="24"/>
                  <w:szCs w:val="24"/>
                </w:rPr>
                <w:t>9</w:t>
              </w:r>
            </w:ins>
            <w:del w:id="409" w:author="Ashwani Sharma (FIN,ISC)" w:date="2026-08-27T15:10:00Z" w16du:dateUtc="2026-08-27T09:40:00Z">
              <w:r w:rsidDel="00AB3A13">
                <w:rPr>
                  <w:rFonts w:ascii="Times New Roman" w:eastAsia="Times New Roman" w:hAnsi="Times New Roman" w:cs="Times New Roman"/>
                  <w:sz w:val="24"/>
                  <w:szCs w:val="24"/>
                </w:rPr>
                <w:delText>875</w:delText>
              </w:r>
            </w:del>
          </w:p>
        </w:tc>
      </w:tr>
      <w:tr w:rsidR="004A4F48" w14:paraId="6E04840C" w14:textId="77777777" w:rsidTr="004D7415">
        <w:trPr>
          <w:trHeight w:val="187"/>
        </w:trPr>
        <w:tc>
          <w:tcPr>
            <w:tcW w:w="2263" w:type="dxa"/>
            <w:vMerge/>
          </w:tcPr>
          <w:p w14:paraId="0000048D"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410" w:type="dxa"/>
            <w:gridSpan w:val="2"/>
          </w:tcPr>
          <w:p w14:paraId="0000048E" w14:textId="77777777" w:rsidR="004A4F48" w:rsidRDefault="004D7415" w:rsidP="004D741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Q3</w:t>
            </w:r>
          </w:p>
        </w:tc>
        <w:tc>
          <w:tcPr>
            <w:tcW w:w="3260" w:type="dxa"/>
          </w:tcPr>
          <w:p w14:paraId="0000048F" w14:textId="1F6F02CC" w:rsidR="004A4F48" w:rsidRDefault="004D741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ins w:id="410" w:author="Ashwani Sharma (FIN,ISC)" w:date="2026-08-27T15:10:00Z" w16du:dateUtc="2026-08-27T09:40:00Z">
              <w:r w:rsidR="00AB3A13">
                <w:rPr>
                  <w:rFonts w:ascii="Times New Roman" w:eastAsia="Times New Roman" w:hAnsi="Times New Roman" w:cs="Times New Roman"/>
                  <w:sz w:val="24"/>
                  <w:szCs w:val="24"/>
                </w:rPr>
                <w:t>9</w:t>
              </w:r>
            </w:ins>
            <w:del w:id="411" w:author="Ashwani Sharma (FIN,ISC)" w:date="2026-08-27T15:10:00Z" w16du:dateUtc="2026-08-27T09:40:00Z">
              <w:r w:rsidDel="00AB3A13">
                <w:rPr>
                  <w:rFonts w:ascii="Times New Roman" w:eastAsia="Times New Roman" w:hAnsi="Times New Roman" w:cs="Times New Roman"/>
                  <w:sz w:val="24"/>
                  <w:szCs w:val="24"/>
                </w:rPr>
                <w:delText>875</w:delText>
              </w:r>
            </w:del>
          </w:p>
        </w:tc>
      </w:tr>
      <w:tr w:rsidR="004A4F48" w14:paraId="3E4AA3A4" w14:textId="77777777" w:rsidTr="004D7415">
        <w:trPr>
          <w:trHeight w:val="187"/>
        </w:trPr>
        <w:tc>
          <w:tcPr>
            <w:tcW w:w="2263" w:type="dxa"/>
            <w:vMerge/>
          </w:tcPr>
          <w:p w14:paraId="00000490" w14:textId="77777777" w:rsidR="004A4F48" w:rsidRDefault="004A4F4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410" w:type="dxa"/>
            <w:gridSpan w:val="2"/>
          </w:tcPr>
          <w:p w14:paraId="00000491" w14:textId="77777777" w:rsidR="004A4F48" w:rsidRDefault="004D7415" w:rsidP="004D741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Q4</w:t>
            </w:r>
          </w:p>
        </w:tc>
        <w:tc>
          <w:tcPr>
            <w:tcW w:w="3260" w:type="dxa"/>
          </w:tcPr>
          <w:p w14:paraId="00000492" w14:textId="5E10A7B5" w:rsidR="004A4F48" w:rsidRDefault="004D741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ins w:id="412" w:author="Ashwani Sharma (FIN,ISC)" w:date="2026-08-27T15:10:00Z" w16du:dateUtc="2026-08-27T09:40:00Z">
              <w:r w:rsidR="00AB3A13">
                <w:rPr>
                  <w:rFonts w:ascii="Times New Roman" w:eastAsia="Times New Roman" w:hAnsi="Times New Roman" w:cs="Times New Roman"/>
                  <w:sz w:val="24"/>
                  <w:szCs w:val="24"/>
                </w:rPr>
                <w:t>9</w:t>
              </w:r>
            </w:ins>
            <w:del w:id="413" w:author="Ashwani Sharma (FIN,ISC)" w:date="2026-08-27T15:10:00Z" w16du:dateUtc="2026-08-27T09:40:00Z">
              <w:r w:rsidDel="00AB3A13">
                <w:rPr>
                  <w:rFonts w:ascii="Times New Roman" w:eastAsia="Times New Roman" w:hAnsi="Times New Roman" w:cs="Times New Roman"/>
                  <w:sz w:val="24"/>
                  <w:szCs w:val="24"/>
                </w:rPr>
                <w:delText>875</w:delText>
              </w:r>
            </w:del>
          </w:p>
        </w:tc>
      </w:tr>
      <w:tr w:rsidR="004A4F48" w14:paraId="507497FA" w14:textId="77777777" w:rsidTr="004D7415">
        <w:trPr>
          <w:trHeight w:val="181"/>
        </w:trPr>
        <w:tc>
          <w:tcPr>
            <w:tcW w:w="4673" w:type="dxa"/>
            <w:gridSpan w:val="3"/>
          </w:tcPr>
          <w:p w14:paraId="00000493" w14:textId="77777777" w:rsidR="004A4F48" w:rsidRDefault="004D7415">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Year 3 Total</w:t>
            </w:r>
          </w:p>
        </w:tc>
        <w:tc>
          <w:tcPr>
            <w:tcW w:w="3260" w:type="dxa"/>
          </w:tcPr>
          <w:p w14:paraId="00000495" w14:textId="77777777" w:rsidR="004A4F48" w:rsidRDefault="004D7415">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₹1.15</w:t>
            </w:r>
          </w:p>
        </w:tc>
      </w:tr>
      <w:tr w:rsidR="004A4F48" w14:paraId="23F74403" w14:textId="77777777" w:rsidTr="004D7415">
        <w:trPr>
          <w:trHeight w:val="181"/>
        </w:trPr>
        <w:tc>
          <w:tcPr>
            <w:tcW w:w="2263" w:type="dxa"/>
          </w:tcPr>
          <w:p w14:paraId="00000496" w14:textId="77777777" w:rsidR="004A4F48" w:rsidRDefault="004D7415">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Total Contract Value</w:t>
            </w:r>
          </w:p>
        </w:tc>
        <w:tc>
          <w:tcPr>
            <w:tcW w:w="2410" w:type="dxa"/>
            <w:gridSpan w:val="2"/>
          </w:tcPr>
          <w:p w14:paraId="00000497" w14:textId="77777777" w:rsidR="004A4F48" w:rsidRDefault="004A4F48">
            <w:pPr>
              <w:rPr>
                <w:rFonts w:ascii="Times New Roman" w:eastAsia="Times New Roman" w:hAnsi="Times New Roman" w:cs="Times New Roman"/>
                <w:sz w:val="24"/>
                <w:szCs w:val="24"/>
              </w:rPr>
            </w:pPr>
          </w:p>
        </w:tc>
        <w:tc>
          <w:tcPr>
            <w:tcW w:w="3260" w:type="dxa"/>
          </w:tcPr>
          <w:p w14:paraId="00000498" w14:textId="77777777" w:rsidR="004A4F48" w:rsidRDefault="004D7415">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₹3.19</w:t>
            </w:r>
          </w:p>
        </w:tc>
      </w:tr>
    </w:tbl>
    <w:p w14:paraId="00000499" w14:textId="77777777" w:rsidR="004A4F48" w:rsidRDefault="004A4F48">
      <w:pPr>
        <w:spacing w:after="0"/>
        <w:rPr>
          <w:rFonts w:ascii="Times New Roman" w:eastAsia="Times New Roman" w:hAnsi="Times New Roman" w:cs="Times New Roman"/>
          <w:b/>
          <w:bCs/>
        </w:rPr>
      </w:pPr>
    </w:p>
    <w:p w14:paraId="0000049A" w14:textId="77777777" w:rsidR="004A4F48" w:rsidRDefault="004A4F48">
      <w:pPr>
        <w:spacing w:after="0" w:line="240" w:lineRule="auto"/>
        <w:rPr>
          <w:rFonts w:ascii="Times New Roman" w:eastAsia="Times New Roman" w:hAnsi="Times New Roman" w:cs="Times New Roman"/>
          <w:b/>
          <w:bCs/>
        </w:rPr>
      </w:pPr>
    </w:p>
    <w:p w14:paraId="0000049B" w14:textId="77777777" w:rsidR="004A4F48" w:rsidRDefault="004A4F48">
      <w:pPr>
        <w:spacing w:after="0" w:line="240" w:lineRule="auto"/>
        <w:rPr>
          <w:rFonts w:ascii="Times New Roman" w:eastAsia="Times New Roman" w:hAnsi="Times New Roman" w:cs="Times New Roman"/>
          <w:b/>
          <w:bCs/>
        </w:rPr>
      </w:pPr>
    </w:p>
    <w:sdt>
      <w:sdtPr>
        <w:tag w:val="goog_rdk_11"/>
        <w:id w:val="738517081"/>
      </w:sdtPr>
      <w:sdtEndPr/>
      <w:sdtContent>
        <w:p w14:paraId="0000049C" w14:textId="77777777" w:rsidR="004A4F48" w:rsidRDefault="00D16976">
          <w:pPr>
            <w:spacing w:after="0" w:line="240" w:lineRule="auto"/>
            <w:rPr>
              <w:ins w:id="414" w:author="Rohit Agnihotri (Digital,ISC)(X-IGT Solutions)" w:date="2026-08-07T12:47:00Z"/>
              <w:del w:id="415" w:author="Upasana Bhagat (Legal,ISC)" w:date="2026-08-20T12:45:00Z"/>
              <w:rFonts w:ascii="Times New Roman" w:eastAsia="Times New Roman" w:hAnsi="Times New Roman" w:cs="Times New Roman"/>
              <w:b/>
              <w:bCs/>
            </w:rPr>
          </w:pPr>
          <w:sdt>
            <w:sdtPr>
              <w:tag w:val="goog_rdk_9"/>
              <w:id w:val="93547599"/>
            </w:sdtPr>
            <w:sdtEndPr/>
            <w:sdtContent>
              <w:customXmlInsRangeStart w:id="416" w:author="Rohit Agnihotri (Digital,ISC)(X-IGT Solutions)" w:date="2026-08-07T12:47:00Z"/>
              <w:sdt>
                <w:sdtPr>
                  <w:tag w:val="goog_rdk_10"/>
                  <w:id w:val="1119590376"/>
                </w:sdtPr>
                <w:sdtEndPr/>
                <w:sdtContent>
                  <w:customXmlInsRangeEnd w:id="416"/>
                  <w:customXmlInsRangeStart w:id="417" w:author="Rohit Agnihotri (Digital,ISC)(X-IGT Solutions)" w:date="2026-08-07T12:47:00Z"/>
                </w:sdtContent>
              </w:sdt>
              <w:customXmlInsRangeEnd w:id="417"/>
            </w:sdtContent>
          </w:sdt>
        </w:p>
      </w:sdtContent>
    </w:sdt>
    <w:p w14:paraId="0000049D" w14:textId="77777777" w:rsidR="004A4F48" w:rsidRDefault="004D7415">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Other terms:</w:t>
      </w:r>
    </w:p>
    <w:p w14:paraId="0000049E" w14:textId="5660EE91" w:rsidR="004A4F48" w:rsidRDefault="00D16976">
      <w:pPr>
        <w:numPr>
          <w:ilvl w:val="1"/>
          <w:numId w:val="25"/>
        </w:numPr>
        <w:pBdr>
          <w:top w:val="nil"/>
          <w:left w:val="nil"/>
          <w:bottom w:val="nil"/>
          <w:right w:val="nil"/>
          <w:between w:val="nil"/>
        </w:pBdr>
        <w:spacing w:after="0" w:line="240" w:lineRule="auto"/>
        <w:rPr>
          <w:rFonts w:ascii="Times New Roman" w:eastAsia="Times New Roman" w:hAnsi="Times New Roman" w:cs="Times New Roman"/>
          <w:color w:val="000000"/>
        </w:rPr>
      </w:pPr>
      <w:sdt>
        <w:sdtPr>
          <w:tag w:val="goog_rdk_12"/>
          <w:id w:val="514347357"/>
          <w:showingPlcHdr/>
        </w:sdtPr>
        <w:sdtEndPr/>
        <w:sdtContent>
          <w:r w:rsidR="00835FCD">
            <w:t xml:space="preserve">     </w:t>
          </w:r>
          <w:commentRangeStart w:id="418"/>
          <w:commentRangeStart w:id="419"/>
        </w:sdtContent>
      </w:sdt>
      <w:commentRangeStart w:id="420"/>
      <w:r w:rsidR="004D7415">
        <w:rPr>
          <w:rFonts w:ascii="Times New Roman" w:eastAsia="Times New Roman" w:hAnsi="Times New Roman" w:cs="Times New Roman"/>
          <w:color w:val="000000"/>
        </w:rPr>
        <w:t xml:space="preserve">Billing Frequency </w:t>
      </w:r>
      <w:del w:id="421" w:author="Upasana Bhagat (Legal,ISC)" w:date="2026-08-26T15:51:00Z">
        <w:r w:rsidR="004D7415" w:rsidDel="00835FCD">
          <w:rPr>
            <w:rFonts w:ascii="Times New Roman" w:eastAsia="Times New Roman" w:hAnsi="Times New Roman" w:cs="Times New Roman"/>
            <w:color w:val="000000"/>
          </w:rPr>
          <w:delText>-</w:delText>
        </w:r>
      </w:del>
      <w:ins w:id="422" w:author="Upasana Bhagat (Legal,ISC)" w:date="2026-08-26T15:51:00Z">
        <w:r w:rsidR="00835FCD">
          <w:rPr>
            <w:rFonts w:ascii="Times New Roman" w:eastAsia="Times New Roman" w:hAnsi="Times New Roman" w:cs="Times New Roman"/>
            <w:color w:val="000000"/>
          </w:rPr>
          <w:t>–</w:t>
        </w:r>
      </w:ins>
      <w:r w:rsidR="004D7415">
        <w:rPr>
          <w:rFonts w:ascii="Times New Roman" w:eastAsia="Times New Roman" w:hAnsi="Times New Roman" w:cs="Times New Roman"/>
          <w:color w:val="000000"/>
        </w:rPr>
        <w:t xml:space="preserve"> </w:t>
      </w:r>
      <w:ins w:id="423" w:author="Upasana Bhagat (Legal,ISC)" w:date="2026-08-26T15:51:00Z">
        <w:r w:rsidR="00835FCD">
          <w:rPr>
            <w:rFonts w:ascii="Times New Roman" w:eastAsia="Times New Roman" w:hAnsi="Times New Roman" w:cs="Times New Roman"/>
            <w:color w:val="000000"/>
          </w:rPr>
          <w:t xml:space="preserve">Implementation Fee </w:t>
        </w:r>
      </w:ins>
      <w:ins w:id="424" w:author="Upasana Bhagat (Legal,ISC)" w:date="2026-08-26T15:55:00Z">
        <w:r w:rsidR="00912A81">
          <w:rPr>
            <w:rFonts w:ascii="Times New Roman" w:eastAsia="Times New Roman" w:hAnsi="Times New Roman" w:cs="Times New Roman"/>
            <w:color w:val="000000"/>
          </w:rPr>
          <w:t>will be invoiced by the Service Provider at the time of execution of this Agreement</w:t>
        </w:r>
      </w:ins>
      <w:ins w:id="425" w:author="Upasana Bhagat (Legal,ISC)" w:date="2026-08-26T15:56:00Z">
        <w:r w:rsidR="00912A81">
          <w:rPr>
            <w:rFonts w:ascii="Times New Roman" w:eastAsia="Times New Roman" w:hAnsi="Times New Roman" w:cs="Times New Roman"/>
            <w:color w:val="000000"/>
          </w:rPr>
          <w:t xml:space="preserve">. Thereafter, </w:t>
        </w:r>
        <w:r w:rsidR="0055629E">
          <w:rPr>
            <w:rFonts w:ascii="Times New Roman" w:eastAsia="Times New Roman" w:hAnsi="Times New Roman" w:cs="Times New Roman"/>
            <w:color w:val="000000"/>
          </w:rPr>
          <w:t>invoicing will be</w:t>
        </w:r>
      </w:ins>
      <w:ins w:id="426" w:author="Upasana Bhagat (Legal,ISC)" w:date="2026-08-26T15:51:00Z">
        <w:r w:rsidR="00835FCD">
          <w:rPr>
            <w:rFonts w:ascii="Times New Roman" w:eastAsia="Times New Roman" w:hAnsi="Times New Roman" w:cs="Times New Roman"/>
            <w:color w:val="000000"/>
          </w:rPr>
          <w:t xml:space="preserve"> </w:t>
        </w:r>
      </w:ins>
      <w:r w:rsidR="004D7415">
        <w:rPr>
          <w:rFonts w:ascii="Times New Roman" w:eastAsia="Times New Roman" w:hAnsi="Times New Roman" w:cs="Times New Roman"/>
          <w:color w:val="000000"/>
        </w:rPr>
        <w:t>Quarterly in advance post Go-Live of Part A – In-App Engagement &amp; Push Notifications-Mobile Application;</w:t>
      </w:r>
      <w:commentRangeEnd w:id="418"/>
      <w:r w:rsidR="004D7415">
        <w:rPr>
          <w:rStyle w:val="CommentReference"/>
          <w:rFonts w:ascii="Times New Roman" w:eastAsia="Times New Roman" w:hAnsi="Times New Roman" w:cs="Times New Roman"/>
          <w:color w:val="000000"/>
          <w:sz w:val="22"/>
          <w:szCs w:val="22"/>
        </w:rPr>
        <w:commentReference w:id="418"/>
      </w:r>
      <w:commentRangeEnd w:id="419"/>
      <w:r w:rsidR="00DE343B">
        <w:rPr>
          <w:rStyle w:val="CommentReference"/>
          <w:rFonts w:ascii="Times New Roman" w:eastAsia="Times New Roman" w:hAnsi="Times New Roman" w:cs="Times New Roman"/>
          <w:color w:val="000000"/>
          <w:sz w:val="22"/>
          <w:szCs w:val="22"/>
        </w:rPr>
        <w:commentReference w:id="419"/>
      </w:r>
      <w:commentRangeEnd w:id="420"/>
      <w:r w:rsidR="006B633F">
        <w:rPr>
          <w:rStyle w:val="CommentReference"/>
          <w:rFonts w:ascii="Times New Roman" w:eastAsia="Times New Roman" w:hAnsi="Times New Roman" w:cs="Times New Roman"/>
          <w:color w:val="000000"/>
          <w:sz w:val="22"/>
          <w:szCs w:val="22"/>
        </w:rPr>
        <w:commentReference w:id="420"/>
      </w:r>
    </w:p>
    <w:p w14:paraId="0000049F" w14:textId="209D29CB" w:rsidR="004A4F48" w:rsidRDefault="004D7415">
      <w:pPr>
        <w:numPr>
          <w:ilvl w:val="1"/>
          <w:numId w:val="25"/>
        </w:numPr>
        <w:pBdr>
          <w:top w:val="nil"/>
          <w:left w:val="nil"/>
          <w:bottom w:val="nil"/>
          <w:right w:val="nil"/>
          <w:between w:val="nil"/>
        </w:pBd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The agreed pricing set out in Table A shall remain unchanged for the first three (3) years post Go-Live of Part A – In-App Engagement &amp; Push Notifications-Mobile Application. </w:t>
      </w:r>
      <w:del w:id="427" w:author="Ashwani Sharma (FIN,ISC)" w:date="2026-08-27T15:11:00Z" w16du:dateUtc="2026-08-27T09:41:00Z">
        <w:r w:rsidDel="003F7D92">
          <w:rPr>
            <w:rFonts w:ascii="Times New Roman" w:eastAsia="Times New Roman" w:hAnsi="Times New Roman" w:cs="Times New Roman"/>
            <w:color w:val="000000"/>
          </w:rPr>
          <w:delText xml:space="preserve">Any </w:delText>
        </w:r>
      </w:del>
      <w:ins w:id="428" w:author="Ashwani Sharma (FIN,ISC)" w:date="2026-08-27T15:11:00Z" w16du:dateUtc="2026-08-27T09:41:00Z">
        <w:r w:rsidR="003F7D92">
          <w:rPr>
            <w:rFonts w:ascii="Times New Roman" w:eastAsia="Times New Roman" w:hAnsi="Times New Roman" w:cs="Times New Roman"/>
            <w:color w:val="000000"/>
          </w:rPr>
          <w:t>Upon</w:t>
        </w:r>
        <w:r w:rsidR="003F7D92">
          <w:rPr>
            <w:rFonts w:ascii="Times New Roman" w:eastAsia="Times New Roman" w:hAnsi="Times New Roman" w:cs="Times New Roman"/>
            <w:color w:val="000000"/>
          </w:rPr>
          <w:t xml:space="preserve"> </w:t>
        </w:r>
      </w:ins>
      <w:r>
        <w:rPr>
          <w:rFonts w:ascii="Times New Roman" w:eastAsia="Times New Roman" w:hAnsi="Times New Roman" w:cs="Times New Roman"/>
          <w:color w:val="000000"/>
        </w:rPr>
        <w:t>renewal</w:t>
      </w:r>
      <w:ins w:id="429" w:author="Ashwani Sharma (FIN,ISC)" w:date="2026-08-27T15:11:00Z" w16du:dateUtc="2026-08-27T09:41:00Z">
        <w:r w:rsidR="009605D2">
          <w:rPr>
            <w:rFonts w:ascii="Times New Roman" w:eastAsia="Times New Roman" w:hAnsi="Times New Roman" w:cs="Times New Roman"/>
            <w:color w:val="000000"/>
          </w:rPr>
          <w:t>, Any</w:t>
        </w:r>
      </w:ins>
      <w:r>
        <w:rPr>
          <w:rFonts w:ascii="Times New Roman" w:eastAsia="Times New Roman" w:hAnsi="Times New Roman" w:cs="Times New Roman"/>
          <w:color w:val="000000"/>
        </w:rPr>
        <w:t xml:space="preserve"> price increase shall not exceed 5% and shall be subject to mutual agreement and an amendment to this Agreement.</w:t>
      </w:r>
      <w:r>
        <w:br w:type="page"/>
      </w:r>
    </w:p>
    <w:p w14:paraId="000004A0" w14:textId="77777777" w:rsidR="004A4F48" w:rsidRDefault="004D741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Annexure D (IndiGo’s Supplier Code of Conduct)</w:t>
      </w:r>
    </w:p>
    <w:p w14:paraId="000004A1" w14:textId="77777777" w:rsidR="004A4F48" w:rsidRDefault="004A4F48">
      <w:pPr>
        <w:spacing w:after="0" w:line="240" w:lineRule="auto"/>
        <w:rPr>
          <w:rFonts w:ascii="Times New Roman" w:eastAsia="Times New Roman" w:hAnsi="Times New Roman" w:cs="Times New Roman"/>
          <w:b/>
          <w:bCs/>
        </w:rPr>
      </w:pPr>
    </w:p>
    <w:p w14:paraId="000004A2" w14:textId="77777777" w:rsidR="004A4F48" w:rsidRDefault="004D741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During the Term of this Agreement, the Service Provider shall:</w:t>
      </w:r>
    </w:p>
    <w:p w14:paraId="000004A3" w14:textId="77777777" w:rsidR="004A4F48" w:rsidRDefault="004D7415">
      <w:pPr>
        <w:numPr>
          <w:ilvl w:val="0"/>
          <w:numId w:val="24"/>
        </w:numPr>
        <w:spacing w:after="0" w:line="240" w:lineRule="auto"/>
        <w:ind w:left="0" w:hanging="2"/>
        <w:jc w:val="both"/>
        <w:rPr>
          <w:rFonts w:ascii="Times New Roman" w:eastAsia="Times New Roman" w:hAnsi="Times New Roman" w:cs="Times New Roman"/>
        </w:rPr>
      </w:pPr>
      <w:r>
        <w:rPr>
          <w:rFonts w:ascii="Times New Roman" w:eastAsia="Times New Roman" w:hAnsi="Times New Roman" w:cs="Times New Roman"/>
        </w:rPr>
        <w:t>Comply with all applicable laws including all relevant labour laws and specifically ensure:</w:t>
      </w:r>
    </w:p>
    <w:p w14:paraId="000004A4" w14:textId="77777777" w:rsidR="004A4F48" w:rsidRDefault="004D7415">
      <w:pPr>
        <w:numPr>
          <w:ilvl w:val="0"/>
          <w:numId w:val="23"/>
        </w:numPr>
        <w:spacing w:after="0" w:line="240" w:lineRule="auto"/>
        <w:ind w:left="0" w:hanging="2"/>
        <w:jc w:val="both"/>
        <w:rPr>
          <w:rFonts w:ascii="Times New Roman" w:eastAsia="Times New Roman" w:hAnsi="Times New Roman" w:cs="Times New Roman"/>
        </w:rPr>
      </w:pPr>
      <w:r>
        <w:rPr>
          <w:rFonts w:ascii="Times New Roman" w:eastAsia="Times New Roman" w:hAnsi="Times New Roman" w:cs="Times New Roman"/>
        </w:rPr>
        <w:t>Ensure that there is no Child &amp; forced labour i.e., Suppliers shall not employ individuals who are below the legal working age as defined by the relevant local, national, and international labour laws and conventions.</w:t>
      </w:r>
    </w:p>
    <w:p w14:paraId="000004A5" w14:textId="77777777" w:rsidR="004A4F48" w:rsidRDefault="004D7415">
      <w:pPr>
        <w:numPr>
          <w:ilvl w:val="0"/>
          <w:numId w:val="23"/>
        </w:numPr>
        <w:spacing w:after="0" w:line="240" w:lineRule="auto"/>
        <w:ind w:left="0" w:hanging="2"/>
        <w:jc w:val="both"/>
        <w:rPr>
          <w:rFonts w:ascii="Times New Roman" w:eastAsia="Times New Roman" w:hAnsi="Times New Roman" w:cs="Times New Roman"/>
        </w:rPr>
      </w:pPr>
      <w:r>
        <w:rPr>
          <w:rFonts w:ascii="Times New Roman" w:eastAsia="Times New Roman" w:hAnsi="Times New Roman" w:cs="Times New Roman"/>
        </w:rPr>
        <w:t xml:space="preserve">Adhere to all legal requirements/compliances, for employment of their employees, members, staff and ensure that all policies and practices related to employment of employees should be applied without any discrimination (i.e., no discrimination based on age, gender, race, religion, or any other protected characteristic). </w:t>
      </w:r>
    </w:p>
    <w:p w14:paraId="000004A6" w14:textId="77777777" w:rsidR="004A4F48" w:rsidRDefault="004A4F48">
      <w:pPr>
        <w:spacing w:after="0" w:line="240" w:lineRule="auto"/>
        <w:jc w:val="both"/>
        <w:rPr>
          <w:rFonts w:ascii="Times New Roman" w:eastAsia="Times New Roman" w:hAnsi="Times New Roman" w:cs="Times New Roman"/>
        </w:rPr>
      </w:pPr>
    </w:p>
    <w:p w14:paraId="000004A7" w14:textId="77777777" w:rsidR="004A4F48" w:rsidRDefault="004D7415">
      <w:pPr>
        <w:numPr>
          <w:ilvl w:val="0"/>
          <w:numId w:val="24"/>
        </w:numPr>
        <w:spacing w:after="0" w:line="240" w:lineRule="auto"/>
        <w:ind w:left="0" w:hanging="2"/>
        <w:jc w:val="both"/>
        <w:rPr>
          <w:rFonts w:ascii="Times New Roman" w:eastAsia="Times New Roman" w:hAnsi="Times New Roman" w:cs="Times New Roman"/>
        </w:rPr>
      </w:pPr>
      <w:r>
        <w:rPr>
          <w:rFonts w:ascii="Times New Roman" w:eastAsia="Times New Roman" w:hAnsi="Times New Roman" w:cs="Times New Roman"/>
        </w:rPr>
        <w:t xml:space="preserve">Comply with applicable laws and regulations concerning bribery, corruption, fraud and any other prohibited business practices and specifically with: </w:t>
      </w:r>
    </w:p>
    <w:p w14:paraId="000004A8" w14:textId="77777777" w:rsidR="004A4F48" w:rsidRDefault="004D741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w:t>
      </w:r>
      <w:r>
        <w:rPr>
          <w:rFonts w:ascii="Times New Roman" w:eastAsia="Times New Roman" w:hAnsi="Times New Roman" w:cs="Times New Roman"/>
        </w:rPr>
        <w:tab/>
        <w:t>Prevention of Corruption Act of India, 1988 (PCA);</w:t>
      </w:r>
    </w:p>
    <w:p w14:paraId="000004A9" w14:textId="77777777" w:rsidR="004A4F48" w:rsidRDefault="004D741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w:t>
      </w:r>
      <w:r>
        <w:rPr>
          <w:rFonts w:ascii="Times New Roman" w:eastAsia="Times New Roman" w:hAnsi="Times New Roman" w:cs="Times New Roman"/>
        </w:rPr>
        <w:tab/>
        <w:t>Foreign Corrupt Practices Act of US, 1977 (FCPA); and</w:t>
      </w:r>
    </w:p>
    <w:p w14:paraId="000004AA" w14:textId="77777777" w:rsidR="004A4F48" w:rsidRDefault="004D741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w:t>
      </w:r>
      <w:r>
        <w:rPr>
          <w:rFonts w:ascii="Times New Roman" w:eastAsia="Times New Roman" w:hAnsi="Times New Roman" w:cs="Times New Roman"/>
        </w:rPr>
        <w:tab/>
        <w:t>UK Bribery Act, 2010 (UKBA).</w:t>
      </w:r>
      <w:r>
        <w:rPr>
          <w:rFonts w:ascii="Times New Roman" w:eastAsia="Times New Roman" w:hAnsi="Times New Roman" w:cs="Times New Roman"/>
        </w:rPr>
        <w:br/>
      </w:r>
    </w:p>
    <w:p w14:paraId="000004AB" w14:textId="77777777" w:rsidR="004A4F48" w:rsidRDefault="004D7415">
      <w:pPr>
        <w:numPr>
          <w:ilvl w:val="0"/>
          <w:numId w:val="24"/>
        </w:numPr>
        <w:spacing w:after="0" w:line="240" w:lineRule="auto"/>
        <w:ind w:left="0" w:hanging="2"/>
        <w:jc w:val="both"/>
        <w:rPr>
          <w:rFonts w:ascii="Times New Roman" w:eastAsia="Times New Roman" w:hAnsi="Times New Roman" w:cs="Times New Roman"/>
        </w:rPr>
      </w:pPr>
      <w:r>
        <w:rPr>
          <w:rFonts w:ascii="Times New Roman" w:eastAsia="Times New Roman" w:hAnsi="Times New Roman" w:cs="Times New Roman"/>
        </w:rPr>
        <w:t>Not either directly or indirectly or through an intermediary give, offer or receive anything of value, either in cash or kind, or any favour or incentive to any person, including a public official or a public servant or an official of any international organization to gain an improper business advantage for IndiGo.</w:t>
      </w:r>
    </w:p>
    <w:p w14:paraId="000004AC" w14:textId="77777777" w:rsidR="004A4F48" w:rsidRDefault="004D7415">
      <w:pPr>
        <w:numPr>
          <w:ilvl w:val="0"/>
          <w:numId w:val="24"/>
        </w:numPr>
        <w:spacing w:after="0" w:line="240" w:lineRule="auto"/>
        <w:ind w:left="0" w:hanging="2"/>
        <w:jc w:val="both"/>
        <w:rPr>
          <w:rFonts w:ascii="Times New Roman" w:eastAsia="Times New Roman" w:hAnsi="Times New Roman" w:cs="Times New Roman"/>
        </w:rPr>
      </w:pPr>
      <w:r>
        <w:rPr>
          <w:rFonts w:ascii="Times New Roman" w:eastAsia="Times New Roman" w:hAnsi="Times New Roman" w:cs="Times New Roman"/>
        </w:rPr>
        <w:t>Not meet or deal with public servants, public officials or regulatory bodies, in a questionable manner or in circumstances which may lead to a doubt regarding integrity of IndiGo or its employees.</w:t>
      </w:r>
    </w:p>
    <w:p w14:paraId="000004AD" w14:textId="77777777" w:rsidR="004A4F48" w:rsidRDefault="004D7415">
      <w:pPr>
        <w:numPr>
          <w:ilvl w:val="0"/>
          <w:numId w:val="24"/>
        </w:numPr>
        <w:spacing w:after="0" w:line="240" w:lineRule="auto"/>
        <w:ind w:left="0" w:hanging="2"/>
        <w:jc w:val="both"/>
        <w:rPr>
          <w:rFonts w:ascii="Times New Roman" w:eastAsia="Times New Roman" w:hAnsi="Times New Roman" w:cs="Times New Roman"/>
        </w:rPr>
      </w:pPr>
      <w:r>
        <w:rPr>
          <w:rFonts w:ascii="Times New Roman" w:eastAsia="Times New Roman" w:hAnsi="Times New Roman" w:cs="Times New Roman"/>
        </w:rPr>
        <w:t>Not represent in any form that IndiGo participates in any political or religious activities or contributes any of its assets or funds to support any political/religious party or any non-governmental organization associated with such political/religious parties or supports any civil or other mass movements.</w:t>
      </w:r>
    </w:p>
    <w:p w14:paraId="000004AE" w14:textId="77777777" w:rsidR="004A4F48" w:rsidRDefault="004D7415">
      <w:pPr>
        <w:numPr>
          <w:ilvl w:val="0"/>
          <w:numId w:val="24"/>
        </w:numPr>
        <w:spacing w:after="0" w:line="240" w:lineRule="auto"/>
        <w:ind w:left="0" w:hanging="2"/>
        <w:jc w:val="both"/>
        <w:rPr>
          <w:rFonts w:ascii="Times New Roman" w:eastAsia="Times New Roman" w:hAnsi="Times New Roman" w:cs="Times New Roman"/>
        </w:rPr>
      </w:pPr>
      <w:r>
        <w:rPr>
          <w:rFonts w:ascii="Times New Roman" w:eastAsia="Times New Roman" w:hAnsi="Times New Roman" w:cs="Times New Roman"/>
        </w:rPr>
        <w:t>Not give or offer to any employee of IndiGo, gifts of any kind, no matter the value at any time, on or off the work premises. Gifts includes any item in cash or kind, including sponsored trips, electronic gifts and gadgets, any business courtesy offered such as a product discount or any other benefit if the benefit is not extended to all employees of IndiGo.</w:t>
      </w:r>
    </w:p>
    <w:p w14:paraId="000004AF" w14:textId="77777777" w:rsidR="004A4F48" w:rsidRDefault="004D7415">
      <w:pPr>
        <w:numPr>
          <w:ilvl w:val="0"/>
          <w:numId w:val="24"/>
        </w:numPr>
        <w:spacing w:after="0" w:line="240" w:lineRule="auto"/>
        <w:ind w:left="0" w:hanging="2"/>
        <w:jc w:val="both"/>
        <w:rPr>
          <w:rFonts w:ascii="Times New Roman" w:eastAsia="Times New Roman" w:hAnsi="Times New Roman" w:cs="Times New Roman"/>
        </w:rPr>
      </w:pPr>
      <w:r>
        <w:rPr>
          <w:rFonts w:ascii="Times New Roman" w:eastAsia="Times New Roman" w:hAnsi="Times New Roman" w:cs="Times New Roman"/>
        </w:rPr>
        <w:t>Immediately inform IndiGo if:</w:t>
      </w:r>
    </w:p>
    <w:p w14:paraId="000004B0" w14:textId="77777777" w:rsidR="004A4F48" w:rsidRDefault="004D741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w:t>
      </w:r>
      <w:r>
        <w:rPr>
          <w:rFonts w:ascii="Times New Roman" w:eastAsia="Times New Roman" w:hAnsi="Times New Roman" w:cs="Times New Roman"/>
        </w:rPr>
        <w:tab/>
        <w:t xml:space="preserve">he or she is a family member or related party of any of employee of IndiGo (“Employee Related Party”); or </w:t>
      </w:r>
    </w:p>
    <w:p w14:paraId="000004B1" w14:textId="77777777" w:rsidR="004A4F48" w:rsidRDefault="004D741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w:t>
      </w:r>
      <w:r>
        <w:rPr>
          <w:rFonts w:ascii="Times New Roman" w:eastAsia="Times New Roman" w:hAnsi="Times New Roman" w:cs="Times New Roman"/>
        </w:rPr>
        <w:tab/>
        <w:t>it is a partnership in which an employee of IndiGo or an Employee Related Party is a partner or a company in which an employee of IndiGo or an Employee Related Party is a substantial shareholder or a director; or</w:t>
      </w:r>
    </w:p>
    <w:p w14:paraId="000004B2" w14:textId="77777777" w:rsidR="004A4F48" w:rsidRDefault="004D741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w:t>
      </w:r>
      <w:r>
        <w:rPr>
          <w:rFonts w:ascii="Times New Roman" w:eastAsia="Times New Roman" w:hAnsi="Times New Roman" w:cs="Times New Roman"/>
        </w:rPr>
        <w:tab/>
        <w:t>if any employee of IndiGo or an Employee Related Party has or controls a “significant financial interest” in the Supplier.</w:t>
      </w:r>
    </w:p>
    <w:p w14:paraId="000004B3" w14:textId="77777777" w:rsidR="004A4F48" w:rsidRDefault="004D7415">
      <w:pPr>
        <w:numPr>
          <w:ilvl w:val="0"/>
          <w:numId w:val="24"/>
        </w:numPr>
        <w:spacing w:after="0" w:line="240" w:lineRule="auto"/>
        <w:ind w:left="0" w:hanging="2"/>
        <w:jc w:val="both"/>
        <w:rPr>
          <w:rFonts w:ascii="Times New Roman" w:eastAsia="Times New Roman" w:hAnsi="Times New Roman" w:cs="Times New Roman"/>
        </w:rPr>
      </w:pPr>
      <w:r>
        <w:rPr>
          <w:rFonts w:ascii="Times New Roman" w:eastAsia="Times New Roman" w:hAnsi="Times New Roman" w:cs="Times New Roman"/>
        </w:rPr>
        <w:t>Ensure that any intellectual property of IndiGo or received through IndiGo is used only on terms as permitted by IndiGo in writing.</w:t>
      </w:r>
    </w:p>
    <w:p w14:paraId="000004B4" w14:textId="77777777" w:rsidR="004A4F48" w:rsidRDefault="004D7415">
      <w:pPr>
        <w:numPr>
          <w:ilvl w:val="0"/>
          <w:numId w:val="24"/>
        </w:numPr>
        <w:spacing w:after="0" w:line="240" w:lineRule="auto"/>
        <w:ind w:left="0" w:hanging="2"/>
        <w:jc w:val="both"/>
        <w:rPr>
          <w:rFonts w:ascii="Times New Roman" w:eastAsia="Times New Roman" w:hAnsi="Times New Roman" w:cs="Times New Roman"/>
        </w:rPr>
      </w:pPr>
      <w:r>
        <w:rPr>
          <w:rFonts w:ascii="Times New Roman" w:eastAsia="Times New Roman" w:hAnsi="Times New Roman" w:cs="Times New Roman"/>
        </w:rPr>
        <w:t>Not, directly or indirectly, make any references to the services rendered under this Agreement or use the name or logo of IndiGo in any form of publicity, advertising, press release or other such declaration (whether private and/ or public) without prior written consent of IndiGo.</w:t>
      </w:r>
    </w:p>
    <w:p w14:paraId="000004B5" w14:textId="77777777" w:rsidR="004A4F48" w:rsidRDefault="004D7415">
      <w:pPr>
        <w:numPr>
          <w:ilvl w:val="0"/>
          <w:numId w:val="24"/>
        </w:numPr>
        <w:spacing w:after="0" w:line="240" w:lineRule="auto"/>
        <w:ind w:left="0" w:hanging="2"/>
        <w:jc w:val="both"/>
        <w:rPr>
          <w:rFonts w:ascii="Times New Roman" w:eastAsia="Times New Roman" w:hAnsi="Times New Roman" w:cs="Times New Roman"/>
        </w:rPr>
      </w:pPr>
      <w:r>
        <w:rPr>
          <w:rFonts w:ascii="Times New Roman" w:eastAsia="Times New Roman" w:hAnsi="Times New Roman" w:cs="Times New Roman"/>
        </w:rPr>
        <w:lastRenderedPageBreak/>
        <w:t>Not publicly make any negative remarks, either orally or in writing, about IndiGo, its employees, its products, its reputation, business operations, and/or its clients.</w:t>
      </w:r>
    </w:p>
    <w:p w14:paraId="000004B6" w14:textId="77777777" w:rsidR="004A4F48" w:rsidRDefault="004D7415">
      <w:pPr>
        <w:numPr>
          <w:ilvl w:val="0"/>
          <w:numId w:val="24"/>
        </w:numPr>
        <w:spacing w:after="0" w:line="240" w:lineRule="auto"/>
        <w:ind w:left="0" w:hanging="2"/>
        <w:jc w:val="both"/>
        <w:rPr>
          <w:rFonts w:ascii="Times New Roman" w:eastAsia="Times New Roman" w:hAnsi="Times New Roman" w:cs="Times New Roman"/>
        </w:rPr>
      </w:pPr>
      <w:r>
        <w:rPr>
          <w:rFonts w:ascii="Times New Roman" w:eastAsia="Times New Roman" w:hAnsi="Times New Roman" w:cs="Times New Roman"/>
        </w:rPr>
        <w:t xml:space="preserve">If provided with any assets of IndiGo, </w:t>
      </w:r>
    </w:p>
    <w:p w14:paraId="000004B7" w14:textId="77777777" w:rsidR="004A4F48" w:rsidRDefault="004D741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w:t>
      </w:r>
      <w:r>
        <w:rPr>
          <w:rFonts w:ascii="Times New Roman" w:eastAsia="Times New Roman" w:hAnsi="Times New Roman" w:cs="Times New Roman"/>
        </w:rPr>
        <w:tab/>
        <w:t>safeguard and protect such assets from misuse, theft, unauthorised use, damage and/or loss;</w:t>
      </w:r>
    </w:p>
    <w:p w14:paraId="000004B8" w14:textId="77777777" w:rsidR="004A4F48" w:rsidRDefault="004D741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w:t>
      </w:r>
      <w:r>
        <w:rPr>
          <w:rFonts w:ascii="Times New Roman" w:eastAsia="Times New Roman" w:hAnsi="Times New Roman" w:cs="Times New Roman"/>
        </w:rPr>
        <w:tab/>
        <w:t xml:space="preserve">use such assets for the business of IndiGo only; </w:t>
      </w:r>
    </w:p>
    <w:p w14:paraId="000004B9" w14:textId="77777777" w:rsidR="004A4F48" w:rsidRDefault="004D741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w:t>
      </w:r>
      <w:r>
        <w:rPr>
          <w:rFonts w:ascii="Times New Roman" w:eastAsia="Times New Roman" w:hAnsi="Times New Roman" w:cs="Times New Roman"/>
        </w:rPr>
        <w:tab/>
        <w:t>not use such assets or information to compete with IndiGo directly or indirectly;</w:t>
      </w:r>
    </w:p>
    <w:p w14:paraId="000004BA" w14:textId="77777777" w:rsidR="004A4F48" w:rsidRDefault="004D741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(d)</w:t>
      </w:r>
      <w:r>
        <w:rPr>
          <w:rFonts w:ascii="Times New Roman" w:eastAsia="Times New Roman" w:hAnsi="Times New Roman" w:cs="Times New Roman"/>
        </w:rPr>
        <w:tab/>
        <w:t>not use such assets to reproduce, display, distribute, or store any materials that violate trademark, copyright, licenses, and/or other intellectual property rights of IndiGo or any other third party;</w:t>
      </w:r>
    </w:p>
    <w:p w14:paraId="000004BB" w14:textId="77777777" w:rsidR="004A4F48" w:rsidRDefault="004D741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(e)</w:t>
      </w:r>
      <w:r>
        <w:rPr>
          <w:rFonts w:ascii="Times New Roman" w:eastAsia="Times New Roman" w:hAnsi="Times New Roman" w:cs="Times New Roman"/>
        </w:rPr>
        <w:tab/>
        <w:t>not access, reproduce, display, distribute, or store any materials that are sexually explicit, obscene, defamatory, harassing, illegal, or otherwise inappropriate using such assets; and</w:t>
      </w:r>
    </w:p>
    <w:p w14:paraId="000004BC" w14:textId="77777777" w:rsidR="004A4F48" w:rsidRDefault="004D741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w:t>
      </w:r>
      <w:r>
        <w:rPr>
          <w:rFonts w:ascii="Times New Roman" w:eastAsia="Times New Roman" w:hAnsi="Times New Roman" w:cs="Times New Roman"/>
        </w:rPr>
        <w:tab/>
        <w:t>not store any data that might be a breach of law(s) that govern IndiGo</w:t>
      </w:r>
    </w:p>
    <w:p w14:paraId="000004BD" w14:textId="77777777" w:rsidR="004A4F48" w:rsidRDefault="004D7415">
      <w:pPr>
        <w:numPr>
          <w:ilvl w:val="0"/>
          <w:numId w:val="24"/>
        </w:numPr>
        <w:spacing w:after="0" w:line="240" w:lineRule="auto"/>
        <w:ind w:left="0" w:hanging="2"/>
        <w:jc w:val="both"/>
        <w:rPr>
          <w:rFonts w:ascii="Times New Roman" w:eastAsia="Times New Roman" w:hAnsi="Times New Roman" w:cs="Times New Roman"/>
        </w:rPr>
      </w:pPr>
      <w:r>
        <w:rPr>
          <w:rFonts w:ascii="Times New Roman" w:eastAsia="Times New Roman" w:hAnsi="Times New Roman" w:cs="Times New Roman"/>
        </w:rPr>
        <w:t xml:space="preserve">Conduct their business in a professional and ethical manner by maintaining high standards of honesty, integrity, and transparency in all their dealings. </w:t>
      </w:r>
    </w:p>
    <w:p w14:paraId="000004BE" w14:textId="77777777" w:rsidR="004A4F48" w:rsidRDefault="004D7415">
      <w:pPr>
        <w:numPr>
          <w:ilvl w:val="0"/>
          <w:numId w:val="24"/>
        </w:numPr>
        <w:spacing w:after="0" w:line="240" w:lineRule="auto"/>
        <w:ind w:left="0" w:hanging="2"/>
        <w:jc w:val="both"/>
        <w:rPr>
          <w:rFonts w:ascii="Times New Roman" w:eastAsia="Times New Roman" w:hAnsi="Times New Roman" w:cs="Times New Roman"/>
        </w:rPr>
      </w:pPr>
      <w:r>
        <w:rPr>
          <w:rFonts w:ascii="Times New Roman" w:eastAsia="Times New Roman" w:hAnsi="Times New Roman" w:cs="Times New Roman"/>
        </w:rPr>
        <w:t>Ensure application of ethical sourcing principles by the Supplier to its own supply chain practices for procuring of any goods and services and to their sub-contractors, agents, employees etc. In this regard, Suppliers should provide accurate and transparent information to IndiGo, as and when called upon.</w:t>
      </w:r>
    </w:p>
    <w:p w14:paraId="000004BF" w14:textId="77777777" w:rsidR="004A4F48" w:rsidRDefault="004D7415">
      <w:pPr>
        <w:numPr>
          <w:ilvl w:val="0"/>
          <w:numId w:val="24"/>
        </w:numPr>
        <w:spacing w:after="0" w:line="240" w:lineRule="auto"/>
        <w:ind w:left="0" w:hanging="2"/>
        <w:jc w:val="both"/>
        <w:rPr>
          <w:rFonts w:ascii="Times New Roman" w:eastAsia="Times New Roman" w:hAnsi="Times New Roman" w:cs="Times New Roman"/>
        </w:rPr>
      </w:pPr>
      <w:r>
        <w:rPr>
          <w:rFonts w:ascii="Times New Roman" w:eastAsia="Times New Roman" w:hAnsi="Times New Roman" w:cs="Times New Roman"/>
        </w:rPr>
        <w:t>Have zero-tolerance policy for sexual harassment within their organizations and ensure that all employees, including their subcontractors and agents, are aware about their Prevention of Sexual harassment Policy and the procedure of reporting such incidents, including the redressal mechanism.</w:t>
      </w:r>
    </w:p>
    <w:p w14:paraId="000004C0" w14:textId="77777777" w:rsidR="004A4F48" w:rsidRDefault="004D7415">
      <w:pPr>
        <w:numPr>
          <w:ilvl w:val="0"/>
          <w:numId w:val="24"/>
        </w:numPr>
        <w:spacing w:after="0" w:line="240" w:lineRule="auto"/>
        <w:ind w:left="0" w:hanging="2"/>
        <w:jc w:val="both"/>
        <w:rPr>
          <w:rFonts w:ascii="Times New Roman" w:eastAsia="Times New Roman" w:hAnsi="Times New Roman" w:cs="Times New Roman"/>
        </w:rPr>
      </w:pPr>
      <w:r>
        <w:rPr>
          <w:rFonts w:ascii="Times New Roman" w:eastAsia="Times New Roman" w:hAnsi="Times New Roman" w:cs="Times New Roman"/>
        </w:rPr>
        <w:t xml:space="preserve">Establish mechanisms for protection of employees who report unethical or illegal conduct within the organization by establishing their ‘Whistleblowers Policy’. </w:t>
      </w:r>
    </w:p>
    <w:p w14:paraId="000004C1" w14:textId="77777777" w:rsidR="004A4F48" w:rsidRDefault="004D7415">
      <w:pPr>
        <w:numPr>
          <w:ilvl w:val="0"/>
          <w:numId w:val="24"/>
        </w:numPr>
        <w:spacing w:after="0" w:line="240" w:lineRule="auto"/>
        <w:ind w:left="0" w:hanging="2"/>
        <w:jc w:val="both"/>
        <w:rPr>
          <w:rFonts w:ascii="Times New Roman" w:eastAsia="Times New Roman" w:hAnsi="Times New Roman" w:cs="Times New Roman"/>
        </w:rPr>
      </w:pPr>
      <w:r>
        <w:rPr>
          <w:rFonts w:ascii="Times New Roman" w:eastAsia="Times New Roman" w:hAnsi="Times New Roman" w:cs="Times New Roman"/>
        </w:rPr>
        <w:t>Implement and maintain fire prevention measures, including regular fire safety inspections, fire alarm systems, and fire extinguishers, to minimize the risk of fire in the workplace.</w:t>
      </w:r>
    </w:p>
    <w:p w14:paraId="000004C2" w14:textId="77777777" w:rsidR="004A4F48" w:rsidRDefault="004D7415">
      <w:pPr>
        <w:numPr>
          <w:ilvl w:val="0"/>
          <w:numId w:val="24"/>
        </w:numPr>
        <w:spacing w:after="0" w:line="240" w:lineRule="auto"/>
        <w:ind w:left="0" w:hanging="2"/>
        <w:jc w:val="both"/>
        <w:rPr>
          <w:rFonts w:ascii="Times New Roman" w:eastAsia="Times New Roman" w:hAnsi="Times New Roman" w:cs="Times New Roman"/>
        </w:rPr>
      </w:pPr>
      <w:r>
        <w:rPr>
          <w:rFonts w:ascii="Times New Roman" w:eastAsia="Times New Roman" w:hAnsi="Times New Roman" w:cs="Times New Roman"/>
        </w:rPr>
        <w:t>Actively work on minimizing their environmental impact by conserving natural resources such as water, energy, and raw materials. To reduce waste generation including cleaner technologies, emission control and promote recycling and responsible disposal of waste materials in accordance with applicable laws and regulations. Suppliers are encouraged to adopt sustainable business practices, such as using eco-friendly materials, supporting renewable energy sources, and promoting the circular economy by reducing, reusing, and recycling materials.</w:t>
      </w:r>
    </w:p>
    <w:p w14:paraId="000004C3" w14:textId="77777777" w:rsidR="004A4F48" w:rsidRDefault="004A4F48">
      <w:pPr>
        <w:spacing w:after="0" w:line="240" w:lineRule="auto"/>
        <w:rPr>
          <w:rFonts w:ascii="Times New Roman" w:eastAsia="Times New Roman" w:hAnsi="Times New Roman" w:cs="Times New Roman"/>
          <w:b/>
          <w:bCs/>
        </w:rPr>
      </w:pPr>
    </w:p>
    <w:p w14:paraId="000004C4" w14:textId="77777777" w:rsidR="004A4F48" w:rsidRDefault="004A4F48">
      <w:pPr>
        <w:spacing w:after="0" w:line="240" w:lineRule="auto"/>
        <w:rPr>
          <w:rFonts w:ascii="Times New Roman" w:eastAsia="Times New Roman" w:hAnsi="Times New Roman" w:cs="Times New Roman"/>
          <w:b/>
          <w:bCs/>
        </w:rPr>
      </w:pPr>
    </w:p>
    <w:p w14:paraId="000004C5" w14:textId="77777777" w:rsidR="004A4F48" w:rsidRDefault="004A4F48">
      <w:pPr>
        <w:spacing w:after="0" w:line="240" w:lineRule="auto"/>
        <w:rPr>
          <w:rFonts w:ascii="Times New Roman" w:eastAsia="Times New Roman" w:hAnsi="Times New Roman" w:cs="Times New Roman"/>
          <w:b/>
          <w:bCs/>
        </w:rPr>
      </w:pPr>
    </w:p>
    <w:p w14:paraId="000004C6" w14:textId="77777777" w:rsidR="004A4F48" w:rsidRDefault="004A4F48">
      <w:pPr>
        <w:spacing w:after="0" w:line="240" w:lineRule="auto"/>
        <w:rPr>
          <w:rFonts w:ascii="Times New Roman" w:eastAsia="Times New Roman" w:hAnsi="Times New Roman" w:cs="Times New Roman"/>
          <w:b/>
          <w:bCs/>
        </w:rPr>
      </w:pPr>
    </w:p>
    <w:p w14:paraId="000004C7" w14:textId="77777777" w:rsidR="004A4F48" w:rsidRDefault="004A4F48">
      <w:pPr>
        <w:spacing w:after="0" w:line="240" w:lineRule="auto"/>
        <w:rPr>
          <w:rFonts w:ascii="Times New Roman" w:eastAsia="Times New Roman" w:hAnsi="Times New Roman" w:cs="Times New Roman"/>
          <w:b/>
          <w:bCs/>
        </w:rPr>
      </w:pPr>
    </w:p>
    <w:p w14:paraId="000004C8" w14:textId="77777777" w:rsidR="004A4F48" w:rsidRDefault="004A4F48">
      <w:pPr>
        <w:spacing w:after="0" w:line="240" w:lineRule="auto"/>
        <w:rPr>
          <w:rFonts w:ascii="Times New Roman" w:eastAsia="Times New Roman" w:hAnsi="Times New Roman" w:cs="Times New Roman"/>
          <w:b/>
          <w:bCs/>
        </w:rPr>
      </w:pPr>
    </w:p>
    <w:p w14:paraId="000004C9" w14:textId="77777777" w:rsidR="004A4F48" w:rsidRDefault="004A4F48">
      <w:pPr>
        <w:spacing w:after="0" w:line="240" w:lineRule="auto"/>
        <w:rPr>
          <w:rFonts w:ascii="Times New Roman" w:eastAsia="Times New Roman" w:hAnsi="Times New Roman" w:cs="Times New Roman"/>
          <w:b/>
          <w:bCs/>
        </w:rPr>
      </w:pPr>
    </w:p>
    <w:p w14:paraId="000004CA" w14:textId="77777777" w:rsidR="004A4F48" w:rsidRDefault="004A4F48">
      <w:pPr>
        <w:spacing w:after="0" w:line="240" w:lineRule="auto"/>
        <w:rPr>
          <w:rFonts w:ascii="Times New Roman" w:eastAsia="Times New Roman" w:hAnsi="Times New Roman" w:cs="Times New Roman"/>
          <w:b/>
          <w:bCs/>
        </w:rPr>
      </w:pPr>
    </w:p>
    <w:p w14:paraId="000004CB" w14:textId="77777777" w:rsidR="004A4F48" w:rsidRDefault="004A4F48">
      <w:pPr>
        <w:spacing w:after="0" w:line="240" w:lineRule="auto"/>
        <w:rPr>
          <w:rFonts w:ascii="Times New Roman" w:eastAsia="Times New Roman" w:hAnsi="Times New Roman" w:cs="Times New Roman"/>
          <w:b/>
          <w:bCs/>
        </w:rPr>
      </w:pPr>
    </w:p>
    <w:p w14:paraId="000004CC" w14:textId="77777777" w:rsidR="004A4F48" w:rsidRDefault="004A4F48">
      <w:pPr>
        <w:spacing w:after="0" w:line="240" w:lineRule="auto"/>
        <w:rPr>
          <w:rFonts w:ascii="Times New Roman" w:eastAsia="Times New Roman" w:hAnsi="Times New Roman" w:cs="Times New Roman"/>
          <w:b/>
          <w:bCs/>
        </w:rPr>
      </w:pPr>
    </w:p>
    <w:p w14:paraId="000004CD" w14:textId="77777777" w:rsidR="004A4F48" w:rsidRDefault="004D7415">
      <w:p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                                                       </w:t>
      </w:r>
    </w:p>
    <w:sectPr w:rsidR="004A4F48">
      <w:headerReference w:type="default" r:id="rId16"/>
      <w:footerReference w:type="default" r:id="rId17"/>
      <w:footerReference w:type="first" r:id="rId18"/>
      <w:pgSz w:w="12240" w:h="15840"/>
      <w:pgMar w:top="993" w:right="1440" w:bottom="1260" w:left="1440" w:header="720" w:footer="194"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Upasana Bhagat (Legal,ISC)" w:date="2026-08-18T15:42:00Z" w:initials="">
    <w:p w14:paraId="000004DB" w14:textId="77777777" w:rsidR="004D7415" w:rsidRDefault="00233F7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4D7415">
        <w:rPr>
          <w:rFonts w:ascii="Arial" w:eastAsia="Arial" w:hAnsi="Arial" w:cs="Arial"/>
          <w:color w:val="000000"/>
        </w:rPr>
        <w:t>Service Provider to confirm.</w:t>
      </w:r>
    </w:p>
  </w:comment>
  <w:comment w:id="29" w:author="Anmol Bhatt" w:date="2026-08-24T08:12:00Z" w:initials="">
    <w:p w14:paraId="000004DC" w14:textId="77777777" w:rsidR="004D7415" w:rsidRDefault="00233F7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4D7415">
        <w:rPr>
          <w:rFonts w:ascii="Arial" w:eastAsia="Arial" w:hAnsi="Arial" w:cs="Arial"/>
          <w:color w:val="000000"/>
        </w:rPr>
        <w:t>Adding one more POC details</w:t>
      </w:r>
    </w:p>
  </w:comment>
  <w:comment w:id="28" w:author="Upasana Bhagat (Legal,ISC)" w:date="2026-08-26T15:57:00Z" w:initials="UB">
    <w:p w14:paraId="22966A64" w14:textId="25D674FE" w:rsidR="000F6A34" w:rsidRDefault="000F6A34">
      <w:pPr>
        <w:pStyle w:val="CommentText"/>
      </w:pPr>
      <w:r>
        <w:rPr>
          <w:rStyle w:val="CommentReference"/>
        </w:rPr>
        <w:annotationRef/>
      </w:r>
      <w:r>
        <w:t>Ok</w:t>
      </w:r>
    </w:p>
  </w:comment>
  <w:comment w:id="30" w:author="Upasana Bhagat (Legal,ISC)" w:date="2026-08-18T15:42:00Z" w:initials="">
    <w:p w14:paraId="000004DD" w14:textId="77777777" w:rsidR="004D7415" w:rsidRDefault="00233F7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4D7415">
        <w:rPr>
          <w:rFonts w:ascii="Arial" w:eastAsia="Arial" w:hAnsi="Arial" w:cs="Arial"/>
          <w:color w:val="000000"/>
        </w:rPr>
        <w:t>Service Provider to confirm.</w:t>
      </w:r>
    </w:p>
  </w:comment>
  <w:comment w:id="32" w:author="Anmol Bhatt" w:date="2026-08-24T08:12:00Z" w:initials="">
    <w:p w14:paraId="000004DE" w14:textId="77777777" w:rsidR="004D7415" w:rsidRDefault="00233F7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4D7415">
        <w:rPr>
          <w:rFonts w:ascii="Arial" w:eastAsia="Arial" w:hAnsi="Arial" w:cs="Arial"/>
          <w:color w:val="000000"/>
        </w:rPr>
        <w:t>Adding one more POC details</w:t>
      </w:r>
    </w:p>
  </w:comment>
  <w:comment w:id="31" w:author="Upasana Bhagat (Legal,ISC)" w:date="2026-08-26T15:57:00Z" w:initials="UB">
    <w:p w14:paraId="5F38AB5F" w14:textId="5159113C" w:rsidR="000F6A34" w:rsidRDefault="000F6A34">
      <w:pPr>
        <w:pStyle w:val="CommentText"/>
      </w:pPr>
      <w:r>
        <w:rPr>
          <w:rStyle w:val="CommentReference"/>
        </w:rPr>
        <w:annotationRef/>
      </w:r>
      <w:r>
        <w:t>Ok</w:t>
      </w:r>
    </w:p>
  </w:comment>
  <w:comment w:id="391" w:author="Rohit Agnihotri (Digital,ISC)(X-IGT Solutions)" w:date="2026-08-26T10:53:00Z" w:initials="RA(S">
    <w:p w14:paraId="02C8DD8D" w14:textId="28B4D950" w:rsidR="00DE343B" w:rsidRDefault="00DE343B">
      <w:pPr>
        <w:pStyle w:val="CommentText"/>
      </w:pPr>
      <w:r>
        <w:rPr>
          <w:rStyle w:val="CommentReference"/>
        </w:rPr>
        <w:annotationRef/>
      </w:r>
      <w:r>
        <w:t>Changes made to display the implantation cost separately after consulting the procurement team</w:t>
      </w:r>
    </w:p>
  </w:comment>
  <w:comment w:id="392" w:author="Ashwani Sharma (FIN,ISC)" w:date="2026-08-27T15:44:00Z" w:initials="AS">
    <w:p w14:paraId="3A78BBFB" w14:textId="77777777" w:rsidR="006B633F" w:rsidRDefault="006B633F" w:rsidP="006B633F">
      <w:pPr>
        <w:pStyle w:val="CommentText"/>
      </w:pPr>
      <w:r>
        <w:rPr>
          <w:rStyle w:val="CommentReference"/>
        </w:rPr>
        <w:annotationRef/>
      </w:r>
      <w:r>
        <w:t>Changes done</w:t>
      </w:r>
    </w:p>
  </w:comment>
  <w:comment w:id="418" w:author="Anmol Bhatt" w:date="2026-08-24T08:36:00Z" w:initials="">
    <w:p w14:paraId="000004DF" w14:textId="77777777" w:rsidR="004D7415" w:rsidRDefault="00233F7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4D7415">
        <w:rPr>
          <w:rFonts w:ascii="Arial" w:eastAsia="Arial" w:hAnsi="Arial" w:cs="Arial"/>
          <w:color w:val="000000"/>
        </w:rPr>
        <w:t>Hi Team Indigo,</w:t>
      </w:r>
    </w:p>
    <w:p w14:paraId="000004E0" w14:textId="77777777" w:rsidR="004D7415" w:rsidRDefault="004D7415">
      <w:pPr>
        <w:widowControl w:val="0"/>
        <w:pBdr>
          <w:top w:val="nil"/>
          <w:left w:val="nil"/>
          <w:bottom w:val="nil"/>
          <w:right w:val="nil"/>
          <w:between w:val="nil"/>
        </w:pBdr>
        <w:spacing w:after="0" w:line="240" w:lineRule="auto"/>
        <w:rPr>
          <w:rFonts w:ascii="Arial" w:eastAsia="Arial" w:hAnsi="Arial" w:cs="Arial"/>
          <w:color w:val="000000"/>
        </w:rPr>
      </w:pPr>
    </w:p>
    <w:p w14:paraId="000004E1" w14:textId="77777777" w:rsidR="004D7415" w:rsidRDefault="004D7415">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Just to clarify the billing and implementation process from our end:</w:t>
      </w:r>
    </w:p>
    <w:p w14:paraId="000004E2" w14:textId="77777777" w:rsidR="004D7415" w:rsidRDefault="004D7415">
      <w:pPr>
        <w:widowControl w:val="0"/>
        <w:pBdr>
          <w:top w:val="nil"/>
          <w:left w:val="nil"/>
          <w:bottom w:val="nil"/>
          <w:right w:val="nil"/>
          <w:between w:val="nil"/>
        </w:pBdr>
        <w:spacing w:after="0" w:line="240" w:lineRule="auto"/>
        <w:rPr>
          <w:rFonts w:ascii="Arial" w:eastAsia="Arial" w:hAnsi="Arial" w:cs="Arial"/>
          <w:color w:val="000000"/>
        </w:rPr>
      </w:pPr>
    </w:p>
    <w:p w14:paraId="000004E3" w14:textId="77777777" w:rsidR="004D7415" w:rsidRDefault="004D7415">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1. Implementation Fee – INR 5,00,000 (one-time): This needs to be cleared upfront for us to provision the account and initiate the implementation process, including onboarding, integration support, and training.</w:t>
      </w:r>
    </w:p>
    <w:p w14:paraId="000004E4" w14:textId="77777777" w:rsidR="004D7415" w:rsidRDefault="004D7415">
      <w:pPr>
        <w:widowControl w:val="0"/>
        <w:pBdr>
          <w:top w:val="nil"/>
          <w:left w:val="nil"/>
          <w:bottom w:val="nil"/>
          <w:right w:val="nil"/>
          <w:between w:val="nil"/>
        </w:pBdr>
        <w:spacing w:after="0" w:line="240" w:lineRule="auto"/>
        <w:rPr>
          <w:rFonts w:ascii="Arial" w:eastAsia="Arial" w:hAnsi="Arial" w:cs="Arial"/>
          <w:color w:val="000000"/>
        </w:rPr>
      </w:pPr>
    </w:p>
    <w:p w14:paraId="000004E5" w14:textId="77777777" w:rsidR="004D7415" w:rsidRDefault="004D7415">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2. Platform Fees: The applicable platform fees for the different modules will start once Indigo goes live.</w:t>
      </w:r>
    </w:p>
    <w:p w14:paraId="000004E6" w14:textId="77777777" w:rsidR="004D7415" w:rsidRDefault="004D7415">
      <w:pPr>
        <w:widowControl w:val="0"/>
        <w:pBdr>
          <w:top w:val="nil"/>
          <w:left w:val="nil"/>
          <w:bottom w:val="nil"/>
          <w:right w:val="nil"/>
          <w:between w:val="nil"/>
        </w:pBdr>
        <w:spacing w:after="0" w:line="240" w:lineRule="auto"/>
        <w:rPr>
          <w:rFonts w:ascii="Arial" w:eastAsia="Arial" w:hAnsi="Arial" w:cs="Arial"/>
          <w:color w:val="000000"/>
        </w:rPr>
      </w:pPr>
    </w:p>
    <w:p w14:paraId="000004E7" w14:textId="77777777" w:rsidR="004D7415" w:rsidRDefault="004D7415">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3. Enterprise Support Fee: The recurring support fee will also kick in once the platform goes live.</w:t>
      </w:r>
    </w:p>
    <w:p w14:paraId="000004E8" w14:textId="77777777" w:rsidR="004D7415" w:rsidRDefault="004D7415">
      <w:pPr>
        <w:widowControl w:val="0"/>
        <w:pBdr>
          <w:top w:val="nil"/>
          <w:left w:val="nil"/>
          <w:bottom w:val="nil"/>
          <w:right w:val="nil"/>
          <w:between w:val="nil"/>
        </w:pBdr>
        <w:spacing w:after="0" w:line="240" w:lineRule="auto"/>
        <w:rPr>
          <w:rFonts w:ascii="Arial" w:eastAsia="Arial" w:hAnsi="Arial" w:cs="Arial"/>
          <w:color w:val="000000"/>
        </w:rPr>
      </w:pPr>
    </w:p>
    <w:p w14:paraId="000004E9" w14:textId="77777777" w:rsidR="004D7415" w:rsidRDefault="004D7415">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So, to get started, the immediate requirement is to clear the one-time implementation fee of INR 5,00,000. Once the implementation is completed and Indigo goes live, the subsequent invoice will include the applicable platform fees across the selected modules + recurring support fee.</w:t>
      </w:r>
    </w:p>
    <w:p w14:paraId="000004EA" w14:textId="77777777" w:rsidR="004D7415" w:rsidRDefault="004D7415">
      <w:pPr>
        <w:widowControl w:val="0"/>
        <w:pBdr>
          <w:top w:val="nil"/>
          <w:left w:val="nil"/>
          <w:bottom w:val="nil"/>
          <w:right w:val="nil"/>
          <w:between w:val="nil"/>
        </w:pBdr>
        <w:spacing w:after="0" w:line="240" w:lineRule="auto"/>
        <w:rPr>
          <w:rFonts w:ascii="Arial" w:eastAsia="Arial" w:hAnsi="Arial" w:cs="Arial"/>
          <w:color w:val="000000"/>
        </w:rPr>
      </w:pPr>
    </w:p>
    <w:p w14:paraId="000004EB" w14:textId="77777777" w:rsidR="004D7415" w:rsidRDefault="004D7415">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Hope this helps clarify the billing structure. Please let me know if you have any questions.</w:t>
      </w:r>
    </w:p>
  </w:comment>
  <w:comment w:id="419" w:author="Rohit Agnihotri (Digital,ISC)(X-IGT Solutions)" w:date="2026-08-26T10:56:00Z" w:initials="RA(S">
    <w:p w14:paraId="028EA138" w14:textId="0ED7CB60" w:rsidR="00DE343B" w:rsidRDefault="00DE343B">
      <w:pPr>
        <w:pStyle w:val="CommentText"/>
      </w:pPr>
      <w:r>
        <w:rPr>
          <w:rStyle w:val="CommentReference"/>
        </w:rPr>
        <w:annotationRef/>
      </w:r>
      <w:r>
        <w:t>This has been resolved by showing implementation fees separately in the Q1 cost</w:t>
      </w:r>
    </w:p>
  </w:comment>
  <w:comment w:id="420" w:author="Ashwani Sharma (FIN,ISC)" w:date="2026-08-27T15:44:00Z" w:initials="AS">
    <w:p w14:paraId="6678DAD1" w14:textId="77777777" w:rsidR="006B633F" w:rsidRDefault="006B633F" w:rsidP="006B633F">
      <w:pPr>
        <w:pStyle w:val="CommentText"/>
      </w:pPr>
      <w:r>
        <w:rPr>
          <w:rStyle w:val="CommentReference"/>
        </w:rPr>
        <w:annotationRef/>
      </w:r>
      <w:r>
        <w:t xml:space="preserve">Implementation Fees - Upfront, Lecesnes fees - Quarterly in Advance and Support fees - Monthly in Arrerar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4DB" w15:done="1"/>
  <w15:commentEx w15:paraId="000004DC" w15:paraIdParent="000004DB" w15:done="1"/>
  <w15:commentEx w15:paraId="22966A64" w15:paraIdParent="000004DB" w15:done="1"/>
  <w15:commentEx w15:paraId="000004DD" w15:done="1"/>
  <w15:commentEx w15:paraId="000004DE" w15:paraIdParent="000004DD" w15:done="1"/>
  <w15:commentEx w15:paraId="5F38AB5F" w15:paraIdParent="000004DD" w15:done="1"/>
  <w15:commentEx w15:paraId="02C8DD8D" w15:done="0"/>
  <w15:commentEx w15:paraId="3A78BBFB" w15:paraIdParent="02C8DD8D" w15:done="0"/>
  <w15:commentEx w15:paraId="000004EB" w15:done="1"/>
  <w15:commentEx w15:paraId="028EA138" w15:paraIdParent="000004EB" w15:done="1"/>
  <w15:commentEx w15:paraId="6678DA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59B334" w16cex:dateUtc="2026-08-26T10:27:00Z"/>
  <w16cex:commentExtensible w16cex:durableId="1AF79E0C" w16cex:dateUtc="2026-08-26T10:27:00Z"/>
  <w16cex:commentExtensible w16cex:durableId="6C0BC641" w16cex:dateUtc="2026-08-27T10:14:00Z"/>
  <w16cex:commentExtensible w16cex:durableId="12310DB2" w16cex:dateUtc="2026-08-27T10: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4DB" w16cid:durableId="2E393BD7"/>
  <w16cid:commentId w16cid:paraId="000004DC" w16cid:durableId="2E393BD6"/>
  <w16cid:commentId w16cid:paraId="22966A64" w16cid:durableId="5059B334"/>
  <w16cid:commentId w16cid:paraId="000004DD" w16cid:durableId="2E393BD5"/>
  <w16cid:commentId w16cid:paraId="000004DE" w16cid:durableId="2E393BD4"/>
  <w16cid:commentId w16cid:paraId="5F38AB5F" w16cid:durableId="1AF79E0C"/>
  <w16cid:commentId w16cid:paraId="02C8DD8D" w16cid:durableId="2E394427"/>
  <w16cid:commentId w16cid:paraId="3A78BBFB" w16cid:durableId="6C0BC641"/>
  <w16cid:commentId w16cid:paraId="000004EB" w16cid:durableId="2E393BD3"/>
  <w16cid:commentId w16cid:paraId="028EA138" w16cid:durableId="2E3944C2"/>
  <w16cid:commentId w16cid:paraId="6678DAD1" w16cid:durableId="12310D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6D46D" w14:textId="77777777" w:rsidR="00D16976" w:rsidRDefault="00D16976">
      <w:pPr>
        <w:spacing w:after="0" w:line="240" w:lineRule="auto"/>
      </w:pPr>
      <w:r>
        <w:separator/>
      </w:r>
    </w:p>
  </w:endnote>
  <w:endnote w:type="continuationSeparator" w:id="0">
    <w:p w14:paraId="5D3D2F04" w14:textId="77777777" w:rsidR="00D16976" w:rsidRDefault="00D16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18EBD754-1B4E-45D8-9D12-12388309103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F27C33C-245F-407C-8E68-C6AF6623B01A}"/>
    <w:embedBold r:id="rId3" w:fontKey="{B1FC3BE0-4A31-478F-ABCD-B7170D42C0A8}"/>
  </w:font>
  <w:font w:name="Cambria">
    <w:panose1 w:val="02040503050406030204"/>
    <w:charset w:val="00"/>
    <w:family w:val="roman"/>
    <w:pitch w:val="variable"/>
    <w:sig w:usb0="E00006FF" w:usb1="420024FF" w:usb2="02000000" w:usb3="00000000" w:csb0="0000019F" w:csb1="00000000"/>
    <w:embedRegular r:id="rId4" w:fontKey="{735E2A4D-F682-4B3B-B6AE-64DD9DAC9E78}"/>
    <w:embedBold r:id="rId5" w:fontKey="{C1F04AB2-036F-4FE0-9969-6B2CFA7D9197}"/>
    <w:embedItalic r:id="rId6" w:fontKey="{AC59BC95-1325-4EF3-A02C-93EC885A31FD}"/>
  </w:font>
  <w:font w:name="Verdana">
    <w:panose1 w:val="020B0604030504040204"/>
    <w:charset w:val="00"/>
    <w:family w:val="swiss"/>
    <w:pitch w:val="variable"/>
    <w:sig w:usb0="A00006FF" w:usb1="4000205B" w:usb2="00000010" w:usb3="00000000" w:csb0="0000019F" w:csb1="00000000"/>
    <w:embedRegular r:id="rId7" w:fontKey="{33190BB6-B538-4E53-BB3C-1B5056ED66B0}"/>
  </w:font>
  <w:font w:name="Tahoma">
    <w:panose1 w:val="020B0604030504040204"/>
    <w:charset w:val="00"/>
    <w:family w:val="swiss"/>
    <w:pitch w:val="variable"/>
    <w:sig w:usb0="E1002EFF" w:usb1="C000605B" w:usb2="00000029" w:usb3="00000000" w:csb0="000101FF" w:csb1="00000000"/>
    <w:embedRegular r:id="rId8" w:fontKey="{8FFC41A7-0501-4511-9926-2F355E90A392}"/>
  </w:font>
  <w:font w:name="Arial Black">
    <w:panose1 w:val="020B0A04020102020204"/>
    <w:charset w:val="00"/>
    <w:family w:val="swiss"/>
    <w:pitch w:val="variable"/>
    <w:sig w:usb0="A00002AF" w:usb1="400078FB" w:usb2="00000000" w:usb3="00000000" w:csb0="0000009F" w:csb1="00000000"/>
    <w:embedRegular r:id="rId9" w:fontKey="{D4F917AA-FDF0-4767-B9B1-CF2EEE002707}"/>
  </w:font>
  <w:font w:name="Times">
    <w:panose1 w:val="02020603050405020304"/>
    <w:charset w:val="00"/>
    <w:family w:val="roman"/>
    <w:pitch w:val="variable"/>
    <w:sig w:usb0="E0002EFF" w:usb1="C000785B" w:usb2="00000009" w:usb3="00000000" w:csb0="000001FF" w:csb1="00000000"/>
    <w:embedRegular r:id="rId10" w:fontKey="{7FB034D0-563F-450A-BAA4-AB0187E6EB78}"/>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embedRegular r:id="rId11" w:fontKey="{995F47B0-7D67-44B0-84AD-89475A86FB24}"/>
  </w:font>
  <w:font w:name="Georgia">
    <w:panose1 w:val="02040502050405020303"/>
    <w:charset w:val="00"/>
    <w:family w:val="roman"/>
    <w:pitch w:val="variable"/>
    <w:sig w:usb0="00000287" w:usb1="00000000" w:usb2="00000000" w:usb3="00000000" w:csb0="0000009F" w:csb1="00000000"/>
    <w:embedItalic r:id="rId12" w:fontKey="{78B085A0-EADF-41AB-AFE9-4510DF79A7B4}"/>
  </w:font>
  <w:font w:name="Quattrocento Sans">
    <w:charset w:val="00"/>
    <w:family w:val="swiss"/>
    <w:pitch w:val="variable"/>
    <w:sig w:usb0="800000BF" w:usb1="4000005B" w:usb2="00000000" w:usb3="00000000" w:csb0="00000001" w:csb1="00000000"/>
    <w:embedRegular r:id="rId13" w:fontKey="{98543349-5312-4F26-93BA-2BE407078A55}"/>
    <w:embedBold r:id="rId14" w:fontKey="{78D8B763-6C5D-4C16-AF8D-5FD4344F90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D2" w14:textId="7FBFC67A" w:rsidR="004D7415" w:rsidRDefault="004D7415">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000004D3" w14:textId="77777777" w:rsidR="004D7415" w:rsidRDefault="004D7415">
    <w:pPr>
      <w:pBdr>
        <w:top w:val="nil"/>
        <w:left w:val="nil"/>
        <w:bottom w:val="nil"/>
        <w:right w:val="nil"/>
        <w:between w:val="nil"/>
      </w:pBdr>
      <w:tabs>
        <w:tab w:val="center" w:pos="4680"/>
        <w:tab w:val="right" w:pos="9360"/>
      </w:tabs>
      <w:spacing w:after="0" w:line="240" w:lineRule="auto"/>
      <w:rPr>
        <w:color w:val="000000"/>
        <w:sz w:val="14"/>
        <w:szCs w:val="14"/>
      </w:rPr>
    </w:pPr>
  </w:p>
  <w:p w14:paraId="000004D4" w14:textId="77777777" w:rsidR="004D7415" w:rsidRDefault="004D7415"/>
  <w:p w14:paraId="000004D5" w14:textId="77777777" w:rsidR="004D7415" w:rsidRDefault="004D7415"/>
  <w:p w14:paraId="000004D6" w14:textId="77777777" w:rsidR="004D7415" w:rsidRDefault="004D741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D7" w14:textId="77777777" w:rsidR="004D7415" w:rsidRDefault="004D7415">
    <w:pPr>
      <w:pBdr>
        <w:top w:val="nil"/>
        <w:left w:val="nil"/>
        <w:bottom w:val="single" w:sz="12" w:space="1" w:color="000000"/>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16"/>
        <w:szCs w:val="16"/>
      </w:rPr>
    </w:pPr>
  </w:p>
  <w:p w14:paraId="000004D8" w14:textId="77777777" w:rsidR="004D7415" w:rsidRDefault="004D7415">
    <w:pPr>
      <w:pBdr>
        <w:top w:val="nil"/>
        <w:left w:val="nil"/>
        <w:bottom w:val="nil"/>
        <w:right w:val="nil"/>
        <w:between w:val="nil"/>
      </w:pBdr>
      <w:tabs>
        <w:tab w:val="center" w:pos="4680"/>
        <w:tab w:val="right" w:pos="9360"/>
        <w:tab w:val="center" w:pos="4320"/>
      </w:tabs>
      <w:spacing w:after="0" w:line="240" w:lineRule="auto"/>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ab/>
    </w:r>
  </w:p>
  <w:p w14:paraId="000004D9" w14:textId="77777777" w:rsidR="004D7415" w:rsidRDefault="004D7415">
    <w:pPr>
      <w:pBdr>
        <w:top w:val="nil"/>
        <w:left w:val="nil"/>
        <w:bottom w:val="nil"/>
        <w:right w:val="nil"/>
        <w:between w:val="nil"/>
      </w:pBdr>
      <w:tabs>
        <w:tab w:val="center" w:pos="4680"/>
        <w:tab w:val="right" w:pos="9360"/>
        <w:tab w:val="center" w:pos="4140"/>
      </w:tabs>
      <w:spacing w:after="0"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ab/>
    </w:r>
  </w:p>
  <w:p w14:paraId="000004DA" w14:textId="77777777" w:rsidR="004D7415" w:rsidRDefault="004D7415">
    <w:pPr>
      <w:pBdr>
        <w:top w:val="nil"/>
        <w:left w:val="nil"/>
        <w:bottom w:val="nil"/>
        <w:right w:val="nil"/>
        <w:between w:val="nil"/>
      </w:pBdr>
      <w:tabs>
        <w:tab w:val="center" w:pos="4680"/>
        <w:tab w:val="right" w:pos="9360"/>
        <w:tab w:val="center" w:pos="4140"/>
      </w:tabs>
      <w:spacing w:after="0" w:line="240" w:lineRule="auto"/>
      <w:rPr>
        <w:color w:val="000000"/>
      </w:rPr>
    </w:pPr>
    <w:r>
      <w:rPr>
        <w:rFonts w:ascii="Times New Roman" w:eastAsia="Times New Roman" w:hAnsi="Times New Roman" w:cs="Times New Roman"/>
        <w:color w:val="000000"/>
        <w:sz w:val="16"/>
        <w:szCs w:val="16"/>
      </w:rPr>
      <w:tab/>
      <w:t>C</w:t>
    </w:r>
    <w:r>
      <w:rPr>
        <w:rFonts w:ascii="Times New Roman" w:eastAsia="Times New Roman" w:hAnsi="Times New Roman" w:cs="Times New Roman"/>
        <w:i/>
        <w:iCs/>
        <w:color w:val="000000"/>
        <w:sz w:val="16"/>
        <w:szCs w:val="16"/>
      </w:rPr>
      <w:t>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171BB" w14:textId="77777777" w:rsidR="00D16976" w:rsidRDefault="00D16976">
      <w:pPr>
        <w:spacing w:after="0" w:line="240" w:lineRule="auto"/>
      </w:pPr>
      <w:r>
        <w:separator/>
      </w:r>
    </w:p>
  </w:footnote>
  <w:footnote w:type="continuationSeparator" w:id="0">
    <w:p w14:paraId="74D48857" w14:textId="77777777" w:rsidR="00D16976" w:rsidRDefault="00D16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CE" w14:textId="77777777" w:rsidR="004D7415" w:rsidRDefault="004D7415">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14"/>
        <w:szCs w:val="14"/>
      </w:rPr>
    </w:pPr>
  </w:p>
  <w:p w14:paraId="000004CF" w14:textId="77777777" w:rsidR="004D7415" w:rsidRDefault="004D7415"/>
  <w:p w14:paraId="000004D0" w14:textId="77777777" w:rsidR="004D7415" w:rsidRDefault="004D7415"/>
  <w:p w14:paraId="000004D1" w14:textId="77777777" w:rsidR="004D7415" w:rsidRDefault="004D741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B4EA0"/>
    <w:multiLevelType w:val="multilevel"/>
    <w:tmpl w:val="3F3408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9CA2A9D"/>
    <w:multiLevelType w:val="multilevel"/>
    <w:tmpl w:val="EED2A6B2"/>
    <w:lvl w:ilvl="0">
      <w:start w:val="1"/>
      <w:numFmt w:val="lowerRoman"/>
      <w:lvlText w:val="(%1)"/>
      <w:lvlJc w:val="left"/>
      <w:pPr>
        <w:ind w:left="2160" w:hanging="72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1"/>
      <w:numFmt w:val="decimal"/>
      <w:lvlText w:val="%4."/>
      <w:lvlJc w:val="left"/>
      <w:pPr>
        <w:ind w:left="540" w:hanging="360"/>
      </w:pPr>
    </w:lvl>
    <w:lvl w:ilvl="4">
      <w:start w:val="1"/>
      <w:numFmt w:val="lowerLetter"/>
      <w:lvlText w:val="(%5)"/>
      <w:lvlJc w:val="left"/>
      <w:pPr>
        <w:ind w:left="4680" w:hanging="360"/>
      </w:pPr>
      <w:rPr>
        <w:i w:val="0"/>
        <w:iCs w:val="0"/>
      </w:r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12993872"/>
    <w:multiLevelType w:val="multilevel"/>
    <w:tmpl w:val="7A5ECCC2"/>
    <w:lvl w:ilvl="0">
      <w:start w:val="1"/>
      <w:numFmt w:val="lowerRoman"/>
      <w:lvlText w:val="%1."/>
      <w:lvlJc w:val="righ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3" w15:restartNumberingAfterBreak="0">
    <w:nsid w:val="14A836B4"/>
    <w:multiLevelType w:val="multilevel"/>
    <w:tmpl w:val="992A44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7F84552"/>
    <w:multiLevelType w:val="multilevel"/>
    <w:tmpl w:val="5E0C87C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9272F22"/>
    <w:multiLevelType w:val="multilevel"/>
    <w:tmpl w:val="BEC4D4BA"/>
    <w:lvl w:ilvl="0">
      <w:start w:val="1"/>
      <w:numFmt w:val="lowerLetter"/>
      <w:lvlText w:val="(%1)"/>
      <w:lvlJc w:val="left"/>
      <w:pPr>
        <w:ind w:left="720" w:hanging="360"/>
      </w:pPr>
      <w:rPr>
        <w:b w:val="0"/>
        <w:bCs w:val="0"/>
        <w:i w:val="0"/>
        <w:iCs w:val="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BAC4D9F"/>
    <w:multiLevelType w:val="multilevel"/>
    <w:tmpl w:val="413284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EC936CC"/>
    <w:multiLevelType w:val="multilevel"/>
    <w:tmpl w:val="EC1EBB2E"/>
    <w:lvl w:ilvl="0">
      <w:start w:val="7"/>
      <w:numFmt w:val="decimal"/>
      <w:lvlText w:val="%1"/>
      <w:lvlJc w:val="left"/>
      <w:pPr>
        <w:ind w:left="360" w:hanging="360"/>
      </w:pPr>
    </w:lvl>
    <w:lvl w:ilvl="1">
      <w:start w:val="1"/>
      <w:numFmt w:val="decimal"/>
      <w:lvlText w:val="7.%2"/>
      <w:lvlJc w:val="left"/>
      <w:pPr>
        <w:ind w:left="360" w:hanging="360"/>
      </w:pPr>
      <w:rPr>
        <w:b w:val="0"/>
        <w:bCs w:val="0"/>
        <w:i w:val="0"/>
        <w:iCs w:val="0"/>
        <w:color w:val="000000"/>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8" w15:restartNumberingAfterBreak="0">
    <w:nsid w:val="1ECB0CD2"/>
    <w:multiLevelType w:val="multilevel"/>
    <w:tmpl w:val="2DF8FBE6"/>
    <w:lvl w:ilvl="0">
      <w:start w:val="1"/>
      <w:numFmt w:val="decimal"/>
      <w:lvlText w:val="8.%1"/>
      <w:lvlJc w:val="left"/>
      <w:pPr>
        <w:ind w:left="720" w:hanging="360"/>
      </w:pPr>
      <w:rPr>
        <w:b w:val="0"/>
        <w:bCs w:val="0"/>
        <w:i w:val="0"/>
        <w:iCs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11C54CD"/>
    <w:multiLevelType w:val="multilevel"/>
    <w:tmpl w:val="0D1C6E1A"/>
    <w:lvl w:ilvl="0">
      <w:start w:val="1"/>
      <w:numFmt w:val="decimal"/>
      <w:lvlText w:val="2.%1"/>
      <w:lvlJc w:val="left"/>
      <w:pPr>
        <w:ind w:left="720" w:hanging="360"/>
      </w:pPr>
      <w:rPr>
        <w:b w:val="0"/>
        <w:bCs w:val="0"/>
        <w:i w:val="0"/>
        <w:iCs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2781F38"/>
    <w:multiLevelType w:val="multilevel"/>
    <w:tmpl w:val="DF869CC2"/>
    <w:lvl w:ilvl="0">
      <w:start w:val="1"/>
      <w:numFmt w:val="lowerLetter"/>
      <w:lvlText w:val="(%1)"/>
      <w:lvlJc w:val="left"/>
      <w:pPr>
        <w:ind w:left="5220" w:hanging="360"/>
      </w:pPr>
      <w:rPr>
        <w:i w:val="0"/>
        <w:iCs w:val="0"/>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11" w15:restartNumberingAfterBreak="0">
    <w:nsid w:val="22863864"/>
    <w:multiLevelType w:val="multilevel"/>
    <w:tmpl w:val="23028B68"/>
    <w:lvl w:ilvl="0">
      <w:start w:val="1"/>
      <w:numFmt w:val="lowerLetter"/>
      <w:lvlText w:val="%1."/>
      <w:lvlJc w:val="left"/>
      <w:pPr>
        <w:ind w:left="1080" w:hanging="360"/>
      </w:pPr>
    </w:lvl>
    <w:lvl w:ilvl="1">
      <w:start w:val="1"/>
      <w:numFmt w:val="decimal"/>
      <w:lvlText w:val="%2."/>
      <w:lvlJc w:val="left"/>
      <w:pPr>
        <w:ind w:left="2160" w:hanging="72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upp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25F01620"/>
    <w:multiLevelType w:val="multilevel"/>
    <w:tmpl w:val="F36277E0"/>
    <w:lvl w:ilvl="0">
      <w:start w:val="1"/>
      <w:numFmt w:val="decimal"/>
      <w:lvlText w:val="%1."/>
      <w:lvlJc w:val="left"/>
      <w:pPr>
        <w:ind w:left="720" w:hanging="360"/>
      </w:pPr>
      <w:rPr>
        <w:rFonts w:ascii="Times New Roman" w:eastAsia="Times New Roman" w:hAnsi="Times New Roman" w:cs="Times New Roman"/>
        <w:b w:val="0"/>
        <w:bCs w:val="0"/>
        <w:sz w:val="22"/>
        <w:szCs w:val="22"/>
      </w:rPr>
    </w:lvl>
    <w:lvl w:ilvl="1">
      <w:start w:val="1"/>
      <w:numFmt w:val="decimal"/>
      <w:lvlText w:val="%2."/>
      <w:lvlJc w:val="left"/>
      <w:pPr>
        <w:ind w:left="1440" w:hanging="360"/>
      </w:pPr>
    </w:lvl>
    <w:lvl w:ilvl="2">
      <w:start w:val="1"/>
      <w:numFmt w:val="lowerLetter"/>
      <w:lvlText w:val="%3."/>
      <w:lvlJc w:val="left"/>
      <w:pPr>
        <w:ind w:left="2160" w:hanging="360"/>
      </w:pPr>
      <w:rPr>
        <w:b w:val="0"/>
        <w:bCs w:val="0"/>
      </w:rPr>
    </w:lvl>
    <w:lvl w:ilvl="3">
      <w:start w:val="1"/>
      <w:numFmt w:val="lowerRoman"/>
      <w:lvlText w:val="(%4)"/>
      <w:lvlJc w:val="left"/>
      <w:pPr>
        <w:ind w:left="2880" w:hanging="360"/>
      </w:pPr>
    </w:lvl>
    <w:lvl w:ilvl="4">
      <w:start w:val="1"/>
      <w:numFmt w:val="decimal"/>
      <w:lvlText w:val="%5."/>
      <w:lvlJc w:val="left"/>
      <w:pPr>
        <w:ind w:left="3600" w:hanging="360"/>
      </w:pPr>
    </w:lvl>
    <w:lvl w:ilvl="5">
      <w:start w:val="1"/>
      <w:numFmt w:val="lowerLetter"/>
      <w:lvlText w:val="(%6)"/>
      <w:lvlJc w:val="left"/>
      <w:pPr>
        <w:ind w:left="4320" w:hanging="360"/>
      </w:pPr>
      <w:rPr>
        <w:color w:val="000000"/>
      </w:rPr>
    </w:lvl>
    <w:lvl w:ilvl="6">
      <w:start w:val="2"/>
      <w:numFmt w:val="lowerRoman"/>
      <w:lvlText w:val="(%7)"/>
      <w:lvlJc w:val="left"/>
      <w:pPr>
        <w:ind w:left="5400" w:hanging="72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77626FA"/>
    <w:multiLevelType w:val="multilevel"/>
    <w:tmpl w:val="072EC2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A4C584F"/>
    <w:multiLevelType w:val="multilevel"/>
    <w:tmpl w:val="1222F76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A6466E9"/>
    <w:multiLevelType w:val="multilevel"/>
    <w:tmpl w:val="A0E61CCC"/>
    <w:lvl w:ilvl="0">
      <w:start w:val="1"/>
      <w:numFmt w:val="lowerLetter"/>
      <w:pStyle w:val="Bullet1"/>
      <w:lvlText w:val="(%1)"/>
      <w:lvlJc w:val="left"/>
      <w:pPr>
        <w:ind w:left="720" w:hanging="360"/>
      </w:pPr>
      <w:rPr>
        <w:b w:val="0"/>
        <w:bCs w:val="0"/>
        <w:i w:val="0"/>
        <w:iCs w:val="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EF5391F"/>
    <w:multiLevelType w:val="multilevel"/>
    <w:tmpl w:val="3F7AA2C4"/>
    <w:lvl w:ilvl="0">
      <w:start w:val="1"/>
      <w:numFmt w:val="lowerLetter"/>
      <w:lvlText w:val="(%1)"/>
      <w:lvlJc w:val="left"/>
      <w:pPr>
        <w:ind w:left="720" w:hanging="360"/>
      </w:pPr>
      <w:rPr>
        <w:b w:val="0"/>
        <w:bCs w:val="0"/>
        <w:i w:val="0"/>
        <w:iCs w:val="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0206FC6"/>
    <w:multiLevelType w:val="multilevel"/>
    <w:tmpl w:val="B4FA6C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0F15C39"/>
    <w:multiLevelType w:val="multilevel"/>
    <w:tmpl w:val="76A621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2BD3080"/>
    <w:multiLevelType w:val="multilevel"/>
    <w:tmpl w:val="CC6609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C291F36"/>
    <w:multiLevelType w:val="multilevel"/>
    <w:tmpl w:val="2CECC1F8"/>
    <w:lvl w:ilvl="0">
      <w:start w:val="1"/>
      <w:numFmt w:val="lowerLetter"/>
      <w:lvlText w:val="%1."/>
      <w:lvlJc w:val="left"/>
      <w:pPr>
        <w:ind w:left="2880" w:hanging="360"/>
      </w:pPr>
      <w:rPr>
        <w:b w:val="0"/>
        <w:bCs w:val="0"/>
        <w:i w:val="0"/>
        <w:iCs w:val="0"/>
        <w:sz w:val="22"/>
        <w:szCs w:val="22"/>
      </w:rPr>
    </w:lvl>
    <w:lvl w:ilvl="1">
      <w:start w:val="1"/>
      <w:numFmt w:val="lowerLetter"/>
      <w:lvlText w:val="%2."/>
      <w:lvlJc w:val="left"/>
      <w:pPr>
        <w:ind w:left="2160" w:hanging="360"/>
      </w:pPr>
      <w:rPr>
        <w:b w:val="0"/>
        <w:bCs w:val="0"/>
        <w:i w:val="0"/>
        <w:iCs w:val="0"/>
        <w:sz w:val="18"/>
        <w:szCs w:val="18"/>
      </w:rPr>
    </w:lvl>
    <w:lvl w:ilvl="2">
      <w:start w:val="1"/>
      <w:numFmt w:val="lowerRoman"/>
      <w:lvlText w:val="(%3)"/>
      <w:lvlJc w:val="left"/>
      <w:pPr>
        <w:ind w:left="3420" w:hanging="720"/>
      </w:pPr>
    </w:lvl>
    <w:lvl w:ilvl="3">
      <w:start w:val="1"/>
      <w:numFmt w:val="lowerLetter"/>
      <w:lvlText w:val="(%4)"/>
      <w:lvlJc w:val="left"/>
      <w:pPr>
        <w:ind w:left="3600" w:hanging="360"/>
      </w:pPr>
    </w:lvl>
    <w:lvl w:ilvl="4">
      <w:start w:val="1"/>
      <w:numFmt w:val="upperLetter"/>
      <w:lvlText w:val="%5."/>
      <w:lvlJc w:val="left"/>
      <w:pPr>
        <w:ind w:left="4320" w:hanging="360"/>
      </w:pPr>
    </w:lvl>
    <w:lvl w:ilvl="5">
      <w:start w:val="1"/>
      <w:numFmt w:val="lowerLetter"/>
      <w:lvlText w:val="%6)"/>
      <w:lvlJc w:val="left"/>
      <w:pPr>
        <w:ind w:left="1080" w:hanging="36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3F7A69BC"/>
    <w:multiLevelType w:val="multilevel"/>
    <w:tmpl w:val="3E2A5594"/>
    <w:lvl w:ilvl="0">
      <w:start w:val="1"/>
      <w:numFmt w:val="lowerLetter"/>
      <w:lvlText w:val="(%1)"/>
      <w:lvlJc w:val="left"/>
      <w:pPr>
        <w:ind w:left="360" w:hanging="360"/>
      </w:pPr>
      <w:rPr>
        <w:b w:val="0"/>
        <w:bCs w:val="0"/>
        <w:i w:val="0"/>
        <w:iCs w:val="0"/>
        <w:u w:val="none"/>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3FE440DC"/>
    <w:multiLevelType w:val="multilevel"/>
    <w:tmpl w:val="07C45254"/>
    <w:lvl w:ilvl="0">
      <w:start w:val="1"/>
      <w:numFmt w:val="lowerLetter"/>
      <w:lvlText w:val="(%1)"/>
      <w:lvlJc w:val="left"/>
      <w:pPr>
        <w:ind w:left="360" w:hanging="360"/>
      </w:pPr>
      <w:rPr>
        <w:b w:val="0"/>
        <w:bCs w:val="0"/>
        <w:i w:val="0"/>
        <w:iCs w:val="0"/>
        <w:u w:val="none"/>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44095A9A"/>
    <w:multiLevelType w:val="multilevel"/>
    <w:tmpl w:val="28B4FDBA"/>
    <w:lvl w:ilvl="0">
      <w:start w:val="1"/>
      <w:numFmt w:val="lowerLetter"/>
      <w:lvlText w:val="(%1)"/>
      <w:lvlJc w:val="left"/>
      <w:pPr>
        <w:ind w:left="720" w:hanging="360"/>
      </w:pPr>
      <w:rPr>
        <w:b w:val="0"/>
        <w:bCs w:val="0"/>
        <w:i w:val="0"/>
        <w:iCs w:val="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6707CDF"/>
    <w:multiLevelType w:val="multilevel"/>
    <w:tmpl w:val="8120319C"/>
    <w:lvl w:ilvl="0">
      <w:start w:val="1"/>
      <w:numFmt w:val="lowerLetter"/>
      <w:lvlText w:val="(%1)"/>
      <w:lvlJc w:val="left"/>
      <w:pPr>
        <w:ind w:left="360" w:hanging="360"/>
      </w:pPr>
      <w:rPr>
        <w:u w:val="none"/>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47747602"/>
    <w:multiLevelType w:val="multilevel"/>
    <w:tmpl w:val="D882973A"/>
    <w:lvl w:ilvl="0">
      <w:start w:val="1"/>
      <w:numFmt w:val="lowerLetter"/>
      <w:lvlText w:val="(%1)"/>
      <w:lvlJc w:val="left"/>
      <w:pPr>
        <w:ind w:left="720" w:hanging="360"/>
      </w:pPr>
      <w:rPr>
        <w:b w:val="0"/>
        <w:bCs w:val="0"/>
        <w:i w:val="0"/>
        <w:iCs w:val="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B931D62"/>
    <w:multiLevelType w:val="multilevel"/>
    <w:tmpl w:val="E16A4F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C2D3202"/>
    <w:multiLevelType w:val="multilevel"/>
    <w:tmpl w:val="8AEE61FE"/>
    <w:lvl w:ilvl="0">
      <w:start w:val="1"/>
      <w:numFmt w:val="decimal"/>
      <w:lvlText w:val="%1."/>
      <w:lvlJc w:val="left"/>
      <w:pPr>
        <w:ind w:left="1440" w:hanging="360"/>
      </w:pPr>
      <w:rPr>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8" w15:restartNumberingAfterBreak="0">
    <w:nsid w:val="4F814405"/>
    <w:multiLevelType w:val="multilevel"/>
    <w:tmpl w:val="4DC855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3"/>
      <w:numFmt w:val="decimal"/>
      <w:lvlText w:val="%2."/>
      <w:lvlJc w:val="left"/>
      <w:pPr>
        <w:ind w:left="1440" w:hanging="360"/>
      </w:pPr>
      <w:rPr>
        <w:rFonts w:ascii="Calibri" w:eastAsia="Calibri" w:hAnsi="Calibri" w:cs="Calibri"/>
        <w:b/>
        <w:bCs/>
        <w:color w:val="000000"/>
        <w:sz w:val="22"/>
        <w:szCs w:val="22"/>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FEC697B"/>
    <w:multiLevelType w:val="multilevel"/>
    <w:tmpl w:val="AB2E861E"/>
    <w:lvl w:ilvl="0">
      <w:start w:val="1"/>
      <w:numFmt w:val="decimal"/>
      <w:lvlText w:val="11.%1"/>
      <w:lvlJc w:val="left"/>
      <w:pPr>
        <w:ind w:left="720" w:hanging="360"/>
      </w:pPr>
      <w:rPr>
        <w:b w:val="0"/>
        <w:bCs w:val="0"/>
        <w:i w:val="0"/>
        <w:iCs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51E38A5"/>
    <w:multiLevelType w:val="multilevel"/>
    <w:tmpl w:val="83745A32"/>
    <w:lvl w:ilvl="0">
      <w:start w:val="1"/>
      <w:numFmt w:val="bullet"/>
      <w:pStyle w:val="1"/>
      <w:lvlText w:val="●"/>
      <w:lvlJc w:val="left"/>
      <w:pPr>
        <w:ind w:left="720" w:hanging="360"/>
      </w:pPr>
      <w:rPr>
        <w:rFonts w:ascii="Noto Sans Symbols" w:eastAsia="Noto Sans Symbols" w:hAnsi="Noto Sans Symbols" w:cs="Noto Sans Symbols"/>
        <w:sz w:val="20"/>
        <w:szCs w:val="20"/>
      </w:rPr>
    </w:lvl>
    <w:lvl w:ilvl="1">
      <w:start w:val="1"/>
      <w:numFmt w:val="bullet"/>
      <w:pStyle w:val="2"/>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7203A1B"/>
    <w:multiLevelType w:val="multilevel"/>
    <w:tmpl w:val="DB70E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78F59CE"/>
    <w:multiLevelType w:val="multilevel"/>
    <w:tmpl w:val="FC803D1E"/>
    <w:lvl w:ilvl="0">
      <w:numFmt w:val="bullet"/>
      <w:lvlText w:val="•"/>
      <w:lvlJc w:val="left"/>
      <w:pPr>
        <w:ind w:left="460" w:hanging="360"/>
      </w:pPr>
      <w:rPr>
        <w:rFonts w:ascii="Calibri" w:eastAsia="Calibri" w:hAnsi="Calibri" w:cs="Calibri"/>
      </w:rPr>
    </w:lvl>
    <w:lvl w:ilvl="1">
      <w:start w:val="1"/>
      <w:numFmt w:val="bullet"/>
      <w:lvlText w:val="o"/>
      <w:lvlJc w:val="left"/>
      <w:pPr>
        <w:ind w:left="1180" w:hanging="360"/>
      </w:pPr>
      <w:rPr>
        <w:rFonts w:ascii="Courier New" w:eastAsia="Courier New" w:hAnsi="Courier New" w:cs="Courier New"/>
      </w:rPr>
    </w:lvl>
    <w:lvl w:ilvl="2">
      <w:start w:val="1"/>
      <w:numFmt w:val="bullet"/>
      <w:lvlText w:val="▪"/>
      <w:lvlJc w:val="left"/>
      <w:pPr>
        <w:ind w:left="1900" w:hanging="360"/>
      </w:pPr>
      <w:rPr>
        <w:rFonts w:ascii="Noto Sans Symbols" w:eastAsia="Noto Sans Symbols" w:hAnsi="Noto Sans Symbols" w:cs="Noto Sans Symbols"/>
      </w:rPr>
    </w:lvl>
    <w:lvl w:ilvl="3">
      <w:start w:val="1"/>
      <w:numFmt w:val="bullet"/>
      <w:lvlText w:val="●"/>
      <w:lvlJc w:val="left"/>
      <w:pPr>
        <w:ind w:left="2620" w:hanging="360"/>
      </w:pPr>
      <w:rPr>
        <w:rFonts w:ascii="Noto Sans Symbols" w:eastAsia="Noto Sans Symbols" w:hAnsi="Noto Sans Symbols" w:cs="Noto Sans Symbols"/>
      </w:rPr>
    </w:lvl>
    <w:lvl w:ilvl="4">
      <w:start w:val="1"/>
      <w:numFmt w:val="bullet"/>
      <w:lvlText w:val="o"/>
      <w:lvlJc w:val="left"/>
      <w:pPr>
        <w:ind w:left="3340" w:hanging="360"/>
      </w:pPr>
      <w:rPr>
        <w:rFonts w:ascii="Courier New" w:eastAsia="Courier New" w:hAnsi="Courier New" w:cs="Courier New"/>
      </w:rPr>
    </w:lvl>
    <w:lvl w:ilvl="5">
      <w:start w:val="1"/>
      <w:numFmt w:val="bullet"/>
      <w:lvlText w:val="▪"/>
      <w:lvlJc w:val="left"/>
      <w:pPr>
        <w:ind w:left="4060" w:hanging="360"/>
      </w:pPr>
      <w:rPr>
        <w:rFonts w:ascii="Noto Sans Symbols" w:eastAsia="Noto Sans Symbols" w:hAnsi="Noto Sans Symbols" w:cs="Noto Sans Symbols"/>
      </w:rPr>
    </w:lvl>
    <w:lvl w:ilvl="6">
      <w:start w:val="1"/>
      <w:numFmt w:val="bullet"/>
      <w:lvlText w:val="●"/>
      <w:lvlJc w:val="left"/>
      <w:pPr>
        <w:ind w:left="4780" w:hanging="360"/>
      </w:pPr>
      <w:rPr>
        <w:rFonts w:ascii="Noto Sans Symbols" w:eastAsia="Noto Sans Symbols" w:hAnsi="Noto Sans Symbols" w:cs="Noto Sans Symbols"/>
      </w:rPr>
    </w:lvl>
    <w:lvl w:ilvl="7">
      <w:start w:val="1"/>
      <w:numFmt w:val="bullet"/>
      <w:lvlText w:val="o"/>
      <w:lvlJc w:val="left"/>
      <w:pPr>
        <w:ind w:left="5500" w:hanging="360"/>
      </w:pPr>
      <w:rPr>
        <w:rFonts w:ascii="Courier New" w:eastAsia="Courier New" w:hAnsi="Courier New" w:cs="Courier New"/>
      </w:rPr>
    </w:lvl>
    <w:lvl w:ilvl="8">
      <w:start w:val="1"/>
      <w:numFmt w:val="bullet"/>
      <w:lvlText w:val="▪"/>
      <w:lvlJc w:val="left"/>
      <w:pPr>
        <w:ind w:left="6220" w:hanging="360"/>
      </w:pPr>
      <w:rPr>
        <w:rFonts w:ascii="Noto Sans Symbols" w:eastAsia="Noto Sans Symbols" w:hAnsi="Noto Sans Symbols" w:cs="Noto Sans Symbols"/>
      </w:rPr>
    </w:lvl>
  </w:abstractNum>
  <w:abstractNum w:abstractNumId="33" w15:restartNumberingAfterBreak="0">
    <w:nsid w:val="5B9F3E4F"/>
    <w:multiLevelType w:val="multilevel"/>
    <w:tmpl w:val="57E2DDB0"/>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D107384"/>
    <w:multiLevelType w:val="multilevel"/>
    <w:tmpl w:val="C24A1AE8"/>
    <w:lvl w:ilvl="0">
      <w:start w:val="1"/>
      <w:numFmt w:val="lowerLetter"/>
      <w:lvlText w:val="(%1)"/>
      <w:lvlJc w:val="left"/>
      <w:pPr>
        <w:ind w:left="360" w:hanging="360"/>
      </w:pPr>
      <w:rPr>
        <w:b w:val="0"/>
        <w:bCs w:val="0"/>
        <w:u w:val="none"/>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 w15:restartNumberingAfterBreak="0">
    <w:nsid w:val="5EBC2762"/>
    <w:multiLevelType w:val="multilevel"/>
    <w:tmpl w:val="382E87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5FEE6DFF"/>
    <w:multiLevelType w:val="multilevel"/>
    <w:tmpl w:val="29203968"/>
    <w:lvl w:ilvl="0">
      <w:start w:val="6"/>
      <w:numFmt w:val="decimal"/>
      <w:lvlText w:val="%1"/>
      <w:lvlJc w:val="left"/>
      <w:pPr>
        <w:ind w:left="360" w:hanging="360"/>
      </w:pPr>
    </w:lvl>
    <w:lvl w:ilvl="1">
      <w:start w:val="1"/>
      <w:numFmt w:val="decimal"/>
      <w:lvlText w:val="%1.%2"/>
      <w:lvlJc w:val="left"/>
      <w:pPr>
        <w:ind w:left="720" w:hanging="360"/>
      </w:pPr>
      <w:rPr>
        <w:i w:val="0"/>
        <w:iCs w:val="0"/>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37" w15:restartNumberingAfterBreak="0">
    <w:nsid w:val="60695D2F"/>
    <w:multiLevelType w:val="multilevel"/>
    <w:tmpl w:val="30DE3D34"/>
    <w:lvl w:ilvl="0">
      <w:start w:val="1"/>
      <w:numFmt w:val="decimal"/>
      <w:lvlText w:val="%1."/>
      <w:lvlJc w:val="left"/>
      <w:pPr>
        <w:ind w:left="720" w:hanging="360"/>
      </w:pPr>
      <w:rPr>
        <w:b/>
        <w:bCs/>
        <w:color w:val="000000"/>
        <w:sz w:val="22"/>
        <w:szCs w:val="22"/>
      </w:rPr>
    </w:lvl>
    <w:lvl w:ilvl="1">
      <w:start w:val="2"/>
      <w:numFmt w:val="decimal"/>
      <w:lvlText w:val="%1.%2"/>
      <w:lvlJc w:val="left"/>
      <w:pPr>
        <w:ind w:left="720" w:hanging="360"/>
      </w:pPr>
      <w:rPr>
        <w:b w:val="0"/>
        <w:bCs w:val="0"/>
        <w:i w:val="0"/>
        <w:iCs w:val="0"/>
      </w:rPr>
    </w:lvl>
    <w:lvl w:ilvl="2">
      <w:start w:val="1"/>
      <w:numFmt w:val="decimal"/>
      <w:lvlText w:val="%1.%2.%3"/>
      <w:lvlJc w:val="left"/>
      <w:pPr>
        <w:ind w:left="720" w:hanging="360"/>
      </w:pPr>
      <w:rPr>
        <w:b w:val="0"/>
        <w:bCs w:val="0"/>
        <w:i w:val="0"/>
        <w:iCs w:val="0"/>
      </w:rPr>
    </w:lvl>
    <w:lvl w:ilvl="3">
      <w:start w:val="1"/>
      <w:numFmt w:val="decimal"/>
      <w:lvlText w:val="%1.%2.%3.%4"/>
      <w:lvlJc w:val="left"/>
      <w:pPr>
        <w:ind w:left="1080" w:hanging="720"/>
      </w:pPr>
      <w:rPr>
        <w:b w:val="0"/>
        <w:bCs w:val="0"/>
      </w:rPr>
    </w:lvl>
    <w:lvl w:ilvl="4">
      <w:start w:val="1"/>
      <w:numFmt w:val="decimal"/>
      <w:lvlText w:val="%1.%2.%3.%4.%5"/>
      <w:lvlJc w:val="left"/>
      <w:pPr>
        <w:ind w:left="1080" w:hanging="720"/>
      </w:pPr>
      <w:rPr>
        <w:b w:val="0"/>
        <w:bCs w:val="0"/>
      </w:rPr>
    </w:lvl>
    <w:lvl w:ilvl="5">
      <w:start w:val="1"/>
      <w:numFmt w:val="decimal"/>
      <w:lvlText w:val="%1.%2.%3.%4.%5.%6"/>
      <w:lvlJc w:val="left"/>
      <w:pPr>
        <w:ind w:left="1440" w:hanging="1080"/>
      </w:pPr>
      <w:rPr>
        <w:b w:val="0"/>
        <w:bCs w:val="0"/>
      </w:rPr>
    </w:lvl>
    <w:lvl w:ilvl="6">
      <w:start w:val="1"/>
      <w:numFmt w:val="decimal"/>
      <w:lvlText w:val="%1.%2.%3.%4.%5.%6.%7"/>
      <w:lvlJc w:val="left"/>
      <w:pPr>
        <w:ind w:left="1440" w:hanging="1080"/>
      </w:pPr>
      <w:rPr>
        <w:b w:val="0"/>
        <w:bCs w:val="0"/>
      </w:rPr>
    </w:lvl>
    <w:lvl w:ilvl="7">
      <w:start w:val="1"/>
      <w:numFmt w:val="decimal"/>
      <w:lvlText w:val="%1.%2.%3.%4.%5.%6.%7.%8"/>
      <w:lvlJc w:val="left"/>
      <w:pPr>
        <w:ind w:left="1440" w:hanging="1080"/>
      </w:pPr>
      <w:rPr>
        <w:b w:val="0"/>
        <w:bCs w:val="0"/>
      </w:rPr>
    </w:lvl>
    <w:lvl w:ilvl="8">
      <w:start w:val="1"/>
      <w:numFmt w:val="decimal"/>
      <w:lvlText w:val="%1.%2.%3.%4.%5.%6.%7.%8.%9"/>
      <w:lvlJc w:val="left"/>
      <w:pPr>
        <w:ind w:left="1800" w:hanging="1440"/>
      </w:pPr>
      <w:rPr>
        <w:b w:val="0"/>
        <w:bCs w:val="0"/>
      </w:rPr>
    </w:lvl>
  </w:abstractNum>
  <w:abstractNum w:abstractNumId="38" w15:restartNumberingAfterBreak="0">
    <w:nsid w:val="632554CC"/>
    <w:multiLevelType w:val="multilevel"/>
    <w:tmpl w:val="97D410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651F194E"/>
    <w:multiLevelType w:val="multilevel"/>
    <w:tmpl w:val="112649D0"/>
    <w:lvl w:ilvl="0">
      <w:start w:val="1"/>
      <w:numFmt w:val="decimal"/>
      <w:lvlText w:val="4.%1"/>
      <w:lvlJc w:val="left"/>
      <w:pPr>
        <w:ind w:left="1080" w:hanging="360"/>
      </w:pPr>
      <w:rPr>
        <w:b w:val="0"/>
        <w:bCs w:val="0"/>
        <w:i w:val="0"/>
        <w:iCs w:val="0"/>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6E0B66BD"/>
    <w:multiLevelType w:val="multilevel"/>
    <w:tmpl w:val="435ED178"/>
    <w:lvl w:ilvl="0">
      <w:start w:val="1"/>
      <w:numFmt w:val="decimal"/>
      <w:lvlText w:val="3.%1"/>
      <w:lvlJc w:val="left"/>
      <w:pPr>
        <w:ind w:left="630" w:hanging="360"/>
      </w:pPr>
      <w:rPr>
        <w:b w:val="0"/>
        <w:bCs w:val="0"/>
        <w:i w:val="0"/>
        <w:iCs w:val="0"/>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15:restartNumberingAfterBreak="0">
    <w:nsid w:val="70857B74"/>
    <w:multiLevelType w:val="multilevel"/>
    <w:tmpl w:val="CFCC7134"/>
    <w:lvl w:ilvl="0">
      <w:start w:val="1"/>
      <w:numFmt w:val="lowerRoman"/>
      <w:lvlText w:val="(%1)"/>
      <w:lvlJc w:val="left"/>
      <w:pPr>
        <w:ind w:left="1508" w:hanging="360"/>
      </w:pPr>
    </w:lvl>
    <w:lvl w:ilvl="1">
      <w:start w:val="1"/>
      <w:numFmt w:val="lowerLetter"/>
      <w:lvlText w:val="%2."/>
      <w:lvlJc w:val="left"/>
      <w:pPr>
        <w:ind w:left="2228" w:hanging="360"/>
      </w:pPr>
    </w:lvl>
    <w:lvl w:ilvl="2">
      <w:start w:val="1"/>
      <w:numFmt w:val="lowerRoman"/>
      <w:lvlText w:val="%3."/>
      <w:lvlJc w:val="right"/>
      <w:pPr>
        <w:ind w:left="2948" w:hanging="180"/>
      </w:pPr>
    </w:lvl>
    <w:lvl w:ilvl="3">
      <w:start w:val="1"/>
      <w:numFmt w:val="decimal"/>
      <w:lvlText w:val="%4."/>
      <w:lvlJc w:val="left"/>
      <w:pPr>
        <w:ind w:left="3668" w:hanging="360"/>
      </w:pPr>
    </w:lvl>
    <w:lvl w:ilvl="4">
      <w:start w:val="1"/>
      <w:numFmt w:val="lowerLetter"/>
      <w:lvlText w:val="%5."/>
      <w:lvlJc w:val="left"/>
      <w:pPr>
        <w:ind w:left="4388" w:hanging="360"/>
      </w:pPr>
    </w:lvl>
    <w:lvl w:ilvl="5">
      <w:start w:val="1"/>
      <w:numFmt w:val="lowerRoman"/>
      <w:lvlText w:val="%6."/>
      <w:lvlJc w:val="right"/>
      <w:pPr>
        <w:ind w:left="5108" w:hanging="180"/>
      </w:pPr>
    </w:lvl>
    <w:lvl w:ilvl="6">
      <w:start w:val="1"/>
      <w:numFmt w:val="decimal"/>
      <w:lvlText w:val="%7."/>
      <w:lvlJc w:val="left"/>
      <w:pPr>
        <w:ind w:left="5828" w:hanging="360"/>
      </w:pPr>
    </w:lvl>
    <w:lvl w:ilvl="7">
      <w:start w:val="1"/>
      <w:numFmt w:val="lowerLetter"/>
      <w:lvlText w:val="%8."/>
      <w:lvlJc w:val="left"/>
      <w:pPr>
        <w:ind w:left="6548" w:hanging="360"/>
      </w:pPr>
    </w:lvl>
    <w:lvl w:ilvl="8">
      <w:start w:val="1"/>
      <w:numFmt w:val="lowerRoman"/>
      <w:lvlText w:val="%9."/>
      <w:lvlJc w:val="right"/>
      <w:pPr>
        <w:ind w:left="7268" w:hanging="180"/>
      </w:pPr>
    </w:lvl>
  </w:abstractNum>
  <w:abstractNum w:abstractNumId="42" w15:restartNumberingAfterBreak="0">
    <w:nsid w:val="73B06E89"/>
    <w:multiLevelType w:val="multilevel"/>
    <w:tmpl w:val="845AD6E8"/>
    <w:lvl w:ilvl="0">
      <w:start w:val="1"/>
      <w:numFmt w:val="decimal"/>
      <w:pStyle w:val="ProcedureTableStep2"/>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3" w15:restartNumberingAfterBreak="0">
    <w:nsid w:val="7551022B"/>
    <w:multiLevelType w:val="multilevel"/>
    <w:tmpl w:val="A4607DA8"/>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B066DB2"/>
    <w:multiLevelType w:val="multilevel"/>
    <w:tmpl w:val="27123D18"/>
    <w:lvl w:ilvl="0">
      <w:start w:val="1"/>
      <w:numFmt w:val="decimal"/>
      <w:lvlText w:val="%1."/>
      <w:lvlJc w:val="left"/>
      <w:pPr>
        <w:ind w:left="720" w:hanging="360"/>
      </w:pPr>
      <w:rPr>
        <w:rFonts w:ascii="Times New Roman" w:eastAsia="Times New Roman" w:hAnsi="Times New Roman" w:cs="Times New Roman"/>
        <w:b w:val="0"/>
        <w:bCs w:val="0"/>
        <w:sz w:val="22"/>
        <w:szCs w:val="22"/>
      </w:rPr>
    </w:lvl>
    <w:lvl w:ilvl="1">
      <w:start w:val="1"/>
      <w:numFmt w:val="decimal"/>
      <w:lvlText w:val="%2."/>
      <w:lvlJc w:val="left"/>
      <w:pPr>
        <w:ind w:left="1440" w:hanging="360"/>
      </w:pPr>
    </w:lvl>
    <w:lvl w:ilvl="2">
      <w:start w:val="1"/>
      <w:numFmt w:val="lowerLetter"/>
      <w:lvlText w:val="%3."/>
      <w:lvlJc w:val="left"/>
      <w:pPr>
        <w:ind w:left="2160" w:hanging="360"/>
      </w:pPr>
      <w:rPr>
        <w:b w:val="0"/>
        <w:bCs w:val="0"/>
      </w:rPr>
    </w:lvl>
    <w:lvl w:ilvl="3">
      <w:start w:val="1"/>
      <w:numFmt w:val="lowerRoman"/>
      <w:lvlText w:val="(%4)"/>
      <w:lvlJc w:val="left"/>
      <w:pPr>
        <w:ind w:left="2880" w:hanging="360"/>
      </w:pPr>
    </w:lvl>
    <w:lvl w:ilvl="4">
      <w:start w:val="1"/>
      <w:numFmt w:val="decimal"/>
      <w:lvlText w:val="%5."/>
      <w:lvlJc w:val="left"/>
      <w:pPr>
        <w:ind w:left="3600" w:hanging="360"/>
      </w:pPr>
    </w:lvl>
    <w:lvl w:ilvl="5">
      <w:start w:val="1"/>
      <w:numFmt w:val="lowerLetter"/>
      <w:lvlText w:val="(%6)"/>
      <w:lvlJc w:val="left"/>
      <w:pPr>
        <w:ind w:left="900" w:hanging="360"/>
      </w:pPr>
      <w:rPr>
        <w:color w:val="000000"/>
      </w:rPr>
    </w:lvl>
    <w:lvl w:ilvl="6">
      <w:start w:val="1"/>
      <w:numFmt w:val="lowerRoman"/>
      <w:lvlText w:val="(%7)"/>
      <w:lvlJc w:val="right"/>
      <w:pPr>
        <w:ind w:left="5400" w:hanging="720"/>
      </w:pPr>
      <w:rPr>
        <w:rFonts w:ascii="Times New Roman" w:eastAsia="Times New Roman" w:hAnsi="Times New Roman" w:cs="Times New Roman"/>
      </w:r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 w15:restartNumberingAfterBreak="0">
    <w:nsid w:val="7BB05065"/>
    <w:multiLevelType w:val="multilevel"/>
    <w:tmpl w:val="DEAAD1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49692144">
    <w:abstractNumId w:val="27"/>
  </w:num>
  <w:num w:numId="2" w16cid:durableId="1016344934">
    <w:abstractNumId w:val="41"/>
  </w:num>
  <w:num w:numId="3" w16cid:durableId="564485646">
    <w:abstractNumId w:val="8"/>
  </w:num>
  <w:num w:numId="4" w16cid:durableId="906573627">
    <w:abstractNumId w:val="11"/>
  </w:num>
  <w:num w:numId="5" w16cid:durableId="1100295146">
    <w:abstractNumId w:val="29"/>
  </w:num>
  <w:num w:numId="6" w16cid:durableId="356659282">
    <w:abstractNumId w:val="24"/>
  </w:num>
  <w:num w:numId="7" w16cid:durableId="2131318150">
    <w:abstractNumId w:val="34"/>
  </w:num>
  <w:num w:numId="8" w16cid:durableId="382946658">
    <w:abstractNumId w:val="25"/>
  </w:num>
  <w:num w:numId="9" w16cid:durableId="1870410762">
    <w:abstractNumId w:val="5"/>
  </w:num>
  <w:num w:numId="10" w16cid:durableId="258560342">
    <w:abstractNumId w:val="22"/>
  </w:num>
  <w:num w:numId="11" w16cid:durableId="492793765">
    <w:abstractNumId w:val="37"/>
  </w:num>
  <w:num w:numId="12" w16cid:durableId="1409113757">
    <w:abstractNumId w:val="21"/>
  </w:num>
  <w:num w:numId="13" w16cid:durableId="1959333856">
    <w:abstractNumId w:val="23"/>
  </w:num>
  <w:num w:numId="14" w16cid:durableId="1262683112">
    <w:abstractNumId w:val="15"/>
  </w:num>
  <w:num w:numId="15" w16cid:durableId="1980720548">
    <w:abstractNumId w:val="10"/>
  </w:num>
  <w:num w:numId="16" w16cid:durableId="1822691641">
    <w:abstractNumId w:val="14"/>
  </w:num>
  <w:num w:numId="17" w16cid:durableId="436869415">
    <w:abstractNumId w:val="44"/>
  </w:num>
  <w:num w:numId="18" w16cid:durableId="1196037020">
    <w:abstractNumId w:val="4"/>
  </w:num>
  <w:num w:numId="19" w16cid:durableId="391199295">
    <w:abstractNumId w:val="36"/>
  </w:num>
  <w:num w:numId="20" w16cid:durableId="519395990">
    <w:abstractNumId w:val="33"/>
  </w:num>
  <w:num w:numId="21" w16cid:durableId="250553045">
    <w:abstractNumId w:val="12"/>
  </w:num>
  <w:num w:numId="22" w16cid:durableId="1638073151">
    <w:abstractNumId w:val="16"/>
  </w:num>
  <w:num w:numId="23" w16cid:durableId="1904020128">
    <w:abstractNumId w:val="43"/>
  </w:num>
  <w:num w:numId="24" w16cid:durableId="467630910">
    <w:abstractNumId w:val="45"/>
  </w:num>
  <w:num w:numId="25" w16cid:durableId="1588685846">
    <w:abstractNumId w:val="42"/>
  </w:num>
  <w:num w:numId="26" w16cid:durableId="1225070186">
    <w:abstractNumId w:val="2"/>
  </w:num>
  <w:num w:numId="27" w16cid:durableId="2007005203">
    <w:abstractNumId w:val="35"/>
  </w:num>
  <w:num w:numId="28" w16cid:durableId="28189065">
    <w:abstractNumId w:val="38"/>
  </w:num>
  <w:num w:numId="29" w16cid:durableId="239800012">
    <w:abstractNumId w:val="9"/>
  </w:num>
  <w:num w:numId="30" w16cid:durableId="1254700855">
    <w:abstractNumId w:val="17"/>
  </w:num>
  <w:num w:numId="31" w16cid:durableId="492527173">
    <w:abstractNumId w:val="30"/>
  </w:num>
  <w:num w:numId="32" w16cid:durableId="1458138517">
    <w:abstractNumId w:val="31"/>
  </w:num>
  <w:num w:numId="33" w16cid:durableId="204484163">
    <w:abstractNumId w:val="3"/>
  </w:num>
  <w:num w:numId="34" w16cid:durableId="39330678">
    <w:abstractNumId w:val="19"/>
  </w:num>
  <w:num w:numId="35" w16cid:durableId="279410933">
    <w:abstractNumId w:val="0"/>
  </w:num>
  <w:num w:numId="36" w16cid:durableId="2139840200">
    <w:abstractNumId w:val="13"/>
  </w:num>
  <w:num w:numId="37" w16cid:durableId="2050641755">
    <w:abstractNumId w:val="26"/>
  </w:num>
  <w:num w:numId="38" w16cid:durableId="590357498">
    <w:abstractNumId w:val="6"/>
  </w:num>
  <w:num w:numId="39" w16cid:durableId="257832705">
    <w:abstractNumId w:val="18"/>
  </w:num>
  <w:num w:numId="40" w16cid:durableId="1874875955">
    <w:abstractNumId w:val="40"/>
  </w:num>
  <w:num w:numId="41" w16cid:durableId="614556611">
    <w:abstractNumId w:val="28"/>
  </w:num>
  <w:num w:numId="42" w16cid:durableId="910311512">
    <w:abstractNumId w:val="32"/>
  </w:num>
  <w:num w:numId="43" w16cid:durableId="1426345563">
    <w:abstractNumId w:val="1"/>
  </w:num>
  <w:num w:numId="44" w16cid:durableId="926695901">
    <w:abstractNumId w:val="20"/>
  </w:num>
  <w:num w:numId="45" w16cid:durableId="243531859">
    <w:abstractNumId w:val="39"/>
  </w:num>
  <w:num w:numId="46" w16cid:durableId="47036552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ndiGo Legal">
    <w15:presenceInfo w15:providerId="None" w15:userId="IndiGo Legal"/>
  </w15:person>
  <w15:person w15:author="Upasana Bhagat (Legal,ISC)">
    <w15:presenceInfo w15:providerId="AD" w15:userId="S::Upasana.Bhagat@goIndiGo.in::d278bc4b-098c-460b-af04-3ecb8d19f315"/>
  </w15:person>
  <w15:person w15:author="Rohit Agnihotri (Digital,ISC)(X-IGT Solutions)">
    <w15:presenceInfo w15:providerId="AD" w15:userId="S-1-5-21-2783114922-2817001173-3339588246-157597"/>
  </w15:person>
  <w15:person w15:author="Ashwani Sharma (FIN,ISC)">
    <w15:presenceInfo w15:providerId="AD" w15:userId="S::ASHWANI.SHARMA@goIndiGo.in::f596df4b-76b6-4f73-a012-4d557f8bc6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F48"/>
    <w:rsid w:val="000F6A34"/>
    <w:rsid w:val="00202AA0"/>
    <w:rsid w:val="00233F73"/>
    <w:rsid w:val="003E045D"/>
    <w:rsid w:val="003F7D92"/>
    <w:rsid w:val="00442ACC"/>
    <w:rsid w:val="004A4F48"/>
    <w:rsid w:val="004D7415"/>
    <w:rsid w:val="00526C70"/>
    <w:rsid w:val="0055629E"/>
    <w:rsid w:val="0056294E"/>
    <w:rsid w:val="006B633F"/>
    <w:rsid w:val="006F7763"/>
    <w:rsid w:val="007B5B26"/>
    <w:rsid w:val="007D7D2A"/>
    <w:rsid w:val="00835FCD"/>
    <w:rsid w:val="008630A7"/>
    <w:rsid w:val="008A200F"/>
    <w:rsid w:val="00912A81"/>
    <w:rsid w:val="009605D2"/>
    <w:rsid w:val="00A91B47"/>
    <w:rsid w:val="00AB3A13"/>
    <w:rsid w:val="00C34BA4"/>
    <w:rsid w:val="00D16976"/>
    <w:rsid w:val="00D175BC"/>
    <w:rsid w:val="00D44CE2"/>
    <w:rsid w:val="00D571F8"/>
    <w:rsid w:val="00D743BD"/>
    <w:rsid w:val="00DD44FD"/>
    <w:rsid w:val="00DE343B"/>
    <w:rsid w:val="00E710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B4A89"/>
  <w15:docId w15:val="{5D94EFD3-148C-420E-853F-AE6B13118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Cambria" w:eastAsia="Cambria" w:hAnsi="Cambria" w:cs="Cambria"/>
      <w:color w:val="366091"/>
      <w:sz w:val="32"/>
      <w:szCs w:val="32"/>
    </w:rPr>
  </w:style>
  <w:style w:type="paragraph" w:styleId="Heading2">
    <w:name w:val="heading 2"/>
    <w:basedOn w:val="Normal"/>
    <w:next w:val="Normal"/>
    <w:link w:val="Heading2Char"/>
    <w:uiPriority w:val="9"/>
    <w:semiHidden/>
    <w:unhideWhenUsed/>
    <w:qFormat/>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Cambria" w:eastAsia="Cambria" w:hAnsi="Cambria" w:cs="Cambria"/>
      <w:color w:val="243F61"/>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Cambria" w:eastAsia="Cambria" w:hAnsi="Cambria" w:cs="Cambria"/>
      <w:i/>
      <w:iCs/>
      <w:color w:val="366091"/>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mbria" w:eastAsia="Cambria" w:hAnsi="Cambria" w:cs="Cambria"/>
      <w:color w:val="366091"/>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Cambria" w:eastAsia="Cambria" w:hAnsi="Cambria" w:cs="Cambria"/>
      <w:color w:val="243F61"/>
    </w:rPr>
  </w:style>
  <w:style w:type="paragraph" w:styleId="Heading7">
    <w:name w:val="heading 7"/>
    <w:basedOn w:val="Normal"/>
    <w:next w:val="Normal"/>
    <w:link w:val="Heading7Char"/>
    <w:uiPriority w:val="9"/>
    <w:semiHidden/>
    <w:unhideWhenUsed/>
    <w:qFormat/>
    <w:rsid w:val="00E740C9"/>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240" w:after="60" w:line="240" w:lineRule="auto"/>
      <w:jc w:val="center"/>
    </w:pPr>
    <w:rPr>
      <w:rFonts w:ascii="Cambria" w:eastAsia="Cambria" w:hAnsi="Cambria" w:cs="Cambria"/>
      <w:b/>
      <w:bCs/>
      <w:sz w:val="32"/>
      <w:szCs w:val="32"/>
    </w:rPr>
  </w:style>
  <w:style w:type="character" w:customStyle="1" w:styleId="Heading1Char">
    <w:name w:val="Heading 1 Char"/>
    <w:basedOn w:val="DefaultParagraphFont"/>
    <w:link w:val="Heading1"/>
    <w:uiPriority w:val="9"/>
    <w:rsid w:val="004755A2"/>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E85E86"/>
    <w:rPr>
      <w:rFonts w:ascii="Times New Roman" w:eastAsia="Times New Roman" w:hAnsi="Times New Roman" w:cs="Times New Roman"/>
      <w:b/>
      <w:bCs/>
      <w:sz w:val="36"/>
      <w:szCs w:val="36"/>
      <w:lang w:val="en-IN" w:eastAsia="en-IN"/>
    </w:rPr>
  </w:style>
  <w:style w:type="character" w:customStyle="1" w:styleId="Heading3Char">
    <w:name w:val="Heading 3 Char"/>
    <w:basedOn w:val="DefaultParagraphFont"/>
    <w:link w:val="Heading3"/>
    <w:uiPriority w:val="9"/>
    <w:rsid w:val="007244CF"/>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uiPriority w:val="9"/>
    <w:semiHidden/>
    <w:rsid w:val="00E740C9"/>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E740C9"/>
    <w:rPr>
      <w:rFonts w:asciiTheme="majorHAnsi" w:eastAsiaTheme="majorEastAsia" w:hAnsiTheme="majorHAnsi" w:cstheme="majorBidi"/>
      <w:i/>
      <w:iCs/>
      <w:color w:val="243F60" w:themeColor="accent1" w:themeShade="7F"/>
    </w:rPr>
  </w:style>
  <w:style w:type="paragraph" w:styleId="HTMLPreformatted">
    <w:name w:val="HTML Preformatted"/>
    <w:basedOn w:val="Normal"/>
    <w:link w:val="HTMLPreformattedChar"/>
    <w:uiPriority w:val="99"/>
    <w:unhideWhenUsed/>
    <w:rsid w:val="008F7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Verdana" w:eastAsia="Times New Roman" w:hAnsi="Verdana" w:cs="Courier New"/>
    </w:rPr>
  </w:style>
  <w:style w:type="character" w:customStyle="1" w:styleId="HTMLPreformattedChar">
    <w:name w:val="HTML Preformatted Char"/>
    <w:basedOn w:val="DefaultParagraphFont"/>
    <w:link w:val="HTMLPreformatted"/>
    <w:uiPriority w:val="99"/>
    <w:rsid w:val="008F7A69"/>
    <w:rPr>
      <w:rFonts w:ascii="Verdana" w:eastAsia="Times New Roman" w:hAnsi="Verdana" w:cs="Courier New"/>
    </w:rPr>
  </w:style>
  <w:style w:type="paragraph" w:styleId="BodyText">
    <w:name w:val="Body Text"/>
    <w:basedOn w:val="Normal"/>
    <w:link w:val="BodyTextChar"/>
    <w:rsid w:val="008F7A69"/>
    <w:pPr>
      <w:spacing w:before="240" w:after="0" w:line="240" w:lineRule="exact"/>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8F7A69"/>
    <w:rPr>
      <w:rFonts w:ascii="Times New Roman" w:eastAsia="Times New Roman" w:hAnsi="Times New Roman" w:cs="Times New Roman"/>
      <w:sz w:val="24"/>
      <w:szCs w:val="20"/>
    </w:rPr>
  </w:style>
  <w:style w:type="paragraph" w:styleId="NoSpacing">
    <w:name w:val="No Spacing"/>
    <w:link w:val="NoSpacingChar"/>
    <w:uiPriority w:val="1"/>
    <w:qFormat/>
    <w:rsid w:val="008F7A69"/>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8F7A69"/>
    <w:rPr>
      <w:rFonts w:eastAsiaTheme="minorEastAsia"/>
      <w:lang w:eastAsia="ja-JP"/>
    </w:rPr>
  </w:style>
  <w:style w:type="paragraph" w:styleId="BalloonText">
    <w:name w:val="Balloon Text"/>
    <w:basedOn w:val="Normal"/>
    <w:link w:val="BalloonTextChar"/>
    <w:uiPriority w:val="99"/>
    <w:semiHidden/>
    <w:unhideWhenUsed/>
    <w:rsid w:val="008F7A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7A69"/>
    <w:rPr>
      <w:rFonts w:ascii="Tahoma" w:hAnsi="Tahoma" w:cs="Tahoma"/>
      <w:sz w:val="16"/>
      <w:szCs w:val="16"/>
    </w:rPr>
  </w:style>
  <w:style w:type="paragraph" w:styleId="ListParagraph">
    <w:name w:val="List Paragraph"/>
    <w:aliases w:val="Slide Comments,Figure_name,List Paragraph1,Bullet- First level,Listenabsatz1,List Paragraph Char Char,Equipment,Numbered Indented Text,lp1,numbered,Use Case List Paragraph,Heading2,Bullet List,FooterText,Paragraphe de liste1,列出段落,Annexure"/>
    <w:basedOn w:val="Normal"/>
    <w:link w:val="ListParagraphChar"/>
    <w:uiPriority w:val="34"/>
    <w:qFormat/>
    <w:rsid w:val="008F7A69"/>
    <w:pPr>
      <w:ind w:left="720"/>
      <w:contextualSpacing/>
    </w:pPr>
  </w:style>
  <w:style w:type="character" w:customStyle="1" w:styleId="ListParagraphChar">
    <w:name w:val="List Paragraph Char"/>
    <w:aliases w:val="Slide Comments Char,Figure_name Char,List Paragraph1 Char,Bullet- First level Char,Listenabsatz1 Char,List Paragraph Char Char Char,Equipment Char,Numbered Indented Text Char,lp1 Char,numbered Char,Use Case List Paragraph Char"/>
    <w:link w:val="ListParagraph"/>
    <w:uiPriority w:val="34"/>
    <w:qFormat/>
    <w:rsid w:val="00E85E86"/>
  </w:style>
  <w:style w:type="paragraph" w:styleId="Header">
    <w:name w:val="header"/>
    <w:basedOn w:val="Normal"/>
    <w:link w:val="HeaderChar"/>
    <w:uiPriority w:val="99"/>
    <w:unhideWhenUsed/>
    <w:rsid w:val="008F7A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7A69"/>
  </w:style>
  <w:style w:type="paragraph" w:styleId="Footer">
    <w:name w:val="footer"/>
    <w:basedOn w:val="Normal"/>
    <w:link w:val="FooterChar"/>
    <w:uiPriority w:val="99"/>
    <w:unhideWhenUsed/>
    <w:rsid w:val="008F7A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7A69"/>
  </w:style>
  <w:style w:type="character" w:styleId="CommentReference">
    <w:name w:val="annotation reference"/>
    <w:uiPriority w:val="99"/>
    <w:semiHidden/>
    <w:unhideWhenUsed/>
    <w:rsid w:val="008F7A69"/>
    <w:rPr>
      <w:sz w:val="16"/>
      <w:szCs w:val="16"/>
    </w:rPr>
  </w:style>
  <w:style w:type="paragraph" w:styleId="CommentText">
    <w:name w:val="annotation text"/>
    <w:basedOn w:val="Normal"/>
    <w:link w:val="CommentTextChar"/>
    <w:uiPriority w:val="99"/>
    <w:unhideWhenUsed/>
    <w:rsid w:val="008F7A69"/>
    <w:rPr>
      <w:rFonts w:cs="Times New Roman"/>
      <w:sz w:val="20"/>
      <w:szCs w:val="20"/>
      <w:lang w:val="en-IN"/>
    </w:rPr>
  </w:style>
  <w:style w:type="character" w:customStyle="1" w:styleId="CommentTextChar">
    <w:name w:val="Comment Text Char"/>
    <w:basedOn w:val="DefaultParagraphFont"/>
    <w:link w:val="CommentText"/>
    <w:uiPriority w:val="99"/>
    <w:rsid w:val="008F7A69"/>
    <w:rPr>
      <w:rFonts w:ascii="Calibri" w:eastAsia="Calibri" w:hAnsi="Calibri" w:cs="Times New Roman"/>
      <w:sz w:val="20"/>
      <w:szCs w:val="20"/>
      <w:lang w:val="en-IN"/>
    </w:rPr>
  </w:style>
  <w:style w:type="character" w:customStyle="1" w:styleId="field">
    <w:name w:val="field"/>
    <w:rsid w:val="009F1D50"/>
  </w:style>
  <w:style w:type="character" w:customStyle="1" w:styleId="TitleChar">
    <w:name w:val="Title Char"/>
    <w:basedOn w:val="DefaultParagraphFont"/>
    <w:link w:val="Title"/>
    <w:uiPriority w:val="10"/>
    <w:rsid w:val="00E85E86"/>
    <w:rPr>
      <w:rFonts w:ascii="Cambria" w:eastAsia="Times New Roman" w:hAnsi="Cambria" w:cs="Times New Roman"/>
      <w:b/>
      <w:bCs/>
      <w:kern w:val="28"/>
      <w:sz w:val="32"/>
      <w:szCs w:val="32"/>
    </w:rPr>
  </w:style>
  <w:style w:type="paragraph" w:styleId="NormalWeb">
    <w:name w:val="Normal (Web)"/>
    <w:basedOn w:val="Normal"/>
    <w:uiPriority w:val="99"/>
    <w:unhideWhenUsed/>
    <w:rsid w:val="00893C7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CommentSubject">
    <w:name w:val="annotation subject"/>
    <w:basedOn w:val="CommentText"/>
    <w:next w:val="CommentText"/>
    <w:link w:val="CommentSubjectChar"/>
    <w:uiPriority w:val="99"/>
    <w:semiHidden/>
    <w:unhideWhenUsed/>
    <w:rsid w:val="00AD4DC7"/>
    <w:pPr>
      <w:spacing w:line="240" w:lineRule="auto"/>
    </w:pPr>
    <w:rPr>
      <w:rFonts w:asciiTheme="minorHAnsi" w:eastAsiaTheme="minorHAnsi" w:hAnsiTheme="minorHAnsi" w:cstheme="minorBidi"/>
      <w:b/>
      <w:bCs/>
      <w:lang w:val="en-US"/>
    </w:rPr>
  </w:style>
  <w:style w:type="character" w:customStyle="1" w:styleId="CommentSubjectChar">
    <w:name w:val="Comment Subject Char"/>
    <w:basedOn w:val="CommentTextChar"/>
    <w:link w:val="CommentSubject"/>
    <w:uiPriority w:val="99"/>
    <w:semiHidden/>
    <w:rsid w:val="00AD4DC7"/>
    <w:rPr>
      <w:rFonts w:ascii="Calibri" w:eastAsia="Calibri" w:hAnsi="Calibri" w:cs="Times New Roman"/>
      <w:b/>
      <w:bCs/>
      <w:sz w:val="20"/>
      <w:szCs w:val="20"/>
      <w:lang w:val="en-IN"/>
    </w:rPr>
  </w:style>
  <w:style w:type="character" w:customStyle="1" w:styleId="apple-converted-space">
    <w:name w:val="apple-converted-space"/>
    <w:basedOn w:val="DefaultParagraphFont"/>
    <w:rsid w:val="00242A26"/>
  </w:style>
  <w:style w:type="character" w:customStyle="1" w:styleId="hvr">
    <w:name w:val="hvr"/>
    <w:basedOn w:val="DefaultParagraphFont"/>
    <w:rsid w:val="00242A26"/>
  </w:style>
  <w:style w:type="paragraph" w:styleId="BodyTextFirstIndent">
    <w:name w:val="Body Text First Indent"/>
    <w:basedOn w:val="BodyText"/>
    <w:link w:val="BodyTextFirstIndentChar"/>
    <w:uiPriority w:val="99"/>
    <w:semiHidden/>
    <w:unhideWhenUsed/>
    <w:rsid w:val="00F65037"/>
    <w:pPr>
      <w:spacing w:before="0" w:after="200" w:line="276" w:lineRule="auto"/>
      <w:ind w:firstLine="360"/>
      <w:jc w:val="left"/>
    </w:pPr>
    <w:rPr>
      <w:rFonts w:asciiTheme="minorHAnsi" w:eastAsiaTheme="minorHAnsi" w:hAnsiTheme="minorHAnsi" w:cstheme="minorBidi"/>
      <w:sz w:val="22"/>
      <w:szCs w:val="22"/>
    </w:rPr>
  </w:style>
  <w:style w:type="character" w:customStyle="1" w:styleId="BodyTextFirstIndentChar">
    <w:name w:val="Body Text First Indent Char"/>
    <w:basedOn w:val="BodyTextChar"/>
    <w:link w:val="BodyTextFirstIndent"/>
    <w:uiPriority w:val="99"/>
    <w:semiHidden/>
    <w:rsid w:val="00F65037"/>
    <w:rPr>
      <w:rFonts w:ascii="Times New Roman" w:eastAsia="Times New Roman" w:hAnsi="Times New Roman" w:cs="Times New Roman"/>
      <w:sz w:val="24"/>
      <w:szCs w:val="20"/>
    </w:rPr>
  </w:style>
  <w:style w:type="character" w:customStyle="1" w:styleId="DeltaViewInsertion">
    <w:name w:val="DeltaView Insertion"/>
    <w:uiPriority w:val="99"/>
    <w:rsid w:val="00A103CF"/>
    <w:rPr>
      <w:color w:val="0000FF"/>
      <w:u w:val="double"/>
    </w:rPr>
  </w:style>
  <w:style w:type="character" w:customStyle="1" w:styleId="DeltaViewMoveDestination">
    <w:name w:val="DeltaView Move Destination"/>
    <w:uiPriority w:val="99"/>
    <w:rsid w:val="00A103CF"/>
    <w:rPr>
      <w:color w:val="00C000"/>
      <w:u w:val="double"/>
    </w:rPr>
  </w:style>
  <w:style w:type="paragraph" w:customStyle="1" w:styleId="TableHeading">
    <w:name w:val="Table Heading"/>
    <w:qFormat/>
    <w:rsid w:val="00E740C9"/>
    <w:pPr>
      <w:keepNext/>
      <w:spacing w:before="80" w:after="80" w:line="240" w:lineRule="auto"/>
    </w:pPr>
    <w:rPr>
      <w:rFonts w:ascii="Arial Black" w:eastAsia="Times" w:hAnsi="Arial Black" w:cs="Times New Roman"/>
      <w:sz w:val="18"/>
      <w:szCs w:val="20"/>
    </w:rPr>
  </w:style>
  <w:style w:type="paragraph" w:customStyle="1" w:styleId="TableText">
    <w:name w:val="Table Text"/>
    <w:qFormat/>
    <w:rsid w:val="00E740C9"/>
    <w:pPr>
      <w:spacing w:before="80" w:after="80" w:line="240" w:lineRule="auto"/>
    </w:pPr>
    <w:rPr>
      <w:rFonts w:ascii="Arial" w:eastAsia="Times New Roman" w:hAnsi="Arial" w:cs="Times New Roman"/>
      <w:sz w:val="18"/>
      <w:szCs w:val="20"/>
    </w:rPr>
  </w:style>
  <w:style w:type="paragraph" w:customStyle="1" w:styleId="Bullet1">
    <w:name w:val="Bullet 1"/>
    <w:link w:val="Bullet1Char"/>
    <w:qFormat/>
    <w:rsid w:val="00E740C9"/>
    <w:pPr>
      <w:numPr>
        <w:numId w:val="14"/>
      </w:numPr>
      <w:adjustRightInd w:val="0"/>
      <w:snapToGrid w:val="0"/>
      <w:spacing w:after="140" w:line="240" w:lineRule="auto"/>
    </w:pPr>
    <w:rPr>
      <w:rFonts w:ascii="Times New Roman" w:eastAsia="Times" w:hAnsi="Times New Roman" w:cs="Times New Roman"/>
      <w:szCs w:val="20"/>
    </w:rPr>
  </w:style>
  <w:style w:type="character" w:customStyle="1" w:styleId="Bullet1Char">
    <w:name w:val="Bullet 1 Char"/>
    <w:basedOn w:val="DefaultParagraphFont"/>
    <w:link w:val="Bullet1"/>
    <w:rsid w:val="00E740C9"/>
    <w:rPr>
      <w:rFonts w:ascii="Times New Roman" w:eastAsia="Times" w:hAnsi="Times New Roman" w:cs="Times New Roman"/>
      <w:szCs w:val="20"/>
    </w:rPr>
  </w:style>
  <w:style w:type="paragraph" w:styleId="Revision">
    <w:name w:val="Revision"/>
    <w:hidden/>
    <w:uiPriority w:val="99"/>
    <w:semiHidden/>
    <w:rsid w:val="00EC5FA5"/>
    <w:pPr>
      <w:spacing w:after="0" w:line="240" w:lineRule="auto"/>
    </w:pPr>
  </w:style>
  <w:style w:type="table" w:styleId="TableGrid">
    <w:name w:val="Table Grid"/>
    <w:basedOn w:val="TableNormal"/>
    <w:uiPriority w:val="59"/>
    <w:rsid w:val="00F47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cedureTableStep2">
    <w:name w:val="Procedure Table Step 2"/>
    <w:qFormat/>
    <w:rsid w:val="00F4790E"/>
    <w:pPr>
      <w:numPr>
        <w:numId w:val="25"/>
      </w:numPr>
      <w:spacing w:before="80" w:after="80" w:line="240" w:lineRule="auto"/>
    </w:pPr>
    <w:rPr>
      <w:rFonts w:ascii="Times New Roman" w:eastAsia="Times New Roman" w:hAnsi="Times New Roman" w:cs="Times New Roman"/>
      <w:szCs w:val="20"/>
    </w:rPr>
  </w:style>
  <w:style w:type="paragraph" w:customStyle="1" w:styleId="TableParagraph">
    <w:name w:val="Table Paragraph"/>
    <w:basedOn w:val="Normal"/>
    <w:uiPriority w:val="1"/>
    <w:qFormat/>
    <w:rsid w:val="00F4790E"/>
    <w:pPr>
      <w:widowControl w:val="0"/>
      <w:spacing w:after="0" w:line="240" w:lineRule="auto"/>
    </w:pPr>
  </w:style>
  <w:style w:type="paragraph" w:customStyle="1" w:styleId="Default">
    <w:name w:val="Default"/>
    <w:rsid w:val="00F4790E"/>
    <w:pPr>
      <w:autoSpaceDE w:val="0"/>
      <w:autoSpaceDN w:val="0"/>
      <w:adjustRightInd w:val="0"/>
      <w:spacing w:after="0" w:line="240" w:lineRule="auto"/>
    </w:pPr>
    <w:rPr>
      <w:rFonts w:ascii="Symbol" w:hAnsi="Symbol" w:cs="Symbol"/>
      <w:color w:val="000000"/>
      <w:sz w:val="24"/>
      <w:szCs w:val="24"/>
    </w:rPr>
  </w:style>
  <w:style w:type="character" w:styleId="Hyperlink">
    <w:name w:val="Hyperlink"/>
    <w:basedOn w:val="DefaultParagraphFont"/>
    <w:uiPriority w:val="99"/>
    <w:unhideWhenUsed/>
    <w:rsid w:val="00F4790E"/>
    <w:rPr>
      <w:color w:val="0563C1"/>
      <w:u w:val="single"/>
    </w:rPr>
  </w:style>
  <w:style w:type="paragraph" w:customStyle="1" w:styleId="xl67">
    <w:name w:val="xl67"/>
    <w:basedOn w:val="Normal"/>
    <w:rsid w:val="00F4790E"/>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68">
    <w:name w:val="xl68"/>
    <w:basedOn w:val="Normal"/>
    <w:rsid w:val="00F4790E"/>
    <w:pPr>
      <w:pBdr>
        <w:top w:val="single" w:sz="4" w:space="0" w:color="auto"/>
        <w:left w:val="single" w:sz="4" w:space="0" w:color="auto"/>
        <w:right w:val="single" w:sz="4" w:space="0" w:color="auto"/>
      </w:pBdr>
      <w:shd w:val="clear" w:color="000000" w:fill="0070C0"/>
      <w:spacing w:before="100" w:beforeAutospacing="1" w:after="100" w:afterAutospacing="1" w:line="240" w:lineRule="auto"/>
      <w:textAlignment w:val="center"/>
    </w:pPr>
    <w:rPr>
      <w:rFonts w:ascii="Times New Roman" w:eastAsia="Times New Roman" w:hAnsi="Times New Roman" w:cs="Times New Roman"/>
      <w:color w:val="FFFFFF"/>
      <w:sz w:val="24"/>
      <w:szCs w:val="24"/>
    </w:rPr>
  </w:style>
  <w:style w:type="paragraph" w:customStyle="1" w:styleId="xl69">
    <w:name w:val="xl69"/>
    <w:basedOn w:val="Normal"/>
    <w:rsid w:val="00F4790E"/>
    <w:pPr>
      <w:pBdr>
        <w:top w:val="single" w:sz="4" w:space="0" w:color="auto"/>
        <w:left w:val="single" w:sz="4" w:space="0" w:color="auto"/>
        <w:right w:val="single" w:sz="4" w:space="0" w:color="auto"/>
      </w:pBdr>
      <w:shd w:val="clear" w:color="000000" w:fill="0070C0"/>
      <w:spacing w:before="100" w:beforeAutospacing="1" w:after="100" w:afterAutospacing="1" w:line="240" w:lineRule="auto"/>
      <w:textAlignment w:val="center"/>
    </w:pPr>
    <w:rPr>
      <w:rFonts w:ascii="Times New Roman" w:eastAsia="Times New Roman" w:hAnsi="Times New Roman" w:cs="Times New Roman"/>
      <w:b/>
      <w:bCs/>
      <w:color w:val="FFFFFF"/>
      <w:sz w:val="24"/>
      <w:szCs w:val="24"/>
    </w:rPr>
  </w:style>
  <w:style w:type="paragraph" w:customStyle="1" w:styleId="xl70">
    <w:name w:val="xl70"/>
    <w:basedOn w:val="Normal"/>
    <w:rsid w:val="00F4790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71">
    <w:name w:val="xl71"/>
    <w:basedOn w:val="Normal"/>
    <w:rsid w:val="00F4790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72">
    <w:name w:val="xl72"/>
    <w:basedOn w:val="Normal"/>
    <w:rsid w:val="00F4790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73">
    <w:name w:val="xl73"/>
    <w:basedOn w:val="Normal"/>
    <w:rsid w:val="00F4790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4">
    <w:name w:val="xl74"/>
    <w:basedOn w:val="Normal"/>
    <w:rsid w:val="00F4790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75">
    <w:name w:val="xl75"/>
    <w:basedOn w:val="Normal"/>
    <w:rsid w:val="00F4790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76">
    <w:name w:val="xl76"/>
    <w:basedOn w:val="Normal"/>
    <w:rsid w:val="00F4790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77">
    <w:name w:val="xl77"/>
    <w:basedOn w:val="Normal"/>
    <w:rsid w:val="00F4790E"/>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8">
    <w:name w:val="xl78"/>
    <w:basedOn w:val="Normal"/>
    <w:rsid w:val="00F4790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70C0"/>
      <w:sz w:val="24"/>
      <w:szCs w:val="24"/>
    </w:rPr>
  </w:style>
  <w:style w:type="paragraph" w:customStyle="1" w:styleId="xl79">
    <w:name w:val="xl79"/>
    <w:basedOn w:val="Normal"/>
    <w:rsid w:val="00F4790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70C0"/>
      <w:sz w:val="24"/>
      <w:szCs w:val="24"/>
    </w:rPr>
  </w:style>
  <w:style w:type="paragraph" w:customStyle="1" w:styleId="xl80">
    <w:name w:val="xl80"/>
    <w:basedOn w:val="Normal"/>
    <w:rsid w:val="00F4790E"/>
    <w:pPr>
      <w:spacing w:before="100" w:beforeAutospacing="1" w:after="100" w:afterAutospacing="1" w:line="240" w:lineRule="auto"/>
      <w:textAlignment w:val="center"/>
    </w:pPr>
    <w:rPr>
      <w:rFonts w:ascii="Times New Roman" w:eastAsia="Times New Roman" w:hAnsi="Times New Roman" w:cs="Times New Roman"/>
      <w:b/>
      <w:bCs/>
      <w:color w:val="0070C0"/>
      <w:sz w:val="24"/>
      <w:szCs w:val="24"/>
    </w:rPr>
  </w:style>
  <w:style w:type="paragraph" w:customStyle="1" w:styleId="xl81">
    <w:name w:val="xl81"/>
    <w:basedOn w:val="Normal"/>
    <w:rsid w:val="00F4790E"/>
    <w:pPr>
      <w:pBdr>
        <w:top w:val="single" w:sz="4" w:space="0" w:color="auto"/>
        <w:left w:val="single" w:sz="4" w:space="0" w:color="auto"/>
        <w:bottom w:val="single" w:sz="4" w:space="0" w:color="auto"/>
        <w:right w:val="single" w:sz="4" w:space="0" w:color="auto"/>
      </w:pBdr>
      <w:shd w:val="clear" w:color="000000" w:fill="0070C0"/>
      <w:spacing w:before="100" w:beforeAutospacing="1" w:after="100" w:afterAutospacing="1" w:line="240" w:lineRule="auto"/>
      <w:textAlignment w:val="center"/>
    </w:pPr>
    <w:rPr>
      <w:rFonts w:ascii="Times New Roman" w:eastAsia="Times New Roman" w:hAnsi="Times New Roman" w:cs="Times New Roman"/>
      <w:b/>
      <w:bCs/>
      <w:color w:val="FFFFFF"/>
      <w:sz w:val="24"/>
      <w:szCs w:val="24"/>
    </w:rPr>
  </w:style>
  <w:style w:type="paragraph" w:customStyle="1" w:styleId="xl82">
    <w:name w:val="xl82"/>
    <w:basedOn w:val="Normal"/>
    <w:rsid w:val="00F4790E"/>
    <w:pPr>
      <w:pBdr>
        <w:bottom w:val="single" w:sz="4" w:space="0" w:color="auto"/>
      </w:pBdr>
      <w:shd w:val="clear" w:color="000000" w:fill="C9C9C9"/>
      <w:spacing w:before="100" w:beforeAutospacing="1" w:after="100" w:afterAutospacing="1" w:line="240" w:lineRule="auto"/>
      <w:jc w:val="center"/>
      <w:textAlignment w:val="center"/>
    </w:pPr>
    <w:rPr>
      <w:rFonts w:ascii="Times New Roman" w:eastAsia="Times New Roman" w:hAnsi="Times New Roman" w:cs="Times New Roman"/>
      <w:b/>
      <w:bCs/>
      <w:sz w:val="28"/>
      <w:szCs w:val="28"/>
    </w:rPr>
  </w:style>
  <w:style w:type="character" w:styleId="IntenseEmphasis">
    <w:name w:val="Intense Emphasis"/>
    <w:basedOn w:val="DefaultParagraphFont"/>
    <w:uiPriority w:val="21"/>
    <w:qFormat/>
    <w:rsid w:val="001147AD"/>
    <w:rPr>
      <w:i/>
      <w:iCs/>
      <w:color w:val="4F81BD" w:themeColor="accent1"/>
    </w:rPr>
  </w:style>
  <w:style w:type="paragraph" w:customStyle="1" w:styleId="CM2">
    <w:name w:val="CM2"/>
    <w:basedOn w:val="Normal"/>
    <w:next w:val="Normal"/>
    <w:uiPriority w:val="99"/>
    <w:rsid w:val="001E564A"/>
    <w:pPr>
      <w:widowControl w:val="0"/>
      <w:autoSpaceDE w:val="0"/>
      <w:autoSpaceDN w:val="0"/>
      <w:adjustRightInd w:val="0"/>
      <w:spacing w:after="0" w:line="326" w:lineRule="atLeast"/>
    </w:pPr>
    <w:rPr>
      <w:rFonts w:ascii="Arial" w:eastAsia="Times New Roman" w:hAnsi="Arial" w:cs="Arial"/>
      <w:sz w:val="24"/>
      <w:szCs w:val="24"/>
    </w:rPr>
  </w:style>
  <w:style w:type="character" w:customStyle="1" w:styleId="UnresolvedMention1">
    <w:name w:val="Unresolved Mention1"/>
    <w:basedOn w:val="DefaultParagraphFont"/>
    <w:uiPriority w:val="99"/>
    <w:semiHidden/>
    <w:unhideWhenUsed/>
    <w:rsid w:val="00773E5D"/>
    <w:rPr>
      <w:color w:val="605E5C"/>
      <w:shd w:val="clear" w:color="auto" w:fill="E1DFDD"/>
    </w:rPr>
  </w:style>
  <w:style w:type="character" w:customStyle="1" w:styleId="cf01">
    <w:name w:val="cf01"/>
    <w:basedOn w:val="DefaultParagraphFont"/>
    <w:rsid w:val="000100E7"/>
    <w:rPr>
      <w:rFonts w:ascii="Segoe UI" w:hAnsi="Segoe UI" w:cs="Segoe UI" w:hint="default"/>
      <w:sz w:val="18"/>
      <w:szCs w:val="18"/>
    </w:rPr>
  </w:style>
  <w:style w:type="character" w:customStyle="1" w:styleId="ui-provider">
    <w:name w:val="ui-provider"/>
    <w:basedOn w:val="DefaultParagraphFont"/>
    <w:rsid w:val="00761B52"/>
  </w:style>
  <w:style w:type="paragraph" w:customStyle="1" w:styleId="1">
    <w:name w:val="1"/>
    <w:basedOn w:val="ListParagraph"/>
    <w:link w:val="1Char"/>
    <w:qFormat/>
    <w:rsid w:val="00637459"/>
    <w:pPr>
      <w:numPr>
        <w:numId w:val="31"/>
      </w:numPr>
      <w:spacing w:after="160" w:line="259" w:lineRule="auto"/>
      <w:ind w:left="360"/>
    </w:pPr>
    <w:rPr>
      <w:b/>
      <w:bCs/>
      <w:sz w:val="24"/>
      <w:szCs w:val="24"/>
    </w:rPr>
  </w:style>
  <w:style w:type="paragraph" w:customStyle="1" w:styleId="para">
    <w:name w:val="para"/>
    <w:basedOn w:val="ListParagraph"/>
    <w:link w:val="paraChar"/>
    <w:qFormat/>
    <w:rsid w:val="00637459"/>
    <w:pPr>
      <w:spacing w:after="160" w:line="259" w:lineRule="auto"/>
      <w:ind w:left="360"/>
      <w:jc w:val="both"/>
    </w:pPr>
    <w:rPr>
      <w:sz w:val="20"/>
      <w:szCs w:val="20"/>
    </w:rPr>
  </w:style>
  <w:style w:type="character" w:customStyle="1" w:styleId="1Char">
    <w:name w:val="1 Char"/>
    <w:basedOn w:val="ListParagraphChar"/>
    <w:link w:val="1"/>
    <w:rsid w:val="00637459"/>
    <w:rPr>
      <w:b/>
      <w:bCs/>
      <w:sz w:val="24"/>
      <w:szCs w:val="24"/>
    </w:rPr>
  </w:style>
  <w:style w:type="paragraph" w:customStyle="1" w:styleId="2">
    <w:name w:val="2"/>
    <w:basedOn w:val="1"/>
    <w:link w:val="2Char"/>
    <w:qFormat/>
    <w:rsid w:val="00637459"/>
    <w:pPr>
      <w:numPr>
        <w:ilvl w:val="1"/>
      </w:numPr>
    </w:pPr>
    <w:rPr>
      <w:sz w:val="20"/>
      <w:szCs w:val="20"/>
    </w:rPr>
  </w:style>
  <w:style w:type="character" w:customStyle="1" w:styleId="paraChar">
    <w:name w:val="para Char"/>
    <w:basedOn w:val="ListParagraphChar"/>
    <w:link w:val="para"/>
    <w:rsid w:val="00637459"/>
    <w:rPr>
      <w:sz w:val="20"/>
      <w:szCs w:val="20"/>
    </w:rPr>
  </w:style>
  <w:style w:type="paragraph" w:customStyle="1" w:styleId="para2">
    <w:name w:val="para2"/>
    <w:basedOn w:val="1"/>
    <w:link w:val="para2Char"/>
    <w:qFormat/>
    <w:rsid w:val="00637459"/>
    <w:pPr>
      <w:numPr>
        <w:numId w:val="0"/>
      </w:numPr>
      <w:ind w:left="720"/>
      <w:jc w:val="both"/>
    </w:pPr>
    <w:rPr>
      <w:b w:val="0"/>
      <w:bCs w:val="0"/>
      <w:sz w:val="20"/>
      <w:szCs w:val="20"/>
    </w:rPr>
  </w:style>
  <w:style w:type="character" w:customStyle="1" w:styleId="2Char">
    <w:name w:val="2 Char"/>
    <w:basedOn w:val="1Char"/>
    <w:link w:val="2"/>
    <w:rsid w:val="00637459"/>
    <w:rPr>
      <w:b/>
      <w:bCs/>
      <w:sz w:val="20"/>
      <w:szCs w:val="20"/>
    </w:rPr>
  </w:style>
  <w:style w:type="character" w:customStyle="1" w:styleId="para2Char">
    <w:name w:val="para2 Char"/>
    <w:basedOn w:val="1Char"/>
    <w:link w:val="para2"/>
    <w:rsid w:val="00637459"/>
    <w:rPr>
      <w:b w:val="0"/>
      <w:bCs w:val="0"/>
      <w:sz w:val="20"/>
      <w:szCs w:val="20"/>
    </w:rPr>
  </w:style>
  <w:style w:type="character" w:styleId="Mention">
    <w:name w:val="Mention"/>
    <w:basedOn w:val="DefaultParagraphFont"/>
    <w:uiPriority w:val="99"/>
    <w:unhideWhenUsed/>
    <w:rsid w:val="004A7735"/>
    <w:rPr>
      <w:color w:val="2B579A"/>
      <w:shd w:val="clear" w:color="auto" w:fill="E1DFDD"/>
    </w:rPr>
  </w:style>
  <w:style w:type="character" w:styleId="UnresolvedMention">
    <w:name w:val="Unresolved Mention"/>
    <w:basedOn w:val="DefaultParagraphFont"/>
    <w:uiPriority w:val="99"/>
    <w:semiHidden/>
    <w:unhideWhenUsed/>
    <w:rsid w:val="00A93EDC"/>
    <w:rPr>
      <w:color w:val="605E5C"/>
      <w:shd w:val="clear" w:color="auto" w:fill="E1DFDD"/>
    </w:rPr>
  </w:style>
  <w:style w:type="character" w:styleId="Strong">
    <w:name w:val="Strong"/>
    <w:basedOn w:val="DefaultParagraphFont"/>
    <w:uiPriority w:val="22"/>
    <w:qFormat/>
    <w:rsid w:val="00A76C0A"/>
    <w:rPr>
      <w:b/>
      <w:bCs/>
    </w:rPr>
  </w:style>
  <w:style w:type="character" w:customStyle="1" w:styleId="Heading4Char">
    <w:name w:val="Heading 4 Char"/>
    <w:basedOn w:val="DefaultParagraphFont"/>
    <w:link w:val="Heading4"/>
    <w:uiPriority w:val="9"/>
    <w:semiHidden/>
    <w:rsid w:val="0051328E"/>
    <w:rPr>
      <w:rFonts w:asciiTheme="majorHAnsi" w:eastAsiaTheme="majorEastAsia" w:hAnsiTheme="majorHAnsi" w:cstheme="majorBidi"/>
      <w:i/>
      <w:iCs/>
      <w:color w:val="365F91" w:themeColor="accent1" w:themeShade="BF"/>
    </w:rPr>
  </w:style>
  <w:style w:type="character" w:customStyle="1" w:styleId="zds-bold">
    <w:name w:val="zds-bold"/>
    <w:basedOn w:val="DefaultParagraphFont"/>
    <w:rsid w:val="00680086"/>
  </w:style>
  <w:style w:type="character" w:customStyle="1" w:styleId="zds-text">
    <w:name w:val="zds-text"/>
    <w:basedOn w:val="DefaultParagraphFont"/>
    <w:rsid w:val="00680086"/>
  </w:style>
  <w:style w:type="character" w:customStyle="1" w:styleId="Heading5Char">
    <w:name w:val="Heading 5 Char"/>
    <w:basedOn w:val="DefaultParagraphFont"/>
    <w:link w:val="Heading5"/>
    <w:uiPriority w:val="9"/>
    <w:semiHidden/>
    <w:rsid w:val="00374350"/>
    <w:rPr>
      <w:rFonts w:asciiTheme="majorHAnsi" w:eastAsiaTheme="majorEastAsia" w:hAnsiTheme="majorHAnsi" w:cstheme="majorBidi"/>
      <w:color w:val="365F91" w:themeColor="accent1" w:themeShade="BF"/>
    </w:rPr>
  </w:style>
  <w:style w:type="paragraph" w:customStyle="1" w:styleId="paragraph">
    <w:name w:val="paragraph"/>
    <w:basedOn w:val="Normal"/>
    <w:rsid w:val="00297D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297DC8"/>
  </w:style>
  <w:style w:type="character" w:customStyle="1" w:styleId="eop">
    <w:name w:val="eop"/>
    <w:basedOn w:val="DefaultParagraphFont"/>
    <w:rsid w:val="00297DC8"/>
  </w:style>
  <w:style w:type="character" w:customStyle="1" w:styleId="findhit">
    <w:name w:val="findhit"/>
    <w:basedOn w:val="DefaultParagraphFont"/>
    <w:rsid w:val="00297DC8"/>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663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nmol.bhatt@plotline.co" TargetMode="External"/><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J2ao4MX9QHrYCSo65wSJ7U3gJA==">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</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_activity xmlns="bf2567e6-16f4-4c6b-b0e9-0ea0396e433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5EA78701D9CB74A94E38252BAB16D34" ma:contentTypeVersion="15" ma:contentTypeDescription="Create a new document." ma:contentTypeScope="" ma:versionID="9cd3424a73fb776ce000b1b5bb13b20a">
  <xsd:schema xmlns:xsd="http://www.w3.org/2001/XMLSchema" xmlns:xs="http://www.w3.org/2001/XMLSchema" xmlns:p="http://schemas.microsoft.com/office/2006/metadata/properties" xmlns:ns3="bf2567e6-16f4-4c6b-b0e9-0ea0396e433b" xmlns:ns4="5add0bd2-c77a-462d-bf1b-4bc5b2b102e1" targetNamespace="http://schemas.microsoft.com/office/2006/metadata/properties" ma:root="true" ma:fieldsID="8df173fb0339a05726bf1a29330b6932" ns3:_="" ns4:_="">
    <xsd:import namespace="bf2567e6-16f4-4c6b-b0e9-0ea0396e433b"/>
    <xsd:import namespace="5add0bd2-c77a-462d-bf1b-4bc5b2b102e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DateTake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2567e6-16f4-4c6b-b0e9-0ea0396e43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dd0bd2-c77a-462d-bf1b-4bc5b2b102e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39E06DA-FDCD-449A-88BA-E9448CCA28B2}">
  <ds:schemaRefs>
    <ds:schemaRef ds:uri="http://schemas.microsoft.com/office/2006/metadata/properties"/>
    <ds:schemaRef ds:uri="http://schemas.microsoft.com/office/infopath/2007/PartnerControls"/>
    <ds:schemaRef ds:uri="bf2567e6-16f4-4c6b-b0e9-0ea0396e433b"/>
  </ds:schemaRefs>
</ds:datastoreItem>
</file>

<file path=customXml/itemProps3.xml><?xml version="1.0" encoding="utf-8"?>
<ds:datastoreItem xmlns:ds="http://schemas.openxmlformats.org/officeDocument/2006/customXml" ds:itemID="{A4DF54F1-F313-441E-BAA2-F8DBDBEDFC54}">
  <ds:schemaRefs>
    <ds:schemaRef ds:uri="http://schemas.microsoft.com/sharepoint/v3/contenttype/forms"/>
  </ds:schemaRefs>
</ds:datastoreItem>
</file>

<file path=customXml/itemProps4.xml><?xml version="1.0" encoding="utf-8"?>
<ds:datastoreItem xmlns:ds="http://schemas.openxmlformats.org/officeDocument/2006/customXml" ds:itemID="{6A43E8B3-756A-49E5-AF9D-BF9CFF99CD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2567e6-16f4-4c6b-b0e9-0ea0396e433b"/>
    <ds:schemaRef ds:uri="5add0bd2-c77a-462d-bf1b-4bc5b2b102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48</Pages>
  <Words>16808</Words>
  <Characters>95809</Characters>
  <Application>Microsoft Office Word</Application>
  <DocSecurity>0</DocSecurity>
  <Lines>798</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Kanika Shah Wadhwa</dc:creator>
  <cp:lastModifiedBy>Ashwani Sharma (FIN,ISC)</cp:lastModifiedBy>
  <cp:revision>26</cp:revision>
  <dcterms:created xsi:type="dcterms:W3CDTF">2026-08-26T05:11:00Z</dcterms:created>
  <dcterms:modified xsi:type="dcterms:W3CDTF">2026-08-27T10:15:00Z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S_TRACKING_ID">
    <vt:lpwstr>475e640d-4b04-49a4-907f-79f1c3b0572f</vt:lpwstr>
  </property>
  <property fmtid="{D5CDD505-2E9C-101B-9397-08002B2CF9AE}" pid="3" name="ContentTypeId">
    <vt:lpwstr>0x01010005EA78701D9CB74A94E38252BAB16D34</vt:lpwstr>
  </property>
  <property fmtid="{D5CDD505-2E9C-101B-9397-08002B2CF9AE}" pid="4" name="MSIP_Label_c5616f8d-06f9-41da-a1a3-92ca0c5ba98a_Enabled">
    <vt:lpwstr>true</vt:lpwstr>
  </property>
  <property fmtid="{D5CDD505-2E9C-101B-9397-08002B2CF9AE}" pid="5" name="MSIP_Label_c5616f8d-06f9-41da-a1a3-92ca0c5ba98a_SetDate">
    <vt:lpwstr>2024-04-08T16:49:03Z</vt:lpwstr>
  </property>
  <property fmtid="{D5CDD505-2E9C-101B-9397-08002B2CF9AE}" pid="6" name="MSIP_Label_c5616f8d-06f9-41da-a1a3-92ca0c5ba98a_Method">
    <vt:lpwstr>Standard</vt:lpwstr>
  </property>
  <property fmtid="{D5CDD505-2E9C-101B-9397-08002B2CF9AE}" pid="7" name="MSIP_Label_c5616f8d-06f9-41da-a1a3-92ca0c5ba98a_Name">
    <vt:lpwstr>Internal</vt:lpwstr>
  </property>
  <property fmtid="{D5CDD505-2E9C-101B-9397-08002B2CF9AE}" pid="8" name="MSIP_Label_c5616f8d-06f9-41da-a1a3-92ca0c5ba98a_SiteId">
    <vt:lpwstr>73f2e714-a32e-4697-9449-dffe1df8a5d5</vt:lpwstr>
  </property>
  <property fmtid="{D5CDD505-2E9C-101B-9397-08002B2CF9AE}" pid="9" name="MSIP_Label_c5616f8d-06f9-41da-a1a3-92ca0c5ba98a_ActionId">
    <vt:lpwstr>95e54026-95f8-4be5-baf6-21e247de7697</vt:lpwstr>
  </property>
  <property fmtid="{D5CDD505-2E9C-101B-9397-08002B2CF9AE}" pid="10" name="MSIP_Label_c5616f8d-06f9-41da-a1a3-92ca0c5ba98a_ContentBits">
    <vt:lpwstr>0</vt:lpwstr>
  </property>
</Properties>
</file>