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E34D" w14:textId="77777777" w:rsidR="003A62C5" w:rsidRPr="00E27E11" w:rsidRDefault="0027014E" w:rsidP="00911108">
      <w:pPr>
        <w:tabs>
          <w:tab w:val="left" w:pos="2590"/>
          <w:tab w:val="left" w:pos="3732"/>
          <w:tab w:val="center" w:pos="5040"/>
          <w:tab w:val="left" w:pos="5890"/>
        </w:tabs>
        <w:jc w:val="left"/>
        <w:rPr>
          <w:rFonts w:asciiTheme="minorHAnsi" w:hAnsiTheme="minorHAnsi" w:cstheme="minorHAnsi"/>
          <w:color w:val="FF0000"/>
        </w:rPr>
      </w:pPr>
      <w:r w:rsidRPr="00E27E11">
        <w:rPr>
          <w:rFonts w:asciiTheme="minorHAnsi" w:hAnsiTheme="minorHAnsi" w:cstheme="minorHAnsi"/>
          <w:color w:val="FF0000"/>
        </w:rPr>
        <w:tab/>
      </w:r>
      <w:r w:rsidR="004E48D8" w:rsidRPr="00E27E11">
        <w:rPr>
          <w:rFonts w:asciiTheme="minorHAnsi" w:hAnsiTheme="minorHAnsi" w:cstheme="minorHAnsi"/>
          <w:color w:val="FF0000"/>
        </w:rPr>
        <w:tab/>
      </w:r>
      <w:r w:rsidR="00911108" w:rsidRPr="00E27E11">
        <w:rPr>
          <w:rFonts w:asciiTheme="minorHAnsi" w:hAnsiTheme="minorHAnsi" w:cstheme="minorHAnsi"/>
          <w:color w:val="FF0000"/>
        </w:rPr>
        <w:tab/>
      </w:r>
      <w:r w:rsidRPr="00E27E11">
        <w:rPr>
          <w:rFonts w:asciiTheme="minorHAnsi" w:hAnsiTheme="minorHAnsi" w:cstheme="minorHAnsi"/>
          <w:color w:val="FF000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40"/>
        <w:gridCol w:w="6365"/>
        <w:gridCol w:w="97"/>
      </w:tblGrid>
      <w:tr w:rsidR="00BA3DF7" w:rsidRPr="00BA3DF7" w14:paraId="7251CBF6" w14:textId="77777777" w:rsidTr="001B14CD">
        <w:tc>
          <w:tcPr>
            <w:tcW w:w="2540" w:type="dxa"/>
          </w:tcPr>
          <w:p w14:paraId="78CED15E" w14:textId="77777777" w:rsidR="00F05A5B" w:rsidRPr="00BA3DF7" w:rsidRDefault="00F05A5B" w:rsidP="00EA3F95">
            <w:pPr>
              <w:tabs>
                <w:tab w:val="left" w:pos="6690"/>
              </w:tabs>
              <w:jc w:val="left"/>
              <w:rPr>
                <w:rFonts w:asciiTheme="minorHAnsi" w:hAnsiTheme="minorHAnsi" w:cstheme="minorHAnsi"/>
                <w:b/>
                <w:bCs/>
                <w:color w:val="FFFFFF" w:themeColor="background1"/>
              </w:rPr>
            </w:pPr>
          </w:p>
        </w:tc>
        <w:tc>
          <w:tcPr>
            <w:tcW w:w="6365" w:type="dxa"/>
            <w:gridSpan w:val="2"/>
          </w:tcPr>
          <w:p w14:paraId="3142FF88" w14:textId="77777777" w:rsidR="00F05A5B" w:rsidRPr="00BA3DF7" w:rsidRDefault="00F05A5B" w:rsidP="00EA3F95">
            <w:pPr>
              <w:tabs>
                <w:tab w:val="left" w:pos="6690"/>
              </w:tabs>
              <w:jc w:val="left"/>
              <w:rPr>
                <w:rFonts w:asciiTheme="minorHAnsi" w:hAnsiTheme="minorHAnsi" w:cstheme="minorHAnsi"/>
                <w:color w:val="FFFFFF" w:themeColor="background1"/>
              </w:rPr>
            </w:pPr>
            <w:r w:rsidRPr="00BA3DF7">
              <w:rPr>
                <w:rFonts w:asciiTheme="minorHAnsi" w:hAnsiTheme="minorHAnsi" w:cstheme="minorHAnsi"/>
                <w:color w:val="FFFFFF" w:themeColor="background1"/>
              </w:rPr>
              <w:t xml:space="preserve">   </w:t>
            </w:r>
          </w:p>
        </w:tc>
      </w:tr>
      <w:tr w:rsidR="00BA3DF7" w:rsidRPr="00BA3DF7" w14:paraId="049E191A" w14:textId="77777777" w:rsidTr="001B14CD">
        <w:tc>
          <w:tcPr>
            <w:tcW w:w="2540" w:type="dxa"/>
          </w:tcPr>
          <w:p w14:paraId="470A881D" w14:textId="77777777" w:rsidR="001B14CD" w:rsidRPr="00BA3DF7" w:rsidRDefault="001B14CD" w:rsidP="00EA3F95">
            <w:pPr>
              <w:tabs>
                <w:tab w:val="left" w:pos="6690"/>
              </w:tabs>
              <w:jc w:val="left"/>
              <w:rPr>
                <w:rFonts w:asciiTheme="minorHAnsi" w:hAnsiTheme="minorHAnsi" w:cstheme="minorHAnsi"/>
                <w:b/>
                <w:bCs/>
                <w:color w:val="FFFFFF" w:themeColor="background1"/>
              </w:rPr>
            </w:pPr>
            <w:r w:rsidRPr="00BA3DF7">
              <w:rPr>
                <w:rFonts w:asciiTheme="minorHAnsi" w:hAnsiTheme="minorHAnsi" w:cstheme="minorHAnsi"/>
                <w:b/>
                <w:bCs/>
                <w:color w:val="FFFFFF" w:themeColor="background1"/>
              </w:rPr>
              <w:t>Customer:</w:t>
            </w:r>
          </w:p>
        </w:tc>
        <w:tc>
          <w:tcPr>
            <w:tcW w:w="6365" w:type="dxa"/>
            <w:gridSpan w:val="2"/>
          </w:tcPr>
          <w:p w14:paraId="7A14A22A" w14:textId="77777777" w:rsidR="00D80341" w:rsidRPr="00BA3DF7" w:rsidRDefault="001B14CD" w:rsidP="00EA3F95">
            <w:pPr>
              <w:tabs>
                <w:tab w:val="left" w:pos="6690"/>
              </w:tabs>
              <w:jc w:val="left"/>
              <w:rPr>
                <w:rFonts w:asciiTheme="minorHAnsi" w:hAnsiTheme="minorHAnsi" w:cstheme="minorHAnsi"/>
                <w:color w:val="FFFFFF" w:themeColor="background1"/>
              </w:rPr>
            </w:pPr>
            <w:r w:rsidRPr="00BA3DF7">
              <w:rPr>
                <w:rFonts w:asciiTheme="minorHAnsi" w:hAnsiTheme="minorHAnsi" w:cstheme="minorHAnsi"/>
                <w:color w:val="FFFFFF" w:themeColor="background1"/>
              </w:rPr>
              <w:t xml:space="preserve">   </w:t>
            </w:r>
            <w:r>
              <w:rPr>
                <w:rFonts w:asciiTheme="minorHAnsi" w:hAnsiTheme="minorHAnsi" w:cstheme="minorHAnsi"/>
                <w:color w:val="FFFFFF" w:themeColor="background1"/>
              </w:rPr>
              <w:t>INTERGLOBE AVIATION LIMITED</w:t>
            </w:r>
          </w:p>
        </w:tc>
      </w:tr>
      <w:tr w:rsidR="00BA3DF7" w:rsidRPr="00BA3DF7" w14:paraId="1F27493B" w14:textId="77777777" w:rsidTr="001B14CD">
        <w:tc>
          <w:tcPr>
            <w:tcW w:w="2540" w:type="dxa"/>
          </w:tcPr>
          <w:p w14:paraId="4035A707" w14:textId="77777777" w:rsidR="001B14CD" w:rsidRPr="00BA3DF7" w:rsidRDefault="001B14CD" w:rsidP="00EA3F95">
            <w:pPr>
              <w:tabs>
                <w:tab w:val="left" w:pos="6690"/>
              </w:tabs>
              <w:jc w:val="left"/>
              <w:rPr>
                <w:rFonts w:asciiTheme="minorHAnsi" w:hAnsiTheme="minorHAnsi" w:cstheme="minorHAnsi"/>
                <w:b/>
                <w:bCs/>
                <w:color w:val="FFFFFF" w:themeColor="background1"/>
              </w:rPr>
            </w:pPr>
            <w:r w:rsidRPr="00BA3DF7">
              <w:rPr>
                <w:rFonts w:asciiTheme="minorHAnsi" w:hAnsiTheme="minorHAnsi" w:cstheme="minorHAnsi"/>
                <w:b/>
                <w:bCs/>
                <w:color w:val="FFFFFF" w:themeColor="background1"/>
              </w:rPr>
              <w:t xml:space="preserve">Deal Registration ID: </w:t>
            </w:r>
          </w:p>
        </w:tc>
        <w:tc>
          <w:tcPr>
            <w:tcW w:w="6365" w:type="dxa"/>
            <w:gridSpan w:val="2"/>
          </w:tcPr>
          <w:p w14:paraId="6555944D" w14:textId="77777777" w:rsidR="001B14CD" w:rsidRPr="00BA3DF7" w:rsidRDefault="001B14CD" w:rsidP="00EA3F95">
            <w:pPr>
              <w:tabs>
                <w:tab w:val="left" w:pos="6690"/>
              </w:tabs>
              <w:jc w:val="left"/>
              <w:rPr>
                <w:rFonts w:asciiTheme="minorHAnsi" w:hAnsiTheme="minorHAnsi" w:cstheme="minorHAnsi"/>
                <w:color w:val="FFFFFF" w:themeColor="background1"/>
              </w:rPr>
            </w:pPr>
            <w:r w:rsidRPr="00BA3DF7">
              <w:rPr>
                <w:rFonts w:asciiTheme="minorHAnsi" w:hAnsiTheme="minorHAnsi" w:cstheme="minorHAnsi"/>
                <w:color w:val="FFFFFF" w:themeColor="background1"/>
              </w:rPr>
              <w:t xml:space="preserve">   </w:t>
            </w:r>
            <w:r>
              <w:rPr>
                <w:rFonts w:asciiTheme="minorHAnsi" w:hAnsiTheme="minorHAnsi" w:cstheme="minorHAnsi"/>
                <w:color w:val="FFFFFF" w:themeColor="background1"/>
              </w:rPr>
              <w:t>DR4459438</w:t>
            </w:r>
          </w:p>
        </w:tc>
      </w:tr>
      <w:tr w:rsidR="00BA3DF7" w:rsidRPr="00BA3DF7" w14:paraId="586F3D18" w14:textId="77777777" w:rsidTr="001B14CD">
        <w:tc>
          <w:tcPr>
            <w:tcW w:w="2540" w:type="dxa"/>
          </w:tcPr>
          <w:p w14:paraId="41312E8E" w14:textId="77777777" w:rsidR="001B14CD" w:rsidRPr="00BA3DF7" w:rsidRDefault="001B14CD" w:rsidP="001B14CD">
            <w:pPr>
              <w:tabs>
                <w:tab w:val="left" w:pos="6690"/>
              </w:tabs>
              <w:rPr>
                <w:rFonts w:asciiTheme="minorHAnsi" w:hAnsiTheme="minorHAnsi" w:cstheme="minorHAnsi"/>
                <w:b/>
                <w:bCs/>
                <w:color w:val="FFFFFF" w:themeColor="background1"/>
              </w:rPr>
            </w:pPr>
            <w:r w:rsidRPr="00BA3DF7">
              <w:rPr>
                <w:rFonts w:asciiTheme="minorHAnsi" w:hAnsiTheme="minorHAnsi" w:cstheme="minorHAnsi"/>
                <w:b/>
                <w:bCs/>
                <w:color w:val="FFFFFF" w:themeColor="background1"/>
              </w:rPr>
              <w:t xml:space="preserve">Currency: </w:t>
            </w:r>
          </w:p>
        </w:tc>
        <w:tc>
          <w:tcPr>
            <w:tcW w:w="6365" w:type="dxa"/>
            <w:gridSpan w:val="2"/>
          </w:tcPr>
          <w:p w14:paraId="16D3DA6D" w14:textId="77777777" w:rsidR="001B14CD" w:rsidRPr="00BA3DF7" w:rsidRDefault="001B14CD" w:rsidP="00EA3F95">
            <w:pPr>
              <w:tabs>
                <w:tab w:val="left" w:pos="6690"/>
              </w:tabs>
              <w:jc w:val="left"/>
              <w:rPr>
                <w:rFonts w:asciiTheme="minorHAnsi" w:hAnsiTheme="minorHAnsi" w:cstheme="minorHAnsi"/>
                <w:color w:val="FFFFFF" w:themeColor="background1"/>
              </w:rPr>
            </w:pPr>
            <w:r w:rsidRPr="00BA3DF7">
              <w:rPr>
                <w:rFonts w:asciiTheme="minorHAnsi" w:hAnsiTheme="minorHAnsi" w:cstheme="minorHAnsi"/>
                <w:color w:val="FFFFFF" w:themeColor="background1"/>
              </w:rPr>
              <w:t xml:space="preserve">   </w:t>
            </w:r>
            <w:r>
              <w:rPr>
                <w:rFonts w:asciiTheme="minorHAnsi" w:hAnsiTheme="minorHAnsi" w:cstheme="minorHAnsi"/>
                <w:color w:val="FFFFFF" w:themeColor="background1"/>
              </w:rPr>
              <w:t>USD</w:t>
            </w:r>
          </w:p>
        </w:tc>
      </w:tr>
      <w:tr w:rsidR="00BA3DF7" w:rsidRPr="00BA3DF7" w14:paraId="6435B072" w14:textId="77777777" w:rsidTr="001B14CD">
        <w:tc>
          <w:tcPr>
            <w:tcW w:w="2540" w:type="dxa"/>
          </w:tcPr>
          <w:p w14:paraId="3E87B615" w14:textId="77777777" w:rsidR="001B14CD" w:rsidRPr="00BA3DF7" w:rsidRDefault="001B14CD" w:rsidP="001B14CD">
            <w:pPr>
              <w:tabs>
                <w:tab w:val="left" w:pos="6690"/>
              </w:tabs>
              <w:rPr>
                <w:rFonts w:asciiTheme="minorHAnsi" w:hAnsiTheme="minorHAnsi" w:cstheme="minorHAnsi"/>
                <w:b/>
                <w:bCs/>
                <w:color w:val="FFFFFF" w:themeColor="background1"/>
              </w:rPr>
            </w:pPr>
          </w:p>
        </w:tc>
        <w:tc>
          <w:tcPr>
            <w:tcW w:w="6365" w:type="dxa"/>
            <w:gridSpan w:val="2"/>
          </w:tcPr>
          <w:p w14:paraId="776120D6" w14:textId="77777777" w:rsidR="001B14CD" w:rsidRPr="00BA3DF7" w:rsidRDefault="001B14CD" w:rsidP="001B14CD">
            <w:pPr>
              <w:tabs>
                <w:tab w:val="left" w:pos="6690"/>
              </w:tabs>
              <w:rPr>
                <w:rFonts w:asciiTheme="minorHAnsi" w:hAnsiTheme="minorHAnsi" w:cstheme="minorHAnsi"/>
                <w:color w:val="FFFFFF" w:themeColor="background1"/>
              </w:rPr>
            </w:pPr>
          </w:p>
        </w:tc>
      </w:tr>
      <w:tr w:rsidR="00BA3DF7" w:rsidRPr="00BA3DF7" w14:paraId="6D04EB4F" w14:textId="77777777" w:rsidTr="001B14CD">
        <w:tc>
          <w:tcPr>
            <w:tcW w:w="2540" w:type="dxa"/>
          </w:tcPr>
          <w:p w14:paraId="7ABEE53E" w14:textId="77777777" w:rsidR="001B14CD" w:rsidRPr="00BA3DF7" w:rsidRDefault="001B14CD" w:rsidP="00EA3F95">
            <w:pPr>
              <w:tabs>
                <w:tab w:val="left" w:pos="6690"/>
              </w:tabs>
              <w:jc w:val="left"/>
              <w:rPr>
                <w:rFonts w:asciiTheme="minorHAnsi" w:hAnsiTheme="minorHAnsi" w:cstheme="minorHAnsi"/>
                <w:i/>
                <w:iCs/>
                <w:color w:val="FFFFFF" w:themeColor="background1"/>
              </w:rPr>
            </w:pPr>
            <w:r w:rsidRPr="00BA3DF7">
              <w:rPr>
                <w:rFonts w:asciiTheme="minorHAnsi" w:hAnsiTheme="minorHAnsi" w:cstheme="minorHAnsi"/>
                <w:i/>
                <w:iCs/>
                <w:color w:val="FFFFFF" w:themeColor="background1"/>
              </w:rPr>
              <w:t>Adobe Agreement Number:</w:t>
            </w:r>
          </w:p>
        </w:tc>
        <w:tc>
          <w:tcPr>
            <w:tcW w:w="6365" w:type="dxa"/>
            <w:gridSpan w:val="2"/>
          </w:tcPr>
          <w:p w14:paraId="086D87F1" w14:textId="77777777" w:rsidR="001B14CD" w:rsidRPr="00BA3DF7" w:rsidRDefault="001B14CD" w:rsidP="00EA3F95">
            <w:pPr>
              <w:tabs>
                <w:tab w:val="left" w:pos="6690"/>
              </w:tabs>
              <w:jc w:val="left"/>
              <w:rPr>
                <w:rFonts w:asciiTheme="minorHAnsi" w:hAnsiTheme="minorHAnsi" w:cstheme="minorHAnsi"/>
                <w:color w:val="FFFFFF" w:themeColor="background1"/>
              </w:rPr>
            </w:pPr>
            <w:r w:rsidRPr="00BA3DF7">
              <w:rPr>
                <w:rFonts w:asciiTheme="minorHAnsi" w:hAnsiTheme="minorHAnsi" w:cstheme="minorHAnsi"/>
                <w:color w:val="FFFFFF" w:themeColor="background1"/>
              </w:rPr>
              <w:t xml:space="preserve">   </w:t>
            </w:r>
            <w:r>
              <w:rPr>
                <w:rFonts w:asciiTheme="minorHAnsi" w:hAnsiTheme="minorHAnsi" w:cstheme="minorHAnsi"/>
                <w:color w:val="FFFFFF" w:themeColor="background1"/>
              </w:rPr>
              <w:t>A000225148</w:t>
            </w:r>
          </w:p>
        </w:tc>
      </w:tr>
      <w:tr w:rsidR="00BA3DF7" w:rsidRPr="00BA3DF7" w14:paraId="11C5A8EC" w14:textId="77777777">
        <w:trPr>
          <w:gridAfter w:val="1"/>
          <w:wAfter w:w="97" w:type="dxa"/>
        </w:trPr>
        <w:tc>
          <w:tcPr>
            <w:tcW w:w="2540" w:type="dxa"/>
          </w:tcPr>
          <w:p w14:paraId="70C42FD4" w14:textId="77777777" w:rsidR="009E6CF5" w:rsidRPr="00BA3DF7" w:rsidRDefault="009E6CF5" w:rsidP="00EA3F95">
            <w:pPr>
              <w:tabs>
                <w:tab w:val="left" w:pos="6690"/>
              </w:tabs>
              <w:jc w:val="left"/>
              <w:rPr>
                <w:rFonts w:asciiTheme="minorHAnsi" w:hAnsiTheme="minorHAnsi" w:cstheme="minorHAnsi"/>
                <w:i/>
                <w:iCs/>
                <w:color w:val="FFFFFF" w:themeColor="background1"/>
              </w:rPr>
            </w:pPr>
            <w:r w:rsidRPr="00BA3DF7">
              <w:rPr>
                <w:rFonts w:asciiTheme="minorHAnsi" w:hAnsiTheme="minorHAnsi" w:cstheme="minorHAnsi"/>
                <w:i/>
                <w:iCs/>
                <w:color w:val="FFFFFF" w:themeColor="background1"/>
              </w:rPr>
              <w:t>Previous Agreement Number:</w:t>
            </w:r>
          </w:p>
        </w:tc>
        <w:tc>
          <w:tcPr>
            <w:tcW w:w="6365" w:type="dxa"/>
          </w:tcPr>
          <w:p w14:paraId="316BDB37" w14:textId="77777777" w:rsidR="009E6CF5" w:rsidRPr="00BA3DF7" w:rsidRDefault="009E6CF5" w:rsidP="00EA3F95">
            <w:pPr>
              <w:tabs>
                <w:tab w:val="left" w:pos="6690"/>
              </w:tabs>
              <w:jc w:val="left"/>
              <w:rPr>
                <w:rFonts w:asciiTheme="minorHAnsi" w:hAnsiTheme="minorHAnsi" w:cstheme="minorHAnsi"/>
                <w:color w:val="FFFFFF" w:themeColor="background1"/>
              </w:rPr>
            </w:pPr>
            <w:r w:rsidRPr="00BA3DF7">
              <w:rPr>
                <w:rFonts w:asciiTheme="minorHAnsi" w:hAnsiTheme="minorHAnsi" w:cstheme="minorHAnsi"/>
                <w:color w:val="FFFFFF" w:themeColor="background1"/>
              </w:rPr>
              <w:t xml:space="preserve">   </w:t>
            </w:r>
            <w:r>
              <w:rPr>
                <w:rFonts w:asciiTheme="minorHAnsi" w:hAnsiTheme="minorHAnsi" w:cstheme="minorHAnsi"/>
                <w:color w:val="FFFFFF" w:themeColor="background1"/>
              </w:rPr>
              <w:t>A000208036</w:t>
            </w:r>
          </w:p>
        </w:tc>
      </w:tr>
    </w:tbl>
    <w:p w14:paraId="66EE1456" w14:textId="77777777" w:rsidR="00FA58B5" w:rsidRPr="00FA58B5" w:rsidRDefault="00FA58B5" w:rsidP="005D780C">
      <w:pPr>
        <w:pStyle w:val="paragraph"/>
        <w:spacing w:before="0" w:beforeAutospacing="0" w:after="0" w:afterAutospacing="0"/>
        <w:ind w:right="-30"/>
        <w:textAlignment w:val="baseline"/>
        <w:rPr>
          <w:rFonts w:ascii="Calibri" w:hAnsi="Calibri" w:cs="Calibri"/>
          <w:b/>
          <w:bCs/>
          <w:color w:val="FF0000"/>
          <w:sz w:val="40"/>
          <w:szCs w:val="40"/>
        </w:rPr>
      </w:pPr>
    </w:p>
    <w:p w14:paraId="568F26B2" w14:textId="77777777" w:rsidR="0037115B" w:rsidRPr="00FA58B5" w:rsidRDefault="0037115B" w:rsidP="005D780C">
      <w:pPr>
        <w:pStyle w:val="paragraph"/>
        <w:spacing w:before="0" w:beforeAutospacing="0" w:after="0" w:afterAutospacing="0"/>
        <w:ind w:right="-30"/>
        <w:textAlignment w:val="baseline"/>
        <w:rPr>
          <w:rFonts w:ascii="Calibri" w:hAnsi="Calibri" w:cs="Calibri"/>
          <w:b/>
          <w:bCs/>
          <w:color w:val="FF0000"/>
          <w:sz w:val="40"/>
          <w:szCs w:val="40"/>
        </w:rPr>
      </w:pPr>
      <w:r w:rsidRPr="00FA58B5">
        <w:rPr>
          <w:rFonts w:ascii="Calibri" w:hAnsi="Calibri" w:cs="Calibri"/>
          <w:b/>
          <w:bCs/>
          <w:color w:val="FF0000"/>
          <w:sz w:val="40"/>
          <w:szCs w:val="40"/>
        </w:rPr>
        <w:t>Adobe Sales Order</w:t>
      </w:r>
      <w:r w:rsidR="005D780C" w:rsidRPr="00FA58B5">
        <w:rPr>
          <w:rFonts w:ascii="Calibri" w:hAnsi="Calibri" w:cs="Calibri"/>
          <w:color w:val="FF0000"/>
          <w:sz w:val="40"/>
          <w:szCs w:val="40"/>
        </w:rPr>
        <w:t xml:space="preserve"> </w:t>
      </w:r>
    </w:p>
    <w:p w14:paraId="4CCC5361" w14:textId="77777777" w:rsidR="00903219" w:rsidRPr="00CA6F06" w:rsidRDefault="00B7148C" w:rsidP="001324E8">
      <w:pPr>
        <w:rPr>
          <w:rFonts w:ascii="Calibri" w:hAnsi="Calibri" w:cs="Calibri"/>
          <w:b/>
          <w:bCs/>
          <w:sz w:val="28"/>
          <w:szCs w:val="28"/>
        </w:rPr>
      </w:pPr>
      <w:r w:rsidRPr="00CA6F06">
        <w:rPr>
          <w:rFonts w:ascii="Calibri" w:hAnsi="Calibri" w:cs="Calibri"/>
          <w:b/>
          <w:bCs/>
          <w:sz w:val="28"/>
          <w:szCs w:val="28"/>
        </w:rPr>
        <w:t>Purchase Summary</w:t>
      </w:r>
    </w:p>
    <w:tbl>
      <w:tblPr>
        <w:tblStyle w:val="TableGrid"/>
        <w:tblW w:w="1009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8295"/>
        <w:gridCol w:w="1803"/>
      </w:tblGrid>
      <w:tr w:rsidR="00B93BC0" w:rsidRPr="00CA6F06" w14:paraId="7909F713" w14:textId="77777777" w:rsidTr="00095BBD">
        <w:tc>
          <w:tcPr>
            <w:tcW w:w="8295" w:type="dxa"/>
            <w:shd w:val="clear" w:color="auto" w:fill="F2F2F2" w:themeFill="background1" w:themeFillShade="F2"/>
            <w:vAlign w:val="center"/>
          </w:tcPr>
          <w:p w14:paraId="55A78C79" w14:textId="77777777" w:rsidR="005441C7" w:rsidRPr="00CA6F06" w:rsidRDefault="005441C7" w:rsidP="001324E8">
            <w:pPr>
              <w:spacing w:before="60" w:after="60"/>
              <w:rPr>
                <w:rFonts w:ascii="Calibri" w:hAnsi="Calibri" w:cs="Calibri"/>
                <w:b/>
                <w:bCs/>
                <w:color w:val="000000" w:themeColor="text1"/>
                <w:szCs w:val="20"/>
              </w:rPr>
            </w:pPr>
            <w:r w:rsidRPr="00CA6F06">
              <w:rPr>
                <w:rFonts w:ascii="Calibri" w:hAnsi="Calibri" w:cs="Calibri"/>
                <w:b/>
                <w:bCs/>
                <w:color w:val="000000" w:themeColor="text1"/>
                <w:szCs w:val="20"/>
              </w:rPr>
              <w:t>Adobe Produc</w:t>
            </w:r>
            <w:r w:rsidR="00C445FE">
              <w:rPr>
                <w:rFonts w:ascii="Calibri" w:hAnsi="Calibri" w:cs="Calibri"/>
                <w:b/>
                <w:bCs/>
                <w:color w:val="000000" w:themeColor="text1"/>
                <w:szCs w:val="20"/>
              </w:rPr>
              <w:t>ts and Services</w:t>
            </w:r>
          </w:p>
        </w:tc>
        <w:tc>
          <w:tcPr>
            <w:tcW w:w="1803" w:type="dxa"/>
            <w:shd w:val="clear" w:color="auto" w:fill="F2F2F2" w:themeFill="background1" w:themeFillShade="F2"/>
            <w:vAlign w:val="center"/>
          </w:tcPr>
          <w:p w14:paraId="17C4EECD" w14:textId="77777777" w:rsidR="005441C7" w:rsidRPr="00CA6F06" w:rsidRDefault="008D0D46" w:rsidP="001324E8">
            <w:pPr>
              <w:spacing w:before="60" w:after="60"/>
              <w:jc w:val="right"/>
              <w:rPr>
                <w:rFonts w:ascii="Calibri" w:hAnsi="Calibri" w:cs="Calibri"/>
                <w:b/>
                <w:bCs/>
                <w:color w:val="000000" w:themeColor="text1"/>
                <w:szCs w:val="20"/>
              </w:rPr>
            </w:pPr>
            <w:r w:rsidRPr="00CA6F06">
              <w:rPr>
                <w:rFonts w:ascii="Calibri" w:hAnsi="Calibri" w:cs="Calibri"/>
                <w:b/>
                <w:bCs/>
                <w:color w:val="000000" w:themeColor="text1"/>
                <w:szCs w:val="20"/>
              </w:rPr>
              <w:t>T</w:t>
            </w:r>
            <w:r w:rsidR="00620A20" w:rsidRPr="00CA6F06">
              <w:rPr>
                <w:rFonts w:ascii="Calibri" w:hAnsi="Calibri" w:cs="Calibri"/>
                <w:b/>
                <w:bCs/>
                <w:color w:val="000000" w:themeColor="text1"/>
                <w:szCs w:val="20"/>
              </w:rPr>
              <w:t xml:space="preserve">otal </w:t>
            </w:r>
            <w:r w:rsidR="005441C7" w:rsidRPr="00CA6F06">
              <w:rPr>
                <w:rFonts w:ascii="Calibri" w:hAnsi="Calibri" w:cs="Calibri"/>
                <w:b/>
                <w:bCs/>
                <w:color w:val="000000" w:themeColor="text1"/>
                <w:szCs w:val="20"/>
              </w:rPr>
              <w:t>fees</w:t>
            </w:r>
          </w:p>
        </w:tc>
      </w:tr>
      <w:tr w:rsidR="00095BBD" w:rsidRPr="00CA6F06" w14:paraId="2D3DD687" w14:textId="77777777" w:rsidTr="00095BBD">
        <w:trPr>
          <w:trHeight w:val="367"/>
        </w:trPr>
        <w:tc>
          <w:tcPr>
            <w:tcW w:w="8295" w:type="dxa"/>
            <w:shd w:val="clear" w:color="auto" w:fill="F2F2F2" w:themeFill="background1" w:themeFillShade="F2"/>
            <w:vAlign w:val="center"/>
          </w:tcPr>
          <w:p w14:paraId="0E58947C" w14:textId="77777777" w:rsidR="00095BBD" w:rsidRPr="00CA6F06" w:rsidRDefault="00095BBD" w:rsidP="001324E8">
            <w:pPr>
              <w:spacing w:before="60" w:after="60"/>
              <w:rPr>
                <w:rFonts w:ascii="Calibri" w:hAnsi="Calibri" w:cs="Calibri"/>
                <w:sz w:val="16"/>
                <w:szCs w:val="16"/>
              </w:rPr>
            </w:pPr>
            <w:r>
              <w:rPr>
                <w:rFonts w:ascii="Calibri" w:hAnsi="Calibri" w:cs="Calibri"/>
                <w:sz w:val="16"/>
                <w:szCs w:val="16"/>
              </w:rPr>
              <w:t>Adobe Analytics</w:t>
            </w:r>
          </w:p>
        </w:tc>
        <w:tc>
          <w:tcPr>
            <w:tcW w:w="1803" w:type="dxa"/>
            <w:shd w:val="clear" w:color="auto" w:fill="F2F2F2" w:themeFill="background1" w:themeFillShade="F2"/>
            <w:vAlign w:val="center"/>
          </w:tcPr>
          <w:p w14:paraId="774500D5" w14:textId="4905529A" w:rsidR="00095BBD" w:rsidRPr="00CA6F06" w:rsidRDefault="00095BBD" w:rsidP="00940EC0">
            <w:pPr>
              <w:spacing w:before="60" w:after="60"/>
              <w:jc w:val="center"/>
              <w:rPr>
                <w:rFonts w:ascii="Calibri" w:hAnsi="Calibri" w:cs="Calibri"/>
                <w:sz w:val="16"/>
                <w:szCs w:val="16"/>
              </w:rPr>
            </w:pPr>
          </w:p>
        </w:tc>
      </w:tr>
      <w:tr w:rsidR="00A21BB6" w14:paraId="7E070850" w14:textId="77777777">
        <w:trPr>
          <w:trHeight w:val="367"/>
        </w:trPr>
        <w:tc>
          <w:tcPr>
            <w:tcW w:w="8295" w:type="dxa"/>
            <w:shd w:val="clear" w:color="auto" w:fill="F2F2F2" w:themeFill="background1" w:themeFillShade="F2"/>
            <w:vAlign w:val="center"/>
          </w:tcPr>
          <w:p w14:paraId="385BC94B" w14:textId="77777777" w:rsidR="00095BBD" w:rsidRPr="00CA6F06" w:rsidRDefault="00095BBD" w:rsidP="001324E8">
            <w:pPr>
              <w:spacing w:before="60" w:after="60"/>
              <w:rPr>
                <w:rFonts w:ascii="Calibri" w:hAnsi="Calibri" w:cs="Calibri"/>
                <w:sz w:val="16"/>
                <w:szCs w:val="16"/>
              </w:rPr>
            </w:pPr>
            <w:r>
              <w:rPr>
                <w:rFonts w:ascii="Calibri" w:hAnsi="Calibri" w:cs="Calibri"/>
                <w:sz w:val="16"/>
                <w:szCs w:val="16"/>
              </w:rPr>
              <w:t>Adobe Campaign</w:t>
            </w:r>
          </w:p>
        </w:tc>
        <w:tc>
          <w:tcPr>
            <w:tcW w:w="1803" w:type="dxa"/>
            <w:shd w:val="clear" w:color="auto" w:fill="F2F2F2" w:themeFill="background1" w:themeFillShade="F2"/>
            <w:vAlign w:val="center"/>
          </w:tcPr>
          <w:p w14:paraId="34460A54" w14:textId="6C3EB7B5" w:rsidR="00095BBD" w:rsidRPr="00CA6F06" w:rsidRDefault="00095BBD" w:rsidP="001324E8">
            <w:pPr>
              <w:spacing w:before="60" w:after="60"/>
              <w:jc w:val="right"/>
              <w:rPr>
                <w:rFonts w:ascii="Calibri" w:hAnsi="Calibri" w:cs="Calibri"/>
                <w:sz w:val="16"/>
                <w:szCs w:val="16"/>
              </w:rPr>
            </w:pPr>
          </w:p>
        </w:tc>
      </w:tr>
      <w:tr w:rsidR="00A21BB6" w14:paraId="7DB6B447" w14:textId="77777777">
        <w:trPr>
          <w:trHeight w:val="367"/>
        </w:trPr>
        <w:tc>
          <w:tcPr>
            <w:tcW w:w="8295" w:type="dxa"/>
            <w:shd w:val="clear" w:color="auto" w:fill="F2F2F2" w:themeFill="background1" w:themeFillShade="F2"/>
            <w:vAlign w:val="center"/>
          </w:tcPr>
          <w:p w14:paraId="6ED6D00F" w14:textId="77777777" w:rsidR="00095BBD" w:rsidRPr="00CA6F06" w:rsidRDefault="00095BBD" w:rsidP="001324E8">
            <w:pPr>
              <w:spacing w:before="60" w:after="60"/>
              <w:rPr>
                <w:rFonts w:ascii="Calibri" w:hAnsi="Calibri" w:cs="Calibri"/>
                <w:sz w:val="16"/>
                <w:szCs w:val="16"/>
              </w:rPr>
            </w:pPr>
            <w:r>
              <w:rPr>
                <w:rFonts w:ascii="Calibri" w:hAnsi="Calibri" w:cs="Calibri"/>
                <w:sz w:val="16"/>
                <w:szCs w:val="16"/>
              </w:rPr>
              <w:t>Adobe Experience Manager</w:t>
            </w:r>
          </w:p>
        </w:tc>
        <w:tc>
          <w:tcPr>
            <w:tcW w:w="1803" w:type="dxa"/>
            <w:shd w:val="clear" w:color="auto" w:fill="F2F2F2" w:themeFill="background1" w:themeFillShade="F2"/>
            <w:vAlign w:val="center"/>
          </w:tcPr>
          <w:p w14:paraId="41F8B7F9" w14:textId="3D1A8BD2" w:rsidR="00095BBD" w:rsidRPr="00CA6F06" w:rsidRDefault="00095BBD" w:rsidP="001324E8">
            <w:pPr>
              <w:spacing w:before="60" w:after="60"/>
              <w:jc w:val="right"/>
              <w:rPr>
                <w:rFonts w:ascii="Calibri" w:hAnsi="Calibri" w:cs="Calibri"/>
                <w:sz w:val="16"/>
                <w:szCs w:val="16"/>
              </w:rPr>
            </w:pPr>
          </w:p>
        </w:tc>
      </w:tr>
      <w:tr w:rsidR="00A21BB6" w14:paraId="5D2A3E61" w14:textId="77777777">
        <w:trPr>
          <w:trHeight w:val="367"/>
        </w:trPr>
        <w:tc>
          <w:tcPr>
            <w:tcW w:w="8295" w:type="dxa"/>
            <w:shd w:val="clear" w:color="auto" w:fill="F2F2F2" w:themeFill="background1" w:themeFillShade="F2"/>
            <w:vAlign w:val="center"/>
          </w:tcPr>
          <w:p w14:paraId="652F0C6A" w14:textId="77777777" w:rsidR="00095BBD" w:rsidRPr="00CA6F06" w:rsidRDefault="00095BBD" w:rsidP="001324E8">
            <w:pPr>
              <w:spacing w:before="60" w:after="60"/>
              <w:rPr>
                <w:rFonts w:ascii="Calibri" w:hAnsi="Calibri" w:cs="Calibri"/>
                <w:sz w:val="16"/>
                <w:szCs w:val="16"/>
              </w:rPr>
            </w:pPr>
            <w:bookmarkStart w:id="0" w:name="_Hlk99624021"/>
            <w:r>
              <w:rPr>
                <w:rFonts w:ascii="Calibri" w:hAnsi="Calibri" w:cs="Calibri"/>
                <w:sz w:val="16"/>
                <w:szCs w:val="16"/>
              </w:rPr>
              <w:t>Adobe Target</w:t>
            </w:r>
            <w:bookmarkEnd w:id="0"/>
          </w:p>
        </w:tc>
        <w:tc>
          <w:tcPr>
            <w:tcW w:w="1803" w:type="dxa"/>
            <w:shd w:val="clear" w:color="auto" w:fill="F2F2F2" w:themeFill="background1" w:themeFillShade="F2"/>
            <w:vAlign w:val="center"/>
          </w:tcPr>
          <w:p w14:paraId="58FC2BD4" w14:textId="3E72D4E0" w:rsidR="00095BBD" w:rsidRPr="00CA6F06" w:rsidRDefault="00095BBD" w:rsidP="001324E8">
            <w:pPr>
              <w:spacing w:before="60" w:after="60"/>
              <w:jc w:val="right"/>
              <w:rPr>
                <w:rFonts w:ascii="Calibri" w:hAnsi="Calibri" w:cs="Calibri"/>
                <w:sz w:val="16"/>
                <w:szCs w:val="16"/>
              </w:rPr>
            </w:pPr>
          </w:p>
        </w:tc>
      </w:tr>
    </w:tbl>
    <w:p w14:paraId="38A7EB53" w14:textId="77777777" w:rsidR="00DD7951" w:rsidRPr="00CA6F06" w:rsidRDefault="00DD7951" w:rsidP="001324E8">
      <w:pPr>
        <w:rPr>
          <w:rFonts w:ascii="Calibri" w:hAnsi="Calibri" w:cs="Calibri"/>
          <w:sz w:val="14"/>
          <w:szCs w:val="14"/>
        </w:rPr>
      </w:pPr>
    </w:p>
    <w:p w14:paraId="1CFBB20F" w14:textId="77777777" w:rsidR="00C14613" w:rsidRPr="00CA6F06" w:rsidRDefault="00C14613" w:rsidP="001324E8">
      <w:pPr>
        <w:rPr>
          <w:rFonts w:ascii="Calibri" w:hAnsi="Calibri" w:cs="Calibri"/>
          <w:b/>
          <w:bCs/>
          <w:sz w:val="28"/>
          <w:szCs w:val="28"/>
        </w:rPr>
      </w:pPr>
      <w:r w:rsidRPr="00CA6F06">
        <w:rPr>
          <w:rFonts w:ascii="Calibri" w:hAnsi="Calibri" w:cs="Calibri"/>
          <w:b/>
          <w:bCs/>
          <w:sz w:val="28"/>
          <w:szCs w:val="28"/>
        </w:rPr>
        <w:t>Summary of Fees</w:t>
      </w:r>
    </w:p>
    <w:tbl>
      <w:tblPr>
        <w:tblStyle w:val="TableGrid"/>
        <w:tblW w:w="1008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5052"/>
        <w:gridCol w:w="1047"/>
        <w:gridCol w:w="3981"/>
      </w:tblGrid>
      <w:tr w:rsidR="004B246F" w:rsidRPr="00CA6F06" w14:paraId="4389E13F" w14:textId="77777777" w:rsidTr="004B246F">
        <w:tc>
          <w:tcPr>
            <w:tcW w:w="6099" w:type="dxa"/>
            <w:gridSpan w:val="2"/>
            <w:shd w:val="clear" w:color="auto" w:fill="F2F2F2" w:themeFill="background1" w:themeFillShade="F2"/>
          </w:tcPr>
          <w:p w14:paraId="7EEABA4B" w14:textId="77777777" w:rsidR="004B246F" w:rsidRPr="00CA6F06" w:rsidRDefault="004B246F" w:rsidP="001324E8">
            <w:pPr>
              <w:spacing w:before="60" w:after="60"/>
              <w:jc w:val="left"/>
              <w:rPr>
                <w:rFonts w:ascii="Calibri" w:hAnsi="Calibri" w:cs="Calibri"/>
                <w:color w:val="000000" w:themeColor="text1"/>
                <w:szCs w:val="20"/>
              </w:rPr>
            </w:pPr>
            <w:r w:rsidRPr="00CA6F06">
              <w:rPr>
                <w:rFonts w:ascii="Calibri" w:hAnsi="Calibri" w:cs="Calibri"/>
                <w:color w:val="000000" w:themeColor="text1"/>
                <w:szCs w:val="20"/>
              </w:rPr>
              <w:t>Product Fees</w:t>
            </w:r>
          </w:p>
        </w:tc>
        <w:tc>
          <w:tcPr>
            <w:tcW w:w="0" w:type="auto"/>
            <w:shd w:val="clear" w:color="auto" w:fill="F2F2F2" w:themeFill="background1" w:themeFillShade="F2"/>
            <w:vAlign w:val="center"/>
          </w:tcPr>
          <w:p w14:paraId="0DF9CF14" w14:textId="565D6A31" w:rsidR="004B246F" w:rsidRPr="00CA6F06" w:rsidRDefault="004B246F" w:rsidP="001324E8">
            <w:pPr>
              <w:spacing w:before="60" w:after="60"/>
              <w:jc w:val="right"/>
              <w:rPr>
                <w:rFonts w:ascii="Calibri" w:hAnsi="Calibri" w:cs="Calibri"/>
                <w:szCs w:val="20"/>
              </w:rPr>
            </w:pPr>
          </w:p>
        </w:tc>
      </w:tr>
      <w:tr w:rsidR="004B246F" w:rsidRPr="00CA6F06" w14:paraId="61125C25" w14:textId="77777777" w:rsidTr="00BA3DF7">
        <w:tc>
          <w:tcPr>
            <w:tcW w:w="5052" w:type="dxa"/>
          </w:tcPr>
          <w:p w14:paraId="1B930375" w14:textId="77777777" w:rsidR="004B246F" w:rsidRPr="00CA6F06" w:rsidRDefault="004B246F" w:rsidP="001324E8">
            <w:pPr>
              <w:spacing w:before="60" w:after="60"/>
              <w:jc w:val="left"/>
              <w:rPr>
                <w:rFonts w:ascii="Calibri" w:hAnsi="Calibri" w:cs="Calibri"/>
                <w:b/>
                <w:bCs/>
                <w:color w:val="000000" w:themeColor="text1"/>
                <w:sz w:val="28"/>
                <w:szCs w:val="32"/>
              </w:rPr>
            </w:pPr>
            <w:r w:rsidRPr="00CA6F06">
              <w:rPr>
                <w:rFonts w:ascii="Calibri" w:hAnsi="Calibri" w:cs="Calibri"/>
                <w:b/>
                <w:bCs/>
                <w:color w:val="000000" w:themeColor="text1"/>
                <w:sz w:val="28"/>
                <w:szCs w:val="32"/>
              </w:rPr>
              <w:t>Total</w:t>
            </w:r>
          </w:p>
        </w:tc>
        <w:tc>
          <w:tcPr>
            <w:tcW w:w="0" w:type="auto"/>
            <w:gridSpan w:val="2"/>
            <w:vAlign w:val="center"/>
          </w:tcPr>
          <w:p w14:paraId="71F8639C" w14:textId="50E7C362" w:rsidR="004B246F" w:rsidRPr="00210915" w:rsidRDefault="00C92D04" w:rsidP="00AA6CCD">
            <w:pPr>
              <w:jc w:val="right"/>
              <w:rPr>
                <w:rFonts w:ascii="Calibri" w:hAnsi="Calibri" w:cs="Calibri"/>
                <w:szCs w:val="20"/>
              </w:rPr>
            </w:pPr>
            <w:r w:rsidRPr="00C92D04">
              <w:rPr>
                <w:rStyle w:val="normaltextrun"/>
                <w:rFonts w:ascii="Calibri" w:hAnsi="Calibri" w:cs="Calibri"/>
                <w:szCs w:val="20"/>
              </w:rPr>
              <w:t xml:space="preserve"> </w:t>
            </w:r>
          </w:p>
        </w:tc>
      </w:tr>
    </w:tbl>
    <w:p w14:paraId="1865D6AE" w14:textId="77777777" w:rsidR="00BA3DF7" w:rsidRDefault="00BA3DF7" w:rsidP="001324E8">
      <w:pPr>
        <w:adjustRightInd/>
        <w:snapToGrid/>
        <w:rPr>
          <w:rFonts w:ascii="Calibri" w:hAnsi="Calibri" w:cs="Calibri"/>
          <w:sz w:val="14"/>
          <w:szCs w:val="14"/>
        </w:rPr>
      </w:pPr>
    </w:p>
    <w:p w14:paraId="15E97F85" w14:textId="77777777" w:rsidR="00951A81" w:rsidRPr="00CA6F06" w:rsidRDefault="00951A81" w:rsidP="001324E8">
      <w:pPr>
        <w:adjustRightInd/>
        <w:snapToGrid/>
        <w:rPr>
          <w:rFonts w:ascii="Calibri" w:hAnsi="Calibri" w:cs="Calibri"/>
          <w:sz w:val="14"/>
          <w:szCs w:val="14"/>
        </w:rPr>
        <w:sectPr w:rsidR="00951A81" w:rsidRPr="00CA6F06" w:rsidSect="00752715">
          <w:headerReference w:type="even" r:id="rId11"/>
          <w:headerReference w:type="default" r:id="rId12"/>
          <w:footerReference w:type="default" r:id="rId13"/>
          <w:headerReference w:type="first" r:id="rId14"/>
          <w:footerReference w:type="first" r:id="rId15"/>
          <w:pgSz w:w="12240" w:h="15840" w:code="1"/>
          <w:pgMar w:top="1080" w:right="1080" w:bottom="1080" w:left="1080" w:header="720" w:footer="403" w:gutter="0"/>
          <w:cols w:space="720"/>
          <w:titlePg/>
          <w:docGrid w:linePitch="360"/>
        </w:sectPr>
      </w:pPr>
    </w:p>
    <w:p w14:paraId="39CDCE89" w14:textId="77777777" w:rsidR="00FA58B5" w:rsidRPr="00FA58B5" w:rsidRDefault="00951A81" w:rsidP="00FA58B5">
      <w:pPr>
        <w:spacing w:after="180"/>
        <w:jc w:val="left"/>
        <w:rPr>
          <w:rFonts w:ascii="Calibri" w:hAnsi="Calibri" w:cs="Calibri"/>
          <w:b/>
          <w:color w:val="FF0000"/>
          <w:sz w:val="40"/>
          <w:szCs w:val="40"/>
        </w:rPr>
      </w:pPr>
      <w:r w:rsidRPr="00CA6F06">
        <w:rPr>
          <w:rFonts w:ascii="Calibri" w:hAnsi="Calibri" w:cs="Calibri"/>
          <w:b/>
          <w:color w:val="FF0000"/>
          <w:sz w:val="40"/>
          <w:szCs w:val="40"/>
        </w:rPr>
        <w:lastRenderedPageBreak/>
        <w:t>Adobe Product</w:t>
      </w:r>
      <w:r>
        <w:rPr>
          <w:rFonts w:ascii="Calibri" w:hAnsi="Calibri" w:cs="Calibri"/>
          <w:b/>
          <w:color w:val="FF0000"/>
          <w:sz w:val="40"/>
          <w:szCs w:val="40"/>
        </w:rPr>
        <w:t>s and Services</w:t>
      </w:r>
      <w:r w:rsidRPr="00CA6F06">
        <w:rPr>
          <w:rFonts w:ascii="Calibri" w:hAnsi="Calibri" w:cs="Calibri"/>
          <w:b/>
          <w:color w:val="FF0000"/>
          <w:sz w:val="40"/>
          <w:szCs w:val="40"/>
        </w:rPr>
        <w:t xml:space="preserve"> Pricing Detail:</w:t>
      </w:r>
    </w:p>
    <w:p w14:paraId="2779209B" w14:textId="77777777" w:rsidR="00332890" w:rsidRPr="00CA6F06" w:rsidRDefault="00332890" w:rsidP="00981121">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28"/>
        <w:gridCol w:w="928"/>
        <w:gridCol w:w="1624"/>
        <w:gridCol w:w="900"/>
        <w:gridCol w:w="900"/>
        <w:gridCol w:w="720"/>
        <w:gridCol w:w="450"/>
        <w:gridCol w:w="1170"/>
        <w:gridCol w:w="900"/>
        <w:gridCol w:w="900"/>
        <w:gridCol w:w="990"/>
        <w:gridCol w:w="990"/>
      </w:tblGrid>
      <w:tr w:rsidR="00923717" w:rsidRPr="00CA6F06" w14:paraId="000D038D" w14:textId="77777777" w:rsidTr="00923717">
        <w:trPr>
          <w:cantSplit/>
          <w:trHeight w:val="480"/>
        </w:trPr>
        <w:tc>
          <w:tcPr>
            <w:tcW w:w="5400" w:type="dxa"/>
            <w:gridSpan w:val="6"/>
            <w:tcBorders>
              <w:right w:val="nil"/>
            </w:tcBorders>
            <w:shd w:val="clear" w:color="auto" w:fill="F2F2F2" w:themeFill="background1" w:themeFillShade="F2"/>
            <w:tcMar>
              <w:left w:w="72" w:type="dxa"/>
              <w:right w:w="0" w:type="dxa"/>
            </w:tcMar>
            <w:vAlign w:val="center"/>
          </w:tcPr>
          <w:p w14:paraId="6CE4B50B" w14:textId="77777777" w:rsidR="00923717" w:rsidRPr="00CA6F06" w:rsidRDefault="00923717" w:rsidP="00923717">
            <w:pPr>
              <w:keepNext/>
              <w:widowControl w:val="0"/>
              <w:jc w:val="left"/>
              <w:rPr>
                <w:rFonts w:ascii="Calibri" w:hAnsi="Calibri" w:cs="Calibri"/>
                <w:b/>
                <w:bCs/>
                <w:color w:val="000000" w:themeColor="text1"/>
                <w:szCs w:val="20"/>
              </w:rPr>
            </w:pPr>
            <w:r w:rsidRPr="00CA6F06">
              <w:rPr>
                <w:rFonts w:ascii="Calibri" w:hAnsi="Calibri" w:cs="Calibri"/>
                <w:b/>
                <w:bCs/>
                <w:szCs w:val="20"/>
              </w:rPr>
              <w:t xml:space="preserve">Adobe Analytics </w:t>
            </w:r>
          </w:p>
        </w:tc>
        <w:tc>
          <w:tcPr>
            <w:tcW w:w="5400" w:type="dxa"/>
            <w:gridSpan w:val="6"/>
            <w:tcBorders>
              <w:top w:val="single" w:sz="4" w:space="0" w:color="FFFFFF" w:themeColor="background1"/>
              <w:left w:val="nil"/>
              <w:bottom w:val="nil"/>
              <w:right w:val="single" w:sz="4" w:space="0" w:color="FFFFFF" w:themeColor="background1"/>
            </w:tcBorders>
            <w:shd w:val="clear" w:color="auto" w:fill="F2F2F2" w:themeFill="background1" w:themeFillShade="F2"/>
            <w:tcMar>
              <w:left w:w="0" w:type="dxa"/>
            </w:tcMar>
            <w:vAlign w:val="center"/>
          </w:tcPr>
          <w:p w14:paraId="1D0265ED" w14:textId="77777777" w:rsidR="00923717" w:rsidRPr="00CA6F06" w:rsidRDefault="00923717" w:rsidP="00923717">
            <w:pPr>
              <w:keepNext/>
              <w:widowControl w:val="0"/>
              <w:spacing w:before="120" w:after="120"/>
              <w:jc w:val="right"/>
              <w:rPr>
                <w:rFonts w:ascii="Calibri" w:hAnsi="Calibri" w:cs="Calibri"/>
                <w:b/>
                <w:bCs/>
                <w:color w:val="000000" w:themeColor="text1"/>
                <w:szCs w:val="20"/>
              </w:rPr>
            </w:pPr>
            <w:r w:rsidRPr="00CA6F06">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D9294E" w:rsidRPr="00CA6F06" w14:paraId="52DCBD49" w14:textId="77777777" w:rsidTr="00D9294E">
        <w:trPr>
          <w:cantSplit/>
          <w:trHeight w:val="63"/>
        </w:trPr>
        <w:tc>
          <w:tcPr>
            <w:tcW w:w="328" w:type="dxa"/>
            <w:shd w:val="clear" w:color="auto" w:fill="F2F2F2" w:themeFill="background1" w:themeFillShade="F2"/>
            <w:tcMar>
              <w:left w:w="72" w:type="dxa"/>
              <w:right w:w="0" w:type="dxa"/>
            </w:tcMar>
          </w:tcPr>
          <w:p w14:paraId="0E4DF285"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w:t>
            </w:r>
          </w:p>
        </w:tc>
        <w:tc>
          <w:tcPr>
            <w:tcW w:w="928" w:type="dxa"/>
            <w:shd w:val="clear" w:color="auto" w:fill="F2F2F2" w:themeFill="background1" w:themeFillShade="F2"/>
            <w:tcMar>
              <w:left w:w="29" w:type="dxa"/>
              <w:right w:w="14" w:type="dxa"/>
            </w:tcMar>
          </w:tcPr>
          <w:p w14:paraId="5F5D97EE" w14:textId="77777777" w:rsidR="00474D78" w:rsidRPr="00CA6F06" w:rsidRDefault="00474D78" w:rsidP="00474D78">
            <w:pPr>
              <w:keepNext/>
              <w:widowControl w:val="0"/>
              <w:spacing w:before="60" w:after="60"/>
              <w:jc w:val="left"/>
              <w:rPr>
                <w:rFonts w:ascii="Calibri" w:hAnsi="Calibri" w:cs="Calibri"/>
                <w:b/>
                <w:bCs/>
                <w:color w:val="000000" w:themeColor="text1"/>
                <w:sz w:val="16"/>
                <w:szCs w:val="16"/>
              </w:rPr>
            </w:pPr>
            <w:r w:rsidRPr="00CA6F06">
              <w:rPr>
                <w:rFonts w:ascii="Calibri" w:hAnsi="Calibri" w:cs="Calibri"/>
                <w:b/>
                <w:bCs/>
                <w:color w:val="000000" w:themeColor="text1"/>
                <w:sz w:val="16"/>
                <w:szCs w:val="16"/>
              </w:rPr>
              <w:t>SKU</w:t>
            </w:r>
          </w:p>
        </w:tc>
        <w:tc>
          <w:tcPr>
            <w:tcW w:w="1624" w:type="dxa"/>
            <w:shd w:val="clear" w:color="auto" w:fill="F2F2F2" w:themeFill="background1" w:themeFillShade="F2"/>
            <w:tcMar>
              <w:left w:w="29" w:type="dxa"/>
              <w:right w:w="14" w:type="dxa"/>
            </w:tcMar>
          </w:tcPr>
          <w:p w14:paraId="249A7520"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Product Description</w:t>
            </w:r>
          </w:p>
        </w:tc>
        <w:tc>
          <w:tcPr>
            <w:tcW w:w="900" w:type="dxa"/>
            <w:shd w:val="clear" w:color="auto" w:fill="F2F2F2" w:themeFill="background1" w:themeFillShade="F2"/>
            <w:tcMar>
              <w:left w:w="29" w:type="dxa"/>
              <w:right w:w="14" w:type="dxa"/>
            </w:tcMar>
          </w:tcPr>
          <w:p w14:paraId="548C10F5"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Deployment Method</w:t>
            </w:r>
          </w:p>
        </w:tc>
        <w:tc>
          <w:tcPr>
            <w:tcW w:w="900" w:type="dxa"/>
            <w:shd w:val="clear" w:color="auto" w:fill="F2F2F2" w:themeFill="background1" w:themeFillShade="F2"/>
            <w:tcMar>
              <w:left w:w="29" w:type="dxa"/>
              <w:right w:w="14" w:type="dxa"/>
            </w:tcMar>
          </w:tcPr>
          <w:p w14:paraId="1C737A05"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gridSpan w:val="2"/>
            <w:shd w:val="clear" w:color="auto" w:fill="F2F2F2" w:themeFill="background1" w:themeFillShade="F2"/>
            <w:tcMar>
              <w:left w:w="29" w:type="dxa"/>
              <w:right w:w="14" w:type="dxa"/>
            </w:tcMar>
          </w:tcPr>
          <w:p w14:paraId="151CE4B1"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License Metric / Unit of Measure</w:t>
            </w:r>
          </w:p>
        </w:tc>
        <w:tc>
          <w:tcPr>
            <w:tcW w:w="1170" w:type="dxa"/>
            <w:shd w:val="clear" w:color="auto" w:fill="F2F2F2" w:themeFill="background1" w:themeFillShade="F2"/>
            <w:tcMar>
              <w:left w:w="29" w:type="dxa"/>
              <w:right w:w="14" w:type="dxa"/>
            </w:tcMar>
          </w:tcPr>
          <w:p w14:paraId="107E09BC" w14:textId="77777777" w:rsidR="00474D78" w:rsidRDefault="00474D78" w:rsidP="00474D78">
            <w:pPr>
              <w:keepNext/>
              <w:widowControl w:val="0"/>
              <w:spacing w:before="60" w:after="60"/>
              <w:jc w:val="left"/>
              <w:rPr>
                <w:rFonts w:ascii="Calibri" w:hAnsi="Calibri" w:cs="Calibri"/>
                <w:b/>
                <w:bCs/>
                <w:color w:val="000000" w:themeColor="text1"/>
                <w:sz w:val="16"/>
                <w:szCs w:val="16"/>
              </w:rPr>
            </w:pPr>
            <w:r w:rsidRPr="00DC30C9">
              <w:rPr>
                <w:rFonts w:ascii="Calibri" w:hAnsi="Calibri" w:cs="Calibri"/>
                <w:b/>
                <w:bCs/>
                <w:color w:val="000000" w:themeColor="text1"/>
                <w:sz w:val="16"/>
                <w:szCs w:val="16"/>
              </w:rPr>
              <w:t>Overusage Rate; Overusage Cycle</w:t>
            </w:r>
          </w:p>
        </w:tc>
        <w:tc>
          <w:tcPr>
            <w:tcW w:w="900" w:type="dxa"/>
            <w:shd w:val="clear" w:color="auto" w:fill="F2F2F2" w:themeFill="background1" w:themeFillShade="F2"/>
            <w:tcMar>
              <w:left w:w="29" w:type="dxa"/>
              <w:right w:w="14" w:type="dxa"/>
            </w:tcMar>
          </w:tcPr>
          <w:p w14:paraId="4E4823F3"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4097F306"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20530D8A"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2D3B313D" w14:textId="77777777" w:rsidR="00474D78" w:rsidRPr="00CA6F06" w:rsidRDefault="00474D78" w:rsidP="00474D78">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Total Fees</w:t>
            </w:r>
          </w:p>
        </w:tc>
      </w:tr>
      <w:tr w:rsidR="00D9294E" w:rsidRPr="00CA6F06" w14:paraId="445A1D6F" w14:textId="77777777" w:rsidTr="00923717">
        <w:trPr>
          <w:cantSplit/>
        </w:trPr>
        <w:tc>
          <w:tcPr>
            <w:tcW w:w="328" w:type="dxa"/>
            <w:shd w:val="clear" w:color="auto" w:fill="F2F2F2" w:themeFill="background1" w:themeFillShade="F2"/>
            <w:tcMar>
              <w:left w:w="72" w:type="dxa"/>
              <w:right w:w="0" w:type="dxa"/>
            </w:tcMar>
          </w:tcPr>
          <w:p w14:paraId="79568856" w14:textId="77777777" w:rsidR="00474D78" w:rsidRPr="00CA6F06" w:rsidRDefault="00474D78" w:rsidP="00474D78">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1.</w:t>
            </w:r>
          </w:p>
        </w:tc>
        <w:tc>
          <w:tcPr>
            <w:tcW w:w="928" w:type="dxa"/>
            <w:shd w:val="clear" w:color="auto" w:fill="F2F2F2" w:themeFill="background1" w:themeFillShade="F2"/>
            <w:tcMar>
              <w:left w:w="29" w:type="dxa"/>
              <w:right w:w="14" w:type="dxa"/>
            </w:tcMar>
          </w:tcPr>
          <w:p w14:paraId="07B93DE3" w14:textId="77777777" w:rsidR="00474D78" w:rsidRPr="00662F8D" w:rsidRDefault="00474D78" w:rsidP="00474D78">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38053546</w:t>
            </w:r>
          </w:p>
        </w:tc>
        <w:tc>
          <w:tcPr>
            <w:tcW w:w="1624" w:type="dxa"/>
            <w:shd w:val="clear" w:color="auto" w:fill="F2F2F2" w:themeFill="background1" w:themeFillShade="F2"/>
            <w:tcMar>
              <w:left w:w="29" w:type="dxa"/>
              <w:right w:w="14" w:type="dxa"/>
            </w:tcMar>
          </w:tcPr>
          <w:p w14:paraId="6887DDA4" w14:textId="77777777" w:rsidR="00474D78" w:rsidRPr="00662F8D" w:rsidRDefault="00474D78" w:rsidP="00474D78">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ANALYTICS PRIME:OD</w:t>
            </w:r>
          </w:p>
        </w:tc>
        <w:tc>
          <w:tcPr>
            <w:tcW w:w="900" w:type="dxa"/>
            <w:shd w:val="clear" w:color="auto" w:fill="F2F2F2" w:themeFill="background1" w:themeFillShade="F2"/>
            <w:tcMar>
              <w:left w:w="29" w:type="dxa"/>
              <w:right w:w="14" w:type="dxa"/>
            </w:tcMar>
          </w:tcPr>
          <w:p w14:paraId="3F4ED4EA" w14:textId="77777777" w:rsidR="00474D78" w:rsidRPr="00CA6F06" w:rsidRDefault="00474D78" w:rsidP="00474D78">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OnDemand</w:t>
            </w:r>
          </w:p>
        </w:tc>
        <w:tc>
          <w:tcPr>
            <w:tcW w:w="900" w:type="dxa"/>
            <w:shd w:val="clear" w:color="auto" w:fill="F2F2F2" w:themeFill="background1" w:themeFillShade="F2"/>
            <w:tcMar>
              <w:left w:w="29" w:type="dxa"/>
              <w:right w:w="14" w:type="dxa"/>
            </w:tcMar>
          </w:tcPr>
          <w:p w14:paraId="4E4AE3E8" w14:textId="77777777" w:rsidR="00474D78" w:rsidRPr="00CA6F06" w:rsidRDefault="00474D78" w:rsidP="00474D78">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600.00</w:t>
            </w:r>
          </w:p>
        </w:tc>
        <w:tc>
          <w:tcPr>
            <w:tcW w:w="1170" w:type="dxa"/>
            <w:gridSpan w:val="2"/>
            <w:shd w:val="clear" w:color="auto" w:fill="F2F2F2" w:themeFill="background1" w:themeFillShade="F2"/>
            <w:tcMar>
              <w:left w:w="29" w:type="dxa"/>
              <w:right w:w="14" w:type="dxa"/>
            </w:tcMar>
          </w:tcPr>
          <w:p w14:paraId="2A161F63" w14:textId="77777777" w:rsidR="00474D78" w:rsidRPr="00CA6F06" w:rsidRDefault="00474D78" w:rsidP="00474D78">
            <w:pPr>
              <w:keepLines/>
              <w:widowControl w:val="0"/>
              <w:spacing w:before="60" w:after="60"/>
              <w:jc w:val="left"/>
              <w:rPr>
                <w:rFonts w:ascii="Calibri" w:hAnsi="Calibri" w:cs="Calibri"/>
                <w:color w:val="000000" w:themeColor="text1"/>
                <w:sz w:val="16"/>
                <w:szCs w:val="16"/>
              </w:rPr>
            </w:pPr>
            <w:r>
              <w:rPr>
                <w:rFonts w:ascii="Calibri" w:hAnsi="Calibri" w:cs="Calibri"/>
                <w:color w:val="000000" w:themeColor="text1"/>
                <w:sz w:val="16"/>
                <w:szCs w:val="16"/>
              </w:rPr>
              <w:t>Million SERVER CALLS Per Month</w:t>
            </w:r>
          </w:p>
        </w:tc>
        <w:tc>
          <w:tcPr>
            <w:tcW w:w="1170" w:type="dxa"/>
            <w:shd w:val="clear" w:color="auto" w:fill="F2F2F2" w:themeFill="background1" w:themeFillShade="F2"/>
            <w:tcMar>
              <w:left w:w="29" w:type="dxa"/>
              <w:right w:w="14" w:type="dxa"/>
            </w:tcMar>
          </w:tcPr>
          <w:p w14:paraId="2DBEE638" w14:textId="0A520413" w:rsidR="00474D78" w:rsidRPr="00CA6F06" w:rsidRDefault="00474D78" w:rsidP="00474D78">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0F92B03D" w14:textId="0772F990" w:rsidR="00474D78" w:rsidRPr="00CA6F06" w:rsidRDefault="00474D78" w:rsidP="00474D78">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097FC8FD" w14:textId="60DCC6AD" w:rsidR="00474D78" w:rsidRPr="00CA6F06" w:rsidRDefault="00474D78" w:rsidP="00474D78">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064E4790" w14:textId="10BED1FD" w:rsidR="00474D78" w:rsidRPr="00CA6F06" w:rsidRDefault="00474D78" w:rsidP="00474D78">
            <w:pPr>
              <w:keepLines/>
              <w:widowControl w:val="0"/>
              <w:spacing w:before="60" w:after="60"/>
              <w:jc w:val="righ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041C14E4" w14:textId="038A830C" w:rsidR="00474D78" w:rsidRPr="00CA6F06" w:rsidRDefault="00474D78" w:rsidP="00474D78">
            <w:pPr>
              <w:keepLines/>
              <w:widowControl w:val="0"/>
              <w:spacing w:before="60" w:after="60"/>
              <w:jc w:val="right"/>
              <w:rPr>
                <w:rFonts w:ascii="Calibri" w:hAnsi="Calibri" w:cs="Calibri"/>
                <w:color w:val="000000" w:themeColor="text1"/>
                <w:sz w:val="16"/>
                <w:szCs w:val="16"/>
              </w:rPr>
            </w:pPr>
          </w:p>
        </w:tc>
      </w:tr>
    </w:tbl>
    <w:p w14:paraId="5028046A" w14:textId="77777777" w:rsidR="00685F4B" w:rsidRDefault="00685F4B" w:rsidP="000F33BD">
      <w:pPr>
        <w:rPr>
          <w:rFonts w:ascii="Calibri" w:hAnsi="Calibri" w:cs="Calibri"/>
          <w:sz w:val="14"/>
          <w:szCs w:val="14"/>
        </w:rPr>
      </w:pPr>
    </w:p>
    <w:p w14:paraId="2A3E2F39" w14:textId="77777777" w:rsidR="00EA18ED" w:rsidRPr="000C4D9F" w:rsidRDefault="00981121" w:rsidP="000C4D9F">
      <w:pPr>
        <w:adjustRightInd/>
        <w:snapToGrid/>
        <w:rPr>
          <w:rFonts w:ascii="Calibri" w:hAnsi="Calibri" w:cs="Calibri"/>
          <w:szCs w:val="20"/>
        </w:rPr>
      </w:pPr>
      <w:r>
        <w:rPr>
          <w:rFonts w:ascii="Calibri" w:hAnsi="Calibri" w:cs="Calibri"/>
          <w:szCs w:val="20"/>
        </w:rPr>
        <w:t>Should Customer's use of the Product and Services exceed its committed Quantity, Customer will incur overusage fees.</w:t>
      </w:r>
      <w:r>
        <w:rPr>
          <w:rFonts w:ascii="Calibri" w:hAnsi="Calibri" w:cs="Calibri"/>
          <w:szCs w:val="20"/>
        </w:rPr>
        <w:br/>
      </w:r>
      <w:r>
        <w:rPr>
          <w:rFonts w:ascii="Calibri" w:hAnsi="Calibri" w:cs="Calibri"/>
          <w:szCs w:val="20"/>
        </w:rPr>
        <w:br/>
        <w:t>For Adobe Analytics Products and Services only, overusage fees are billed at the Overusage Rate per Unit of Measure and monthly in arrears as incurred in accordance with the Overusage Cycle, where the Overusage Cycle is the period in which the monthly License Metric as used by Customer is totaled to determine whether the committed Quantity of the monthly License Metric is fully consumed and whether the Overusage Rate will apply. As an example, for illustrative purposes only, if the Overusage Cycle is annual, and the committed monthly Quantity is 10 M, the committed Quantity of the monthly License Metric will be fully consumed when 120 M of the License Metric is fully consumed, and any consumption above 120 M during the remainder of the Overusage Cycle will incur overages and be billed at the Overusage Rate per Unit of Measure.  These Overusage fees will be billed monthly in arrears as incurred. Customer is entitled to store Customer Data within Adobe Analytics for 25 months from the date of its collection or receipt, unless additional Adobe Analytics Storage: OD offering is licensed separately.</w:t>
      </w:r>
    </w:p>
    <w:p w14:paraId="2EA679F2" w14:textId="77777777" w:rsidR="00EA18ED" w:rsidRPr="000C4D9F" w:rsidRDefault="00981121" w:rsidP="000C4D9F">
      <w:pPr>
        <w:adjustRightInd/>
        <w:snapToGrid/>
        <w:rPr>
          <w:rFonts w:ascii="Calibri" w:hAnsi="Calibri" w:cs="Calibri"/>
          <w:szCs w:val="20"/>
        </w:rPr>
      </w:pPr>
      <w:r>
        <w:rPr>
          <w:rFonts w:ascii="Calibri" w:hAnsi="Calibri" w:cs="Calibri"/>
          <w:szCs w:val="20"/>
        </w:rPr>
        <w:t>Further, Adobe may provide consulting services, as further described in this Sales Order, for Adobe Analytics during the Implementation Period. In the event that Customer does not have a Secondary Server Call Commitment, any Secondary Server Calls generated by Customer shall be billed at 100% of the Primary Server Call Overusage rate set forth above. Such fees are billed monthly in arrears as incurred.</w:t>
      </w:r>
    </w:p>
    <w:p w14:paraId="43A10365" w14:textId="77777777" w:rsidR="000C4D9F" w:rsidRPr="00CA6F06" w:rsidRDefault="000C4D9F" w:rsidP="00981121">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4"/>
        <w:gridCol w:w="892"/>
        <w:gridCol w:w="1607"/>
        <w:gridCol w:w="1057"/>
        <w:gridCol w:w="990"/>
        <w:gridCol w:w="540"/>
        <w:gridCol w:w="450"/>
        <w:gridCol w:w="1170"/>
        <w:gridCol w:w="900"/>
        <w:gridCol w:w="900"/>
        <w:gridCol w:w="990"/>
        <w:gridCol w:w="990"/>
      </w:tblGrid>
      <w:tr w:rsidR="00923717" w:rsidRPr="00CA6F06" w14:paraId="5BF027CD" w14:textId="77777777" w:rsidTr="00923717">
        <w:trPr>
          <w:cantSplit/>
          <w:trHeight w:val="480"/>
        </w:trPr>
        <w:tc>
          <w:tcPr>
            <w:tcW w:w="5400" w:type="dxa"/>
            <w:gridSpan w:val="6"/>
            <w:tcBorders>
              <w:right w:val="single" w:sz="4" w:space="0" w:color="F2F2F2" w:themeColor="background1" w:themeShade="F2"/>
            </w:tcBorders>
            <w:shd w:val="clear" w:color="auto" w:fill="F2F2F2" w:themeFill="background1" w:themeFillShade="F2"/>
            <w:tcMar>
              <w:left w:w="72" w:type="dxa"/>
              <w:right w:w="0" w:type="dxa"/>
            </w:tcMar>
            <w:vAlign w:val="center"/>
          </w:tcPr>
          <w:p w14:paraId="130C024D" w14:textId="77777777" w:rsidR="00923717" w:rsidRPr="00CA6F06" w:rsidRDefault="00923717" w:rsidP="00923717">
            <w:pPr>
              <w:keepNext/>
              <w:widowControl w:val="0"/>
              <w:jc w:val="left"/>
              <w:rPr>
                <w:rFonts w:ascii="Calibri" w:hAnsi="Calibri" w:cs="Calibri"/>
                <w:b/>
                <w:bCs/>
                <w:color w:val="000000" w:themeColor="text1"/>
                <w:szCs w:val="20"/>
              </w:rPr>
            </w:pPr>
            <w:r w:rsidRPr="00CA6F06">
              <w:rPr>
                <w:rFonts w:ascii="Calibri" w:hAnsi="Calibri" w:cs="Calibri"/>
                <w:b/>
                <w:bCs/>
                <w:szCs w:val="20"/>
              </w:rPr>
              <w:t>Adobe Campaign</w:t>
            </w:r>
          </w:p>
        </w:tc>
        <w:tc>
          <w:tcPr>
            <w:tcW w:w="5400" w:type="dxa"/>
            <w:gridSpan w:val="6"/>
            <w:tcBorders>
              <w:top w:val="single" w:sz="4" w:space="0" w:color="FFFFFF" w:themeColor="background1"/>
              <w:left w:val="single" w:sz="4" w:space="0" w:color="F2F2F2" w:themeColor="background1" w:themeShade="F2"/>
              <w:bottom w:val="single" w:sz="4" w:space="0" w:color="FFFFFF" w:themeColor="background1"/>
              <w:right w:val="single" w:sz="4" w:space="0" w:color="FFFFFF" w:themeColor="background1"/>
            </w:tcBorders>
            <w:shd w:val="clear" w:color="auto" w:fill="F2F2F2" w:themeFill="background1" w:themeFillShade="F2"/>
            <w:vAlign w:val="center"/>
          </w:tcPr>
          <w:p w14:paraId="4EC0F7D3" w14:textId="77777777" w:rsidR="00923717" w:rsidRPr="00CA6F06" w:rsidRDefault="00923717" w:rsidP="00923717">
            <w:pPr>
              <w:keepNext/>
              <w:widowControl w:val="0"/>
              <w:spacing w:before="120" w:after="120"/>
              <w:jc w:val="right"/>
              <w:rPr>
                <w:rFonts w:ascii="Calibri" w:hAnsi="Calibri" w:cs="Calibri"/>
                <w:b/>
                <w:bCs/>
                <w:color w:val="000000" w:themeColor="text1"/>
                <w:szCs w:val="20"/>
              </w:rPr>
            </w:pPr>
            <w:r w:rsidRPr="00CA6F06">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6144F7" w:rsidRPr="00CA6F06" w14:paraId="12BB4035" w14:textId="77777777" w:rsidTr="00B474AB">
        <w:trPr>
          <w:cantSplit/>
          <w:trHeight w:val="485"/>
        </w:trPr>
        <w:tc>
          <w:tcPr>
            <w:tcW w:w="314" w:type="dxa"/>
            <w:shd w:val="clear" w:color="auto" w:fill="F2F2F2" w:themeFill="background1" w:themeFillShade="F2"/>
            <w:tcMar>
              <w:left w:w="72" w:type="dxa"/>
              <w:right w:w="0" w:type="dxa"/>
            </w:tcMar>
          </w:tcPr>
          <w:p w14:paraId="2733CE9F" w14:textId="77777777" w:rsidR="006144F7" w:rsidRPr="00CA6F06" w:rsidRDefault="006144F7" w:rsidP="00485FD5">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892" w:type="dxa"/>
            <w:shd w:val="clear" w:color="auto" w:fill="F2F2F2" w:themeFill="background1" w:themeFillShade="F2"/>
            <w:tcMar>
              <w:left w:w="29" w:type="dxa"/>
              <w:right w:w="14" w:type="dxa"/>
            </w:tcMar>
          </w:tcPr>
          <w:p w14:paraId="098A79DD"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SKU</w:t>
            </w:r>
          </w:p>
        </w:tc>
        <w:tc>
          <w:tcPr>
            <w:tcW w:w="1607" w:type="dxa"/>
            <w:shd w:val="clear" w:color="auto" w:fill="F2F2F2" w:themeFill="background1" w:themeFillShade="F2"/>
            <w:tcMar>
              <w:left w:w="29" w:type="dxa"/>
              <w:right w:w="14" w:type="dxa"/>
            </w:tcMar>
          </w:tcPr>
          <w:p w14:paraId="2071CD6F"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Product Description</w:t>
            </w:r>
          </w:p>
        </w:tc>
        <w:tc>
          <w:tcPr>
            <w:tcW w:w="1057" w:type="dxa"/>
            <w:shd w:val="clear" w:color="auto" w:fill="F2F2F2" w:themeFill="background1" w:themeFillShade="F2"/>
            <w:tcMar>
              <w:left w:w="29" w:type="dxa"/>
              <w:right w:w="14" w:type="dxa"/>
            </w:tcMar>
          </w:tcPr>
          <w:p w14:paraId="48E2CD00"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Interface Language</w:t>
            </w:r>
          </w:p>
        </w:tc>
        <w:tc>
          <w:tcPr>
            <w:tcW w:w="990" w:type="dxa"/>
            <w:shd w:val="clear" w:color="auto" w:fill="F2F2F2" w:themeFill="background1" w:themeFillShade="F2"/>
            <w:tcMar>
              <w:left w:w="29" w:type="dxa"/>
              <w:right w:w="14" w:type="dxa"/>
            </w:tcMar>
          </w:tcPr>
          <w:p w14:paraId="3FDF6340"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Deployment Method</w:t>
            </w:r>
          </w:p>
        </w:tc>
        <w:tc>
          <w:tcPr>
            <w:tcW w:w="990" w:type="dxa"/>
            <w:gridSpan w:val="2"/>
            <w:shd w:val="clear" w:color="auto" w:fill="F2F2F2" w:themeFill="background1" w:themeFillShade="F2"/>
            <w:tcMar>
              <w:left w:w="29" w:type="dxa"/>
              <w:right w:w="14" w:type="dxa"/>
            </w:tcMar>
          </w:tcPr>
          <w:p w14:paraId="77EF5774"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170" w:type="dxa"/>
            <w:shd w:val="clear" w:color="auto" w:fill="F2F2F2" w:themeFill="background1" w:themeFillShade="F2"/>
            <w:tcMar>
              <w:left w:w="29" w:type="dxa"/>
              <w:right w:w="14" w:type="dxa"/>
            </w:tcMar>
          </w:tcPr>
          <w:p w14:paraId="33FAE8BD"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License Metric / Unit of Measure</w:t>
            </w:r>
          </w:p>
        </w:tc>
        <w:tc>
          <w:tcPr>
            <w:tcW w:w="900" w:type="dxa"/>
            <w:shd w:val="clear" w:color="auto" w:fill="F2F2F2" w:themeFill="background1" w:themeFillShade="F2"/>
            <w:tcMar>
              <w:left w:w="29" w:type="dxa"/>
              <w:right w:w="14" w:type="dxa"/>
            </w:tcMar>
          </w:tcPr>
          <w:p w14:paraId="3BBF6E35"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900" w:type="dxa"/>
            <w:shd w:val="clear" w:color="auto" w:fill="F2F2F2" w:themeFill="background1" w:themeFillShade="F2"/>
            <w:tcMar>
              <w:left w:w="29" w:type="dxa"/>
              <w:right w:w="14" w:type="dxa"/>
            </w:tcMar>
          </w:tcPr>
          <w:p w14:paraId="39F3AF09"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990" w:type="dxa"/>
            <w:shd w:val="clear" w:color="auto" w:fill="F2F2F2" w:themeFill="background1" w:themeFillShade="F2"/>
            <w:tcMar>
              <w:left w:w="29" w:type="dxa"/>
              <w:right w:w="14" w:type="dxa"/>
            </w:tcMar>
          </w:tcPr>
          <w:p w14:paraId="548EC68F"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Unit Price</w:t>
            </w:r>
          </w:p>
        </w:tc>
        <w:tc>
          <w:tcPr>
            <w:tcW w:w="990" w:type="dxa"/>
            <w:shd w:val="clear" w:color="auto" w:fill="F2F2F2" w:themeFill="background1" w:themeFillShade="F2"/>
            <w:tcMar>
              <w:left w:w="29" w:type="dxa"/>
              <w:right w:w="14" w:type="dxa"/>
            </w:tcMar>
          </w:tcPr>
          <w:p w14:paraId="04643112" w14:textId="77777777" w:rsidR="006144F7" w:rsidRPr="00CA6F06" w:rsidRDefault="006144F7" w:rsidP="00485FD5">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Total Fees</w:t>
            </w:r>
          </w:p>
        </w:tc>
      </w:tr>
      <w:tr w:rsidR="006144F7" w:rsidRPr="00CA6F06" w14:paraId="69778B62" w14:textId="77777777" w:rsidTr="00923717">
        <w:trPr>
          <w:cantSplit/>
        </w:trPr>
        <w:tc>
          <w:tcPr>
            <w:tcW w:w="314" w:type="dxa"/>
            <w:shd w:val="clear" w:color="auto" w:fill="F2F2F2" w:themeFill="background1" w:themeFillShade="F2"/>
            <w:tcMar>
              <w:left w:w="72" w:type="dxa"/>
              <w:right w:w="0" w:type="dxa"/>
            </w:tcMar>
          </w:tcPr>
          <w:p w14:paraId="349ADB5D" w14:textId="73D2164F"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892" w:type="dxa"/>
            <w:shd w:val="clear" w:color="auto" w:fill="F2F2F2" w:themeFill="background1" w:themeFillShade="F2"/>
            <w:tcMar>
              <w:left w:w="29" w:type="dxa"/>
              <w:right w:w="14" w:type="dxa"/>
            </w:tcMar>
          </w:tcPr>
          <w:p w14:paraId="33DE5BC6" w14:textId="5DAEC251"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607" w:type="dxa"/>
            <w:shd w:val="clear" w:color="auto" w:fill="F2F2F2" w:themeFill="background1" w:themeFillShade="F2"/>
            <w:tcMar>
              <w:left w:w="29" w:type="dxa"/>
              <w:right w:w="14" w:type="dxa"/>
            </w:tcMar>
          </w:tcPr>
          <w:p w14:paraId="74737E5D" w14:textId="146193BE" w:rsidR="006144F7" w:rsidRPr="00CA6F06" w:rsidRDefault="006144F7" w:rsidP="00485FD5">
            <w:pPr>
              <w:keepLines/>
              <w:widowControl w:val="0"/>
              <w:spacing w:before="60" w:after="60"/>
              <w:jc w:val="left"/>
              <w:rPr>
                <w:rFonts w:ascii="Calibri" w:hAnsi="Calibri" w:cs="Calibri"/>
                <w:sz w:val="16"/>
                <w:szCs w:val="16"/>
              </w:rPr>
            </w:pPr>
          </w:p>
        </w:tc>
        <w:tc>
          <w:tcPr>
            <w:tcW w:w="1057" w:type="dxa"/>
            <w:shd w:val="clear" w:color="auto" w:fill="F2F2F2" w:themeFill="background1" w:themeFillShade="F2"/>
            <w:tcMar>
              <w:left w:w="29" w:type="dxa"/>
              <w:right w:w="14" w:type="dxa"/>
            </w:tcMar>
          </w:tcPr>
          <w:p w14:paraId="0DC3A1E9" w14:textId="7777777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29" w:type="dxa"/>
              <w:right w:w="14" w:type="dxa"/>
            </w:tcMar>
          </w:tcPr>
          <w:p w14:paraId="25271F51" w14:textId="7E6D8C3A"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gridSpan w:val="2"/>
            <w:shd w:val="clear" w:color="auto" w:fill="F2F2F2" w:themeFill="background1" w:themeFillShade="F2"/>
            <w:tcMar>
              <w:left w:w="29" w:type="dxa"/>
              <w:right w:w="14" w:type="dxa"/>
            </w:tcMar>
          </w:tcPr>
          <w:p w14:paraId="68E93EB0" w14:textId="4BA993B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170" w:type="dxa"/>
            <w:shd w:val="clear" w:color="auto" w:fill="F2F2F2" w:themeFill="background1" w:themeFillShade="F2"/>
            <w:tcMar>
              <w:left w:w="29" w:type="dxa"/>
              <w:right w:w="14" w:type="dxa"/>
            </w:tcMar>
          </w:tcPr>
          <w:p w14:paraId="5716E517" w14:textId="4394BD0E"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245F8690" w14:textId="3C25994E"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7FBA08AB" w14:textId="0977094D"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1EEB7778" w14:textId="36AC78C9" w:rsidR="006144F7" w:rsidRPr="00CA6F06" w:rsidRDefault="006144F7" w:rsidP="00485FD5">
            <w:pPr>
              <w:keepLines/>
              <w:widowControl w:val="0"/>
              <w:spacing w:before="60" w:after="60"/>
              <w:jc w:val="righ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4A52E712" w14:textId="11A27823" w:rsidR="006144F7" w:rsidRPr="00CA6F06" w:rsidRDefault="006144F7" w:rsidP="00485FD5">
            <w:pPr>
              <w:keepLines/>
              <w:widowControl w:val="0"/>
              <w:spacing w:before="60" w:after="60"/>
              <w:jc w:val="right"/>
              <w:rPr>
                <w:rFonts w:ascii="Calibri" w:hAnsi="Calibri" w:cs="Calibri"/>
                <w:color w:val="000000" w:themeColor="text1"/>
                <w:sz w:val="16"/>
                <w:szCs w:val="16"/>
              </w:rPr>
            </w:pPr>
          </w:p>
        </w:tc>
      </w:tr>
      <w:tr w:rsidR="00A21BB6" w14:paraId="73BB3F00" w14:textId="77777777">
        <w:trPr>
          <w:cantSplit/>
        </w:trPr>
        <w:tc>
          <w:tcPr>
            <w:tcW w:w="314" w:type="dxa"/>
            <w:shd w:val="clear" w:color="auto" w:fill="F2F2F2" w:themeFill="background1" w:themeFillShade="F2"/>
            <w:tcMar>
              <w:left w:w="72" w:type="dxa"/>
              <w:right w:w="0" w:type="dxa"/>
            </w:tcMar>
          </w:tcPr>
          <w:p w14:paraId="2A2B1362" w14:textId="20E78446"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892" w:type="dxa"/>
            <w:shd w:val="clear" w:color="auto" w:fill="F2F2F2" w:themeFill="background1" w:themeFillShade="F2"/>
            <w:tcMar>
              <w:left w:w="29" w:type="dxa"/>
              <w:right w:w="14" w:type="dxa"/>
            </w:tcMar>
          </w:tcPr>
          <w:p w14:paraId="519355D7" w14:textId="6CCA35B0"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607" w:type="dxa"/>
            <w:shd w:val="clear" w:color="auto" w:fill="F2F2F2" w:themeFill="background1" w:themeFillShade="F2"/>
            <w:tcMar>
              <w:left w:w="29" w:type="dxa"/>
              <w:right w:w="14" w:type="dxa"/>
            </w:tcMar>
          </w:tcPr>
          <w:p w14:paraId="1C50FEA3" w14:textId="247A8CFC" w:rsidR="006144F7" w:rsidRPr="00CA6F06" w:rsidRDefault="006144F7" w:rsidP="00485FD5">
            <w:pPr>
              <w:keepLines/>
              <w:widowControl w:val="0"/>
              <w:spacing w:before="60" w:after="60"/>
              <w:jc w:val="left"/>
              <w:rPr>
                <w:rFonts w:ascii="Calibri" w:hAnsi="Calibri" w:cs="Calibri"/>
                <w:sz w:val="16"/>
                <w:szCs w:val="16"/>
              </w:rPr>
            </w:pPr>
          </w:p>
        </w:tc>
        <w:tc>
          <w:tcPr>
            <w:tcW w:w="1057" w:type="dxa"/>
            <w:shd w:val="clear" w:color="auto" w:fill="F2F2F2" w:themeFill="background1" w:themeFillShade="F2"/>
            <w:tcMar>
              <w:left w:w="29" w:type="dxa"/>
              <w:right w:w="14" w:type="dxa"/>
            </w:tcMar>
          </w:tcPr>
          <w:p w14:paraId="6A456B69" w14:textId="7777777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29" w:type="dxa"/>
              <w:right w:w="14" w:type="dxa"/>
            </w:tcMar>
          </w:tcPr>
          <w:p w14:paraId="04367DD4" w14:textId="0C7F76B1"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gridSpan w:val="2"/>
            <w:shd w:val="clear" w:color="auto" w:fill="F2F2F2" w:themeFill="background1" w:themeFillShade="F2"/>
            <w:tcMar>
              <w:left w:w="29" w:type="dxa"/>
              <w:right w:w="14" w:type="dxa"/>
            </w:tcMar>
          </w:tcPr>
          <w:p w14:paraId="3985E9F5" w14:textId="10F9214C"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170" w:type="dxa"/>
            <w:shd w:val="clear" w:color="auto" w:fill="F2F2F2" w:themeFill="background1" w:themeFillShade="F2"/>
            <w:tcMar>
              <w:left w:w="29" w:type="dxa"/>
              <w:right w:w="14" w:type="dxa"/>
            </w:tcMar>
          </w:tcPr>
          <w:p w14:paraId="616D41D4" w14:textId="407F0E8A"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37835C73" w14:textId="655DAB3B"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457E79F9" w14:textId="557EF43D"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201A2944" w14:textId="026CA107" w:rsidR="006144F7" w:rsidRPr="00CA6F06" w:rsidRDefault="006144F7" w:rsidP="00485FD5">
            <w:pPr>
              <w:keepLines/>
              <w:widowControl w:val="0"/>
              <w:spacing w:before="60" w:after="60"/>
              <w:jc w:val="righ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26ADC715" w14:textId="1C6A4D5B" w:rsidR="006144F7" w:rsidRPr="00CA6F06" w:rsidRDefault="006144F7" w:rsidP="00485FD5">
            <w:pPr>
              <w:keepLines/>
              <w:widowControl w:val="0"/>
              <w:spacing w:before="60" w:after="60"/>
              <w:jc w:val="right"/>
              <w:rPr>
                <w:rFonts w:ascii="Calibri" w:hAnsi="Calibri" w:cs="Calibri"/>
                <w:color w:val="000000" w:themeColor="text1"/>
                <w:sz w:val="16"/>
                <w:szCs w:val="16"/>
              </w:rPr>
            </w:pPr>
          </w:p>
        </w:tc>
      </w:tr>
      <w:tr w:rsidR="00A21BB6" w14:paraId="58627BD7" w14:textId="77777777">
        <w:trPr>
          <w:cantSplit/>
        </w:trPr>
        <w:tc>
          <w:tcPr>
            <w:tcW w:w="314" w:type="dxa"/>
            <w:shd w:val="clear" w:color="auto" w:fill="F2F2F2" w:themeFill="background1" w:themeFillShade="F2"/>
            <w:tcMar>
              <w:left w:w="72" w:type="dxa"/>
              <w:right w:w="0" w:type="dxa"/>
            </w:tcMar>
          </w:tcPr>
          <w:p w14:paraId="716CE30D" w14:textId="35265E4C"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892" w:type="dxa"/>
            <w:shd w:val="clear" w:color="auto" w:fill="F2F2F2" w:themeFill="background1" w:themeFillShade="F2"/>
            <w:tcMar>
              <w:left w:w="29" w:type="dxa"/>
              <w:right w:w="14" w:type="dxa"/>
            </w:tcMar>
          </w:tcPr>
          <w:p w14:paraId="794F53E5" w14:textId="1BFC69F8"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607" w:type="dxa"/>
            <w:shd w:val="clear" w:color="auto" w:fill="F2F2F2" w:themeFill="background1" w:themeFillShade="F2"/>
            <w:tcMar>
              <w:left w:w="29" w:type="dxa"/>
              <w:right w:w="14" w:type="dxa"/>
            </w:tcMar>
          </w:tcPr>
          <w:p w14:paraId="735260DD" w14:textId="3D7A1933" w:rsidR="006144F7" w:rsidRPr="00CA6F06" w:rsidRDefault="006144F7" w:rsidP="00485FD5">
            <w:pPr>
              <w:keepLines/>
              <w:widowControl w:val="0"/>
              <w:spacing w:before="60" w:after="60"/>
              <w:jc w:val="left"/>
              <w:rPr>
                <w:rFonts w:ascii="Calibri" w:hAnsi="Calibri" w:cs="Calibri"/>
                <w:sz w:val="16"/>
                <w:szCs w:val="16"/>
              </w:rPr>
            </w:pPr>
          </w:p>
        </w:tc>
        <w:tc>
          <w:tcPr>
            <w:tcW w:w="1057" w:type="dxa"/>
            <w:shd w:val="clear" w:color="auto" w:fill="F2F2F2" w:themeFill="background1" w:themeFillShade="F2"/>
            <w:tcMar>
              <w:left w:w="29" w:type="dxa"/>
              <w:right w:w="14" w:type="dxa"/>
            </w:tcMar>
          </w:tcPr>
          <w:p w14:paraId="3A5AF50C" w14:textId="7777777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29" w:type="dxa"/>
              <w:right w:w="14" w:type="dxa"/>
            </w:tcMar>
          </w:tcPr>
          <w:p w14:paraId="4E77A374" w14:textId="102585A8"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gridSpan w:val="2"/>
            <w:shd w:val="clear" w:color="auto" w:fill="F2F2F2" w:themeFill="background1" w:themeFillShade="F2"/>
            <w:tcMar>
              <w:left w:w="29" w:type="dxa"/>
              <w:right w:w="14" w:type="dxa"/>
            </w:tcMar>
          </w:tcPr>
          <w:p w14:paraId="5EC667AA" w14:textId="0A85467E"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170" w:type="dxa"/>
            <w:shd w:val="clear" w:color="auto" w:fill="F2F2F2" w:themeFill="background1" w:themeFillShade="F2"/>
            <w:tcMar>
              <w:left w:w="29" w:type="dxa"/>
              <w:right w:w="14" w:type="dxa"/>
            </w:tcMar>
          </w:tcPr>
          <w:p w14:paraId="7C83CC61" w14:textId="35EDF5B0"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6744AD75" w14:textId="04F73755"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50BF4409" w14:textId="1B127BEB"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54A1E1A3" w14:textId="2F289727" w:rsidR="006144F7" w:rsidRPr="00CA6F06" w:rsidRDefault="006144F7" w:rsidP="00485FD5">
            <w:pPr>
              <w:keepLines/>
              <w:widowControl w:val="0"/>
              <w:spacing w:before="60" w:after="60"/>
              <w:jc w:val="righ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615A1848" w14:textId="433B7029" w:rsidR="006144F7" w:rsidRPr="00CA6F06" w:rsidRDefault="006144F7" w:rsidP="00485FD5">
            <w:pPr>
              <w:keepLines/>
              <w:widowControl w:val="0"/>
              <w:spacing w:before="60" w:after="60"/>
              <w:jc w:val="right"/>
              <w:rPr>
                <w:rFonts w:ascii="Calibri" w:hAnsi="Calibri" w:cs="Calibri"/>
                <w:color w:val="000000" w:themeColor="text1"/>
                <w:sz w:val="16"/>
                <w:szCs w:val="16"/>
              </w:rPr>
            </w:pPr>
          </w:p>
        </w:tc>
      </w:tr>
      <w:tr w:rsidR="00A21BB6" w14:paraId="1EDFC19C" w14:textId="77777777">
        <w:trPr>
          <w:cantSplit/>
        </w:trPr>
        <w:tc>
          <w:tcPr>
            <w:tcW w:w="314" w:type="dxa"/>
            <w:shd w:val="clear" w:color="auto" w:fill="F2F2F2" w:themeFill="background1" w:themeFillShade="F2"/>
            <w:tcMar>
              <w:left w:w="72" w:type="dxa"/>
              <w:right w:w="0" w:type="dxa"/>
            </w:tcMar>
          </w:tcPr>
          <w:p w14:paraId="5535C058" w14:textId="5A4AA930"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892" w:type="dxa"/>
            <w:shd w:val="clear" w:color="auto" w:fill="F2F2F2" w:themeFill="background1" w:themeFillShade="F2"/>
            <w:tcMar>
              <w:left w:w="29" w:type="dxa"/>
              <w:right w:w="14" w:type="dxa"/>
            </w:tcMar>
          </w:tcPr>
          <w:p w14:paraId="0A20D6A0" w14:textId="7D497D89"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607" w:type="dxa"/>
            <w:shd w:val="clear" w:color="auto" w:fill="F2F2F2" w:themeFill="background1" w:themeFillShade="F2"/>
            <w:tcMar>
              <w:left w:w="29" w:type="dxa"/>
              <w:right w:w="14" w:type="dxa"/>
            </w:tcMar>
          </w:tcPr>
          <w:p w14:paraId="28D665C2" w14:textId="0761EE94" w:rsidR="006144F7" w:rsidRPr="00CA6F06" w:rsidRDefault="006144F7" w:rsidP="00485FD5">
            <w:pPr>
              <w:keepLines/>
              <w:widowControl w:val="0"/>
              <w:spacing w:before="60" w:after="60"/>
              <w:jc w:val="left"/>
              <w:rPr>
                <w:rFonts w:ascii="Calibri" w:hAnsi="Calibri" w:cs="Calibri"/>
                <w:sz w:val="16"/>
                <w:szCs w:val="16"/>
              </w:rPr>
            </w:pPr>
          </w:p>
        </w:tc>
        <w:tc>
          <w:tcPr>
            <w:tcW w:w="1057" w:type="dxa"/>
            <w:shd w:val="clear" w:color="auto" w:fill="F2F2F2" w:themeFill="background1" w:themeFillShade="F2"/>
            <w:tcMar>
              <w:left w:w="29" w:type="dxa"/>
              <w:right w:w="14" w:type="dxa"/>
            </w:tcMar>
          </w:tcPr>
          <w:p w14:paraId="440A8EB4" w14:textId="7777777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29" w:type="dxa"/>
              <w:right w:w="14" w:type="dxa"/>
            </w:tcMar>
          </w:tcPr>
          <w:p w14:paraId="64117750" w14:textId="530A565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gridSpan w:val="2"/>
            <w:shd w:val="clear" w:color="auto" w:fill="F2F2F2" w:themeFill="background1" w:themeFillShade="F2"/>
            <w:tcMar>
              <w:left w:w="29" w:type="dxa"/>
              <w:right w:w="14" w:type="dxa"/>
            </w:tcMar>
          </w:tcPr>
          <w:p w14:paraId="0D1B35CC" w14:textId="4E9F38BF"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170" w:type="dxa"/>
            <w:shd w:val="clear" w:color="auto" w:fill="F2F2F2" w:themeFill="background1" w:themeFillShade="F2"/>
            <w:tcMar>
              <w:left w:w="29" w:type="dxa"/>
              <w:right w:w="14" w:type="dxa"/>
            </w:tcMar>
          </w:tcPr>
          <w:p w14:paraId="67EB7EA4" w14:textId="4D50DBDD"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506647DF" w14:textId="320F9D61"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7EE01E3C" w14:textId="1C1561E4"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76F4D709" w14:textId="7B591E86" w:rsidR="006144F7" w:rsidRPr="00CA6F06" w:rsidRDefault="006144F7" w:rsidP="00485FD5">
            <w:pPr>
              <w:keepLines/>
              <w:widowControl w:val="0"/>
              <w:spacing w:before="60" w:after="60"/>
              <w:jc w:val="righ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29EA5C32" w14:textId="24F4EB73" w:rsidR="006144F7" w:rsidRPr="00CA6F06" w:rsidRDefault="006144F7" w:rsidP="00485FD5">
            <w:pPr>
              <w:keepLines/>
              <w:widowControl w:val="0"/>
              <w:spacing w:before="60" w:after="60"/>
              <w:jc w:val="right"/>
              <w:rPr>
                <w:rFonts w:ascii="Calibri" w:hAnsi="Calibri" w:cs="Calibri"/>
                <w:color w:val="000000" w:themeColor="text1"/>
                <w:sz w:val="16"/>
                <w:szCs w:val="16"/>
              </w:rPr>
            </w:pPr>
          </w:p>
        </w:tc>
      </w:tr>
      <w:tr w:rsidR="00A21BB6" w14:paraId="6D0FABA4" w14:textId="77777777">
        <w:trPr>
          <w:cantSplit/>
        </w:trPr>
        <w:tc>
          <w:tcPr>
            <w:tcW w:w="314" w:type="dxa"/>
            <w:shd w:val="clear" w:color="auto" w:fill="F2F2F2" w:themeFill="background1" w:themeFillShade="F2"/>
            <w:tcMar>
              <w:left w:w="72" w:type="dxa"/>
              <w:right w:w="0" w:type="dxa"/>
            </w:tcMar>
          </w:tcPr>
          <w:p w14:paraId="0913302D" w14:textId="62F95C7D"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892" w:type="dxa"/>
            <w:shd w:val="clear" w:color="auto" w:fill="F2F2F2" w:themeFill="background1" w:themeFillShade="F2"/>
            <w:tcMar>
              <w:left w:w="29" w:type="dxa"/>
              <w:right w:w="14" w:type="dxa"/>
            </w:tcMar>
          </w:tcPr>
          <w:p w14:paraId="402BF228" w14:textId="135E0CB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607" w:type="dxa"/>
            <w:shd w:val="clear" w:color="auto" w:fill="F2F2F2" w:themeFill="background1" w:themeFillShade="F2"/>
            <w:tcMar>
              <w:left w:w="29" w:type="dxa"/>
              <w:right w:w="14" w:type="dxa"/>
            </w:tcMar>
          </w:tcPr>
          <w:p w14:paraId="70F5D121" w14:textId="1A1A9223" w:rsidR="006144F7" w:rsidRPr="00CA6F06" w:rsidRDefault="006144F7" w:rsidP="00485FD5">
            <w:pPr>
              <w:keepLines/>
              <w:widowControl w:val="0"/>
              <w:spacing w:before="60" w:after="60"/>
              <w:jc w:val="left"/>
              <w:rPr>
                <w:rFonts w:ascii="Calibri" w:hAnsi="Calibri" w:cs="Calibri"/>
                <w:sz w:val="16"/>
                <w:szCs w:val="16"/>
              </w:rPr>
            </w:pPr>
          </w:p>
        </w:tc>
        <w:tc>
          <w:tcPr>
            <w:tcW w:w="1057" w:type="dxa"/>
            <w:shd w:val="clear" w:color="auto" w:fill="F2F2F2" w:themeFill="background1" w:themeFillShade="F2"/>
            <w:tcMar>
              <w:left w:w="29" w:type="dxa"/>
              <w:right w:w="14" w:type="dxa"/>
            </w:tcMar>
          </w:tcPr>
          <w:p w14:paraId="2164CEB5" w14:textId="7777777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29" w:type="dxa"/>
              <w:right w:w="14" w:type="dxa"/>
            </w:tcMar>
          </w:tcPr>
          <w:p w14:paraId="335AC900" w14:textId="08651166"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gridSpan w:val="2"/>
            <w:shd w:val="clear" w:color="auto" w:fill="F2F2F2" w:themeFill="background1" w:themeFillShade="F2"/>
            <w:tcMar>
              <w:left w:w="29" w:type="dxa"/>
              <w:right w:w="14" w:type="dxa"/>
            </w:tcMar>
          </w:tcPr>
          <w:p w14:paraId="3CDDD746" w14:textId="285930E0"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170" w:type="dxa"/>
            <w:shd w:val="clear" w:color="auto" w:fill="F2F2F2" w:themeFill="background1" w:themeFillShade="F2"/>
            <w:tcMar>
              <w:left w:w="29" w:type="dxa"/>
              <w:right w:w="14" w:type="dxa"/>
            </w:tcMar>
          </w:tcPr>
          <w:p w14:paraId="25985CD7" w14:textId="00B4CB69"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612E77B9" w14:textId="32EC19F1"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4EB3E952" w14:textId="26ABFF21"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670AC4F4" w14:textId="2F676C65" w:rsidR="006144F7" w:rsidRPr="00CA6F06" w:rsidRDefault="006144F7" w:rsidP="00485FD5">
            <w:pPr>
              <w:keepLines/>
              <w:widowControl w:val="0"/>
              <w:spacing w:before="60" w:after="60"/>
              <w:jc w:val="righ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2332C080" w14:textId="2DB620E4" w:rsidR="006144F7" w:rsidRPr="00CA6F06" w:rsidRDefault="006144F7" w:rsidP="00485FD5">
            <w:pPr>
              <w:keepLines/>
              <w:widowControl w:val="0"/>
              <w:spacing w:before="60" w:after="60"/>
              <w:jc w:val="right"/>
              <w:rPr>
                <w:rFonts w:ascii="Calibri" w:hAnsi="Calibri" w:cs="Calibri"/>
                <w:color w:val="000000" w:themeColor="text1"/>
                <w:sz w:val="16"/>
                <w:szCs w:val="16"/>
              </w:rPr>
            </w:pPr>
          </w:p>
        </w:tc>
      </w:tr>
      <w:tr w:rsidR="00A21BB6" w14:paraId="2C16FB18" w14:textId="77777777">
        <w:trPr>
          <w:cantSplit/>
        </w:trPr>
        <w:tc>
          <w:tcPr>
            <w:tcW w:w="314" w:type="dxa"/>
            <w:shd w:val="clear" w:color="auto" w:fill="F2F2F2" w:themeFill="background1" w:themeFillShade="F2"/>
            <w:tcMar>
              <w:left w:w="72" w:type="dxa"/>
              <w:right w:w="0" w:type="dxa"/>
            </w:tcMar>
          </w:tcPr>
          <w:p w14:paraId="0D3894D0" w14:textId="3F18A3E1"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892" w:type="dxa"/>
            <w:shd w:val="clear" w:color="auto" w:fill="F2F2F2" w:themeFill="background1" w:themeFillShade="F2"/>
            <w:tcMar>
              <w:left w:w="29" w:type="dxa"/>
              <w:right w:w="14" w:type="dxa"/>
            </w:tcMar>
          </w:tcPr>
          <w:p w14:paraId="4EB1A822" w14:textId="2F53D72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607" w:type="dxa"/>
            <w:shd w:val="clear" w:color="auto" w:fill="F2F2F2" w:themeFill="background1" w:themeFillShade="F2"/>
            <w:tcMar>
              <w:left w:w="29" w:type="dxa"/>
              <w:right w:w="14" w:type="dxa"/>
            </w:tcMar>
          </w:tcPr>
          <w:p w14:paraId="108BFF84" w14:textId="3E71BE3F" w:rsidR="006144F7" w:rsidRPr="00CA6F06" w:rsidRDefault="006144F7" w:rsidP="00485FD5">
            <w:pPr>
              <w:keepLines/>
              <w:widowControl w:val="0"/>
              <w:spacing w:before="60" w:after="60"/>
              <w:jc w:val="left"/>
              <w:rPr>
                <w:rFonts w:ascii="Calibri" w:hAnsi="Calibri" w:cs="Calibri"/>
                <w:sz w:val="16"/>
                <w:szCs w:val="16"/>
              </w:rPr>
            </w:pPr>
          </w:p>
        </w:tc>
        <w:tc>
          <w:tcPr>
            <w:tcW w:w="1057" w:type="dxa"/>
            <w:shd w:val="clear" w:color="auto" w:fill="F2F2F2" w:themeFill="background1" w:themeFillShade="F2"/>
            <w:tcMar>
              <w:left w:w="29" w:type="dxa"/>
              <w:right w:w="14" w:type="dxa"/>
            </w:tcMar>
          </w:tcPr>
          <w:p w14:paraId="65D6124A" w14:textId="7777777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29" w:type="dxa"/>
              <w:right w:w="14" w:type="dxa"/>
            </w:tcMar>
          </w:tcPr>
          <w:p w14:paraId="60888895" w14:textId="2C9C50E1"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gridSpan w:val="2"/>
            <w:shd w:val="clear" w:color="auto" w:fill="F2F2F2" w:themeFill="background1" w:themeFillShade="F2"/>
            <w:tcMar>
              <w:left w:w="29" w:type="dxa"/>
              <w:right w:w="14" w:type="dxa"/>
            </w:tcMar>
          </w:tcPr>
          <w:p w14:paraId="70ECA4F3" w14:textId="03D780FD"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170" w:type="dxa"/>
            <w:shd w:val="clear" w:color="auto" w:fill="F2F2F2" w:themeFill="background1" w:themeFillShade="F2"/>
            <w:tcMar>
              <w:left w:w="29" w:type="dxa"/>
              <w:right w:w="14" w:type="dxa"/>
            </w:tcMar>
          </w:tcPr>
          <w:p w14:paraId="418102E7" w14:textId="7D7C14B1"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0D591EE1" w14:textId="1C32BFA4"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2F0251BD" w14:textId="61EEBB6F"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07069BC0" w14:textId="1E998EC2" w:rsidR="006144F7" w:rsidRPr="00CA6F06" w:rsidRDefault="006144F7" w:rsidP="00485FD5">
            <w:pPr>
              <w:keepLines/>
              <w:widowControl w:val="0"/>
              <w:spacing w:before="60" w:after="60"/>
              <w:jc w:val="righ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2391D14B" w14:textId="04065E81" w:rsidR="006144F7" w:rsidRPr="00CA6F06" w:rsidRDefault="006144F7" w:rsidP="00485FD5">
            <w:pPr>
              <w:keepLines/>
              <w:widowControl w:val="0"/>
              <w:spacing w:before="60" w:after="60"/>
              <w:jc w:val="right"/>
              <w:rPr>
                <w:rFonts w:ascii="Calibri" w:hAnsi="Calibri" w:cs="Calibri"/>
                <w:color w:val="000000" w:themeColor="text1"/>
                <w:sz w:val="16"/>
                <w:szCs w:val="16"/>
              </w:rPr>
            </w:pPr>
          </w:p>
        </w:tc>
      </w:tr>
      <w:tr w:rsidR="00A21BB6" w14:paraId="3BC2EA1F" w14:textId="77777777">
        <w:trPr>
          <w:cantSplit/>
        </w:trPr>
        <w:tc>
          <w:tcPr>
            <w:tcW w:w="314" w:type="dxa"/>
            <w:shd w:val="clear" w:color="auto" w:fill="F2F2F2" w:themeFill="background1" w:themeFillShade="F2"/>
            <w:tcMar>
              <w:left w:w="72" w:type="dxa"/>
              <w:right w:w="0" w:type="dxa"/>
            </w:tcMar>
          </w:tcPr>
          <w:p w14:paraId="08ABA130" w14:textId="03642CEB"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892" w:type="dxa"/>
            <w:shd w:val="clear" w:color="auto" w:fill="F2F2F2" w:themeFill="background1" w:themeFillShade="F2"/>
            <w:tcMar>
              <w:left w:w="29" w:type="dxa"/>
              <w:right w:w="14" w:type="dxa"/>
            </w:tcMar>
          </w:tcPr>
          <w:p w14:paraId="3B535D45" w14:textId="351BF3BC"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607" w:type="dxa"/>
            <w:shd w:val="clear" w:color="auto" w:fill="F2F2F2" w:themeFill="background1" w:themeFillShade="F2"/>
            <w:tcMar>
              <w:left w:w="29" w:type="dxa"/>
              <w:right w:w="14" w:type="dxa"/>
            </w:tcMar>
          </w:tcPr>
          <w:p w14:paraId="082DE7B4" w14:textId="0C624E43" w:rsidR="006144F7" w:rsidRPr="00CA6F06" w:rsidRDefault="006144F7" w:rsidP="00485FD5">
            <w:pPr>
              <w:keepLines/>
              <w:widowControl w:val="0"/>
              <w:spacing w:before="60" w:after="60"/>
              <w:jc w:val="left"/>
              <w:rPr>
                <w:rFonts w:ascii="Calibri" w:hAnsi="Calibri" w:cs="Calibri"/>
                <w:sz w:val="16"/>
                <w:szCs w:val="16"/>
              </w:rPr>
            </w:pPr>
          </w:p>
        </w:tc>
        <w:tc>
          <w:tcPr>
            <w:tcW w:w="1057" w:type="dxa"/>
            <w:shd w:val="clear" w:color="auto" w:fill="F2F2F2" w:themeFill="background1" w:themeFillShade="F2"/>
            <w:tcMar>
              <w:left w:w="29" w:type="dxa"/>
              <w:right w:w="14" w:type="dxa"/>
            </w:tcMar>
          </w:tcPr>
          <w:p w14:paraId="641E8A61" w14:textId="7777777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29" w:type="dxa"/>
              <w:right w:w="14" w:type="dxa"/>
            </w:tcMar>
          </w:tcPr>
          <w:p w14:paraId="02AF889A" w14:textId="32612773"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gridSpan w:val="2"/>
            <w:shd w:val="clear" w:color="auto" w:fill="F2F2F2" w:themeFill="background1" w:themeFillShade="F2"/>
            <w:tcMar>
              <w:left w:w="29" w:type="dxa"/>
              <w:right w:w="14" w:type="dxa"/>
            </w:tcMar>
          </w:tcPr>
          <w:p w14:paraId="23183BDC" w14:textId="543328B7"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1170" w:type="dxa"/>
            <w:shd w:val="clear" w:color="auto" w:fill="F2F2F2" w:themeFill="background1" w:themeFillShade="F2"/>
            <w:tcMar>
              <w:left w:w="29" w:type="dxa"/>
              <w:right w:w="14" w:type="dxa"/>
            </w:tcMar>
          </w:tcPr>
          <w:p w14:paraId="73BD3E70" w14:textId="49ADC853"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3E114586" w14:textId="2AEAFBCF"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00" w:type="dxa"/>
            <w:shd w:val="clear" w:color="auto" w:fill="F2F2F2" w:themeFill="background1" w:themeFillShade="F2"/>
            <w:tcMar>
              <w:left w:w="29" w:type="dxa"/>
              <w:right w:w="14" w:type="dxa"/>
            </w:tcMar>
          </w:tcPr>
          <w:p w14:paraId="37A502D1" w14:textId="13CAFE02" w:rsidR="006144F7" w:rsidRPr="00CA6F06" w:rsidRDefault="006144F7" w:rsidP="00485FD5">
            <w:pPr>
              <w:keepLines/>
              <w:widowControl w:val="0"/>
              <w:spacing w:before="60" w:after="60"/>
              <w:jc w:val="lef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5069DD4C" w14:textId="6D7F42FA" w:rsidR="006144F7" w:rsidRPr="00CA6F06" w:rsidRDefault="006144F7" w:rsidP="00485FD5">
            <w:pPr>
              <w:keepLines/>
              <w:widowControl w:val="0"/>
              <w:spacing w:before="60" w:after="60"/>
              <w:jc w:val="right"/>
              <w:rPr>
                <w:rFonts w:ascii="Calibri" w:hAnsi="Calibri" w:cs="Calibri"/>
                <w:color w:val="000000" w:themeColor="text1"/>
                <w:sz w:val="16"/>
                <w:szCs w:val="16"/>
              </w:rPr>
            </w:pPr>
          </w:p>
        </w:tc>
        <w:tc>
          <w:tcPr>
            <w:tcW w:w="990" w:type="dxa"/>
            <w:shd w:val="clear" w:color="auto" w:fill="F2F2F2" w:themeFill="background1" w:themeFillShade="F2"/>
            <w:tcMar>
              <w:left w:w="0" w:type="dxa"/>
              <w:right w:w="58" w:type="dxa"/>
            </w:tcMar>
          </w:tcPr>
          <w:p w14:paraId="085B907E" w14:textId="46397020" w:rsidR="006144F7" w:rsidRPr="00CA6F06" w:rsidRDefault="006144F7" w:rsidP="00485FD5">
            <w:pPr>
              <w:keepLines/>
              <w:widowControl w:val="0"/>
              <w:spacing w:before="60" w:after="60"/>
              <w:jc w:val="right"/>
              <w:rPr>
                <w:rFonts w:ascii="Calibri" w:hAnsi="Calibri" w:cs="Calibri"/>
                <w:color w:val="000000" w:themeColor="text1"/>
                <w:sz w:val="16"/>
                <w:szCs w:val="16"/>
              </w:rPr>
            </w:pPr>
          </w:p>
        </w:tc>
      </w:tr>
    </w:tbl>
    <w:p w14:paraId="3F9C7184" w14:textId="77777777" w:rsidR="00685F4B" w:rsidRDefault="00685F4B" w:rsidP="000F33BD">
      <w:pPr>
        <w:rPr>
          <w:rFonts w:ascii="Calibri" w:hAnsi="Calibri" w:cs="Calibri"/>
          <w:sz w:val="14"/>
          <w:szCs w:val="14"/>
        </w:rPr>
      </w:pPr>
    </w:p>
    <w:p w14:paraId="6FBBAF04" w14:textId="77777777" w:rsidR="00EA18ED" w:rsidRPr="000C4D9F" w:rsidRDefault="00981121" w:rsidP="000C4D9F">
      <w:pPr>
        <w:adjustRightInd/>
        <w:snapToGrid/>
        <w:rPr>
          <w:rFonts w:ascii="Calibri" w:hAnsi="Calibri" w:cs="Calibri"/>
          <w:szCs w:val="20"/>
        </w:rPr>
      </w:pPr>
      <w:r>
        <w:rPr>
          <w:rFonts w:ascii="Calibri" w:hAnsi="Calibri" w:cs="Calibri"/>
          <w:szCs w:val="20"/>
        </w:rPr>
        <w:t>Customer acknowledges that the user interface language cannot be modified.</w:t>
      </w:r>
    </w:p>
    <w:p w14:paraId="0E361309" w14:textId="77777777" w:rsidR="00EA18ED" w:rsidRPr="000C4D9F" w:rsidRDefault="00981121" w:rsidP="000C4D9F">
      <w:pPr>
        <w:adjustRightInd/>
        <w:snapToGrid/>
        <w:rPr>
          <w:rFonts w:ascii="Calibri" w:hAnsi="Calibri" w:cs="Calibri"/>
          <w:szCs w:val="20"/>
        </w:rPr>
      </w:pPr>
      <w:r>
        <w:rPr>
          <w:rFonts w:ascii="Calibri" w:hAnsi="Calibri" w:cs="Calibri"/>
          <w:szCs w:val="20"/>
        </w:rPr>
        <w:t>If Customer exceeds its licensed allocation of: i) Active Profiles, then Adobe may bill Customer overusage fees at the Unit Price under this Sales Order; or ii) Image Serving bandwidth or Total Database Storage capacity, then Adobe may bill Customer overusage fees based on Adobe’s then-current pricing. Adobe will invoice all overusage fees monthly in arrears, as incurred.</w:t>
      </w:r>
    </w:p>
    <w:p w14:paraId="4B84E702" w14:textId="77777777" w:rsidR="00EA18ED" w:rsidRPr="000C4D9F" w:rsidRDefault="00981121" w:rsidP="000C4D9F">
      <w:pPr>
        <w:adjustRightInd/>
        <w:snapToGrid/>
        <w:rPr>
          <w:rFonts w:ascii="Calibri" w:hAnsi="Calibri" w:cs="Calibri"/>
          <w:szCs w:val="20"/>
        </w:rPr>
      </w:pPr>
      <w:r>
        <w:rPr>
          <w:rFonts w:ascii="Calibri" w:hAnsi="Calibri" w:cs="Calibri"/>
          <w:szCs w:val="20"/>
        </w:rPr>
        <w:t>Adobe will invoice all overusage fees monthly in arrears, as incurred.</w:t>
      </w:r>
    </w:p>
    <w:p w14:paraId="449F0E0B" w14:textId="77777777" w:rsidR="000C4D9F" w:rsidRPr="00CA6F06" w:rsidRDefault="000C4D9F" w:rsidP="009B510C">
      <w:pPr>
        <w:keepLines/>
        <w:rPr>
          <w:rFonts w:ascii="Calibri" w:hAnsi="Calibri" w:cs="Calibri"/>
          <w:sz w:val="14"/>
          <w:szCs w:val="14"/>
        </w:rPr>
      </w:pPr>
    </w:p>
    <w:tbl>
      <w:tblPr>
        <w:tblStyle w:val="TableGrid"/>
        <w:tblW w:w="1080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Look w:val="04A0" w:firstRow="1" w:lastRow="0" w:firstColumn="1" w:lastColumn="0" w:noHBand="0" w:noVBand="1"/>
      </w:tblPr>
      <w:tblGrid>
        <w:gridCol w:w="315"/>
        <w:gridCol w:w="1072"/>
        <w:gridCol w:w="2411"/>
        <w:gridCol w:w="1161"/>
        <w:gridCol w:w="441"/>
        <w:gridCol w:w="452"/>
        <w:gridCol w:w="1250"/>
        <w:gridCol w:w="893"/>
        <w:gridCol w:w="959"/>
        <w:gridCol w:w="917"/>
        <w:gridCol w:w="929"/>
      </w:tblGrid>
      <w:tr w:rsidR="00923717" w:rsidRPr="00CA6F06" w14:paraId="1E8221E8" w14:textId="77777777" w:rsidTr="00923717">
        <w:trPr>
          <w:cantSplit/>
          <w:trHeight w:val="480"/>
        </w:trPr>
        <w:tc>
          <w:tcPr>
            <w:tcW w:w="5400" w:type="dxa"/>
            <w:gridSpan w:val="5"/>
            <w:tcBorders>
              <w:right w:val="nil"/>
            </w:tcBorders>
            <w:shd w:val="clear" w:color="auto" w:fill="F2F2F2" w:themeFill="background1" w:themeFillShade="F2"/>
            <w:tcMar>
              <w:left w:w="72" w:type="dxa"/>
              <w:right w:w="0" w:type="dxa"/>
            </w:tcMar>
            <w:vAlign w:val="center"/>
          </w:tcPr>
          <w:p w14:paraId="24EA9F6E" w14:textId="77777777" w:rsidR="00923717" w:rsidRPr="00CA6F06" w:rsidRDefault="00923717" w:rsidP="00923717">
            <w:pPr>
              <w:keepNext/>
              <w:widowControl w:val="0"/>
              <w:jc w:val="left"/>
              <w:rPr>
                <w:rFonts w:ascii="Calibri" w:hAnsi="Calibri" w:cs="Calibri"/>
                <w:b/>
                <w:bCs/>
                <w:szCs w:val="20"/>
              </w:rPr>
            </w:pPr>
            <w:r w:rsidRPr="00CA6F06">
              <w:rPr>
                <w:rFonts w:ascii="Calibri" w:hAnsi="Calibri" w:cs="Calibri"/>
                <w:b/>
                <w:bCs/>
                <w:szCs w:val="20"/>
              </w:rPr>
              <w:lastRenderedPageBreak/>
              <w:t>Adobe Experience Manager</w:t>
            </w:r>
          </w:p>
        </w:tc>
        <w:tc>
          <w:tcPr>
            <w:tcW w:w="5400" w:type="dxa"/>
            <w:gridSpan w:val="6"/>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tcMar>
              <w:left w:w="58" w:type="dxa"/>
              <w:right w:w="58" w:type="dxa"/>
            </w:tcMar>
            <w:vAlign w:val="center"/>
          </w:tcPr>
          <w:p w14:paraId="57F2F3DC" w14:textId="77777777" w:rsidR="00923717" w:rsidRPr="00CA6F06" w:rsidRDefault="00923717" w:rsidP="00923717">
            <w:pPr>
              <w:keepNext/>
              <w:widowControl w:val="0"/>
              <w:spacing w:before="120" w:after="120"/>
              <w:jc w:val="right"/>
              <w:rPr>
                <w:rFonts w:ascii="Calibri" w:hAnsi="Calibri" w:cs="Calibri"/>
                <w:b/>
                <w:bCs/>
                <w:szCs w:val="20"/>
              </w:rPr>
            </w:pPr>
            <w:r w:rsidRPr="00CA6F06">
              <w:rPr>
                <w:rFonts w:ascii="Calibri" w:hAnsi="Calibri" w:cs="Calibri"/>
                <w:b/>
                <w:bCs/>
                <w:sz w:val="16"/>
                <w:szCs w:val="16"/>
              </w:rPr>
              <w:t>Billing Cycle:</w:t>
            </w:r>
            <w:r w:rsidRPr="00CA6F06">
              <w:rPr>
                <w:rFonts w:ascii="Calibri" w:hAnsi="Calibri" w:cs="Calibri"/>
                <w:b/>
                <w:bCs/>
                <w:szCs w:val="20"/>
              </w:rPr>
              <w:t xml:space="preserve">  </w:t>
            </w:r>
            <w:r>
              <w:rPr>
                <w:rFonts w:asciiTheme="minorHAnsi" w:hAnsiTheme="minorHAnsi" w:cstheme="minorHAnsi"/>
                <w:color w:val="000000" w:themeColor="text1"/>
                <w:sz w:val="16"/>
                <w:szCs w:val="16"/>
              </w:rPr>
              <w:t>Annually in Advance</w:t>
            </w:r>
          </w:p>
        </w:tc>
      </w:tr>
      <w:tr w:rsidR="0026301B" w:rsidRPr="00CA6F06" w14:paraId="3775DF5B" w14:textId="77777777" w:rsidTr="00923717">
        <w:trPr>
          <w:cantSplit/>
          <w:trHeight w:val="516"/>
        </w:trPr>
        <w:tc>
          <w:tcPr>
            <w:tcW w:w="315" w:type="dxa"/>
            <w:shd w:val="clear" w:color="auto" w:fill="F2F2F2" w:themeFill="background1" w:themeFillShade="F2"/>
            <w:tcMar>
              <w:left w:w="72" w:type="dxa"/>
              <w:right w:w="14" w:type="dxa"/>
            </w:tcMar>
          </w:tcPr>
          <w:p w14:paraId="015B72BD"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72" w:type="dxa"/>
            <w:shd w:val="clear" w:color="auto" w:fill="F2F2F2" w:themeFill="background1" w:themeFillShade="F2"/>
            <w:tcMar>
              <w:left w:w="43" w:type="dxa"/>
              <w:right w:w="14" w:type="dxa"/>
            </w:tcMar>
          </w:tcPr>
          <w:p w14:paraId="2C4D6BA4"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sidRPr="00CA6F06">
              <w:rPr>
                <w:rFonts w:ascii="Calibri" w:hAnsi="Calibri" w:cs="Calibri"/>
                <w:b/>
                <w:bCs/>
                <w:color w:val="000000" w:themeColor="text1"/>
                <w:sz w:val="16"/>
                <w:szCs w:val="16"/>
              </w:rPr>
              <w:t>SKU</w:t>
            </w:r>
          </w:p>
        </w:tc>
        <w:tc>
          <w:tcPr>
            <w:tcW w:w="2411" w:type="dxa"/>
            <w:shd w:val="clear" w:color="auto" w:fill="F2F2F2" w:themeFill="background1" w:themeFillShade="F2"/>
            <w:tcMar>
              <w:left w:w="43" w:type="dxa"/>
              <w:right w:w="14" w:type="dxa"/>
            </w:tcMar>
          </w:tcPr>
          <w:p w14:paraId="31274826"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sidRPr="00CA6F06">
              <w:rPr>
                <w:rFonts w:ascii="Calibri" w:hAnsi="Calibri" w:cs="Calibri"/>
                <w:b/>
                <w:bCs/>
                <w:color w:val="000000" w:themeColor="text1"/>
                <w:sz w:val="16"/>
                <w:szCs w:val="16"/>
              </w:rPr>
              <w:t>Product Description</w:t>
            </w:r>
          </w:p>
        </w:tc>
        <w:tc>
          <w:tcPr>
            <w:tcW w:w="1161" w:type="dxa"/>
            <w:shd w:val="clear" w:color="auto" w:fill="F2F2F2" w:themeFill="background1" w:themeFillShade="F2"/>
            <w:tcMar>
              <w:left w:w="43" w:type="dxa"/>
              <w:right w:w="14" w:type="dxa"/>
            </w:tcMar>
          </w:tcPr>
          <w:p w14:paraId="4B07A96A"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sidRPr="00CA6F06">
              <w:rPr>
                <w:rFonts w:ascii="Calibri" w:hAnsi="Calibri" w:cs="Calibri"/>
                <w:b/>
                <w:bCs/>
                <w:color w:val="000000" w:themeColor="text1"/>
                <w:sz w:val="16"/>
                <w:szCs w:val="16"/>
              </w:rPr>
              <w:t>Deployment Method</w:t>
            </w:r>
          </w:p>
        </w:tc>
        <w:tc>
          <w:tcPr>
            <w:tcW w:w="893" w:type="dxa"/>
            <w:gridSpan w:val="2"/>
            <w:shd w:val="clear" w:color="auto" w:fill="F2F2F2" w:themeFill="background1" w:themeFillShade="F2"/>
            <w:tcMar>
              <w:left w:w="43" w:type="dxa"/>
              <w:right w:w="14" w:type="dxa"/>
            </w:tcMar>
          </w:tcPr>
          <w:p w14:paraId="7FFB3443"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Quantity</w:t>
            </w:r>
          </w:p>
        </w:tc>
        <w:tc>
          <w:tcPr>
            <w:tcW w:w="1250" w:type="dxa"/>
            <w:shd w:val="clear" w:color="auto" w:fill="F2F2F2" w:themeFill="background1" w:themeFillShade="F2"/>
            <w:tcMar>
              <w:left w:w="43" w:type="dxa"/>
              <w:right w:w="14" w:type="dxa"/>
            </w:tcMar>
          </w:tcPr>
          <w:p w14:paraId="6310F44F"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sidRPr="00CA6F06">
              <w:rPr>
                <w:rFonts w:ascii="Calibri" w:hAnsi="Calibri" w:cs="Calibri"/>
                <w:b/>
                <w:bCs/>
                <w:color w:val="000000" w:themeColor="text1"/>
                <w:sz w:val="16"/>
                <w:szCs w:val="16"/>
              </w:rPr>
              <w:t xml:space="preserve">License Metric </w:t>
            </w:r>
            <w:r w:rsidR="00B4795C">
              <w:rPr>
                <w:rFonts w:ascii="Calibri" w:hAnsi="Calibri" w:cs="Calibri"/>
                <w:b/>
                <w:bCs/>
                <w:color w:val="000000" w:themeColor="text1"/>
                <w:sz w:val="16"/>
                <w:szCs w:val="16"/>
              </w:rPr>
              <w:t>/</w:t>
            </w:r>
            <w:r w:rsidRPr="00CA6F06">
              <w:rPr>
                <w:rFonts w:ascii="Calibri" w:hAnsi="Calibri" w:cs="Calibri"/>
                <w:b/>
                <w:bCs/>
                <w:color w:val="000000" w:themeColor="text1"/>
                <w:sz w:val="16"/>
                <w:szCs w:val="16"/>
              </w:rPr>
              <w:t xml:space="preserve"> Unit of Measure</w:t>
            </w:r>
          </w:p>
        </w:tc>
        <w:tc>
          <w:tcPr>
            <w:tcW w:w="893" w:type="dxa"/>
            <w:shd w:val="clear" w:color="auto" w:fill="F2F2F2" w:themeFill="background1" w:themeFillShade="F2"/>
            <w:tcMar>
              <w:left w:w="43" w:type="dxa"/>
              <w:right w:w="14" w:type="dxa"/>
            </w:tcMar>
          </w:tcPr>
          <w:p w14:paraId="1C797236"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Start Date</w:t>
            </w:r>
          </w:p>
        </w:tc>
        <w:tc>
          <w:tcPr>
            <w:tcW w:w="959" w:type="dxa"/>
            <w:shd w:val="clear" w:color="auto" w:fill="F2F2F2" w:themeFill="background1" w:themeFillShade="F2"/>
            <w:tcMar>
              <w:left w:w="43" w:type="dxa"/>
              <w:right w:w="14" w:type="dxa"/>
            </w:tcMar>
          </w:tcPr>
          <w:p w14:paraId="7A1F5097"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End Date</w:t>
            </w:r>
          </w:p>
        </w:tc>
        <w:tc>
          <w:tcPr>
            <w:tcW w:w="917" w:type="dxa"/>
            <w:shd w:val="clear" w:color="auto" w:fill="F2F2F2" w:themeFill="background1" w:themeFillShade="F2"/>
            <w:tcMar>
              <w:left w:w="43" w:type="dxa"/>
              <w:right w:w="14" w:type="dxa"/>
            </w:tcMar>
          </w:tcPr>
          <w:p w14:paraId="1E639BEE"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sidRPr="00CA6F06">
              <w:rPr>
                <w:rFonts w:ascii="Calibri" w:hAnsi="Calibri" w:cs="Calibri"/>
                <w:b/>
                <w:bCs/>
                <w:color w:val="000000" w:themeColor="text1"/>
                <w:sz w:val="16"/>
                <w:szCs w:val="16"/>
              </w:rPr>
              <w:t>Unit Price</w:t>
            </w:r>
          </w:p>
        </w:tc>
        <w:tc>
          <w:tcPr>
            <w:tcW w:w="929" w:type="dxa"/>
            <w:shd w:val="clear" w:color="auto" w:fill="F2F2F2" w:themeFill="background1" w:themeFillShade="F2"/>
            <w:tcMar>
              <w:left w:w="43" w:type="dxa"/>
              <w:right w:w="14" w:type="dxa"/>
            </w:tcMar>
          </w:tcPr>
          <w:p w14:paraId="6E61C2AA" w14:textId="77777777" w:rsidR="0026301B" w:rsidRPr="00CA6F06" w:rsidRDefault="0026301B" w:rsidP="0026301B">
            <w:pPr>
              <w:keepNext/>
              <w:widowControl w:val="0"/>
              <w:spacing w:before="60" w:after="60"/>
              <w:jc w:val="left"/>
              <w:rPr>
                <w:rFonts w:ascii="Calibri" w:hAnsi="Calibri" w:cs="Calibri"/>
                <w:b/>
                <w:bCs/>
                <w:color w:val="000000" w:themeColor="text1"/>
                <w:sz w:val="16"/>
                <w:szCs w:val="16"/>
              </w:rPr>
            </w:pPr>
            <w:r w:rsidRPr="00CA6F06">
              <w:rPr>
                <w:rFonts w:ascii="Calibri" w:hAnsi="Calibri" w:cs="Calibri"/>
                <w:b/>
                <w:bCs/>
                <w:color w:val="000000" w:themeColor="text1"/>
                <w:sz w:val="16"/>
                <w:szCs w:val="16"/>
              </w:rPr>
              <w:t>Total Fees</w:t>
            </w:r>
          </w:p>
        </w:tc>
      </w:tr>
      <w:tr w:rsidR="0026301B" w:rsidRPr="00CA6F06" w14:paraId="4BB82DDC" w14:textId="77777777" w:rsidTr="00923717">
        <w:trPr>
          <w:cantSplit/>
        </w:trPr>
        <w:tc>
          <w:tcPr>
            <w:tcW w:w="315" w:type="dxa"/>
            <w:shd w:val="clear" w:color="auto" w:fill="F2F2F2" w:themeFill="background1" w:themeFillShade="F2"/>
            <w:tcMar>
              <w:left w:w="72" w:type="dxa"/>
              <w:right w:w="14" w:type="dxa"/>
            </w:tcMar>
          </w:tcPr>
          <w:p w14:paraId="4006799B" w14:textId="248F467B"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072" w:type="dxa"/>
            <w:shd w:val="clear" w:color="auto" w:fill="F2F2F2" w:themeFill="background1" w:themeFillShade="F2"/>
            <w:tcMar>
              <w:left w:w="43" w:type="dxa"/>
              <w:right w:w="14" w:type="dxa"/>
            </w:tcMar>
          </w:tcPr>
          <w:p w14:paraId="5373F717" w14:textId="278FA1C5"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2411" w:type="dxa"/>
            <w:shd w:val="clear" w:color="auto" w:fill="F2F2F2" w:themeFill="background1" w:themeFillShade="F2"/>
            <w:tcMar>
              <w:left w:w="43" w:type="dxa"/>
              <w:right w:w="14" w:type="dxa"/>
            </w:tcMar>
          </w:tcPr>
          <w:p w14:paraId="22DB07A5" w14:textId="4C3DC82D" w:rsidR="0026301B" w:rsidRPr="00CA6F06" w:rsidRDefault="0026301B" w:rsidP="0026301B">
            <w:pPr>
              <w:keepLines/>
              <w:widowControl w:val="0"/>
              <w:spacing w:before="60" w:after="60"/>
              <w:jc w:val="left"/>
              <w:rPr>
                <w:rFonts w:ascii="Calibri" w:hAnsi="Calibri" w:cs="Calibri"/>
                <w:sz w:val="16"/>
                <w:szCs w:val="16"/>
              </w:rPr>
            </w:pPr>
          </w:p>
        </w:tc>
        <w:tc>
          <w:tcPr>
            <w:tcW w:w="1161" w:type="dxa"/>
            <w:shd w:val="clear" w:color="auto" w:fill="F2F2F2" w:themeFill="background1" w:themeFillShade="F2"/>
            <w:tcMar>
              <w:left w:w="43" w:type="dxa"/>
              <w:right w:w="14" w:type="dxa"/>
            </w:tcMar>
          </w:tcPr>
          <w:p w14:paraId="47C11A0F" w14:textId="7935365E"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gridSpan w:val="2"/>
            <w:shd w:val="clear" w:color="auto" w:fill="F2F2F2" w:themeFill="background1" w:themeFillShade="F2"/>
            <w:tcMar>
              <w:left w:w="43" w:type="dxa"/>
              <w:right w:w="14" w:type="dxa"/>
            </w:tcMar>
          </w:tcPr>
          <w:p w14:paraId="56119879" w14:textId="0973B40E"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250" w:type="dxa"/>
            <w:shd w:val="clear" w:color="auto" w:fill="F2F2F2" w:themeFill="background1" w:themeFillShade="F2"/>
            <w:tcMar>
              <w:left w:w="43" w:type="dxa"/>
              <w:right w:w="14" w:type="dxa"/>
            </w:tcMar>
          </w:tcPr>
          <w:p w14:paraId="7C1350CA" w14:textId="36CF32F6"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shd w:val="clear" w:color="auto" w:fill="F2F2F2" w:themeFill="background1" w:themeFillShade="F2"/>
            <w:tcMar>
              <w:left w:w="43" w:type="dxa"/>
              <w:right w:w="14" w:type="dxa"/>
            </w:tcMar>
          </w:tcPr>
          <w:p w14:paraId="0C0F58BC" w14:textId="45E2D1D9"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59" w:type="dxa"/>
            <w:shd w:val="clear" w:color="auto" w:fill="F2F2F2" w:themeFill="background1" w:themeFillShade="F2"/>
            <w:tcMar>
              <w:left w:w="43" w:type="dxa"/>
              <w:right w:w="14" w:type="dxa"/>
            </w:tcMar>
          </w:tcPr>
          <w:p w14:paraId="43CBE7CF" w14:textId="29993A70"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17" w:type="dxa"/>
            <w:shd w:val="clear" w:color="auto" w:fill="F2F2F2" w:themeFill="background1" w:themeFillShade="F2"/>
            <w:tcMar>
              <w:left w:w="0" w:type="dxa"/>
              <w:right w:w="58" w:type="dxa"/>
            </w:tcMar>
          </w:tcPr>
          <w:p w14:paraId="0088BCEE" w14:textId="7663B4E6" w:rsidR="0026301B" w:rsidRPr="00CA6F06" w:rsidRDefault="0026301B" w:rsidP="0026301B">
            <w:pPr>
              <w:keepLines/>
              <w:widowControl w:val="0"/>
              <w:spacing w:before="60" w:after="60"/>
              <w:jc w:val="right"/>
              <w:rPr>
                <w:rFonts w:ascii="Calibri" w:hAnsi="Calibri" w:cs="Calibri"/>
                <w:color w:val="000000" w:themeColor="text1"/>
                <w:sz w:val="16"/>
                <w:szCs w:val="16"/>
              </w:rPr>
            </w:pPr>
          </w:p>
        </w:tc>
        <w:tc>
          <w:tcPr>
            <w:tcW w:w="929" w:type="dxa"/>
            <w:shd w:val="clear" w:color="auto" w:fill="F2F2F2" w:themeFill="background1" w:themeFillShade="F2"/>
            <w:tcMar>
              <w:left w:w="0" w:type="dxa"/>
              <w:right w:w="58" w:type="dxa"/>
            </w:tcMar>
          </w:tcPr>
          <w:p w14:paraId="18C4A9F0" w14:textId="6A1FD011" w:rsidR="0026301B" w:rsidRPr="00CA6F06" w:rsidRDefault="0026301B" w:rsidP="0026301B">
            <w:pPr>
              <w:keepLines/>
              <w:widowControl w:val="0"/>
              <w:spacing w:before="60" w:after="60"/>
              <w:jc w:val="right"/>
              <w:rPr>
                <w:rFonts w:ascii="Calibri" w:hAnsi="Calibri" w:cs="Calibri"/>
                <w:color w:val="000000" w:themeColor="text1"/>
                <w:sz w:val="16"/>
                <w:szCs w:val="16"/>
              </w:rPr>
            </w:pPr>
          </w:p>
        </w:tc>
      </w:tr>
      <w:tr w:rsidR="00A21BB6" w14:paraId="3D7B9C76" w14:textId="77777777">
        <w:trPr>
          <w:cantSplit/>
        </w:trPr>
        <w:tc>
          <w:tcPr>
            <w:tcW w:w="315" w:type="dxa"/>
            <w:shd w:val="clear" w:color="auto" w:fill="F2F2F2" w:themeFill="background1" w:themeFillShade="F2"/>
            <w:tcMar>
              <w:left w:w="72" w:type="dxa"/>
              <w:right w:w="14" w:type="dxa"/>
            </w:tcMar>
          </w:tcPr>
          <w:p w14:paraId="73C435CF" w14:textId="617E0765"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072" w:type="dxa"/>
            <w:shd w:val="clear" w:color="auto" w:fill="F2F2F2" w:themeFill="background1" w:themeFillShade="F2"/>
            <w:tcMar>
              <w:left w:w="43" w:type="dxa"/>
              <w:right w:w="14" w:type="dxa"/>
            </w:tcMar>
          </w:tcPr>
          <w:p w14:paraId="49514979" w14:textId="3AEEAB1F"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2411" w:type="dxa"/>
            <w:shd w:val="clear" w:color="auto" w:fill="F2F2F2" w:themeFill="background1" w:themeFillShade="F2"/>
            <w:tcMar>
              <w:left w:w="43" w:type="dxa"/>
              <w:right w:w="14" w:type="dxa"/>
            </w:tcMar>
          </w:tcPr>
          <w:p w14:paraId="4E7C89C9" w14:textId="7127A0A5" w:rsidR="0026301B" w:rsidRPr="00CA6F06" w:rsidRDefault="0026301B" w:rsidP="0026301B">
            <w:pPr>
              <w:keepLines/>
              <w:widowControl w:val="0"/>
              <w:spacing w:before="60" w:after="60"/>
              <w:jc w:val="left"/>
              <w:rPr>
                <w:rFonts w:ascii="Calibri" w:hAnsi="Calibri" w:cs="Calibri"/>
                <w:sz w:val="16"/>
                <w:szCs w:val="16"/>
              </w:rPr>
            </w:pPr>
          </w:p>
        </w:tc>
        <w:tc>
          <w:tcPr>
            <w:tcW w:w="1161" w:type="dxa"/>
            <w:shd w:val="clear" w:color="auto" w:fill="F2F2F2" w:themeFill="background1" w:themeFillShade="F2"/>
            <w:tcMar>
              <w:left w:w="43" w:type="dxa"/>
              <w:right w:w="14" w:type="dxa"/>
            </w:tcMar>
          </w:tcPr>
          <w:p w14:paraId="1ABED444" w14:textId="184AD8B9"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gridSpan w:val="2"/>
            <w:shd w:val="clear" w:color="auto" w:fill="F2F2F2" w:themeFill="background1" w:themeFillShade="F2"/>
            <w:tcMar>
              <w:left w:w="43" w:type="dxa"/>
              <w:right w:w="14" w:type="dxa"/>
            </w:tcMar>
          </w:tcPr>
          <w:p w14:paraId="25E1EBED" w14:textId="0A68F193"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250" w:type="dxa"/>
            <w:shd w:val="clear" w:color="auto" w:fill="F2F2F2" w:themeFill="background1" w:themeFillShade="F2"/>
            <w:tcMar>
              <w:left w:w="43" w:type="dxa"/>
              <w:right w:w="14" w:type="dxa"/>
            </w:tcMar>
          </w:tcPr>
          <w:p w14:paraId="6724B7EA" w14:textId="77084900"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shd w:val="clear" w:color="auto" w:fill="F2F2F2" w:themeFill="background1" w:themeFillShade="F2"/>
            <w:tcMar>
              <w:left w:w="43" w:type="dxa"/>
              <w:right w:w="14" w:type="dxa"/>
            </w:tcMar>
          </w:tcPr>
          <w:p w14:paraId="06B07D87" w14:textId="13E57279"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59" w:type="dxa"/>
            <w:shd w:val="clear" w:color="auto" w:fill="F2F2F2" w:themeFill="background1" w:themeFillShade="F2"/>
            <w:tcMar>
              <w:left w:w="43" w:type="dxa"/>
              <w:right w:w="14" w:type="dxa"/>
            </w:tcMar>
          </w:tcPr>
          <w:p w14:paraId="3BCC5EA3" w14:textId="64654DF8"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17" w:type="dxa"/>
            <w:shd w:val="clear" w:color="auto" w:fill="F2F2F2" w:themeFill="background1" w:themeFillShade="F2"/>
            <w:tcMar>
              <w:left w:w="0" w:type="dxa"/>
              <w:right w:w="58" w:type="dxa"/>
            </w:tcMar>
          </w:tcPr>
          <w:p w14:paraId="2A576EB4" w14:textId="1D6CFDE9" w:rsidR="0026301B" w:rsidRPr="00CA6F06" w:rsidRDefault="0026301B" w:rsidP="0026301B">
            <w:pPr>
              <w:keepLines/>
              <w:widowControl w:val="0"/>
              <w:spacing w:before="60" w:after="60"/>
              <w:jc w:val="right"/>
              <w:rPr>
                <w:rFonts w:ascii="Calibri" w:hAnsi="Calibri" w:cs="Calibri"/>
                <w:color w:val="000000" w:themeColor="text1"/>
                <w:sz w:val="16"/>
                <w:szCs w:val="16"/>
              </w:rPr>
            </w:pPr>
          </w:p>
        </w:tc>
        <w:tc>
          <w:tcPr>
            <w:tcW w:w="929" w:type="dxa"/>
            <w:shd w:val="clear" w:color="auto" w:fill="F2F2F2" w:themeFill="background1" w:themeFillShade="F2"/>
            <w:tcMar>
              <w:left w:w="0" w:type="dxa"/>
              <w:right w:w="58" w:type="dxa"/>
            </w:tcMar>
          </w:tcPr>
          <w:p w14:paraId="773EC0E9" w14:textId="79558CD0" w:rsidR="0026301B" w:rsidRPr="00CA6F06" w:rsidRDefault="0026301B" w:rsidP="0026301B">
            <w:pPr>
              <w:keepLines/>
              <w:widowControl w:val="0"/>
              <w:spacing w:before="60" w:after="60"/>
              <w:jc w:val="right"/>
              <w:rPr>
                <w:rFonts w:ascii="Calibri" w:hAnsi="Calibri" w:cs="Calibri"/>
                <w:color w:val="000000" w:themeColor="text1"/>
                <w:sz w:val="16"/>
                <w:szCs w:val="16"/>
              </w:rPr>
            </w:pPr>
          </w:p>
        </w:tc>
      </w:tr>
      <w:tr w:rsidR="00A21BB6" w14:paraId="17436BCF" w14:textId="77777777">
        <w:trPr>
          <w:cantSplit/>
        </w:trPr>
        <w:tc>
          <w:tcPr>
            <w:tcW w:w="315" w:type="dxa"/>
            <w:shd w:val="clear" w:color="auto" w:fill="F2F2F2" w:themeFill="background1" w:themeFillShade="F2"/>
            <w:tcMar>
              <w:left w:w="72" w:type="dxa"/>
              <w:right w:w="14" w:type="dxa"/>
            </w:tcMar>
          </w:tcPr>
          <w:p w14:paraId="4A2E3169" w14:textId="6207F81A"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072" w:type="dxa"/>
            <w:shd w:val="clear" w:color="auto" w:fill="F2F2F2" w:themeFill="background1" w:themeFillShade="F2"/>
            <w:tcMar>
              <w:left w:w="43" w:type="dxa"/>
              <w:right w:w="14" w:type="dxa"/>
            </w:tcMar>
          </w:tcPr>
          <w:p w14:paraId="692A5B1D" w14:textId="66C5F70D"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2411" w:type="dxa"/>
            <w:shd w:val="clear" w:color="auto" w:fill="F2F2F2" w:themeFill="background1" w:themeFillShade="F2"/>
            <w:tcMar>
              <w:left w:w="43" w:type="dxa"/>
              <w:right w:w="14" w:type="dxa"/>
            </w:tcMar>
          </w:tcPr>
          <w:p w14:paraId="18F65CCD" w14:textId="53A3A65B" w:rsidR="0026301B" w:rsidRPr="00CA6F06" w:rsidRDefault="0026301B" w:rsidP="0026301B">
            <w:pPr>
              <w:keepLines/>
              <w:widowControl w:val="0"/>
              <w:spacing w:before="60" w:after="60"/>
              <w:jc w:val="left"/>
              <w:rPr>
                <w:rFonts w:ascii="Calibri" w:hAnsi="Calibri" w:cs="Calibri"/>
                <w:sz w:val="16"/>
                <w:szCs w:val="16"/>
              </w:rPr>
            </w:pPr>
          </w:p>
        </w:tc>
        <w:tc>
          <w:tcPr>
            <w:tcW w:w="1161" w:type="dxa"/>
            <w:shd w:val="clear" w:color="auto" w:fill="F2F2F2" w:themeFill="background1" w:themeFillShade="F2"/>
            <w:tcMar>
              <w:left w:w="43" w:type="dxa"/>
              <w:right w:w="14" w:type="dxa"/>
            </w:tcMar>
          </w:tcPr>
          <w:p w14:paraId="3E52E237" w14:textId="4831DBD5"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gridSpan w:val="2"/>
            <w:shd w:val="clear" w:color="auto" w:fill="F2F2F2" w:themeFill="background1" w:themeFillShade="F2"/>
            <w:tcMar>
              <w:left w:w="43" w:type="dxa"/>
              <w:right w:w="14" w:type="dxa"/>
            </w:tcMar>
          </w:tcPr>
          <w:p w14:paraId="0CBD253C" w14:textId="3BCB4E00"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250" w:type="dxa"/>
            <w:shd w:val="clear" w:color="auto" w:fill="F2F2F2" w:themeFill="background1" w:themeFillShade="F2"/>
            <w:tcMar>
              <w:left w:w="43" w:type="dxa"/>
              <w:right w:w="14" w:type="dxa"/>
            </w:tcMar>
          </w:tcPr>
          <w:p w14:paraId="4F4A2CB0" w14:textId="017C24C1"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shd w:val="clear" w:color="auto" w:fill="F2F2F2" w:themeFill="background1" w:themeFillShade="F2"/>
            <w:tcMar>
              <w:left w:w="43" w:type="dxa"/>
              <w:right w:w="14" w:type="dxa"/>
            </w:tcMar>
          </w:tcPr>
          <w:p w14:paraId="6BA1371F" w14:textId="129AAFEC"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59" w:type="dxa"/>
            <w:shd w:val="clear" w:color="auto" w:fill="F2F2F2" w:themeFill="background1" w:themeFillShade="F2"/>
            <w:tcMar>
              <w:left w:w="43" w:type="dxa"/>
              <w:right w:w="14" w:type="dxa"/>
            </w:tcMar>
          </w:tcPr>
          <w:p w14:paraId="22CCA2A4" w14:textId="535B9FDD"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17" w:type="dxa"/>
            <w:shd w:val="clear" w:color="auto" w:fill="F2F2F2" w:themeFill="background1" w:themeFillShade="F2"/>
            <w:tcMar>
              <w:left w:w="0" w:type="dxa"/>
              <w:right w:w="58" w:type="dxa"/>
            </w:tcMar>
          </w:tcPr>
          <w:p w14:paraId="1F882327" w14:textId="7D10D04A" w:rsidR="0026301B" w:rsidRPr="00CA6F06" w:rsidRDefault="0026301B" w:rsidP="0026301B">
            <w:pPr>
              <w:keepLines/>
              <w:widowControl w:val="0"/>
              <w:spacing w:before="60" w:after="60"/>
              <w:jc w:val="right"/>
              <w:rPr>
                <w:rFonts w:ascii="Calibri" w:hAnsi="Calibri" w:cs="Calibri"/>
                <w:color w:val="000000" w:themeColor="text1"/>
                <w:sz w:val="16"/>
                <w:szCs w:val="16"/>
              </w:rPr>
            </w:pPr>
          </w:p>
        </w:tc>
        <w:tc>
          <w:tcPr>
            <w:tcW w:w="929" w:type="dxa"/>
            <w:shd w:val="clear" w:color="auto" w:fill="F2F2F2" w:themeFill="background1" w:themeFillShade="F2"/>
            <w:tcMar>
              <w:left w:w="0" w:type="dxa"/>
              <w:right w:w="58" w:type="dxa"/>
            </w:tcMar>
          </w:tcPr>
          <w:p w14:paraId="44B96423" w14:textId="091397BA" w:rsidR="0026301B" w:rsidRPr="00CA6F06" w:rsidRDefault="0026301B" w:rsidP="0026301B">
            <w:pPr>
              <w:keepLines/>
              <w:widowControl w:val="0"/>
              <w:spacing w:before="60" w:after="60"/>
              <w:jc w:val="right"/>
              <w:rPr>
                <w:rFonts w:ascii="Calibri" w:hAnsi="Calibri" w:cs="Calibri"/>
                <w:color w:val="000000" w:themeColor="text1"/>
                <w:sz w:val="16"/>
                <w:szCs w:val="16"/>
              </w:rPr>
            </w:pPr>
          </w:p>
        </w:tc>
      </w:tr>
      <w:tr w:rsidR="00A21BB6" w14:paraId="12FA50CE" w14:textId="77777777">
        <w:trPr>
          <w:cantSplit/>
        </w:trPr>
        <w:tc>
          <w:tcPr>
            <w:tcW w:w="315" w:type="dxa"/>
            <w:shd w:val="clear" w:color="auto" w:fill="F2F2F2" w:themeFill="background1" w:themeFillShade="F2"/>
            <w:tcMar>
              <w:left w:w="72" w:type="dxa"/>
              <w:right w:w="14" w:type="dxa"/>
            </w:tcMar>
          </w:tcPr>
          <w:p w14:paraId="108B968E" w14:textId="4FB08353"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072" w:type="dxa"/>
            <w:shd w:val="clear" w:color="auto" w:fill="F2F2F2" w:themeFill="background1" w:themeFillShade="F2"/>
            <w:tcMar>
              <w:left w:w="43" w:type="dxa"/>
              <w:right w:w="14" w:type="dxa"/>
            </w:tcMar>
          </w:tcPr>
          <w:p w14:paraId="561B7B75" w14:textId="41AAEF4E"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2411" w:type="dxa"/>
            <w:shd w:val="clear" w:color="auto" w:fill="F2F2F2" w:themeFill="background1" w:themeFillShade="F2"/>
            <w:tcMar>
              <w:left w:w="43" w:type="dxa"/>
              <w:right w:w="14" w:type="dxa"/>
            </w:tcMar>
          </w:tcPr>
          <w:p w14:paraId="775C2858" w14:textId="55AB493E" w:rsidR="0026301B" w:rsidRPr="00CA6F06" w:rsidRDefault="0026301B" w:rsidP="0026301B">
            <w:pPr>
              <w:keepLines/>
              <w:widowControl w:val="0"/>
              <w:spacing w:before="60" w:after="60"/>
              <w:jc w:val="left"/>
              <w:rPr>
                <w:rFonts w:ascii="Calibri" w:hAnsi="Calibri" w:cs="Calibri"/>
                <w:sz w:val="16"/>
                <w:szCs w:val="16"/>
              </w:rPr>
            </w:pPr>
          </w:p>
        </w:tc>
        <w:tc>
          <w:tcPr>
            <w:tcW w:w="1161" w:type="dxa"/>
            <w:shd w:val="clear" w:color="auto" w:fill="F2F2F2" w:themeFill="background1" w:themeFillShade="F2"/>
            <w:tcMar>
              <w:left w:w="43" w:type="dxa"/>
              <w:right w:w="14" w:type="dxa"/>
            </w:tcMar>
          </w:tcPr>
          <w:p w14:paraId="2584A6F1" w14:textId="2725BB6C"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gridSpan w:val="2"/>
            <w:shd w:val="clear" w:color="auto" w:fill="F2F2F2" w:themeFill="background1" w:themeFillShade="F2"/>
            <w:tcMar>
              <w:left w:w="43" w:type="dxa"/>
              <w:right w:w="14" w:type="dxa"/>
            </w:tcMar>
          </w:tcPr>
          <w:p w14:paraId="6D051F79" w14:textId="6D93E749"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250" w:type="dxa"/>
            <w:shd w:val="clear" w:color="auto" w:fill="F2F2F2" w:themeFill="background1" w:themeFillShade="F2"/>
            <w:tcMar>
              <w:left w:w="43" w:type="dxa"/>
              <w:right w:w="14" w:type="dxa"/>
            </w:tcMar>
          </w:tcPr>
          <w:p w14:paraId="78956070" w14:textId="5E1CDF8B"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shd w:val="clear" w:color="auto" w:fill="F2F2F2" w:themeFill="background1" w:themeFillShade="F2"/>
            <w:tcMar>
              <w:left w:w="43" w:type="dxa"/>
              <w:right w:w="14" w:type="dxa"/>
            </w:tcMar>
          </w:tcPr>
          <w:p w14:paraId="15A18FB8" w14:textId="14B8B370"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59" w:type="dxa"/>
            <w:shd w:val="clear" w:color="auto" w:fill="F2F2F2" w:themeFill="background1" w:themeFillShade="F2"/>
            <w:tcMar>
              <w:left w:w="43" w:type="dxa"/>
              <w:right w:w="14" w:type="dxa"/>
            </w:tcMar>
          </w:tcPr>
          <w:p w14:paraId="72133007" w14:textId="0CC87E4C"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17" w:type="dxa"/>
            <w:shd w:val="clear" w:color="auto" w:fill="F2F2F2" w:themeFill="background1" w:themeFillShade="F2"/>
            <w:tcMar>
              <w:left w:w="0" w:type="dxa"/>
              <w:right w:w="58" w:type="dxa"/>
            </w:tcMar>
          </w:tcPr>
          <w:p w14:paraId="6526607F" w14:textId="02A1DC57" w:rsidR="0026301B" w:rsidRPr="00CA6F06" w:rsidRDefault="0026301B" w:rsidP="0026301B">
            <w:pPr>
              <w:keepLines/>
              <w:widowControl w:val="0"/>
              <w:spacing w:before="60" w:after="60"/>
              <w:jc w:val="right"/>
              <w:rPr>
                <w:rFonts w:ascii="Calibri" w:hAnsi="Calibri" w:cs="Calibri"/>
                <w:color w:val="000000" w:themeColor="text1"/>
                <w:sz w:val="16"/>
                <w:szCs w:val="16"/>
              </w:rPr>
            </w:pPr>
          </w:p>
        </w:tc>
        <w:tc>
          <w:tcPr>
            <w:tcW w:w="929" w:type="dxa"/>
            <w:shd w:val="clear" w:color="auto" w:fill="F2F2F2" w:themeFill="background1" w:themeFillShade="F2"/>
            <w:tcMar>
              <w:left w:w="0" w:type="dxa"/>
              <w:right w:w="58" w:type="dxa"/>
            </w:tcMar>
          </w:tcPr>
          <w:p w14:paraId="0C50CDF8" w14:textId="168EA7F6" w:rsidR="0026301B" w:rsidRPr="00CA6F06" w:rsidRDefault="0026301B" w:rsidP="0026301B">
            <w:pPr>
              <w:keepLines/>
              <w:widowControl w:val="0"/>
              <w:spacing w:before="60" w:after="60"/>
              <w:jc w:val="right"/>
              <w:rPr>
                <w:rFonts w:ascii="Calibri" w:hAnsi="Calibri" w:cs="Calibri"/>
                <w:color w:val="000000" w:themeColor="text1"/>
                <w:sz w:val="16"/>
                <w:szCs w:val="16"/>
              </w:rPr>
            </w:pPr>
          </w:p>
        </w:tc>
      </w:tr>
      <w:tr w:rsidR="00A21BB6" w14:paraId="11B5D756" w14:textId="77777777">
        <w:trPr>
          <w:cantSplit/>
        </w:trPr>
        <w:tc>
          <w:tcPr>
            <w:tcW w:w="315" w:type="dxa"/>
            <w:shd w:val="clear" w:color="auto" w:fill="F2F2F2" w:themeFill="background1" w:themeFillShade="F2"/>
            <w:tcMar>
              <w:left w:w="72" w:type="dxa"/>
              <w:right w:w="14" w:type="dxa"/>
            </w:tcMar>
          </w:tcPr>
          <w:p w14:paraId="27FA9AAC" w14:textId="79CE3E3D"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072" w:type="dxa"/>
            <w:shd w:val="clear" w:color="auto" w:fill="F2F2F2" w:themeFill="background1" w:themeFillShade="F2"/>
            <w:tcMar>
              <w:left w:w="43" w:type="dxa"/>
              <w:right w:w="14" w:type="dxa"/>
            </w:tcMar>
          </w:tcPr>
          <w:p w14:paraId="540C75ED" w14:textId="7836B201"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2411" w:type="dxa"/>
            <w:shd w:val="clear" w:color="auto" w:fill="F2F2F2" w:themeFill="background1" w:themeFillShade="F2"/>
            <w:tcMar>
              <w:left w:w="43" w:type="dxa"/>
              <w:right w:w="14" w:type="dxa"/>
            </w:tcMar>
          </w:tcPr>
          <w:p w14:paraId="7D14DCD6" w14:textId="6557B657" w:rsidR="0026301B" w:rsidRPr="00CA6F06" w:rsidRDefault="0026301B" w:rsidP="0026301B">
            <w:pPr>
              <w:keepLines/>
              <w:widowControl w:val="0"/>
              <w:spacing w:before="60" w:after="60"/>
              <w:jc w:val="left"/>
              <w:rPr>
                <w:rFonts w:ascii="Calibri" w:hAnsi="Calibri" w:cs="Calibri"/>
                <w:sz w:val="16"/>
                <w:szCs w:val="16"/>
              </w:rPr>
            </w:pPr>
          </w:p>
        </w:tc>
        <w:tc>
          <w:tcPr>
            <w:tcW w:w="1161" w:type="dxa"/>
            <w:shd w:val="clear" w:color="auto" w:fill="F2F2F2" w:themeFill="background1" w:themeFillShade="F2"/>
            <w:tcMar>
              <w:left w:w="43" w:type="dxa"/>
              <w:right w:w="14" w:type="dxa"/>
            </w:tcMar>
          </w:tcPr>
          <w:p w14:paraId="2468F27C" w14:textId="70FB09AF"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gridSpan w:val="2"/>
            <w:shd w:val="clear" w:color="auto" w:fill="F2F2F2" w:themeFill="background1" w:themeFillShade="F2"/>
            <w:tcMar>
              <w:left w:w="43" w:type="dxa"/>
              <w:right w:w="14" w:type="dxa"/>
            </w:tcMar>
          </w:tcPr>
          <w:p w14:paraId="692B3285" w14:textId="69AF75DC"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250" w:type="dxa"/>
            <w:shd w:val="clear" w:color="auto" w:fill="F2F2F2" w:themeFill="background1" w:themeFillShade="F2"/>
            <w:tcMar>
              <w:left w:w="43" w:type="dxa"/>
              <w:right w:w="14" w:type="dxa"/>
            </w:tcMar>
          </w:tcPr>
          <w:p w14:paraId="393E105A" w14:textId="0B49595C"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shd w:val="clear" w:color="auto" w:fill="F2F2F2" w:themeFill="background1" w:themeFillShade="F2"/>
            <w:tcMar>
              <w:left w:w="43" w:type="dxa"/>
              <w:right w:w="14" w:type="dxa"/>
            </w:tcMar>
          </w:tcPr>
          <w:p w14:paraId="1D062616" w14:textId="17F5C922"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59" w:type="dxa"/>
            <w:shd w:val="clear" w:color="auto" w:fill="F2F2F2" w:themeFill="background1" w:themeFillShade="F2"/>
            <w:tcMar>
              <w:left w:w="43" w:type="dxa"/>
              <w:right w:w="14" w:type="dxa"/>
            </w:tcMar>
          </w:tcPr>
          <w:p w14:paraId="0FEFE838" w14:textId="4B31E55B"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17" w:type="dxa"/>
            <w:shd w:val="clear" w:color="auto" w:fill="F2F2F2" w:themeFill="background1" w:themeFillShade="F2"/>
            <w:tcMar>
              <w:left w:w="0" w:type="dxa"/>
              <w:right w:w="58" w:type="dxa"/>
            </w:tcMar>
          </w:tcPr>
          <w:p w14:paraId="01AC781A" w14:textId="5438C340" w:rsidR="0026301B" w:rsidRPr="00CA6F06" w:rsidRDefault="0026301B" w:rsidP="0026301B">
            <w:pPr>
              <w:keepLines/>
              <w:widowControl w:val="0"/>
              <w:spacing w:before="60" w:after="60"/>
              <w:jc w:val="right"/>
              <w:rPr>
                <w:rFonts w:ascii="Calibri" w:hAnsi="Calibri" w:cs="Calibri"/>
                <w:color w:val="000000" w:themeColor="text1"/>
                <w:sz w:val="16"/>
                <w:szCs w:val="16"/>
              </w:rPr>
            </w:pPr>
          </w:p>
        </w:tc>
        <w:tc>
          <w:tcPr>
            <w:tcW w:w="929" w:type="dxa"/>
            <w:shd w:val="clear" w:color="auto" w:fill="F2F2F2" w:themeFill="background1" w:themeFillShade="F2"/>
            <w:tcMar>
              <w:left w:w="0" w:type="dxa"/>
              <w:right w:w="58" w:type="dxa"/>
            </w:tcMar>
          </w:tcPr>
          <w:p w14:paraId="5088230F" w14:textId="20A75D5F" w:rsidR="0026301B" w:rsidRPr="00CA6F06" w:rsidRDefault="0026301B" w:rsidP="0026301B">
            <w:pPr>
              <w:keepLines/>
              <w:widowControl w:val="0"/>
              <w:spacing w:before="60" w:after="60"/>
              <w:jc w:val="right"/>
              <w:rPr>
                <w:rFonts w:ascii="Calibri" w:hAnsi="Calibri" w:cs="Calibri"/>
                <w:color w:val="000000" w:themeColor="text1"/>
                <w:sz w:val="16"/>
                <w:szCs w:val="16"/>
              </w:rPr>
            </w:pPr>
          </w:p>
        </w:tc>
      </w:tr>
      <w:tr w:rsidR="00A21BB6" w14:paraId="1B95E4C2" w14:textId="77777777">
        <w:trPr>
          <w:cantSplit/>
        </w:trPr>
        <w:tc>
          <w:tcPr>
            <w:tcW w:w="315" w:type="dxa"/>
            <w:shd w:val="clear" w:color="auto" w:fill="F2F2F2" w:themeFill="background1" w:themeFillShade="F2"/>
            <w:tcMar>
              <w:left w:w="72" w:type="dxa"/>
              <w:right w:w="14" w:type="dxa"/>
            </w:tcMar>
          </w:tcPr>
          <w:p w14:paraId="0812C368" w14:textId="4FB5C74C"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072" w:type="dxa"/>
            <w:shd w:val="clear" w:color="auto" w:fill="F2F2F2" w:themeFill="background1" w:themeFillShade="F2"/>
            <w:tcMar>
              <w:left w:w="43" w:type="dxa"/>
              <w:right w:w="14" w:type="dxa"/>
            </w:tcMar>
          </w:tcPr>
          <w:p w14:paraId="52DF12FE" w14:textId="0BAB9AE2"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2411" w:type="dxa"/>
            <w:shd w:val="clear" w:color="auto" w:fill="F2F2F2" w:themeFill="background1" w:themeFillShade="F2"/>
            <w:tcMar>
              <w:left w:w="43" w:type="dxa"/>
              <w:right w:w="14" w:type="dxa"/>
            </w:tcMar>
          </w:tcPr>
          <w:p w14:paraId="52E88C8A" w14:textId="516195A2" w:rsidR="0026301B" w:rsidRPr="00CA6F06" w:rsidRDefault="0026301B" w:rsidP="0026301B">
            <w:pPr>
              <w:keepLines/>
              <w:widowControl w:val="0"/>
              <w:spacing w:before="60" w:after="60"/>
              <w:jc w:val="left"/>
              <w:rPr>
                <w:rFonts w:ascii="Calibri" w:hAnsi="Calibri" w:cs="Calibri"/>
                <w:sz w:val="16"/>
                <w:szCs w:val="16"/>
              </w:rPr>
            </w:pPr>
          </w:p>
        </w:tc>
        <w:tc>
          <w:tcPr>
            <w:tcW w:w="1161" w:type="dxa"/>
            <w:shd w:val="clear" w:color="auto" w:fill="F2F2F2" w:themeFill="background1" w:themeFillShade="F2"/>
            <w:tcMar>
              <w:left w:w="43" w:type="dxa"/>
              <w:right w:w="14" w:type="dxa"/>
            </w:tcMar>
          </w:tcPr>
          <w:p w14:paraId="3E64640C" w14:textId="27B65746"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gridSpan w:val="2"/>
            <w:shd w:val="clear" w:color="auto" w:fill="F2F2F2" w:themeFill="background1" w:themeFillShade="F2"/>
            <w:tcMar>
              <w:left w:w="43" w:type="dxa"/>
              <w:right w:w="14" w:type="dxa"/>
            </w:tcMar>
          </w:tcPr>
          <w:p w14:paraId="2C5EF900" w14:textId="193ECFBB"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1250" w:type="dxa"/>
            <w:shd w:val="clear" w:color="auto" w:fill="F2F2F2" w:themeFill="background1" w:themeFillShade="F2"/>
            <w:tcMar>
              <w:left w:w="43" w:type="dxa"/>
              <w:right w:w="14" w:type="dxa"/>
            </w:tcMar>
          </w:tcPr>
          <w:p w14:paraId="52834A45" w14:textId="19B3EE5C"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893" w:type="dxa"/>
            <w:shd w:val="clear" w:color="auto" w:fill="F2F2F2" w:themeFill="background1" w:themeFillShade="F2"/>
            <w:tcMar>
              <w:left w:w="43" w:type="dxa"/>
              <w:right w:w="14" w:type="dxa"/>
            </w:tcMar>
          </w:tcPr>
          <w:p w14:paraId="11C507AB" w14:textId="26CC0675"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59" w:type="dxa"/>
            <w:shd w:val="clear" w:color="auto" w:fill="F2F2F2" w:themeFill="background1" w:themeFillShade="F2"/>
            <w:tcMar>
              <w:left w:w="43" w:type="dxa"/>
              <w:right w:w="14" w:type="dxa"/>
            </w:tcMar>
          </w:tcPr>
          <w:p w14:paraId="4EC3F35A" w14:textId="7C207178" w:rsidR="0026301B" w:rsidRPr="00CA6F06" w:rsidRDefault="0026301B" w:rsidP="0026301B">
            <w:pPr>
              <w:keepLines/>
              <w:widowControl w:val="0"/>
              <w:spacing w:before="60" w:after="60"/>
              <w:jc w:val="left"/>
              <w:rPr>
                <w:rFonts w:ascii="Calibri" w:hAnsi="Calibri" w:cs="Calibri"/>
                <w:color w:val="000000" w:themeColor="text1"/>
                <w:sz w:val="16"/>
                <w:szCs w:val="16"/>
              </w:rPr>
            </w:pPr>
          </w:p>
        </w:tc>
        <w:tc>
          <w:tcPr>
            <w:tcW w:w="917" w:type="dxa"/>
            <w:shd w:val="clear" w:color="auto" w:fill="F2F2F2" w:themeFill="background1" w:themeFillShade="F2"/>
            <w:tcMar>
              <w:left w:w="0" w:type="dxa"/>
              <w:right w:w="58" w:type="dxa"/>
            </w:tcMar>
          </w:tcPr>
          <w:p w14:paraId="4E5BA16E" w14:textId="03AE06ED" w:rsidR="0026301B" w:rsidRPr="00CA6F06" w:rsidRDefault="0026301B" w:rsidP="0026301B">
            <w:pPr>
              <w:keepLines/>
              <w:widowControl w:val="0"/>
              <w:spacing w:before="60" w:after="60"/>
              <w:jc w:val="right"/>
              <w:rPr>
                <w:rFonts w:ascii="Calibri" w:hAnsi="Calibri" w:cs="Calibri"/>
                <w:color w:val="000000" w:themeColor="text1"/>
                <w:sz w:val="16"/>
                <w:szCs w:val="16"/>
              </w:rPr>
            </w:pPr>
          </w:p>
        </w:tc>
        <w:tc>
          <w:tcPr>
            <w:tcW w:w="929" w:type="dxa"/>
            <w:shd w:val="clear" w:color="auto" w:fill="F2F2F2" w:themeFill="background1" w:themeFillShade="F2"/>
            <w:tcMar>
              <w:left w:w="0" w:type="dxa"/>
              <w:right w:w="58" w:type="dxa"/>
            </w:tcMar>
          </w:tcPr>
          <w:p w14:paraId="2C4CDBB8" w14:textId="464C6F2A" w:rsidR="0026301B" w:rsidRPr="00CA6F06" w:rsidRDefault="0026301B" w:rsidP="0026301B">
            <w:pPr>
              <w:keepLines/>
              <w:widowControl w:val="0"/>
              <w:spacing w:before="60" w:after="60"/>
              <w:jc w:val="right"/>
              <w:rPr>
                <w:rFonts w:ascii="Calibri" w:hAnsi="Calibri" w:cs="Calibri"/>
                <w:color w:val="000000" w:themeColor="text1"/>
                <w:sz w:val="16"/>
                <w:szCs w:val="16"/>
              </w:rPr>
            </w:pPr>
          </w:p>
        </w:tc>
      </w:tr>
    </w:tbl>
    <w:p w14:paraId="6075A1D1" w14:textId="77777777" w:rsidR="00C63658" w:rsidRDefault="00C63658" w:rsidP="000F33BD">
      <w:pPr>
        <w:adjustRightInd/>
        <w:snapToGrid/>
        <w:rPr>
          <w:rFonts w:ascii="Calibri" w:hAnsi="Calibri" w:cs="Calibri"/>
          <w:sz w:val="14"/>
          <w:szCs w:val="14"/>
        </w:rPr>
      </w:pPr>
    </w:p>
    <w:p w14:paraId="1BCDC9BC" w14:textId="77777777" w:rsidR="00EA18ED" w:rsidRPr="000C4D9F" w:rsidRDefault="00981121" w:rsidP="000C4D9F">
      <w:pPr>
        <w:adjustRightInd/>
        <w:snapToGrid/>
        <w:rPr>
          <w:rFonts w:ascii="Calibri" w:hAnsi="Calibri" w:cs="Calibri"/>
          <w:szCs w:val="20"/>
        </w:rPr>
      </w:pPr>
      <w:r>
        <w:rPr>
          <w:rFonts w:ascii="Calibri" w:hAnsi="Calibri" w:cs="Calibri"/>
          <w:szCs w:val="20"/>
        </w:rPr>
        <w:t>If Customer’s use of the Products and Services exceeds its licensed quantities, Customer must license additional quantities sufficient to cover its excess usage.</w:t>
      </w:r>
    </w:p>
    <w:p w14:paraId="40C0FFF9" w14:textId="77777777" w:rsidR="00CA0306" w:rsidRPr="00CA6F06" w:rsidRDefault="00CA0306" w:rsidP="00981121">
      <w:pPr>
        <w:jc w:val="left"/>
        <w:rPr>
          <w:rFonts w:ascii="Calibri" w:hAnsi="Calibri" w:cs="Calibri"/>
          <w:sz w:val="14"/>
          <w:szCs w:val="14"/>
        </w:rPr>
      </w:pPr>
    </w:p>
    <w:tbl>
      <w:tblPr>
        <w:tblStyle w:val="TableGrid"/>
        <w:tblW w:w="10800"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ayout w:type="fixed"/>
        <w:tblCellMar>
          <w:left w:w="58" w:type="dxa"/>
          <w:right w:w="58" w:type="dxa"/>
        </w:tblCellMar>
        <w:tblLook w:val="04A0" w:firstRow="1" w:lastRow="0" w:firstColumn="1" w:lastColumn="0" w:noHBand="0" w:noVBand="1"/>
      </w:tblPr>
      <w:tblGrid>
        <w:gridCol w:w="315"/>
        <w:gridCol w:w="1030"/>
        <w:gridCol w:w="2183"/>
        <w:gridCol w:w="1090"/>
        <w:gridCol w:w="803"/>
        <w:gridCol w:w="1249"/>
        <w:gridCol w:w="1004"/>
        <w:gridCol w:w="1004"/>
        <w:gridCol w:w="1004"/>
        <w:gridCol w:w="1118"/>
      </w:tblGrid>
      <w:tr w:rsidR="00923717" w:rsidRPr="00CA6F06" w14:paraId="51141D12" w14:textId="77777777" w:rsidTr="00923717">
        <w:trPr>
          <w:cantSplit/>
          <w:trHeight w:val="480"/>
        </w:trPr>
        <w:tc>
          <w:tcPr>
            <w:tcW w:w="5400" w:type="dxa"/>
            <w:gridSpan w:val="5"/>
            <w:tcBorders>
              <w:right w:val="single" w:sz="4" w:space="0" w:color="F2F2F2" w:themeColor="background1" w:themeShade="F2"/>
            </w:tcBorders>
            <w:shd w:val="clear" w:color="auto" w:fill="F2F2F2" w:themeFill="background1" w:themeFillShade="F2"/>
            <w:tcMar>
              <w:left w:w="72" w:type="dxa"/>
              <w:right w:w="0" w:type="dxa"/>
            </w:tcMar>
            <w:vAlign w:val="center"/>
          </w:tcPr>
          <w:p w14:paraId="4728C2A8" w14:textId="77777777" w:rsidR="00923717" w:rsidRPr="00CA6F06" w:rsidRDefault="00923717" w:rsidP="00923717">
            <w:pPr>
              <w:keepNext/>
              <w:widowControl w:val="0"/>
              <w:jc w:val="left"/>
              <w:rPr>
                <w:rFonts w:ascii="Calibri" w:hAnsi="Calibri" w:cs="Calibri"/>
                <w:b/>
                <w:bCs/>
                <w:color w:val="000000" w:themeColor="text1"/>
                <w:szCs w:val="20"/>
              </w:rPr>
            </w:pPr>
            <w:r w:rsidRPr="00CA6F06">
              <w:rPr>
                <w:rFonts w:ascii="Calibri" w:hAnsi="Calibri" w:cs="Calibri"/>
                <w:b/>
                <w:bCs/>
                <w:szCs w:val="20"/>
              </w:rPr>
              <w:t>Adobe Target</w:t>
            </w:r>
          </w:p>
        </w:tc>
        <w:tc>
          <w:tcPr>
            <w:tcW w:w="5400" w:type="dxa"/>
            <w:gridSpan w:val="5"/>
            <w:tcBorders>
              <w:left w:val="single" w:sz="4" w:space="0" w:color="F2F2F2" w:themeColor="background1" w:themeShade="F2"/>
            </w:tcBorders>
            <w:shd w:val="clear" w:color="auto" w:fill="F2F2F2" w:themeFill="background1" w:themeFillShade="F2"/>
            <w:vAlign w:val="center"/>
          </w:tcPr>
          <w:p w14:paraId="01C080A6" w14:textId="77777777" w:rsidR="00923717" w:rsidRPr="00CA6F06" w:rsidRDefault="00923717" w:rsidP="00923717">
            <w:pPr>
              <w:keepNext/>
              <w:widowControl w:val="0"/>
              <w:spacing w:before="120" w:after="120"/>
              <w:jc w:val="right"/>
              <w:rPr>
                <w:rFonts w:ascii="Calibri" w:hAnsi="Calibri" w:cs="Calibri"/>
                <w:b/>
                <w:bCs/>
                <w:color w:val="000000" w:themeColor="text1"/>
                <w:szCs w:val="20"/>
              </w:rPr>
            </w:pPr>
            <w:r w:rsidRPr="00CA6F06">
              <w:rPr>
                <w:rFonts w:ascii="Calibri" w:hAnsi="Calibri" w:cs="Calibri"/>
                <w:b/>
                <w:bCs/>
                <w:color w:val="000000" w:themeColor="text1"/>
                <w:sz w:val="16"/>
                <w:szCs w:val="16"/>
              </w:rPr>
              <w:t xml:space="preserve">Billing Cycle:  </w:t>
            </w:r>
            <w:r>
              <w:rPr>
                <w:rFonts w:asciiTheme="minorHAnsi" w:hAnsiTheme="minorHAnsi" w:cstheme="minorHAnsi"/>
                <w:color w:val="000000" w:themeColor="text1"/>
                <w:sz w:val="16"/>
                <w:szCs w:val="16"/>
              </w:rPr>
              <w:t>Annually in Advance</w:t>
            </w:r>
          </w:p>
        </w:tc>
      </w:tr>
      <w:tr w:rsidR="00862924" w:rsidRPr="00CA6F06" w14:paraId="2F9CBAD3" w14:textId="77777777" w:rsidTr="00B474AB">
        <w:trPr>
          <w:cantSplit/>
          <w:trHeight w:val="485"/>
        </w:trPr>
        <w:tc>
          <w:tcPr>
            <w:tcW w:w="316" w:type="dxa"/>
            <w:shd w:val="clear" w:color="auto" w:fill="F2F2F2" w:themeFill="background1" w:themeFillShade="F2"/>
            <w:tcMar>
              <w:left w:w="72" w:type="dxa"/>
              <w:right w:w="0" w:type="dxa"/>
            </w:tcMar>
          </w:tcPr>
          <w:p w14:paraId="0BAC214C" w14:textId="77777777" w:rsidR="00862924" w:rsidRPr="00CA6F06" w:rsidRDefault="00862924" w:rsidP="00862924">
            <w:pPr>
              <w:keepNext/>
              <w:widowControl w:val="0"/>
              <w:spacing w:before="60" w:after="60"/>
              <w:jc w:val="left"/>
              <w:rPr>
                <w:rFonts w:ascii="Calibri" w:hAnsi="Calibri" w:cs="Calibri"/>
                <w:b/>
                <w:bCs/>
                <w:color w:val="000000" w:themeColor="text1"/>
                <w:sz w:val="16"/>
                <w:szCs w:val="16"/>
              </w:rPr>
            </w:pPr>
            <w:r>
              <w:rPr>
                <w:rFonts w:ascii="Calibri" w:hAnsi="Calibri" w:cs="Calibri"/>
                <w:b/>
                <w:bCs/>
                <w:color w:val="000000" w:themeColor="text1"/>
                <w:sz w:val="16"/>
                <w:szCs w:val="16"/>
              </w:rPr>
              <w:t>#</w:t>
            </w:r>
          </w:p>
        </w:tc>
        <w:tc>
          <w:tcPr>
            <w:tcW w:w="1034" w:type="dxa"/>
            <w:shd w:val="clear" w:color="auto" w:fill="F2F2F2" w:themeFill="background1" w:themeFillShade="F2"/>
            <w:tcMar>
              <w:left w:w="43" w:type="dxa"/>
              <w:right w:w="14" w:type="dxa"/>
            </w:tcMar>
          </w:tcPr>
          <w:p w14:paraId="65861E59"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SKU</w:t>
            </w:r>
          </w:p>
        </w:tc>
        <w:tc>
          <w:tcPr>
            <w:tcW w:w="2192" w:type="dxa"/>
            <w:shd w:val="clear" w:color="auto" w:fill="F2F2F2" w:themeFill="background1" w:themeFillShade="F2"/>
            <w:tcMar>
              <w:left w:w="43" w:type="dxa"/>
              <w:right w:w="14" w:type="dxa"/>
            </w:tcMar>
          </w:tcPr>
          <w:p w14:paraId="65472FF2"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Product Description</w:t>
            </w:r>
          </w:p>
        </w:tc>
        <w:tc>
          <w:tcPr>
            <w:tcW w:w="1094" w:type="dxa"/>
            <w:shd w:val="clear" w:color="auto" w:fill="F2F2F2" w:themeFill="background1" w:themeFillShade="F2"/>
            <w:tcMar>
              <w:left w:w="43" w:type="dxa"/>
              <w:right w:w="14" w:type="dxa"/>
            </w:tcMar>
          </w:tcPr>
          <w:p w14:paraId="77073B2A"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Deployment Method</w:t>
            </w:r>
          </w:p>
        </w:tc>
        <w:tc>
          <w:tcPr>
            <w:tcW w:w="806" w:type="dxa"/>
            <w:shd w:val="clear" w:color="auto" w:fill="F2F2F2" w:themeFill="background1" w:themeFillShade="F2"/>
            <w:tcMar>
              <w:left w:w="43" w:type="dxa"/>
              <w:right w:w="14" w:type="dxa"/>
            </w:tcMar>
          </w:tcPr>
          <w:p w14:paraId="6B75BBCE"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Quantity</w:t>
            </w:r>
          </w:p>
        </w:tc>
        <w:tc>
          <w:tcPr>
            <w:tcW w:w="1254" w:type="dxa"/>
            <w:shd w:val="clear" w:color="auto" w:fill="F2F2F2" w:themeFill="background1" w:themeFillShade="F2"/>
            <w:tcMar>
              <w:left w:w="43" w:type="dxa"/>
              <w:right w:w="14" w:type="dxa"/>
            </w:tcMar>
          </w:tcPr>
          <w:p w14:paraId="1EB2D04A"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License Metric / Unit of Measure</w:t>
            </w:r>
          </w:p>
        </w:tc>
        <w:tc>
          <w:tcPr>
            <w:tcW w:w="1008" w:type="dxa"/>
            <w:shd w:val="clear" w:color="auto" w:fill="F2F2F2" w:themeFill="background1" w:themeFillShade="F2"/>
            <w:tcMar>
              <w:left w:w="43" w:type="dxa"/>
              <w:right w:w="14" w:type="dxa"/>
            </w:tcMar>
          </w:tcPr>
          <w:p w14:paraId="4CED6380"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Start Date</w:t>
            </w:r>
          </w:p>
        </w:tc>
        <w:tc>
          <w:tcPr>
            <w:tcW w:w="1008" w:type="dxa"/>
            <w:shd w:val="clear" w:color="auto" w:fill="F2F2F2" w:themeFill="background1" w:themeFillShade="F2"/>
            <w:tcMar>
              <w:left w:w="43" w:type="dxa"/>
              <w:right w:w="14" w:type="dxa"/>
            </w:tcMar>
          </w:tcPr>
          <w:p w14:paraId="4A0EFD51"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Pr>
                <w:rFonts w:ascii="Calibri" w:hAnsi="Calibri" w:cs="Calibri"/>
                <w:b/>
                <w:bCs/>
                <w:color w:val="000000" w:themeColor="text1"/>
                <w:sz w:val="16"/>
                <w:szCs w:val="16"/>
              </w:rPr>
              <w:t>End Date</w:t>
            </w:r>
          </w:p>
        </w:tc>
        <w:tc>
          <w:tcPr>
            <w:tcW w:w="1008" w:type="dxa"/>
            <w:shd w:val="clear" w:color="auto" w:fill="F2F2F2" w:themeFill="background1" w:themeFillShade="F2"/>
            <w:tcMar>
              <w:left w:w="43" w:type="dxa"/>
              <w:right w:w="14" w:type="dxa"/>
            </w:tcMar>
          </w:tcPr>
          <w:p w14:paraId="3C18E1C5"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Unit Price</w:t>
            </w:r>
          </w:p>
        </w:tc>
        <w:tc>
          <w:tcPr>
            <w:tcW w:w="1080" w:type="dxa"/>
            <w:shd w:val="clear" w:color="auto" w:fill="F2F2F2" w:themeFill="background1" w:themeFillShade="F2"/>
            <w:tcMar>
              <w:left w:w="43" w:type="dxa"/>
              <w:right w:w="14" w:type="dxa"/>
            </w:tcMar>
          </w:tcPr>
          <w:p w14:paraId="219A1823" w14:textId="77777777" w:rsidR="00862924" w:rsidRPr="00CA6F06" w:rsidRDefault="00862924" w:rsidP="00862924">
            <w:pPr>
              <w:keepNext/>
              <w:widowControl w:val="0"/>
              <w:spacing w:before="60" w:after="60"/>
              <w:jc w:val="left"/>
              <w:rPr>
                <w:rFonts w:ascii="Calibri" w:hAnsi="Calibri" w:cs="Calibri"/>
                <w:b/>
                <w:bCs/>
                <w:color w:val="000000" w:themeColor="text1"/>
                <w:szCs w:val="20"/>
              </w:rPr>
            </w:pPr>
            <w:r w:rsidRPr="00CA6F06">
              <w:rPr>
                <w:rFonts w:ascii="Calibri" w:hAnsi="Calibri" w:cs="Calibri"/>
                <w:b/>
                <w:bCs/>
                <w:color w:val="000000" w:themeColor="text1"/>
                <w:sz w:val="16"/>
                <w:szCs w:val="16"/>
              </w:rPr>
              <w:t>Total Fees</w:t>
            </w:r>
          </w:p>
        </w:tc>
      </w:tr>
      <w:tr w:rsidR="00862924" w:rsidRPr="00CA6F06" w14:paraId="31735DCA" w14:textId="77777777" w:rsidTr="00923717">
        <w:trPr>
          <w:cantSplit/>
        </w:trPr>
        <w:tc>
          <w:tcPr>
            <w:tcW w:w="316" w:type="dxa"/>
            <w:shd w:val="clear" w:color="auto" w:fill="F2F2F2" w:themeFill="background1" w:themeFillShade="F2"/>
            <w:tcMar>
              <w:left w:w="72" w:type="dxa"/>
              <w:right w:w="0" w:type="dxa"/>
            </w:tcMar>
          </w:tcPr>
          <w:p w14:paraId="2AB80EC4" w14:textId="7D517984" w:rsidR="00862924" w:rsidRPr="00CA6F06" w:rsidRDefault="00862924" w:rsidP="00862924">
            <w:pPr>
              <w:keepLines/>
              <w:widowControl w:val="0"/>
              <w:spacing w:before="60" w:after="60"/>
              <w:jc w:val="left"/>
              <w:rPr>
                <w:rFonts w:ascii="Calibri" w:hAnsi="Calibri" w:cs="Calibri"/>
                <w:color w:val="000000" w:themeColor="text1"/>
                <w:sz w:val="16"/>
                <w:szCs w:val="16"/>
              </w:rPr>
            </w:pPr>
          </w:p>
        </w:tc>
        <w:tc>
          <w:tcPr>
            <w:tcW w:w="1034" w:type="dxa"/>
            <w:shd w:val="clear" w:color="auto" w:fill="F2F2F2" w:themeFill="background1" w:themeFillShade="F2"/>
            <w:tcMar>
              <w:left w:w="43" w:type="dxa"/>
              <w:right w:w="14" w:type="dxa"/>
            </w:tcMar>
          </w:tcPr>
          <w:p w14:paraId="721B2E12" w14:textId="39AFC64C" w:rsidR="00862924" w:rsidRPr="00CA6F06" w:rsidRDefault="00862924" w:rsidP="00862924">
            <w:pPr>
              <w:keepLines/>
              <w:widowControl w:val="0"/>
              <w:spacing w:before="60" w:after="60"/>
              <w:jc w:val="left"/>
              <w:rPr>
                <w:rFonts w:ascii="Calibri" w:hAnsi="Calibri" w:cs="Calibri"/>
                <w:color w:val="000000" w:themeColor="text1"/>
                <w:sz w:val="16"/>
                <w:szCs w:val="16"/>
              </w:rPr>
            </w:pPr>
          </w:p>
        </w:tc>
        <w:tc>
          <w:tcPr>
            <w:tcW w:w="2192" w:type="dxa"/>
            <w:shd w:val="clear" w:color="auto" w:fill="F2F2F2" w:themeFill="background1" w:themeFillShade="F2"/>
            <w:tcMar>
              <w:left w:w="43" w:type="dxa"/>
              <w:right w:w="14" w:type="dxa"/>
            </w:tcMar>
          </w:tcPr>
          <w:p w14:paraId="17C36393" w14:textId="27572981" w:rsidR="00862924" w:rsidRPr="00CA6F06" w:rsidRDefault="00862924" w:rsidP="00862924">
            <w:pPr>
              <w:keepLines/>
              <w:widowControl w:val="0"/>
              <w:spacing w:before="60" w:after="60"/>
              <w:jc w:val="left"/>
              <w:rPr>
                <w:rFonts w:ascii="Calibri" w:hAnsi="Calibri" w:cs="Calibri"/>
                <w:sz w:val="16"/>
                <w:szCs w:val="16"/>
              </w:rPr>
            </w:pPr>
          </w:p>
        </w:tc>
        <w:tc>
          <w:tcPr>
            <w:tcW w:w="1094" w:type="dxa"/>
            <w:shd w:val="clear" w:color="auto" w:fill="F2F2F2" w:themeFill="background1" w:themeFillShade="F2"/>
            <w:tcMar>
              <w:left w:w="43" w:type="dxa"/>
              <w:right w:w="14" w:type="dxa"/>
            </w:tcMar>
          </w:tcPr>
          <w:p w14:paraId="3DCFBBC5" w14:textId="55DFEFD0" w:rsidR="00862924" w:rsidRPr="00CA6F06" w:rsidRDefault="00862924" w:rsidP="00862924">
            <w:pPr>
              <w:keepLines/>
              <w:widowControl w:val="0"/>
              <w:spacing w:before="60" w:after="60"/>
              <w:jc w:val="left"/>
              <w:rPr>
                <w:rFonts w:ascii="Calibri" w:hAnsi="Calibri" w:cs="Calibri"/>
                <w:color w:val="000000" w:themeColor="text1"/>
                <w:sz w:val="16"/>
                <w:szCs w:val="16"/>
              </w:rPr>
            </w:pPr>
          </w:p>
        </w:tc>
        <w:tc>
          <w:tcPr>
            <w:tcW w:w="806" w:type="dxa"/>
            <w:shd w:val="clear" w:color="auto" w:fill="F2F2F2" w:themeFill="background1" w:themeFillShade="F2"/>
            <w:tcMar>
              <w:left w:w="43" w:type="dxa"/>
              <w:right w:w="14" w:type="dxa"/>
            </w:tcMar>
          </w:tcPr>
          <w:p w14:paraId="65634556" w14:textId="0AFFD003" w:rsidR="00862924" w:rsidRPr="00CA6F06" w:rsidRDefault="00862924" w:rsidP="00862924">
            <w:pPr>
              <w:keepLines/>
              <w:widowControl w:val="0"/>
              <w:spacing w:before="60" w:after="60"/>
              <w:jc w:val="left"/>
              <w:rPr>
                <w:rFonts w:ascii="Calibri" w:hAnsi="Calibri" w:cs="Calibri"/>
                <w:color w:val="000000" w:themeColor="text1"/>
                <w:sz w:val="16"/>
                <w:szCs w:val="16"/>
              </w:rPr>
            </w:pPr>
          </w:p>
        </w:tc>
        <w:tc>
          <w:tcPr>
            <w:tcW w:w="1254" w:type="dxa"/>
            <w:shd w:val="clear" w:color="auto" w:fill="F2F2F2" w:themeFill="background1" w:themeFillShade="F2"/>
            <w:tcMar>
              <w:left w:w="43" w:type="dxa"/>
              <w:right w:w="14" w:type="dxa"/>
            </w:tcMar>
          </w:tcPr>
          <w:p w14:paraId="2C67ED1A" w14:textId="12DBC794" w:rsidR="00862924" w:rsidRPr="00CA6F06" w:rsidRDefault="00862924" w:rsidP="00862924">
            <w:pPr>
              <w:keepLines/>
              <w:widowControl w:val="0"/>
              <w:spacing w:before="60" w:after="60"/>
              <w:jc w:val="left"/>
              <w:rPr>
                <w:rFonts w:ascii="Calibri" w:hAnsi="Calibri" w:cs="Calibri"/>
                <w:color w:val="000000" w:themeColor="text1"/>
                <w:sz w:val="16"/>
                <w:szCs w:val="16"/>
              </w:rPr>
            </w:pPr>
          </w:p>
        </w:tc>
        <w:tc>
          <w:tcPr>
            <w:tcW w:w="1008" w:type="dxa"/>
            <w:shd w:val="clear" w:color="auto" w:fill="F2F2F2" w:themeFill="background1" w:themeFillShade="F2"/>
            <w:tcMar>
              <w:left w:w="43" w:type="dxa"/>
              <w:right w:w="14" w:type="dxa"/>
            </w:tcMar>
          </w:tcPr>
          <w:p w14:paraId="29FFD7C3" w14:textId="14842CFE" w:rsidR="00862924" w:rsidRPr="00CA6F06" w:rsidRDefault="00862924" w:rsidP="00862924">
            <w:pPr>
              <w:keepLines/>
              <w:widowControl w:val="0"/>
              <w:spacing w:before="60" w:after="60"/>
              <w:jc w:val="left"/>
              <w:rPr>
                <w:rFonts w:ascii="Calibri" w:hAnsi="Calibri" w:cs="Calibri"/>
                <w:color w:val="000000" w:themeColor="text1"/>
                <w:sz w:val="16"/>
                <w:szCs w:val="16"/>
              </w:rPr>
            </w:pPr>
          </w:p>
        </w:tc>
        <w:tc>
          <w:tcPr>
            <w:tcW w:w="1008" w:type="dxa"/>
            <w:shd w:val="clear" w:color="auto" w:fill="F2F2F2" w:themeFill="background1" w:themeFillShade="F2"/>
            <w:tcMar>
              <w:left w:w="43" w:type="dxa"/>
              <w:right w:w="14" w:type="dxa"/>
            </w:tcMar>
          </w:tcPr>
          <w:p w14:paraId="57051B18" w14:textId="2DBED6E7" w:rsidR="00862924" w:rsidRPr="00CA6F06" w:rsidRDefault="00862924" w:rsidP="00862924">
            <w:pPr>
              <w:keepLines/>
              <w:widowControl w:val="0"/>
              <w:spacing w:before="60" w:after="60"/>
              <w:jc w:val="left"/>
              <w:rPr>
                <w:rFonts w:ascii="Calibri" w:hAnsi="Calibri" w:cs="Calibri"/>
                <w:color w:val="000000" w:themeColor="text1"/>
                <w:sz w:val="16"/>
                <w:szCs w:val="16"/>
              </w:rPr>
            </w:pPr>
          </w:p>
        </w:tc>
        <w:tc>
          <w:tcPr>
            <w:tcW w:w="1008" w:type="dxa"/>
            <w:shd w:val="clear" w:color="auto" w:fill="F2F2F2" w:themeFill="background1" w:themeFillShade="F2"/>
            <w:tcMar>
              <w:left w:w="0" w:type="dxa"/>
              <w:right w:w="58" w:type="dxa"/>
            </w:tcMar>
          </w:tcPr>
          <w:p w14:paraId="79ED5DF4" w14:textId="0D473277" w:rsidR="00862924" w:rsidRPr="00CA6F06" w:rsidRDefault="00862924" w:rsidP="00862924">
            <w:pPr>
              <w:keepLines/>
              <w:widowControl w:val="0"/>
              <w:spacing w:before="60" w:after="60"/>
              <w:jc w:val="right"/>
              <w:rPr>
                <w:rFonts w:ascii="Calibri" w:hAnsi="Calibri" w:cs="Calibri"/>
                <w:color w:val="000000" w:themeColor="text1"/>
                <w:sz w:val="16"/>
                <w:szCs w:val="16"/>
              </w:rPr>
            </w:pPr>
          </w:p>
        </w:tc>
        <w:tc>
          <w:tcPr>
            <w:tcW w:w="1080" w:type="dxa"/>
            <w:shd w:val="clear" w:color="auto" w:fill="F2F2F2" w:themeFill="background1" w:themeFillShade="F2"/>
            <w:tcMar>
              <w:left w:w="0" w:type="dxa"/>
              <w:right w:w="58" w:type="dxa"/>
            </w:tcMar>
          </w:tcPr>
          <w:p w14:paraId="223A4B9C" w14:textId="7F67AAD6" w:rsidR="00862924" w:rsidRPr="00CA6F06" w:rsidRDefault="00862924" w:rsidP="00862924">
            <w:pPr>
              <w:keepLines/>
              <w:widowControl w:val="0"/>
              <w:spacing w:before="60" w:after="60"/>
              <w:jc w:val="right"/>
              <w:rPr>
                <w:rFonts w:ascii="Calibri" w:hAnsi="Calibri" w:cs="Calibri"/>
                <w:color w:val="000000" w:themeColor="text1"/>
                <w:sz w:val="16"/>
                <w:szCs w:val="16"/>
              </w:rPr>
            </w:pPr>
          </w:p>
        </w:tc>
      </w:tr>
    </w:tbl>
    <w:p w14:paraId="31E1D81D" w14:textId="77777777" w:rsidR="00C63658" w:rsidRDefault="00C63658" w:rsidP="000F33BD">
      <w:pPr>
        <w:keepLines/>
        <w:rPr>
          <w:rFonts w:ascii="Calibri" w:hAnsi="Calibri" w:cs="Calibri"/>
          <w:sz w:val="14"/>
          <w:szCs w:val="14"/>
        </w:rPr>
      </w:pPr>
    </w:p>
    <w:p w14:paraId="402CA02F" w14:textId="77777777" w:rsidR="00EA18ED" w:rsidRPr="000C4D9F" w:rsidRDefault="00981121" w:rsidP="000C4D9F">
      <w:pPr>
        <w:adjustRightInd/>
        <w:snapToGrid/>
        <w:rPr>
          <w:rFonts w:ascii="Calibri" w:hAnsi="Calibri" w:cs="Calibri"/>
          <w:szCs w:val="20"/>
        </w:rPr>
      </w:pPr>
      <w:r>
        <w:rPr>
          <w:rFonts w:ascii="Calibri" w:hAnsi="Calibri" w:cs="Calibri"/>
          <w:szCs w:val="20"/>
        </w:rPr>
        <w:t>Customer agrees to (i) provide Adobe with a measurement report generated by an analytics tool two months prior to the end of each 12-month period of the License Term, or (ii) upon Adobe's request, provide to Adobe a measurement report generated by an analytics tool for the previous 12-month period of the License Term in order to verify Customer's actual Annual Page View Traffic (“Actual Page View Traffic”).  If Customer's Actual Page View Traffic exceeds the licensed Annual Page View Traffic for the then-current 12-month period of the License Term, then Adobe reserves the right to revise and increase the Annual Page View Traffic for the immediate subsequent year(s) of the License Term to match the Actual Page View Traffic, and increase the annual flat fee for the remainder of the then-current 12-month period of the License Term in proportion to the revised licensed Annual Page View Traffic. Such revisions are limited to once per 12-month period. Customer will not receive any credit, reduction in flat fee, or revision of the initial licensed Annual Page View Traffic if the Actual Page View Traffic for any 12-month period is below the licensed Annual Page View Traffic for the previous year.</w:t>
      </w:r>
    </w:p>
    <w:p w14:paraId="0B0A0824" w14:textId="77777777" w:rsidR="002B7577" w:rsidRPr="002B7577" w:rsidRDefault="002B7577" w:rsidP="008E6134">
      <w:pPr>
        <w:rPr>
          <w:rFonts w:ascii="Calibri" w:hAnsi="Calibri" w:cs="Calibri"/>
          <w:color w:val="FFFFFF" w:themeColor="background1"/>
          <w:sz w:val="14"/>
          <w:szCs w:val="14"/>
        </w:rPr>
      </w:pPr>
      <w:r w:rsidRPr="002B7577">
        <w:rPr>
          <w:rFonts w:ascii="Calibri" w:hAnsi="Calibri" w:cs="Calibri"/>
          <w:color w:val="FFFFFF" w:themeColor="background1"/>
          <w:sz w:val="14"/>
          <w:szCs w:val="14"/>
        </w:rPr>
        <w:t>Formatting line needed here.</w:t>
      </w:r>
    </w:p>
    <w:p w14:paraId="1AE6F11F" w14:textId="77777777" w:rsidR="002B7577" w:rsidRPr="006A0351" w:rsidRDefault="002B7577" w:rsidP="008E6134">
      <w:pPr>
        <w:rPr>
          <w:rFonts w:ascii="Calibri" w:hAnsi="Calibri" w:cs="Calibri"/>
          <w:sz w:val="16"/>
          <w:szCs w:val="16"/>
        </w:rPr>
      </w:pPr>
    </w:p>
    <w:p w14:paraId="28BCF3E7" w14:textId="77777777" w:rsidR="00E61643" w:rsidRPr="00CA6F06" w:rsidRDefault="00E61643">
      <w:pPr>
        <w:adjustRightInd/>
        <w:snapToGrid/>
        <w:rPr>
          <w:rFonts w:ascii="Calibri" w:hAnsi="Calibri" w:cs="Calibri"/>
          <w:b/>
          <w:bCs/>
          <w:color w:val="000000" w:themeColor="text1"/>
          <w:sz w:val="28"/>
          <w:szCs w:val="28"/>
        </w:rPr>
        <w:sectPr w:rsidR="00E61643" w:rsidRPr="00CA6F06" w:rsidSect="00752715">
          <w:headerReference w:type="even" r:id="rId16"/>
          <w:headerReference w:type="default" r:id="rId17"/>
          <w:headerReference w:type="first" r:id="rId18"/>
          <w:pgSz w:w="12240" w:h="15840" w:code="1"/>
          <w:pgMar w:top="1080" w:right="720" w:bottom="1080" w:left="720" w:header="720" w:footer="403" w:gutter="0"/>
          <w:cols w:space="720"/>
          <w:titlePg/>
          <w:docGrid w:linePitch="360"/>
        </w:sectPr>
      </w:pPr>
    </w:p>
    <w:p w14:paraId="73E59CE3" w14:textId="77777777" w:rsidR="00552E4F" w:rsidRPr="00CA6F06" w:rsidRDefault="006F6B72" w:rsidP="00552E4F">
      <w:pPr>
        <w:pStyle w:val="ListParagraph"/>
        <w:ind w:left="504"/>
        <w:rPr>
          <w:rFonts w:ascii="Calibri" w:hAnsi="Calibri" w:cs="Calibri"/>
          <w:sz w:val="16"/>
          <w:szCs w:val="20"/>
        </w:rPr>
      </w:pPr>
      <w:r w:rsidRPr="00CA6F06">
        <w:rPr>
          <w:rFonts w:ascii="Calibri" w:hAnsi="Calibri" w:cs="Calibri"/>
          <w:noProof/>
        </w:rPr>
        <mc:AlternateContent>
          <mc:Choice Requires="wps">
            <w:drawing>
              <wp:anchor distT="0" distB="0" distL="114300" distR="114300" simplePos="0" relativeHeight="251658240" behindDoc="0" locked="0" layoutInCell="1" allowOverlap="1" wp14:anchorId="6F1F4AE7" wp14:editId="4EC94F23">
                <wp:simplePos x="0" y="0"/>
                <wp:positionH relativeFrom="column">
                  <wp:posOffset>-106680</wp:posOffset>
                </wp:positionH>
                <wp:positionV relativeFrom="paragraph">
                  <wp:posOffset>-565785</wp:posOffset>
                </wp:positionV>
                <wp:extent cx="4450080" cy="44196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441960"/>
                        </a:xfrm>
                        <a:prstGeom prst="rect">
                          <a:avLst/>
                        </a:prstGeom>
                        <a:noFill/>
                        <a:ln w="6350">
                          <a:noFill/>
                        </a:ln>
                      </wps:spPr>
                      <wps:txbx>
                        <w:txbxContent>
                          <w:p w14:paraId="35E1784F" w14:textId="77777777" w:rsidR="00800898" w:rsidRPr="00B81C64" w:rsidRDefault="00800898" w:rsidP="00800898">
                            <w:pPr>
                              <w:jc w:val="left"/>
                              <w:rPr>
                                <w:rFonts w:asciiTheme="minorHAnsi" w:hAnsiTheme="minorHAnsi" w:cstheme="minorHAnsi"/>
                                <w:b/>
                                <w:bCs/>
                                <w:color w:val="FFFFFF" w:themeColor="background1"/>
                                <w:sz w:val="40"/>
                                <w:szCs w:val="40"/>
                              </w:rPr>
                            </w:pPr>
                            <w:r w:rsidRPr="00B81C64">
                              <w:rPr>
                                <w:rFonts w:asciiTheme="minorHAnsi" w:hAnsiTheme="minorHAnsi" w:cstheme="minorHAnsi"/>
                                <w:b/>
                                <w:bCs/>
                                <w:color w:val="FFFFFF" w:themeColor="background1"/>
                                <w:sz w:val="40"/>
                                <w:szCs w:val="40"/>
                              </w:rPr>
                              <w:t>Sales Order Terms and Conditions</w:t>
                            </w:r>
                          </w:p>
                          <w:p w14:paraId="25D12E77" w14:textId="77777777" w:rsidR="00800898" w:rsidRDefault="00800898" w:rsidP="00800898">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F1F4AE7" id="_x0000_t202" coordsize="21600,21600" o:spt="202" path="m,l,21600r21600,l21600,xe">
                <v:stroke joinstyle="miter"/>
                <v:path gradientshapeok="t" o:connecttype="rect"/>
              </v:shapetype>
              <v:shape id="Text Box 4" o:spid="_x0000_s1026" type="#_x0000_t202" style="position:absolute;left:0;text-align:left;margin-left:-8.4pt;margin-top:-44.55pt;width:350.4pt;height:3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" filled="f" stroked="f" strokeweight=".5pt">
                <v:textbox>
                  <w:txbxContent>
                    <w:p w14:paraId="35E1784F" w14:textId="77777777" w:rsidR="00800898" w:rsidRPr="00B81C64" w:rsidRDefault="00800898" w:rsidP="00800898">
                      <w:pPr>
                        <w:jc w:val="left"/>
                        <w:rPr>
                          <w:rFonts w:asciiTheme="minorHAnsi" w:hAnsiTheme="minorHAnsi" w:cstheme="minorHAnsi"/>
                          <w:b/>
                          <w:bCs/>
                          <w:color w:val="FFFFFF" w:themeColor="background1"/>
                          <w:sz w:val="40"/>
                          <w:szCs w:val="40"/>
                        </w:rPr>
                      </w:pPr>
                      <w:r w:rsidRPr="00B81C64">
                        <w:rPr>
                          <w:rFonts w:asciiTheme="minorHAnsi" w:hAnsiTheme="minorHAnsi" w:cstheme="minorHAnsi"/>
                          <w:b/>
                          <w:bCs/>
                          <w:color w:val="FFFFFF" w:themeColor="background1"/>
                          <w:sz w:val="40"/>
                          <w:szCs w:val="40"/>
                        </w:rPr>
                        <w:t>Sales Order Terms and Conditions</w:t>
                      </w:r>
                    </w:p>
                    <w:p w14:paraId="25D12E77" w14:textId="77777777" w:rsidR="00800898" w:rsidRDefault="00800898" w:rsidP="00800898">
                      <w:pPr>
                        <w:jc w:val="left"/>
                      </w:pPr>
                    </w:p>
                  </w:txbxContent>
                </v:textbox>
              </v:shape>
            </w:pict>
          </mc:Fallback>
        </mc:AlternateContent>
      </w:r>
      <w:r w:rsidR="00A97EBB" w:rsidRPr="00CA6F06">
        <w:rPr>
          <w:rFonts w:ascii="Calibri" w:hAnsi="Calibri" w:cs="Calibri"/>
          <w:sz w:val="16"/>
          <w:szCs w:val="20"/>
        </w:rPr>
        <w:t xml:space="preserve"> </w:t>
      </w:r>
    </w:p>
    <w:p w14:paraId="2B647F3E" w14:textId="77777777" w:rsidR="007A6D67" w:rsidRDefault="007A6D67" w:rsidP="007A6D67">
      <w:pPr>
        <w:pStyle w:val="ListParagraph"/>
        <w:adjustRightInd/>
        <w:snapToGrid/>
        <w:ind w:left="504"/>
        <w:rPr>
          <w:rFonts w:ascii="Calibri" w:hAnsi="Calibri" w:cs="Calibri"/>
          <w:szCs w:val="20"/>
        </w:rPr>
      </w:pPr>
    </w:p>
    <w:p w14:paraId="2D70E03B" w14:textId="7F88A9AD" w:rsidR="00B227BE" w:rsidRDefault="00B227BE" w:rsidP="00FB46A9">
      <w:pPr>
        <w:pStyle w:val="ListParagraph"/>
        <w:numPr>
          <w:ilvl w:val="0"/>
          <w:numId w:val="10"/>
        </w:numPr>
        <w:adjustRightInd/>
        <w:snapToGrid/>
        <w:rPr>
          <w:rFonts w:ascii="Calibri" w:hAnsi="Calibri" w:cs="Calibri"/>
          <w:szCs w:val="20"/>
        </w:rPr>
      </w:pPr>
      <w:r w:rsidRPr="00B227BE">
        <w:rPr>
          <w:rFonts w:ascii="Calibri" w:hAnsi="Calibri" w:cs="Calibri"/>
          <w:szCs w:val="20"/>
        </w:rPr>
        <w:t>Customer and Adobe are Parties to Adobe Sales Order made effective on 11 January 2019 with Agreement Number DR2160961/00744053 and Adobe Sales Order made effective on 25 February 2022 with Agreement Number DR2860674/00879209 (</w:t>
      </w:r>
      <w:r w:rsidR="00C02AD3">
        <w:rPr>
          <w:rFonts w:ascii="Calibri" w:hAnsi="Calibri" w:cs="Calibri"/>
          <w:szCs w:val="20"/>
        </w:rPr>
        <w:t xml:space="preserve">collectively, the </w:t>
      </w:r>
      <w:r w:rsidRPr="00B227BE">
        <w:rPr>
          <w:rFonts w:ascii="Calibri" w:hAnsi="Calibri" w:cs="Calibri"/>
          <w:szCs w:val="20"/>
        </w:rPr>
        <w:t>“</w:t>
      </w:r>
      <w:r w:rsidRPr="00C02AD3">
        <w:rPr>
          <w:rFonts w:ascii="Calibri" w:hAnsi="Calibri" w:cs="Calibri"/>
          <w:b/>
          <w:bCs/>
          <w:szCs w:val="20"/>
        </w:rPr>
        <w:t>Existing Agreement</w:t>
      </w:r>
      <w:r w:rsidRPr="00B227BE">
        <w:rPr>
          <w:rFonts w:ascii="Calibri" w:hAnsi="Calibri" w:cs="Calibri"/>
          <w:szCs w:val="20"/>
        </w:rPr>
        <w:t xml:space="preserve">”). The Existing Agreement includes the applicable Sales Order and related master terms, including any and all exhibits, appendices, addenda and attachments thereto. </w:t>
      </w:r>
    </w:p>
    <w:p w14:paraId="2E99B8EF" w14:textId="77777777" w:rsidR="00E902CB" w:rsidRDefault="00E902CB" w:rsidP="00E902CB">
      <w:pPr>
        <w:pStyle w:val="ListParagraph"/>
        <w:adjustRightInd/>
        <w:snapToGrid/>
        <w:ind w:left="504"/>
        <w:rPr>
          <w:rFonts w:ascii="Calibri" w:hAnsi="Calibri" w:cs="Calibri"/>
          <w:szCs w:val="20"/>
        </w:rPr>
      </w:pPr>
    </w:p>
    <w:p w14:paraId="302701EA" w14:textId="16EA1E51" w:rsidR="00B227BE" w:rsidRDefault="00B227BE" w:rsidP="00FB46A9">
      <w:pPr>
        <w:pStyle w:val="ListParagraph"/>
        <w:numPr>
          <w:ilvl w:val="0"/>
          <w:numId w:val="10"/>
        </w:numPr>
        <w:adjustRightInd/>
        <w:snapToGrid/>
        <w:rPr>
          <w:rFonts w:ascii="Calibri" w:hAnsi="Calibri" w:cs="Calibri"/>
          <w:szCs w:val="20"/>
        </w:rPr>
      </w:pPr>
      <w:r w:rsidRPr="00B227BE">
        <w:rPr>
          <w:rFonts w:ascii="Calibri" w:hAnsi="Calibri" w:cs="Calibri"/>
          <w:szCs w:val="20"/>
        </w:rPr>
        <w:t xml:space="preserve">All Adobe Products and Services listed on this Sales Order are provided under the terms and conditions of: </w:t>
      </w:r>
    </w:p>
    <w:p w14:paraId="6C42C3DC" w14:textId="77777777" w:rsidR="00C02AD3" w:rsidRPr="00C02AD3" w:rsidRDefault="00C02AD3" w:rsidP="00C02AD3">
      <w:pPr>
        <w:pStyle w:val="ListParagraph"/>
        <w:rPr>
          <w:rFonts w:ascii="Calibri" w:hAnsi="Calibri" w:cs="Calibri"/>
          <w:szCs w:val="20"/>
        </w:rPr>
      </w:pPr>
    </w:p>
    <w:p w14:paraId="24152C77" w14:textId="62E9212D" w:rsidR="002E4AFF" w:rsidRDefault="00C02AD3" w:rsidP="00FB46A9">
      <w:pPr>
        <w:pStyle w:val="ListParagraph"/>
        <w:numPr>
          <w:ilvl w:val="1"/>
          <w:numId w:val="23"/>
        </w:numPr>
        <w:adjustRightInd/>
        <w:snapToGrid/>
        <w:ind w:left="990" w:hanging="450"/>
        <w:rPr>
          <w:rFonts w:asciiTheme="minorHAnsi" w:hAnsiTheme="minorHAnsi" w:cstheme="minorHAnsi"/>
        </w:rPr>
      </w:pPr>
      <w:r w:rsidRPr="009C100C">
        <w:rPr>
          <w:rFonts w:asciiTheme="minorHAnsi" w:hAnsiTheme="minorHAnsi" w:cstheme="minorHAnsi"/>
        </w:rPr>
        <w:t xml:space="preserve">the </w:t>
      </w:r>
      <w:r>
        <w:rPr>
          <w:rFonts w:asciiTheme="minorHAnsi" w:hAnsiTheme="minorHAnsi" w:cstheme="minorHAnsi"/>
        </w:rPr>
        <w:t xml:space="preserve">MLTA, </w:t>
      </w:r>
      <w:r w:rsidR="002878F1">
        <w:rPr>
          <w:rFonts w:asciiTheme="minorHAnsi" w:hAnsiTheme="minorHAnsi" w:cstheme="minorHAnsi"/>
        </w:rPr>
        <w:t>Amendments to the MLTA under the Existing</w:t>
      </w:r>
      <w:r w:rsidR="002878F1" w:rsidRPr="009C100C">
        <w:rPr>
          <w:rFonts w:asciiTheme="minorHAnsi" w:hAnsiTheme="minorHAnsi" w:cstheme="minorHAnsi"/>
        </w:rPr>
        <w:t xml:space="preserve"> Agreement</w:t>
      </w:r>
      <w:r w:rsidR="002878F1">
        <w:rPr>
          <w:rFonts w:asciiTheme="minorHAnsi" w:hAnsiTheme="minorHAnsi" w:cstheme="minorHAnsi"/>
        </w:rPr>
        <w:t xml:space="preserve">, </w:t>
      </w:r>
      <w:r>
        <w:rPr>
          <w:rFonts w:asciiTheme="minorHAnsi" w:hAnsiTheme="minorHAnsi" w:cstheme="minorHAnsi"/>
        </w:rPr>
        <w:t xml:space="preserve">both of </w:t>
      </w:r>
      <w:r w:rsidRPr="009C100C">
        <w:rPr>
          <w:rFonts w:asciiTheme="minorHAnsi" w:hAnsiTheme="minorHAnsi" w:cstheme="minorHAnsi"/>
        </w:rPr>
        <w:t xml:space="preserve">which are incorporated here by reference </w:t>
      </w:r>
      <w:r w:rsidRPr="00C17F2E">
        <w:rPr>
          <w:rFonts w:asciiTheme="minorHAnsi" w:hAnsiTheme="minorHAnsi" w:cstheme="minorHAnsi"/>
          <w:szCs w:val="20"/>
        </w:rPr>
        <w:t>(collectively, the “</w:t>
      </w:r>
      <w:r w:rsidRPr="00C17F2E">
        <w:rPr>
          <w:rFonts w:asciiTheme="minorHAnsi" w:hAnsiTheme="minorHAnsi" w:cstheme="minorHAnsi"/>
          <w:b/>
          <w:bCs/>
          <w:szCs w:val="20"/>
        </w:rPr>
        <w:t>Master Terms</w:t>
      </w:r>
      <w:r w:rsidRPr="00C17F2E">
        <w:rPr>
          <w:rFonts w:asciiTheme="minorHAnsi" w:hAnsiTheme="minorHAnsi" w:cstheme="minorHAnsi"/>
          <w:szCs w:val="20"/>
        </w:rPr>
        <w:t>”)</w:t>
      </w:r>
      <w:r w:rsidRPr="009C100C">
        <w:rPr>
          <w:rFonts w:asciiTheme="minorHAnsi" w:hAnsiTheme="minorHAnsi" w:cstheme="minorHAnsi"/>
        </w:rPr>
        <w:t>;</w:t>
      </w:r>
    </w:p>
    <w:p w14:paraId="4DE63735" w14:textId="77777777" w:rsidR="0036240F" w:rsidRDefault="00C02AD3" w:rsidP="0036240F">
      <w:pPr>
        <w:pStyle w:val="ListParagraph"/>
        <w:numPr>
          <w:ilvl w:val="1"/>
          <w:numId w:val="23"/>
        </w:numPr>
        <w:adjustRightInd/>
        <w:snapToGrid/>
        <w:ind w:left="990" w:hanging="450"/>
        <w:rPr>
          <w:rFonts w:asciiTheme="minorHAnsi" w:hAnsiTheme="minorHAnsi" w:cstheme="minorHAnsi"/>
          <w:szCs w:val="20"/>
        </w:rPr>
      </w:pPr>
      <w:r w:rsidRPr="009C100C">
        <w:rPr>
          <w:rFonts w:asciiTheme="minorHAnsi" w:hAnsiTheme="minorHAnsi" w:cstheme="minorHAnsi"/>
          <w:szCs w:val="20"/>
        </w:rPr>
        <w:t xml:space="preserve">the applicable Product Specific Licensing Terms effective as of the date of this Sales Order and available here: </w:t>
      </w:r>
      <w:hyperlink r:id="rId19" w:history="1">
        <w:r w:rsidRPr="009C100C">
          <w:rPr>
            <w:rStyle w:val="Hyperlink"/>
            <w:rFonts w:asciiTheme="minorHAnsi" w:hAnsiTheme="minorHAnsi" w:cstheme="minorHAnsi"/>
            <w:szCs w:val="20"/>
          </w:rPr>
          <w:t>https://www.adobe.com/legal/terms/enterprise-licensing.html</w:t>
        </w:r>
      </w:hyperlink>
      <w:r>
        <w:rPr>
          <w:rFonts w:asciiTheme="minorHAnsi" w:hAnsiTheme="minorHAnsi" w:cstheme="minorHAnsi"/>
          <w:szCs w:val="20"/>
        </w:rPr>
        <w:t xml:space="preserve"> </w:t>
      </w:r>
      <w:r w:rsidRPr="009C100C">
        <w:rPr>
          <w:rFonts w:asciiTheme="minorHAnsi" w:hAnsiTheme="minorHAnsi" w:cstheme="minorHAnsi"/>
          <w:szCs w:val="20"/>
        </w:rPr>
        <w:t>(“</w:t>
      </w:r>
      <w:r w:rsidRPr="009C100C">
        <w:rPr>
          <w:rFonts w:asciiTheme="minorHAnsi" w:hAnsiTheme="minorHAnsi" w:cstheme="minorHAnsi"/>
          <w:b/>
          <w:bCs/>
          <w:szCs w:val="20"/>
        </w:rPr>
        <w:t>PSLT</w:t>
      </w:r>
      <w:r w:rsidRPr="009C100C">
        <w:rPr>
          <w:rFonts w:asciiTheme="minorHAnsi" w:hAnsiTheme="minorHAnsi" w:cstheme="minorHAnsi"/>
          <w:szCs w:val="20"/>
        </w:rPr>
        <w:t xml:space="preserve">”); and </w:t>
      </w:r>
    </w:p>
    <w:p w14:paraId="7FD864B6" w14:textId="334735C3" w:rsidR="00BE64D3" w:rsidRPr="0036240F" w:rsidRDefault="00C02AD3" w:rsidP="0036240F">
      <w:pPr>
        <w:pStyle w:val="ListParagraph"/>
        <w:numPr>
          <w:ilvl w:val="1"/>
          <w:numId w:val="23"/>
        </w:numPr>
        <w:adjustRightInd/>
        <w:snapToGrid/>
        <w:ind w:left="990" w:hanging="450"/>
        <w:rPr>
          <w:rFonts w:asciiTheme="minorHAnsi" w:hAnsiTheme="minorHAnsi" w:cstheme="minorHAnsi"/>
          <w:szCs w:val="20"/>
        </w:rPr>
      </w:pPr>
      <w:r w:rsidRPr="0036240F">
        <w:rPr>
          <w:rFonts w:asciiTheme="minorHAnsi" w:hAnsiTheme="minorHAnsi" w:cstheme="minorHAnsi"/>
          <w:szCs w:val="20"/>
        </w:rPr>
        <w:t xml:space="preserve">this Sales Order, </w:t>
      </w:r>
    </w:p>
    <w:p w14:paraId="7538A193" w14:textId="15F25FA4" w:rsidR="006B3902" w:rsidRPr="00BD33C5" w:rsidRDefault="00C02AD3" w:rsidP="0036240F">
      <w:pPr>
        <w:ind w:left="567"/>
        <w:rPr>
          <w:rFonts w:ascii="Calibri" w:hAnsi="Calibri" w:cs="Calibri"/>
          <w:lang w:val="en-GB"/>
        </w:rPr>
      </w:pPr>
      <w:r w:rsidRPr="00BE64D3">
        <w:rPr>
          <w:rFonts w:asciiTheme="minorHAnsi" w:hAnsiTheme="minorHAnsi" w:cstheme="minorHAnsi"/>
          <w:szCs w:val="20"/>
        </w:rPr>
        <w:t>collectively, the “</w:t>
      </w:r>
      <w:r w:rsidRPr="00BE64D3">
        <w:rPr>
          <w:rFonts w:asciiTheme="minorHAnsi" w:hAnsiTheme="minorHAnsi" w:cstheme="minorHAnsi"/>
          <w:b/>
          <w:bCs/>
          <w:szCs w:val="20"/>
        </w:rPr>
        <w:t>Agreement</w:t>
      </w:r>
      <w:r w:rsidRPr="00BE64D3">
        <w:rPr>
          <w:rFonts w:asciiTheme="minorHAnsi" w:hAnsiTheme="minorHAnsi" w:cstheme="minorHAnsi"/>
          <w:szCs w:val="20"/>
        </w:rPr>
        <w:t>”. In the event of a conflict between the component parts of the Agreement, the part listed later will prevail to the extent of the inconsistency.</w:t>
      </w:r>
    </w:p>
    <w:p w14:paraId="308D8311" w14:textId="081D311D" w:rsidR="007A6D67" w:rsidRPr="007A6D67" w:rsidRDefault="00A06944" w:rsidP="00FB46A9">
      <w:pPr>
        <w:pStyle w:val="ListParagraph"/>
        <w:numPr>
          <w:ilvl w:val="0"/>
          <w:numId w:val="10"/>
        </w:numPr>
        <w:adjustRightInd/>
        <w:snapToGrid/>
        <w:rPr>
          <w:rFonts w:ascii="Calibri" w:hAnsi="Calibri" w:cs="Calibri"/>
          <w:szCs w:val="20"/>
        </w:rPr>
      </w:pPr>
      <w:r>
        <w:rPr>
          <w:rFonts w:ascii="Calibri" w:hAnsi="Calibri" w:cs="Calibri"/>
          <w:szCs w:val="20"/>
        </w:rPr>
        <w:t>Support Services are described at:</w:t>
      </w:r>
      <w:r>
        <w:rPr>
          <w:rFonts w:ascii="Calibri" w:hAnsi="Calibri" w:cs="Calibri"/>
          <w:szCs w:val="20"/>
        </w:rPr>
        <w:br/>
      </w:r>
      <w:hyperlink r:id="rId20">
        <w:r>
          <w:rPr>
            <w:rStyle w:val="Hyperlink"/>
            <w:rFonts w:ascii="Calibri" w:hAnsi="Calibri" w:cs="Calibri"/>
            <w:color w:val="0563C1"/>
            <w:szCs w:val="20"/>
          </w:rPr>
          <w:t xml:space="preserve"> https://helpx.adobe.com/support/programs/support-policies-terms-conditions.html</w:t>
        </w:r>
      </w:hyperlink>
      <w:r>
        <w:rPr>
          <w:rFonts w:ascii="Calibri" w:hAnsi="Calibri" w:cs="Calibri"/>
          <w:szCs w:val="20"/>
        </w:rPr>
        <w:t xml:space="preserve">. </w:t>
      </w:r>
    </w:p>
    <w:p w14:paraId="5C0C00B2" w14:textId="77777777" w:rsidR="00E902CB" w:rsidRDefault="00E902CB" w:rsidP="00E902CB">
      <w:pPr>
        <w:pStyle w:val="ListParagraph"/>
        <w:adjustRightInd/>
        <w:snapToGrid/>
        <w:ind w:left="504"/>
        <w:rPr>
          <w:rFonts w:ascii="Calibri" w:hAnsi="Calibri" w:cs="Calibri"/>
          <w:szCs w:val="20"/>
        </w:rPr>
      </w:pPr>
    </w:p>
    <w:p w14:paraId="6C140FFE" w14:textId="34D149E1" w:rsidR="00F1058C" w:rsidRPr="00CA6F06" w:rsidRDefault="00A06944" w:rsidP="00FB46A9">
      <w:pPr>
        <w:pStyle w:val="ListParagraph"/>
        <w:numPr>
          <w:ilvl w:val="0"/>
          <w:numId w:val="10"/>
        </w:numPr>
        <w:adjustRightInd/>
        <w:snapToGrid/>
        <w:rPr>
          <w:rFonts w:ascii="Calibri" w:hAnsi="Calibri" w:cs="Calibri"/>
          <w:szCs w:val="20"/>
        </w:rPr>
      </w:pPr>
      <w:r>
        <w:rPr>
          <w:rFonts w:ascii="Calibri" w:hAnsi="Calibri" w:cs="Calibri"/>
          <w:szCs w:val="20"/>
        </w:rPr>
        <w:t xml:space="preserve">The Products and Services listed in this Sales Order terminate on the applicable End Date unless otherwise agreed in writing by the Parties. </w:t>
      </w:r>
    </w:p>
    <w:p w14:paraId="2D80AA39" w14:textId="77777777" w:rsidR="00E902CB" w:rsidRPr="00E902CB" w:rsidRDefault="00E902CB" w:rsidP="00E902CB">
      <w:pPr>
        <w:pStyle w:val="ListParagraph"/>
        <w:adjustRightInd/>
        <w:snapToGrid/>
        <w:ind w:left="504"/>
        <w:rPr>
          <w:rFonts w:ascii="Calibri" w:hAnsi="Calibri" w:cs="Calibri"/>
          <w:szCs w:val="20"/>
        </w:rPr>
      </w:pPr>
    </w:p>
    <w:p w14:paraId="58B66641" w14:textId="331E53C6" w:rsidR="00F1058C" w:rsidRPr="00CA6F06" w:rsidRDefault="00A06944" w:rsidP="00FB46A9">
      <w:pPr>
        <w:pStyle w:val="ListParagraph"/>
        <w:numPr>
          <w:ilvl w:val="0"/>
          <w:numId w:val="10"/>
        </w:numPr>
        <w:adjustRightInd/>
        <w:snapToGrid/>
        <w:rPr>
          <w:rFonts w:ascii="Calibri" w:hAnsi="Calibri" w:cs="Calibri"/>
          <w:szCs w:val="20"/>
        </w:rPr>
      </w:pPr>
      <w:r>
        <w:rPr>
          <w:rFonts w:ascii="Calibri" w:hAnsi="Calibri" w:cs="Calibri"/>
          <w:szCs w:val="20"/>
          <w:u w:val="single"/>
        </w:rPr>
        <w:t>License Renewal Fees</w:t>
      </w:r>
      <w:r>
        <w:rPr>
          <w:rFonts w:ascii="Calibri" w:hAnsi="Calibri" w:cs="Calibri"/>
          <w:szCs w:val="20"/>
        </w:rPr>
        <w:t>. If any Products and Services in this Sales Order are eligible for renewal, Adobe is entitled to increase the previously applicable fees for each renewal License Term in accordance with its then current fees in effect on the first day of the renewal License Term. Customer will be notified in writing of the actual fee increase amount and the reasons for the fee increase at least 90 days prior to the renewal. Should Adobe not receive Customer’s written notice of non-renewal at least 30 days prior to the expiration of any then-current License Term, Customer will be deemed to have provided consent to such increased fees. For clarity, any renewal License Term under this clause is contingent on that applicable Products or Services continuing to be offered as generally available (GA) solutions not designated for end-of-life or end-of-support.</w:t>
      </w:r>
    </w:p>
    <w:p w14:paraId="0B4AC060" w14:textId="77777777" w:rsidR="00E902CB" w:rsidRDefault="00E902CB" w:rsidP="00E902CB">
      <w:pPr>
        <w:pStyle w:val="ListParagraph"/>
        <w:adjustRightInd/>
        <w:snapToGrid/>
        <w:ind w:left="504"/>
        <w:rPr>
          <w:rFonts w:ascii="Calibri" w:hAnsi="Calibri" w:cs="Calibri"/>
          <w:szCs w:val="20"/>
        </w:rPr>
      </w:pPr>
    </w:p>
    <w:p w14:paraId="687DA381" w14:textId="59BB8E30" w:rsidR="00F1058C" w:rsidRDefault="00A06944" w:rsidP="00FB46A9">
      <w:pPr>
        <w:pStyle w:val="ListParagraph"/>
        <w:numPr>
          <w:ilvl w:val="0"/>
          <w:numId w:val="10"/>
        </w:numPr>
        <w:adjustRightInd/>
        <w:snapToGrid/>
        <w:rPr>
          <w:rFonts w:ascii="Calibri" w:hAnsi="Calibri" w:cs="Calibri"/>
          <w:szCs w:val="20"/>
        </w:rPr>
      </w:pPr>
      <w:r>
        <w:rPr>
          <w:rFonts w:ascii="Calibri" w:hAnsi="Calibri" w:cs="Calibri"/>
          <w:szCs w:val="20"/>
        </w:rPr>
        <w:t>Except for (a) renewals, (b) purchases that are intended to be co-terminous with other purchases made by Customer (“Co-terminous Products”), and (c) as otherwise stated below, the dates in the Sales Order represent best estimates of the Start Date and End Date; such dates will be adjusted to: (i) begin on the date the Products and Services are made available to the Customer should such date follow the Start Date in this Sales Order, and (ii) end on the End Date as adjusted to reflect the later Start Date. For Co-terminous Products, the applicable date(s) in the Sales Order represent the best estimate of the Start Date; such date will be adjusted to the date the Products and Services are made available to the Customer should such date follow the Start Date in this Sales Order; the End Date shall remain as specified in the Product Table above. Analytics, Professional Services, and Support SKUS are excluded from the preceding terms. Adobe reserves the right to provide access to the Products and Services prior to the Start Date for implementation and testing purposes only.</w:t>
      </w:r>
    </w:p>
    <w:p w14:paraId="6FB93B9E" w14:textId="77777777" w:rsidR="0036240F" w:rsidRPr="0036240F" w:rsidRDefault="0036240F" w:rsidP="0036240F">
      <w:pPr>
        <w:pStyle w:val="ListParagraph"/>
        <w:rPr>
          <w:rFonts w:ascii="Calibri" w:hAnsi="Calibri" w:cs="Calibri"/>
          <w:szCs w:val="20"/>
        </w:rPr>
      </w:pPr>
    </w:p>
    <w:p w14:paraId="36F6682D" w14:textId="77777777" w:rsidR="00F1058C" w:rsidRPr="00CA6F06" w:rsidRDefault="00A06944" w:rsidP="00FB46A9">
      <w:pPr>
        <w:pStyle w:val="ListParagraph"/>
        <w:numPr>
          <w:ilvl w:val="0"/>
          <w:numId w:val="10"/>
        </w:numPr>
        <w:adjustRightInd/>
        <w:snapToGrid/>
        <w:rPr>
          <w:rFonts w:ascii="Calibri" w:hAnsi="Calibri" w:cs="Calibri"/>
          <w:szCs w:val="20"/>
        </w:rPr>
      </w:pPr>
      <w:r>
        <w:rPr>
          <w:rFonts w:ascii="Calibri" w:hAnsi="Calibri" w:cs="Calibri"/>
          <w:b/>
          <w:szCs w:val="20"/>
        </w:rPr>
        <w:t>Russia and Belarus:</w:t>
      </w:r>
      <w:r>
        <w:rPr>
          <w:rFonts w:ascii="Calibri" w:hAnsi="Calibri" w:cs="Calibri"/>
          <w:szCs w:val="20"/>
        </w:rPr>
        <w:t xml:space="preserve"> Notwithstanding anything to the contrary, use of the Products and Services in Russia and Belarus is prohibited.</w:t>
      </w:r>
    </w:p>
    <w:p w14:paraId="7E571066" w14:textId="77777777" w:rsidR="0036240F" w:rsidRDefault="0036240F" w:rsidP="0036240F">
      <w:pPr>
        <w:pStyle w:val="ListParagraph"/>
        <w:adjustRightInd/>
        <w:snapToGrid/>
        <w:ind w:left="504"/>
        <w:rPr>
          <w:rFonts w:ascii="Calibri" w:hAnsi="Calibri" w:cs="Calibri"/>
          <w:szCs w:val="20"/>
        </w:rPr>
      </w:pPr>
    </w:p>
    <w:p w14:paraId="260757CC" w14:textId="22610059" w:rsidR="00F1058C" w:rsidRPr="00CA6F06" w:rsidRDefault="00A06944" w:rsidP="00FB46A9">
      <w:pPr>
        <w:pStyle w:val="ListParagraph"/>
        <w:numPr>
          <w:ilvl w:val="0"/>
          <w:numId w:val="10"/>
        </w:numPr>
        <w:adjustRightInd/>
        <w:snapToGrid/>
        <w:rPr>
          <w:rFonts w:ascii="Calibri" w:hAnsi="Calibri" w:cs="Calibri"/>
          <w:szCs w:val="20"/>
        </w:rPr>
      </w:pPr>
      <w:r>
        <w:rPr>
          <w:rFonts w:ascii="Calibri" w:hAnsi="Calibri" w:cs="Calibri"/>
          <w:szCs w:val="20"/>
        </w:rPr>
        <w:t>Customer agrees to purchase the Products and Services set out in the Products and Services Pricing Detail section.  The offer described in this Sales Order is contingent upon Customer's execution and return of this Sales Order no later than 31 May 2026 (unless countersigned by Adobe).</w:t>
      </w:r>
    </w:p>
    <w:p w14:paraId="73F31469" w14:textId="77777777" w:rsidR="0036240F" w:rsidRDefault="0036240F" w:rsidP="0036240F">
      <w:pPr>
        <w:pStyle w:val="ListParagraph"/>
        <w:adjustRightInd/>
        <w:snapToGrid/>
        <w:ind w:left="504"/>
        <w:rPr>
          <w:rFonts w:ascii="Calibri" w:hAnsi="Calibri" w:cs="Calibri"/>
          <w:szCs w:val="20"/>
        </w:rPr>
      </w:pPr>
    </w:p>
    <w:p w14:paraId="02BFF199" w14:textId="27BF60D8" w:rsidR="00F1058C" w:rsidRPr="00CA6F06" w:rsidRDefault="00A06944" w:rsidP="00FB46A9">
      <w:pPr>
        <w:pStyle w:val="ListParagraph"/>
        <w:numPr>
          <w:ilvl w:val="0"/>
          <w:numId w:val="10"/>
        </w:numPr>
        <w:adjustRightInd/>
        <w:snapToGrid/>
        <w:rPr>
          <w:rFonts w:ascii="Calibri" w:hAnsi="Calibri" w:cs="Calibri"/>
          <w:szCs w:val="20"/>
        </w:rPr>
      </w:pPr>
      <w:r>
        <w:rPr>
          <w:rFonts w:ascii="Calibri" w:hAnsi="Calibri" w:cs="Calibri"/>
          <w:szCs w:val="20"/>
        </w:rPr>
        <w:t>All fees will be invoiced beginning on the applicable Start Date in accordance with the Billing Cycle, as noted in the Products and Services Pricing Detail section.  Payment terms are net 45 days and will be measured from the date of invoice. Notwithstanding the foregoing, if any of the Products and Services above are intended to align with an existing Billing Cycle (associated with Products and Services already licensed by Customer); then the Products and Services with a pro-rated License Term will be billed first.</w:t>
      </w:r>
    </w:p>
    <w:p w14:paraId="3AC30478" w14:textId="294E84F2" w:rsidR="0036240F" w:rsidRDefault="0036240F" w:rsidP="0036240F">
      <w:pPr>
        <w:pStyle w:val="ListParagraph"/>
        <w:adjustRightInd/>
        <w:snapToGrid/>
        <w:ind w:left="504"/>
        <w:rPr>
          <w:rFonts w:ascii="Calibri" w:hAnsi="Calibri" w:cs="Calibri"/>
          <w:szCs w:val="20"/>
        </w:rPr>
      </w:pPr>
    </w:p>
    <w:p w14:paraId="18A42ECF" w14:textId="6845044E" w:rsidR="00F1058C" w:rsidRPr="00CA6F06" w:rsidRDefault="00A06944" w:rsidP="00FB46A9">
      <w:pPr>
        <w:pStyle w:val="ListParagraph"/>
        <w:numPr>
          <w:ilvl w:val="0"/>
          <w:numId w:val="10"/>
        </w:numPr>
        <w:adjustRightInd/>
        <w:snapToGrid/>
        <w:rPr>
          <w:rFonts w:ascii="Calibri" w:hAnsi="Calibri" w:cs="Calibri"/>
          <w:szCs w:val="20"/>
        </w:rPr>
      </w:pPr>
      <w:r>
        <w:rPr>
          <w:rFonts w:ascii="Calibri" w:hAnsi="Calibri" w:cs="Calibri"/>
          <w:szCs w:val="20"/>
        </w:rPr>
        <w:t>Purchase Order (“PO”) required? Yes -&gt; tick:</w:t>
      </w:r>
      <w:r>
        <w:rPr>
          <w:rFonts w:ascii="Calibri" w:hAnsi="Calibri" w:cs="Calibri"/>
          <w:color w:val="FFFFFF"/>
          <w:szCs w:val="20"/>
        </w:rPr>
        <w:t>{{PO Required_es_:checkbox(unchecked)}}</w:t>
      </w:r>
      <w:r>
        <w:rPr>
          <w:rFonts w:ascii="Calibri" w:hAnsi="Calibri" w:cs="Calibri"/>
          <w:szCs w:val="20"/>
        </w:rPr>
        <w:t>If a PO is required by Customer, it must be delivered to Adobe on the Effective Date of the Sales Order, or promptly thereafter.  If the PO is not received by Adobe on the Effective Date of the Sales Order, or promptly thereafter, or is not required by Customer, then the Adobe Agreement Number, Adobe Contract Number, and/or the Deal Registration (DR) Number will be referenced on the Adobe invoice.  Payment due date(s) will not be extended by any delays in issuing a PO.</w:t>
      </w:r>
    </w:p>
    <w:p w14:paraId="6DA485D4" w14:textId="77777777" w:rsidR="001F2C6C" w:rsidRPr="00CA6F06" w:rsidRDefault="00BF0D6A" w:rsidP="00552E4F">
      <w:pPr>
        <w:adjustRightInd/>
        <w:snapToGrid/>
        <w:rPr>
          <w:rFonts w:ascii="Calibri" w:hAnsi="Calibri" w:cs="Calibri"/>
          <w:sz w:val="16"/>
          <w:szCs w:val="16"/>
        </w:rPr>
      </w:pPr>
      <w:r w:rsidRPr="00CA6F06">
        <w:rPr>
          <w:rFonts w:ascii="Calibri" w:hAnsi="Calibri" w:cs="Calibri"/>
          <w:sz w:val="16"/>
          <w:szCs w:val="16"/>
        </w:rPr>
        <w:br w:type="page"/>
      </w:r>
    </w:p>
    <w:p w14:paraId="5BAF038F" w14:textId="77777777" w:rsidR="004D028B" w:rsidRDefault="004D028B" w:rsidP="00516E3F">
      <w:pPr>
        <w:adjustRightInd/>
        <w:snapToGrid/>
        <w:rPr>
          <w:rFonts w:ascii="Calibri" w:hAnsi="Calibri" w:cs="Calibri"/>
          <w:szCs w:val="20"/>
        </w:rPr>
      </w:pPr>
    </w:p>
    <w:p w14:paraId="6428745E" w14:textId="77777777" w:rsidR="00516E3F" w:rsidRPr="00CA6F06" w:rsidRDefault="00516E3F" w:rsidP="00516E3F">
      <w:pPr>
        <w:adjustRightInd/>
        <w:snapToGrid/>
        <w:rPr>
          <w:rFonts w:ascii="Calibri" w:hAnsi="Calibri" w:cs="Calibri"/>
          <w:szCs w:val="20"/>
        </w:rPr>
      </w:pPr>
      <w:r>
        <w:rPr>
          <w:rFonts w:ascii="Calibri" w:hAnsi="Calibri" w:cs="Calibri"/>
          <w:szCs w:val="20"/>
        </w:rPr>
        <w:t>By signing below, each Party acknowledges that it has carefully read, fully understands, and agrees to the terms of this Agreement. This Agreement becomes effective upon the date of last signature (the "Effective Date"). The individuals signing this Agreement represent that they have the authority to bind each of their respective Parties to its terms.</w:t>
      </w:r>
    </w:p>
    <w:p w14:paraId="7F0517CE" w14:textId="77777777" w:rsidR="00516E3F" w:rsidRPr="00CA6F06" w:rsidRDefault="00516E3F" w:rsidP="00516E3F">
      <w:pPr>
        <w:adjustRightInd/>
        <w:snapToGrid/>
        <w:rPr>
          <w:rFonts w:ascii="Calibri" w:hAnsi="Calibri" w:cs="Calibri"/>
        </w:rPr>
      </w:pPr>
    </w:p>
    <w:tbl>
      <w:tblPr>
        <w:tblW w:w="10019" w:type="dxa"/>
        <w:tblCellMar>
          <w:left w:w="0" w:type="dxa"/>
          <w:right w:w="0" w:type="dxa"/>
        </w:tblCellMar>
        <w:tblLook w:val="04A0" w:firstRow="1" w:lastRow="0" w:firstColumn="1" w:lastColumn="0" w:noHBand="0" w:noVBand="1"/>
      </w:tblPr>
      <w:tblGrid>
        <w:gridCol w:w="4550"/>
        <w:gridCol w:w="898"/>
        <w:gridCol w:w="4571"/>
      </w:tblGrid>
      <w:tr w:rsidR="00F21099" w:rsidRPr="005A13CC" w14:paraId="38865363" w14:textId="77777777">
        <w:trPr>
          <w:trHeight w:val="765"/>
        </w:trPr>
        <w:tc>
          <w:tcPr>
            <w:tcW w:w="4550" w:type="dxa"/>
            <w:hideMark/>
          </w:tcPr>
          <w:p w14:paraId="016F3BFE"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b/>
                <w:bCs/>
                <w:color w:val="000000" w:themeColor="text1"/>
                <w:sz w:val="20"/>
                <w:szCs w:val="20"/>
              </w:rPr>
              <w:t>ADOBE SYSTEMS SOFTWARE IRELAND LTD.</w:t>
            </w:r>
            <w:r w:rsidRPr="00945BBC">
              <w:rPr>
                <w:rStyle w:val="eop"/>
                <w:rFonts w:ascii="Calibri" w:hAnsi="Calibri" w:cs="Calibri"/>
                <w:color w:val="000000" w:themeColor="text1"/>
                <w:sz w:val="20"/>
                <w:szCs w:val="20"/>
              </w:rPr>
              <w:t> </w:t>
            </w:r>
          </w:p>
          <w:p w14:paraId="235D2005" w14:textId="77777777" w:rsidR="00F21099" w:rsidRPr="00945BBC" w:rsidRDefault="00F21099">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4-6 RIVERWALK, CITYWEST BUSINESS CAMPUS</w:t>
            </w:r>
          </w:p>
          <w:p w14:paraId="46A221C1"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16"/>
                <w:szCs w:val="20"/>
              </w:rPr>
            </w:pPr>
            <w:r>
              <w:rPr>
                <w:rStyle w:val="normaltextrun"/>
                <w:rFonts w:ascii="Calibri" w:eastAsiaTheme="minorHAnsi" w:hAnsi="Calibri" w:cs="Calibri"/>
                <w:color w:val="000000" w:themeColor="text1"/>
                <w:sz w:val="20"/>
                <w:szCs w:val="20"/>
              </w:rPr>
              <w:t>SAGGART, DUBLIN, 24, IRELAND</w:t>
            </w:r>
          </w:p>
          <w:p w14:paraId="54F5C875" w14:textId="77777777" w:rsidR="00F21099" w:rsidRPr="00945BBC" w:rsidRDefault="00F21099">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p w14:paraId="741822D7"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16"/>
                <w:szCs w:val="20"/>
              </w:rPr>
            </w:pPr>
          </w:p>
          <w:p w14:paraId="5CFD9959"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16"/>
                <w:szCs w:val="20"/>
              </w:rPr>
            </w:pPr>
          </w:p>
          <w:p w14:paraId="07F0E64B"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p>
        </w:tc>
        <w:tc>
          <w:tcPr>
            <w:tcW w:w="0" w:type="auto"/>
            <w:hideMark/>
          </w:tcPr>
          <w:p w14:paraId="3FBF817F"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hideMark/>
          </w:tcPr>
          <w:p w14:paraId="30D7AC18" w14:textId="77777777" w:rsidR="00F21099" w:rsidRPr="00945BBC" w:rsidRDefault="00F21099">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rPr>
            </w:pPr>
            <w:r>
              <w:rPr>
                <w:rStyle w:val="normaltextrun"/>
                <w:rFonts w:ascii="Calibri" w:eastAsiaTheme="minorHAnsi" w:hAnsi="Calibri" w:cs="Calibri"/>
                <w:b/>
                <w:bCs/>
                <w:color w:val="000000" w:themeColor="text1"/>
                <w:sz w:val="20"/>
              </w:rPr>
              <w:t>INTERGLOBE AVIATION LIMITED</w:t>
            </w:r>
            <w:r w:rsidRPr="00945BBC">
              <w:rPr>
                <w:rStyle w:val="normaltextrun"/>
                <w:rFonts w:ascii="Calibri" w:eastAsiaTheme="minorHAnsi" w:hAnsi="Calibri" w:cs="Calibri"/>
                <w:b/>
                <w:bCs/>
                <w:color w:val="000000" w:themeColor="text1"/>
              </w:rPr>
              <w:t> </w:t>
            </w:r>
          </w:p>
          <w:p w14:paraId="5CF1EF15" w14:textId="77777777" w:rsidR="00F21099" w:rsidRPr="00945BBC" w:rsidRDefault="00F21099">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r>
              <w:rPr>
                <w:rStyle w:val="normaltextrun"/>
                <w:rFonts w:ascii="Calibri" w:eastAsiaTheme="minorHAnsi" w:hAnsi="Calibri" w:cs="Calibri"/>
                <w:color w:val="000000" w:themeColor="text1"/>
                <w:sz w:val="20"/>
                <w:szCs w:val="20"/>
              </w:rPr>
              <w:t>GLOBAL BUSINESS PARK, 9TH FLOOR TOWER-A PHASE-III M G</w:t>
            </w:r>
          </w:p>
          <w:p w14:paraId="486DD4B7"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000000" w:themeColor="text1"/>
                <w:sz w:val="20"/>
                <w:szCs w:val="20"/>
              </w:rPr>
              <w:t>GURGAON, HARYANA, 122002, INDIA</w:t>
            </w:r>
          </w:p>
        </w:tc>
      </w:tr>
      <w:tr w:rsidR="00AC69B4" w:rsidRPr="005A13CC" w14:paraId="1323C54B" w14:textId="77777777" w:rsidTr="00AC69B4">
        <w:trPr>
          <w:trHeight w:val="153"/>
        </w:trPr>
        <w:tc>
          <w:tcPr>
            <w:tcW w:w="4550" w:type="dxa"/>
          </w:tcPr>
          <w:p w14:paraId="1439CDD1" w14:textId="77777777" w:rsidR="00AC69B4" w:rsidRPr="00945BBC" w:rsidRDefault="00AC69B4" w:rsidP="00AC69B4">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szCs w:val="20"/>
              </w:rPr>
            </w:pPr>
            <w:r w:rsidRPr="00441DE8">
              <w:rPr>
                <w:rStyle w:val="eop"/>
                <w:rFonts w:ascii="Calibri" w:hAnsi="Calibri" w:cs="Calibri"/>
                <w:color w:val="000000" w:themeColor="text1"/>
                <w:sz w:val="20"/>
                <w:szCs w:val="20"/>
              </w:rPr>
              <w:t> </w:t>
            </w:r>
          </w:p>
        </w:tc>
        <w:tc>
          <w:tcPr>
            <w:tcW w:w="0" w:type="auto"/>
          </w:tcPr>
          <w:p w14:paraId="08997E08" w14:textId="77777777" w:rsidR="00AC69B4" w:rsidRPr="00945BBC" w:rsidRDefault="00AC69B4" w:rsidP="00AC69B4">
            <w:pPr>
              <w:pStyle w:val="paragraph"/>
              <w:spacing w:before="0" w:beforeAutospacing="0" w:after="0" w:afterAutospacing="0"/>
              <w:ind w:right="-30"/>
              <w:textAlignment w:val="baseline"/>
              <w:rPr>
                <w:rStyle w:val="eop"/>
                <w:rFonts w:ascii="Calibri" w:hAnsi="Calibri" w:cs="Calibri"/>
                <w:color w:val="000000" w:themeColor="text1"/>
                <w:sz w:val="20"/>
                <w:szCs w:val="20"/>
              </w:rPr>
            </w:pPr>
            <w:r w:rsidRPr="00441DE8">
              <w:rPr>
                <w:rStyle w:val="eop"/>
                <w:rFonts w:ascii="Calibri" w:hAnsi="Calibri" w:cs="Calibri"/>
                <w:color w:val="000000" w:themeColor="text1"/>
                <w:sz w:val="20"/>
                <w:szCs w:val="20"/>
              </w:rPr>
              <w:t> </w:t>
            </w:r>
          </w:p>
        </w:tc>
        <w:tc>
          <w:tcPr>
            <w:tcW w:w="4571" w:type="dxa"/>
          </w:tcPr>
          <w:p w14:paraId="0384A7BE" w14:textId="77777777" w:rsidR="00AC69B4" w:rsidRPr="00945BBC" w:rsidRDefault="00AC69B4" w:rsidP="00AC69B4">
            <w:pPr>
              <w:pStyle w:val="paragraph"/>
              <w:spacing w:before="0" w:beforeAutospacing="0" w:after="0" w:afterAutospacing="0"/>
              <w:ind w:right="-30"/>
              <w:textAlignment w:val="baseline"/>
              <w:rPr>
                <w:rStyle w:val="normaltextrun"/>
                <w:rFonts w:ascii="Calibri" w:eastAsiaTheme="minorHAnsi" w:hAnsi="Calibri" w:cs="Calibri"/>
                <w:b/>
                <w:bCs/>
                <w:color w:val="000000" w:themeColor="text1"/>
                <w:sz w:val="20"/>
              </w:rPr>
            </w:pPr>
            <w:r w:rsidRPr="00441DE8">
              <w:rPr>
                <w:rStyle w:val="eop"/>
                <w:rFonts w:ascii="Calibri" w:hAnsi="Calibri" w:cs="Calibri"/>
                <w:color w:val="000000" w:themeColor="text1"/>
                <w:sz w:val="20"/>
                <w:szCs w:val="20"/>
              </w:rPr>
              <w:t> </w:t>
            </w:r>
          </w:p>
        </w:tc>
      </w:tr>
      <w:tr w:rsidR="00F21099" w:rsidRPr="005A13CC" w14:paraId="119F4F9C" w14:textId="77777777">
        <w:trPr>
          <w:trHeight w:val="317"/>
        </w:trPr>
        <w:tc>
          <w:tcPr>
            <w:tcW w:w="4550" w:type="dxa"/>
            <w:tcBorders>
              <w:bottom w:val="single" w:sz="12" w:space="0" w:color="auto"/>
            </w:tcBorders>
            <w:hideMark/>
          </w:tcPr>
          <w:p w14:paraId="5E549A99"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normaltextrun"/>
                <w:rFonts w:ascii="Calibri" w:eastAsiaTheme="minorHAnsi" w:hAnsi="Calibri" w:cs="Calibri"/>
                <w:color w:val="FFFFFF" w:themeColor="background1"/>
                <w:sz w:val="20"/>
                <w:szCs w:val="20"/>
              </w:rPr>
              <w:t>{{dynamic.signature.adobe[0].signature}}</w:t>
            </w:r>
          </w:p>
        </w:tc>
        <w:tc>
          <w:tcPr>
            <w:tcW w:w="0" w:type="auto"/>
            <w:hideMark/>
          </w:tcPr>
          <w:p w14:paraId="6EBBBCF1"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334C4FD4" w14:textId="77777777" w:rsidR="00F21099" w:rsidRPr="00945BBC" w:rsidRDefault="00995DB7">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sidR="00F21099" w:rsidRPr="00D60ED1">
              <w:rPr>
                <w:rStyle w:val="normaltextrun"/>
                <w:rFonts w:ascii="Calibri" w:eastAsiaTheme="minorHAnsi" w:hAnsi="Calibri" w:cs="Calibri"/>
                <w:color w:val="FFFFFF" w:themeColor="background1"/>
                <w:sz w:val="20"/>
                <w:szCs w:val="20"/>
              </w:rPr>
              <w:t>{{dynamic.signature.customer[0].signature}}</w:t>
            </w:r>
          </w:p>
        </w:tc>
      </w:tr>
      <w:tr w:rsidR="00F21099" w:rsidRPr="005A13CC" w14:paraId="075C026D" w14:textId="77777777">
        <w:tc>
          <w:tcPr>
            <w:tcW w:w="4550" w:type="dxa"/>
            <w:tcBorders>
              <w:top w:val="single" w:sz="12" w:space="0" w:color="auto"/>
            </w:tcBorders>
            <w:hideMark/>
          </w:tcPr>
          <w:p w14:paraId="27BDD41D"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Authorized Signature</w:t>
            </w:r>
          </w:p>
        </w:tc>
        <w:tc>
          <w:tcPr>
            <w:tcW w:w="0" w:type="auto"/>
            <w:hideMark/>
          </w:tcPr>
          <w:p w14:paraId="387F181B"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7ECC86CA"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Authorized Signature</w:t>
            </w:r>
          </w:p>
        </w:tc>
      </w:tr>
      <w:tr w:rsidR="00F21099" w:rsidRPr="005A13CC" w14:paraId="12DA6980" w14:textId="77777777">
        <w:tc>
          <w:tcPr>
            <w:tcW w:w="4550" w:type="dxa"/>
          </w:tcPr>
          <w:p w14:paraId="6FD5B9A1" w14:textId="77777777" w:rsidR="00F21099" w:rsidRPr="00945BBC" w:rsidRDefault="00F21099">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753F51DE"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9349F92"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F21099" w:rsidRPr="005A13CC" w14:paraId="2715C606" w14:textId="77777777">
        <w:trPr>
          <w:trHeight w:val="317"/>
        </w:trPr>
        <w:tc>
          <w:tcPr>
            <w:tcW w:w="4550" w:type="dxa"/>
            <w:tcBorders>
              <w:bottom w:val="single" w:sz="12" w:space="0" w:color="auto"/>
            </w:tcBorders>
            <w:hideMark/>
          </w:tcPr>
          <w:p w14:paraId="600E1596" w14:textId="77777777" w:rsidR="00F21099" w:rsidRPr="00945BBC" w:rsidRDefault="00F21099">
            <w:pPr>
              <w:pStyle w:val="paragraph"/>
              <w:spacing w:before="0" w:beforeAutospacing="0" w:after="0" w:afterAutospacing="0"/>
              <w:ind w:right="-30"/>
              <w:textAlignment w:val="baseline"/>
              <w:rPr>
                <w:rFonts w:ascii="Calibri" w:eastAsiaTheme="minorHAnsi" w:hAnsi="Calibri" w:cs="Calibri"/>
                <w:color w:val="000000" w:themeColor="text1"/>
                <w:sz w:val="20"/>
                <w:szCs w:val="20"/>
              </w:rPr>
            </w:pPr>
            <w:r w:rsidRPr="00D60ED1">
              <w:rPr>
                <w:rStyle w:val="normaltextrun"/>
                <w:rFonts w:ascii="Calibri" w:eastAsiaTheme="minorHAnsi" w:hAnsi="Calibri" w:cs="Calibri"/>
                <w:color w:val="FFFFFF" w:themeColor="background1"/>
                <w:sz w:val="20"/>
                <w:szCs w:val="20"/>
              </w:rPr>
              <w:t>{{dynamic.signature.adobe[0].fullname}}</w:t>
            </w:r>
          </w:p>
        </w:tc>
        <w:tc>
          <w:tcPr>
            <w:tcW w:w="0" w:type="auto"/>
            <w:hideMark/>
          </w:tcPr>
          <w:p w14:paraId="175EFD47"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322741D8" w14:textId="77777777" w:rsidR="00F21099" w:rsidRPr="00945BBC" w:rsidRDefault="00995DB7">
            <w:pPr>
              <w:pStyle w:val="paragraph"/>
              <w:spacing w:before="0" w:beforeAutospacing="0" w:after="0" w:afterAutospacing="0"/>
              <w:ind w:right="-30"/>
              <w:textAlignment w:val="baseline"/>
              <w:rPr>
                <w:rFonts w:ascii="Calibri" w:hAnsi="Calibri" w:cs="Calibri"/>
                <w:color w:val="000000" w:themeColor="text1"/>
                <w:sz w:val="20"/>
                <w:szCs w:val="20"/>
              </w:rPr>
            </w:pPr>
            <w:r>
              <w:rPr>
                <w:rStyle w:val="normaltextrun"/>
                <w:rFonts w:ascii="Calibri" w:eastAsiaTheme="minorHAnsi" w:hAnsi="Calibri" w:cs="Calibri"/>
                <w:color w:val="FFFFFF" w:themeColor="background1"/>
                <w:sz w:val="20"/>
                <w:szCs w:val="20"/>
              </w:rPr>
              <w:t xml:space="preserve"> </w:t>
            </w:r>
            <w:r w:rsidR="00F21099" w:rsidRPr="00D60ED1">
              <w:rPr>
                <w:rStyle w:val="normaltextrun"/>
                <w:rFonts w:ascii="Calibri" w:eastAsiaTheme="minorHAnsi" w:hAnsi="Calibri" w:cs="Calibri"/>
                <w:color w:val="FFFFFF" w:themeColor="background1"/>
                <w:sz w:val="20"/>
                <w:szCs w:val="20"/>
              </w:rPr>
              <w:t>{{</w:t>
            </w:r>
            <w:r w:rsidR="00F21099" w:rsidRPr="00D60ED1">
              <w:rPr>
                <w:rStyle w:val="eop"/>
                <w:rFonts w:ascii="Calibri" w:hAnsi="Calibri" w:cs="Calibri"/>
                <w:color w:val="FFFFFF" w:themeColor="background1"/>
                <w:sz w:val="20"/>
                <w:szCs w:val="20"/>
              </w:rPr>
              <w:t>dynamic.</w:t>
            </w:r>
            <w:r w:rsidR="00F21099" w:rsidRPr="00D60ED1">
              <w:rPr>
                <w:rStyle w:val="normaltextrun"/>
                <w:rFonts w:ascii="Calibri" w:eastAsiaTheme="minorHAnsi" w:hAnsi="Calibri" w:cs="Calibri"/>
                <w:color w:val="FFFFFF" w:themeColor="background1"/>
                <w:sz w:val="20"/>
                <w:szCs w:val="20"/>
              </w:rPr>
              <w:t>signature.customer[0].fullname}}</w:t>
            </w:r>
          </w:p>
        </w:tc>
      </w:tr>
      <w:tr w:rsidR="00F21099" w:rsidRPr="005A13CC" w14:paraId="432E9DEB" w14:textId="77777777">
        <w:tc>
          <w:tcPr>
            <w:tcW w:w="4550" w:type="dxa"/>
            <w:tcBorders>
              <w:top w:val="single" w:sz="12" w:space="0" w:color="auto"/>
            </w:tcBorders>
            <w:hideMark/>
          </w:tcPr>
          <w:p w14:paraId="095AA3C2"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Print Name</w:t>
            </w:r>
          </w:p>
        </w:tc>
        <w:tc>
          <w:tcPr>
            <w:tcW w:w="0" w:type="auto"/>
            <w:hideMark/>
          </w:tcPr>
          <w:p w14:paraId="7548F934"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0B8D34C8"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Print Name</w:t>
            </w:r>
          </w:p>
        </w:tc>
      </w:tr>
      <w:tr w:rsidR="00F21099" w:rsidRPr="005A13CC" w14:paraId="3E33544C" w14:textId="77777777">
        <w:tc>
          <w:tcPr>
            <w:tcW w:w="4550" w:type="dxa"/>
          </w:tcPr>
          <w:p w14:paraId="6E6D223A"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6BC6ED73"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499041A6"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F21099" w:rsidRPr="005A13CC" w14:paraId="038E5F09" w14:textId="77777777">
        <w:trPr>
          <w:trHeight w:val="317"/>
        </w:trPr>
        <w:tc>
          <w:tcPr>
            <w:tcW w:w="4550" w:type="dxa"/>
            <w:tcBorders>
              <w:bottom w:val="single" w:sz="12" w:space="0" w:color="auto"/>
            </w:tcBorders>
            <w:hideMark/>
          </w:tcPr>
          <w:p w14:paraId="5235BD07"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signature.adobe[0].</w:t>
            </w:r>
            <w:r w:rsidRPr="00D60ED1">
              <w:rPr>
                <w:rStyle w:val="eop"/>
                <w:rFonts w:ascii="Calibri" w:hAnsi="Calibri" w:cs="Calibri"/>
                <w:color w:val="FFFFFF" w:themeColor="background1"/>
                <w:sz w:val="20"/>
                <w:szCs w:val="20"/>
              </w:rPr>
              <w:t>title}}</w:t>
            </w:r>
          </w:p>
        </w:tc>
        <w:tc>
          <w:tcPr>
            <w:tcW w:w="0" w:type="auto"/>
            <w:hideMark/>
          </w:tcPr>
          <w:p w14:paraId="72A19214"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3B6DEF9E"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signature.customer[0].</w:t>
            </w:r>
            <w:r w:rsidRPr="00D60ED1">
              <w:rPr>
                <w:rStyle w:val="eop"/>
                <w:rFonts w:ascii="Calibri" w:hAnsi="Calibri" w:cs="Calibri"/>
                <w:color w:val="FFFFFF" w:themeColor="background1"/>
                <w:sz w:val="20"/>
                <w:szCs w:val="20"/>
              </w:rPr>
              <w:t>title}}</w:t>
            </w:r>
          </w:p>
        </w:tc>
      </w:tr>
      <w:tr w:rsidR="00F21099" w:rsidRPr="005A13CC" w14:paraId="14305D1E" w14:textId="77777777">
        <w:tc>
          <w:tcPr>
            <w:tcW w:w="4550" w:type="dxa"/>
            <w:tcBorders>
              <w:top w:val="single" w:sz="12" w:space="0" w:color="auto"/>
            </w:tcBorders>
            <w:hideMark/>
          </w:tcPr>
          <w:p w14:paraId="07E09F8F"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Title</w:t>
            </w:r>
          </w:p>
        </w:tc>
        <w:tc>
          <w:tcPr>
            <w:tcW w:w="0" w:type="auto"/>
            <w:hideMark/>
          </w:tcPr>
          <w:p w14:paraId="4F55E8C5"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2DCFB3C5"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Title</w:t>
            </w:r>
          </w:p>
        </w:tc>
      </w:tr>
      <w:tr w:rsidR="00F21099" w:rsidRPr="005A13CC" w14:paraId="20236FDA" w14:textId="77777777">
        <w:tc>
          <w:tcPr>
            <w:tcW w:w="4550" w:type="dxa"/>
          </w:tcPr>
          <w:p w14:paraId="1E71057E"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0" w:type="auto"/>
          </w:tcPr>
          <w:p w14:paraId="70EC7216"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39E1A27D"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r>
      <w:tr w:rsidR="00F21099" w:rsidRPr="005A13CC" w14:paraId="5C0B9CE6" w14:textId="77777777">
        <w:trPr>
          <w:trHeight w:val="317"/>
        </w:trPr>
        <w:tc>
          <w:tcPr>
            <w:tcW w:w="4550" w:type="dxa"/>
            <w:tcBorders>
              <w:bottom w:val="single" w:sz="12" w:space="0" w:color="auto"/>
            </w:tcBorders>
            <w:hideMark/>
          </w:tcPr>
          <w:p w14:paraId="0A86BAE4"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D60ED1">
              <w:rPr>
                <w:rStyle w:val="eop"/>
                <w:rFonts w:ascii="Calibri" w:hAnsi="Calibri" w:cs="Calibri"/>
                <w:color w:val="FFFFFF" w:themeColor="background1"/>
                <w:sz w:val="20"/>
                <w:szCs w:val="20"/>
              </w:rPr>
              <w:t>{{dynamic.</w:t>
            </w:r>
            <w:r w:rsidRPr="00D60ED1">
              <w:rPr>
                <w:rStyle w:val="normaltextrun"/>
                <w:rFonts w:ascii="Calibri" w:eastAsiaTheme="minorHAnsi" w:hAnsi="Calibri" w:cs="Calibri"/>
                <w:color w:val="FFFFFF" w:themeColor="background1"/>
                <w:sz w:val="20"/>
                <w:szCs w:val="20"/>
              </w:rPr>
              <w:t>signature.adobe[0].</w:t>
            </w:r>
            <w:r w:rsidRPr="00D60ED1">
              <w:rPr>
                <w:rStyle w:val="eop"/>
                <w:rFonts w:ascii="Calibri" w:hAnsi="Calibri" w:cs="Calibri"/>
                <w:color w:val="FFFFFF" w:themeColor="background1"/>
                <w:sz w:val="20"/>
                <w:szCs w:val="20"/>
              </w:rPr>
              <w:t>date}}</w:t>
            </w:r>
          </w:p>
        </w:tc>
        <w:tc>
          <w:tcPr>
            <w:tcW w:w="0" w:type="auto"/>
            <w:hideMark/>
          </w:tcPr>
          <w:p w14:paraId="6DBC753F"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bottom w:val="single" w:sz="12" w:space="0" w:color="auto"/>
            </w:tcBorders>
            <w:hideMark/>
          </w:tcPr>
          <w:p w14:paraId="71EAE978" w14:textId="77777777" w:rsidR="00F21099" w:rsidRPr="00945BBC" w:rsidRDefault="00995DB7">
            <w:pPr>
              <w:pStyle w:val="paragraph"/>
              <w:spacing w:before="0" w:beforeAutospacing="0" w:after="0" w:afterAutospacing="0"/>
              <w:ind w:right="-30"/>
              <w:textAlignment w:val="baseline"/>
              <w:rPr>
                <w:rFonts w:ascii="Calibri" w:hAnsi="Calibri" w:cs="Calibri"/>
                <w:color w:val="000000" w:themeColor="text1"/>
                <w:sz w:val="20"/>
                <w:szCs w:val="20"/>
              </w:rPr>
            </w:pPr>
            <w:r>
              <w:rPr>
                <w:rStyle w:val="eop"/>
                <w:rFonts w:ascii="Calibri" w:hAnsi="Calibri" w:cs="Calibri"/>
                <w:color w:val="FFFFFF" w:themeColor="background1"/>
                <w:sz w:val="20"/>
                <w:szCs w:val="20"/>
              </w:rPr>
              <w:t xml:space="preserve"> </w:t>
            </w:r>
            <w:r w:rsidR="00F21099" w:rsidRPr="00D60ED1">
              <w:rPr>
                <w:rStyle w:val="eop"/>
                <w:rFonts w:ascii="Calibri" w:hAnsi="Calibri" w:cs="Calibri"/>
                <w:color w:val="FFFFFF" w:themeColor="background1"/>
                <w:sz w:val="20"/>
                <w:szCs w:val="20"/>
              </w:rPr>
              <w:t>{{dynamic.</w:t>
            </w:r>
            <w:r w:rsidR="00F21099" w:rsidRPr="00D60ED1">
              <w:rPr>
                <w:rStyle w:val="normaltextrun"/>
                <w:rFonts w:ascii="Calibri" w:eastAsiaTheme="minorHAnsi" w:hAnsi="Calibri" w:cs="Calibri"/>
                <w:color w:val="FFFFFF" w:themeColor="background1"/>
                <w:sz w:val="20"/>
                <w:szCs w:val="20"/>
              </w:rPr>
              <w:t>signature.customer[0].</w:t>
            </w:r>
            <w:r w:rsidR="00F21099" w:rsidRPr="00D60ED1">
              <w:rPr>
                <w:rStyle w:val="eop"/>
                <w:rFonts w:ascii="Calibri" w:hAnsi="Calibri" w:cs="Calibri"/>
                <w:color w:val="FFFFFF" w:themeColor="background1"/>
                <w:sz w:val="20"/>
                <w:szCs w:val="20"/>
              </w:rPr>
              <w:t>date}}</w:t>
            </w:r>
          </w:p>
        </w:tc>
      </w:tr>
      <w:tr w:rsidR="00F21099" w:rsidRPr="005A13CC" w14:paraId="06B8E21A" w14:textId="77777777">
        <w:tc>
          <w:tcPr>
            <w:tcW w:w="4550" w:type="dxa"/>
            <w:tcBorders>
              <w:top w:val="single" w:sz="12" w:space="0" w:color="auto"/>
            </w:tcBorders>
            <w:hideMark/>
          </w:tcPr>
          <w:p w14:paraId="448F0A95"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Date</w:t>
            </w:r>
          </w:p>
        </w:tc>
        <w:tc>
          <w:tcPr>
            <w:tcW w:w="0" w:type="auto"/>
            <w:hideMark/>
          </w:tcPr>
          <w:p w14:paraId="3E95C69A"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4571" w:type="dxa"/>
            <w:tcBorders>
              <w:top w:val="single" w:sz="12" w:space="0" w:color="auto"/>
            </w:tcBorders>
            <w:hideMark/>
          </w:tcPr>
          <w:p w14:paraId="12F0DEEF"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normaltextrun"/>
                <w:rFonts w:ascii="Calibri" w:eastAsiaTheme="minorHAnsi" w:hAnsi="Calibri" w:cs="Calibri"/>
                <w:color w:val="000000" w:themeColor="text1"/>
                <w:sz w:val="20"/>
                <w:szCs w:val="20"/>
              </w:rPr>
              <w:t>Date</w:t>
            </w:r>
          </w:p>
          <w:p w14:paraId="3DA53A43"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p>
        </w:tc>
      </w:tr>
      <w:tr w:rsidR="00F21099" w:rsidRPr="005A13CC" w14:paraId="44C3353B" w14:textId="77777777">
        <w:tc>
          <w:tcPr>
            <w:tcW w:w="4550" w:type="dxa"/>
          </w:tcPr>
          <w:p w14:paraId="7DC6B70A" w14:textId="77777777" w:rsidR="00F21099" w:rsidRPr="00945BBC" w:rsidRDefault="00F21099">
            <w:pPr>
              <w:pStyle w:val="paragraph"/>
              <w:spacing w:before="0" w:beforeAutospacing="0" w:after="0" w:afterAutospacing="0"/>
              <w:ind w:right="-30"/>
              <w:textAlignment w:val="baseline"/>
              <w:rPr>
                <w:rStyle w:val="normaltextrun"/>
                <w:rFonts w:ascii="Calibri" w:eastAsiaTheme="minorHAnsi" w:hAnsi="Calibri" w:cs="Calibri"/>
                <w:color w:val="000000" w:themeColor="text1"/>
                <w:sz w:val="20"/>
                <w:szCs w:val="20"/>
              </w:rPr>
            </w:pPr>
          </w:p>
        </w:tc>
        <w:tc>
          <w:tcPr>
            <w:tcW w:w="0" w:type="auto"/>
          </w:tcPr>
          <w:p w14:paraId="4B68F24B" w14:textId="77777777" w:rsidR="00F21099" w:rsidRPr="00945BBC"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p>
        </w:tc>
        <w:tc>
          <w:tcPr>
            <w:tcW w:w="4571" w:type="dxa"/>
          </w:tcPr>
          <w:p w14:paraId="1424043C" w14:textId="77777777" w:rsidR="00F21099" w:rsidRPr="00945BBC" w:rsidRDefault="00F21099">
            <w:pPr>
              <w:pStyle w:val="paragraph"/>
              <w:spacing w:before="0" w:after="0"/>
              <w:ind w:right="-30"/>
              <w:textAlignment w:val="baseline"/>
              <w:rPr>
                <w:rStyle w:val="normaltextrun"/>
                <w:rFonts w:ascii="Calibri" w:eastAsiaTheme="minorHAnsi" w:hAnsi="Calibri" w:cs="Calibri"/>
                <w:color w:val="000000" w:themeColor="text1"/>
                <w:sz w:val="20"/>
                <w:szCs w:val="20"/>
              </w:rPr>
            </w:pPr>
          </w:p>
        </w:tc>
      </w:tr>
      <w:tr w:rsidR="00F21099" w:rsidRPr="005A13CC" w14:paraId="2E0E89E2" w14:textId="77777777">
        <w:tc>
          <w:tcPr>
            <w:tcW w:w="4550" w:type="dxa"/>
            <w:hideMark/>
          </w:tcPr>
          <w:p w14:paraId="0FDE048F" w14:textId="77777777" w:rsidR="00F21099" w:rsidRPr="00945BBC" w:rsidRDefault="00F21099">
            <w:pPr>
              <w:pStyle w:val="paragraph"/>
              <w:spacing w:before="0" w:beforeAutospacing="0" w:after="0" w:afterAutospacing="0"/>
              <w:ind w:right="-30"/>
              <w:textAlignment w:val="baseline"/>
              <w:rPr>
                <w:rFonts w:ascii="Calibri" w:hAnsi="Calibri" w:cs="Calibri"/>
                <w:color w:val="000000" w:themeColor="text1"/>
                <w:sz w:val="20"/>
                <w:szCs w:val="20"/>
              </w:rPr>
            </w:pPr>
            <w:r w:rsidRPr="00945BBC">
              <w:rPr>
                <w:rStyle w:val="eop"/>
                <w:rFonts w:ascii="Calibri" w:hAnsi="Calibri" w:cs="Calibri"/>
                <w:color w:val="000000" w:themeColor="text1"/>
                <w:sz w:val="20"/>
                <w:szCs w:val="20"/>
              </w:rPr>
              <w:t> </w:t>
            </w:r>
          </w:p>
        </w:tc>
        <w:tc>
          <w:tcPr>
            <w:tcW w:w="0" w:type="auto"/>
            <w:hideMark/>
          </w:tcPr>
          <w:p w14:paraId="5361998C" w14:textId="77777777" w:rsidR="00F21099" w:rsidRPr="00945BBC" w:rsidRDefault="00F21099">
            <w:pPr>
              <w:pStyle w:val="paragraph"/>
              <w:spacing w:before="0" w:beforeAutospacing="0" w:after="0" w:afterAutospacing="0"/>
              <w:ind w:right="-30"/>
              <w:textAlignment w:val="baseline"/>
              <w:rPr>
                <w:rStyle w:val="eop"/>
                <w:color w:val="000000" w:themeColor="text1"/>
              </w:rPr>
            </w:pPr>
            <w:r w:rsidRPr="00945BBC">
              <w:rPr>
                <w:rStyle w:val="eop"/>
                <w:rFonts w:ascii="Calibri" w:hAnsi="Calibri" w:cs="Calibri"/>
                <w:color w:val="000000" w:themeColor="text1"/>
                <w:sz w:val="20"/>
                <w:szCs w:val="20"/>
              </w:rPr>
              <w:t> </w:t>
            </w:r>
          </w:p>
        </w:tc>
        <w:tc>
          <w:tcPr>
            <w:tcW w:w="4571" w:type="dxa"/>
            <w:hideMark/>
          </w:tcPr>
          <w:p w14:paraId="624C6128" w14:textId="77777777" w:rsidR="00F21099" w:rsidRPr="00702452" w:rsidRDefault="00F21099">
            <w:pPr>
              <w:adjustRightInd/>
              <w:snapToGrid/>
              <w:rPr>
                <w:rStyle w:val="eop"/>
                <w:rFonts w:ascii="Calibri" w:eastAsia="Times New Roman" w:hAnsi="Calibri" w:cs="Calibri"/>
                <w:color w:val="000000" w:themeColor="text1"/>
              </w:rPr>
            </w:pPr>
            <w:r w:rsidRPr="00702452">
              <w:rPr>
                <w:rStyle w:val="eop"/>
                <w:rFonts w:ascii="Calibri" w:eastAsia="Times New Roman" w:hAnsi="Calibri" w:cs="Calibri"/>
                <w:color w:val="000000" w:themeColor="text1"/>
              </w:rPr>
              <w:t xml:space="preserve">Purchase Order Number:  </w:t>
            </w:r>
          </w:p>
          <w:p w14:paraId="27381872" w14:textId="77777777" w:rsidR="00F21099" w:rsidRPr="00753EA9" w:rsidRDefault="00F21099">
            <w:pPr>
              <w:pStyle w:val="paragraph"/>
              <w:spacing w:before="0" w:beforeAutospacing="0" w:after="0" w:afterAutospacing="0"/>
              <w:ind w:right="-30"/>
              <w:textAlignment w:val="baseline"/>
              <w:rPr>
                <w:rStyle w:val="eop"/>
                <w:rFonts w:ascii="Calibri" w:hAnsi="Calibri" w:cs="Calibri"/>
                <w:color w:val="000000" w:themeColor="text1"/>
                <w:sz w:val="20"/>
                <w:szCs w:val="20"/>
              </w:rPr>
            </w:pPr>
            <w:r w:rsidRPr="00702452">
              <w:rPr>
                <w:rStyle w:val="eop"/>
                <w:rFonts w:ascii="Calibri" w:hAnsi="Calibri" w:cs="Calibri"/>
                <w:color w:val="000000" w:themeColor="text1"/>
                <w:sz w:val="20"/>
                <w:szCs w:val="20"/>
              </w:rPr>
              <w:t>ECC ID Number: </w:t>
            </w:r>
            <w:r>
              <w:rPr>
                <w:rStyle w:val="eop"/>
                <w:rFonts w:ascii="Calibri" w:hAnsi="Calibri" w:cs="Calibri"/>
                <w:color w:val="000000" w:themeColor="text1"/>
                <w:sz w:val="20"/>
                <w:szCs w:val="20"/>
              </w:rPr>
              <w:t>0001461661</w:t>
            </w:r>
          </w:p>
        </w:tc>
      </w:tr>
    </w:tbl>
    <w:p w14:paraId="7ECC6CFA" w14:textId="77777777" w:rsidR="00C65145" w:rsidRDefault="00516E3F" w:rsidP="00D93447">
      <w:pPr>
        <w:adjustRightInd/>
        <w:snapToGrid/>
        <w:rPr>
          <w:rFonts w:ascii="Calibri" w:hAnsi="Calibri" w:cs="Calibri"/>
          <w:sz w:val="16"/>
          <w:szCs w:val="16"/>
        </w:rPr>
      </w:pPr>
      <w:r>
        <w:rPr>
          <w:rFonts w:ascii="Calibri" w:hAnsi="Calibri" w:cs="Calibri"/>
          <w:sz w:val="16"/>
          <w:szCs w:val="16"/>
        </w:rPr>
        <w:br w:type="page"/>
      </w:r>
    </w:p>
    <w:p w14:paraId="037DB6C6" w14:textId="77777777" w:rsidR="00877C02" w:rsidRPr="00CA6F06" w:rsidRDefault="00877C02" w:rsidP="00877C02">
      <w:pPr>
        <w:adjustRightInd/>
        <w:snapToGrid/>
        <w:jc w:val="left"/>
        <w:rPr>
          <w:rFonts w:ascii="Calibri" w:hAnsi="Calibri" w:cs="Calibri"/>
          <w:b/>
          <w:bCs/>
          <w:sz w:val="16"/>
          <w:szCs w:val="20"/>
        </w:rPr>
      </w:pPr>
    </w:p>
    <w:p w14:paraId="08D97877" w14:textId="77777777" w:rsidR="00C97B84" w:rsidRDefault="00D91F59" w:rsidP="00D91F59">
      <w:pPr>
        <w:rPr>
          <w:rFonts w:ascii="Calibri" w:hAnsi="Calibri" w:cs="Calibri"/>
          <w:b/>
          <w:bCs/>
          <w:sz w:val="16"/>
          <w:szCs w:val="20"/>
        </w:rPr>
      </w:pPr>
      <w:r w:rsidRPr="00CA6F06">
        <w:rPr>
          <w:rFonts w:ascii="Calibri" w:hAnsi="Calibri" w:cs="Calibri"/>
          <w:b/>
          <w:bCs/>
          <w:sz w:val="16"/>
          <w:szCs w:val="20"/>
        </w:rPr>
        <w:t>Customers outside USA, Canada &amp; Mexico</w:t>
      </w:r>
    </w:p>
    <w:tbl>
      <w:tblPr>
        <w:tblStyle w:val="TableGrid"/>
        <w:tblW w:w="1008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360"/>
        <w:gridCol w:w="3360"/>
        <w:gridCol w:w="3360"/>
      </w:tblGrid>
      <w:tr w:rsidR="00C97B84" w:rsidRPr="00CA6F06" w14:paraId="46E10240" w14:textId="77777777" w:rsidTr="000C1997">
        <w:tc>
          <w:tcPr>
            <w:tcW w:w="3360" w:type="dxa"/>
          </w:tcPr>
          <w:p w14:paraId="19EF18FE" w14:textId="77777777" w:rsidR="00C97B84" w:rsidRPr="00CA6F06" w:rsidRDefault="00C97B84">
            <w:pPr>
              <w:jc w:val="left"/>
              <w:rPr>
                <w:rFonts w:ascii="Calibri" w:hAnsi="Calibri" w:cs="Calibri"/>
                <w:b/>
                <w:bCs/>
                <w:sz w:val="16"/>
                <w:szCs w:val="20"/>
              </w:rPr>
            </w:pPr>
            <w:r w:rsidRPr="00CA6F06">
              <w:rPr>
                <w:rFonts w:ascii="Calibri" w:hAnsi="Calibri" w:cs="Calibri"/>
                <w:b/>
                <w:bCs/>
                <w:sz w:val="16"/>
                <w:szCs w:val="20"/>
              </w:rPr>
              <w:t xml:space="preserve">End User:  </w:t>
            </w:r>
            <w:r>
              <w:rPr>
                <w:rFonts w:ascii="Calibri" w:hAnsi="Calibri" w:cs="Calibri"/>
                <w:sz w:val="16"/>
                <w:szCs w:val="20"/>
              </w:rPr>
              <w:t>1461661</w:t>
            </w:r>
          </w:p>
        </w:tc>
        <w:tc>
          <w:tcPr>
            <w:tcW w:w="3360" w:type="dxa"/>
          </w:tcPr>
          <w:p w14:paraId="049E7EC0" w14:textId="77777777" w:rsidR="00C97B84" w:rsidRPr="00CA6F06" w:rsidRDefault="00C97B84">
            <w:pPr>
              <w:jc w:val="left"/>
              <w:rPr>
                <w:rFonts w:ascii="Calibri" w:hAnsi="Calibri" w:cs="Calibri"/>
                <w:b/>
                <w:sz w:val="16"/>
                <w:szCs w:val="16"/>
              </w:rPr>
            </w:pPr>
            <w:r w:rsidRPr="00CA6F06">
              <w:rPr>
                <w:rFonts w:ascii="Calibri" w:hAnsi="Calibri" w:cs="Calibri"/>
                <w:b/>
                <w:sz w:val="16"/>
                <w:szCs w:val="16"/>
              </w:rPr>
              <w:t xml:space="preserve">Bill-To: </w:t>
            </w:r>
            <w:r>
              <w:rPr>
                <w:rFonts w:ascii="Calibri" w:hAnsi="Calibri" w:cs="Calibri"/>
                <w:sz w:val="16"/>
                <w:szCs w:val="20"/>
              </w:rPr>
              <w:t>0001461661</w:t>
            </w:r>
          </w:p>
        </w:tc>
        <w:tc>
          <w:tcPr>
            <w:tcW w:w="3360" w:type="dxa"/>
          </w:tcPr>
          <w:p w14:paraId="4F714140" w14:textId="77777777" w:rsidR="00C97B84" w:rsidRPr="00CA6F06" w:rsidRDefault="00C97B84">
            <w:pPr>
              <w:jc w:val="left"/>
              <w:rPr>
                <w:rFonts w:ascii="Calibri" w:hAnsi="Calibri" w:cs="Calibri"/>
                <w:b/>
                <w:bCs/>
                <w:sz w:val="16"/>
                <w:szCs w:val="20"/>
              </w:rPr>
            </w:pPr>
            <w:r w:rsidRPr="00CA6F06">
              <w:rPr>
                <w:rFonts w:ascii="Calibri" w:hAnsi="Calibri" w:cs="Calibri"/>
                <w:b/>
                <w:bCs/>
                <w:sz w:val="16"/>
                <w:szCs w:val="20"/>
              </w:rPr>
              <w:t xml:space="preserve">Ship-To: </w:t>
            </w:r>
            <w:r>
              <w:rPr>
                <w:rFonts w:ascii="Calibri" w:hAnsi="Calibri" w:cs="Calibri"/>
                <w:sz w:val="16"/>
                <w:szCs w:val="20"/>
              </w:rPr>
              <w:t>1461661</w:t>
            </w:r>
          </w:p>
        </w:tc>
      </w:tr>
      <w:tr w:rsidR="003F43BD" w:rsidRPr="00CA6F06" w14:paraId="2F954881" w14:textId="77777777" w:rsidTr="000C1997">
        <w:tc>
          <w:tcPr>
            <w:tcW w:w="3360" w:type="dxa"/>
          </w:tcPr>
          <w:p w14:paraId="41202E76" w14:textId="77777777" w:rsidR="003F43BD" w:rsidRDefault="003F43BD" w:rsidP="003F43BD">
            <w:pPr>
              <w:jc w:val="left"/>
              <w:rPr>
                <w:rFonts w:ascii="Calibri" w:hAnsi="Calibri" w:cs="Calibri"/>
                <w:sz w:val="16"/>
                <w:szCs w:val="20"/>
              </w:rPr>
            </w:pPr>
            <w:r>
              <w:rPr>
                <w:rFonts w:ascii="Calibri" w:hAnsi="Calibri" w:cs="Calibri"/>
                <w:sz w:val="16"/>
                <w:szCs w:val="20"/>
              </w:rPr>
              <w:t>INTERGLOBE AVIATION LIMITED</w:t>
            </w:r>
          </w:p>
          <w:p w14:paraId="0AA33D36" w14:textId="77777777" w:rsidR="003F43BD" w:rsidRDefault="003F43BD" w:rsidP="003F43BD">
            <w:pPr>
              <w:jc w:val="left"/>
              <w:rPr>
                <w:rFonts w:ascii="Calibri" w:hAnsi="Calibri" w:cs="Calibri"/>
                <w:sz w:val="16"/>
                <w:szCs w:val="20"/>
              </w:rPr>
            </w:pPr>
            <w:r>
              <w:rPr>
                <w:rFonts w:ascii="Calibri" w:hAnsi="Calibri" w:cs="Calibri"/>
                <w:sz w:val="16"/>
                <w:szCs w:val="20"/>
              </w:rPr>
              <w:t>GLOBAL BUSINESS PARK, 9TH FLOOR TOWER-A PHASE-III M G</w:t>
            </w:r>
          </w:p>
          <w:p w14:paraId="336FFA03" w14:textId="77777777" w:rsidR="003F43BD" w:rsidRPr="00CA6F06" w:rsidRDefault="003F43BD" w:rsidP="003F43BD">
            <w:pPr>
              <w:jc w:val="left"/>
              <w:rPr>
                <w:rFonts w:ascii="Calibri" w:hAnsi="Calibri" w:cs="Calibri"/>
                <w:sz w:val="16"/>
                <w:szCs w:val="20"/>
              </w:rPr>
            </w:pPr>
            <w:r>
              <w:rPr>
                <w:rFonts w:ascii="Calibri" w:hAnsi="Calibri" w:cs="Calibri"/>
                <w:sz w:val="16"/>
                <w:szCs w:val="20"/>
              </w:rPr>
              <w:t>GURGAON</w:t>
            </w:r>
            <w:r w:rsidRPr="00CA6F06">
              <w:rPr>
                <w:rFonts w:ascii="Calibri" w:hAnsi="Calibri" w:cs="Calibri"/>
                <w:sz w:val="16"/>
                <w:szCs w:val="20"/>
              </w:rPr>
              <w:t>,</w:t>
            </w:r>
            <w:r>
              <w:rPr>
                <w:rFonts w:ascii="Calibri" w:hAnsi="Calibri" w:cs="Calibri"/>
                <w:sz w:val="16"/>
                <w:szCs w:val="20"/>
              </w:rPr>
              <w:t xml:space="preserve"> HARYANA, 122002</w:t>
            </w:r>
            <w:r w:rsidRPr="00CA6F06">
              <w:rPr>
                <w:rFonts w:ascii="Calibri" w:hAnsi="Calibri" w:cs="Calibri"/>
                <w:sz w:val="16"/>
                <w:szCs w:val="20"/>
              </w:rPr>
              <w:t>,</w:t>
            </w:r>
            <w:r>
              <w:rPr>
                <w:rFonts w:ascii="Calibri" w:hAnsi="Calibri" w:cs="Calibri"/>
                <w:sz w:val="16"/>
                <w:szCs w:val="20"/>
              </w:rPr>
              <w:t xml:space="preserve"> INDIA</w:t>
            </w:r>
          </w:p>
        </w:tc>
        <w:tc>
          <w:tcPr>
            <w:tcW w:w="3360" w:type="dxa"/>
          </w:tcPr>
          <w:p w14:paraId="69D7242C" w14:textId="77777777" w:rsidR="003F43BD" w:rsidRDefault="003F43BD" w:rsidP="003F43BD">
            <w:pPr>
              <w:jc w:val="left"/>
              <w:rPr>
                <w:rFonts w:ascii="Calibri" w:hAnsi="Calibri" w:cs="Calibri"/>
                <w:sz w:val="16"/>
                <w:szCs w:val="20"/>
              </w:rPr>
            </w:pPr>
            <w:r>
              <w:rPr>
                <w:rFonts w:ascii="Calibri" w:hAnsi="Calibri" w:cs="Calibri"/>
                <w:sz w:val="16"/>
                <w:szCs w:val="20"/>
              </w:rPr>
              <w:t>INTERGLOBE AVIATION LIMITED</w:t>
            </w:r>
          </w:p>
          <w:p w14:paraId="7D939914" w14:textId="77777777" w:rsidR="003F43BD" w:rsidRDefault="003F43BD" w:rsidP="003F43BD">
            <w:pPr>
              <w:jc w:val="left"/>
              <w:rPr>
                <w:rFonts w:ascii="Calibri" w:hAnsi="Calibri" w:cs="Calibri"/>
                <w:sz w:val="16"/>
                <w:szCs w:val="20"/>
              </w:rPr>
            </w:pPr>
            <w:r>
              <w:rPr>
                <w:rFonts w:ascii="Calibri" w:hAnsi="Calibri" w:cs="Calibri"/>
                <w:sz w:val="16"/>
                <w:szCs w:val="20"/>
              </w:rPr>
              <w:t>GLOBAL BUSINESS PARK, 9TH FLOOR TOWER-A PHASE-III M G</w:t>
            </w:r>
          </w:p>
          <w:p w14:paraId="22648017" w14:textId="77777777" w:rsidR="003F43BD" w:rsidRPr="00C97B84" w:rsidRDefault="003F43BD" w:rsidP="003F43BD">
            <w:pPr>
              <w:adjustRightInd/>
              <w:snapToGrid/>
              <w:jc w:val="left"/>
              <w:rPr>
                <w:rFonts w:ascii="Calibri" w:hAnsi="Calibri" w:cs="Calibri"/>
                <w:b/>
                <w:bCs/>
                <w:sz w:val="16"/>
                <w:szCs w:val="20"/>
              </w:rPr>
            </w:pPr>
            <w:r>
              <w:rPr>
                <w:rFonts w:ascii="Calibri" w:hAnsi="Calibri" w:cs="Calibri"/>
                <w:sz w:val="16"/>
                <w:szCs w:val="20"/>
              </w:rPr>
              <w:t>GURGAON</w:t>
            </w:r>
            <w:r w:rsidRPr="00CA6F06">
              <w:rPr>
                <w:rFonts w:ascii="Calibri" w:hAnsi="Calibri" w:cs="Calibri"/>
                <w:sz w:val="16"/>
                <w:szCs w:val="20"/>
              </w:rPr>
              <w:t>,</w:t>
            </w:r>
            <w:r>
              <w:rPr>
                <w:rFonts w:ascii="Calibri" w:hAnsi="Calibri" w:cs="Calibri"/>
                <w:sz w:val="16"/>
                <w:szCs w:val="20"/>
              </w:rPr>
              <w:t xml:space="preserve"> HARYANA, 122002</w:t>
            </w:r>
            <w:r w:rsidRPr="00CA6F06">
              <w:rPr>
                <w:rFonts w:ascii="Calibri" w:hAnsi="Calibri" w:cs="Calibri"/>
                <w:sz w:val="16"/>
                <w:szCs w:val="20"/>
              </w:rPr>
              <w:t>,</w:t>
            </w:r>
            <w:r>
              <w:rPr>
                <w:rFonts w:ascii="Calibri" w:hAnsi="Calibri" w:cs="Calibri"/>
                <w:sz w:val="16"/>
                <w:szCs w:val="20"/>
              </w:rPr>
              <w:t xml:space="preserve"> INDIA</w:t>
            </w:r>
          </w:p>
        </w:tc>
        <w:tc>
          <w:tcPr>
            <w:tcW w:w="3360" w:type="dxa"/>
          </w:tcPr>
          <w:p w14:paraId="0492B485" w14:textId="77777777" w:rsidR="003F43BD" w:rsidRDefault="003F43BD" w:rsidP="003F43BD">
            <w:pPr>
              <w:jc w:val="left"/>
              <w:rPr>
                <w:rFonts w:ascii="Calibri" w:hAnsi="Calibri" w:cs="Calibri"/>
                <w:sz w:val="16"/>
                <w:szCs w:val="20"/>
              </w:rPr>
            </w:pPr>
            <w:r>
              <w:rPr>
                <w:rFonts w:ascii="Calibri" w:hAnsi="Calibri" w:cs="Calibri"/>
                <w:sz w:val="16"/>
                <w:szCs w:val="20"/>
              </w:rPr>
              <w:t>INTERGLOBE AVIATION LIMITED</w:t>
            </w:r>
          </w:p>
          <w:p w14:paraId="0B2414B5" w14:textId="77777777" w:rsidR="003F43BD" w:rsidRDefault="003F43BD" w:rsidP="003F43BD">
            <w:pPr>
              <w:jc w:val="left"/>
              <w:rPr>
                <w:rFonts w:ascii="Calibri" w:hAnsi="Calibri" w:cs="Calibri"/>
                <w:sz w:val="16"/>
                <w:szCs w:val="20"/>
              </w:rPr>
            </w:pPr>
            <w:r>
              <w:rPr>
                <w:rFonts w:ascii="Calibri" w:hAnsi="Calibri" w:cs="Calibri"/>
                <w:sz w:val="16"/>
                <w:szCs w:val="20"/>
              </w:rPr>
              <w:t>GLOBAL BUSINESS PARK, 9TH FLOOR TOWER-A PHASE-III M G</w:t>
            </w:r>
          </w:p>
          <w:p w14:paraId="023B14B0" w14:textId="77777777" w:rsidR="003F43BD" w:rsidRPr="00C97B84" w:rsidRDefault="003F43BD" w:rsidP="003F43BD">
            <w:pPr>
              <w:adjustRightInd/>
              <w:snapToGrid/>
              <w:jc w:val="left"/>
              <w:rPr>
                <w:rFonts w:ascii="Calibri" w:hAnsi="Calibri" w:cs="Calibri"/>
                <w:b/>
                <w:bCs/>
                <w:sz w:val="16"/>
                <w:szCs w:val="20"/>
              </w:rPr>
            </w:pPr>
            <w:r>
              <w:rPr>
                <w:rFonts w:ascii="Calibri" w:hAnsi="Calibri" w:cs="Calibri"/>
                <w:sz w:val="16"/>
                <w:szCs w:val="20"/>
              </w:rPr>
              <w:t>GURGAON</w:t>
            </w:r>
            <w:r w:rsidRPr="00CA6F06">
              <w:rPr>
                <w:rFonts w:ascii="Calibri" w:hAnsi="Calibri" w:cs="Calibri"/>
                <w:sz w:val="16"/>
                <w:szCs w:val="20"/>
              </w:rPr>
              <w:t>,</w:t>
            </w:r>
            <w:r>
              <w:rPr>
                <w:rFonts w:ascii="Calibri" w:hAnsi="Calibri" w:cs="Calibri"/>
                <w:sz w:val="16"/>
                <w:szCs w:val="20"/>
              </w:rPr>
              <w:t xml:space="preserve"> HARYANA, 122002</w:t>
            </w:r>
            <w:r w:rsidRPr="00CA6F06">
              <w:rPr>
                <w:rFonts w:ascii="Calibri" w:hAnsi="Calibri" w:cs="Calibri"/>
                <w:sz w:val="16"/>
                <w:szCs w:val="20"/>
              </w:rPr>
              <w:t>,</w:t>
            </w:r>
            <w:r>
              <w:rPr>
                <w:rFonts w:ascii="Calibri" w:hAnsi="Calibri" w:cs="Calibri"/>
                <w:sz w:val="16"/>
                <w:szCs w:val="20"/>
              </w:rPr>
              <w:t xml:space="preserve"> INDIA</w:t>
            </w:r>
          </w:p>
        </w:tc>
      </w:tr>
      <w:tr w:rsidR="00C97B84" w:rsidRPr="00CA6F06" w14:paraId="50419924" w14:textId="77777777" w:rsidTr="000C1997">
        <w:tc>
          <w:tcPr>
            <w:tcW w:w="3360" w:type="dxa"/>
          </w:tcPr>
          <w:p w14:paraId="0D0B48EC" w14:textId="77777777" w:rsidR="00C97B84" w:rsidRPr="00CA6F06" w:rsidRDefault="00C97B84">
            <w:pPr>
              <w:rPr>
                <w:rFonts w:ascii="Calibri" w:hAnsi="Calibri" w:cs="Calibri"/>
                <w:sz w:val="16"/>
                <w:szCs w:val="20"/>
              </w:rPr>
            </w:pPr>
          </w:p>
        </w:tc>
        <w:tc>
          <w:tcPr>
            <w:tcW w:w="3360" w:type="dxa"/>
          </w:tcPr>
          <w:p w14:paraId="04F937DE" w14:textId="77777777" w:rsidR="00C97B84" w:rsidRPr="00CA6F06" w:rsidRDefault="00C97B84">
            <w:pPr>
              <w:jc w:val="left"/>
              <w:rPr>
                <w:rFonts w:ascii="Calibri" w:hAnsi="Calibri" w:cs="Calibri"/>
                <w:sz w:val="16"/>
                <w:szCs w:val="20"/>
              </w:rPr>
            </w:pPr>
            <w:r w:rsidRPr="00CA6F06">
              <w:rPr>
                <w:rFonts w:ascii="Calibri" w:hAnsi="Calibri" w:cs="Calibri"/>
                <w:sz w:val="16"/>
                <w:szCs w:val="20"/>
              </w:rPr>
              <w:t xml:space="preserve">Invoicing Contact Name: </w:t>
            </w:r>
          </w:p>
          <w:p w14:paraId="67E0E09D" w14:textId="77777777" w:rsidR="00C97B84" w:rsidRPr="00CA6F06" w:rsidRDefault="00C97B84">
            <w:pPr>
              <w:jc w:val="left"/>
              <w:rPr>
                <w:rFonts w:ascii="Calibri" w:hAnsi="Calibri" w:cs="Calibri"/>
                <w:sz w:val="16"/>
                <w:szCs w:val="20"/>
              </w:rPr>
            </w:pPr>
            <w:r w:rsidRPr="00CA6F06">
              <w:rPr>
                <w:rFonts w:ascii="Calibri" w:hAnsi="Calibri" w:cs="Calibri"/>
                <w:sz w:val="16"/>
                <w:szCs w:val="20"/>
              </w:rPr>
              <w:t xml:space="preserve">Contact Email: </w:t>
            </w:r>
            <w:r>
              <w:rPr>
                <w:rFonts w:ascii="Calibri" w:hAnsi="Calibri" w:cs="Calibri"/>
                <w:sz w:val="16"/>
                <w:szCs w:val="20"/>
              </w:rPr>
              <w:t>kkochhar@adobe.com</w:t>
            </w:r>
          </w:p>
        </w:tc>
        <w:tc>
          <w:tcPr>
            <w:tcW w:w="3360" w:type="dxa"/>
          </w:tcPr>
          <w:p w14:paraId="3915E43E" w14:textId="77777777" w:rsidR="00C97B84" w:rsidRPr="00CA6F06" w:rsidRDefault="00C97B84">
            <w:pPr>
              <w:jc w:val="left"/>
              <w:rPr>
                <w:rFonts w:ascii="Calibri" w:hAnsi="Calibri" w:cs="Calibri"/>
                <w:sz w:val="16"/>
                <w:szCs w:val="20"/>
              </w:rPr>
            </w:pPr>
            <w:r w:rsidRPr="00CA6F06">
              <w:rPr>
                <w:rFonts w:ascii="Calibri" w:hAnsi="Calibri" w:cs="Calibri"/>
                <w:sz w:val="16"/>
                <w:szCs w:val="20"/>
              </w:rPr>
              <w:t xml:space="preserve">Customer Admin Name: </w:t>
            </w:r>
            <w:r>
              <w:rPr>
                <w:rFonts w:ascii="Calibri" w:hAnsi="Calibri" w:cs="Calibri"/>
                <w:sz w:val="16"/>
                <w:szCs w:val="20"/>
              </w:rPr>
              <w:t>Ishan Sud</w:t>
            </w:r>
          </w:p>
          <w:p w14:paraId="17E1E602" w14:textId="77777777" w:rsidR="00C97B84" w:rsidRPr="00CA6F06" w:rsidRDefault="00C97B84">
            <w:pPr>
              <w:jc w:val="left"/>
              <w:rPr>
                <w:rFonts w:ascii="Calibri" w:hAnsi="Calibri" w:cs="Calibri"/>
                <w:sz w:val="16"/>
                <w:szCs w:val="20"/>
              </w:rPr>
            </w:pPr>
            <w:r w:rsidRPr="00CA6F06">
              <w:rPr>
                <w:rFonts w:ascii="Calibri" w:hAnsi="Calibri" w:cs="Calibri"/>
                <w:sz w:val="16"/>
                <w:szCs w:val="20"/>
              </w:rPr>
              <w:t xml:space="preserve">Contact Email: </w:t>
            </w:r>
            <w:r>
              <w:rPr>
                <w:rFonts w:ascii="Calibri" w:hAnsi="Calibri" w:cs="Calibri"/>
                <w:sz w:val="16"/>
                <w:szCs w:val="20"/>
              </w:rPr>
              <w:t>ishan.sud@goindigo.in</w:t>
            </w:r>
          </w:p>
        </w:tc>
      </w:tr>
    </w:tbl>
    <w:p w14:paraId="5CE31E6B" w14:textId="470A8B65" w:rsidR="00875E06" w:rsidRPr="004F5E51" w:rsidRDefault="00875E06" w:rsidP="004F5E51">
      <w:pPr>
        <w:adjustRightInd/>
        <w:snapToGrid/>
        <w:rPr>
          <w:rFonts w:ascii="Calibri" w:eastAsia="Adobe Clean" w:hAnsi="Calibri" w:cs="Calibri"/>
          <w:szCs w:val="20"/>
        </w:rPr>
      </w:pPr>
    </w:p>
    <w:sectPr w:rsidR="00875E06" w:rsidRPr="004F5E51" w:rsidSect="004C4936">
      <w:headerReference w:type="even" r:id="rId21"/>
      <w:headerReference w:type="default" r:id="rId22"/>
      <w:footerReference w:type="default" r:id="rId23"/>
      <w:headerReference w:type="first" r:id="rId24"/>
      <w:pgSz w:w="12240" w:h="15840"/>
      <w:pgMar w:top="1080" w:right="1080" w:bottom="1080" w:left="1080" w:header="720"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4087" w14:textId="77777777" w:rsidR="001218A3" w:rsidRDefault="001218A3" w:rsidP="001B1456">
      <w:pPr>
        <w:spacing w:before="0" w:after="0"/>
      </w:pPr>
      <w:r>
        <w:separator/>
      </w:r>
    </w:p>
  </w:endnote>
  <w:endnote w:type="continuationSeparator" w:id="0">
    <w:p w14:paraId="334F50CD" w14:textId="77777777" w:rsidR="001218A3" w:rsidRDefault="001218A3" w:rsidP="001B1456">
      <w:pPr>
        <w:spacing w:before="0" w:after="0"/>
      </w:pPr>
      <w:r>
        <w:continuationSeparator/>
      </w:r>
    </w:p>
  </w:endnote>
  <w:endnote w:type="continuationNotice" w:id="1">
    <w:p w14:paraId="762B888C" w14:textId="77777777" w:rsidR="001218A3" w:rsidRDefault="001218A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Clean">
    <w:altName w:val="Calibri"/>
    <w:panose1 w:val="00000000000000000000"/>
    <w:charset w:val="00"/>
    <w:family w:val="swiss"/>
    <w:notTrueType/>
    <w:pitch w:val="variable"/>
    <w:sig w:usb0="20000287" w:usb1="00000001" w:usb2="00000000" w:usb3="00000000" w:csb0="0000019F" w:csb1="00000000"/>
  </w:font>
  <w:font w:name="Times New Roman (Body CS)">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13A0C" w14:textId="1F517F9C" w:rsidR="0026097E" w:rsidRPr="0026097E" w:rsidRDefault="00F6414B" w:rsidP="007F0D51">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1" w:author="Rinika Gautam (Digital,ISC)" w:date="2026-05-21T07:44:00Z" w16du:dateUtc="2026-05-21T02:14:00Z">
      <w:r w:rsidR="00737FEC">
        <w:rPr>
          <w:rFonts w:asciiTheme="minorHAnsi" w:hAnsiTheme="minorHAnsi" w:cstheme="minorHAnsi"/>
          <w:noProof/>
          <w:sz w:val="16"/>
          <w:szCs w:val="16"/>
        </w:rPr>
        <w:t>5/21/26 7:44:33 AM</w:t>
      </w:r>
    </w:ins>
    <w:del w:id="2" w:author="Rinika Gautam (Digital,ISC)" w:date="2026-05-21T07:44:00Z" w16du:dateUtc="2026-05-21T02:14:00Z">
      <w:r w:rsidR="00940EC0" w:rsidDel="00737FEC">
        <w:rPr>
          <w:rFonts w:asciiTheme="minorHAnsi" w:hAnsiTheme="minorHAnsi" w:cstheme="minorHAnsi"/>
          <w:noProof/>
          <w:sz w:val="16"/>
          <w:szCs w:val="16"/>
        </w:rPr>
        <w:delText>5/20/26 6:16:48 PM</w:delText>
      </w:r>
    </w:del>
    <w:r>
      <w:rPr>
        <w:rFonts w:asciiTheme="minorHAnsi" w:hAnsiTheme="minorHAnsi" w:cstheme="minorHAnsi"/>
        <w:sz w:val="16"/>
        <w:szCs w:val="16"/>
      </w:rPr>
      <w:fldChar w:fldCharType="end"/>
    </w:r>
    <w:r w:rsidR="0026097E">
      <w:rPr>
        <w:rFonts w:asciiTheme="minorHAnsi" w:hAnsiTheme="minorHAnsi" w:cstheme="minorHAnsi"/>
        <w:sz w:val="16"/>
        <w:szCs w:val="16"/>
      </w:rPr>
      <w:tab/>
      <w:t>ADOBE CONFIDENTIAL</w:t>
    </w:r>
    <w:r w:rsidR="0026097E">
      <w:rPr>
        <w:rFonts w:asciiTheme="minorHAnsi" w:hAnsiTheme="minorHAnsi" w:cstheme="minorHAnsi"/>
        <w:sz w:val="16"/>
        <w:szCs w:val="16"/>
      </w:rPr>
      <w:tab/>
    </w:r>
    <w:r w:rsidR="0026097E" w:rsidRPr="0026097E">
      <w:rPr>
        <w:rFonts w:asciiTheme="minorHAnsi" w:hAnsiTheme="minorHAnsi" w:cstheme="minorHAnsi"/>
        <w:sz w:val="16"/>
        <w:szCs w:val="16"/>
      </w:rPr>
      <w:t xml:space="preserve">Page </w:t>
    </w:r>
    <w:r w:rsidR="0026097E" w:rsidRPr="0026097E">
      <w:rPr>
        <w:rFonts w:asciiTheme="minorHAnsi" w:hAnsiTheme="minorHAnsi" w:cstheme="minorHAnsi"/>
        <w:b/>
        <w:bCs/>
        <w:sz w:val="16"/>
        <w:szCs w:val="16"/>
      </w:rPr>
      <w:fldChar w:fldCharType="begin"/>
    </w:r>
    <w:r w:rsidR="0026097E" w:rsidRPr="0026097E">
      <w:rPr>
        <w:rFonts w:asciiTheme="minorHAnsi" w:hAnsiTheme="minorHAnsi" w:cstheme="minorHAnsi"/>
        <w:b/>
        <w:bCs/>
        <w:sz w:val="16"/>
        <w:szCs w:val="16"/>
      </w:rPr>
      <w:instrText xml:space="preserve"> PAGE  \* Arabic  \* MERGEFORMAT </w:instrText>
    </w:r>
    <w:r w:rsidR="0026097E" w:rsidRPr="0026097E">
      <w:rPr>
        <w:rFonts w:asciiTheme="minorHAnsi" w:hAnsiTheme="minorHAnsi" w:cstheme="minorHAnsi"/>
        <w:b/>
        <w:bCs/>
        <w:sz w:val="16"/>
        <w:szCs w:val="16"/>
      </w:rPr>
      <w:fldChar w:fldCharType="separate"/>
    </w:r>
    <w:r w:rsidR="0026097E" w:rsidRPr="0026097E">
      <w:rPr>
        <w:rFonts w:asciiTheme="minorHAnsi" w:hAnsiTheme="minorHAnsi" w:cstheme="minorHAnsi"/>
        <w:b/>
        <w:bCs/>
        <w:noProof/>
        <w:sz w:val="16"/>
        <w:szCs w:val="16"/>
      </w:rPr>
      <w:t>1</w:t>
    </w:r>
    <w:r w:rsidR="0026097E" w:rsidRPr="0026097E">
      <w:rPr>
        <w:rFonts w:asciiTheme="minorHAnsi" w:hAnsiTheme="minorHAnsi" w:cstheme="minorHAnsi"/>
        <w:b/>
        <w:bCs/>
        <w:sz w:val="16"/>
        <w:szCs w:val="16"/>
      </w:rPr>
      <w:fldChar w:fldCharType="end"/>
    </w:r>
    <w:r w:rsidR="0026097E" w:rsidRPr="0026097E">
      <w:rPr>
        <w:rFonts w:asciiTheme="minorHAnsi" w:hAnsiTheme="minorHAnsi" w:cstheme="minorHAnsi"/>
        <w:sz w:val="16"/>
        <w:szCs w:val="16"/>
      </w:rPr>
      <w:t xml:space="preserve"> of </w:t>
    </w:r>
    <w:r w:rsidR="0026097E" w:rsidRPr="0026097E">
      <w:rPr>
        <w:rFonts w:asciiTheme="minorHAnsi" w:hAnsiTheme="minorHAnsi" w:cstheme="minorHAnsi"/>
        <w:b/>
        <w:bCs/>
        <w:sz w:val="16"/>
        <w:szCs w:val="16"/>
      </w:rPr>
      <w:fldChar w:fldCharType="begin"/>
    </w:r>
    <w:r w:rsidR="0026097E" w:rsidRPr="0026097E">
      <w:rPr>
        <w:rFonts w:asciiTheme="minorHAnsi" w:hAnsiTheme="minorHAnsi" w:cstheme="minorHAnsi"/>
        <w:b/>
        <w:bCs/>
        <w:sz w:val="16"/>
        <w:szCs w:val="16"/>
      </w:rPr>
      <w:instrText xml:space="preserve"> NUMPAGES  \* Arabic  \* MERGEFORMAT </w:instrText>
    </w:r>
    <w:r w:rsidR="0026097E" w:rsidRPr="0026097E">
      <w:rPr>
        <w:rFonts w:asciiTheme="minorHAnsi" w:hAnsiTheme="minorHAnsi" w:cstheme="minorHAnsi"/>
        <w:b/>
        <w:bCs/>
        <w:sz w:val="16"/>
        <w:szCs w:val="16"/>
      </w:rPr>
      <w:fldChar w:fldCharType="separate"/>
    </w:r>
    <w:r w:rsidR="0026097E" w:rsidRPr="0026097E">
      <w:rPr>
        <w:rFonts w:asciiTheme="minorHAnsi" w:hAnsiTheme="minorHAnsi" w:cstheme="minorHAnsi"/>
        <w:b/>
        <w:bCs/>
        <w:noProof/>
        <w:sz w:val="16"/>
        <w:szCs w:val="16"/>
      </w:rPr>
      <w:t>2</w:t>
    </w:r>
    <w:r w:rsidR="0026097E" w:rsidRPr="0026097E">
      <w:rPr>
        <w:rFonts w:asciiTheme="minorHAnsi" w:hAnsiTheme="minorHAnsi" w:cstheme="minorHAnsi"/>
        <w:b/>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074A" w14:textId="37AF8F03" w:rsidR="00900A69" w:rsidRPr="00900A69" w:rsidRDefault="00F6414B" w:rsidP="007F0D51">
    <w:pPr>
      <w:pStyle w:val="Footer"/>
      <w:ind w:left="-72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3" w:author="Rinika Gautam (Digital,ISC)" w:date="2026-05-21T07:44:00Z" w16du:dateUtc="2026-05-21T02:14:00Z">
      <w:r w:rsidR="00737FEC">
        <w:rPr>
          <w:rFonts w:asciiTheme="minorHAnsi" w:hAnsiTheme="minorHAnsi" w:cstheme="minorHAnsi"/>
          <w:noProof/>
          <w:sz w:val="16"/>
          <w:szCs w:val="16"/>
        </w:rPr>
        <w:t>5/21/26 7:44:33 AM</w:t>
      </w:r>
    </w:ins>
    <w:del w:id="4" w:author="Rinika Gautam (Digital,ISC)" w:date="2026-05-21T07:44:00Z" w16du:dateUtc="2026-05-21T02:14:00Z">
      <w:r w:rsidR="00940EC0" w:rsidDel="00737FEC">
        <w:rPr>
          <w:rFonts w:asciiTheme="minorHAnsi" w:hAnsiTheme="minorHAnsi" w:cstheme="minorHAnsi"/>
          <w:noProof/>
          <w:sz w:val="16"/>
          <w:szCs w:val="16"/>
        </w:rPr>
        <w:delText>5/20/26 6:16:48 PM</w:delText>
      </w:r>
    </w:del>
    <w:r>
      <w:rPr>
        <w:rFonts w:asciiTheme="minorHAnsi" w:hAnsiTheme="minorHAnsi" w:cstheme="minorHAnsi"/>
        <w:sz w:val="16"/>
        <w:szCs w:val="16"/>
      </w:rPr>
      <w:fldChar w:fldCharType="end"/>
    </w:r>
    <w:r w:rsidR="00900A69">
      <w:rPr>
        <w:rFonts w:asciiTheme="minorHAnsi" w:hAnsiTheme="minorHAnsi" w:cstheme="minorHAnsi"/>
        <w:sz w:val="16"/>
        <w:szCs w:val="16"/>
      </w:rPr>
      <w:tab/>
      <w:t>ADOBE CONFIDENTIAL</w:t>
    </w:r>
    <w:r w:rsidR="00900A69">
      <w:rPr>
        <w:rFonts w:asciiTheme="minorHAnsi" w:hAnsiTheme="minorHAnsi" w:cstheme="minorHAnsi"/>
        <w:sz w:val="16"/>
        <w:szCs w:val="16"/>
      </w:rPr>
      <w:tab/>
    </w:r>
    <w:r w:rsidR="00900A69" w:rsidRPr="0026097E">
      <w:rPr>
        <w:rFonts w:asciiTheme="minorHAnsi" w:hAnsiTheme="minorHAnsi" w:cstheme="minorHAnsi"/>
        <w:sz w:val="16"/>
        <w:szCs w:val="16"/>
      </w:rPr>
      <w:t xml:space="preserve">Page </w:t>
    </w:r>
    <w:r w:rsidR="00900A69" w:rsidRPr="0026097E">
      <w:rPr>
        <w:rFonts w:asciiTheme="minorHAnsi" w:hAnsiTheme="minorHAnsi" w:cstheme="minorHAnsi"/>
        <w:b/>
        <w:bCs/>
        <w:sz w:val="16"/>
        <w:szCs w:val="16"/>
      </w:rPr>
      <w:fldChar w:fldCharType="begin"/>
    </w:r>
    <w:r w:rsidR="00900A69" w:rsidRPr="0026097E">
      <w:rPr>
        <w:rFonts w:asciiTheme="minorHAnsi" w:hAnsiTheme="minorHAnsi" w:cstheme="minorHAnsi"/>
        <w:b/>
        <w:bCs/>
        <w:sz w:val="16"/>
        <w:szCs w:val="16"/>
      </w:rPr>
      <w:instrText xml:space="preserve"> PAGE  \* Arabic  \* MERGEFORMAT </w:instrText>
    </w:r>
    <w:r w:rsidR="00900A69" w:rsidRPr="0026097E">
      <w:rPr>
        <w:rFonts w:asciiTheme="minorHAnsi" w:hAnsiTheme="minorHAnsi" w:cstheme="minorHAnsi"/>
        <w:b/>
        <w:bCs/>
        <w:sz w:val="16"/>
        <w:szCs w:val="16"/>
      </w:rPr>
      <w:fldChar w:fldCharType="separate"/>
    </w:r>
    <w:r w:rsidR="00900A69">
      <w:rPr>
        <w:rFonts w:asciiTheme="minorHAnsi" w:hAnsiTheme="minorHAnsi" w:cstheme="minorHAnsi"/>
        <w:b/>
        <w:bCs/>
        <w:sz w:val="16"/>
        <w:szCs w:val="16"/>
      </w:rPr>
      <w:t>2</w:t>
    </w:r>
    <w:r w:rsidR="00900A69" w:rsidRPr="0026097E">
      <w:rPr>
        <w:rFonts w:asciiTheme="minorHAnsi" w:hAnsiTheme="minorHAnsi" w:cstheme="minorHAnsi"/>
        <w:b/>
        <w:bCs/>
        <w:sz w:val="16"/>
        <w:szCs w:val="16"/>
      </w:rPr>
      <w:fldChar w:fldCharType="end"/>
    </w:r>
    <w:r w:rsidR="00900A69" w:rsidRPr="0026097E">
      <w:rPr>
        <w:rFonts w:asciiTheme="minorHAnsi" w:hAnsiTheme="minorHAnsi" w:cstheme="minorHAnsi"/>
        <w:sz w:val="16"/>
        <w:szCs w:val="16"/>
      </w:rPr>
      <w:t xml:space="preserve"> of </w:t>
    </w:r>
    <w:r w:rsidR="00900A69" w:rsidRPr="0026097E">
      <w:rPr>
        <w:rFonts w:asciiTheme="minorHAnsi" w:hAnsiTheme="minorHAnsi" w:cstheme="minorHAnsi"/>
        <w:b/>
        <w:bCs/>
        <w:sz w:val="16"/>
        <w:szCs w:val="16"/>
      </w:rPr>
      <w:fldChar w:fldCharType="begin"/>
    </w:r>
    <w:r w:rsidR="00900A69" w:rsidRPr="0026097E">
      <w:rPr>
        <w:rFonts w:asciiTheme="minorHAnsi" w:hAnsiTheme="minorHAnsi" w:cstheme="minorHAnsi"/>
        <w:b/>
        <w:bCs/>
        <w:sz w:val="16"/>
        <w:szCs w:val="16"/>
      </w:rPr>
      <w:instrText xml:space="preserve"> NUMPAGES  \* Arabic  \* MERGEFORMAT </w:instrText>
    </w:r>
    <w:r w:rsidR="00900A69" w:rsidRPr="0026097E">
      <w:rPr>
        <w:rFonts w:asciiTheme="minorHAnsi" w:hAnsiTheme="minorHAnsi" w:cstheme="minorHAnsi"/>
        <w:b/>
        <w:bCs/>
        <w:sz w:val="16"/>
        <w:szCs w:val="16"/>
      </w:rPr>
      <w:fldChar w:fldCharType="separate"/>
    </w:r>
    <w:r w:rsidR="00900A69">
      <w:rPr>
        <w:rFonts w:asciiTheme="minorHAnsi" w:hAnsiTheme="minorHAnsi" w:cstheme="minorHAnsi"/>
        <w:b/>
        <w:bCs/>
        <w:sz w:val="16"/>
        <w:szCs w:val="16"/>
      </w:rPr>
      <w:t>11</w:t>
    </w:r>
    <w:r w:rsidR="00900A69" w:rsidRPr="0026097E">
      <w:rPr>
        <w:rFonts w:asciiTheme="minorHAnsi" w:hAnsiTheme="minorHAnsi" w:cstheme="minorHAnsi"/>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E87F" w14:textId="6C6B66EB" w:rsidR="001C2855" w:rsidRPr="00605275" w:rsidRDefault="00F6414B" w:rsidP="00605275">
    <w:pPr>
      <w:pStyle w:val="Footer"/>
      <w:ind w:left="-630" w:right="-720"/>
      <w:jc w:val="center"/>
      <w:rPr>
        <w:rFonts w:asciiTheme="minorHAnsi" w:hAnsiTheme="minorHAnsi" w:cstheme="minorHAnsi"/>
        <w:sz w:val="16"/>
        <w:szCs w:val="16"/>
      </w:rPr>
    </w:pPr>
    <w:r>
      <w:rPr>
        <w:rFonts w:asciiTheme="minorHAnsi" w:hAnsiTheme="minorHAnsi" w:cstheme="minorHAnsi"/>
        <w:sz w:val="16"/>
        <w:szCs w:val="16"/>
      </w:rPr>
      <w:fldChar w:fldCharType="begin"/>
    </w:r>
    <w:r>
      <w:rPr>
        <w:rFonts w:asciiTheme="minorHAnsi" w:hAnsiTheme="minorHAnsi" w:cstheme="minorHAnsi"/>
        <w:sz w:val="16"/>
        <w:szCs w:val="16"/>
      </w:rPr>
      <w:instrText xml:space="preserve"> DATE \@ "M/d/yy h:mm:ss am/pm" </w:instrText>
    </w:r>
    <w:r>
      <w:rPr>
        <w:rFonts w:asciiTheme="minorHAnsi" w:hAnsiTheme="minorHAnsi" w:cstheme="minorHAnsi"/>
        <w:sz w:val="16"/>
        <w:szCs w:val="16"/>
      </w:rPr>
      <w:fldChar w:fldCharType="separate"/>
    </w:r>
    <w:ins w:id="5" w:author="Rinika Gautam (Digital,ISC)" w:date="2026-05-21T07:44:00Z" w16du:dateUtc="2026-05-21T02:14:00Z">
      <w:r w:rsidR="00737FEC">
        <w:rPr>
          <w:rFonts w:asciiTheme="minorHAnsi" w:hAnsiTheme="minorHAnsi" w:cstheme="minorHAnsi"/>
          <w:noProof/>
          <w:sz w:val="16"/>
          <w:szCs w:val="16"/>
        </w:rPr>
        <w:t>5/21/26 7:44:33 AM</w:t>
      </w:r>
    </w:ins>
    <w:del w:id="6" w:author="Rinika Gautam (Digital,ISC)" w:date="2026-05-21T07:44:00Z" w16du:dateUtc="2026-05-21T02:14:00Z">
      <w:r w:rsidR="00940EC0" w:rsidDel="00737FEC">
        <w:rPr>
          <w:rFonts w:asciiTheme="minorHAnsi" w:hAnsiTheme="minorHAnsi" w:cstheme="minorHAnsi"/>
          <w:noProof/>
          <w:sz w:val="16"/>
          <w:szCs w:val="16"/>
        </w:rPr>
        <w:delText>5/20/26 6:16:48 PM</w:delText>
      </w:r>
    </w:del>
    <w:r>
      <w:rPr>
        <w:rFonts w:asciiTheme="minorHAnsi" w:hAnsiTheme="minorHAnsi" w:cstheme="minorHAnsi"/>
        <w:sz w:val="16"/>
        <w:szCs w:val="16"/>
      </w:rPr>
      <w:fldChar w:fldCharType="end"/>
    </w:r>
    <w:r w:rsidR="00B94A7F">
      <w:rPr>
        <w:rFonts w:asciiTheme="minorHAnsi" w:hAnsiTheme="minorHAnsi" w:cstheme="minorHAnsi"/>
        <w:sz w:val="16"/>
        <w:szCs w:val="16"/>
      </w:rPr>
      <w:tab/>
      <w:t>ADOBE CONFIDENTIAL</w:t>
    </w:r>
    <w:r w:rsidR="00B94A7F">
      <w:rPr>
        <w:rFonts w:asciiTheme="minorHAnsi" w:hAnsiTheme="minorHAnsi" w:cstheme="minorHAnsi"/>
        <w:sz w:val="16"/>
        <w:szCs w:val="16"/>
      </w:rPr>
      <w:tab/>
    </w:r>
    <w:r w:rsidR="00B94A7F" w:rsidRPr="0026097E">
      <w:rPr>
        <w:rFonts w:asciiTheme="minorHAnsi" w:hAnsiTheme="minorHAnsi" w:cstheme="minorHAnsi"/>
        <w:sz w:val="16"/>
        <w:szCs w:val="16"/>
      </w:rPr>
      <w:t xml:space="preserve">Page </w:t>
    </w:r>
    <w:r w:rsidR="00B94A7F" w:rsidRPr="0026097E">
      <w:rPr>
        <w:rFonts w:asciiTheme="minorHAnsi" w:hAnsiTheme="minorHAnsi" w:cstheme="minorHAnsi"/>
        <w:b/>
        <w:bCs/>
        <w:sz w:val="16"/>
        <w:szCs w:val="16"/>
      </w:rPr>
      <w:fldChar w:fldCharType="begin"/>
    </w:r>
    <w:r w:rsidR="00B94A7F" w:rsidRPr="0026097E">
      <w:rPr>
        <w:rFonts w:asciiTheme="minorHAnsi" w:hAnsiTheme="minorHAnsi" w:cstheme="minorHAnsi"/>
        <w:b/>
        <w:bCs/>
        <w:sz w:val="16"/>
        <w:szCs w:val="16"/>
      </w:rPr>
      <w:instrText xml:space="preserve"> PAGE  \* Arabic  \* MERGEFORMAT </w:instrText>
    </w:r>
    <w:r w:rsidR="00B94A7F" w:rsidRPr="0026097E">
      <w:rPr>
        <w:rFonts w:asciiTheme="minorHAnsi" w:hAnsiTheme="minorHAnsi" w:cstheme="minorHAnsi"/>
        <w:b/>
        <w:bCs/>
        <w:sz w:val="16"/>
        <w:szCs w:val="16"/>
      </w:rPr>
      <w:fldChar w:fldCharType="separate"/>
    </w:r>
    <w:r w:rsidR="00B94A7F" w:rsidRPr="0026097E">
      <w:rPr>
        <w:rFonts w:asciiTheme="minorHAnsi" w:hAnsiTheme="minorHAnsi" w:cstheme="minorHAnsi"/>
        <w:b/>
        <w:bCs/>
        <w:noProof/>
        <w:sz w:val="16"/>
        <w:szCs w:val="16"/>
      </w:rPr>
      <w:t>1</w:t>
    </w:r>
    <w:r w:rsidR="00B94A7F" w:rsidRPr="0026097E">
      <w:rPr>
        <w:rFonts w:asciiTheme="minorHAnsi" w:hAnsiTheme="minorHAnsi" w:cstheme="minorHAnsi"/>
        <w:b/>
        <w:bCs/>
        <w:sz w:val="16"/>
        <w:szCs w:val="16"/>
      </w:rPr>
      <w:fldChar w:fldCharType="end"/>
    </w:r>
    <w:r w:rsidR="00B94A7F" w:rsidRPr="0026097E">
      <w:rPr>
        <w:rFonts w:asciiTheme="minorHAnsi" w:hAnsiTheme="minorHAnsi" w:cstheme="minorHAnsi"/>
        <w:sz w:val="16"/>
        <w:szCs w:val="16"/>
      </w:rPr>
      <w:t xml:space="preserve"> of </w:t>
    </w:r>
    <w:r w:rsidR="00B94A7F" w:rsidRPr="0026097E">
      <w:rPr>
        <w:rFonts w:asciiTheme="minorHAnsi" w:hAnsiTheme="minorHAnsi" w:cstheme="minorHAnsi"/>
        <w:b/>
        <w:bCs/>
        <w:sz w:val="16"/>
        <w:szCs w:val="16"/>
      </w:rPr>
      <w:fldChar w:fldCharType="begin"/>
    </w:r>
    <w:r w:rsidR="00B94A7F" w:rsidRPr="0026097E">
      <w:rPr>
        <w:rFonts w:asciiTheme="minorHAnsi" w:hAnsiTheme="minorHAnsi" w:cstheme="minorHAnsi"/>
        <w:b/>
        <w:bCs/>
        <w:sz w:val="16"/>
        <w:szCs w:val="16"/>
      </w:rPr>
      <w:instrText xml:space="preserve"> NUMPAGES  \* Arabic  \* MERGEFORMAT </w:instrText>
    </w:r>
    <w:r w:rsidR="00B94A7F" w:rsidRPr="0026097E">
      <w:rPr>
        <w:rFonts w:asciiTheme="minorHAnsi" w:hAnsiTheme="minorHAnsi" w:cstheme="minorHAnsi"/>
        <w:b/>
        <w:bCs/>
        <w:sz w:val="16"/>
        <w:szCs w:val="16"/>
      </w:rPr>
      <w:fldChar w:fldCharType="separate"/>
    </w:r>
    <w:r w:rsidR="00B94A7F" w:rsidRPr="0026097E">
      <w:rPr>
        <w:rFonts w:asciiTheme="minorHAnsi" w:hAnsiTheme="minorHAnsi" w:cstheme="minorHAnsi"/>
        <w:b/>
        <w:bCs/>
        <w:noProof/>
        <w:sz w:val="16"/>
        <w:szCs w:val="16"/>
      </w:rPr>
      <w:t>2</w:t>
    </w:r>
    <w:r w:rsidR="00B94A7F" w:rsidRPr="0026097E">
      <w:rPr>
        <w:rFonts w:asciiTheme="minorHAnsi" w:hAnsiTheme="minorHAnsi" w:cstheme="minorHAnsi"/>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8D943" w14:textId="77777777" w:rsidR="001218A3" w:rsidRDefault="001218A3" w:rsidP="001B1456">
      <w:pPr>
        <w:spacing w:before="0" w:after="0"/>
      </w:pPr>
      <w:r>
        <w:separator/>
      </w:r>
    </w:p>
  </w:footnote>
  <w:footnote w:type="continuationSeparator" w:id="0">
    <w:p w14:paraId="5F42B68F" w14:textId="77777777" w:rsidR="001218A3" w:rsidRDefault="001218A3" w:rsidP="001B1456">
      <w:pPr>
        <w:spacing w:before="0" w:after="0"/>
      </w:pPr>
      <w:r>
        <w:continuationSeparator/>
      </w:r>
    </w:p>
  </w:footnote>
  <w:footnote w:type="continuationNotice" w:id="1">
    <w:p w14:paraId="66E43A24" w14:textId="77777777" w:rsidR="001218A3" w:rsidRDefault="001218A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B6B2" w14:textId="77777777" w:rsidR="00F71861" w:rsidRDefault="00737FEC">
    <w:pPr>
      <w:pStyle w:val="Header"/>
    </w:pPr>
    <w:r>
      <w:rPr>
        <w:noProof/>
      </w:rPr>
      <w:pict w14:anchorId="08F139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682285" o:spid="_x0000_s1033" type="#_x0000_t136" style="position:absolute;left:0;text-align:left;margin-left:0;margin-top:0;width:444.15pt;height:266.45pt;rotation:315;z-index:-251658238;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6367" w14:textId="77777777" w:rsidR="00F71861" w:rsidRPr="00F84FA0" w:rsidRDefault="00737FEC">
    <w:pPr>
      <w:pStyle w:val="Header"/>
      <w:rPr>
        <w:rFonts w:ascii="Calibri" w:hAnsi="Calibri" w:cs="Calibri"/>
      </w:rPr>
    </w:pPr>
    <w:r>
      <w:rPr>
        <w:rFonts w:ascii="Calibri" w:hAnsi="Calibri" w:cs="Calibri"/>
        <w:noProof/>
      </w:rPr>
      <w:pict w14:anchorId="0F24E3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682286" o:spid="_x0000_s1032" type="#_x0000_t136" style="position:absolute;left:0;text-align:left;margin-left:0;margin-top:0;width:444.15pt;height:266.45pt;rotation:315;z-index:-251658237;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65FE" w14:textId="77777777" w:rsidR="0037115B" w:rsidRDefault="004D028B" w:rsidP="00C2035E">
    <w:pPr>
      <w:rPr>
        <w:b/>
        <w:bCs/>
        <w:color w:val="FFFFFF" w:themeColor="background1"/>
        <w:sz w:val="40"/>
        <w:szCs w:val="34"/>
      </w:rPr>
    </w:pPr>
    <w:r>
      <w:rPr>
        <w:noProof/>
      </w:rPr>
      <mc:AlternateContent>
        <mc:Choice Requires="wps">
          <w:drawing>
            <wp:anchor distT="0" distB="0" distL="114300" distR="114300" simplePos="0" relativeHeight="251658249" behindDoc="1" locked="0" layoutInCell="1" allowOverlap="1" wp14:anchorId="1EFC0EB1" wp14:editId="30A3854E">
              <wp:simplePos x="0" y="0"/>
              <wp:positionH relativeFrom="column">
                <wp:posOffset>-678815</wp:posOffset>
              </wp:positionH>
              <wp:positionV relativeFrom="page">
                <wp:posOffset>-17145</wp:posOffset>
              </wp:positionV>
              <wp:extent cx="7772400" cy="2350008"/>
              <wp:effectExtent l="0" t="0" r="0" b="0"/>
              <wp:wrapNone/>
              <wp:docPr id="5" name="Rectangle 5"/>
              <wp:cNvGraphicFramePr/>
              <a:graphic xmlns:a="http://schemas.openxmlformats.org/drawingml/2006/main">
                <a:graphicData uri="http://schemas.microsoft.com/office/word/2010/wordprocessingShape">
                  <wps:wsp>
                    <wps:cNvSpPr/>
                    <wps:spPr>
                      <a:xfrm>
                        <a:off x="0" y="0"/>
                        <a:ext cx="7772400" cy="2350008"/>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B875E" id="Rectangle 5" o:spid="_x0000_s1026" style="position:absolute;margin-left:-53.45pt;margin-top:-1.35pt;width:612pt;height:185.0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" fillcolor="red" stroked="f" strokeweight="1pt">
              <v:textbox inset="0,0,0"/>
              <w10:wrap anchory="page"/>
            </v:rect>
          </w:pict>
        </mc:Fallback>
      </mc:AlternateContent>
    </w:r>
    <w:r w:rsidR="00323334" w:rsidRPr="00D631CA">
      <w:rPr>
        <w:noProof/>
      </w:rPr>
      <w:drawing>
        <wp:anchor distT="0" distB="0" distL="114300" distR="114300" simplePos="0" relativeHeight="251658251" behindDoc="0" locked="0" layoutInCell="1" allowOverlap="1" wp14:anchorId="35025E1C" wp14:editId="2C21B5C7">
          <wp:simplePos x="0" y="0"/>
          <wp:positionH relativeFrom="page">
            <wp:posOffset>6282055</wp:posOffset>
          </wp:positionH>
          <wp:positionV relativeFrom="page">
            <wp:posOffset>228600</wp:posOffset>
          </wp:positionV>
          <wp:extent cx="1261872" cy="2286000"/>
          <wp:effectExtent l="0" t="0" r="0" b="0"/>
          <wp:wrapNone/>
          <wp:docPr id="1878651197" name="Picture 187865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872"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01E7" w:rsidRPr="000D283C">
      <w:rPr>
        <w:rFonts w:asciiTheme="minorHAnsi" w:hAnsiTheme="minorHAnsi" w:cstheme="minorHAnsi"/>
        <w:b/>
        <w:bCs/>
        <w:noProof/>
        <w:color w:val="FFFFFF" w:themeColor="background1"/>
        <w:sz w:val="32"/>
        <w:szCs w:val="32"/>
      </w:rPr>
      <w:drawing>
        <wp:anchor distT="0" distB="0" distL="114300" distR="114300" simplePos="0" relativeHeight="251658250" behindDoc="0" locked="0" layoutInCell="1" allowOverlap="1" wp14:anchorId="7C7EC461" wp14:editId="37B0CA42">
          <wp:simplePos x="0" y="0"/>
          <wp:positionH relativeFrom="column">
            <wp:posOffset>8890</wp:posOffset>
          </wp:positionH>
          <wp:positionV relativeFrom="paragraph">
            <wp:posOffset>-183210</wp:posOffset>
          </wp:positionV>
          <wp:extent cx="630936" cy="877824"/>
          <wp:effectExtent l="0" t="0" r="0" b="0"/>
          <wp:wrapNone/>
          <wp:docPr id="1768464965" name="Picture 17684649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cstate="print">
                    <a:extLst>
                      <a:ext uri="{28A0092B-C50C-407E-A947-70E740481C1C}">
                        <a14:useLocalDpi xmlns:a14="http://schemas.microsoft.com/office/drawing/2010/main" val="0"/>
                      </a:ext>
                    </a:extLst>
                  </a:blip>
                  <a:stretch>
                    <a:fillRect/>
                  </a:stretch>
                </pic:blipFill>
                <pic:spPr>
                  <a:xfrm>
                    <a:off x="0" y="0"/>
                    <a:ext cx="630936" cy="877824"/>
                  </a:xfrm>
                  <a:prstGeom prst="rect">
                    <a:avLst/>
                  </a:prstGeom>
                </pic:spPr>
              </pic:pic>
            </a:graphicData>
          </a:graphic>
          <wp14:sizeRelH relativeFrom="page">
            <wp14:pctWidth>0</wp14:pctWidth>
          </wp14:sizeRelH>
          <wp14:sizeRelV relativeFrom="page">
            <wp14:pctHeight>0</wp14:pctHeight>
          </wp14:sizeRelV>
        </wp:anchor>
      </w:drawing>
    </w:r>
    <w:r w:rsidR="00737FEC">
      <w:rPr>
        <w:noProof/>
      </w:rPr>
      <w:pict w14:anchorId="78625D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682284" o:spid="_x0000_s1031" type="#_x0000_t136" style="position:absolute;left:0;text-align:left;margin-left:0;margin-top:0;width:444.15pt;height:266.45pt;rotation:315;z-index:-251658239;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D970" w14:textId="77777777" w:rsidR="00F71861" w:rsidRDefault="00737FEC">
    <w:pPr>
      <w:pStyle w:val="Header"/>
    </w:pPr>
    <w:r>
      <w:rPr>
        <w:noProof/>
      </w:rPr>
      <w:pict w14:anchorId="6F9510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682288" o:spid="_x0000_s1030" type="#_x0000_t136" style="position:absolute;left:0;text-align:left;margin-left:0;margin-top:0;width:444.15pt;height:266.45pt;rotation:315;z-index:-251658235;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BCBE" w14:textId="77777777" w:rsidR="00F71861" w:rsidRDefault="00737FEC">
    <w:pPr>
      <w:pStyle w:val="Header"/>
    </w:pPr>
    <w:r>
      <w:rPr>
        <w:noProof/>
      </w:rPr>
      <w:pict w14:anchorId="198EC4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682289" o:spid="_x0000_s1029" type="#_x0000_t136" style="position:absolute;left:0;text-align:left;margin-left:0;margin-top:0;width:444.15pt;height:266.45pt;rotation:315;z-index:-251658234;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961B" w14:textId="77777777" w:rsidR="00846B5C" w:rsidRPr="00F84FA0" w:rsidRDefault="00737FEC" w:rsidP="00C2035E">
    <w:pPr>
      <w:rPr>
        <w:rFonts w:ascii="Calibri" w:hAnsi="Calibri" w:cs="Calibri"/>
        <w:b/>
        <w:bCs/>
        <w:color w:val="FFFFFF" w:themeColor="background1"/>
        <w:szCs w:val="20"/>
      </w:rPr>
    </w:pPr>
    <w:r>
      <w:rPr>
        <w:rFonts w:ascii="Calibri" w:hAnsi="Calibri" w:cs="Calibri"/>
        <w:noProof/>
        <w:szCs w:val="20"/>
      </w:rPr>
      <w:pict w14:anchorId="67B98B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682287" o:spid="_x0000_s1028" type="#_x0000_t136" style="position:absolute;left:0;text-align:left;margin-left:0;margin-top:0;width:444.15pt;height:266.45pt;rotation:315;z-index:-251658236;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D588" w14:textId="77777777" w:rsidR="00F71861" w:rsidRDefault="00737FEC">
    <w:pPr>
      <w:pStyle w:val="Header"/>
    </w:pPr>
    <w:r>
      <w:rPr>
        <w:noProof/>
      </w:rPr>
      <w:pict w14:anchorId="360C7B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444.15pt;height:266.45pt;rotation:315;z-index:-25165823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FE14" w14:textId="77777777" w:rsidR="00F71861" w:rsidRDefault="00737FEC">
    <w:pPr>
      <w:pStyle w:val="Header"/>
    </w:pPr>
    <w:r>
      <w:rPr>
        <w:noProof/>
      </w:rPr>
      <w:pict w14:anchorId="61DC1F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444.2pt;height:266.4pt;rotation:315;z-index:-251658228;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828E" w14:textId="77777777" w:rsidR="0037115B" w:rsidRPr="00C2035E" w:rsidRDefault="004D028B" w:rsidP="00C2035E">
    <w:pPr>
      <w:rPr>
        <w:b/>
        <w:bCs/>
        <w:color w:val="FFFFFF" w:themeColor="background1"/>
        <w:sz w:val="28"/>
        <w:szCs w:val="28"/>
      </w:rPr>
    </w:pPr>
    <w:r>
      <w:rPr>
        <w:noProof/>
      </w:rPr>
      <mc:AlternateContent>
        <mc:Choice Requires="wps">
          <w:drawing>
            <wp:anchor distT="0" distB="0" distL="114300" distR="114300" simplePos="0" relativeHeight="251658240" behindDoc="1" locked="0" layoutInCell="1" allowOverlap="1" wp14:anchorId="0EE767E1" wp14:editId="677CD95D">
              <wp:simplePos x="0" y="0"/>
              <wp:positionH relativeFrom="page">
                <wp:posOffset>0</wp:posOffset>
              </wp:positionH>
              <wp:positionV relativeFrom="page">
                <wp:posOffset>-16510</wp:posOffset>
              </wp:positionV>
              <wp:extent cx="7772400" cy="804672"/>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04672"/>
                      </a:xfrm>
                      <a:prstGeom prst="rect">
                        <a:avLst/>
                      </a:prstGeom>
                      <a:solidFill>
                        <a:srgbClr val="EB1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2134E" id="Rectangle 12" o:spid="_x0000_s1026" style="position:absolute;margin-left:0;margin-top:-1.3pt;width:612pt;height:63.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" fillcolor="#eb1000" stroked="f" strokeweight="1pt">
              <v:textbox inset="0,0,0,0"/>
              <w10:wrap anchorx="page" anchory="page"/>
            </v:rect>
          </w:pict>
        </mc:Fallback>
      </mc:AlternateContent>
    </w:r>
    <w:r w:rsidR="00737FEC">
      <w:rPr>
        <w:noProof/>
      </w:rPr>
      <w:pict w14:anchorId="1574A9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left:0;text-align:left;margin-left:0;margin-top:0;width:444.15pt;height:266.45pt;rotation:315;z-index:-251658233;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06EF"/>
    <w:multiLevelType w:val="multilevel"/>
    <w:tmpl w:val="5F2EEF1E"/>
    <w:styleLink w:val="CurrentList8"/>
    <w:lvl w:ilvl="0">
      <w:start w:val="1"/>
      <w:numFmt w:val="decimal"/>
      <w:lvlText w:val="%1."/>
      <w:lvlJc w:val="left"/>
      <w:pPr>
        <w:ind w:left="720" w:hanging="360"/>
      </w:pPr>
      <w:rPr>
        <w:rFonts w:asciiTheme="minorHAnsi" w:eastAsiaTheme="minorEastAsia" w:hAnsiTheme="minorHAnsi" w:cstheme="minorBidi"/>
        <w:b/>
        <w:bCs/>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72767A"/>
    <w:multiLevelType w:val="multilevel"/>
    <w:tmpl w:val="5D4A42AA"/>
    <w:styleLink w:val="CurrentList6"/>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bCs w:val="0"/>
        <w:sz w:val="20"/>
      </w:rPr>
    </w:lvl>
    <w:lvl w:ilvl="2">
      <w:start w:val="1"/>
      <w:numFmt w:val="upperLetter"/>
      <w:lvlText w:val="(%3)"/>
      <w:lvlJc w:val="left"/>
      <w:pPr>
        <w:tabs>
          <w:tab w:val="num" w:pos="1440"/>
        </w:tabs>
        <w:ind w:left="1440" w:hanging="360"/>
      </w:pPr>
      <w:rPr>
        <w:rFonts w:ascii="Calibri" w:hAnsi="Calibri" w:cs="Times New Roman" w:hint="default"/>
        <w:b w:val="0"/>
        <w:bCs/>
        <w:i w:val="0"/>
        <w:iCs/>
        <w:color w:val="auto"/>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2" w15:restartNumberingAfterBreak="0">
    <w:nsid w:val="13280FFD"/>
    <w:multiLevelType w:val="multilevel"/>
    <w:tmpl w:val="E1482A16"/>
    <w:styleLink w:val="CurrentList13"/>
    <w:lvl w:ilvl="0">
      <w:start w:val="1"/>
      <w:numFmt w:val="decimal"/>
      <w:lvlText w:val="%1."/>
      <w:lvlJc w:val="left"/>
      <w:pPr>
        <w:ind w:left="360" w:hanging="360"/>
      </w:pPr>
      <w:rPr>
        <w:b/>
        <w:bCs/>
      </w:rPr>
    </w:lvl>
    <w:lvl w:ilvl="1">
      <w:start w:val="1"/>
      <w:numFmt w:val="decimal"/>
      <w:lvlText w:val="15.%2."/>
      <w:lvlJc w:val="left"/>
      <w:pPr>
        <w:ind w:left="1080" w:hanging="360"/>
      </w:pPr>
      <w:rPr>
        <w:rFonts w:hint="default"/>
        <w:b/>
        <w:bCs/>
      </w:rPr>
    </w:lvl>
    <w:lvl w:ilvl="2">
      <w:start w:val="1"/>
      <w:numFmt w:val="lowerRoman"/>
      <w:lvlText w:val="%3."/>
      <w:lvlJc w:val="right"/>
      <w:pPr>
        <w:ind w:left="1440" w:hanging="18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right"/>
      <w:pPr>
        <w:ind w:left="2520" w:hanging="180"/>
      </w:pPr>
    </w:lvl>
    <w:lvl w:ilvl="6">
      <w:start w:val="1"/>
      <w:numFmt w:val="decimal"/>
      <w:lvlText w:val="%7."/>
      <w:lvlJc w:val="left"/>
      <w:pPr>
        <w:ind w:left="2520" w:hanging="360"/>
      </w:pPr>
    </w:lvl>
    <w:lvl w:ilvl="7">
      <w:start w:val="1"/>
      <w:numFmt w:val="lowerLetter"/>
      <w:lvlText w:val="%8."/>
      <w:lvlJc w:val="left"/>
      <w:pPr>
        <w:ind w:left="2520" w:hanging="360"/>
      </w:pPr>
    </w:lvl>
    <w:lvl w:ilvl="8">
      <w:start w:val="1"/>
      <w:numFmt w:val="lowerRoman"/>
      <w:lvlText w:val="%9."/>
      <w:lvlJc w:val="right"/>
      <w:pPr>
        <w:ind w:left="2520" w:hanging="180"/>
      </w:pPr>
    </w:lvl>
  </w:abstractNum>
  <w:abstractNum w:abstractNumId="3" w15:restartNumberingAfterBreak="0">
    <w:nsid w:val="18D30AF8"/>
    <w:multiLevelType w:val="multilevel"/>
    <w:tmpl w:val="7262AFE0"/>
    <w:lvl w:ilvl="0">
      <w:start w:val="1"/>
      <w:numFmt w:val="decimal"/>
      <w:pStyle w:val="AdobeNum"/>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 w15:restartNumberingAfterBreak="0">
    <w:nsid w:val="19D953AA"/>
    <w:multiLevelType w:val="multilevel"/>
    <w:tmpl w:val="A8DEE7FA"/>
    <w:styleLink w:val="AdobeLegal-Main"/>
    <w:lvl w:ilvl="0">
      <w:start w:val="1"/>
      <w:numFmt w:val="decimal"/>
      <w:lvlText w:val="%1."/>
      <w:lvlJc w:val="left"/>
      <w:pPr>
        <w:tabs>
          <w:tab w:val="num" w:pos="720"/>
        </w:tabs>
        <w:ind w:left="360" w:hanging="360"/>
      </w:pPr>
      <w:rPr>
        <w:rFonts w:ascii="Calibri" w:hAnsi="Calibri" w:cs="Times New Roman" w:hint="default"/>
        <w:b/>
        <w:sz w:val="20"/>
      </w:rPr>
    </w:lvl>
    <w:lvl w:ilvl="1">
      <w:start w:val="1"/>
      <w:numFmt w:val="decimal"/>
      <w:lvlText w:val="%1.%2"/>
      <w:lvlJc w:val="left"/>
      <w:pPr>
        <w:tabs>
          <w:tab w:val="num" w:pos="1080"/>
        </w:tabs>
        <w:ind w:left="1080" w:hanging="720"/>
      </w:pPr>
      <w:rPr>
        <w:rFonts w:ascii="Calibri" w:eastAsia="Times New Roman" w:hAnsi="Calibri" w:cs="Calibri" w:hint="default"/>
        <w:b w:val="0"/>
        <w:sz w:val="20"/>
      </w:rPr>
    </w:lvl>
    <w:lvl w:ilvl="2">
      <w:start w:val="1"/>
      <w:numFmt w:val="upperLetter"/>
      <w:lvlText w:val="(%3)"/>
      <w:lvlJc w:val="left"/>
      <w:pPr>
        <w:tabs>
          <w:tab w:val="num" w:pos="1440"/>
        </w:tabs>
        <w:ind w:left="1440" w:hanging="360"/>
      </w:pPr>
      <w:rPr>
        <w:rFonts w:ascii="Calibri" w:hAnsi="Calibri" w:cs="Times New Roman" w:hint="default"/>
        <w:b w:val="0"/>
        <w:sz w:val="20"/>
      </w:rPr>
    </w:lvl>
    <w:lvl w:ilvl="3">
      <w:start w:val="1"/>
      <w:numFmt w:val="decimal"/>
      <w:lvlText w:val="(%4)"/>
      <w:lvlJc w:val="left"/>
      <w:pPr>
        <w:tabs>
          <w:tab w:val="num" w:pos="1800"/>
        </w:tabs>
        <w:ind w:left="1800" w:hanging="360"/>
      </w:pPr>
      <w:rPr>
        <w:rFonts w:ascii="Calibri" w:hAnsi="Calibri" w:cs="Times New Roman" w:hint="default"/>
        <w:sz w:val="20"/>
      </w:rPr>
    </w:lvl>
    <w:lvl w:ilvl="4">
      <w:start w:val="1"/>
      <w:numFmt w:val="lowerLetter"/>
      <w:lvlText w:val="(%5)"/>
      <w:lvlJc w:val="left"/>
      <w:pPr>
        <w:tabs>
          <w:tab w:val="num" w:pos="2160"/>
        </w:tabs>
        <w:ind w:left="2160" w:hanging="360"/>
      </w:pPr>
      <w:rPr>
        <w:rFonts w:ascii="Calibri" w:hAnsi="Calibri" w:cs="Times New Roman" w:hint="default"/>
        <w:sz w:val="20"/>
      </w:rPr>
    </w:lvl>
    <w:lvl w:ilvl="5">
      <w:start w:val="1"/>
      <w:numFmt w:val="lowerRoman"/>
      <w:lvlText w:val="(%6)"/>
      <w:lvlJc w:val="left"/>
      <w:pPr>
        <w:tabs>
          <w:tab w:val="num" w:pos="2520"/>
        </w:tabs>
        <w:ind w:left="2520" w:hanging="360"/>
      </w:pPr>
    </w:lvl>
    <w:lvl w:ilvl="6">
      <w:start w:val="1"/>
      <w:numFmt w:val="none"/>
      <w:lvlText w:val=""/>
      <w:lvlJc w:val="left"/>
      <w:pPr>
        <w:ind w:left="2520" w:firstLine="0"/>
      </w:pPr>
    </w:lvl>
    <w:lvl w:ilvl="7">
      <w:start w:val="1"/>
      <w:numFmt w:val="none"/>
      <w:lvlText w:val=""/>
      <w:lvlJc w:val="left"/>
      <w:pPr>
        <w:ind w:left="2520" w:firstLine="0"/>
      </w:pPr>
    </w:lvl>
    <w:lvl w:ilvl="8">
      <w:start w:val="1"/>
      <w:numFmt w:val="none"/>
      <w:lvlText w:val=""/>
      <w:lvlJc w:val="left"/>
      <w:pPr>
        <w:ind w:left="2520" w:firstLine="0"/>
      </w:pPr>
    </w:lvl>
  </w:abstractNum>
  <w:abstractNum w:abstractNumId="5" w15:restartNumberingAfterBreak="0">
    <w:nsid w:val="1A6C4F58"/>
    <w:multiLevelType w:val="multilevel"/>
    <w:tmpl w:val="C2769B6A"/>
    <w:lvl w:ilvl="0">
      <w:start w:val="2"/>
      <w:numFmt w:val="decimal"/>
      <w:lvlText w:val="%1"/>
      <w:lvlJc w:val="left"/>
      <w:pPr>
        <w:ind w:left="864" w:hanging="864"/>
      </w:pPr>
      <w:rPr>
        <w:rFonts w:ascii="Adobe Clean" w:hAnsi="Adobe Clean" w:cs="Times New Roman (Body CS)" w:hint="default"/>
      </w:rPr>
    </w:lvl>
    <w:lvl w:ilvl="1">
      <w:start w:val="1"/>
      <w:numFmt w:val="decimal"/>
      <w:lvlText w:val="%1.%2"/>
      <w:lvlJc w:val="left"/>
      <w:pPr>
        <w:ind w:left="1368" w:hanging="864"/>
      </w:pPr>
      <w:rPr>
        <w:rFonts w:asciiTheme="minorHAnsi" w:hAnsiTheme="minorHAnsi" w:cstheme="minorHAnsi" w:hint="default"/>
      </w:rPr>
    </w:lvl>
    <w:lvl w:ilvl="2">
      <w:start w:val="1"/>
      <w:numFmt w:val="decimal"/>
      <w:lvlText w:val="%1.%2.%3"/>
      <w:lvlJc w:val="left"/>
      <w:pPr>
        <w:ind w:left="2232" w:hanging="1224"/>
      </w:pPr>
      <w:rPr>
        <w:rFonts w:ascii="Adobe Clean" w:hAnsi="Adobe Clean" w:cs="Times New Roman (Body CS)" w:hint="default"/>
      </w:rPr>
    </w:lvl>
    <w:lvl w:ilvl="3">
      <w:start w:val="1"/>
      <w:numFmt w:val="decimal"/>
      <w:lvlText w:val="%1.%2.%3.%4"/>
      <w:lvlJc w:val="left"/>
      <w:pPr>
        <w:ind w:left="2736" w:hanging="1224"/>
      </w:pPr>
      <w:rPr>
        <w:rFonts w:ascii="Adobe Clean" w:hAnsi="Adobe Clean" w:cs="Times New Roman (Body CS)" w:hint="default"/>
      </w:rPr>
    </w:lvl>
    <w:lvl w:ilvl="4">
      <w:start w:val="1"/>
      <w:numFmt w:val="decimal"/>
      <w:lvlText w:val="%1.%2.%3.%4.%5"/>
      <w:lvlJc w:val="left"/>
      <w:pPr>
        <w:ind w:left="3240" w:hanging="1224"/>
      </w:pPr>
      <w:rPr>
        <w:rFonts w:ascii="Adobe Clean" w:hAnsi="Adobe Clean" w:cs="Times New Roman (Body CS)" w:hint="default"/>
      </w:rPr>
    </w:lvl>
    <w:lvl w:ilvl="5">
      <w:start w:val="1"/>
      <w:numFmt w:val="decimal"/>
      <w:lvlText w:val="%1.%2.%3.%4.%5.%6"/>
      <w:lvlJc w:val="left"/>
      <w:pPr>
        <w:ind w:left="4104" w:hanging="1584"/>
      </w:pPr>
      <w:rPr>
        <w:rFonts w:ascii="Adobe Clean" w:hAnsi="Adobe Clean" w:cs="Times New Roman (Body CS)" w:hint="default"/>
      </w:rPr>
    </w:lvl>
    <w:lvl w:ilvl="6">
      <w:start w:val="1"/>
      <w:numFmt w:val="decimal"/>
      <w:lvlText w:val="%1.%2.%3.%4.%5.%6.%7"/>
      <w:lvlJc w:val="left"/>
      <w:pPr>
        <w:ind w:left="4608" w:hanging="1584"/>
      </w:pPr>
      <w:rPr>
        <w:rFonts w:ascii="Adobe Clean" w:hAnsi="Adobe Clean" w:cs="Times New Roman (Body CS)" w:hint="default"/>
      </w:rPr>
    </w:lvl>
    <w:lvl w:ilvl="7">
      <w:start w:val="1"/>
      <w:numFmt w:val="decimal"/>
      <w:lvlText w:val="%1.%2.%3.%4.%5.%6.%7.%8"/>
      <w:lvlJc w:val="left"/>
      <w:pPr>
        <w:ind w:left="5112" w:hanging="1584"/>
      </w:pPr>
      <w:rPr>
        <w:rFonts w:ascii="Adobe Clean" w:hAnsi="Adobe Clean" w:cs="Times New Roman (Body CS)" w:hint="default"/>
      </w:rPr>
    </w:lvl>
    <w:lvl w:ilvl="8">
      <w:start w:val="1"/>
      <w:numFmt w:val="decimal"/>
      <w:lvlText w:val="%1.%2.%3.%4.%5.%6.%7.%8.%9"/>
      <w:lvlJc w:val="left"/>
      <w:pPr>
        <w:ind w:left="5976" w:hanging="1944"/>
      </w:pPr>
      <w:rPr>
        <w:rFonts w:ascii="Adobe Clean" w:hAnsi="Adobe Clean" w:cs="Times New Roman (Body CS)" w:hint="default"/>
      </w:rPr>
    </w:lvl>
  </w:abstractNum>
  <w:abstractNum w:abstractNumId="6" w15:restartNumberingAfterBreak="0">
    <w:nsid w:val="1DF86EC5"/>
    <w:multiLevelType w:val="hybridMultilevel"/>
    <w:tmpl w:val="B120C268"/>
    <w:lvl w:ilvl="0" w:tplc="4009001B">
      <w:start w:val="1"/>
      <w:numFmt w:val="lowerRoman"/>
      <w:lvlText w:val="%1."/>
      <w:lvlJc w:val="right"/>
      <w:pPr>
        <w:ind w:left="2232" w:hanging="360"/>
      </w:p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7" w15:restartNumberingAfterBreak="0">
    <w:nsid w:val="2069244B"/>
    <w:multiLevelType w:val="multilevel"/>
    <w:tmpl w:val="7262AFE0"/>
    <w:styleLink w:val="CurrentList2"/>
    <w:lvl w:ilvl="0">
      <w:start w:val="1"/>
      <w:numFmt w:val="decimal"/>
      <w:lvlText w:val="%1."/>
      <w:lvlJc w:val="left"/>
      <w:pPr>
        <w:ind w:left="284" w:hanging="284"/>
      </w:pPr>
    </w:lvl>
    <w:lvl w:ilvl="1">
      <w:start w:val="1"/>
      <w:numFmt w:val="decimal"/>
      <w:lvlText w:val="%1.%2"/>
      <w:lvlJc w:val="left"/>
      <w:pPr>
        <w:ind w:left="737" w:hanging="453"/>
      </w:pPr>
    </w:lvl>
    <w:lvl w:ilvl="2">
      <w:start w:val="1"/>
      <w:numFmt w:val="upperLetter"/>
      <w:lvlText w:val="(%3)"/>
      <w:lvlJc w:val="left"/>
      <w:pPr>
        <w:ind w:left="1134" w:hanging="397"/>
      </w:pPr>
      <w:rPr>
        <w:rFonts w:hint="default"/>
      </w:rPr>
    </w:lvl>
    <w:lvl w:ilvl="3">
      <w:start w:val="1"/>
      <w:numFmt w:val="decimal"/>
      <w:lvlText w:val="(%4)"/>
      <w:lvlJc w:val="left"/>
      <w:pPr>
        <w:ind w:left="1588" w:hanging="454"/>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835" w:hanging="283"/>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8" w15:restartNumberingAfterBreak="0">
    <w:nsid w:val="24494635"/>
    <w:multiLevelType w:val="multilevel"/>
    <w:tmpl w:val="6BF28E12"/>
    <w:styleLink w:val="CurrentList4"/>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9" w15:restartNumberingAfterBreak="0">
    <w:nsid w:val="279947D9"/>
    <w:multiLevelType w:val="multilevel"/>
    <w:tmpl w:val="DF4ACB34"/>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1308B4"/>
    <w:multiLevelType w:val="multilevel"/>
    <w:tmpl w:val="5B4CC9AA"/>
    <w:styleLink w:val="CurrentList7"/>
    <w:lvl w:ilvl="0">
      <w:start w:val="1"/>
      <w:numFmt w:val="decimal"/>
      <w:lvlText w:val="%1."/>
      <w:lvlJc w:val="left"/>
      <w:pPr>
        <w:ind w:left="450" w:hanging="360"/>
      </w:pPr>
      <w:rPr>
        <w:rFonts w:hint="default"/>
        <w:b/>
        <w:i w:val="0"/>
        <w:sz w:val="20"/>
        <w:szCs w:val="20"/>
      </w:rPr>
    </w:lvl>
    <w:lvl w:ilvl="1">
      <w:start w:val="1"/>
      <w:numFmt w:val="decimal"/>
      <w:isLgl/>
      <w:lvlText w:val="%1.%2"/>
      <w:lvlJc w:val="left"/>
      <w:pPr>
        <w:ind w:left="720" w:hanging="360"/>
      </w:pPr>
      <w:rPr>
        <w:rFonts w:asciiTheme="minorHAnsi" w:hAnsiTheme="minorHAnsi" w:hint="default"/>
        <w:b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2853311A"/>
    <w:multiLevelType w:val="hybridMultilevel"/>
    <w:tmpl w:val="B120C268"/>
    <w:lvl w:ilvl="0" w:tplc="FFFFFFFF">
      <w:start w:val="1"/>
      <w:numFmt w:val="lowerRoman"/>
      <w:lvlText w:val="%1."/>
      <w:lvlJc w:val="right"/>
      <w:pPr>
        <w:ind w:left="2232" w:hanging="360"/>
      </w:pPr>
    </w:lvl>
    <w:lvl w:ilvl="1" w:tplc="FFFFFFFF" w:tentative="1">
      <w:start w:val="1"/>
      <w:numFmt w:val="lowerLetter"/>
      <w:lvlText w:val="%2."/>
      <w:lvlJc w:val="left"/>
      <w:pPr>
        <w:ind w:left="2952" w:hanging="360"/>
      </w:pPr>
    </w:lvl>
    <w:lvl w:ilvl="2" w:tplc="FFFFFFFF" w:tentative="1">
      <w:start w:val="1"/>
      <w:numFmt w:val="lowerRoman"/>
      <w:lvlText w:val="%3."/>
      <w:lvlJc w:val="right"/>
      <w:pPr>
        <w:ind w:left="3672" w:hanging="180"/>
      </w:pPr>
    </w:lvl>
    <w:lvl w:ilvl="3" w:tplc="FFFFFFFF" w:tentative="1">
      <w:start w:val="1"/>
      <w:numFmt w:val="decimal"/>
      <w:lvlText w:val="%4."/>
      <w:lvlJc w:val="left"/>
      <w:pPr>
        <w:ind w:left="4392" w:hanging="360"/>
      </w:pPr>
    </w:lvl>
    <w:lvl w:ilvl="4" w:tplc="FFFFFFFF" w:tentative="1">
      <w:start w:val="1"/>
      <w:numFmt w:val="lowerLetter"/>
      <w:lvlText w:val="%5."/>
      <w:lvlJc w:val="left"/>
      <w:pPr>
        <w:ind w:left="5112" w:hanging="360"/>
      </w:pPr>
    </w:lvl>
    <w:lvl w:ilvl="5" w:tplc="FFFFFFFF" w:tentative="1">
      <w:start w:val="1"/>
      <w:numFmt w:val="lowerRoman"/>
      <w:lvlText w:val="%6."/>
      <w:lvlJc w:val="right"/>
      <w:pPr>
        <w:ind w:left="5832" w:hanging="180"/>
      </w:pPr>
    </w:lvl>
    <w:lvl w:ilvl="6" w:tplc="FFFFFFFF" w:tentative="1">
      <w:start w:val="1"/>
      <w:numFmt w:val="decimal"/>
      <w:lvlText w:val="%7."/>
      <w:lvlJc w:val="left"/>
      <w:pPr>
        <w:ind w:left="6552" w:hanging="360"/>
      </w:pPr>
    </w:lvl>
    <w:lvl w:ilvl="7" w:tplc="FFFFFFFF" w:tentative="1">
      <w:start w:val="1"/>
      <w:numFmt w:val="lowerLetter"/>
      <w:lvlText w:val="%8."/>
      <w:lvlJc w:val="left"/>
      <w:pPr>
        <w:ind w:left="7272" w:hanging="360"/>
      </w:pPr>
    </w:lvl>
    <w:lvl w:ilvl="8" w:tplc="FFFFFFFF" w:tentative="1">
      <w:start w:val="1"/>
      <w:numFmt w:val="lowerRoman"/>
      <w:lvlText w:val="%9."/>
      <w:lvlJc w:val="right"/>
      <w:pPr>
        <w:ind w:left="7992" w:hanging="180"/>
      </w:pPr>
    </w:lvl>
  </w:abstractNum>
  <w:abstractNum w:abstractNumId="12" w15:restartNumberingAfterBreak="0">
    <w:nsid w:val="2DD3359C"/>
    <w:multiLevelType w:val="multilevel"/>
    <w:tmpl w:val="4F225652"/>
    <w:styleLink w:val="CurrentList5"/>
    <w:lvl w:ilvl="0">
      <w:start w:val="2"/>
      <w:numFmt w:val="upperLetter"/>
      <w:lvlText w:val="(%1)"/>
      <w:lvlJc w:val="left"/>
      <w:pPr>
        <w:ind w:left="2700" w:hanging="360"/>
      </w:pPr>
      <w:rPr>
        <w:b w:val="0"/>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13" w15:restartNumberingAfterBreak="0">
    <w:nsid w:val="2E2E45F5"/>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14" w15:restartNumberingAfterBreak="0">
    <w:nsid w:val="327A31CF"/>
    <w:multiLevelType w:val="multilevel"/>
    <w:tmpl w:val="0F045D30"/>
    <w:styleLink w:val="AdobeLegal-Main1"/>
    <w:lvl w:ilvl="0">
      <w:start w:val="1"/>
      <w:numFmt w:val="decimal"/>
      <w:pStyle w:val="Listpar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494529D"/>
    <w:multiLevelType w:val="multilevel"/>
    <w:tmpl w:val="025CE90C"/>
    <w:styleLink w:val="CurrentList12"/>
    <w:lvl w:ilvl="0">
      <w:start w:val="1"/>
      <w:numFmt w:val="decimal"/>
      <w:lvlText w:val="(%1)"/>
      <w:lvlJc w:val="left"/>
      <w:pPr>
        <w:ind w:left="20356" w:hanging="360"/>
      </w:pPr>
      <w:rPr>
        <w:rFonts w:ascii="Calibri" w:eastAsia="Calibri" w:hAnsi="Calibri" w:cs="Times New Roman"/>
        <w:b w:val="0"/>
      </w:rPr>
    </w:lvl>
    <w:lvl w:ilvl="1">
      <w:start w:val="1"/>
      <w:numFmt w:val="lowerLetter"/>
      <w:lvlText w:val="%2."/>
      <w:lvlJc w:val="left"/>
      <w:pPr>
        <w:ind w:left="21076" w:hanging="360"/>
      </w:pPr>
    </w:lvl>
    <w:lvl w:ilvl="2">
      <w:start w:val="1"/>
      <w:numFmt w:val="lowerRoman"/>
      <w:lvlText w:val="%3."/>
      <w:lvlJc w:val="right"/>
      <w:pPr>
        <w:ind w:left="21796" w:hanging="180"/>
      </w:pPr>
    </w:lvl>
    <w:lvl w:ilvl="3">
      <w:start w:val="1"/>
      <w:numFmt w:val="lowerLetter"/>
      <w:lvlText w:val="(%4)"/>
      <w:lvlJc w:val="left"/>
      <w:pPr>
        <w:ind w:left="22516" w:hanging="360"/>
      </w:pPr>
      <w:rPr>
        <w:rFonts w:ascii="Calibri" w:eastAsia="Calibri" w:hAnsi="Calibri" w:cs="Times New Roman"/>
        <w:b w:val="0"/>
      </w:rPr>
    </w:lvl>
    <w:lvl w:ilvl="4">
      <w:start w:val="1"/>
      <w:numFmt w:val="lowerLetter"/>
      <w:lvlText w:val="%5."/>
      <w:lvlJc w:val="left"/>
      <w:pPr>
        <w:ind w:left="23236" w:hanging="360"/>
      </w:pPr>
    </w:lvl>
    <w:lvl w:ilvl="5">
      <w:start w:val="1"/>
      <w:numFmt w:val="lowerRoman"/>
      <w:lvlText w:val="%6."/>
      <w:lvlJc w:val="right"/>
      <w:pPr>
        <w:ind w:left="23956" w:hanging="180"/>
      </w:pPr>
    </w:lvl>
    <w:lvl w:ilvl="6">
      <w:start w:val="1"/>
      <w:numFmt w:val="decimal"/>
      <w:lvlText w:val="%7."/>
      <w:lvlJc w:val="left"/>
      <w:pPr>
        <w:ind w:left="24676" w:hanging="360"/>
      </w:pPr>
    </w:lvl>
    <w:lvl w:ilvl="7">
      <w:start w:val="1"/>
      <w:numFmt w:val="lowerLetter"/>
      <w:lvlText w:val="%8."/>
      <w:lvlJc w:val="left"/>
      <w:pPr>
        <w:ind w:left="25396" w:hanging="360"/>
      </w:pPr>
    </w:lvl>
    <w:lvl w:ilvl="8">
      <w:start w:val="1"/>
      <w:numFmt w:val="lowerRoman"/>
      <w:lvlText w:val="%9."/>
      <w:lvlJc w:val="right"/>
      <w:pPr>
        <w:ind w:left="26116" w:hanging="180"/>
      </w:pPr>
    </w:lvl>
  </w:abstractNum>
  <w:abstractNum w:abstractNumId="16" w15:restartNumberingAfterBreak="0">
    <w:nsid w:val="39273ED1"/>
    <w:multiLevelType w:val="multilevel"/>
    <w:tmpl w:val="E9AAE4A4"/>
    <w:styleLink w:val="AdobeMain"/>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upperLetter"/>
      <w:lvlText w:val="(%3)"/>
      <w:lvlJc w:val="left"/>
      <w:pPr>
        <w:tabs>
          <w:tab w:val="num" w:pos="1440"/>
        </w:tabs>
        <w:ind w:left="1440" w:hanging="360"/>
      </w:pPr>
      <w:rPr>
        <w:rFonts w:hint="default"/>
      </w:rPr>
    </w:lvl>
    <w:lvl w:ilvl="3">
      <w:start w:val="1"/>
      <w:numFmt w:val="lowerRoman"/>
      <w:lvlText w:val="(%4)"/>
      <w:lvlJc w:val="left"/>
      <w:pPr>
        <w:tabs>
          <w:tab w:val="num" w:pos="1800"/>
        </w:tabs>
        <w:ind w:left="1800" w:hanging="360"/>
      </w:pPr>
      <w:rPr>
        <w:rFonts w:hint="default"/>
      </w:rPr>
    </w:lvl>
    <w:lvl w:ilvl="4">
      <w:start w:val="1"/>
      <w:numFmt w:val="upperLetter"/>
      <w:lvlText w:val="(%5)"/>
      <w:lvlJc w:val="left"/>
      <w:pPr>
        <w:tabs>
          <w:tab w:val="num" w:pos="2160"/>
        </w:tabs>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0B283F"/>
    <w:multiLevelType w:val="multilevel"/>
    <w:tmpl w:val="0522617A"/>
    <w:styleLink w:val="CurrentList1"/>
    <w:lvl w:ilvl="0">
      <w:start w:val="1"/>
      <w:numFmt w:val="decimal"/>
      <w:lvlText w:val="%1."/>
      <w:lvlJc w:val="left"/>
      <w:pPr>
        <w:tabs>
          <w:tab w:val="num" w:pos="432"/>
        </w:tabs>
      </w:pPr>
      <w:rPr>
        <w:rFonts w:ascii="Calibri" w:eastAsia="Times New Roman" w:hAnsi="Calibri" w:cs="Calibri"/>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4041358E"/>
    <w:multiLevelType w:val="multilevel"/>
    <w:tmpl w:val="602044A6"/>
    <w:styleLink w:val="CurrentList10"/>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19" w15:restartNumberingAfterBreak="0">
    <w:nsid w:val="404734A0"/>
    <w:multiLevelType w:val="multilevel"/>
    <w:tmpl w:val="6FA0AD5E"/>
    <w:styleLink w:val="AdobeLegal-Main5"/>
    <w:lvl w:ilvl="0">
      <w:start w:val="1"/>
      <w:numFmt w:val="decimal"/>
      <w:lvlText w:val="%1."/>
      <w:lvlJc w:val="left"/>
      <w:pPr>
        <w:tabs>
          <w:tab w:val="num" w:pos="360"/>
        </w:tabs>
        <w:ind w:left="360" w:hanging="360"/>
      </w:pPr>
      <w:rPr>
        <w:rFonts w:asciiTheme="minorHAnsi" w:hAnsiTheme="minorHAnsi" w:hint="default"/>
        <w:b/>
        <w:i w:val="0"/>
        <w:caps w:val="0"/>
        <w:strike w:val="0"/>
        <w:dstrike w:val="0"/>
        <w:vanish w:val="0"/>
        <w:sz w:val="20"/>
        <w:vertAlign w:val="baseline"/>
      </w:rPr>
    </w:lvl>
    <w:lvl w:ilvl="1">
      <w:start w:val="1"/>
      <w:numFmt w:val="decimal"/>
      <w:lvlText w:val="%1.%2"/>
      <w:lvlJc w:val="left"/>
      <w:pPr>
        <w:ind w:left="1080" w:hanging="720"/>
      </w:pPr>
      <w:rPr>
        <w:rFonts w:asciiTheme="minorHAnsi" w:hAnsiTheme="minorHAnsi" w:hint="default"/>
        <w:b w:val="0"/>
        <w:i w:val="0"/>
        <w:caps w:val="0"/>
        <w:strike w:val="0"/>
        <w:dstrike w:val="0"/>
        <w:vanish w:val="0"/>
        <w:sz w:val="20"/>
        <w:u w:val="none"/>
        <w:vertAlign w:val="baseline"/>
      </w:rPr>
    </w:lvl>
    <w:lvl w:ilvl="2">
      <w:start w:val="1"/>
      <w:numFmt w:val="upperLetter"/>
      <w:lvlText w:val="%3)"/>
      <w:lvlJc w:val="left"/>
      <w:pPr>
        <w:tabs>
          <w:tab w:val="num" w:pos="1800"/>
        </w:tabs>
        <w:ind w:left="1800" w:hanging="720"/>
      </w:pPr>
      <w:rPr>
        <w:rFonts w:asciiTheme="minorHAnsi" w:hAnsiTheme="minorHAnsi" w:hint="default"/>
        <w:b w:val="0"/>
        <w:i w:val="0"/>
        <w:caps w:val="0"/>
        <w:strike w:val="0"/>
        <w:dstrike w:val="0"/>
        <w:vanish w:val="0"/>
        <w:sz w:val="20"/>
        <w:u w:val="none"/>
        <w:vertAlign w:val="baseline"/>
      </w:rPr>
    </w:lvl>
    <w:lvl w:ilvl="3">
      <w:start w:val="1"/>
      <w:numFmt w:val="decimal"/>
      <w:pStyle w:val="AdobeTemplates"/>
      <w:lvlText w:val="%4)"/>
      <w:lvlJc w:val="left"/>
      <w:pPr>
        <w:tabs>
          <w:tab w:val="num" w:pos="2520"/>
        </w:tabs>
        <w:ind w:left="2520" w:hanging="720"/>
      </w:pPr>
      <w:rPr>
        <w:rFonts w:asciiTheme="minorHAnsi" w:hAnsiTheme="minorHAnsi" w:hint="default"/>
        <w:b w:val="0"/>
        <w:i w:val="0"/>
        <w:caps w:val="0"/>
        <w:strike w:val="0"/>
        <w:dstrike w:val="0"/>
        <w:vanish w:val="0"/>
        <w:sz w:val="20"/>
        <w:u w:val="none"/>
        <w:vertAlign w:val="baseline"/>
      </w:rPr>
    </w:lvl>
    <w:lvl w:ilvl="4">
      <w:start w:val="1"/>
      <w:numFmt w:val="lowerLetter"/>
      <w:lvlText w:val="(%5)"/>
      <w:lvlJc w:val="left"/>
      <w:pPr>
        <w:ind w:left="72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1440" w:hanging="360"/>
      </w:pPr>
      <w:rPr>
        <w:rFonts w:hint="default"/>
      </w:rPr>
    </w:lvl>
    <w:lvl w:ilvl="7">
      <w:start w:val="1"/>
      <w:numFmt w:val="lowerLetter"/>
      <w:lvlText w:val="%8."/>
      <w:lvlJc w:val="left"/>
      <w:pPr>
        <w:ind w:left="1800" w:hanging="360"/>
      </w:pPr>
      <w:rPr>
        <w:rFonts w:hint="default"/>
      </w:rPr>
    </w:lvl>
    <w:lvl w:ilvl="8">
      <w:start w:val="1"/>
      <w:numFmt w:val="lowerRoman"/>
      <w:lvlText w:val="%9."/>
      <w:lvlJc w:val="left"/>
      <w:pPr>
        <w:ind w:left="2160" w:hanging="360"/>
      </w:pPr>
      <w:rPr>
        <w:rFonts w:hint="default"/>
      </w:rPr>
    </w:lvl>
  </w:abstractNum>
  <w:abstractNum w:abstractNumId="20" w15:restartNumberingAfterBreak="0">
    <w:nsid w:val="45592077"/>
    <w:multiLevelType w:val="multilevel"/>
    <w:tmpl w:val="623AD724"/>
    <w:lvl w:ilvl="0">
      <w:start w:val="3"/>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4752"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128" w:hanging="108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504" w:hanging="1440"/>
      </w:pPr>
      <w:rPr>
        <w:rFonts w:hint="default"/>
      </w:rPr>
    </w:lvl>
  </w:abstractNum>
  <w:abstractNum w:abstractNumId="21" w15:restartNumberingAfterBreak="0">
    <w:nsid w:val="45EB7B07"/>
    <w:multiLevelType w:val="multilevel"/>
    <w:tmpl w:val="9042D1EC"/>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decimal"/>
      <w:lvlText w:val="(%6)"/>
      <w:lvlJc w:val="left"/>
      <w:pPr>
        <w:tabs>
          <w:tab w:val="num" w:pos="2952"/>
        </w:tabs>
        <w:ind w:left="2952" w:hanging="504"/>
      </w:pPr>
      <w:rPr>
        <w:rFonts w:hint="default"/>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2" w15:restartNumberingAfterBreak="0">
    <w:nsid w:val="4C5D6071"/>
    <w:multiLevelType w:val="multilevel"/>
    <w:tmpl w:val="0F045D30"/>
    <w:numStyleLink w:val="AdobeLegal-Main1"/>
  </w:abstractNum>
  <w:abstractNum w:abstractNumId="23" w15:restartNumberingAfterBreak="0">
    <w:nsid w:val="529B5681"/>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4" w15:restartNumberingAfterBreak="0">
    <w:nsid w:val="54A75114"/>
    <w:multiLevelType w:val="multilevel"/>
    <w:tmpl w:val="6284CCBC"/>
    <w:lvl w:ilvl="0">
      <w:start w:val="4"/>
      <w:numFmt w:val="decimal"/>
      <w:lvlText w:val="%1."/>
      <w:lvlJc w:val="left"/>
      <w:pPr>
        <w:tabs>
          <w:tab w:val="num" w:pos="360"/>
        </w:tabs>
        <w:ind w:left="360" w:hanging="360"/>
      </w:pPr>
      <w:rPr>
        <w:rFonts w:ascii="Calibri" w:hAnsi="Calibri" w:hint="default"/>
        <w:b/>
        <w:sz w:val="20"/>
      </w:rPr>
    </w:lvl>
    <w:lvl w:ilvl="1">
      <w:start w:val="1"/>
      <w:numFmt w:val="decimal"/>
      <w:lvlText w:val="%1.%2"/>
      <w:lvlJc w:val="left"/>
      <w:pPr>
        <w:tabs>
          <w:tab w:val="num" w:pos="1080"/>
        </w:tabs>
        <w:ind w:left="1080" w:hanging="720"/>
      </w:pPr>
      <w:rPr>
        <w:rFonts w:ascii="Calibri" w:hAnsi="Calibri" w:hint="default"/>
        <w:b w:val="0"/>
        <w:sz w:val="20"/>
      </w:rPr>
    </w:lvl>
    <w:lvl w:ilvl="2">
      <w:start w:val="1"/>
      <w:numFmt w:val="upperLetter"/>
      <w:lvlText w:val="(%3)"/>
      <w:lvlJc w:val="left"/>
      <w:pPr>
        <w:tabs>
          <w:tab w:val="num" w:pos="1440"/>
        </w:tabs>
        <w:ind w:left="1440" w:hanging="360"/>
      </w:pPr>
      <w:rPr>
        <w:rFonts w:ascii="Calibri" w:hAnsi="Calibri" w:hint="default"/>
        <w:b w:val="0"/>
        <w:sz w:val="20"/>
      </w:rPr>
    </w:lvl>
    <w:lvl w:ilvl="3">
      <w:start w:val="1"/>
      <w:numFmt w:val="decimal"/>
      <w:lvlText w:val="(%4)"/>
      <w:lvlJc w:val="left"/>
      <w:pPr>
        <w:tabs>
          <w:tab w:val="num" w:pos="1800"/>
        </w:tabs>
        <w:ind w:left="1800" w:hanging="360"/>
      </w:pPr>
      <w:rPr>
        <w:rFonts w:ascii="Calibri" w:hAnsi="Calibri" w:hint="default"/>
        <w:sz w:val="20"/>
      </w:rPr>
    </w:lvl>
    <w:lvl w:ilvl="4">
      <w:start w:val="1"/>
      <w:numFmt w:val="lowerLetter"/>
      <w:lvlText w:val="(%5)"/>
      <w:lvlJc w:val="left"/>
      <w:pPr>
        <w:tabs>
          <w:tab w:val="num" w:pos="2160"/>
        </w:tabs>
        <w:ind w:left="2160" w:hanging="360"/>
      </w:pPr>
      <w:rPr>
        <w:rFonts w:ascii="Calibri" w:hAnsi="Calibri"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4EB7517"/>
    <w:multiLevelType w:val="hybridMultilevel"/>
    <w:tmpl w:val="3D8EDEEC"/>
    <w:lvl w:ilvl="0" w:tplc="34923360">
      <w:start w:val="9"/>
      <w:numFmt w:val="lowerLetter"/>
      <w:lvlText w:val="(%1)"/>
      <w:lvlJc w:val="left"/>
      <w:pPr>
        <w:ind w:left="1872" w:hanging="360"/>
      </w:pPr>
      <w:rPr>
        <w:rFonts w:hint="default"/>
      </w:rPr>
    </w:lvl>
    <w:lvl w:ilvl="1" w:tplc="40090019">
      <w:start w:val="1"/>
      <w:numFmt w:val="lowerLetter"/>
      <w:lvlText w:val="%2."/>
      <w:lvlJc w:val="left"/>
      <w:pPr>
        <w:ind w:left="2592" w:hanging="360"/>
      </w:pPr>
    </w:lvl>
    <w:lvl w:ilvl="2" w:tplc="4009001B">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26" w15:restartNumberingAfterBreak="0">
    <w:nsid w:val="565015A9"/>
    <w:multiLevelType w:val="multilevel"/>
    <w:tmpl w:val="9B603A74"/>
    <w:lvl w:ilvl="0">
      <w:start w:val="1"/>
      <w:numFmt w:val="decimal"/>
      <w:lvlText w:val="%1."/>
      <w:lvlJc w:val="left"/>
      <w:pPr>
        <w:tabs>
          <w:tab w:val="num" w:pos="504"/>
        </w:tabs>
        <w:ind w:left="504" w:hanging="504"/>
      </w:pPr>
      <w:rPr>
        <w:rFonts w:hint="default"/>
      </w:rPr>
    </w:lvl>
    <w:lvl w:ilvl="1">
      <w:start w:val="1"/>
      <w:numFmt w:val="decimal"/>
      <w:lvlText w:val="%2."/>
      <w:lvlJc w:val="left"/>
      <w:pPr>
        <w:tabs>
          <w:tab w:val="num" w:pos="1008"/>
        </w:tabs>
        <w:ind w:left="1008" w:hanging="504"/>
      </w:pPr>
      <w:rPr>
        <w:rFonts w:asciiTheme="minorHAnsi" w:eastAsia="Times New Roman" w:hAnsiTheme="minorHAnsi" w:cstheme="minorHAnsi"/>
      </w:rPr>
    </w:lvl>
    <w:lvl w:ilvl="2">
      <w:start w:val="1"/>
      <w:numFmt w:val="upperLetter"/>
      <w:lvlText w:val="(%3)"/>
      <w:lvlJc w:val="left"/>
      <w:pPr>
        <w:tabs>
          <w:tab w:val="num" w:pos="1512"/>
        </w:tabs>
        <w:ind w:left="1512" w:hanging="504"/>
      </w:pPr>
      <w:rPr>
        <w:rFonts w:hint="default"/>
      </w:rPr>
    </w:lvl>
    <w:lvl w:ilvl="3">
      <w:start w:val="1"/>
      <w:numFmt w:val="decimal"/>
      <w:lvlText w:val="(%4)"/>
      <w:lvlJc w:val="left"/>
      <w:pPr>
        <w:tabs>
          <w:tab w:val="num" w:pos="2016"/>
        </w:tabs>
        <w:ind w:left="2016" w:hanging="504"/>
      </w:pPr>
      <w:rPr>
        <w:rFonts w:hint="default"/>
      </w:rPr>
    </w:lvl>
    <w:lvl w:ilvl="4">
      <w:start w:val="1"/>
      <w:numFmt w:val="upperLetter"/>
      <w:lvlText w:val="(%5)"/>
      <w:lvlJc w:val="left"/>
      <w:pPr>
        <w:tabs>
          <w:tab w:val="num" w:pos="2448"/>
        </w:tabs>
        <w:ind w:left="2448" w:hanging="432"/>
      </w:pPr>
      <w:rPr>
        <w:rFonts w:asciiTheme="minorHAnsi" w:eastAsia="Times New Roman" w:hAnsiTheme="minorHAnsi" w:cstheme="minorHAnsi"/>
        <w:b w:val="0"/>
        <w:bCs w:val="0"/>
      </w:rPr>
    </w:lvl>
    <w:lvl w:ilvl="5">
      <w:start w:val="1"/>
      <w:numFmt w:val="upperLetter"/>
      <w:lvlText w:val="(%6)"/>
      <w:lvlJc w:val="left"/>
      <w:pPr>
        <w:tabs>
          <w:tab w:val="num" w:pos="2952"/>
        </w:tabs>
        <w:ind w:left="2952" w:hanging="504"/>
      </w:pPr>
      <w:rPr>
        <w:rFonts w:asciiTheme="minorHAnsi" w:eastAsia="Times New Roman" w:hAnsiTheme="minorHAnsi" w:cstheme="minorHAnsi"/>
      </w:rPr>
    </w:lvl>
    <w:lvl w:ilvl="6">
      <w:start w:val="1"/>
      <w:numFmt w:val="lowerLetter"/>
      <w:lvlText w:val="(%7)"/>
      <w:lvlJc w:val="left"/>
      <w:pPr>
        <w:tabs>
          <w:tab w:val="num" w:pos="3456"/>
        </w:tabs>
        <w:ind w:left="3456" w:hanging="504"/>
      </w:pPr>
      <w:rPr>
        <w:rFonts w:hint="default"/>
      </w:rPr>
    </w:lvl>
    <w:lvl w:ilvl="7">
      <w:start w:val="1"/>
      <w:numFmt w:val="decimal"/>
      <w:lvlText w:val="(%8)"/>
      <w:lvlJc w:val="left"/>
      <w:pPr>
        <w:tabs>
          <w:tab w:val="num" w:pos="3960"/>
        </w:tabs>
        <w:ind w:left="3960" w:hanging="504"/>
      </w:pPr>
      <w:rPr>
        <w:rFonts w:hint="default"/>
      </w:rPr>
    </w:lvl>
    <w:lvl w:ilvl="8">
      <w:start w:val="1"/>
      <w:numFmt w:val="lowerLetter"/>
      <w:lvlText w:val="(%9)"/>
      <w:lvlJc w:val="left"/>
      <w:pPr>
        <w:tabs>
          <w:tab w:val="num" w:pos="4392"/>
        </w:tabs>
        <w:ind w:left="4392" w:hanging="432"/>
      </w:pPr>
      <w:rPr>
        <w:rFonts w:hint="default"/>
      </w:rPr>
    </w:lvl>
  </w:abstractNum>
  <w:abstractNum w:abstractNumId="27" w15:restartNumberingAfterBreak="0">
    <w:nsid w:val="590B437F"/>
    <w:multiLevelType w:val="multilevel"/>
    <w:tmpl w:val="320C844C"/>
    <w:lvl w:ilvl="0">
      <w:start w:val="4"/>
      <w:numFmt w:val="decimal"/>
      <w:lvlText w:val="%1"/>
      <w:lvlJc w:val="left"/>
      <w:pPr>
        <w:ind w:left="360" w:hanging="360"/>
      </w:pPr>
      <w:rPr>
        <w:rFonts w:hint="default"/>
      </w:rPr>
    </w:lvl>
    <w:lvl w:ilvl="1">
      <w:start w:val="1"/>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6768" w:hanging="72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152" w:hanging="108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536" w:hanging="1440"/>
      </w:pPr>
      <w:rPr>
        <w:rFonts w:hint="default"/>
      </w:rPr>
    </w:lvl>
  </w:abstractNum>
  <w:abstractNum w:abstractNumId="28" w15:restartNumberingAfterBreak="0">
    <w:nsid w:val="6C233B98"/>
    <w:multiLevelType w:val="multilevel"/>
    <w:tmpl w:val="940E74B2"/>
    <w:lvl w:ilvl="0">
      <w:start w:val="1"/>
      <w:numFmt w:val="decimal"/>
      <w:pStyle w:val="StyleMaDBlack"/>
      <w:lvlText w:val="%1."/>
      <w:lvlJc w:val="left"/>
      <w:pPr>
        <w:tabs>
          <w:tab w:val="num" w:pos="432"/>
        </w:tabs>
      </w:pPr>
      <w:rPr>
        <w:rFonts w:cs="Times New Roman" w:hint="default"/>
        <w:b/>
        <w:i w:val="0"/>
        <w:sz w:val="20"/>
      </w:rPr>
    </w:lvl>
    <w:lvl w:ilvl="1">
      <w:start w:val="1"/>
      <w:numFmt w:val="decimal"/>
      <w:lvlText w:val="%1.%2"/>
      <w:lvlJc w:val="left"/>
      <w:pPr>
        <w:tabs>
          <w:tab w:val="num" w:pos="720"/>
        </w:tabs>
        <w:ind w:firstLine="504"/>
      </w:pPr>
      <w:rPr>
        <w:rFonts w:cs="Times New Roman" w:hint="default"/>
        <w:b w:val="0"/>
        <w:i w:val="0"/>
        <w:sz w:val="20"/>
      </w:rPr>
    </w:lvl>
    <w:lvl w:ilvl="2">
      <w:start w:val="1"/>
      <w:numFmt w:val="lowerLetter"/>
      <w:lvlText w:val="(%3)"/>
      <w:lvlJc w:val="left"/>
      <w:pPr>
        <w:tabs>
          <w:tab w:val="num" w:pos="1440"/>
        </w:tabs>
        <w:ind w:firstLine="720"/>
      </w:pPr>
      <w:rPr>
        <w:rFonts w:cs="Times New Roman" w:hint="default"/>
        <w:b w:val="0"/>
        <w:i w:val="0"/>
        <w:sz w:val="20"/>
      </w:rPr>
    </w:lvl>
    <w:lvl w:ilvl="3">
      <w:start w:val="1"/>
      <w:numFmt w:val="lowerRoman"/>
      <w:lvlText w:val="(%4)"/>
      <w:lvlJc w:val="left"/>
      <w:pPr>
        <w:tabs>
          <w:tab w:val="num" w:pos="1800"/>
        </w:tabs>
        <w:ind w:left="1944" w:hanging="864"/>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9" w15:restartNumberingAfterBreak="0">
    <w:nsid w:val="6D2034DC"/>
    <w:multiLevelType w:val="multilevel"/>
    <w:tmpl w:val="0EEE18B2"/>
    <w:lvl w:ilvl="0">
      <w:start w:val="1"/>
      <w:numFmt w:val="decimal"/>
      <w:lvlText w:val="%1"/>
      <w:lvlJc w:val="left"/>
      <w:pPr>
        <w:ind w:left="360" w:hanging="360"/>
      </w:pPr>
      <w:rPr>
        <w:rFonts w:hint="default"/>
      </w:rPr>
    </w:lvl>
    <w:lvl w:ilvl="1">
      <w:start w:val="1"/>
      <w:numFmt w:val="decimal"/>
      <w:lvlText w:val="%1.%2"/>
      <w:lvlJc w:val="left"/>
      <w:pPr>
        <w:ind w:left="864" w:hanging="36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2736" w:hanging="72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104" w:hanging="108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472" w:hanging="1440"/>
      </w:pPr>
      <w:rPr>
        <w:rFonts w:hint="default"/>
      </w:rPr>
    </w:lvl>
  </w:abstractNum>
  <w:abstractNum w:abstractNumId="30" w15:restartNumberingAfterBreak="0">
    <w:nsid w:val="6D965B0F"/>
    <w:multiLevelType w:val="multilevel"/>
    <w:tmpl w:val="602044A6"/>
    <w:styleLink w:val="CurrentList11"/>
    <w:lvl w:ilvl="0">
      <w:start w:val="1"/>
      <w:numFmt w:val="decimal"/>
      <w:lvlText w:val="(%1)"/>
      <w:lvlJc w:val="left"/>
      <w:pPr>
        <w:tabs>
          <w:tab w:val="num" w:pos="1890"/>
        </w:tabs>
        <w:ind w:left="1890" w:hanging="360"/>
      </w:pPr>
      <w:rPr>
        <w:rFonts w:asciiTheme="minorHAnsi" w:eastAsiaTheme="minorHAnsi" w:hAnsiTheme="minorHAnsi" w:cstheme="minorHAnsi"/>
      </w:rPr>
    </w:lvl>
    <w:lvl w:ilvl="1">
      <w:start w:val="1"/>
      <w:numFmt w:val="decimal"/>
      <w:lvlText w:val="%2."/>
      <w:lvlJc w:val="left"/>
      <w:pPr>
        <w:tabs>
          <w:tab w:val="num" w:pos="2610"/>
        </w:tabs>
        <w:ind w:left="2610" w:hanging="360"/>
      </w:pPr>
    </w:lvl>
    <w:lvl w:ilvl="2">
      <w:start w:val="1"/>
      <w:numFmt w:val="upperLetter"/>
      <w:lvlText w:val="%3."/>
      <w:lvlJc w:val="left"/>
      <w:pPr>
        <w:tabs>
          <w:tab w:val="num" w:pos="3330"/>
        </w:tabs>
        <w:ind w:left="3330" w:hanging="360"/>
      </w:pPr>
    </w:lvl>
    <w:lvl w:ilvl="3">
      <w:start w:val="1"/>
      <w:numFmt w:val="decimal"/>
      <w:lvlText w:val="(%4)"/>
      <w:lvlJc w:val="left"/>
      <w:pPr>
        <w:tabs>
          <w:tab w:val="num" w:pos="4050"/>
        </w:tabs>
        <w:ind w:left="4050" w:hanging="360"/>
      </w:pPr>
      <w:rPr>
        <w:rFonts w:asciiTheme="minorHAnsi" w:eastAsiaTheme="minorHAnsi" w:hAnsiTheme="minorHAnsi" w:cstheme="minorHAnsi"/>
        <w:b w:val="0"/>
      </w:rPr>
    </w:lvl>
    <w:lvl w:ilvl="4">
      <w:start w:val="3"/>
      <w:numFmt w:val="upperLetter"/>
      <w:lvlText w:val="(%5)"/>
      <w:lvlJc w:val="left"/>
      <w:pPr>
        <w:ind w:left="4770" w:hanging="360"/>
      </w:pPr>
      <w:rPr>
        <w:b w:val="0"/>
      </w:rPr>
    </w:lvl>
    <w:lvl w:ilvl="5">
      <w:start w:val="1"/>
      <w:numFmt w:val="decimal"/>
      <w:lvlText w:val="%6."/>
      <w:lvlJc w:val="left"/>
      <w:pPr>
        <w:tabs>
          <w:tab w:val="num" w:pos="5490"/>
        </w:tabs>
        <w:ind w:left="5490" w:hanging="360"/>
      </w:pPr>
    </w:lvl>
    <w:lvl w:ilvl="6">
      <w:start w:val="1"/>
      <w:numFmt w:val="decimal"/>
      <w:lvlText w:val="%7."/>
      <w:lvlJc w:val="left"/>
      <w:pPr>
        <w:tabs>
          <w:tab w:val="num" w:pos="6210"/>
        </w:tabs>
        <w:ind w:left="6210" w:hanging="360"/>
      </w:pPr>
    </w:lvl>
    <w:lvl w:ilvl="7">
      <w:start w:val="1"/>
      <w:numFmt w:val="decimal"/>
      <w:lvlText w:val="%8."/>
      <w:lvlJc w:val="left"/>
      <w:pPr>
        <w:tabs>
          <w:tab w:val="num" w:pos="6930"/>
        </w:tabs>
        <w:ind w:left="6930" w:hanging="360"/>
      </w:pPr>
    </w:lvl>
    <w:lvl w:ilvl="8">
      <w:start w:val="1"/>
      <w:numFmt w:val="decimal"/>
      <w:lvlText w:val="%9."/>
      <w:lvlJc w:val="left"/>
      <w:pPr>
        <w:tabs>
          <w:tab w:val="num" w:pos="7650"/>
        </w:tabs>
        <w:ind w:left="7650" w:hanging="360"/>
      </w:pPr>
    </w:lvl>
  </w:abstractNum>
  <w:abstractNum w:abstractNumId="31" w15:restartNumberingAfterBreak="0">
    <w:nsid w:val="6E602CCB"/>
    <w:multiLevelType w:val="multilevel"/>
    <w:tmpl w:val="11DA3A2A"/>
    <w:lvl w:ilvl="0">
      <w:start w:val="1"/>
      <w:numFmt w:val="decimal"/>
      <w:lvlText w:val="%1."/>
      <w:lvlJc w:val="left"/>
      <w:pPr>
        <w:tabs>
          <w:tab w:val="num" w:pos="504"/>
        </w:tabs>
        <w:ind w:left="504" w:hanging="504"/>
      </w:pPr>
      <w:rPr>
        <w:rFonts w:ascii="Calibri" w:hAnsi="Calibri" w:hint="default"/>
        <w:b/>
        <w:bCs/>
        <w:sz w:val="20"/>
        <w:szCs w:val="20"/>
      </w:rPr>
    </w:lvl>
    <w:lvl w:ilvl="1">
      <w:start w:val="1"/>
      <w:numFmt w:val="decimal"/>
      <w:pStyle w:val="Heading2"/>
      <w:lvlText w:val="%1.%2."/>
      <w:lvlJc w:val="left"/>
      <w:pPr>
        <w:tabs>
          <w:tab w:val="num" w:pos="1008"/>
        </w:tabs>
        <w:ind w:left="1008" w:hanging="648"/>
      </w:pPr>
      <w:rPr>
        <w:rFonts w:ascii="Calibri" w:hAnsi="Calibri" w:hint="default"/>
        <w:b w:val="0"/>
        <w:bCs w:val="0"/>
        <w:sz w:val="20"/>
        <w:szCs w:val="20"/>
      </w:rPr>
    </w:lvl>
    <w:lvl w:ilvl="2">
      <w:start w:val="1"/>
      <w:numFmt w:val="decimal"/>
      <w:pStyle w:val="Heading3"/>
      <w:lvlText w:val="%1.%2.%3."/>
      <w:lvlJc w:val="left"/>
      <w:pPr>
        <w:tabs>
          <w:tab w:val="num" w:pos="1296"/>
        </w:tabs>
        <w:ind w:left="1296" w:hanging="576"/>
      </w:pPr>
      <w:rPr>
        <w:rFonts w:ascii="Calibri" w:hAnsi="Calibri" w:hint="default"/>
        <w:b w:val="0"/>
        <w:i w:val="0"/>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A3F226D"/>
    <w:multiLevelType w:val="multilevel"/>
    <w:tmpl w:val="2744A756"/>
    <w:styleLink w:val="CurrentList9"/>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47646543">
    <w:abstractNumId w:val="19"/>
  </w:num>
  <w:num w:numId="2" w16cid:durableId="2078238773">
    <w:abstractNumId w:val="14"/>
  </w:num>
  <w:num w:numId="3" w16cid:durableId="1870678743">
    <w:abstractNumId w:val="4"/>
  </w:num>
  <w:num w:numId="4" w16cid:durableId="108360002">
    <w:abstractNumId w:val="28"/>
  </w:num>
  <w:num w:numId="5" w16cid:durableId="1019821082">
    <w:abstractNumId w:val="31"/>
  </w:num>
  <w:num w:numId="6" w16cid:durableId="1816488608">
    <w:abstractNumId w:val="3"/>
  </w:num>
  <w:num w:numId="7" w16cid:durableId="1495485757">
    <w:abstractNumId w:val="17"/>
  </w:num>
  <w:num w:numId="8" w16cid:durableId="1232430267">
    <w:abstractNumId w:val="7"/>
  </w:num>
  <w:num w:numId="9" w16cid:durableId="1016270304">
    <w:abstractNumId w:val="9"/>
  </w:num>
  <w:num w:numId="10" w16cid:durableId="1215853393">
    <w:abstractNumId w:val="13"/>
  </w:num>
  <w:num w:numId="11" w16cid:durableId="510872454">
    <w:abstractNumId w:val="16"/>
  </w:num>
  <w:num w:numId="12" w16cid:durableId="545871051">
    <w:abstractNumId w:val="8"/>
  </w:num>
  <w:num w:numId="13" w16cid:durableId="571743600">
    <w:abstractNumId w:val="12"/>
  </w:num>
  <w:num w:numId="14" w16cid:durableId="1787770619">
    <w:abstractNumId w:val="1"/>
  </w:num>
  <w:num w:numId="15" w16cid:durableId="1005203813">
    <w:abstractNumId w:val="22"/>
  </w:num>
  <w:num w:numId="16" w16cid:durableId="793140965">
    <w:abstractNumId w:val="10"/>
  </w:num>
  <w:num w:numId="17" w16cid:durableId="1981494944">
    <w:abstractNumId w:val="0"/>
  </w:num>
  <w:num w:numId="18" w16cid:durableId="757822665">
    <w:abstractNumId w:val="32"/>
  </w:num>
  <w:num w:numId="19" w16cid:durableId="2118521709">
    <w:abstractNumId w:val="18"/>
  </w:num>
  <w:num w:numId="20" w16cid:durableId="843666060">
    <w:abstractNumId w:val="30"/>
  </w:num>
  <w:num w:numId="21" w16cid:durableId="1153370642">
    <w:abstractNumId w:val="15"/>
  </w:num>
  <w:num w:numId="22" w16cid:durableId="285232736">
    <w:abstractNumId w:val="2"/>
  </w:num>
  <w:num w:numId="23" w16cid:durableId="2139957114">
    <w:abstractNumId w:val="5"/>
  </w:num>
  <w:num w:numId="24" w16cid:durableId="1594119586">
    <w:abstractNumId w:val="27"/>
  </w:num>
  <w:num w:numId="25" w16cid:durableId="467206395">
    <w:abstractNumId w:val="20"/>
  </w:num>
  <w:num w:numId="26" w16cid:durableId="331374992">
    <w:abstractNumId w:val="21"/>
  </w:num>
  <w:num w:numId="27" w16cid:durableId="1422263740">
    <w:abstractNumId w:val="29"/>
  </w:num>
  <w:num w:numId="28" w16cid:durableId="1800223898">
    <w:abstractNumId w:val="23"/>
  </w:num>
  <w:num w:numId="29" w16cid:durableId="1129857789">
    <w:abstractNumId w:val="25"/>
  </w:num>
  <w:num w:numId="30" w16cid:durableId="426654217">
    <w:abstractNumId w:val="6"/>
  </w:num>
  <w:num w:numId="31" w16cid:durableId="370959003">
    <w:abstractNumId w:val="24"/>
  </w:num>
  <w:num w:numId="32" w16cid:durableId="1606502754">
    <w:abstractNumId w:val="11"/>
  </w:num>
  <w:num w:numId="33" w16cid:durableId="766972116">
    <w:abstractNumId w:val="2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nika Gautam (Digital,ISC)">
    <w15:presenceInfo w15:providerId="AD" w15:userId="S::Rinika.Gautam@goIndiGo.in::a973e993-0e4f-4654-ae2b-04d0afbd3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trackRevisions/>
  <w:doNotTrackFormatting/>
  <w:documentProtection w:edit="trackedChanges" w:enforcement="1" w:cryptProviderType="rsaAES" w:cryptAlgorithmClass="hash" w:cryptAlgorithmType="typeAny" w:cryptAlgorithmSid="14" w:cryptSpinCount="100000" w:hash="wjnAiaT/YwYez5dn8Sihjv/RD9TOyC9sJI9xUmwfkh0no7x1u0tETjj3SKPt02+SA0z4X9ZiFRgfjqPPf+hgOQ==" w:salt="SjO9kWTi6rRLbGCrBFrcCg=="/>
  <w:defaultTabStop w:val="288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3srS0tDAzMDS3MDVV0lEKTi0uzszPAykwrgUA86L/mSwAAAA="/>
  </w:docVars>
  <w:rsids>
    <w:rsidRoot w:val="003A62C5"/>
    <w:rsid w:val="000003E2"/>
    <w:rsid w:val="0000329E"/>
    <w:rsid w:val="00003395"/>
    <w:rsid w:val="000035A2"/>
    <w:rsid w:val="00004AAA"/>
    <w:rsid w:val="00005BC3"/>
    <w:rsid w:val="00006B75"/>
    <w:rsid w:val="00006D6A"/>
    <w:rsid w:val="00011EE7"/>
    <w:rsid w:val="00012C4A"/>
    <w:rsid w:val="000132DC"/>
    <w:rsid w:val="00013FE9"/>
    <w:rsid w:val="00015800"/>
    <w:rsid w:val="000160DD"/>
    <w:rsid w:val="00016699"/>
    <w:rsid w:val="00017B52"/>
    <w:rsid w:val="0002177E"/>
    <w:rsid w:val="00021D22"/>
    <w:rsid w:val="00022DAA"/>
    <w:rsid w:val="00023387"/>
    <w:rsid w:val="0002547B"/>
    <w:rsid w:val="0002591D"/>
    <w:rsid w:val="00027B24"/>
    <w:rsid w:val="0003020C"/>
    <w:rsid w:val="0003476F"/>
    <w:rsid w:val="00035831"/>
    <w:rsid w:val="00036D70"/>
    <w:rsid w:val="0003793F"/>
    <w:rsid w:val="00040075"/>
    <w:rsid w:val="000403D2"/>
    <w:rsid w:val="00041228"/>
    <w:rsid w:val="00041B20"/>
    <w:rsid w:val="000446B4"/>
    <w:rsid w:val="000458A6"/>
    <w:rsid w:val="00045B97"/>
    <w:rsid w:val="000478AB"/>
    <w:rsid w:val="000478EF"/>
    <w:rsid w:val="000479FE"/>
    <w:rsid w:val="00047A4E"/>
    <w:rsid w:val="0005061B"/>
    <w:rsid w:val="00051B24"/>
    <w:rsid w:val="00053CE0"/>
    <w:rsid w:val="00055A15"/>
    <w:rsid w:val="00056CF9"/>
    <w:rsid w:val="000610E9"/>
    <w:rsid w:val="000615EA"/>
    <w:rsid w:val="00061B40"/>
    <w:rsid w:val="0006214B"/>
    <w:rsid w:val="00062203"/>
    <w:rsid w:val="000677D6"/>
    <w:rsid w:val="00070232"/>
    <w:rsid w:val="000714D4"/>
    <w:rsid w:val="00072987"/>
    <w:rsid w:val="0007325D"/>
    <w:rsid w:val="0007466B"/>
    <w:rsid w:val="00074C63"/>
    <w:rsid w:val="00076AB8"/>
    <w:rsid w:val="0007788B"/>
    <w:rsid w:val="00081F3C"/>
    <w:rsid w:val="0008593F"/>
    <w:rsid w:val="00085B6F"/>
    <w:rsid w:val="00086261"/>
    <w:rsid w:val="000867F7"/>
    <w:rsid w:val="00087384"/>
    <w:rsid w:val="0008766D"/>
    <w:rsid w:val="00087DBA"/>
    <w:rsid w:val="0009035D"/>
    <w:rsid w:val="00091978"/>
    <w:rsid w:val="00091DB8"/>
    <w:rsid w:val="00092C8C"/>
    <w:rsid w:val="00093972"/>
    <w:rsid w:val="0009448E"/>
    <w:rsid w:val="00094F65"/>
    <w:rsid w:val="00095BBD"/>
    <w:rsid w:val="00096F4A"/>
    <w:rsid w:val="000A03FE"/>
    <w:rsid w:val="000A1628"/>
    <w:rsid w:val="000A480C"/>
    <w:rsid w:val="000A4ED9"/>
    <w:rsid w:val="000A4F42"/>
    <w:rsid w:val="000A4FBE"/>
    <w:rsid w:val="000A5371"/>
    <w:rsid w:val="000A5A78"/>
    <w:rsid w:val="000B0998"/>
    <w:rsid w:val="000B09B7"/>
    <w:rsid w:val="000B0F6A"/>
    <w:rsid w:val="000B11B5"/>
    <w:rsid w:val="000C0223"/>
    <w:rsid w:val="000C100B"/>
    <w:rsid w:val="000C1997"/>
    <w:rsid w:val="000C1FA6"/>
    <w:rsid w:val="000C2247"/>
    <w:rsid w:val="000C2F16"/>
    <w:rsid w:val="000C3AE6"/>
    <w:rsid w:val="000C4D9F"/>
    <w:rsid w:val="000C5E15"/>
    <w:rsid w:val="000C608A"/>
    <w:rsid w:val="000C746F"/>
    <w:rsid w:val="000C75EB"/>
    <w:rsid w:val="000C7A92"/>
    <w:rsid w:val="000C7DFE"/>
    <w:rsid w:val="000D232D"/>
    <w:rsid w:val="000D2417"/>
    <w:rsid w:val="000D31FA"/>
    <w:rsid w:val="000D487F"/>
    <w:rsid w:val="000D6999"/>
    <w:rsid w:val="000D6B82"/>
    <w:rsid w:val="000D74CD"/>
    <w:rsid w:val="000D77F0"/>
    <w:rsid w:val="000E06C3"/>
    <w:rsid w:val="000E082A"/>
    <w:rsid w:val="000E1210"/>
    <w:rsid w:val="000E41E4"/>
    <w:rsid w:val="000E5569"/>
    <w:rsid w:val="000E7440"/>
    <w:rsid w:val="000E7C43"/>
    <w:rsid w:val="000F04CB"/>
    <w:rsid w:val="000F0E31"/>
    <w:rsid w:val="000F1103"/>
    <w:rsid w:val="000F1CE0"/>
    <w:rsid w:val="000F25BD"/>
    <w:rsid w:val="000F33BD"/>
    <w:rsid w:val="000F636A"/>
    <w:rsid w:val="000F6C98"/>
    <w:rsid w:val="00104A58"/>
    <w:rsid w:val="00106E78"/>
    <w:rsid w:val="00106F4D"/>
    <w:rsid w:val="00107247"/>
    <w:rsid w:val="001118C3"/>
    <w:rsid w:val="00111AD2"/>
    <w:rsid w:val="0011340B"/>
    <w:rsid w:val="00113962"/>
    <w:rsid w:val="001156BA"/>
    <w:rsid w:val="00116528"/>
    <w:rsid w:val="00116C5D"/>
    <w:rsid w:val="001218A3"/>
    <w:rsid w:val="00121AA3"/>
    <w:rsid w:val="001227AD"/>
    <w:rsid w:val="00122DD1"/>
    <w:rsid w:val="00123BD9"/>
    <w:rsid w:val="00123BF8"/>
    <w:rsid w:val="00124EF8"/>
    <w:rsid w:val="00125DA9"/>
    <w:rsid w:val="00126C1A"/>
    <w:rsid w:val="00127410"/>
    <w:rsid w:val="001306E9"/>
    <w:rsid w:val="0013195E"/>
    <w:rsid w:val="00132321"/>
    <w:rsid w:val="001324E8"/>
    <w:rsid w:val="00134C4B"/>
    <w:rsid w:val="0013504C"/>
    <w:rsid w:val="00135526"/>
    <w:rsid w:val="00136985"/>
    <w:rsid w:val="001376B3"/>
    <w:rsid w:val="001404F0"/>
    <w:rsid w:val="00140A41"/>
    <w:rsid w:val="001414D2"/>
    <w:rsid w:val="00143BA4"/>
    <w:rsid w:val="00144153"/>
    <w:rsid w:val="0014517A"/>
    <w:rsid w:val="00145C39"/>
    <w:rsid w:val="0014696D"/>
    <w:rsid w:val="00150789"/>
    <w:rsid w:val="00153D4A"/>
    <w:rsid w:val="00155987"/>
    <w:rsid w:val="00156C0E"/>
    <w:rsid w:val="00156CAF"/>
    <w:rsid w:val="00157084"/>
    <w:rsid w:val="0015798F"/>
    <w:rsid w:val="001604AD"/>
    <w:rsid w:val="001624F8"/>
    <w:rsid w:val="00163D95"/>
    <w:rsid w:val="001640B5"/>
    <w:rsid w:val="00164B03"/>
    <w:rsid w:val="00165A01"/>
    <w:rsid w:val="00166451"/>
    <w:rsid w:val="001669A1"/>
    <w:rsid w:val="00166AD4"/>
    <w:rsid w:val="00166B8C"/>
    <w:rsid w:val="00166D03"/>
    <w:rsid w:val="00167546"/>
    <w:rsid w:val="00167EB8"/>
    <w:rsid w:val="001728D9"/>
    <w:rsid w:val="00173A3D"/>
    <w:rsid w:val="00173BEA"/>
    <w:rsid w:val="0017452E"/>
    <w:rsid w:val="00174A3A"/>
    <w:rsid w:val="00174CBD"/>
    <w:rsid w:val="00174E90"/>
    <w:rsid w:val="00184050"/>
    <w:rsid w:val="00185399"/>
    <w:rsid w:val="00186F65"/>
    <w:rsid w:val="00190A08"/>
    <w:rsid w:val="00192120"/>
    <w:rsid w:val="001927AC"/>
    <w:rsid w:val="0019373B"/>
    <w:rsid w:val="001958A9"/>
    <w:rsid w:val="00195E2D"/>
    <w:rsid w:val="00195EFA"/>
    <w:rsid w:val="0019775A"/>
    <w:rsid w:val="00197A2C"/>
    <w:rsid w:val="001A1BE3"/>
    <w:rsid w:val="001A1ECF"/>
    <w:rsid w:val="001A2BBA"/>
    <w:rsid w:val="001A5820"/>
    <w:rsid w:val="001A5910"/>
    <w:rsid w:val="001B12BA"/>
    <w:rsid w:val="001B1456"/>
    <w:rsid w:val="001B14CD"/>
    <w:rsid w:val="001B1581"/>
    <w:rsid w:val="001B244B"/>
    <w:rsid w:val="001B269C"/>
    <w:rsid w:val="001C03F6"/>
    <w:rsid w:val="001C0F7A"/>
    <w:rsid w:val="001C2649"/>
    <w:rsid w:val="001C2855"/>
    <w:rsid w:val="001C2901"/>
    <w:rsid w:val="001C327A"/>
    <w:rsid w:val="001C3324"/>
    <w:rsid w:val="001C396E"/>
    <w:rsid w:val="001C454B"/>
    <w:rsid w:val="001C504F"/>
    <w:rsid w:val="001C65A6"/>
    <w:rsid w:val="001D0F53"/>
    <w:rsid w:val="001D216E"/>
    <w:rsid w:val="001D3078"/>
    <w:rsid w:val="001D4996"/>
    <w:rsid w:val="001D5C31"/>
    <w:rsid w:val="001D6AC4"/>
    <w:rsid w:val="001D6F15"/>
    <w:rsid w:val="001D71EB"/>
    <w:rsid w:val="001E079B"/>
    <w:rsid w:val="001E0D5C"/>
    <w:rsid w:val="001E0DBC"/>
    <w:rsid w:val="001E1075"/>
    <w:rsid w:val="001E359D"/>
    <w:rsid w:val="001E38A3"/>
    <w:rsid w:val="001E52E3"/>
    <w:rsid w:val="001E5B0B"/>
    <w:rsid w:val="001F01E7"/>
    <w:rsid w:val="001F0FEA"/>
    <w:rsid w:val="001F2046"/>
    <w:rsid w:val="001F2251"/>
    <w:rsid w:val="001F2C6C"/>
    <w:rsid w:val="001F2E93"/>
    <w:rsid w:val="001F4387"/>
    <w:rsid w:val="001F43A1"/>
    <w:rsid w:val="0020017D"/>
    <w:rsid w:val="00200FC4"/>
    <w:rsid w:val="002039B3"/>
    <w:rsid w:val="00203B72"/>
    <w:rsid w:val="0020438A"/>
    <w:rsid w:val="00204A6A"/>
    <w:rsid w:val="002068E0"/>
    <w:rsid w:val="002068FC"/>
    <w:rsid w:val="00207396"/>
    <w:rsid w:val="00207894"/>
    <w:rsid w:val="00210046"/>
    <w:rsid w:val="002105A6"/>
    <w:rsid w:val="00210915"/>
    <w:rsid w:val="00210F62"/>
    <w:rsid w:val="00211FB2"/>
    <w:rsid w:val="00216463"/>
    <w:rsid w:val="002164EB"/>
    <w:rsid w:val="00216723"/>
    <w:rsid w:val="00220523"/>
    <w:rsid w:val="00223274"/>
    <w:rsid w:val="00223310"/>
    <w:rsid w:val="00223B6F"/>
    <w:rsid w:val="00224411"/>
    <w:rsid w:val="00226263"/>
    <w:rsid w:val="002264F7"/>
    <w:rsid w:val="00231BF9"/>
    <w:rsid w:val="002322A2"/>
    <w:rsid w:val="00232947"/>
    <w:rsid w:val="00235384"/>
    <w:rsid w:val="00235DE5"/>
    <w:rsid w:val="00236C4B"/>
    <w:rsid w:val="002402C4"/>
    <w:rsid w:val="002405DC"/>
    <w:rsid w:val="00240A32"/>
    <w:rsid w:val="00242966"/>
    <w:rsid w:val="002431E9"/>
    <w:rsid w:val="00243D19"/>
    <w:rsid w:val="00245763"/>
    <w:rsid w:val="0025179F"/>
    <w:rsid w:val="00252131"/>
    <w:rsid w:val="00252A6A"/>
    <w:rsid w:val="0025353E"/>
    <w:rsid w:val="00254B43"/>
    <w:rsid w:val="00254C68"/>
    <w:rsid w:val="002563B2"/>
    <w:rsid w:val="002574AA"/>
    <w:rsid w:val="0026097E"/>
    <w:rsid w:val="0026301B"/>
    <w:rsid w:val="0026306B"/>
    <w:rsid w:val="0026378C"/>
    <w:rsid w:val="0027014E"/>
    <w:rsid w:val="00271E20"/>
    <w:rsid w:val="00271F82"/>
    <w:rsid w:val="00271FF6"/>
    <w:rsid w:val="002724DD"/>
    <w:rsid w:val="00272EA0"/>
    <w:rsid w:val="00274B13"/>
    <w:rsid w:val="002762FE"/>
    <w:rsid w:val="00276BBD"/>
    <w:rsid w:val="00277E31"/>
    <w:rsid w:val="00277F0E"/>
    <w:rsid w:val="00280443"/>
    <w:rsid w:val="002811DA"/>
    <w:rsid w:val="00284478"/>
    <w:rsid w:val="002858C8"/>
    <w:rsid w:val="002877CF"/>
    <w:rsid w:val="002878F1"/>
    <w:rsid w:val="00290EF7"/>
    <w:rsid w:val="00291979"/>
    <w:rsid w:val="00292665"/>
    <w:rsid w:val="00292A4A"/>
    <w:rsid w:val="00292AA5"/>
    <w:rsid w:val="00293320"/>
    <w:rsid w:val="00293719"/>
    <w:rsid w:val="002943DD"/>
    <w:rsid w:val="00294402"/>
    <w:rsid w:val="00295822"/>
    <w:rsid w:val="0029693A"/>
    <w:rsid w:val="00296E52"/>
    <w:rsid w:val="002A05B7"/>
    <w:rsid w:val="002A1762"/>
    <w:rsid w:val="002A18A6"/>
    <w:rsid w:val="002A2880"/>
    <w:rsid w:val="002A2C05"/>
    <w:rsid w:val="002A2C73"/>
    <w:rsid w:val="002A2E92"/>
    <w:rsid w:val="002A3208"/>
    <w:rsid w:val="002A34E3"/>
    <w:rsid w:val="002A455F"/>
    <w:rsid w:val="002A52B6"/>
    <w:rsid w:val="002A544D"/>
    <w:rsid w:val="002A7981"/>
    <w:rsid w:val="002B04D3"/>
    <w:rsid w:val="002B1513"/>
    <w:rsid w:val="002B24CD"/>
    <w:rsid w:val="002B3789"/>
    <w:rsid w:val="002B57FD"/>
    <w:rsid w:val="002B5BFD"/>
    <w:rsid w:val="002B7577"/>
    <w:rsid w:val="002C0D66"/>
    <w:rsid w:val="002C39FC"/>
    <w:rsid w:val="002C44BF"/>
    <w:rsid w:val="002C5E33"/>
    <w:rsid w:val="002C6061"/>
    <w:rsid w:val="002C6AAE"/>
    <w:rsid w:val="002C6FDE"/>
    <w:rsid w:val="002C729F"/>
    <w:rsid w:val="002D0B8C"/>
    <w:rsid w:val="002D3B53"/>
    <w:rsid w:val="002D4ACA"/>
    <w:rsid w:val="002D6106"/>
    <w:rsid w:val="002D71F3"/>
    <w:rsid w:val="002E2357"/>
    <w:rsid w:val="002E4AFF"/>
    <w:rsid w:val="002E545C"/>
    <w:rsid w:val="002E6AD4"/>
    <w:rsid w:val="002E7075"/>
    <w:rsid w:val="002F011E"/>
    <w:rsid w:val="002F0194"/>
    <w:rsid w:val="002F028F"/>
    <w:rsid w:val="002F046D"/>
    <w:rsid w:val="002F120D"/>
    <w:rsid w:val="002F2F64"/>
    <w:rsid w:val="002F31C6"/>
    <w:rsid w:val="002F3913"/>
    <w:rsid w:val="002F53FA"/>
    <w:rsid w:val="002F54B9"/>
    <w:rsid w:val="002F58DF"/>
    <w:rsid w:val="002F734F"/>
    <w:rsid w:val="00300388"/>
    <w:rsid w:val="00300AA1"/>
    <w:rsid w:val="00301B25"/>
    <w:rsid w:val="00301E80"/>
    <w:rsid w:val="00302FD5"/>
    <w:rsid w:val="00303CE4"/>
    <w:rsid w:val="003040C3"/>
    <w:rsid w:val="00306665"/>
    <w:rsid w:val="00310CF4"/>
    <w:rsid w:val="003113A6"/>
    <w:rsid w:val="00312201"/>
    <w:rsid w:val="00312369"/>
    <w:rsid w:val="00314316"/>
    <w:rsid w:val="00314519"/>
    <w:rsid w:val="00314903"/>
    <w:rsid w:val="00314CAA"/>
    <w:rsid w:val="00314FCD"/>
    <w:rsid w:val="003163AD"/>
    <w:rsid w:val="0031673D"/>
    <w:rsid w:val="00317EEE"/>
    <w:rsid w:val="00322CD3"/>
    <w:rsid w:val="00323334"/>
    <w:rsid w:val="00325AE9"/>
    <w:rsid w:val="003326D9"/>
    <w:rsid w:val="00332827"/>
    <w:rsid w:val="00332890"/>
    <w:rsid w:val="00333DC5"/>
    <w:rsid w:val="003364C0"/>
    <w:rsid w:val="00337F89"/>
    <w:rsid w:val="00343337"/>
    <w:rsid w:val="00345121"/>
    <w:rsid w:val="00345397"/>
    <w:rsid w:val="00345EF4"/>
    <w:rsid w:val="0034663F"/>
    <w:rsid w:val="00355BA1"/>
    <w:rsid w:val="00355BC0"/>
    <w:rsid w:val="00356641"/>
    <w:rsid w:val="00356B4B"/>
    <w:rsid w:val="00357888"/>
    <w:rsid w:val="003579A8"/>
    <w:rsid w:val="00357D3F"/>
    <w:rsid w:val="00357FBB"/>
    <w:rsid w:val="00361547"/>
    <w:rsid w:val="0036240F"/>
    <w:rsid w:val="00362603"/>
    <w:rsid w:val="003634AB"/>
    <w:rsid w:val="00364085"/>
    <w:rsid w:val="0036571B"/>
    <w:rsid w:val="00367BCB"/>
    <w:rsid w:val="00370AC3"/>
    <w:rsid w:val="0037115B"/>
    <w:rsid w:val="00376951"/>
    <w:rsid w:val="00377FBD"/>
    <w:rsid w:val="00380B10"/>
    <w:rsid w:val="0038215A"/>
    <w:rsid w:val="0038353A"/>
    <w:rsid w:val="003857A9"/>
    <w:rsid w:val="00386699"/>
    <w:rsid w:val="00386B31"/>
    <w:rsid w:val="003874E4"/>
    <w:rsid w:val="00390473"/>
    <w:rsid w:val="00390629"/>
    <w:rsid w:val="00394540"/>
    <w:rsid w:val="00394A73"/>
    <w:rsid w:val="00395491"/>
    <w:rsid w:val="0039619A"/>
    <w:rsid w:val="00396DBE"/>
    <w:rsid w:val="00397542"/>
    <w:rsid w:val="003A05FA"/>
    <w:rsid w:val="003A289B"/>
    <w:rsid w:val="003A3636"/>
    <w:rsid w:val="003A50AC"/>
    <w:rsid w:val="003A5F19"/>
    <w:rsid w:val="003A6021"/>
    <w:rsid w:val="003A62C5"/>
    <w:rsid w:val="003B1030"/>
    <w:rsid w:val="003B105B"/>
    <w:rsid w:val="003B12F1"/>
    <w:rsid w:val="003B37D8"/>
    <w:rsid w:val="003B3877"/>
    <w:rsid w:val="003B3C46"/>
    <w:rsid w:val="003B4185"/>
    <w:rsid w:val="003B4DF4"/>
    <w:rsid w:val="003B5AB7"/>
    <w:rsid w:val="003B7077"/>
    <w:rsid w:val="003B7096"/>
    <w:rsid w:val="003B75FD"/>
    <w:rsid w:val="003B7A2B"/>
    <w:rsid w:val="003B7C34"/>
    <w:rsid w:val="003B7EA9"/>
    <w:rsid w:val="003C0BC2"/>
    <w:rsid w:val="003C0BF7"/>
    <w:rsid w:val="003C3A42"/>
    <w:rsid w:val="003D00EB"/>
    <w:rsid w:val="003D1EAC"/>
    <w:rsid w:val="003D2F1B"/>
    <w:rsid w:val="003D5F29"/>
    <w:rsid w:val="003D7EDE"/>
    <w:rsid w:val="003E0EFA"/>
    <w:rsid w:val="003E24DD"/>
    <w:rsid w:val="003E2F60"/>
    <w:rsid w:val="003E3DDF"/>
    <w:rsid w:val="003E422C"/>
    <w:rsid w:val="003E6B02"/>
    <w:rsid w:val="003E704F"/>
    <w:rsid w:val="003E7ECD"/>
    <w:rsid w:val="003F056D"/>
    <w:rsid w:val="003F1EB4"/>
    <w:rsid w:val="003F2C6E"/>
    <w:rsid w:val="003F43BD"/>
    <w:rsid w:val="003F5FCF"/>
    <w:rsid w:val="003F67D0"/>
    <w:rsid w:val="00401AE6"/>
    <w:rsid w:val="00402C86"/>
    <w:rsid w:val="00405850"/>
    <w:rsid w:val="004070A1"/>
    <w:rsid w:val="00411753"/>
    <w:rsid w:val="00413F6D"/>
    <w:rsid w:val="00417414"/>
    <w:rsid w:val="004178A3"/>
    <w:rsid w:val="004202F7"/>
    <w:rsid w:val="0042079E"/>
    <w:rsid w:val="00420EF3"/>
    <w:rsid w:val="00421CB7"/>
    <w:rsid w:val="00421D90"/>
    <w:rsid w:val="00422585"/>
    <w:rsid w:val="00424190"/>
    <w:rsid w:val="00424C7F"/>
    <w:rsid w:val="00427154"/>
    <w:rsid w:val="004277CF"/>
    <w:rsid w:val="00430AC1"/>
    <w:rsid w:val="00431A04"/>
    <w:rsid w:val="00432412"/>
    <w:rsid w:val="00433CC4"/>
    <w:rsid w:val="00437083"/>
    <w:rsid w:val="0044281F"/>
    <w:rsid w:val="00442AEF"/>
    <w:rsid w:val="00443D0E"/>
    <w:rsid w:val="00444EBB"/>
    <w:rsid w:val="00446232"/>
    <w:rsid w:val="004465B6"/>
    <w:rsid w:val="004476DF"/>
    <w:rsid w:val="004517AC"/>
    <w:rsid w:val="004521A1"/>
    <w:rsid w:val="004524D0"/>
    <w:rsid w:val="00452BFA"/>
    <w:rsid w:val="00453258"/>
    <w:rsid w:val="00453480"/>
    <w:rsid w:val="004537F1"/>
    <w:rsid w:val="004570C5"/>
    <w:rsid w:val="004576B0"/>
    <w:rsid w:val="00460E63"/>
    <w:rsid w:val="004610B2"/>
    <w:rsid w:val="00461584"/>
    <w:rsid w:val="00465240"/>
    <w:rsid w:val="00470A4F"/>
    <w:rsid w:val="0047134D"/>
    <w:rsid w:val="004724AB"/>
    <w:rsid w:val="00472D47"/>
    <w:rsid w:val="00472F78"/>
    <w:rsid w:val="00474D78"/>
    <w:rsid w:val="0047572D"/>
    <w:rsid w:val="00477249"/>
    <w:rsid w:val="00477C0C"/>
    <w:rsid w:val="00480E2F"/>
    <w:rsid w:val="004833E9"/>
    <w:rsid w:val="00484AAF"/>
    <w:rsid w:val="00485123"/>
    <w:rsid w:val="00485FD5"/>
    <w:rsid w:val="00492DB2"/>
    <w:rsid w:val="00493B8A"/>
    <w:rsid w:val="00494971"/>
    <w:rsid w:val="00494E04"/>
    <w:rsid w:val="0049529F"/>
    <w:rsid w:val="00495E33"/>
    <w:rsid w:val="004963F0"/>
    <w:rsid w:val="004964C4"/>
    <w:rsid w:val="004A025F"/>
    <w:rsid w:val="004A0447"/>
    <w:rsid w:val="004A2706"/>
    <w:rsid w:val="004A281B"/>
    <w:rsid w:val="004A3769"/>
    <w:rsid w:val="004A5FB1"/>
    <w:rsid w:val="004B246F"/>
    <w:rsid w:val="004B4396"/>
    <w:rsid w:val="004B44C9"/>
    <w:rsid w:val="004B4BC7"/>
    <w:rsid w:val="004B64E6"/>
    <w:rsid w:val="004B65B3"/>
    <w:rsid w:val="004B6761"/>
    <w:rsid w:val="004C0EC4"/>
    <w:rsid w:val="004C2F53"/>
    <w:rsid w:val="004C3316"/>
    <w:rsid w:val="004C449B"/>
    <w:rsid w:val="004C44E7"/>
    <w:rsid w:val="004C4936"/>
    <w:rsid w:val="004C4FD6"/>
    <w:rsid w:val="004C54D4"/>
    <w:rsid w:val="004C6A85"/>
    <w:rsid w:val="004D028B"/>
    <w:rsid w:val="004D0F4F"/>
    <w:rsid w:val="004D1DF9"/>
    <w:rsid w:val="004D2180"/>
    <w:rsid w:val="004D3076"/>
    <w:rsid w:val="004D3A8C"/>
    <w:rsid w:val="004D3BEC"/>
    <w:rsid w:val="004D4DA9"/>
    <w:rsid w:val="004D543F"/>
    <w:rsid w:val="004E0889"/>
    <w:rsid w:val="004E26E5"/>
    <w:rsid w:val="004E2B83"/>
    <w:rsid w:val="004E39A2"/>
    <w:rsid w:val="004E3A0E"/>
    <w:rsid w:val="004E4335"/>
    <w:rsid w:val="004E48D8"/>
    <w:rsid w:val="004E5361"/>
    <w:rsid w:val="004E5EE2"/>
    <w:rsid w:val="004F0052"/>
    <w:rsid w:val="004F0D17"/>
    <w:rsid w:val="004F2C8A"/>
    <w:rsid w:val="004F4B26"/>
    <w:rsid w:val="004F4FDF"/>
    <w:rsid w:val="004F504B"/>
    <w:rsid w:val="004F5CFA"/>
    <w:rsid w:val="004F5E51"/>
    <w:rsid w:val="004F6D42"/>
    <w:rsid w:val="004F7573"/>
    <w:rsid w:val="004F7AA6"/>
    <w:rsid w:val="004F7C90"/>
    <w:rsid w:val="004F7CA2"/>
    <w:rsid w:val="005018F3"/>
    <w:rsid w:val="00502B40"/>
    <w:rsid w:val="0050482B"/>
    <w:rsid w:val="00505580"/>
    <w:rsid w:val="00506C17"/>
    <w:rsid w:val="00507AAB"/>
    <w:rsid w:val="00511508"/>
    <w:rsid w:val="00512DD8"/>
    <w:rsid w:val="00514DD3"/>
    <w:rsid w:val="005151B8"/>
    <w:rsid w:val="0051536A"/>
    <w:rsid w:val="00515990"/>
    <w:rsid w:val="00515DA6"/>
    <w:rsid w:val="00516511"/>
    <w:rsid w:val="00516974"/>
    <w:rsid w:val="00516E3F"/>
    <w:rsid w:val="0051758C"/>
    <w:rsid w:val="0052006A"/>
    <w:rsid w:val="00520F75"/>
    <w:rsid w:val="005230FA"/>
    <w:rsid w:val="005231E6"/>
    <w:rsid w:val="00523747"/>
    <w:rsid w:val="00524B1B"/>
    <w:rsid w:val="00527656"/>
    <w:rsid w:val="005276BF"/>
    <w:rsid w:val="00530A0D"/>
    <w:rsid w:val="00532C2C"/>
    <w:rsid w:val="00533F01"/>
    <w:rsid w:val="00534EF7"/>
    <w:rsid w:val="0053541D"/>
    <w:rsid w:val="005358FF"/>
    <w:rsid w:val="00536879"/>
    <w:rsid w:val="00540E14"/>
    <w:rsid w:val="00540F88"/>
    <w:rsid w:val="005412B8"/>
    <w:rsid w:val="005419D4"/>
    <w:rsid w:val="00542AEA"/>
    <w:rsid w:val="005438BB"/>
    <w:rsid w:val="00543EE0"/>
    <w:rsid w:val="005441C7"/>
    <w:rsid w:val="005442F8"/>
    <w:rsid w:val="005444E8"/>
    <w:rsid w:val="00545808"/>
    <w:rsid w:val="00546581"/>
    <w:rsid w:val="00546E2C"/>
    <w:rsid w:val="00552E4F"/>
    <w:rsid w:val="00554510"/>
    <w:rsid w:val="00555D01"/>
    <w:rsid w:val="00557002"/>
    <w:rsid w:val="00557293"/>
    <w:rsid w:val="00557788"/>
    <w:rsid w:val="00557FB9"/>
    <w:rsid w:val="00560A75"/>
    <w:rsid w:val="005617C6"/>
    <w:rsid w:val="0056200B"/>
    <w:rsid w:val="00563150"/>
    <w:rsid w:val="0056380F"/>
    <w:rsid w:val="00563EE9"/>
    <w:rsid w:val="00565B05"/>
    <w:rsid w:val="00566D8F"/>
    <w:rsid w:val="00567013"/>
    <w:rsid w:val="00567A59"/>
    <w:rsid w:val="00570988"/>
    <w:rsid w:val="00570D9A"/>
    <w:rsid w:val="00571988"/>
    <w:rsid w:val="00573BED"/>
    <w:rsid w:val="00574D67"/>
    <w:rsid w:val="0057544D"/>
    <w:rsid w:val="00577B40"/>
    <w:rsid w:val="00581A39"/>
    <w:rsid w:val="00582D4D"/>
    <w:rsid w:val="00583102"/>
    <w:rsid w:val="00583D7C"/>
    <w:rsid w:val="00584A09"/>
    <w:rsid w:val="00585D4E"/>
    <w:rsid w:val="00586F7B"/>
    <w:rsid w:val="00587057"/>
    <w:rsid w:val="005915A3"/>
    <w:rsid w:val="00594CB3"/>
    <w:rsid w:val="00595B03"/>
    <w:rsid w:val="00595BFB"/>
    <w:rsid w:val="00595D5A"/>
    <w:rsid w:val="00595E71"/>
    <w:rsid w:val="005A01F3"/>
    <w:rsid w:val="005A08C1"/>
    <w:rsid w:val="005A0C43"/>
    <w:rsid w:val="005A1109"/>
    <w:rsid w:val="005A110D"/>
    <w:rsid w:val="005A28E5"/>
    <w:rsid w:val="005A3C86"/>
    <w:rsid w:val="005A7922"/>
    <w:rsid w:val="005B047C"/>
    <w:rsid w:val="005B04EF"/>
    <w:rsid w:val="005B0A03"/>
    <w:rsid w:val="005B1299"/>
    <w:rsid w:val="005B145E"/>
    <w:rsid w:val="005B17D7"/>
    <w:rsid w:val="005B1AC3"/>
    <w:rsid w:val="005B2690"/>
    <w:rsid w:val="005B2BFD"/>
    <w:rsid w:val="005B33AB"/>
    <w:rsid w:val="005B47F3"/>
    <w:rsid w:val="005B4A32"/>
    <w:rsid w:val="005C1139"/>
    <w:rsid w:val="005C4098"/>
    <w:rsid w:val="005C46C4"/>
    <w:rsid w:val="005C55C3"/>
    <w:rsid w:val="005C59D0"/>
    <w:rsid w:val="005C61F2"/>
    <w:rsid w:val="005C695D"/>
    <w:rsid w:val="005D08E5"/>
    <w:rsid w:val="005D2895"/>
    <w:rsid w:val="005D2ACA"/>
    <w:rsid w:val="005D2DE8"/>
    <w:rsid w:val="005D2F4E"/>
    <w:rsid w:val="005D3477"/>
    <w:rsid w:val="005D3C70"/>
    <w:rsid w:val="005D3DA8"/>
    <w:rsid w:val="005D51B1"/>
    <w:rsid w:val="005D598C"/>
    <w:rsid w:val="005D6C25"/>
    <w:rsid w:val="005D780C"/>
    <w:rsid w:val="005E1BF0"/>
    <w:rsid w:val="005E2342"/>
    <w:rsid w:val="005E2E5D"/>
    <w:rsid w:val="005E6287"/>
    <w:rsid w:val="005E6CA6"/>
    <w:rsid w:val="005E7B0C"/>
    <w:rsid w:val="005F0EDF"/>
    <w:rsid w:val="005F1AA5"/>
    <w:rsid w:val="005F1DB1"/>
    <w:rsid w:val="005F231E"/>
    <w:rsid w:val="005F2AB4"/>
    <w:rsid w:val="005F3096"/>
    <w:rsid w:val="005F4C78"/>
    <w:rsid w:val="005F56F7"/>
    <w:rsid w:val="005F6A1C"/>
    <w:rsid w:val="005F6A2B"/>
    <w:rsid w:val="0060191D"/>
    <w:rsid w:val="006034F7"/>
    <w:rsid w:val="006038A4"/>
    <w:rsid w:val="00604354"/>
    <w:rsid w:val="00604EAC"/>
    <w:rsid w:val="00605275"/>
    <w:rsid w:val="00607635"/>
    <w:rsid w:val="00607E60"/>
    <w:rsid w:val="00610279"/>
    <w:rsid w:val="00611CF4"/>
    <w:rsid w:val="006125E6"/>
    <w:rsid w:val="00613A21"/>
    <w:rsid w:val="00614084"/>
    <w:rsid w:val="00614401"/>
    <w:rsid w:val="006144F7"/>
    <w:rsid w:val="00616C60"/>
    <w:rsid w:val="00620A20"/>
    <w:rsid w:val="006214D6"/>
    <w:rsid w:val="00621A38"/>
    <w:rsid w:val="00623B1F"/>
    <w:rsid w:val="0062487E"/>
    <w:rsid w:val="00625E21"/>
    <w:rsid w:val="00625F1D"/>
    <w:rsid w:val="00625FCE"/>
    <w:rsid w:val="00626C1E"/>
    <w:rsid w:val="00626C8C"/>
    <w:rsid w:val="0062740F"/>
    <w:rsid w:val="00627489"/>
    <w:rsid w:val="00631BB5"/>
    <w:rsid w:val="00632B4D"/>
    <w:rsid w:val="00633DC8"/>
    <w:rsid w:val="00635CE8"/>
    <w:rsid w:val="00636484"/>
    <w:rsid w:val="006367F2"/>
    <w:rsid w:val="0063763E"/>
    <w:rsid w:val="00641E23"/>
    <w:rsid w:val="0064279D"/>
    <w:rsid w:val="00643788"/>
    <w:rsid w:val="00643915"/>
    <w:rsid w:val="0064501C"/>
    <w:rsid w:val="006450F8"/>
    <w:rsid w:val="00645AD1"/>
    <w:rsid w:val="0064741E"/>
    <w:rsid w:val="006506DF"/>
    <w:rsid w:val="00654C8A"/>
    <w:rsid w:val="00655F5A"/>
    <w:rsid w:val="006566BD"/>
    <w:rsid w:val="006569B3"/>
    <w:rsid w:val="006575BE"/>
    <w:rsid w:val="00657EC6"/>
    <w:rsid w:val="0066068A"/>
    <w:rsid w:val="00660BE0"/>
    <w:rsid w:val="006620F3"/>
    <w:rsid w:val="00662F8D"/>
    <w:rsid w:val="006638A3"/>
    <w:rsid w:val="00665B43"/>
    <w:rsid w:val="00666CAF"/>
    <w:rsid w:val="00667078"/>
    <w:rsid w:val="00667399"/>
    <w:rsid w:val="00671F08"/>
    <w:rsid w:val="0067764C"/>
    <w:rsid w:val="00681B89"/>
    <w:rsid w:val="0068380E"/>
    <w:rsid w:val="00684DE4"/>
    <w:rsid w:val="0068500C"/>
    <w:rsid w:val="00685169"/>
    <w:rsid w:val="00685CB5"/>
    <w:rsid w:val="00685F4B"/>
    <w:rsid w:val="006901B4"/>
    <w:rsid w:val="006910CF"/>
    <w:rsid w:val="006912BE"/>
    <w:rsid w:val="00691609"/>
    <w:rsid w:val="00691D53"/>
    <w:rsid w:val="0069277E"/>
    <w:rsid w:val="00695FBB"/>
    <w:rsid w:val="00696B18"/>
    <w:rsid w:val="006A0351"/>
    <w:rsid w:val="006A0DE7"/>
    <w:rsid w:val="006A15F0"/>
    <w:rsid w:val="006A1F53"/>
    <w:rsid w:val="006A24B4"/>
    <w:rsid w:val="006A2E74"/>
    <w:rsid w:val="006A38BA"/>
    <w:rsid w:val="006A4B0C"/>
    <w:rsid w:val="006A700B"/>
    <w:rsid w:val="006A70B6"/>
    <w:rsid w:val="006B3902"/>
    <w:rsid w:val="006B3D64"/>
    <w:rsid w:val="006B3EB5"/>
    <w:rsid w:val="006B4AFE"/>
    <w:rsid w:val="006B597E"/>
    <w:rsid w:val="006B68D2"/>
    <w:rsid w:val="006B7244"/>
    <w:rsid w:val="006B799A"/>
    <w:rsid w:val="006C0556"/>
    <w:rsid w:val="006C0846"/>
    <w:rsid w:val="006C4E36"/>
    <w:rsid w:val="006D0A97"/>
    <w:rsid w:val="006D0D62"/>
    <w:rsid w:val="006D106A"/>
    <w:rsid w:val="006D422E"/>
    <w:rsid w:val="006D4382"/>
    <w:rsid w:val="006D4A14"/>
    <w:rsid w:val="006D5A34"/>
    <w:rsid w:val="006D78E4"/>
    <w:rsid w:val="006E002B"/>
    <w:rsid w:val="006E00E8"/>
    <w:rsid w:val="006E02D4"/>
    <w:rsid w:val="006E03C2"/>
    <w:rsid w:val="006E116C"/>
    <w:rsid w:val="006E123C"/>
    <w:rsid w:val="006E1ACE"/>
    <w:rsid w:val="006E21FA"/>
    <w:rsid w:val="006E3D6F"/>
    <w:rsid w:val="006E552D"/>
    <w:rsid w:val="006E632C"/>
    <w:rsid w:val="006E70B6"/>
    <w:rsid w:val="006F00B1"/>
    <w:rsid w:val="006F1977"/>
    <w:rsid w:val="006F3086"/>
    <w:rsid w:val="006F5405"/>
    <w:rsid w:val="006F5EBC"/>
    <w:rsid w:val="006F6B72"/>
    <w:rsid w:val="006F708E"/>
    <w:rsid w:val="006F763F"/>
    <w:rsid w:val="00700ADB"/>
    <w:rsid w:val="00700ED9"/>
    <w:rsid w:val="00702452"/>
    <w:rsid w:val="0070409C"/>
    <w:rsid w:val="007056AC"/>
    <w:rsid w:val="00706143"/>
    <w:rsid w:val="007078FA"/>
    <w:rsid w:val="007109F6"/>
    <w:rsid w:val="007125AE"/>
    <w:rsid w:val="007127BD"/>
    <w:rsid w:val="00716830"/>
    <w:rsid w:val="0071689E"/>
    <w:rsid w:val="00717A62"/>
    <w:rsid w:val="007214BD"/>
    <w:rsid w:val="00722C48"/>
    <w:rsid w:val="00722EA3"/>
    <w:rsid w:val="007230A7"/>
    <w:rsid w:val="00723D2C"/>
    <w:rsid w:val="007308D9"/>
    <w:rsid w:val="00730982"/>
    <w:rsid w:val="00730A2B"/>
    <w:rsid w:val="00731B80"/>
    <w:rsid w:val="0073222F"/>
    <w:rsid w:val="00733536"/>
    <w:rsid w:val="00734D1F"/>
    <w:rsid w:val="0073529A"/>
    <w:rsid w:val="007356D0"/>
    <w:rsid w:val="007363CF"/>
    <w:rsid w:val="00737FEC"/>
    <w:rsid w:val="0074084E"/>
    <w:rsid w:val="00741A55"/>
    <w:rsid w:val="00741F04"/>
    <w:rsid w:val="00741FD4"/>
    <w:rsid w:val="00742A5D"/>
    <w:rsid w:val="00743A21"/>
    <w:rsid w:val="00743B7F"/>
    <w:rsid w:val="0074452D"/>
    <w:rsid w:val="00745A9C"/>
    <w:rsid w:val="00750F26"/>
    <w:rsid w:val="00751025"/>
    <w:rsid w:val="0075184E"/>
    <w:rsid w:val="00752016"/>
    <w:rsid w:val="007525E9"/>
    <w:rsid w:val="00752715"/>
    <w:rsid w:val="00753A01"/>
    <w:rsid w:val="00753EA9"/>
    <w:rsid w:val="0075506A"/>
    <w:rsid w:val="00761E4E"/>
    <w:rsid w:val="00762789"/>
    <w:rsid w:val="0076420D"/>
    <w:rsid w:val="00765BB3"/>
    <w:rsid w:val="00766687"/>
    <w:rsid w:val="00767877"/>
    <w:rsid w:val="007705F3"/>
    <w:rsid w:val="007712F4"/>
    <w:rsid w:val="0077372F"/>
    <w:rsid w:val="00773AA0"/>
    <w:rsid w:val="00774203"/>
    <w:rsid w:val="00774A9A"/>
    <w:rsid w:val="00775275"/>
    <w:rsid w:val="007752A6"/>
    <w:rsid w:val="00775BA4"/>
    <w:rsid w:val="0077628B"/>
    <w:rsid w:val="00776985"/>
    <w:rsid w:val="00777844"/>
    <w:rsid w:val="00780E20"/>
    <w:rsid w:val="00780FDF"/>
    <w:rsid w:val="00781C09"/>
    <w:rsid w:val="00782FC5"/>
    <w:rsid w:val="00783194"/>
    <w:rsid w:val="00785C55"/>
    <w:rsid w:val="00786910"/>
    <w:rsid w:val="00786CA1"/>
    <w:rsid w:val="00786CBD"/>
    <w:rsid w:val="007870E4"/>
    <w:rsid w:val="00787CD1"/>
    <w:rsid w:val="0079082E"/>
    <w:rsid w:val="0079179B"/>
    <w:rsid w:val="00791E52"/>
    <w:rsid w:val="0079266D"/>
    <w:rsid w:val="00792759"/>
    <w:rsid w:val="0079341F"/>
    <w:rsid w:val="0079387D"/>
    <w:rsid w:val="00794084"/>
    <w:rsid w:val="00794486"/>
    <w:rsid w:val="00795DC8"/>
    <w:rsid w:val="007A0E82"/>
    <w:rsid w:val="007A1E0D"/>
    <w:rsid w:val="007A2F6C"/>
    <w:rsid w:val="007A36F6"/>
    <w:rsid w:val="007A4E8A"/>
    <w:rsid w:val="007A6D67"/>
    <w:rsid w:val="007A6EC6"/>
    <w:rsid w:val="007A7C56"/>
    <w:rsid w:val="007B046A"/>
    <w:rsid w:val="007B2293"/>
    <w:rsid w:val="007B2414"/>
    <w:rsid w:val="007B3122"/>
    <w:rsid w:val="007B36E2"/>
    <w:rsid w:val="007B3805"/>
    <w:rsid w:val="007B68BE"/>
    <w:rsid w:val="007B792D"/>
    <w:rsid w:val="007C17EB"/>
    <w:rsid w:val="007C2A60"/>
    <w:rsid w:val="007C3ADC"/>
    <w:rsid w:val="007C4B4C"/>
    <w:rsid w:val="007C5661"/>
    <w:rsid w:val="007C61C6"/>
    <w:rsid w:val="007C66BF"/>
    <w:rsid w:val="007C6B37"/>
    <w:rsid w:val="007C6FDE"/>
    <w:rsid w:val="007D1594"/>
    <w:rsid w:val="007D39F0"/>
    <w:rsid w:val="007D4EF7"/>
    <w:rsid w:val="007D553E"/>
    <w:rsid w:val="007D604A"/>
    <w:rsid w:val="007D7CED"/>
    <w:rsid w:val="007E06C6"/>
    <w:rsid w:val="007E120F"/>
    <w:rsid w:val="007E2C3E"/>
    <w:rsid w:val="007E3EEA"/>
    <w:rsid w:val="007E41D5"/>
    <w:rsid w:val="007E4862"/>
    <w:rsid w:val="007E587B"/>
    <w:rsid w:val="007E67E1"/>
    <w:rsid w:val="007E6B51"/>
    <w:rsid w:val="007E6CA5"/>
    <w:rsid w:val="007E6F77"/>
    <w:rsid w:val="007F0254"/>
    <w:rsid w:val="007F0D51"/>
    <w:rsid w:val="007F1A32"/>
    <w:rsid w:val="007F31BC"/>
    <w:rsid w:val="007F3420"/>
    <w:rsid w:val="007F3A01"/>
    <w:rsid w:val="007F47BF"/>
    <w:rsid w:val="007F4825"/>
    <w:rsid w:val="007F57F8"/>
    <w:rsid w:val="007F613D"/>
    <w:rsid w:val="007F6967"/>
    <w:rsid w:val="007F79B6"/>
    <w:rsid w:val="00800898"/>
    <w:rsid w:val="00800FC8"/>
    <w:rsid w:val="00801F6A"/>
    <w:rsid w:val="008067D4"/>
    <w:rsid w:val="008069F6"/>
    <w:rsid w:val="00807038"/>
    <w:rsid w:val="008100EF"/>
    <w:rsid w:val="00813EF4"/>
    <w:rsid w:val="00813EF7"/>
    <w:rsid w:val="00814309"/>
    <w:rsid w:val="00814867"/>
    <w:rsid w:val="0081612C"/>
    <w:rsid w:val="0081695C"/>
    <w:rsid w:val="00816C75"/>
    <w:rsid w:val="00821B89"/>
    <w:rsid w:val="00824629"/>
    <w:rsid w:val="00832AF7"/>
    <w:rsid w:val="0083360F"/>
    <w:rsid w:val="0083773A"/>
    <w:rsid w:val="00841D74"/>
    <w:rsid w:val="0084552F"/>
    <w:rsid w:val="00846B5C"/>
    <w:rsid w:val="00846E14"/>
    <w:rsid w:val="00852FCB"/>
    <w:rsid w:val="008534A4"/>
    <w:rsid w:val="008534E2"/>
    <w:rsid w:val="00853DBF"/>
    <w:rsid w:val="00854ABA"/>
    <w:rsid w:val="00854F07"/>
    <w:rsid w:val="00855193"/>
    <w:rsid w:val="008578A9"/>
    <w:rsid w:val="00860119"/>
    <w:rsid w:val="0086095A"/>
    <w:rsid w:val="00860C1C"/>
    <w:rsid w:val="0086123B"/>
    <w:rsid w:val="00862924"/>
    <w:rsid w:val="008634AC"/>
    <w:rsid w:val="008634D2"/>
    <w:rsid w:val="008667F7"/>
    <w:rsid w:val="00866B67"/>
    <w:rsid w:val="008704F8"/>
    <w:rsid w:val="00873247"/>
    <w:rsid w:val="008732E6"/>
    <w:rsid w:val="0087398F"/>
    <w:rsid w:val="008742F3"/>
    <w:rsid w:val="008747DD"/>
    <w:rsid w:val="008750E0"/>
    <w:rsid w:val="00875E06"/>
    <w:rsid w:val="008770AE"/>
    <w:rsid w:val="00877A34"/>
    <w:rsid w:val="00877C02"/>
    <w:rsid w:val="00881AE7"/>
    <w:rsid w:val="00881E51"/>
    <w:rsid w:val="00882ED2"/>
    <w:rsid w:val="00885665"/>
    <w:rsid w:val="00885682"/>
    <w:rsid w:val="00886419"/>
    <w:rsid w:val="00886EAF"/>
    <w:rsid w:val="008877B1"/>
    <w:rsid w:val="008909BA"/>
    <w:rsid w:val="00890D17"/>
    <w:rsid w:val="00891605"/>
    <w:rsid w:val="00891F5D"/>
    <w:rsid w:val="008921EB"/>
    <w:rsid w:val="0089224B"/>
    <w:rsid w:val="0089416D"/>
    <w:rsid w:val="0089455B"/>
    <w:rsid w:val="00894671"/>
    <w:rsid w:val="00894907"/>
    <w:rsid w:val="0089522D"/>
    <w:rsid w:val="008954ED"/>
    <w:rsid w:val="00895FAE"/>
    <w:rsid w:val="008961BE"/>
    <w:rsid w:val="008965EE"/>
    <w:rsid w:val="008966EB"/>
    <w:rsid w:val="008969A0"/>
    <w:rsid w:val="008A201B"/>
    <w:rsid w:val="008A396E"/>
    <w:rsid w:val="008A39C9"/>
    <w:rsid w:val="008A4C32"/>
    <w:rsid w:val="008A5021"/>
    <w:rsid w:val="008B06F6"/>
    <w:rsid w:val="008B17E6"/>
    <w:rsid w:val="008B1E15"/>
    <w:rsid w:val="008B2466"/>
    <w:rsid w:val="008B328D"/>
    <w:rsid w:val="008B3559"/>
    <w:rsid w:val="008B3FDB"/>
    <w:rsid w:val="008B47B9"/>
    <w:rsid w:val="008B550D"/>
    <w:rsid w:val="008B5F8C"/>
    <w:rsid w:val="008B69CC"/>
    <w:rsid w:val="008B7163"/>
    <w:rsid w:val="008B7BF6"/>
    <w:rsid w:val="008C12C5"/>
    <w:rsid w:val="008C2FAF"/>
    <w:rsid w:val="008C3CA7"/>
    <w:rsid w:val="008C49D0"/>
    <w:rsid w:val="008C526D"/>
    <w:rsid w:val="008C5A44"/>
    <w:rsid w:val="008C6AAD"/>
    <w:rsid w:val="008C78CA"/>
    <w:rsid w:val="008D07EC"/>
    <w:rsid w:val="008D0D46"/>
    <w:rsid w:val="008D138F"/>
    <w:rsid w:val="008D1695"/>
    <w:rsid w:val="008D3E6A"/>
    <w:rsid w:val="008D4014"/>
    <w:rsid w:val="008D40BF"/>
    <w:rsid w:val="008D4AC8"/>
    <w:rsid w:val="008D4BCF"/>
    <w:rsid w:val="008D518A"/>
    <w:rsid w:val="008D539A"/>
    <w:rsid w:val="008D549C"/>
    <w:rsid w:val="008D59B9"/>
    <w:rsid w:val="008D6636"/>
    <w:rsid w:val="008D7367"/>
    <w:rsid w:val="008D78A8"/>
    <w:rsid w:val="008E0020"/>
    <w:rsid w:val="008E115B"/>
    <w:rsid w:val="008E212C"/>
    <w:rsid w:val="008E2E02"/>
    <w:rsid w:val="008E320F"/>
    <w:rsid w:val="008E3A89"/>
    <w:rsid w:val="008E5816"/>
    <w:rsid w:val="008E58FF"/>
    <w:rsid w:val="008E6134"/>
    <w:rsid w:val="008F11E6"/>
    <w:rsid w:val="008F1217"/>
    <w:rsid w:val="008F3E6D"/>
    <w:rsid w:val="008F470E"/>
    <w:rsid w:val="008F616D"/>
    <w:rsid w:val="008F6C80"/>
    <w:rsid w:val="00900A69"/>
    <w:rsid w:val="00901382"/>
    <w:rsid w:val="009029E7"/>
    <w:rsid w:val="00902F1D"/>
    <w:rsid w:val="00903219"/>
    <w:rsid w:val="00905A54"/>
    <w:rsid w:val="009066AB"/>
    <w:rsid w:val="009066D7"/>
    <w:rsid w:val="00911108"/>
    <w:rsid w:val="00912571"/>
    <w:rsid w:val="0091276A"/>
    <w:rsid w:val="00914CB3"/>
    <w:rsid w:val="0091579B"/>
    <w:rsid w:val="009157DC"/>
    <w:rsid w:val="00915D65"/>
    <w:rsid w:val="009168FE"/>
    <w:rsid w:val="0091704B"/>
    <w:rsid w:val="00917286"/>
    <w:rsid w:val="00917CEC"/>
    <w:rsid w:val="009213FE"/>
    <w:rsid w:val="00921F2F"/>
    <w:rsid w:val="00923717"/>
    <w:rsid w:val="00924A33"/>
    <w:rsid w:val="009254E1"/>
    <w:rsid w:val="00925BB2"/>
    <w:rsid w:val="00926442"/>
    <w:rsid w:val="0093101B"/>
    <w:rsid w:val="00931B52"/>
    <w:rsid w:val="00932296"/>
    <w:rsid w:val="00933A4C"/>
    <w:rsid w:val="00933AC8"/>
    <w:rsid w:val="009341F8"/>
    <w:rsid w:val="0093505A"/>
    <w:rsid w:val="009355D7"/>
    <w:rsid w:val="00937B93"/>
    <w:rsid w:val="00940EC0"/>
    <w:rsid w:val="00940EFC"/>
    <w:rsid w:val="0094158D"/>
    <w:rsid w:val="00941955"/>
    <w:rsid w:val="00941D29"/>
    <w:rsid w:val="00942C7D"/>
    <w:rsid w:val="00943074"/>
    <w:rsid w:val="00943330"/>
    <w:rsid w:val="00945BBC"/>
    <w:rsid w:val="009462C0"/>
    <w:rsid w:val="00947115"/>
    <w:rsid w:val="0094766D"/>
    <w:rsid w:val="00947BDB"/>
    <w:rsid w:val="00951A81"/>
    <w:rsid w:val="00952D3C"/>
    <w:rsid w:val="00954EFE"/>
    <w:rsid w:val="00955E9A"/>
    <w:rsid w:val="009568C3"/>
    <w:rsid w:val="00956E33"/>
    <w:rsid w:val="00956E3C"/>
    <w:rsid w:val="00960C8D"/>
    <w:rsid w:val="00961612"/>
    <w:rsid w:val="00961F00"/>
    <w:rsid w:val="00962E72"/>
    <w:rsid w:val="009674D1"/>
    <w:rsid w:val="00967787"/>
    <w:rsid w:val="00967AFF"/>
    <w:rsid w:val="009707A5"/>
    <w:rsid w:val="00970A1B"/>
    <w:rsid w:val="009720D4"/>
    <w:rsid w:val="009729CA"/>
    <w:rsid w:val="00974999"/>
    <w:rsid w:val="00980693"/>
    <w:rsid w:val="00981121"/>
    <w:rsid w:val="00981B8D"/>
    <w:rsid w:val="009850E6"/>
    <w:rsid w:val="00985783"/>
    <w:rsid w:val="00986E54"/>
    <w:rsid w:val="00990096"/>
    <w:rsid w:val="009928A7"/>
    <w:rsid w:val="00995DB7"/>
    <w:rsid w:val="009960AC"/>
    <w:rsid w:val="009A17F7"/>
    <w:rsid w:val="009A2049"/>
    <w:rsid w:val="009A2720"/>
    <w:rsid w:val="009A482D"/>
    <w:rsid w:val="009A4D89"/>
    <w:rsid w:val="009A5D5D"/>
    <w:rsid w:val="009B023D"/>
    <w:rsid w:val="009B0B79"/>
    <w:rsid w:val="009B0CEA"/>
    <w:rsid w:val="009B1BA2"/>
    <w:rsid w:val="009B2901"/>
    <w:rsid w:val="009B3164"/>
    <w:rsid w:val="009B3202"/>
    <w:rsid w:val="009B373B"/>
    <w:rsid w:val="009B3775"/>
    <w:rsid w:val="009B4573"/>
    <w:rsid w:val="009B4693"/>
    <w:rsid w:val="009B510C"/>
    <w:rsid w:val="009B6FDB"/>
    <w:rsid w:val="009C040C"/>
    <w:rsid w:val="009C04FF"/>
    <w:rsid w:val="009C0533"/>
    <w:rsid w:val="009C0AA9"/>
    <w:rsid w:val="009C1451"/>
    <w:rsid w:val="009C36B9"/>
    <w:rsid w:val="009C59C5"/>
    <w:rsid w:val="009C71C5"/>
    <w:rsid w:val="009D073E"/>
    <w:rsid w:val="009D2D69"/>
    <w:rsid w:val="009D4218"/>
    <w:rsid w:val="009D4804"/>
    <w:rsid w:val="009D4C72"/>
    <w:rsid w:val="009D5D08"/>
    <w:rsid w:val="009D7205"/>
    <w:rsid w:val="009D7E8F"/>
    <w:rsid w:val="009E17DC"/>
    <w:rsid w:val="009E1E10"/>
    <w:rsid w:val="009E30AC"/>
    <w:rsid w:val="009E3D49"/>
    <w:rsid w:val="009E4155"/>
    <w:rsid w:val="009E4E5B"/>
    <w:rsid w:val="009E6CF5"/>
    <w:rsid w:val="009E750E"/>
    <w:rsid w:val="009F05A1"/>
    <w:rsid w:val="009F22F3"/>
    <w:rsid w:val="009F2458"/>
    <w:rsid w:val="009F47A3"/>
    <w:rsid w:val="009F57E5"/>
    <w:rsid w:val="009F5BC9"/>
    <w:rsid w:val="009F6DB1"/>
    <w:rsid w:val="009F71B6"/>
    <w:rsid w:val="00A00A91"/>
    <w:rsid w:val="00A03B5D"/>
    <w:rsid w:val="00A04429"/>
    <w:rsid w:val="00A05149"/>
    <w:rsid w:val="00A05774"/>
    <w:rsid w:val="00A05AF4"/>
    <w:rsid w:val="00A0618F"/>
    <w:rsid w:val="00A06944"/>
    <w:rsid w:val="00A1202D"/>
    <w:rsid w:val="00A12C44"/>
    <w:rsid w:val="00A13470"/>
    <w:rsid w:val="00A13DCA"/>
    <w:rsid w:val="00A16859"/>
    <w:rsid w:val="00A16E02"/>
    <w:rsid w:val="00A20255"/>
    <w:rsid w:val="00A21583"/>
    <w:rsid w:val="00A217CE"/>
    <w:rsid w:val="00A21BB6"/>
    <w:rsid w:val="00A225C7"/>
    <w:rsid w:val="00A22636"/>
    <w:rsid w:val="00A229E9"/>
    <w:rsid w:val="00A23B47"/>
    <w:rsid w:val="00A25051"/>
    <w:rsid w:val="00A26BA7"/>
    <w:rsid w:val="00A35D71"/>
    <w:rsid w:val="00A37644"/>
    <w:rsid w:val="00A439BA"/>
    <w:rsid w:val="00A43ED3"/>
    <w:rsid w:val="00A444BF"/>
    <w:rsid w:val="00A44CC1"/>
    <w:rsid w:val="00A50180"/>
    <w:rsid w:val="00A50269"/>
    <w:rsid w:val="00A50D2B"/>
    <w:rsid w:val="00A5194A"/>
    <w:rsid w:val="00A52B6C"/>
    <w:rsid w:val="00A53E95"/>
    <w:rsid w:val="00A547B0"/>
    <w:rsid w:val="00A54FB9"/>
    <w:rsid w:val="00A554B3"/>
    <w:rsid w:val="00A571BE"/>
    <w:rsid w:val="00A5725D"/>
    <w:rsid w:val="00A5779F"/>
    <w:rsid w:val="00A57ABE"/>
    <w:rsid w:val="00A601E1"/>
    <w:rsid w:val="00A618BF"/>
    <w:rsid w:val="00A61E02"/>
    <w:rsid w:val="00A62731"/>
    <w:rsid w:val="00A629C1"/>
    <w:rsid w:val="00A62FB0"/>
    <w:rsid w:val="00A63C69"/>
    <w:rsid w:val="00A663C2"/>
    <w:rsid w:val="00A67DC9"/>
    <w:rsid w:val="00A67F74"/>
    <w:rsid w:val="00A71A39"/>
    <w:rsid w:val="00A72C0B"/>
    <w:rsid w:val="00A72F2C"/>
    <w:rsid w:val="00A73B51"/>
    <w:rsid w:val="00A757AC"/>
    <w:rsid w:val="00A76873"/>
    <w:rsid w:val="00A77F4F"/>
    <w:rsid w:val="00A80AD2"/>
    <w:rsid w:val="00A8106E"/>
    <w:rsid w:val="00A81ED7"/>
    <w:rsid w:val="00A82317"/>
    <w:rsid w:val="00A82C5E"/>
    <w:rsid w:val="00A85F72"/>
    <w:rsid w:val="00A87DC6"/>
    <w:rsid w:val="00A910A2"/>
    <w:rsid w:val="00A9147F"/>
    <w:rsid w:val="00A92156"/>
    <w:rsid w:val="00A9433D"/>
    <w:rsid w:val="00A94A22"/>
    <w:rsid w:val="00A97653"/>
    <w:rsid w:val="00A97EBB"/>
    <w:rsid w:val="00AA2582"/>
    <w:rsid w:val="00AA3216"/>
    <w:rsid w:val="00AA47AC"/>
    <w:rsid w:val="00AA5C33"/>
    <w:rsid w:val="00AA6821"/>
    <w:rsid w:val="00AA6CCD"/>
    <w:rsid w:val="00AA6F62"/>
    <w:rsid w:val="00AA78D9"/>
    <w:rsid w:val="00AA7991"/>
    <w:rsid w:val="00AB0D44"/>
    <w:rsid w:val="00AB1CFE"/>
    <w:rsid w:val="00AB2D38"/>
    <w:rsid w:val="00AB381B"/>
    <w:rsid w:val="00AB4517"/>
    <w:rsid w:val="00AB623D"/>
    <w:rsid w:val="00AB695E"/>
    <w:rsid w:val="00AB787B"/>
    <w:rsid w:val="00AC0DD5"/>
    <w:rsid w:val="00AC69B4"/>
    <w:rsid w:val="00AD0083"/>
    <w:rsid w:val="00AD0705"/>
    <w:rsid w:val="00AD0FC2"/>
    <w:rsid w:val="00AD2FC6"/>
    <w:rsid w:val="00AD3E13"/>
    <w:rsid w:val="00AD4EB4"/>
    <w:rsid w:val="00AD65EB"/>
    <w:rsid w:val="00AE104D"/>
    <w:rsid w:val="00AE1146"/>
    <w:rsid w:val="00AE4723"/>
    <w:rsid w:val="00AE48B6"/>
    <w:rsid w:val="00AE5B2B"/>
    <w:rsid w:val="00AE5ECD"/>
    <w:rsid w:val="00AE72F8"/>
    <w:rsid w:val="00AF0536"/>
    <w:rsid w:val="00AF4CD8"/>
    <w:rsid w:val="00AF59EB"/>
    <w:rsid w:val="00AF642E"/>
    <w:rsid w:val="00AF6807"/>
    <w:rsid w:val="00AF6B42"/>
    <w:rsid w:val="00AF753B"/>
    <w:rsid w:val="00AF79D3"/>
    <w:rsid w:val="00B00225"/>
    <w:rsid w:val="00B0025F"/>
    <w:rsid w:val="00B006E7"/>
    <w:rsid w:val="00B00F29"/>
    <w:rsid w:val="00B025C2"/>
    <w:rsid w:val="00B02A69"/>
    <w:rsid w:val="00B02B24"/>
    <w:rsid w:val="00B03845"/>
    <w:rsid w:val="00B0558E"/>
    <w:rsid w:val="00B05889"/>
    <w:rsid w:val="00B066A3"/>
    <w:rsid w:val="00B1044F"/>
    <w:rsid w:val="00B10EB8"/>
    <w:rsid w:val="00B11493"/>
    <w:rsid w:val="00B13EB9"/>
    <w:rsid w:val="00B13F2B"/>
    <w:rsid w:val="00B13F70"/>
    <w:rsid w:val="00B142EE"/>
    <w:rsid w:val="00B1537B"/>
    <w:rsid w:val="00B169A6"/>
    <w:rsid w:val="00B17DA8"/>
    <w:rsid w:val="00B21989"/>
    <w:rsid w:val="00B227BE"/>
    <w:rsid w:val="00B23FE5"/>
    <w:rsid w:val="00B2438F"/>
    <w:rsid w:val="00B249AF"/>
    <w:rsid w:val="00B259BE"/>
    <w:rsid w:val="00B25A78"/>
    <w:rsid w:val="00B25C83"/>
    <w:rsid w:val="00B27595"/>
    <w:rsid w:val="00B31C15"/>
    <w:rsid w:val="00B330B9"/>
    <w:rsid w:val="00B334CD"/>
    <w:rsid w:val="00B342B8"/>
    <w:rsid w:val="00B36BAD"/>
    <w:rsid w:val="00B36E78"/>
    <w:rsid w:val="00B43F85"/>
    <w:rsid w:val="00B46667"/>
    <w:rsid w:val="00B46FCB"/>
    <w:rsid w:val="00B474AB"/>
    <w:rsid w:val="00B4795C"/>
    <w:rsid w:val="00B52203"/>
    <w:rsid w:val="00B52ECE"/>
    <w:rsid w:val="00B56D40"/>
    <w:rsid w:val="00B60A16"/>
    <w:rsid w:val="00B634C6"/>
    <w:rsid w:val="00B64E32"/>
    <w:rsid w:val="00B663C5"/>
    <w:rsid w:val="00B6756D"/>
    <w:rsid w:val="00B67F41"/>
    <w:rsid w:val="00B70EF0"/>
    <w:rsid w:val="00B7148C"/>
    <w:rsid w:val="00B72417"/>
    <w:rsid w:val="00B72F62"/>
    <w:rsid w:val="00B73788"/>
    <w:rsid w:val="00B75B61"/>
    <w:rsid w:val="00B762B1"/>
    <w:rsid w:val="00B7663F"/>
    <w:rsid w:val="00B80064"/>
    <w:rsid w:val="00B80358"/>
    <w:rsid w:val="00B813C0"/>
    <w:rsid w:val="00B816B4"/>
    <w:rsid w:val="00B819F0"/>
    <w:rsid w:val="00B81C64"/>
    <w:rsid w:val="00B824FC"/>
    <w:rsid w:val="00B82A86"/>
    <w:rsid w:val="00B85690"/>
    <w:rsid w:val="00B86B84"/>
    <w:rsid w:val="00B86C5F"/>
    <w:rsid w:val="00B86C96"/>
    <w:rsid w:val="00B91801"/>
    <w:rsid w:val="00B931C6"/>
    <w:rsid w:val="00B934E3"/>
    <w:rsid w:val="00B93BC0"/>
    <w:rsid w:val="00B94A7F"/>
    <w:rsid w:val="00B94B60"/>
    <w:rsid w:val="00B95A9F"/>
    <w:rsid w:val="00BA18B1"/>
    <w:rsid w:val="00BA2027"/>
    <w:rsid w:val="00BA2F44"/>
    <w:rsid w:val="00BA3C97"/>
    <w:rsid w:val="00BA3DF7"/>
    <w:rsid w:val="00BA58F0"/>
    <w:rsid w:val="00BA63D1"/>
    <w:rsid w:val="00BA7724"/>
    <w:rsid w:val="00BA7AB1"/>
    <w:rsid w:val="00BA7DCC"/>
    <w:rsid w:val="00BB0141"/>
    <w:rsid w:val="00BB0C44"/>
    <w:rsid w:val="00BB125F"/>
    <w:rsid w:val="00BB1804"/>
    <w:rsid w:val="00BB2247"/>
    <w:rsid w:val="00BB4130"/>
    <w:rsid w:val="00BB461D"/>
    <w:rsid w:val="00BB62F2"/>
    <w:rsid w:val="00BB6925"/>
    <w:rsid w:val="00BB6F36"/>
    <w:rsid w:val="00BC0038"/>
    <w:rsid w:val="00BC08E7"/>
    <w:rsid w:val="00BC1225"/>
    <w:rsid w:val="00BC3124"/>
    <w:rsid w:val="00BC3633"/>
    <w:rsid w:val="00BC3742"/>
    <w:rsid w:val="00BC6CF6"/>
    <w:rsid w:val="00BD1B54"/>
    <w:rsid w:val="00BD1CF4"/>
    <w:rsid w:val="00BD1D50"/>
    <w:rsid w:val="00BD22E1"/>
    <w:rsid w:val="00BD33C5"/>
    <w:rsid w:val="00BD45B0"/>
    <w:rsid w:val="00BD47BF"/>
    <w:rsid w:val="00BD5A19"/>
    <w:rsid w:val="00BD5B60"/>
    <w:rsid w:val="00BD5D52"/>
    <w:rsid w:val="00BD6506"/>
    <w:rsid w:val="00BD6C98"/>
    <w:rsid w:val="00BD71A6"/>
    <w:rsid w:val="00BD7322"/>
    <w:rsid w:val="00BD79C5"/>
    <w:rsid w:val="00BE01BF"/>
    <w:rsid w:val="00BE0EA5"/>
    <w:rsid w:val="00BE32F5"/>
    <w:rsid w:val="00BE34C8"/>
    <w:rsid w:val="00BE4C69"/>
    <w:rsid w:val="00BE50FA"/>
    <w:rsid w:val="00BE64D3"/>
    <w:rsid w:val="00BE7EF1"/>
    <w:rsid w:val="00BF04DD"/>
    <w:rsid w:val="00BF0D6A"/>
    <w:rsid w:val="00BF0F09"/>
    <w:rsid w:val="00BF2440"/>
    <w:rsid w:val="00BF2DB6"/>
    <w:rsid w:val="00BF3453"/>
    <w:rsid w:val="00BF385B"/>
    <w:rsid w:val="00BF38C7"/>
    <w:rsid w:val="00BF4A41"/>
    <w:rsid w:val="00BF588F"/>
    <w:rsid w:val="00BF5A2C"/>
    <w:rsid w:val="00BF617F"/>
    <w:rsid w:val="00BF74E7"/>
    <w:rsid w:val="00C0023B"/>
    <w:rsid w:val="00C00DB6"/>
    <w:rsid w:val="00C02AD3"/>
    <w:rsid w:val="00C0376E"/>
    <w:rsid w:val="00C03DC8"/>
    <w:rsid w:val="00C03EA0"/>
    <w:rsid w:val="00C05AD2"/>
    <w:rsid w:val="00C05BDF"/>
    <w:rsid w:val="00C07C1D"/>
    <w:rsid w:val="00C1000A"/>
    <w:rsid w:val="00C11DBC"/>
    <w:rsid w:val="00C12374"/>
    <w:rsid w:val="00C14613"/>
    <w:rsid w:val="00C15227"/>
    <w:rsid w:val="00C15D81"/>
    <w:rsid w:val="00C15F1F"/>
    <w:rsid w:val="00C1673D"/>
    <w:rsid w:val="00C16A24"/>
    <w:rsid w:val="00C1799E"/>
    <w:rsid w:val="00C20072"/>
    <w:rsid w:val="00C2035E"/>
    <w:rsid w:val="00C2100A"/>
    <w:rsid w:val="00C26CD5"/>
    <w:rsid w:val="00C3160F"/>
    <w:rsid w:val="00C316F9"/>
    <w:rsid w:val="00C31AE3"/>
    <w:rsid w:val="00C31FB1"/>
    <w:rsid w:val="00C32C67"/>
    <w:rsid w:val="00C32F4D"/>
    <w:rsid w:val="00C33949"/>
    <w:rsid w:val="00C35B82"/>
    <w:rsid w:val="00C401E6"/>
    <w:rsid w:val="00C41FCC"/>
    <w:rsid w:val="00C424A9"/>
    <w:rsid w:val="00C4350B"/>
    <w:rsid w:val="00C43826"/>
    <w:rsid w:val="00C43970"/>
    <w:rsid w:val="00C445FE"/>
    <w:rsid w:val="00C447BB"/>
    <w:rsid w:val="00C45571"/>
    <w:rsid w:val="00C465E2"/>
    <w:rsid w:val="00C4727C"/>
    <w:rsid w:val="00C47C16"/>
    <w:rsid w:val="00C503DF"/>
    <w:rsid w:val="00C51967"/>
    <w:rsid w:val="00C526FC"/>
    <w:rsid w:val="00C538FB"/>
    <w:rsid w:val="00C54CDB"/>
    <w:rsid w:val="00C54FEA"/>
    <w:rsid w:val="00C55E7F"/>
    <w:rsid w:val="00C6074B"/>
    <w:rsid w:val="00C614E1"/>
    <w:rsid w:val="00C62376"/>
    <w:rsid w:val="00C63658"/>
    <w:rsid w:val="00C63BE9"/>
    <w:rsid w:val="00C64C6A"/>
    <w:rsid w:val="00C64F7F"/>
    <w:rsid w:val="00C65145"/>
    <w:rsid w:val="00C66DA8"/>
    <w:rsid w:val="00C70104"/>
    <w:rsid w:val="00C71480"/>
    <w:rsid w:val="00C72151"/>
    <w:rsid w:val="00C750E4"/>
    <w:rsid w:val="00C75681"/>
    <w:rsid w:val="00C75C80"/>
    <w:rsid w:val="00C767EE"/>
    <w:rsid w:val="00C810E2"/>
    <w:rsid w:val="00C822B3"/>
    <w:rsid w:val="00C84749"/>
    <w:rsid w:val="00C84F5D"/>
    <w:rsid w:val="00C85C1F"/>
    <w:rsid w:val="00C86A85"/>
    <w:rsid w:val="00C86ED6"/>
    <w:rsid w:val="00C9098B"/>
    <w:rsid w:val="00C910E5"/>
    <w:rsid w:val="00C911E8"/>
    <w:rsid w:val="00C92A1E"/>
    <w:rsid w:val="00C92B1B"/>
    <w:rsid w:val="00C92D04"/>
    <w:rsid w:val="00C94FA8"/>
    <w:rsid w:val="00C95D7D"/>
    <w:rsid w:val="00C97B84"/>
    <w:rsid w:val="00CA0306"/>
    <w:rsid w:val="00CA0DBF"/>
    <w:rsid w:val="00CA33A8"/>
    <w:rsid w:val="00CA3E2F"/>
    <w:rsid w:val="00CA5067"/>
    <w:rsid w:val="00CA5531"/>
    <w:rsid w:val="00CA67E8"/>
    <w:rsid w:val="00CA6E0C"/>
    <w:rsid w:val="00CA6F06"/>
    <w:rsid w:val="00CB092C"/>
    <w:rsid w:val="00CB100B"/>
    <w:rsid w:val="00CB2B81"/>
    <w:rsid w:val="00CB2D1B"/>
    <w:rsid w:val="00CB3413"/>
    <w:rsid w:val="00CB601A"/>
    <w:rsid w:val="00CB6E17"/>
    <w:rsid w:val="00CB7BFC"/>
    <w:rsid w:val="00CB7C9B"/>
    <w:rsid w:val="00CC1E7F"/>
    <w:rsid w:val="00CC284B"/>
    <w:rsid w:val="00CC285E"/>
    <w:rsid w:val="00CC3E84"/>
    <w:rsid w:val="00CC51CB"/>
    <w:rsid w:val="00CC5505"/>
    <w:rsid w:val="00CC6107"/>
    <w:rsid w:val="00CD0474"/>
    <w:rsid w:val="00CD11D6"/>
    <w:rsid w:val="00CD2531"/>
    <w:rsid w:val="00CD2664"/>
    <w:rsid w:val="00CD48E3"/>
    <w:rsid w:val="00CD4EE9"/>
    <w:rsid w:val="00CD5610"/>
    <w:rsid w:val="00CD5782"/>
    <w:rsid w:val="00CD6262"/>
    <w:rsid w:val="00CD6D12"/>
    <w:rsid w:val="00CE23B8"/>
    <w:rsid w:val="00CE5189"/>
    <w:rsid w:val="00CE5CB2"/>
    <w:rsid w:val="00CE60B0"/>
    <w:rsid w:val="00CE6795"/>
    <w:rsid w:val="00CE6ABF"/>
    <w:rsid w:val="00CE7C29"/>
    <w:rsid w:val="00CF0058"/>
    <w:rsid w:val="00CF0A3C"/>
    <w:rsid w:val="00CF0A3E"/>
    <w:rsid w:val="00CF0CAD"/>
    <w:rsid w:val="00CF1351"/>
    <w:rsid w:val="00CF1882"/>
    <w:rsid w:val="00CF19CE"/>
    <w:rsid w:val="00CF3217"/>
    <w:rsid w:val="00CF441E"/>
    <w:rsid w:val="00CF6FBA"/>
    <w:rsid w:val="00CF746B"/>
    <w:rsid w:val="00D000A8"/>
    <w:rsid w:val="00D008C0"/>
    <w:rsid w:val="00D00CA7"/>
    <w:rsid w:val="00D03C11"/>
    <w:rsid w:val="00D03E6C"/>
    <w:rsid w:val="00D0695D"/>
    <w:rsid w:val="00D075A3"/>
    <w:rsid w:val="00D078F8"/>
    <w:rsid w:val="00D07993"/>
    <w:rsid w:val="00D07D41"/>
    <w:rsid w:val="00D111B9"/>
    <w:rsid w:val="00D11433"/>
    <w:rsid w:val="00D13EA9"/>
    <w:rsid w:val="00D14787"/>
    <w:rsid w:val="00D14C2F"/>
    <w:rsid w:val="00D14CE4"/>
    <w:rsid w:val="00D1533E"/>
    <w:rsid w:val="00D17CA9"/>
    <w:rsid w:val="00D20F75"/>
    <w:rsid w:val="00D21B86"/>
    <w:rsid w:val="00D24774"/>
    <w:rsid w:val="00D24930"/>
    <w:rsid w:val="00D24D93"/>
    <w:rsid w:val="00D2661D"/>
    <w:rsid w:val="00D26F8E"/>
    <w:rsid w:val="00D27918"/>
    <w:rsid w:val="00D27B92"/>
    <w:rsid w:val="00D30151"/>
    <w:rsid w:val="00D30AF4"/>
    <w:rsid w:val="00D30EA3"/>
    <w:rsid w:val="00D31118"/>
    <w:rsid w:val="00D3236B"/>
    <w:rsid w:val="00D33BB1"/>
    <w:rsid w:val="00D341A6"/>
    <w:rsid w:val="00D34EC7"/>
    <w:rsid w:val="00D35188"/>
    <w:rsid w:val="00D3581F"/>
    <w:rsid w:val="00D36727"/>
    <w:rsid w:val="00D36B71"/>
    <w:rsid w:val="00D379BA"/>
    <w:rsid w:val="00D37BB7"/>
    <w:rsid w:val="00D40299"/>
    <w:rsid w:val="00D40F98"/>
    <w:rsid w:val="00D40FF3"/>
    <w:rsid w:val="00D433FF"/>
    <w:rsid w:val="00D44C99"/>
    <w:rsid w:val="00D4545D"/>
    <w:rsid w:val="00D4599E"/>
    <w:rsid w:val="00D46DDA"/>
    <w:rsid w:val="00D53E24"/>
    <w:rsid w:val="00D54E61"/>
    <w:rsid w:val="00D5516C"/>
    <w:rsid w:val="00D551D6"/>
    <w:rsid w:val="00D557F2"/>
    <w:rsid w:val="00D558C4"/>
    <w:rsid w:val="00D56B53"/>
    <w:rsid w:val="00D604B2"/>
    <w:rsid w:val="00D60ED1"/>
    <w:rsid w:val="00D60F28"/>
    <w:rsid w:val="00D6118D"/>
    <w:rsid w:val="00D62840"/>
    <w:rsid w:val="00D62958"/>
    <w:rsid w:val="00D631CA"/>
    <w:rsid w:val="00D63302"/>
    <w:rsid w:val="00D6367E"/>
    <w:rsid w:val="00D63B36"/>
    <w:rsid w:val="00D640FD"/>
    <w:rsid w:val="00D65381"/>
    <w:rsid w:val="00D654F2"/>
    <w:rsid w:val="00D65C31"/>
    <w:rsid w:val="00D70841"/>
    <w:rsid w:val="00D70882"/>
    <w:rsid w:val="00D72DD3"/>
    <w:rsid w:val="00D735FC"/>
    <w:rsid w:val="00D75475"/>
    <w:rsid w:val="00D754A9"/>
    <w:rsid w:val="00D77251"/>
    <w:rsid w:val="00D80341"/>
    <w:rsid w:val="00D810EA"/>
    <w:rsid w:val="00D837F3"/>
    <w:rsid w:val="00D84B86"/>
    <w:rsid w:val="00D85FC6"/>
    <w:rsid w:val="00D876D0"/>
    <w:rsid w:val="00D91F59"/>
    <w:rsid w:val="00D91F79"/>
    <w:rsid w:val="00D9294E"/>
    <w:rsid w:val="00D93447"/>
    <w:rsid w:val="00D934F1"/>
    <w:rsid w:val="00D94429"/>
    <w:rsid w:val="00D94A2B"/>
    <w:rsid w:val="00D95832"/>
    <w:rsid w:val="00D96361"/>
    <w:rsid w:val="00D9742D"/>
    <w:rsid w:val="00DA0A41"/>
    <w:rsid w:val="00DA1173"/>
    <w:rsid w:val="00DA1B79"/>
    <w:rsid w:val="00DA1CB7"/>
    <w:rsid w:val="00DA3D46"/>
    <w:rsid w:val="00DA43C1"/>
    <w:rsid w:val="00DA6655"/>
    <w:rsid w:val="00DA764C"/>
    <w:rsid w:val="00DA7813"/>
    <w:rsid w:val="00DB339C"/>
    <w:rsid w:val="00DB3A61"/>
    <w:rsid w:val="00DB48EA"/>
    <w:rsid w:val="00DB4B5D"/>
    <w:rsid w:val="00DB685B"/>
    <w:rsid w:val="00DB6950"/>
    <w:rsid w:val="00DB69A4"/>
    <w:rsid w:val="00DB79AB"/>
    <w:rsid w:val="00DC157F"/>
    <w:rsid w:val="00DC30C9"/>
    <w:rsid w:val="00DC3D58"/>
    <w:rsid w:val="00DC4D2F"/>
    <w:rsid w:val="00DC4D36"/>
    <w:rsid w:val="00DD004B"/>
    <w:rsid w:val="00DD2274"/>
    <w:rsid w:val="00DD3C88"/>
    <w:rsid w:val="00DD5F75"/>
    <w:rsid w:val="00DD68B1"/>
    <w:rsid w:val="00DD7951"/>
    <w:rsid w:val="00DE1292"/>
    <w:rsid w:val="00DE16BB"/>
    <w:rsid w:val="00DE1892"/>
    <w:rsid w:val="00DE1B6A"/>
    <w:rsid w:val="00DE40E0"/>
    <w:rsid w:val="00DE44BA"/>
    <w:rsid w:val="00DE5B37"/>
    <w:rsid w:val="00DE7355"/>
    <w:rsid w:val="00DE7E9C"/>
    <w:rsid w:val="00DE7F8B"/>
    <w:rsid w:val="00DF4635"/>
    <w:rsid w:val="00DF46C7"/>
    <w:rsid w:val="00DF4A08"/>
    <w:rsid w:val="00DF4E77"/>
    <w:rsid w:val="00DF4FF0"/>
    <w:rsid w:val="00DF5EFE"/>
    <w:rsid w:val="00DF6952"/>
    <w:rsid w:val="00DF7654"/>
    <w:rsid w:val="00DF7B41"/>
    <w:rsid w:val="00DF7D9F"/>
    <w:rsid w:val="00DF7FB7"/>
    <w:rsid w:val="00E00959"/>
    <w:rsid w:val="00E011E0"/>
    <w:rsid w:val="00E01BC6"/>
    <w:rsid w:val="00E0203B"/>
    <w:rsid w:val="00E02AA1"/>
    <w:rsid w:val="00E03C74"/>
    <w:rsid w:val="00E05908"/>
    <w:rsid w:val="00E05D3A"/>
    <w:rsid w:val="00E07A39"/>
    <w:rsid w:val="00E1111F"/>
    <w:rsid w:val="00E11784"/>
    <w:rsid w:val="00E11C67"/>
    <w:rsid w:val="00E13FE8"/>
    <w:rsid w:val="00E141BB"/>
    <w:rsid w:val="00E15503"/>
    <w:rsid w:val="00E20956"/>
    <w:rsid w:val="00E21FFF"/>
    <w:rsid w:val="00E23330"/>
    <w:rsid w:val="00E23753"/>
    <w:rsid w:val="00E23D47"/>
    <w:rsid w:val="00E2467E"/>
    <w:rsid w:val="00E24770"/>
    <w:rsid w:val="00E26236"/>
    <w:rsid w:val="00E266F7"/>
    <w:rsid w:val="00E26A0C"/>
    <w:rsid w:val="00E26AA9"/>
    <w:rsid w:val="00E27D36"/>
    <w:rsid w:val="00E27D58"/>
    <w:rsid w:val="00E27E11"/>
    <w:rsid w:val="00E30430"/>
    <w:rsid w:val="00E3109D"/>
    <w:rsid w:val="00E316B5"/>
    <w:rsid w:val="00E325ED"/>
    <w:rsid w:val="00E335A4"/>
    <w:rsid w:val="00E34966"/>
    <w:rsid w:val="00E34EBE"/>
    <w:rsid w:val="00E34FB7"/>
    <w:rsid w:val="00E35E48"/>
    <w:rsid w:val="00E36DF4"/>
    <w:rsid w:val="00E4205F"/>
    <w:rsid w:val="00E42F3D"/>
    <w:rsid w:val="00E5079A"/>
    <w:rsid w:val="00E518B6"/>
    <w:rsid w:val="00E53492"/>
    <w:rsid w:val="00E55754"/>
    <w:rsid w:val="00E55D7E"/>
    <w:rsid w:val="00E56C4A"/>
    <w:rsid w:val="00E5737A"/>
    <w:rsid w:val="00E61643"/>
    <w:rsid w:val="00E62EF5"/>
    <w:rsid w:val="00E6586C"/>
    <w:rsid w:val="00E6598D"/>
    <w:rsid w:val="00E66581"/>
    <w:rsid w:val="00E7009D"/>
    <w:rsid w:val="00E7045B"/>
    <w:rsid w:val="00E71518"/>
    <w:rsid w:val="00E71804"/>
    <w:rsid w:val="00E71B73"/>
    <w:rsid w:val="00E7316E"/>
    <w:rsid w:val="00E739C0"/>
    <w:rsid w:val="00E73D8B"/>
    <w:rsid w:val="00E74719"/>
    <w:rsid w:val="00E749A5"/>
    <w:rsid w:val="00E7599F"/>
    <w:rsid w:val="00E8208E"/>
    <w:rsid w:val="00E82256"/>
    <w:rsid w:val="00E82298"/>
    <w:rsid w:val="00E835C0"/>
    <w:rsid w:val="00E84212"/>
    <w:rsid w:val="00E85179"/>
    <w:rsid w:val="00E8721D"/>
    <w:rsid w:val="00E902CB"/>
    <w:rsid w:val="00E91C8A"/>
    <w:rsid w:val="00E922B5"/>
    <w:rsid w:val="00E924E2"/>
    <w:rsid w:val="00E96238"/>
    <w:rsid w:val="00E96859"/>
    <w:rsid w:val="00EA0204"/>
    <w:rsid w:val="00EA0D5C"/>
    <w:rsid w:val="00EA0F81"/>
    <w:rsid w:val="00EA10C8"/>
    <w:rsid w:val="00EA18ED"/>
    <w:rsid w:val="00EA30DF"/>
    <w:rsid w:val="00EA3280"/>
    <w:rsid w:val="00EA3F95"/>
    <w:rsid w:val="00EA72E6"/>
    <w:rsid w:val="00EA7F88"/>
    <w:rsid w:val="00EB0ACA"/>
    <w:rsid w:val="00EB33E2"/>
    <w:rsid w:val="00EB382B"/>
    <w:rsid w:val="00EB4557"/>
    <w:rsid w:val="00EB52C4"/>
    <w:rsid w:val="00EB70F2"/>
    <w:rsid w:val="00EB7279"/>
    <w:rsid w:val="00EB7356"/>
    <w:rsid w:val="00EC007D"/>
    <w:rsid w:val="00EC0DDB"/>
    <w:rsid w:val="00EC150B"/>
    <w:rsid w:val="00EC4967"/>
    <w:rsid w:val="00EC5882"/>
    <w:rsid w:val="00EC5C54"/>
    <w:rsid w:val="00EC7887"/>
    <w:rsid w:val="00ED1776"/>
    <w:rsid w:val="00ED32D8"/>
    <w:rsid w:val="00ED4C4A"/>
    <w:rsid w:val="00ED6107"/>
    <w:rsid w:val="00EE02CC"/>
    <w:rsid w:val="00EE05E1"/>
    <w:rsid w:val="00EE06AC"/>
    <w:rsid w:val="00EE3E02"/>
    <w:rsid w:val="00EE5619"/>
    <w:rsid w:val="00EE5E1C"/>
    <w:rsid w:val="00EE638A"/>
    <w:rsid w:val="00EE7F47"/>
    <w:rsid w:val="00EF076D"/>
    <w:rsid w:val="00EF0B99"/>
    <w:rsid w:val="00EF0E3C"/>
    <w:rsid w:val="00EF13D8"/>
    <w:rsid w:val="00EF1F65"/>
    <w:rsid w:val="00EF2056"/>
    <w:rsid w:val="00EF3578"/>
    <w:rsid w:val="00EF3955"/>
    <w:rsid w:val="00EF3B3C"/>
    <w:rsid w:val="00EF4226"/>
    <w:rsid w:val="00EF49D0"/>
    <w:rsid w:val="00EF5505"/>
    <w:rsid w:val="00F01906"/>
    <w:rsid w:val="00F03A05"/>
    <w:rsid w:val="00F03AED"/>
    <w:rsid w:val="00F04233"/>
    <w:rsid w:val="00F05389"/>
    <w:rsid w:val="00F05A5B"/>
    <w:rsid w:val="00F06D27"/>
    <w:rsid w:val="00F1058C"/>
    <w:rsid w:val="00F10D32"/>
    <w:rsid w:val="00F10E24"/>
    <w:rsid w:val="00F11420"/>
    <w:rsid w:val="00F129DC"/>
    <w:rsid w:val="00F13003"/>
    <w:rsid w:val="00F1474A"/>
    <w:rsid w:val="00F1536A"/>
    <w:rsid w:val="00F2018F"/>
    <w:rsid w:val="00F2030E"/>
    <w:rsid w:val="00F21099"/>
    <w:rsid w:val="00F22A45"/>
    <w:rsid w:val="00F24611"/>
    <w:rsid w:val="00F25206"/>
    <w:rsid w:val="00F26831"/>
    <w:rsid w:val="00F27C17"/>
    <w:rsid w:val="00F3021E"/>
    <w:rsid w:val="00F30430"/>
    <w:rsid w:val="00F306EA"/>
    <w:rsid w:val="00F31145"/>
    <w:rsid w:val="00F326A5"/>
    <w:rsid w:val="00F32DEC"/>
    <w:rsid w:val="00F33B01"/>
    <w:rsid w:val="00F33E66"/>
    <w:rsid w:val="00F34608"/>
    <w:rsid w:val="00F3520F"/>
    <w:rsid w:val="00F359C3"/>
    <w:rsid w:val="00F37B5E"/>
    <w:rsid w:val="00F37B65"/>
    <w:rsid w:val="00F4201A"/>
    <w:rsid w:val="00F42566"/>
    <w:rsid w:val="00F45F95"/>
    <w:rsid w:val="00F47086"/>
    <w:rsid w:val="00F51147"/>
    <w:rsid w:val="00F514BB"/>
    <w:rsid w:val="00F51858"/>
    <w:rsid w:val="00F54B67"/>
    <w:rsid w:val="00F54B8E"/>
    <w:rsid w:val="00F5564E"/>
    <w:rsid w:val="00F601E7"/>
    <w:rsid w:val="00F60932"/>
    <w:rsid w:val="00F6098C"/>
    <w:rsid w:val="00F61C23"/>
    <w:rsid w:val="00F61EC2"/>
    <w:rsid w:val="00F622B2"/>
    <w:rsid w:val="00F6313C"/>
    <w:rsid w:val="00F6414B"/>
    <w:rsid w:val="00F6466A"/>
    <w:rsid w:val="00F6494A"/>
    <w:rsid w:val="00F65B18"/>
    <w:rsid w:val="00F66AC9"/>
    <w:rsid w:val="00F66FB7"/>
    <w:rsid w:val="00F675E6"/>
    <w:rsid w:val="00F707AA"/>
    <w:rsid w:val="00F71861"/>
    <w:rsid w:val="00F71A29"/>
    <w:rsid w:val="00F71C3D"/>
    <w:rsid w:val="00F71D61"/>
    <w:rsid w:val="00F72932"/>
    <w:rsid w:val="00F7338B"/>
    <w:rsid w:val="00F73B47"/>
    <w:rsid w:val="00F752CC"/>
    <w:rsid w:val="00F758A5"/>
    <w:rsid w:val="00F75FE6"/>
    <w:rsid w:val="00F76DA4"/>
    <w:rsid w:val="00F81667"/>
    <w:rsid w:val="00F824BF"/>
    <w:rsid w:val="00F84BD8"/>
    <w:rsid w:val="00F84FA0"/>
    <w:rsid w:val="00F85F70"/>
    <w:rsid w:val="00F866CD"/>
    <w:rsid w:val="00F86C2D"/>
    <w:rsid w:val="00F92612"/>
    <w:rsid w:val="00F93409"/>
    <w:rsid w:val="00F93C32"/>
    <w:rsid w:val="00F9467B"/>
    <w:rsid w:val="00F946F5"/>
    <w:rsid w:val="00F94A2B"/>
    <w:rsid w:val="00F94E87"/>
    <w:rsid w:val="00F95A31"/>
    <w:rsid w:val="00F961F0"/>
    <w:rsid w:val="00F969DC"/>
    <w:rsid w:val="00F97421"/>
    <w:rsid w:val="00FA15D2"/>
    <w:rsid w:val="00FA18EA"/>
    <w:rsid w:val="00FA215D"/>
    <w:rsid w:val="00FA227C"/>
    <w:rsid w:val="00FA28E1"/>
    <w:rsid w:val="00FA3CCF"/>
    <w:rsid w:val="00FA513D"/>
    <w:rsid w:val="00FA58B5"/>
    <w:rsid w:val="00FA5CCA"/>
    <w:rsid w:val="00FA5D33"/>
    <w:rsid w:val="00FA60E1"/>
    <w:rsid w:val="00FA6BAC"/>
    <w:rsid w:val="00FA77A6"/>
    <w:rsid w:val="00FB0466"/>
    <w:rsid w:val="00FB1416"/>
    <w:rsid w:val="00FB46A9"/>
    <w:rsid w:val="00FC11A9"/>
    <w:rsid w:val="00FC1532"/>
    <w:rsid w:val="00FC2967"/>
    <w:rsid w:val="00FC3728"/>
    <w:rsid w:val="00FC489B"/>
    <w:rsid w:val="00FC666E"/>
    <w:rsid w:val="00FD0A22"/>
    <w:rsid w:val="00FD110D"/>
    <w:rsid w:val="00FD2173"/>
    <w:rsid w:val="00FD68BB"/>
    <w:rsid w:val="00FD6F9F"/>
    <w:rsid w:val="00FE138B"/>
    <w:rsid w:val="00FE141A"/>
    <w:rsid w:val="00FE1D92"/>
    <w:rsid w:val="00FE2253"/>
    <w:rsid w:val="00FE285C"/>
    <w:rsid w:val="00FE3EA5"/>
    <w:rsid w:val="00FE4125"/>
    <w:rsid w:val="00FE561D"/>
    <w:rsid w:val="00FE6E48"/>
    <w:rsid w:val="00FE7486"/>
    <w:rsid w:val="00FF043F"/>
    <w:rsid w:val="00FF1134"/>
    <w:rsid w:val="00FF164A"/>
    <w:rsid w:val="00FF20AB"/>
    <w:rsid w:val="00FF3DD6"/>
    <w:rsid w:val="00FF447A"/>
    <w:rsid w:val="00FF47F5"/>
    <w:rsid w:val="00FF5E78"/>
    <w:rsid w:val="00FF6CAE"/>
    <w:rsid w:val="00FF737E"/>
    <w:rsid w:val="32389A13"/>
    <w:rsid w:val="39FCAA99"/>
    <w:rsid w:val="5E2938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F2538"/>
  <w15:docId w15:val="{C142B422-3CB6-489D-A1B6-F8049D61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szCs w:val="24"/>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E9A"/>
    <w:pPr>
      <w:adjustRightInd w:val="0"/>
      <w:snapToGrid w:val="0"/>
    </w:pPr>
    <w:rPr>
      <w:rFonts w:ascii="Adobe Clean" w:hAnsi="Adobe Clean"/>
    </w:rPr>
  </w:style>
  <w:style w:type="paragraph" w:styleId="Heading1">
    <w:name w:val="heading 1"/>
    <w:basedOn w:val="Heading2"/>
    <w:next w:val="Normal"/>
    <w:link w:val="Heading1Char"/>
    <w:autoRedefine/>
    <w:uiPriority w:val="1"/>
    <w:qFormat/>
    <w:rsid w:val="00132321"/>
    <w:pPr>
      <w:widowControl w:val="0"/>
      <w:tabs>
        <w:tab w:val="clear" w:pos="1008"/>
        <w:tab w:val="left" w:pos="426"/>
      </w:tabs>
      <w:spacing w:after="120"/>
      <w:ind w:left="1179" w:hanging="720"/>
      <w:contextualSpacing w:val="0"/>
      <w:outlineLvl w:val="0"/>
    </w:pPr>
    <w:rPr>
      <w:szCs w:val="20"/>
    </w:rPr>
  </w:style>
  <w:style w:type="paragraph" w:styleId="Heading2">
    <w:name w:val="heading 2"/>
    <w:basedOn w:val="Normal"/>
    <w:next w:val="Normal"/>
    <w:link w:val="Heading2Char"/>
    <w:uiPriority w:val="99"/>
    <w:unhideWhenUsed/>
    <w:qFormat/>
    <w:rsid w:val="00132321"/>
    <w:pPr>
      <w:numPr>
        <w:ilvl w:val="1"/>
        <w:numId w:val="5"/>
      </w:numPr>
      <w:adjustRightInd/>
      <w:snapToGrid/>
      <w:spacing w:before="0" w:after="0"/>
      <w:contextualSpacing/>
      <w:outlineLvl w:val="1"/>
    </w:pPr>
    <w:rPr>
      <w:rFonts w:ascii="Calibri" w:eastAsia="Times New Roman" w:hAnsi="Calibri" w:cs="Calibri"/>
      <w:b/>
    </w:rPr>
  </w:style>
  <w:style w:type="paragraph" w:styleId="Heading3">
    <w:name w:val="heading 3"/>
    <w:basedOn w:val="Heading2"/>
    <w:next w:val="Normal"/>
    <w:link w:val="Heading3Char"/>
    <w:uiPriority w:val="99"/>
    <w:unhideWhenUsed/>
    <w:qFormat/>
    <w:rsid w:val="00132321"/>
    <w:pPr>
      <w:numPr>
        <w:ilvl w:val="2"/>
      </w:numPr>
      <w:outlineLvl w:val="2"/>
    </w:pPr>
    <w:rPr>
      <w:b w:val="0"/>
    </w:rPr>
  </w:style>
  <w:style w:type="paragraph" w:styleId="Heading4">
    <w:name w:val="heading 4"/>
    <w:basedOn w:val="Normal"/>
    <w:next w:val="Normal"/>
    <w:link w:val="Heading4Char"/>
    <w:uiPriority w:val="9"/>
    <w:semiHidden/>
    <w:unhideWhenUsed/>
    <w:qFormat/>
    <w:rsid w:val="00132321"/>
    <w:pPr>
      <w:keepNext/>
      <w:keepLines/>
      <w:spacing w:before="40" w:after="0"/>
      <w:outlineLvl w:val="3"/>
    </w:pPr>
    <w:rPr>
      <w:rFonts w:ascii="Cambria" w:eastAsia="SimSun" w:hAnsi="Cambria" w:cs="Times New Roman"/>
      <w:b/>
      <w:bCs/>
      <w:i/>
      <w:iCs/>
      <w:color w:val="4F81BD"/>
      <w:sz w:val="22"/>
      <w:szCs w:val="22"/>
    </w:rPr>
  </w:style>
  <w:style w:type="paragraph" w:styleId="Heading5">
    <w:name w:val="heading 5"/>
    <w:basedOn w:val="Normal"/>
    <w:next w:val="Normal"/>
    <w:link w:val="Heading5Char"/>
    <w:uiPriority w:val="9"/>
    <w:semiHidden/>
    <w:unhideWhenUsed/>
    <w:qFormat/>
    <w:rsid w:val="00132321"/>
    <w:pPr>
      <w:keepNext/>
      <w:keepLines/>
      <w:spacing w:before="40" w:after="0"/>
      <w:outlineLvl w:val="4"/>
    </w:pPr>
    <w:rPr>
      <w:rFonts w:ascii="Cambria" w:eastAsia="SimSun" w:hAnsi="Cambria" w:cs="Times New Roman"/>
      <w:color w:val="243F6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obeTemplates">
    <w:name w:val="Adobe Templates"/>
    <w:basedOn w:val="ListParagraph"/>
    <w:qFormat/>
    <w:rsid w:val="00BB6F36"/>
    <w:pPr>
      <w:numPr>
        <w:ilvl w:val="3"/>
        <w:numId w:val="1"/>
      </w:numPr>
    </w:pPr>
  </w:style>
  <w:style w:type="paragraph" w:styleId="ListParagraph">
    <w:name w:val="List Paragraph"/>
    <w:aliases w:val="List Body,Bullet List,FooterText,lp1,TOC style,List Paragraph1,Bullet OSM,Proposal Bullet List,Ref,Figure_name,Bullet- First level,Numbered Indented Text,Listenabsatz1,List NUmber,List Paragraph11,numbered,Paragraphe de liste1,Bullet"/>
    <w:basedOn w:val="Normal"/>
    <w:link w:val="ListParagraphChar"/>
    <w:uiPriority w:val="34"/>
    <w:qFormat/>
    <w:rsid w:val="00BB6F36"/>
    <w:pPr>
      <w:ind w:left="720"/>
      <w:contextualSpacing/>
    </w:pPr>
  </w:style>
  <w:style w:type="paragraph" w:customStyle="1" w:styleId="Listpara1">
    <w:name w:val="Listpara1"/>
    <w:basedOn w:val="ListParagraph"/>
    <w:link w:val="Listpara1Char"/>
    <w:qFormat/>
    <w:rsid w:val="00CC6107"/>
    <w:pPr>
      <w:numPr>
        <w:numId w:val="15"/>
      </w:numPr>
      <w:contextualSpacing w:val="0"/>
    </w:pPr>
    <w:rPr>
      <w:rFonts w:ascii="Calibri" w:hAnsi="Calibri"/>
    </w:rPr>
  </w:style>
  <w:style w:type="character" w:customStyle="1" w:styleId="Listpara1Char">
    <w:name w:val="Listpara1 Char"/>
    <w:basedOn w:val="DefaultParagraphFont"/>
    <w:link w:val="Listpara1"/>
    <w:rsid w:val="00CC6107"/>
    <w:rPr>
      <w:rFonts w:ascii="Calibri" w:hAnsi="Calibri"/>
    </w:rPr>
  </w:style>
  <w:style w:type="table" w:styleId="TableGrid">
    <w:name w:val="Table Grid"/>
    <w:basedOn w:val="TableNormal"/>
    <w:uiPriority w:val="39"/>
    <w:rsid w:val="003A62C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7C34"/>
    <w:rPr>
      <w:color w:val="0563C1" w:themeColor="hyperlink"/>
      <w:u w:val="single"/>
    </w:rPr>
  </w:style>
  <w:style w:type="character" w:styleId="UnresolvedMention">
    <w:name w:val="Unresolved Mention"/>
    <w:basedOn w:val="DefaultParagraphFont"/>
    <w:uiPriority w:val="99"/>
    <w:unhideWhenUsed/>
    <w:rsid w:val="003B7C34"/>
    <w:rPr>
      <w:color w:val="605E5C"/>
      <w:shd w:val="clear" w:color="auto" w:fill="E1DFDD"/>
    </w:rPr>
  </w:style>
  <w:style w:type="paragraph" w:styleId="Header">
    <w:name w:val="header"/>
    <w:basedOn w:val="Normal"/>
    <w:link w:val="HeaderChar"/>
    <w:uiPriority w:val="99"/>
    <w:unhideWhenUsed/>
    <w:rsid w:val="001B1456"/>
    <w:pPr>
      <w:tabs>
        <w:tab w:val="center" w:pos="4680"/>
        <w:tab w:val="right" w:pos="9360"/>
      </w:tabs>
      <w:spacing w:before="0" w:after="0"/>
    </w:pPr>
  </w:style>
  <w:style w:type="character" w:customStyle="1" w:styleId="HeaderChar">
    <w:name w:val="Header Char"/>
    <w:basedOn w:val="DefaultParagraphFont"/>
    <w:link w:val="Header"/>
    <w:uiPriority w:val="99"/>
    <w:rsid w:val="001B1456"/>
    <w:rPr>
      <w:rFonts w:ascii="Adobe Clean" w:hAnsi="Adobe Clean"/>
    </w:rPr>
  </w:style>
  <w:style w:type="paragraph" w:styleId="Footer">
    <w:name w:val="footer"/>
    <w:basedOn w:val="Normal"/>
    <w:link w:val="FooterChar"/>
    <w:uiPriority w:val="99"/>
    <w:unhideWhenUsed/>
    <w:rsid w:val="001B1456"/>
    <w:pPr>
      <w:tabs>
        <w:tab w:val="center" w:pos="4680"/>
        <w:tab w:val="right" w:pos="9360"/>
      </w:tabs>
      <w:spacing w:before="0" w:after="0"/>
    </w:pPr>
  </w:style>
  <w:style w:type="character" w:customStyle="1" w:styleId="FooterChar">
    <w:name w:val="Footer Char"/>
    <w:basedOn w:val="DefaultParagraphFont"/>
    <w:link w:val="Footer"/>
    <w:uiPriority w:val="99"/>
    <w:rsid w:val="001B1456"/>
    <w:rPr>
      <w:rFonts w:ascii="Adobe Clean" w:hAnsi="Adobe Clean"/>
    </w:rPr>
  </w:style>
  <w:style w:type="character" w:styleId="PageNumber">
    <w:name w:val="page number"/>
    <w:basedOn w:val="DefaultParagraphFont"/>
    <w:uiPriority w:val="99"/>
    <w:semiHidden/>
    <w:unhideWhenUsed/>
    <w:rsid w:val="001B1456"/>
  </w:style>
  <w:style w:type="character" w:styleId="CommentReference">
    <w:name w:val="annotation reference"/>
    <w:basedOn w:val="DefaultParagraphFont"/>
    <w:uiPriority w:val="99"/>
    <w:unhideWhenUsed/>
    <w:rsid w:val="008C2FAF"/>
    <w:rPr>
      <w:sz w:val="16"/>
      <w:szCs w:val="16"/>
    </w:rPr>
  </w:style>
  <w:style w:type="paragraph" w:styleId="CommentText">
    <w:name w:val="annotation text"/>
    <w:basedOn w:val="Normal"/>
    <w:link w:val="CommentTextChar"/>
    <w:uiPriority w:val="99"/>
    <w:unhideWhenUsed/>
    <w:rsid w:val="008C2FAF"/>
    <w:rPr>
      <w:szCs w:val="20"/>
    </w:rPr>
  </w:style>
  <w:style w:type="character" w:customStyle="1" w:styleId="CommentTextChar">
    <w:name w:val="Comment Text Char"/>
    <w:basedOn w:val="DefaultParagraphFont"/>
    <w:link w:val="CommentText"/>
    <w:uiPriority w:val="99"/>
    <w:rsid w:val="008C2FAF"/>
    <w:rPr>
      <w:rFonts w:ascii="Adobe Clean" w:hAnsi="Adobe Clean"/>
      <w:szCs w:val="20"/>
    </w:rPr>
  </w:style>
  <w:style w:type="paragraph" w:styleId="CommentSubject">
    <w:name w:val="annotation subject"/>
    <w:basedOn w:val="CommentText"/>
    <w:next w:val="CommentText"/>
    <w:link w:val="CommentSubjectChar"/>
    <w:uiPriority w:val="99"/>
    <w:semiHidden/>
    <w:unhideWhenUsed/>
    <w:rsid w:val="008C2FAF"/>
    <w:rPr>
      <w:b/>
      <w:bCs/>
    </w:rPr>
  </w:style>
  <w:style w:type="character" w:customStyle="1" w:styleId="CommentSubjectChar">
    <w:name w:val="Comment Subject Char"/>
    <w:basedOn w:val="CommentTextChar"/>
    <w:link w:val="CommentSubject"/>
    <w:uiPriority w:val="99"/>
    <w:semiHidden/>
    <w:rsid w:val="008C2FAF"/>
    <w:rPr>
      <w:rFonts w:ascii="Adobe Clean" w:hAnsi="Adobe Clean"/>
      <w:b/>
      <w:bCs/>
      <w:szCs w:val="20"/>
    </w:rPr>
  </w:style>
  <w:style w:type="paragraph" w:customStyle="1" w:styleId="TableParagraph">
    <w:name w:val="Table Paragraph"/>
    <w:basedOn w:val="Normal"/>
    <w:uiPriority w:val="1"/>
    <w:qFormat/>
    <w:rsid w:val="00DF4635"/>
    <w:pPr>
      <w:widowControl w:val="0"/>
      <w:autoSpaceDE w:val="0"/>
      <w:autoSpaceDN w:val="0"/>
      <w:adjustRightInd/>
      <w:snapToGrid/>
      <w:spacing w:before="0" w:after="0"/>
      <w:jc w:val="left"/>
    </w:pPr>
    <w:rPr>
      <w:rFonts w:ascii="Arial Unicode MS" w:eastAsia="Arial Unicode MS" w:hAnsi="Arial Unicode MS" w:cs="Arial Unicode MS"/>
      <w:sz w:val="22"/>
      <w:szCs w:val="22"/>
    </w:rPr>
  </w:style>
  <w:style w:type="paragraph" w:styleId="BodyText">
    <w:name w:val="Body Text"/>
    <w:basedOn w:val="Normal"/>
    <w:link w:val="BodyTextChar"/>
    <w:uiPriority w:val="1"/>
    <w:qFormat/>
    <w:rsid w:val="00D63302"/>
    <w:pPr>
      <w:widowControl w:val="0"/>
      <w:autoSpaceDE w:val="0"/>
      <w:autoSpaceDN w:val="0"/>
      <w:adjustRightInd/>
      <w:snapToGrid/>
      <w:spacing w:before="0" w:after="0"/>
      <w:jc w:val="left"/>
    </w:pPr>
    <w:rPr>
      <w:rFonts w:ascii="Arial Unicode MS" w:eastAsia="Arial Unicode MS" w:hAnsi="Arial Unicode MS" w:cs="Arial Unicode MS"/>
      <w:szCs w:val="20"/>
    </w:rPr>
  </w:style>
  <w:style w:type="character" w:customStyle="1" w:styleId="BodyTextChar">
    <w:name w:val="Body Text Char"/>
    <w:basedOn w:val="DefaultParagraphFont"/>
    <w:link w:val="BodyText"/>
    <w:uiPriority w:val="1"/>
    <w:rsid w:val="00D63302"/>
    <w:rPr>
      <w:rFonts w:ascii="Arial Unicode MS" w:eastAsia="Arial Unicode MS" w:hAnsi="Arial Unicode MS" w:cs="Arial Unicode MS"/>
      <w:szCs w:val="20"/>
    </w:rPr>
  </w:style>
  <w:style w:type="paragraph" w:styleId="BalloonText">
    <w:name w:val="Balloon Text"/>
    <w:basedOn w:val="Normal"/>
    <w:link w:val="BalloonTextChar"/>
    <w:uiPriority w:val="99"/>
    <w:semiHidden/>
    <w:unhideWhenUsed/>
    <w:rsid w:val="0029693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93A"/>
    <w:rPr>
      <w:rFonts w:ascii="Segoe UI" w:hAnsi="Segoe UI" w:cs="Segoe UI"/>
      <w:sz w:val="18"/>
      <w:szCs w:val="18"/>
    </w:rPr>
  </w:style>
  <w:style w:type="table" w:customStyle="1" w:styleId="TableGrid1">
    <w:name w:val="Table Grid1"/>
    <w:basedOn w:val="TableNormal"/>
    <w:next w:val="TableGrid"/>
    <w:uiPriority w:val="39"/>
    <w:rsid w:val="009B1BA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24774"/>
    <w:pPr>
      <w:spacing w:before="0" w:after="0"/>
      <w:jc w:val="left"/>
    </w:pPr>
    <w:rPr>
      <w:rFonts w:ascii="Adobe Clean" w:hAnsi="Adobe Clean"/>
    </w:rPr>
  </w:style>
  <w:style w:type="character" w:styleId="Mention">
    <w:name w:val="Mention"/>
    <w:basedOn w:val="DefaultParagraphFont"/>
    <w:uiPriority w:val="99"/>
    <w:unhideWhenUsed/>
    <w:rsid w:val="00094F65"/>
    <w:rPr>
      <w:color w:val="2B579A"/>
      <w:shd w:val="clear" w:color="auto" w:fill="E1DFDD"/>
    </w:rPr>
  </w:style>
  <w:style w:type="paragraph" w:customStyle="1" w:styleId="paragraph">
    <w:name w:val="paragraph"/>
    <w:basedOn w:val="Normal"/>
    <w:rsid w:val="007F3420"/>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normaltextrun">
    <w:name w:val="normaltextrun"/>
    <w:basedOn w:val="DefaultParagraphFont"/>
    <w:rsid w:val="003E3DDF"/>
  </w:style>
  <w:style w:type="character" w:customStyle="1" w:styleId="eop">
    <w:name w:val="eop"/>
    <w:basedOn w:val="DefaultParagraphFont"/>
    <w:rsid w:val="003E3DDF"/>
  </w:style>
  <w:style w:type="character" w:styleId="Strong">
    <w:name w:val="Strong"/>
    <w:basedOn w:val="DefaultParagraphFont"/>
    <w:uiPriority w:val="22"/>
    <w:qFormat/>
    <w:rsid w:val="00174A3A"/>
    <w:rPr>
      <w:b/>
      <w:bCs/>
    </w:rPr>
  </w:style>
  <w:style w:type="paragraph" w:customStyle="1" w:styleId="msonormal0">
    <w:name w:val="msonormal"/>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customStyle="1" w:styleId="textrun">
    <w:name w:val="textrun"/>
    <w:basedOn w:val="DefaultParagraphFont"/>
    <w:rsid w:val="00567013"/>
  </w:style>
  <w:style w:type="paragraph" w:customStyle="1" w:styleId="outlineelement">
    <w:name w:val="outlineelement"/>
    <w:basedOn w:val="Normal"/>
    <w:rsid w:val="00567013"/>
    <w:pPr>
      <w:adjustRightInd/>
      <w:snapToGrid/>
      <w:spacing w:before="100" w:beforeAutospacing="1" w:after="100" w:afterAutospacing="1"/>
      <w:jc w:val="left"/>
    </w:pPr>
    <w:rPr>
      <w:rFonts w:ascii="Times New Roman" w:eastAsia="Times New Roman" w:hAnsi="Times New Roman" w:cs="Times New Roman"/>
      <w:sz w:val="24"/>
    </w:rPr>
  </w:style>
  <w:style w:type="character" w:styleId="FollowedHyperlink">
    <w:name w:val="FollowedHyperlink"/>
    <w:basedOn w:val="DefaultParagraphFont"/>
    <w:uiPriority w:val="99"/>
    <w:semiHidden/>
    <w:unhideWhenUsed/>
    <w:rsid w:val="00567013"/>
    <w:rPr>
      <w:color w:val="800080"/>
      <w:u w:val="single"/>
    </w:rPr>
  </w:style>
  <w:style w:type="character" w:customStyle="1" w:styleId="tabrun">
    <w:name w:val="tabrun"/>
    <w:basedOn w:val="DefaultParagraphFont"/>
    <w:rsid w:val="00567013"/>
  </w:style>
  <w:style w:type="character" w:customStyle="1" w:styleId="tabchar">
    <w:name w:val="tabchar"/>
    <w:basedOn w:val="DefaultParagraphFont"/>
    <w:rsid w:val="00567013"/>
  </w:style>
  <w:style w:type="character" w:customStyle="1" w:styleId="tableaderchars">
    <w:name w:val="tableaderchars"/>
    <w:basedOn w:val="DefaultParagraphFont"/>
    <w:rsid w:val="00567013"/>
  </w:style>
  <w:style w:type="character" w:customStyle="1" w:styleId="fieldrange">
    <w:name w:val="fieldrange"/>
    <w:basedOn w:val="DefaultParagraphFont"/>
    <w:rsid w:val="00567013"/>
  </w:style>
  <w:style w:type="character" w:customStyle="1" w:styleId="pagebreakblob">
    <w:name w:val="pagebreakblob"/>
    <w:basedOn w:val="DefaultParagraphFont"/>
    <w:rsid w:val="00567013"/>
  </w:style>
  <w:style w:type="character" w:customStyle="1" w:styleId="pagebreakborderspan">
    <w:name w:val="pagebreakborderspan"/>
    <w:basedOn w:val="DefaultParagraphFont"/>
    <w:rsid w:val="00567013"/>
  </w:style>
  <w:style w:type="character" w:customStyle="1" w:styleId="pagebreaktextspan">
    <w:name w:val="pagebreaktextspan"/>
    <w:basedOn w:val="DefaultParagraphFont"/>
    <w:rsid w:val="00567013"/>
  </w:style>
  <w:style w:type="character" w:customStyle="1" w:styleId="ListParagraphChar">
    <w:name w:val="List Paragraph Char"/>
    <w:aliases w:val="List Body Char,Bullet List Char,FooterText Char,lp1 Char,TOC style Char,List Paragraph1 Char,Bullet OSM Char,Proposal Bullet List Char,Ref Char,Figure_name Char,Bullet- First level Char,Numbered Indented Text Char,Listenabsatz1 Char"/>
    <w:link w:val="ListParagraph"/>
    <w:uiPriority w:val="34"/>
    <w:locked/>
    <w:rsid w:val="00924A33"/>
    <w:rPr>
      <w:rFonts w:ascii="Adobe Clean" w:hAnsi="Adobe Clean"/>
    </w:rPr>
  </w:style>
  <w:style w:type="numbering" w:customStyle="1" w:styleId="AdobeLegal-Main">
    <w:name w:val="Adobe Legal - Main"/>
    <w:uiPriority w:val="99"/>
    <w:rsid w:val="00924A33"/>
    <w:pPr>
      <w:numPr>
        <w:numId w:val="3"/>
      </w:numPr>
    </w:pPr>
  </w:style>
  <w:style w:type="character" w:customStyle="1" w:styleId="Heading1Char">
    <w:name w:val="Heading 1 Char"/>
    <w:basedOn w:val="DefaultParagraphFont"/>
    <w:link w:val="Heading1"/>
    <w:uiPriority w:val="1"/>
    <w:rsid w:val="00132321"/>
    <w:rPr>
      <w:rFonts w:ascii="Calibri" w:eastAsia="Times New Roman" w:hAnsi="Calibri" w:cs="Calibri"/>
      <w:b/>
      <w:szCs w:val="20"/>
    </w:rPr>
  </w:style>
  <w:style w:type="character" w:customStyle="1" w:styleId="Heading2Char">
    <w:name w:val="Heading 2 Char"/>
    <w:basedOn w:val="DefaultParagraphFont"/>
    <w:link w:val="Heading2"/>
    <w:uiPriority w:val="99"/>
    <w:rsid w:val="00132321"/>
    <w:rPr>
      <w:rFonts w:ascii="Calibri" w:eastAsia="Times New Roman" w:hAnsi="Calibri" w:cs="Calibri"/>
      <w:b/>
    </w:rPr>
  </w:style>
  <w:style w:type="character" w:customStyle="1" w:styleId="Heading3Char">
    <w:name w:val="Heading 3 Char"/>
    <w:basedOn w:val="DefaultParagraphFont"/>
    <w:link w:val="Heading3"/>
    <w:uiPriority w:val="99"/>
    <w:rsid w:val="00132321"/>
    <w:rPr>
      <w:rFonts w:ascii="Calibri" w:eastAsia="Times New Roman" w:hAnsi="Calibri" w:cs="Calibri"/>
    </w:rPr>
  </w:style>
  <w:style w:type="paragraph" w:customStyle="1" w:styleId="Heading41">
    <w:name w:val="Heading 41"/>
    <w:basedOn w:val="Normal"/>
    <w:next w:val="Normal"/>
    <w:uiPriority w:val="9"/>
    <w:semiHidden/>
    <w:unhideWhenUsed/>
    <w:qFormat/>
    <w:rsid w:val="00132321"/>
    <w:pPr>
      <w:keepNext/>
      <w:keepLines/>
      <w:adjustRightInd/>
      <w:snapToGrid/>
      <w:spacing w:before="200" w:after="0"/>
      <w:outlineLvl w:val="3"/>
    </w:pPr>
    <w:rPr>
      <w:rFonts w:ascii="Cambria" w:eastAsia="SimSun" w:hAnsi="Cambria" w:cs="Times New Roman"/>
      <w:b/>
      <w:bCs/>
      <w:i/>
      <w:iCs/>
      <w:color w:val="4F81BD"/>
      <w:sz w:val="22"/>
      <w:szCs w:val="22"/>
    </w:rPr>
  </w:style>
  <w:style w:type="paragraph" w:customStyle="1" w:styleId="Heading51">
    <w:name w:val="Heading 51"/>
    <w:basedOn w:val="Normal"/>
    <w:next w:val="Normal"/>
    <w:uiPriority w:val="9"/>
    <w:semiHidden/>
    <w:unhideWhenUsed/>
    <w:qFormat/>
    <w:rsid w:val="00132321"/>
    <w:pPr>
      <w:keepNext/>
      <w:keepLines/>
      <w:adjustRightInd/>
      <w:snapToGrid/>
      <w:spacing w:before="200" w:after="0"/>
      <w:outlineLvl w:val="4"/>
    </w:pPr>
    <w:rPr>
      <w:rFonts w:ascii="Cambria" w:eastAsia="SimSun" w:hAnsi="Cambria" w:cs="Times New Roman"/>
      <w:color w:val="243F60"/>
      <w:sz w:val="22"/>
      <w:szCs w:val="22"/>
    </w:rPr>
  </w:style>
  <w:style w:type="character" w:customStyle="1" w:styleId="s1">
    <w:name w:val="s1"/>
    <w:rsid w:val="00B72F62"/>
  </w:style>
  <w:style w:type="character" w:customStyle="1" w:styleId="Heading4Char">
    <w:name w:val="Heading 4 Char"/>
    <w:basedOn w:val="DefaultParagraphFont"/>
    <w:link w:val="Heading4"/>
    <w:uiPriority w:val="9"/>
    <w:semiHidden/>
    <w:rsid w:val="00132321"/>
    <w:rPr>
      <w:rFonts w:ascii="Cambria" w:eastAsia="SimSun" w:hAnsi="Cambria" w:cs="Times New Roman"/>
      <w:b/>
      <w:bCs/>
      <w:i/>
      <w:iCs/>
      <w:color w:val="4F81BD"/>
      <w:sz w:val="22"/>
      <w:szCs w:val="22"/>
    </w:rPr>
  </w:style>
  <w:style w:type="character" w:customStyle="1" w:styleId="Heading5Char">
    <w:name w:val="Heading 5 Char"/>
    <w:basedOn w:val="DefaultParagraphFont"/>
    <w:link w:val="Heading5"/>
    <w:uiPriority w:val="9"/>
    <w:semiHidden/>
    <w:rsid w:val="00132321"/>
    <w:rPr>
      <w:rFonts w:ascii="Cambria" w:eastAsia="SimSun" w:hAnsi="Cambria" w:cs="Times New Roman"/>
      <w:color w:val="243F60"/>
      <w:sz w:val="22"/>
      <w:szCs w:val="22"/>
    </w:rPr>
  </w:style>
  <w:style w:type="paragraph" w:customStyle="1" w:styleId="StyleMaDBlack">
    <w:name w:val="Style MaD + Black"/>
    <w:basedOn w:val="Normal"/>
    <w:rsid w:val="00132321"/>
    <w:pPr>
      <w:numPr>
        <w:numId w:val="4"/>
      </w:numPr>
      <w:tabs>
        <w:tab w:val="clear" w:pos="432"/>
        <w:tab w:val="num" w:pos="360"/>
      </w:tabs>
      <w:adjustRightInd/>
      <w:snapToGrid/>
      <w:spacing w:before="0" w:after="0"/>
      <w:ind w:left="360" w:hanging="360"/>
    </w:pPr>
    <w:rPr>
      <w:rFonts w:ascii="Calibri" w:eastAsia="SimSun" w:hAnsi="Calibri" w:cs="Times New Roman"/>
      <w:sz w:val="22"/>
      <w:szCs w:val="22"/>
    </w:rPr>
  </w:style>
  <w:style w:type="character" w:customStyle="1" w:styleId="xnormaltextrun">
    <w:name w:val="x_normaltextrun"/>
    <w:basedOn w:val="DefaultParagraphFont"/>
    <w:rsid w:val="00B72F62"/>
  </w:style>
  <w:style w:type="numbering" w:customStyle="1" w:styleId="AdobeLegal-Main1">
    <w:name w:val="Adobe Legal - Main1"/>
    <w:uiPriority w:val="99"/>
    <w:rsid w:val="00132321"/>
    <w:pPr>
      <w:numPr>
        <w:numId w:val="2"/>
      </w:numPr>
    </w:pPr>
  </w:style>
  <w:style w:type="paragraph" w:customStyle="1" w:styleId="Default">
    <w:name w:val="Default"/>
    <w:rsid w:val="00132321"/>
    <w:pPr>
      <w:autoSpaceDE w:val="0"/>
      <w:autoSpaceDN w:val="0"/>
      <w:adjustRightInd w:val="0"/>
      <w:spacing w:before="0" w:after="0"/>
    </w:pPr>
    <w:rPr>
      <w:rFonts w:ascii="Calibri" w:eastAsia="SimSun" w:hAnsi="Calibri" w:cs="Calibri"/>
      <w:color w:val="000000"/>
      <w:sz w:val="24"/>
      <w:lang w:val="en-SG" w:eastAsia="en-SG"/>
    </w:rPr>
  </w:style>
  <w:style w:type="table" w:customStyle="1" w:styleId="TableGrid2">
    <w:name w:val="Table Grid2"/>
    <w:basedOn w:val="TableNormal"/>
    <w:next w:val="TableGrid"/>
    <w:uiPriority w:val="59"/>
    <w:rsid w:val="00132321"/>
    <w:pPr>
      <w:spacing w:before="0" w:after="0"/>
      <w:jc w:val="left"/>
    </w:pPr>
    <w:rPr>
      <w:rFonts w:eastAsia="SimSu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32321"/>
  </w:style>
  <w:style w:type="paragraph" w:customStyle="1" w:styleId="NormalWeb1">
    <w:name w:val="Normal (Web)1"/>
    <w:basedOn w:val="Normal"/>
    <w:next w:val="NormalWeb"/>
    <w:uiPriority w:val="99"/>
    <w:semiHidden/>
    <w:unhideWhenUsed/>
    <w:rsid w:val="00132321"/>
    <w:pPr>
      <w:adjustRightInd/>
      <w:snapToGrid/>
      <w:spacing w:before="100" w:beforeAutospacing="1" w:after="100" w:afterAutospacing="1"/>
      <w:jc w:val="left"/>
    </w:pPr>
    <w:rPr>
      <w:rFonts w:ascii="Times New Roman" w:eastAsia="SimSun" w:hAnsi="Times New Roman" w:cs="Times New Roman"/>
      <w:sz w:val="24"/>
    </w:rPr>
  </w:style>
  <w:style w:type="character" w:styleId="Emphasis">
    <w:name w:val="Emphasis"/>
    <w:basedOn w:val="DefaultParagraphFont"/>
    <w:uiPriority w:val="20"/>
    <w:qFormat/>
    <w:rsid w:val="00132321"/>
    <w:rPr>
      <w:i/>
      <w:iCs/>
    </w:rPr>
  </w:style>
  <w:style w:type="paragraph" w:customStyle="1" w:styleId="AdobeNum">
    <w:name w:val="Adobe Num"/>
    <w:basedOn w:val="Normal"/>
    <w:qFormat/>
    <w:rsid w:val="00132321"/>
    <w:pPr>
      <w:numPr>
        <w:numId w:val="6"/>
      </w:numPr>
      <w:tabs>
        <w:tab w:val="num" w:pos="720"/>
      </w:tabs>
      <w:adjustRightInd/>
      <w:snapToGrid/>
      <w:spacing w:before="0" w:after="100" w:line="276" w:lineRule="auto"/>
      <w:ind w:left="720" w:hanging="360"/>
      <w:jc w:val="left"/>
    </w:pPr>
    <w:rPr>
      <w:rFonts w:ascii="Calibri" w:hAnsi="Calibri" w:cs="Times New Roman"/>
      <w:szCs w:val="23"/>
      <w:lang w:val="en-AU"/>
    </w:rPr>
  </w:style>
  <w:style w:type="paragraph" w:customStyle="1" w:styleId="TOCHeading1">
    <w:name w:val="TOC Heading1"/>
    <w:basedOn w:val="Heading1"/>
    <w:next w:val="Normal"/>
    <w:uiPriority w:val="39"/>
    <w:unhideWhenUsed/>
    <w:qFormat/>
    <w:rsid w:val="00132321"/>
    <w:pPr>
      <w:keepNext/>
      <w:keepLines/>
      <w:widowControl/>
      <w:numPr>
        <w:ilvl w:val="0"/>
        <w:numId w:val="0"/>
      </w:numPr>
      <w:tabs>
        <w:tab w:val="clear" w:pos="426"/>
      </w:tabs>
      <w:spacing w:before="240" w:after="0" w:line="259" w:lineRule="auto"/>
      <w:jc w:val="left"/>
      <w:outlineLvl w:val="9"/>
    </w:pPr>
    <w:rPr>
      <w:rFonts w:ascii="Cambria" w:eastAsia="SimSun" w:hAnsi="Cambria" w:cs="Times New Roman"/>
      <w:b w:val="0"/>
      <w:color w:val="365F91"/>
      <w:sz w:val="32"/>
      <w:szCs w:val="32"/>
    </w:rPr>
  </w:style>
  <w:style w:type="paragraph" w:customStyle="1" w:styleId="TOC11">
    <w:name w:val="TOC 11"/>
    <w:basedOn w:val="Normal"/>
    <w:next w:val="Normal"/>
    <w:autoRedefine/>
    <w:uiPriority w:val="39"/>
    <w:unhideWhenUsed/>
    <w:rsid w:val="00132321"/>
    <w:pPr>
      <w:adjustRightInd/>
      <w:snapToGrid/>
      <w:spacing w:before="0" w:after="100"/>
    </w:pPr>
    <w:rPr>
      <w:rFonts w:ascii="Calibri" w:eastAsia="SimSun" w:hAnsi="Calibri" w:cs="Times New Roman"/>
      <w:sz w:val="22"/>
      <w:szCs w:val="22"/>
    </w:rPr>
  </w:style>
  <w:style w:type="character" w:customStyle="1" w:styleId="Heading4Char1">
    <w:name w:val="Heading 4 Char1"/>
    <w:basedOn w:val="DefaultParagraphFont"/>
    <w:uiPriority w:val="9"/>
    <w:semiHidden/>
    <w:rsid w:val="00132321"/>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132321"/>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132321"/>
    <w:rPr>
      <w:rFonts w:ascii="Times New Roman" w:hAnsi="Times New Roman" w:cs="Times New Roman"/>
      <w:sz w:val="24"/>
    </w:rPr>
  </w:style>
  <w:style w:type="numbering" w:customStyle="1" w:styleId="CurrentList1">
    <w:name w:val="Current List1"/>
    <w:uiPriority w:val="99"/>
    <w:rsid w:val="00017B52"/>
    <w:pPr>
      <w:numPr>
        <w:numId w:val="7"/>
      </w:numPr>
    </w:pPr>
  </w:style>
  <w:style w:type="numbering" w:customStyle="1" w:styleId="AdobeLegal-Main5">
    <w:name w:val="Adobe Legal - Main5"/>
    <w:uiPriority w:val="99"/>
    <w:rsid w:val="00895FAE"/>
    <w:pPr>
      <w:numPr>
        <w:numId w:val="1"/>
      </w:numPr>
    </w:pPr>
  </w:style>
  <w:style w:type="numbering" w:customStyle="1" w:styleId="CurrentList2">
    <w:name w:val="Current List2"/>
    <w:uiPriority w:val="99"/>
    <w:rsid w:val="000B0998"/>
    <w:pPr>
      <w:numPr>
        <w:numId w:val="8"/>
      </w:numPr>
    </w:pPr>
  </w:style>
  <w:style w:type="character" w:customStyle="1" w:styleId="linebreakblob">
    <w:name w:val="linebreakblob"/>
    <w:basedOn w:val="DefaultParagraphFont"/>
    <w:rsid w:val="000867F7"/>
  </w:style>
  <w:style w:type="character" w:customStyle="1" w:styleId="scxw175071252">
    <w:name w:val="scxw175071252"/>
    <w:basedOn w:val="DefaultParagraphFont"/>
    <w:rsid w:val="000867F7"/>
  </w:style>
  <w:style w:type="numbering" w:customStyle="1" w:styleId="CurrentList3">
    <w:name w:val="Current List3"/>
    <w:uiPriority w:val="99"/>
    <w:rsid w:val="000867F7"/>
    <w:pPr>
      <w:numPr>
        <w:numId w:val="9"/>
      </w:numPr>
    </w:pPr>
  </w:style>
  <w:style w:type="numbering" w:customStyle="1" w:styleId="AdobeMain">
    <w:name w:val="Adobe Main"/>
    <w:uiPriority w:val="99"/>
    <w:rsid w:val="00B72F62"/>
    <w:pPr>
      <w:numPr>
        <w:numId w:val="11"/>
      </w:numPr>
    </w:pPr>
  </w:style>
  <w:style w:type="numbering" w:customStyle="1" w:styleId="CurrentList4">
    <w:name w:val="Current List4"/>
    <w:uiPriority w:val="99"/>
    <w:rsid w:val="00792759"/>
    <w:pPr>
      <w:numPr>
        <w:numId w:val="12"/>
      </w:numPr>
    </w:pPr>
  </w:style>
  <w:style w:type="numbering" w:customStyle="1" w:styleId="CurrentList5">
    <w:name w:val="Current List5"/>
    <w:uiPriority w:val="99"/>
    <w:rsid w:val="00792759"/>
    <w:pPr>
      <w:numPr>
        <w:numId w:val="13"/>
      </w:numPr>
    </w:pPr>
  </w:style>
  <w:style w:type="numbering" w:customStyle="1" w:styleId="CurrentList6">
    <w:name w:val="Current List6"/>
    <w:uiPriority w:val="99"/>
    <w:rsid w:val="00FA15D2"/>
    <w:pPr>
      <w:numPr>
        <w:numId w:val="14"/>
      </w:numPr>
    </w:pPr>
  </w:style>
  <w:style w:type="table" w:styleId="TableColumns2">
    <w:name w:val="Table Columns 2"/>
    <w:basedOn w:val="TableNormal"/>
    <w:uiPriority w:val="99"/>
    <w:semiHidden/>
    <w:unhideWhenUsed/>
    <w:rsid w:val="00523747"/>
    <w:pPr>
      <w:adjustRightInd w:val="0"/>
      <w:snapToGrid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0C7A92"/>
    <w:rPr>
      <w:color w:val="808080"/>
      <w:shd w:val="clear" w:color="auto" w:fill="E6E6E6"/>
    </w:rPr>
  </w:style>
  <w:style w:type="numbering" w:customStyle="1" w:styleId="AdobeLegalWELT">
    <w:name w:val="AdobeLegalWELT"/>
    <w:uiPriority w:val="99"/>
    <w:rsid w:val="000C7A92"/>
  </w:style>
  <w:style w:type="numbering" w:customStyle="1" w:styleId="AdobeLegalWELT1">
    <w:name w:val="AdobeLegalWELT1"/>
    <w:next w:val="AdobeLegalWELT"/>
    <w:uiPriority w:val="99"/>
    <w:rsid w:val="000C7A92"/>
  </w:style>
  <w:style w:type="paragraph" w:styleId="TOCHeading">
    <w:name w:val="TOC Heading"/>
    <w:basedOn w:val="Heading1"/>
    <w:next w:val="Normal"/>
    <w:uiPriority w:val="39"/>
    <w:unhideWhenUsed/>
    <w:qFormat/>
    <w:rsid w:val="000C7A92"/>
    <w:pPr>
      <w:keepNext/>
      <w:keepLines/>
      <w:widowControl/>
      <w:numPr>
        <w:ilvl w:val="0"/>
        <w:numId w:val="0"/>
      </w:numPr>
      <w:tabs>
        <w:tab w:val="clear" w:pos="426"/>
      </w:tabs>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C7A92"/>
    <w:pPr>
      <w:adjustRightInd/>
      <w:snapToGrid/>
      <w:spacing w:before="0" w:after="100"/>
    </w:pPr>
    <w:rPr>
      <w:rFonts w:ascii="Calibri" w:eastAsiaTheme="minorEastAsia" w:hAnsi="Calibri" w:cs="Times New Roman"/>
      <w:sz w:val="22"/>
      <w:szCs w:val="22"/>
    </w:rPr>
  </w:style>
  <w:style w:type="character" w:customStyle="1" w:styleId="ui-provider">
    <w:name w:val="ui-provider"/>
    <w:basedOn w:val="DefaultParagraphFont"/>
    <w:rsid w:val="007C6FDE"/>
  </w:style>
  <w:style w:type="numbering" w:customStyle="1" w:styleId="CurrentList7">
    <w:name w:val="Current List7"/>
    <w:uiPriority w:val="99"/>
    <w:rsid w:val="00BC1225"/>
    <w:pPr>
      <w:numPr>
        <w:numId w:val="16"/>
      </w:numPr>
    </w:pPr>
  </w:style>
  <w:style w:type="numbering" w:customStyle="1" w:styleId="CurrentList8">
    <w:name w:val="Current List8"/>
    <w:uiPriority w:val="99"/>
    <w:rsid w:val="0064741E"/>
    <w:pPr>
      <w:numPr>
        <w:numId w:val="17"/>
      </w:numPr>
    </w:pPr>
  </w:style>
  <w:style w:type="numbering" w:customStyle="1" w:styleId="CurrentList9">
    <w:name w:val="Current List9"/>
    <w:uiPriority w:val="99"/>
    <w:rsid w:val="004E5361"/>
    <w:pPr>
      <w:numPr>
        <w:numId w:val="18"/>
      </w:numPr>
    </w:pPr>
  </w:style>
  <w:style w:type="paragraph" w:styleId="Title">
    <w:name w:val="Title"/>
    <w:basedOn w:val="Normal"/>
    <w:next w:val="Normal"/>
    <w:link w:val="TitleChar"/>
    <w:uiPriority w:val="10"/>
    <w:qFormat/>
    <w:rsid w:val="00494971"/>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971"/>
    <w:rPr>
      <w:rFonts w:asciiTheme="majorHAnsi" w:eastAsiaTheme="majorEastAsia" w:hAnsiTheme="majorHAnsi" w:cstheme="majorBidi"/>
      <w:spacing w:val="-10"/>
      <w:kern w:val="28"/>
      <w:sz w:val="56"/>
      <w:szCs w:val="56"/>
    </w:rPr>
  </w:style>
  <w:style w:type="numbering" w:customStyle="1" w:styleId="CurrentList10">
    <w:name w:val="Current List10"/>
    <w:uiPriority w:val="99"/>
    <w:rsid w:val="00C35B82"/>
    <w:pPr>
      <w:numPr>
        <w:numId w:val="19"/>
      </w:numPr>
    </w:pPr>
  </w:style>
  <w:style w:type="numbering" w:customStyle="1" w:styleId="CurrentList11">
    <w:name w:val="Current List11"/>
    <w:uiPriority w:val="99"/>
    <w:rsid w:val="00C35B82"/>
    <w:pPr>
      <w:numPr>
        <w:numId w:val="20"/>
      </w:numPr>
    </w:pPr>
  </w:style>
  <w:style w:type="numbering" w:customStyle="1" w:styleId="CurrentList12">
    <w:name w:val="Current List12"/>
    <w:uiPriority w:val="99"/>
    <w:rsid w:val="00C35B82"/>
    <w:pPr>
      <w:numPr>
        <w:numId w:val="21"/>
      </w:numPr>
    </w:pPr>
  </w:style>
  <w:style w:type="numbering" w:customStyle="1" w:styleId="CurrentList13">
    <w:name w:val="Current List13"/>
    <w:uiPriority w:val="99"/>
    <w:rsid w:val="00F13003"/>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31748">
      <w:bodyDiv w:val="1"/>
      <w:marLeft w:val="0"/>
      <w:marRight w:val="0"/>
      <w:marTop w:val="0"/>
      <w:marBottom w:val="0"/>
      <w:divBdr>
        <w:top w:val="none" w:sz="0" w:space="0" w:color="auto"/>
        <w:left w:val="none" w:sz="0" w:space="0" w:color="auto"/>
        <w:bottom w:val="none" w:sz="0" w:space="0" w:color="auto"/>
        <w:right w:val="none" w:sz="0" w:space="0" w:color="auto"/>
      </w:divBdr>
    </w:div>
    <w:div w:id="270095626">
      <w:bodyDiv w:val="1"/>
      <w:marLeft w:val="0"/>
      <w:marRight w:val="0"/>
      <w:marTop w:val="0"/>
      <w:marBottom w:val="0"/>
      <w:divBdr>
        <w:top w:val="none" w:sz="0" w:space="0" w:color="auto"/>
        <w:left w:val="none" w:sz="0" w:space="0" w:color="auto"/>
        <w:bottom w:val="none" w:sz="0" w:space="0" w:color="auto"/>
        <w:right w:val="none" w:sz="0" w:space="0" w:color="auto"/>
      </w:divBdr>
      <w:divsChild>
        <w:div w:id="156383263">
          <w:marLeft w:val="0"/>
          <w:marRight w:val="0"/>
          <w:marTop w:val="0"/>
          <w:marBottom w:val="0"/>
          <w:divBdr>
            <w:top w:val="none" w:sz="0" w:space="0" w:color="auto"/>
            <w:left w:val="none" w:sz="0" w:space="0" w:color="auto"/>
            <w:bottom w:val="none" w:sz="0" w:space="0" w:color="auto"/>
            <w:right w:val="none" w:sz="0" w:space="0" w:color="auto"/>
          </w:divBdr>
          <w:divsChild>
            <w:div w:id="18459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2772">
      <w:bodyDiv w:val="1"/>
      <w:marLeft w:val="0"/>
      <w:marRight w:val="0"/>
      <w:marTop w:val="0"/>
      <w:marBottom w:val="0"/>
      <w:divBdr>
        <w:top w:val="none" w:sz="0" w:space="0" w:color="auto"/>
        <w:left w:val="none" w:sz="0" w:space="0" w:color="auto"/>
        <w:bottom w:val="none" w:sz="0" w:space="0" w:color="auto"/>
        <w:right w:val="none" w:sz="0" w:space="0" w:color="auto"/>
      </w:divBdr>
    </w:div>
    <w:div w:id="519003672">
      <w:bodyDiv w:val="1"/>
      <w:marLeft w:val="0"/>
      <w:marRight w:val="0"/>
      <w:marTop w:val="0"/>
      <w:marBottom w:val="0"/>
      <w:divBdr>
        <w:top w:val="none" w:sz="0" w:space="0" w:color="auto"/>
        <w:left w:val="none" w:sz="0" w:space="0" w:color="auto"/>
        <w:bottom w:val="none" w:sz="0" w:space="0" w:color="auto"/>
        <w:right w:val="none" w:sz="0" w:space="0" w:color="auto"/>
      </w:divBdr>
      <w:divsChild>
        <w:div w:id="1152482554">
          <w:marLeft w:val="0"/>
          <w:marRight w:val="0"/>
          <w:marTop w:val="0"/>
          <w:marBottom w:val="0"/>
          <w:divBdr>
            <w:top w:val="none" w:sz="0" w:space="0" w:color="auto"/>
            <w:left w:val="none" w:sz="0" w:space="0" w:color="auto"/>
            <w:bottom w:val="none" w:sz="0" w:space="0" w:color="auto"/>
            <w:right w:val="none" w:sz="0" w:space="0" w:color="auto"/>
          </w:divBdr>
          <w:divsChild>
            <w:div w:id="5874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4417">
      <w:bodyDiv w:val="1"/>
      <w:marLeft w:val="0"/>
      <w:marRight w:val="0"/>
      <w:marTop w:val="0"/>
      <w:marBottom w:val="0"/>
      <w:divBdr>
        <w:top w:val="none" w:sz="0" w:space="0" w:color="auto"/>
        <w:left w:val="none" w:sz="0" w:space="0" w:color="auto"/>
        <w:bottom w:val="none" w:sz="0" w:space="0" w:color="auto"/>
        <w:right w:val="none" w:sz="0" w:space="0" w:color="auto"/>
      </w:divBdr>
      <w:divsChild>
        <w:div w:id="1181428399">
          <w:marLeft w:val="0"/>
          <w:marRight w:val="0"/>
          <w:marTop w:val="0"/>
          <w:marBottom w:val="0"/>
          <w:divBdr>
            <w:top w:val="none" w:sz="0" w:space="0" w:color="auto"/>
            <w:left w:val="none" w:sz="0" w:space="0" w:color="auto"/>
            <w:bottom w:val="none" w:sz="0" w:space="0" w:color="auto"/>
            <w:right w:val="none" w:sz="0" w:space="0" w:color="auto"/>
          </w:divBdr>
          <w:divsChild>
            <w:div w:id="10564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81660">
      <w:bodyDiv w:val="1"/>
      <w:marLeft w:val="0"/>
      <w:marRight w:val="0"/>
      <w:marTop w:val="0"/>
      <w:marBottom w:val="0"/>
      <w:divBdr>
        <w:top w:val="none" w:sz="0" w:space="0" w:color="auto"/>
        <w:left w:val="none" w:sz="0" w:space="0" w:color="auto"/>
        <w:bottom w:val="none" w:sz="0" w:space="0" w:color="auto"/>
        <w:right w:val="none" w:sz="0" w:space="0" w:color="auto"/>
      </w:divBdr>
    </w:div>
    <w:div w:id="626207502">
      <w:bodyDiv w:val="1"/>
      <w:marLeft w:val="0"/>
      <w:marRight w:val="0"/>
      <w:marTop w:val="0"/>
      <w:marBottom w:val="0"/>
      <w:divBdr>
        <w:top w:val="none" w:sz="0" w:space="0" w:color="auto"/>
        <w:left w:val="none" w:sz="0" w:space="0" w:color="auto"/>
        <w:bottom w:val="none" w:sz="0" w:space="0" w:color="auto"/>
        <w:right w:val="none" w:sz="0" w:space="0" w:color="auto"/>
      </w:divBdr>
      <w:divsChild>
        <w:div w:id="23605444">
          <w:marLeft w:val="0"/>
          <w:marRight w:val="0"/>
          <w:marTop w:val="0"/>
          <w:marBottom w:val="0"/>
          <w:divBdr>
            <w:top w:val="none" w:sz="0" w:space="0" w:color="auto"/>
            <w:left w:val="none" w:sz="0" w:space="0" w:color="auto"/>
            <w:bottom w:val="none" w:sz="0" w:space="0" w:color="auto"/>
            <w:right w:val="none" w:sz="0" w:space="0" w:color="auto"/>
          </w:divBdr>
        </w:div>
        <w:div w:id="52049554">
          <w:marLeft w:val="0"/>
          <w:marRight w:val="0"/>
          <w:marTop w:val="0"/>
          <w:marBottom w:val="0"/>
          <w:divBdr>
            <w:top w:val="none" w:sz="0" w:space="0" w:color="auto"/>
            <w:left w:val="none" w:sz="0" w:space="0" w:color="auto"/>
            <w:bottom w:val="none" w:sz="0" w:space="0" w:color="auto"/>
            <w:right w:val="none" w:sz="0" w:space="0" w:color="auto"/>
          </w:divBdr>
        </w:div>
        <w:div w:id="87046311">
          <w:marLeft w:val="0"/>
          <w:marRight w:val="0"/>
          <w:marTop w:val="0"/>
          <w:marBottom w:val="0"/>
          <w:divBdr>
            <w:top w:val="none" w:sz="0" w:space="0" w:color="auto"/>
            <w:left w:val="none" w:sz="0" w:space="0" w:color="auto"/>
            <w:bottom w:val="none" w:sz="0" w:space="0" w:color="auto"/>
            <w:right w:val="none" w:sz="0" w:space="0" w:color="auto"/>
          </w:divBdr>
        </w:div>
        <w:div w:id="121506737">
          <w:marLeft w:val="0"/>
          <w:marRight w:val="0"/>
          <w:marTop w:val="0"/>
          <w:marBottom w:val="0"/>
          <w:divBdr>
            <w:top w:val="none" w:sz="0" w:space="0" w:color="auto"/>
            <w:left w:val="none" w:sz="0" w:space="0" w:color="auto"/>
            <w:bottom w:val="none" w:sz="0" w:space="0" w:color="auto"/>
            <w:right w:val="none" w:sz="0" w:space="0" w:color="auto"/>
          </w:divBdr>
        </w:div>
        <w:div w:id="126553759">
          <w:marLeft w:val="0"/>
          <w:marRight w:val="0"/>
          <w:marTop w:val="0"/>
          <w:marBottom w:val="0"/>
          <w:divBdr>
            <w:top w:val="none" w:sz="0" w:space="0" w:color="auto"/>
            <w:left w:val="none" w:sz="0" w:space="0" w:color="auto"/>
            <w:bottom w:val="none" w:sz="0" w:space="0" w:color="auto"/>
            <w:right w:val="none" w:sz="0" w:space="0" w:color="auto"/>
          </w:divBdr>
        </w:div>
        <w:div w:id="130948802">
          <w:marLeft w:val="0"/>
          <w:marRight w:val="0"/>
          <w:marTop w:val="0"/>
          <w:marBottom w:val="0"/>
          <w:divBdr>
            <w:top w:val="none" w:sz="0" w:space="0" w:color="auto"/>
            <w:left w:val="none" w:sz="0" w:space="0" w:color="auto"/>
            <w:bottom w:val="none" w:sz="0" w:space="0" w:color="auto"/>
            <w:right w:val="none" w:sz="0" w:space="0" w:color="auto"/>
          </w:divBdr>
          <w:divsChild>
            <w:div w:id="1344429930">
              <w:marLeft w:val="-75"/>
              <w:marRight w:val="0"/>
              <w:marTop w:val="30"/>
              <w:marBottom w:val="30"/>
              <w:divBdr>
                <w:top w:val="none" w:sz="0" w:space="0" w:color="auto"/>
                <w:left w:val="none" w:sz="0" w:space="0" w:color="auto"/>
                <w:bottom w:val="none" w:sz="0" w:space="0" w:color="auto"/>
                <w:right w:val="none" w:sz="0" w:space="0" w:color="auto"/>
              </w:divBdr>
              <w:divsChild>
                <w:div w:id="11955694">
                  <w:marLeft w:val="0"/>
                  <w:marRight w:val="0"/>
                  <w:marTop w:val="0"/>
                  <w:marBottom w:val="0"/>
                  <w:divBdr>
                    <w:top w:val="none" w:sz="0" w:space="0" w:color="auto"/>
                    <w:left w:val="none" w:sz="0" w:space="0" w:color="auto"/>
                    <w:bottom w:val="none" w:sz="0" w:space="0" w:color="auto"/>
                    <w:right w:val="none" w:sz="0" w:space="0" w:color="auto"/>
                  </w:divBdr>
                  <w:divsChild>
                    <w:div w:id="253590557">
                      <w:marLeft w:val="0"/>
                      <w:marRight w:val="0"/>
                      <w:marTop w:val="0"/>
                      <w:marBottom w:val="0"/>
                      <w:divBdr>
                        <w:top w:val="none" w:sz="0" w:space="0" w:color="auto"/>
                        <w:left w:val="none" w:sz="0" w:space="0" w:color="auto"/>
                        <w:bottom w:val="none" w:sz="0" w:space="0" w:color="auto"/>
                        <w:right w:val="none" w:sz="0" w:space="0" w:color="auto"/>
                      </w:divBdr>
                    </w:div>
                    <w:div w:id="587421128">
                      <w:marLeft w:val="0"/>
                      <w:marRight w:val="0"/>
                      <w:marTop w:val="0"/>
                      <w:marBottom w:val="0"/>
                      <w:divBdr>
                        <w:top w:val="none" w:sz="0" w:space="0" w:color="auto"/>
                        <w:left w:val="none" w:sz="0" w:space="0" w:color="auto"/>
                        <w:bottom w:val="none" w:sz="0" w:space="0" w:color="auto"/>
                        <w:right w:val="none" w:sz="0" w:space="0" w:color="auto"/>
                      </w:divBdr>
                    </w:div>
                    <w:div w:id="1232349908">
                      <w:marLeft w:val="0"/>
                      <w:marRight w:val="0"/>
                      <w:marTop w:val="0"/>
                      <w:marBottom w:val="0"/>
                      <w:divBdr>
                        <w:top w:val="none" w:sz="0" w:space="0" w:color="auto"/>
                        <w:left w:val="none" w:sz="0" w:space="0" w:color="auto"/>
                        <w:bottom w:val="none" w:sz="0" w:space="0" w:color="auto"/>
                        <w:right w:val="none" w:sz="0" w:space="0" w:color="auto"/>
                      </w:divBdr>
                    </w:div>
                  </w:divsChild>
                </w:div>
                <w:div w:id="24136092">
                  <w:marLeft w:val="0"/>
                  <w:marRight w:val="0"/>
                  <w:marTop w:val="0"/>
                  <w:marBottom w:val="0"/>
                  <w:divBdr>
                    <w:top w:val="none" w:sz="0" w:space="0" w:color="auto"/>
                    <w:left w:val="none" w:sz="0" w:space="0" w:color="auto"/>
                    <w:bottom w:val="none" w:sz="0" w:space="0" w:color="auto"/>
                    <w:right w:val="none" w:sz="0" w:space="0" w:color="auto"/>
                  </w:divBdr>
                  <w:divsChild>
                    <w:div w:id="278534848">
                      <w:marLeft w:val="0"/>
                      <w:marRight w:val="0"/>
                      <w:marTop w:val="0"/>
                      <w:marBottom w:val="0"/>
                      <w:divBdr>
                        <w:top w:val="none" w:sz="0" w:space="0" w:color="auto"/>
                        <w:left w:val="none" w:sz="0" w:space="0" w:color="auto"/>
                        <w:bottom w:val="none" w:sz="0" w:space="0" w:color="auto"/>
                        <w:right w:val="none" w:sz="0" w:space="0" w:color="auto"/>
                      </w:divBdr>
                    </w:div>
                    <w:div w:id="1059861264">
                      <w:marLeft w:val="0"/>
                      <w:marRight w:val="0"/>
                      <w:marTop w:val="0"/>
                      <w:marBottom w:val="0"/>
                      <w:divBdr>
                        <w:top w:val="none" w:sz="0" w:space="0" w:color="auto"/>
                        <w:left w:val="none" w:sz="0" w:space="0" w:color="auto"/>
                        <w:bottom w:val="none" w:sz="0" w:space="0" w:color="auto"/>
                        <w:right w:val="none" w:sz="0" w:space="0" w:color="auto"/>
                      </w:divBdr>
                    </w:div>
                    <w:div w:id="1268580928">
                      <w:marLeft w:val="0"/>
                      <w:marRight w:val="0"/>
                      <w:marTop w:val="0"/>
                      <w:marBottom w:val="0"/>
                      <w:divBdr>
                        <w:top w:val="none" w:sz="0" w:space="0" w:color="auto"/>
                        <w:left w:val="none" w:sz="0" w:space="0" w:color="auto"/>
                        <w:bottom w:val="none" w:sz="0" w:space="0" w:color="auto"/>
                        <w:right w:val="none" w:sz="0" w:space="0" w:color="auto"/>
                      </w:divBdr>
                    </w:div>
                    <w:div w:id="1303539042">
                      <w:marLeft w:val="0"/>
                      <w:marRight w:val="0"/>
                      <w:marTop w:val="0"/>
                      <w:marBottom w:val="0"/>
                      <w:divBdr>
                        <w:top w:val="none" w:sz="0" w:space="0" w:color="auto"/>
                        <w:left w:val="none" w:sz="0" w:space="0" w:color="auto"/>
                        <w:bottom w:val="none" w:sz="0" w:space="0" w:color="auto"/>
                        <w:right w:val="none" w:sz="0" w:space="0" w:color="auto"/>
                      </w:divBdr>
                    </w:div>
                  </w:divsChild>
                </w:div>
                <w:div w:id="40449159">
                  <w:marLeft w:val="0"/>
                  <w:marRight w:val="0"/>
                  <w:marTop w:val="0"/>
                  <w:marBottom w:val="0"/>
                  <w:divBdr>
                    <w:top w:val="none" w:sz="0" w:space="0" w:color="auto"/>
                    <w:left w:val="none" w:sz="0" w:space="0" w:color="auto"/>
                    <w:bottom w:val="none" w:sz="0" w:space="0" w:color="auto"/>
                    <w:right w:val="none" w:sz="0" w:space="0" w:color="auto"/>
                  </w:divBdr>
                  <w:divsChild>
                    <w:div w:id="480735230">
                      <w:marLeft w:val="0"/>
                      <w:marRight w:val="0"/>
                      <w:marTop w:val="0"/>
                      <w:marBottom w:val="0"/>
                      <w:divBdr>
                        <w:top w:val="none" w:sz="0" w:space="0" w:color="auto"/>
                        <w:left w:val="none" w:sz="0" w:space="0" w:color="auto"/>
                        <w:bottom w:val="none" w:sz="0" w:space="0" w:color="auto"/>
                        <w:right w:val="none" w:sz="0" w:space="0" w:color="auto"/>
                      </w:divBdr>
                    </w:div>
                  </w:divsChild>
                </w:div>
                <w:div w:id="70199972">
                  <w:marLeft w:val="0"/>
                  <w:marRight w:val="0"/>
                  <w:marTop w:val="0"/>
                  <w:marBottom w:val="0"/>
                  <w:divBdr>
                    <w:top w:val="none" w:sz="0" w:space="0" w:color="auto"/>
                    <w:left w:val="none" w:sz="0" w:space="0" w:color="auto"/>
                    <w:bottom w:val="none" w:sz="0" w:space="0" w:color="auto"/>
                    <w:right w:val="none" w:sz="0" w:space="0" w:color="auto"/>
                  </w:divBdr>
                  <w:divsChild>
                    <w:div w:id="1073235359">
                      <w:marLeft w:val="0"/>
                      <w:marRight w:val="0"/>
                      <w:marTop w:val="0"/>
                      <w:marBottom w:val="0"/>
                      <w:divBdr>
                        <w:top w:val="none" w:sz="0" w:space="0" w:color="auto"/>
                        <w:left w:val="none" w:sz="0" w:space="0" w:color="auto"/>
                        <w:bottom w:val="none" w:sz="0" w:space="0" w:color="auto"/>
                        <w:right w:val="none" w:sz="0" w:space="0" w:color="auto"/>
                      </w:divBdr>
                    </w:div>
                  </w:divsChild>
                </w:div>
                <w:div w:id="121777848">
                  <w:marLeft w:val="0"/>
                  <w:marRight w:val="0"/>
                  <w:marTop w:val="0"/>
                  <w:marBottom w:val="0"/>
                  <w:divBdr>
                    <w:top w:val="none" w:sz="0" w:space="0" w:color="auto"/>
                    <w:left w:val="none" w:sz="0" w:space="0" w:color="auto"/>
                    <w:bottom w:val="none" w:sz="0" w:space="0" w:color="auto"/>
                    <w:right w:val="none" w:sz="0" w:space="0" w:color="auto"/>
                  </w:divBdr>
                  <w:divsChild>
                    <w:div w:id="2023239306">
                      <w:marLeft w:val="0"/>
                      <w:marRight w:val="0"/>
                      <w:marTop w:val="0"/>
                      <w:marBottom w:val="0"/>
                      <w:divBdr>
                        <w:top w:val="none" w:sz="0" w:space="0" w:color="auto"/>
                        <w:left w:val="none" w:sz="0" w:space="0" w:color="auto"/>
                        <w:bottom w:val="none" w:sz="0" w:space="0" w:color="auto"/>
                        <w:right w:val="none" w:sz="0" w:space="0" w:color="auto"/>
                      </w:divBdr>
                    </w:div>
                  </w:divsChild>
                </w:div>
                <w:div w:id="140313171">
                  <w:marLeft w:val="0"/>
                  <w:marRight w:val="0"/>
                  <w:marTop w:val="0"/>
                  <w:marBottom w:val="0"/>
                  <w:divBdr>
                    <w:top w:val="none" w:sz="0" w:space="0" w:color="auto"/>
                    <w:left w:val="none" w:sz="0" w:space="0" w:color="auto"/>
                    <w:bottom w:val="none" w:sz="0" w:space="0" w:color="auto"/>
                    <w:right w:val="none" w:sz="0" w:space="0" w:color="auto"/>
                  </w:divBdr>
                  <w:divsChild>
                    <w:div w:id="1154638968">
                      <w:marLeft w:val="0"/>
                      <w:marRight w:val="0"/>
                      <w:marTop w:val="0"/>
                      <w:marBottom w:val="0"/>
                      <w:divBdr>
                        <w:top w:val="none" w:sz="0" w:space="0" w:color="auto"/>
                        <w:left w:val="none" w:sz="0" w:space="0" w:color="auto"/>
                        <w:bottom w:val="none" w:sz="0" w:space="0" w:color="auto"/>
                        <w:right w:val="none" w:sz="0" w:space="0" w:color="auto"/>
                      </w:divBdr>
                    </w:div>
                  </w:divsChild>
                </w:div>
                <w:div w:id="535124808">
                  <w:marLeft w:val="0"/>
                  <w:marRight w:val="0"/>
                  <w:marTop w:val="0"/>
                  <w:marBottom w:val="0"/>
                  <w:divBdr>
                    <w:top w:val="none" w:sz="0" w:space="0" w:color="auto"/>
                    <w:left w:val="none" w:sz="0" w:space="0" w:color="auto"/>
                    <w:bottom w:val="none" w:sz="0" w:space="0" w:color="auto"/>
                    <w:right w:val="none" w:sz="0" w:space="0" w:color="auto"/>
                  </w:divBdr>
                  <w:divsChild>
                    <w:div w:id="753010165">
                      <w:marLeft w:val="0"/>
                      <w:marRight w:val="0"/>
                      <w:marTop w:val="0"/>
                      <w:marBottom w:val="0"/>
                      <w:divBdr>
                        <w:top w:val="none" w:sz="0" w:space="0" w:color="auto"/>
                        <w:left w:val="none" w:sz="0" w:space="0" w:color="auto"/>
                        <w:bottom w:val="none" w:sz="0" w:space="0" w:color="auto"/>
                        <w:right w:val="none" w:sz="0" w:space="0" w:color="auto"/>
                      </w:divBdr>
                    </w:div>
                  </w:divsChild>
                </w:div>
                <w:div w:id="566844755">
                  <w:marLeft w:val="0"/>
                  <w:marRight w:val="0"/>
                  <w:marTop w:val="0"/>
                  <w:marBottom w:val="0"/>
                  <w:divBdr>
                    <w:top w:val="none" w:sz="0" w:space="0" w:color="auto"/>
                    <w:left w:val="none" w:sz="0" w:space="0" w:color="auto"/>
                    <w:bottom w:val="none" w:sz="0" w:space="0" w:color="auto"/>
                    <w:right w:val="none" w:sz="0" w:space="0" w:color="auto"/>
                  </w:divBdr>
                  <w:divsChild>
                    <w:div w:id="867370622">
                      <w:marLeft w:val="0"/>
                      <w:marRight w:val="0"/>
                      <w:marTop w:val="0"/>
                      <w:marBottom w:val="0"/>
                      <w:divBdr>
                        <w:top w:val="none" w:sz="0" w:space="0" w:color="auto"/>
                        <w:left w:val="none" w:sz="0" w:space="0" w:color="auto"/>
                        <w:bottom w:val="none" w:sz="0" w:space="0" w:color="auto"/>
                        <w:right w:val="none" w:sz="0" w:space="0" w:color="auto"/>
                      </w:divBdr>
                    </w:div>
                  </w:divsChild>
                </w:div>
                <w:div w:id="640497890">
                  <w:marLeft w:val="0"/>
                  <w:marRight w:val="0"/>
                  <w:marTop w:val="0"/>
                  <w:marBottom w:val="0"/>
                  <w:divBdr>
                    <w:top w:val="none" w:sz="0" w:space="0" w:color="auto"/>
                    <w:left w:val="none" w:sz="0" w:space="0" w:color="auto"/>
                    <w:bottom w:val="none" w:sz="0" w:space="0" w:color="auto"/>
                    <w:right w:val="none" w:sz="0" w:space="0" w:color="auto"/>
                  </w:divBdr>
                  <w:divsChild>
                    <w:div w:id="1412652773">
                      <w:marLeft w:val="0"/>
                      <w:marRight w:val="0"/>
                      <w:marTop w:val="0"/>
                      <w:marBottom w:val="0"/>
                      <w:divBdr>
                        <w:top w:val="none" w:sz="0" w:space="0" w:color="auto"/>
                        <w:left w:val="none" w:sz="0" w:space="0" w:color="auto"/>
                        <w:bottom w:val="none" w:sz="0" w:space="0" w:color="auto"/>
                        <w:right w:val="none" w:sz="0" w:space="0" w:color="auto"/>
                      </w:divBdr>
                    </w:div>
                    <w:div w:id="2078745888">
                      <w:marLeft w:val="0"/>
                      <w:marRight w:val="0"/>
                      <w:marTop w:val="0"/>
                      <w:marBottom w:val="0"/>
                      <w:divBdr>
                        <w:top w:val="none" w:sz="0" w:space="0" w:color="auto"/>
                        <w:left w:val="none" w:sz="0" w:space="0" w:color="auto"/>
                        <w:bottom w:val="none" w:sz="0" w:space="0" w:color="auto"/>
                        <w:right w:val="none" w:sz="0" w:space="0" w:color="auto"/>
                      </w:divBdr>
                    </w:div>
                  </w:divsChild>
                </w:div>
                <w:div w:id="877939362">
                  <w:marLeft w:val="0"/>
                  <w:marRight w:val="0"/>
                  <w:marTop w:val="0"/>
                  <w:marBottom w:val="0"/>
                  <w:divBdr>
                    <w:top w:val="none" w:sz="0" w:space="0" w:color="auto"/>
                    <w:left w:val="none" w:sz="0" w:space="0" w:color="auto"/>
                    <w:bottom w:val="none" w:sz="0" w:space="0" w:color="auto"/>
                    <w:right w:val="none" w:sz="0" w:space="0" w:color="auto"/>
                  </w:divBdr>
                  <w:divsChild>
                    <w:div w:id="314921210">
                      <w:marLeft w:val="0"/>
                      <w:marRight w:val="0"/>
                      <w:marTop w:val="0"/>
                      <w:marBottom w:val="0"/>
                      <w:divBdr>
                        <w:top w:val="none" w:sz="0" w:space="0" w:color="auto"/>
                        <w:left w:val="none" w:sz="0" w:space="0" w:color="auto"/>
                        <w:bottom w:val="none" w:sz="0" w:space="0" w:color="auto"/>
                        <w:right w:val="none" w:sz="0" w:space="0" w:color="auto"/>
                      </w:divBdr>
                    </w:div>
                  </w:divsChild>
                </w:div>
                <w:div w:id="1397046281">
                  <w:marLeft w:val="0"/>
                  <w:marRight w:val="0"/>
                  <w:marTop w:val="0"/>
                  <w:marBottom w:val="0"/>
                  <w:divBdr>
                    <w:top w:val="none" w:sz="0" w:space="0" w:color="auto"/>
                    <w:left w:val="none" w:sz="0" w:space="0" w:color="auto"/>
                    <w:bottom w:val="none" w:sz="0" w:space="0" w:color="auto"/>
                    <w:right w:val="none" w:sz="0" w:space="0" w:color="auto"/>
                  </w:divBdr>
                  <w:divsChild>
                    <w:div w:id="1727221708">
                      <w:marLeft w:val="0"/>
                      <w:marRight w:val="0"/>
                      <w:marTop w:val="0"/>
                      <w:marBottom w:val="0"/>
                      <w:divBdr>
                        <w:top w:val="none" w:sz="0" w:space="0" w:color="auto"/>
                        <w:left w:val="none" w:sz="0" w:space="0" w:color="auto"/>
                        <w:bottom w:val="none" w:sz="0" w:space="0" w:color="auto"/>
                        <w:right w:val="none" w:sz="0" w:space="0" w:color="auto"/>
                      </w:divBdr>
                    </w:div>
                  </w:divsChild>
                </w:div>
                <w:div w:id="1550648656">
                  <w:marLeft w:val="0"/>
                  <w:marRight w:val="0"/>
                  <w:marTop w:val="0"/>
                  <w:marBottom w:val="0"/>
                  <w:divBdr>
                    <w:top w:val="none" w:sz="0" w:space="0" w:color="auto"/>
                    <w:left w:val="none" w:sz="0" w:space="0" w:color="auto"/>
                    <w:bottom w:val="none" w:sz="0" w:space="0" w:color="auto"/>
                    <w:right w:val="none" w:sz="0" w:space="0" w:color="auto"/>
                  </w:divBdr>
                  <w:divsChild>
                    <w:div w:id="1128276873">
                      <w:marLeft w:val="0"/>
                      <w:marRight w:val="0"/>
                      <w:marTop w:val="0"/>
                      <w:marBottom w:val="0"/>
                      <w:divBdr>
                        <w:top w:val="none" w:sz="0" w:space="0" w:color="auto"/>
                        <w:left w:val="none" w:sz="0" w:space="0" w:color="auto"/>
                        <w:bottom w:val="none" w:sz="0" w:space="0" w:color="auto"/>
                        <w:right w:val="none" w:sz="0" w:space="0" w:color="auto"/>
                      </w:divBdr>
                    </w:div>
                    <w:div w:id="1465737682">
                      <w:marLeft w:val="0"/>
                      <w:marRight w:val="0"/>
                      <w:marTop w:val="0"/>
                      <w:marBottom w:val="0"/>
                      <w:divBdr>
                        <w:top w:val="none" w:sz="0" w:space="0" w:color="auto"/>
                        <w:left w:val="none" w:sz="0" w:space="0" w:color="auto"/>
                        <w:bottom w:val="none" w:sz="0" w:space="0" w:color="auto"/>
                        <w:right w:val="none" w:sz="0" w:space="0" w:color="auto"/>
                      </w:divBdr>
                    </w:div>
                  </w:divsChild>
                </w:div>
                <w:div w:id="1560826529">
                  <w:marLeft w:val="0"/>
                  <w:marRight w:val="0"/>
                  <w:marTop w:val="0"/>
                  <w:marBottom w:val="0"/>
                  <w:divBdr>
                    <w:top w:val="none" w:sz="0" w:space="0" w:color="auto"/>
                    <w:left w:val="none" w:sz="0" w:space="0" w:color="auto"/>
                    <w:bottom w:val="none" w:sz="0" w:space="0" w:color="auto"/>
                    <w:right w:val="none" w:sz="0" w:space="0" w:color="auto"/>
                  </w:divBdr>
                  <w:divsChild>
                    <w:div w:id="1877349897">
                      <w:marLeft w:val="0"/>
                      <w:marRight w:val="0"/>
                      <w:marTop w:val="0"/>
                      <w:marBottom w:val="0"/>
                      <w:divBdr>
                        <w:top w:val="none" w:sz="0" w:space="0" w:color="auto"/>
                        <w:left w:val="none" w:sz="0" w:space="0" w:color="auto"/>
                        <w:bottom w:val="none" w:sz="0" w:space="0" w:color="auto"/>
                        <w:right w:val="none" w:sz="0" w:space="0" w:color="auto"/>
                      </w:divBdr>
                    </w:div>
                  </w:divsChild>
                </w:div>
                <w:div w:id="2008434498">
                  <w:marLeft w:val="0"/>
                  <w:marRight w:val="0"/>
                  <w:marTop w:val="0"/>
                  <w:marBottom w:val="0"/>
                  <w:divBdr>
                    <w:top w:val="none" w:sz="0" w:space="0" w:color="auto"/>
                    <w:left w:val="none" w:sz="0" w:space="0" w:color="auto"/>
                    <w:bottom w:val="none" w:sz="0" w:space="0" w:color="auto"/>
                    <w:right w:val="none" w:sz="0" w:space="0" w:color="auto"/>
                  </w:divBdr>
                  <w:divsChild>
                    <w:div w:id="1247031282">
                      <w:marLeft w:val="0"/>
                      <w:marRight w:val="0"/>
                      <w:marTop w:val="0"/>
                      <w:marBottom w:val="0"/>
                      <w:divBdr>
                        <w:top w:val="none" w:sz="0" w:space="0" w:color="auto"/>
                        <w:left w:val="none" w:sz="0" w:space="0" w:color="auto"/>
                        <w:bottom w:val="none" w:sz="0" w:space="0" w:color="auto"/>
                        <w:right w:val="none" w:sz="0" w:space="0" w:color="auto"/>
                      </w:divBdr>
                    </w:div>
                  </w:divsChild>
                </w:div>
                <w:div w:id="2021275139">
                  <w:marLeft w:val="0"/>
                  <w:marRight w:val="0"/>
                  <w:marTop w:val="0"/>
                  <w:marBottom w:val="0"/>
                  <w:divBdr>
                    <w:top w:val="none" w:sz="0" w:space="0" w:color="auto"/>
                    <w:left w:val="none" w:sz="0" w:space="0" w:color="auto"/>
                    <w:bottom w:val="none" w:sz="0" w:space="0" w:color="auto"/>
                    <w:right w:val="none" w:sz="0" w:space="0" w:color="auto"/>
                  </w:divBdr>
                  <w:divsChild>
                    <w:div w:id="695233166">
                      <w:marLeft w:val="0"/>
                      <w:marRight w:val="0"/>
                      <w:marTop w:val="0"/>
                      <w:marBottom w:val="0"/>
                      <w:divBdr>
                        <w:top w:val="none" w:sz="0" w:space="0" w:color="auto"/>
                        <w:left w:val="none" w:sz="0" w:space="0" w:color="auto"/>
                        <w:bottom w:val="none" w:sz="0" w:space="0" w:color="auto"/>
                        <w:right w:val="none" w:sz="0" w:space="0" w:color="auto"/>
                      </w:divBdr>
                    </w:div>
                    <w:div w:id="13933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1599">
          <w:marLeft w:val="0"/>
          <w:marRight w:val="0"/>
          <w:marTop w:val="0"/>
          <w:marBottom w:val="0"/>
          <w:divBdr>
            <w:top w:val="none" w:sz="0" w:space="0" w:color="auto"/>
            <w:left w:val="none" w:sz="0" w:space="0" w:color="auto"/>
            <w:bottom w:val="none" w:sz="0" w:space="0" w:color="auto"/>
            <w:right w:val="none" w:sz="0" w:space="0" w:color="auto"/>
          </w:divBdr>
        </w:div>
        <w:div w:id="171186165">
          <w:marLeft w:val="0"/>
          <w:marRight w:val="0"/>
          <w:marTop w:val="0"/>
          <w:marBottom w:val="0"/>
          <w:divBdr>
            <w:top w:val="none" w:sz="0" w:space="0" w:color="auto"/>
            <w:left w:val="none" w:sz="0" w:space="0" w:color="auto"/>
            <w:bottom w:val="none" w:sz="0" w:space="0" w:color="auto"/>
            <w:right w:val="none" w:sz="0" w:space="0" w:color="auto"/>
          </w:divBdr>
        </w:div>
        <w:div w:id="172230470">
          <w:marLeft w:val="0"/>
          <w:marRight w:val="0"/>
          <w:marTop w:val="0"/>
          <w:marBottom w:val="0"/>
          <w:divBdr>
            <w:top w:val="none" w:sz="0" w:space="0" w:color="auto"/>
            <w:left w:val="none" w:sz="0" w:space="0" w:color="auto"/>
            <w:bottom w:val="none" w:sz="0" w:space="0" w:color="auto"/>
            <w:right w:val="none" w:sz="0" w:space="0" w:color="auto"/>
          </w:divBdr>
          <w:divsChild>
            <w:div w:id="338392287">
              <w:marLeft w:val="0"/>
              <w:marRight w:val="0"/>
              <w:marTop w:val="0"/>
              <w:marBottom w:val="0"/>
              <w:divBdr>
                <w:top w:val="none" w:sz="0" w:space="0" w:color="auto"/>
                <w:left w:val="none" w:sz="0" w:space="0" w:color="auto"/>
                <w:bottom w:val="none" w:sz="0" w:space="0" w:color="auto"/>
                <w:right w:val="none" w:sz="0" w:space="0" w:color="auto"/>
              </w:divBdr>
            </w:div>
            <w:div w:id="451899293">
              <w:marLeft w:val="0"/>
              <w:marRight w:val="0"/>
              <w:marTop w:val="0"/>
              <w:marBottom w:val="0"/>
              <w:divBdr>
                <w:top w:val="none" w:sz="0" w:space="0" w:color="auto"/>
                <w:left w:val="none" w:sz="0" w:space="0" w:color="auto"/>
                <w:bottom w:val="none" w:sz="0" w:space="0" w:color="auto"/>
                <w:right w:val="none" w:sz="0" w:space="0" w:color="auto"/>
              </w:divBdr>
            </w:div>
            <w:div w:id="926688753">
              <w:marLeft w:val="0"/>
              <w:marRight w:val="0"/>
              <w:marTop w:val="0"/>
              <w:marBottom w:val="0"/>
              <w:divBdr>
                <w:top w:val="none" w:sz="0" w:space="0" w:color="auto"/>
                <w:left w:val="none" w:sz="0" w:space="0" w:color="auto"/>
                <w:bottom w:val="none" w:sz="0" w:space="0" w:color="auto"/>
                <w:right w:val="none" w:sz="0" w:space="0" w:color="auto"/>
              </w:divBdr>
            </w:div>
          </w:divsChild>
        </w:div>
        <w:div w:id="232742830">
          <w:marLeft w:val="0"/>
          <w:marRight w:val="0"/>
          <w:marTop w:val="0"/>
          <w:marBottom w:val="0"/>
          <w:divBdr>
            <w:top w:val="none" w:sz="0" w:space="0" w:color="auto"/>
            <w:left w:val="none" w:sz="0" w:space="0" w:color="auto"/>
            <w:bottom w:val="none" w:sz="0" w:space="0" w:color="auto"/>
            <w:right w:val="none" w:sz="0" w:space="0" w:color="auto"/>
          </w:divBdr>
        </w:div>
        <w:div w:id="250435025">
          <w:marLeft w:val="0"/>
          <w:marRight w:val="0"/>
          <w:marTop w:val="0"/>
          <w:marBottom w:val="0"/>
          <w:divBdr>
            <w:top w:val="none" w:sz="0" w:space="0" w:color="auto"/>
            <w:left w:val="none" w:sz="0" w:space="0" w:color="auto"/>
            <w:bottom w:val="none" w:sz="0" w:space="0" w:color="auto"/>
            <w:right w:val="none" w:sz="0" w:space="0" w:color="auto"/>
          </w:divBdr>
        </w:div>
        <w:div w:id="265962509">
          <w:marLeft w:val="0"/>
          <w:marRight w:val="0"/>
          <w:marTop w:val="0"/>
          <w:marBottom w:val="0"/>
          <w:divBdr>
            <w:top w:val="none" w:sz="0" w:space="0" w:color="auto"/>
            <w:left w:val="none" w:sz="0" w:space="0" w:color="auto"/>
            <w:bottom w:val="none" w:sz="0" w:space="0" w:color="auto"/>
            <w:right w:val="none" w:sz="0" w:space="0" w:color="auto"/>
          </w:divBdr>
        </w:div>
        <w:div w:id="268246507">
          <w:marLeft w:val="0"/>
          <w:marRight w:val="0"/>
          <w:marTop w:val="0"/>
          <w:marBottom w:val="0"/>
          <w:divBdr>
            <w:top w:val="none" w:sz="0" w:space="0" w:color="auto"/>
            <w:left w:val="none" w:sz="0" w:space="0" w:color="auto"/>
            <w:bottom w:val="none" w:sz="0" w:space="0" w:color="auto"/>
            <w:right w:val="none" w:sz="0" w:space="0" w:color="auto"/>
          </w:divBdr>
        </w:div>
        <w:div w:id="269053182">
          <w:marLeft w:val="0"/>
          <w:marRight w:val="0"/>
          <w:marTop w:val="0"/>
          <w:marBottom w:val="0"/>
          <w:divBdr>
            <w:top w:val="none" w:sz="0" w:space="0" w:color="auto"/>
            <w:left w:val="none" w:sz="0" w:space="0" w:color="auto"/>
            <w:bottom w:val="none" w:sz="0" w:space="0" w:color="auto"/>
            <w:right w:val="none" w:sz="0" w:space="0" w:color="auto"/>
          </w:divBdr>
        </w:div>
        <w:div w:id="270823098">
          <w:marLeft w:val="0"/>
          <w:marRight w:val="0"/>
          <w:marTop w:val="0"/>
          <w:marBottom w:val="0"/>
          <w:divBdr>
            <w:top w:val="none" w:sz="0" w:space="0" w:color="auto"/>
            <w:left w:val="none" w:sz="0" w:space="0" w:color="auto"/>
            <w:bottom w:val="none" w:sz="0" w:space="0" w:color="auto"/>
            <w:right w:val="none" w:sz="0" w:space="0" w:color="auto"/>
          </w:divBdr>
        </w:div>
        <w:div w:id="297103287">
          <w:marLeft w:val="0"/>
          <w:marRight w:val="0"/>
          <w:marTop w:val="0"/>
          <w:marBottom w:val="0"/>
          <w:divBdr>
            <w:top w:val="none" w:sz="0" w:space="0" w:color="auto"/>
            <w:left w:val="none" w:sz="0" w:space="0" w:color="auto"/>
            <w:bottom w:val="none" w:sz="0" w:space="0" w:color="auto"/>
            <w:right w:val="none" w:sz="0" w:space="0" w:color="auto"/>
          </w:divBdr>
        </w:div>
        <w:div w:id="297221151">
          <w:marLeft w:val="0"/>
          <w:marRight w:val="0"/>
          <w:marTop w:val="0"/>
          <w:marBottom w:val="0"/>
          <w:divBdr>
            <w:top w:val="none" w:sz="0" w:space="0" w:color="auto"/>
            <w:left w:val="none" w:sz="0" w:space="0" w:color="auto"/>
            <w:bottom w:val="none" w:sz="0" w:space="0" w:color="auto"/>
            <w:right w:val="none" w:sz="0" w:space="0" w:color="auto"/>
          </w:divBdr>
          <w:divsChild>
            <w:div w:id="1591231290">
              <w:marLeft w:val="0"/>
              <w:marRight w:val="0"/>
              <w:marTop w:val="0"/>
              <w:marBottom w:val="0"/>
              <w:divBdr>
                <w:top w:val="none" w:sz="0" w:space="0" w:color="auto"/>
                <w:left w:val="none" w:sz="0" w:space="0" w:color="auto"/>
                <w:bottom w:val="none" w:sz="0" w:space="0" w:color="auto"/>
                <w:right w:val="none" w:sz="0" w:space="0" w:color="auto"/>
              </w:divBdr>
            </w:div>
          </w:divsChild>
        </w:div>
        <w:div w:id="304969996">
          <w:marLeft w:val="0"/>
          <w:marRight w:val="0"/>
          <w:marTop w:val="0"/>
          <w:marBottom w:val="0"/>
          <w:divBdr>
            <w:top w:val="none" w:sz="0" w:space="0" w:color="auto"/>
            <w:left w:val="none" w:sz="0" w:space="0" w:color="auto"/>
            <w:bottom w:val="none" w:sz="0" w:space="0" w:color="auto"/>
            <w:right w:val="none" w:sz="0" w:space="0" w:color="auto"/>
          </w:divBdr>
          <w:divsChild>
            <w:div w:id="1107038083">
              <w:marLeft w:val="0"/>
              <w:marRight w:val="0"/>
              <w:marTop w:val="0"/>
              <w:marBottom w:val="0"/>
              <w:divBdr>
                <w:top w:val="none" w:sz="0" w:space="0" w:color="auto"/>
                <w:left w:val="none" w:sz="0" w:space="0" w:color="auto"/>
                <w:bottom w:val="none" w:sz="0" w:space="0" w:color="auto"/>
                <w:right w:val="none" w:sz="0" w:space="0" w:color="auto"/>
              </w:divBdr>
            </w:div>
            <w:div w:id="1642543226">
              <w:marLeft w:val="0"/>
              <w:marRight w:val="0"/>
              <w:marTop w:val="0"/>
              <w:marBottom w:val="0"/>
              <w:divBdr>
                <w:top w:val="none" w:sz="0" w:space="0" w:color="auto"/>
                <w:left w:val="none" w:sz="0" w:space="0" w:color="auto"/>
                <w:bottom w:val="none" w:sz="0" w:space="0" w:color="auto"/>
                <w:right w:val="none" w:sz="0" w:space="0" w:color="auto"/>
              </w:divBdr>
            </w:div>
          </w:divsChild>
        </w:div>
        <w:div w:id="305474718">
          <w:marLeft w:val="0"/>
          <w:marRight w:val="0"/>
          <w:marTop w:val="0"/>
          <w:marBottom w:val="0"/>
          <w:divBdr>
            <w:top w:val="none" w:sz="0" w:space="0" w:color="auto"/>
            <w:left w:val="none" w:sz="0" w:space="0" w:color="auto"/>
            <w:bottom w:val="none" w:sz="0" w:space="0" w:color="auto"/>
            <w:right w:val="none" w:sz="0" w:space="0" w:color="auto"/>
          </w:divBdr>
        </w:div>
        <w:div w:id="315304997">
          <w:marLeft w:val="0"/>
          <w:marRight w:val="0"/>
          <w:marTop w:val="0"/>
          <w:marBottom w:val="0"/>
          <w:divBdr>
            <w:top w:val="none" w:sz="0" w:space="0" w:color="auto"/>
            <w:left w:val="none" w:sz="0" w:space="0" w:color="auto"/>
            <w:bottom w:val="none" w:sz="0" w:space="0" w:color="auto"/>
            <w:right w:val="none" w:sz="0" w:space="0" w:color="auto"/>
          </w:divBdr>
          <w:divsChild>
            <w:div w:id="20674068">
              <w:marLeft w:val="0"/>
              <w:marRight w:val="0"/>
              <w:marTop w:val="0"/>
              <w:marBottom w:val="0"/>
              <w:divBdr>
                <w:top w:val="none" w:sz="0" w:space="0" w:color="auto"/>
                <w:left w:val="none" w:sz="0" w:space="0" w:color="auto"/>
                <w:bottom w:val="none" w:sz="0" w:space="0" w:color="auto"/>
                <w:right w:val="none" w:sz="0" w:space="0" w:color="auto"/>
              </w:divBdr>
            </w:div>
            <w:div w:id="811098379">
              <w:marLeft w:val="0"/>
              <w:marRight w:val="0"/>
              <w:marTop w:val="0"/>
              <w:marBottom w:val="0"/>
              <w:divBdr>
                <w:top w:val="none" w:sz="0" w:space="0" w:color="auto"/>
                <w:left w:val="none" w:sz="0" w:space="0" w:color="auto"/>
                <w:bottom w:val="none" w:sz="0" w:space="0" w:color="auto"/>
                <w:right w:val="none" w:sz="0" w:space="0" w:color="auto"/>
              </w:divBdr>
            </w:div>
          </w:divsChild>
        </w:div>
        <w:div w:id="322586196">
          <w:marLeft w:val="0"/>
          <w:marRight w:val="0"/>
          <w:marTop w:val="0"/>
          <w:marBottom w:val="0"/>
          <w:divBdr>
            <w:top w:val="none" w:sz="0" w:space="0" w:color="auto"/>
            <w:left w:val="none" w:sz="0" w:space="0" w:color="auto"/>
            <w:bottom w:val="none" w:sz="0" w:space="0" w:color="auto"/>
            <w:right w:val="none" w:sz="0" w:space="0" w:color="auto"/>
          </w:divBdr>
        </w:div>
        <w:div w:id="337276282">
          <w:marLeft w:val="0"/>
          <w:marRight w:val="0"/>
          <w:marTop w:val="0"/>
          <w:marBottom w:val="0"/>
          <w:divBdr>
            <w:top w:val="none" w:sz="0" w:space="0" w:color="auto"/>
            <w:left w:val="none" w:sz="0" w:space="0" w:color="auto"/>
            <w:bottom w:val="none" w:sz="0" w:space="0" w:color="auto"/>
            <w:right w:val="none" w:sz="0" w:space="0" w:color="auto"/>
          </w:divBdr>
        </w:div>
        <w:div w:id="343359262">
          <w:marLeft w:val="0"/>
          <w:marRight w:val="0"/>
          <w:marTop w:val="0"/>
          <w:marBottom w:val="0"/>
          <w:divBdr>
            <w:top w:val="none" w:sz="0" w:space="0" w:color="auto"/>
            <w:left w:val="none" w:sz="0" w:space="0" w:color="auto"/>
            <w:bottom w:val="none" w:sz="0" w:space="0" w:color="auto"/>
            <w:right w:val="none" w:sz="0" w:space="0" w:color="auto"/>
          </w:divBdr>
        </w:div>
        <w:div w:id="348259578">
          <w:marLeft w:val="0"/>
          <w:marRight w:val="0"/>
          <w:marTop w:val="0"/>
          <w:marBottom w:val="0"/>
          <w:divBdr>
            <w:top w:val="none" w:sz="0" w:space="0" w:color="auto"/>
            <w:left w:val="none" w:sz="0" w:space="0" w:color="auto"/>
            <w:bottom w:val="none" w:sz="0" w:space="0" w:color="auto"/>
            <w:right w:val="none" w:sz="0" w:space="0" w:color="auto"/>
          </w:divBdr>
        </w:div>
        <w:div w:id="352221474">
          <w:marLeft w:val="0"/>
          <w:marRight w:val="0"/>
          <w:marTop w:val="0"/>
          <w:marBottom w:val="0"/>
          <w:divBdr>
            <w:top w:val="none" w:sz="0" w:space="0" w:color="auto"/>
            <w:left w:val="none" w:sz="0" w:space="0" w:color="auto"/>
            <w:bottom w:val="none" w:sz="0" w:space="0" w:color="auto"/>
            <w:right w:val="none" w:sz="0" w:space="0" w:color="auto"/>
          </w:divBdr>
        </w:div>
        <w:div w:id="354382790">
          <w:marLeft w:val="0"/>
          <w:marRight w:val="0"/>
          <w:marTop w:val="0"/>
          <w:marBottom w:val="0"/>
          <w:divBdr>
            <w:top w:val="none" w:sz="0" w:space="0" w:color="auto"/>
            <w:left w:val="none" w:sz="0" w:space="0" w:color="auto"/>
            <w:bottom w:val="none" w:sz="0" w:space="0" w:color="auto"/>
            <w:right w:val="none" w:sz="0" w:space="0" w:color="auto"/>
          </w:divBdr>
          <w:divsChild>
            <w:div w:id="116488486">
              <w:marLeft w:val="0"/>
              <w:marRight w:val="0"/>
              <w:marTop w:val="0"/>
              <w:marBottom w:val="0"/>
              <w:divBdr>
                <w:top w:val="none" w:sz="0" w:space="0" w:color="auto"/>
                <w:left w:val="none" w:sz="0" w:space="0" w:color="auto"/>
                <w:bottom w:val="none" w:sz="0" w:space="0" w:color="auto"/>
                <w:right w:val="none" w:sz="0" w:space="0" w:color="auto"/>
              </w:divBdr>
            </w:div>
            <w:div w:id="1637493206">
              <w:marLeft w:val="0"/>
              <w:marRight w:val="0"/>
              <w:marTop w:val="0"/>
              <w:marBottom w:val="0"/>
              <w:divBdr>
                <w:top w:val="none" w:sz="0" w:space="0" w:color="auto"/>
                <w:left w:val="none" w:sz="0" w:space="0" w:color="auto"/>
                <w:bottom w:val="none" w:sz="0" w:space="0" w:color="auto"/>
                <w:right w:val="none" w:sz="0" w:space="0" w:color="auto"/>
              </w:divBdr>
            </w:div>
            <w:div w:id="2013796994">
              <w:marLeft w:val="0"/>
              <w:marRight w:val="0"/>
              <w:marTop w:val="0"/>
              <w:marBottom w:val="0"/>
              <w:divBdr>
                <w:top w:val="none" w:sz="0" w:space="0" w:color="auto"/>
                <w:left w:val="none" w:sz="0" w:space="0" w:color="auto"/>
                <w:bottom w:val="none" w:sz="0" w:space="0" w:color="auto"/>
                <w:right w:val="none" w:sz="0" w:space="0" w:color="auto"/>
              </w:divBdr>
            </w:div>
          </w:divsChild>
        </w:div>
        <w:div w:id="358046123">
          <w:marLeft w:val="0"/>
          <w:marRight w:val="0"/>
          <w:marTop w:val="0"/>
          <w:marBottom w:val="0"/>
          <w:divBdr>
            <w:top w:val="none" w:sz="0" w:space="0" w:color="auto"/>
            <w:left w:val="none" w:sz="0" w:space="0" w:color="auto"/>
            <w:bottom w:val="none" w:sz="0" w:space="0" w:color="auto"/>
            <w:right w:val="none" w:sz="0" w:space="0" w:color="auto"/>
          </w:divBdr>
        </w:div>
        <w:div w:id="359206777">
          <w:marLeft w:val="0"/>
          <w:marRight w:val="0"/>
          <w:marTop w:val="0"/>
          <w:marBottom w:val="0"/>
          <w:divBdr>
            <w:top w:val="none" w:sz="0" w:space="0" w:color="auto"/>
            <w:left w:val="none" w:sz="0" w:space="0" w:color="auto"/>
            <w:bottom w:val="none" w:sz="0" w:space="0" w:color="auto"/>
            <w:right w:val="none" w:sz="0" w:space="0" w:color="auto"/>
          </w:divBdr>
          <w:divsChild>
            <w:div w:id="470559149">
              <w:marLeft w:val="0"/>
              <w:marRight w:val="0"/>
              <w:marTop w:val="0"/>
              <w:marBottom w:val="0"/>
              <w:divBdr>
                <w:top w:val="none" w:sz="0" w:space="0" w:color="auto"/>
                <w:left w:val="none" w:sz="0" w:space="0" w:color="auto"/>
                <w:bottom w:val="none" w:sz="0" w:space="0" w:color="auto"/>
                <w:right w:val="none" w:sz="0" w:space="0" w:color="auto"/>
              </w:divBdr>
            </w:div>
            <w:div w:id="1426607165">
              <w:marLeft w:val="0"/>
              <w:marRight w:val="0"/>
              <w:marTop w:val="0"/>
              <w:marBottom w:val="0"/>
              <w:divBdr>
                <w:top w:val="none" w:sz="0" w:space="0" w:color="auto"/>
                <w:left w:val="none" w:sz="0" w:space="0" w:color="auto"/>
                <w:bottom w:val="none" w:sz="0" w:space="0" w:color="auto"/>
                <w:right w:val="none" w:sz="0" w:space="0" w:color="auto"/>
              </w:divBdr>
            </w:div>
            <w:div w:id="1492209353">
              <w:marLeft w:val="0"/>
              <w:marRight w:val="0"/>
              <w:marTop w:val="0"/>
              <w:marBottom w:val="0"/>
              <w:divBdr>
                <w:top w:val="none" w:sz="0" w:space="0" w:color="auto"/>
                <w:left w:val="none" w:sz="0" w:space="0" w:color="auto"/>
                <w:bottom w:val="none" w:sz="0" w:space="0" w:color="auto"/>
                <w:right w:val="none" w:sz="0" w:space="0" w:color="auto"/>
              </w:divBdr>
            </w:div>
            <w:div w:id="1531382083">
              <w:marLeft w:val="0"/>
              <w:marRight w:val="0"/>
              <w:marTop w:val="0"/>
              <w:marBottom w:val="0"/>
              <w:divBdr>
                <w:top w:val="none" w:sz="0" w:space="0" w:color="auto"/>
                <w:left w:val="none" w:sz="0" w:space="0" w:color="auto"/>
                <w:bottom w:val="none" w:sz="0" w:space="0" w:color="auto"/>
                <w:right w:val="none" w:sz="0" w:space="0" w:color="auto"/>
              </w:divBdr>
            </w:div>
          </w:divsChild>
        </w:div>
        <w:div w:id="360015167">
          <w:marLeft w:val="0"/>
          <w:marRight w:val="0"/>
          <w:marTop w:val="0"/>
          <w:marBottom w:val="0"/>
          <w:divBdr>
            <w:top w:val="none" w:sz="0" w:space="0" w:color="auto"/>
            <w:left w:val="none" w:sz="0" w:space="0" w:color="auto"/>
            <w:bottom w:val="none" w:sz="0" w:space="0" w:color="auto"/>
            <w:right w:val="none" w:sz="0" w:space="0" w:color="auto"/>
          </w:divBdr>
        </w:div>
        <w:div w:id="363750081">
          <w:marLeft w:val="0"/>
          <w:marRight w:val="0"/>
          <w:marTop w:val="0"/>
          <w:marBottom w:val="0"/>
          <w:divBdr>
            <w:top w:val="none" w:sz="0" w:space="0" w:color="auto"/>
            <w:left w:val="none" w:sz="0" w:space="0" w:color="auto"/>
            <w:bottom w:val="none" w:sz="0" w:space="0" w:color="auto"/>
            <w:right w:val="none" w:sz="0" w:space="0" w:color="auto"/>
          </w:divBdr>
        </w:div>
        <w:div w:id="368725232">
          <w:marLeft w:val="0"/>
          <w:marRight w:val="0"/>
          <w:marTop w:val="0"/>
          <w:marBottom w:val="0"/>
          <w:divBdr>
            <w:top w:val="none" w:sz="0" w:space="0" w:color="auto"/>
            <w:left w:val="none" w:sz="0" w:space="0" w:color="auto"/>
            <w:bottom w:val="none" w:sz="0" w:space="0" w:color="auto"/>
            <w:right w:val="none" w:sz="0" w:space="0" w:color="auto"/>
          </w:divBdr>
        </w:div>
        <w:div w:id="377171308">
          <w:marLeft w:val="0"/>
          <w:marRight w:val="0"/>
          <w:marTop w:val="0"/>
          <w:marBottom w:val="0"/>
          <w:divBdr>
            <w:top w:val="none" w:sz="0" w:space="0" w:color="auto"/>
            <w:left w:val="none" w:sz="0" w:space="0" w:color="auto"/>
            <w:bottom w:val="none" w:sz="0" w:space="0" w:color="auto"/>
            <w:right w:val="none" w:sz="0" w:space="0" w:color="auto"/>
          </w:divBdr>
        </w:div>
        <w:div w:id="409891171">
          <w:marLeft w:val="0"/>
          <w:marRight w:val="0"/>
          <w:marTop w:val="0"/>
          <w:marBottom w:val="0"/>
          <w:divBdr>
            <w:top w:val="none" w:sz="0" w:space="0" w:color="auto"/>
            <w:left w:val="none" w:sz="0" w:space="0" w:color="auto"/>
            <w:bottom w:val="none" w:sz="0" w:space="0" w:color="auto"/>
            <w:right w:val="none" w:sz="0" w:space="0" w:color="auto"/>
          </w:divBdr>
        </w:div>
        <w:div w:id="413208277">
          <w:marLeft w:val="0"/>
          <w:marRight w:val="0"/>
          <w:marTop w:val="0"/>
          <w:marBottom w:val="0"/>
          <w:divBdr>
            <w:top w:val="none" w:sz="0" w:space="0" w:color="auto"/>
            <w:left w:val="none" w:sz="0" w:space="0" w:color="auto"/>
            <w:bottom w:val="none" w:sz="0" w:space="0" w:color="auto"/>
            <w:right w:val="none" w:sz="0" w:space="0" w:color="auto"/>
          </w:divBdr>
        </w:div>
        <w:div w:id="471362547">
          <w:marLeft w:val="0"/>
          <w:marRight w:val="0"/>
          <w:marTop w:val="0"/>
          <w:marBottom w:val="0"/>
          <w:divBdr>
            <w:top w:val="none" w:sz="0" w:space="0" w:color="auto"/>
            <w:left w:val="none" w:sz="0" w:space="0" w:color="auto"/>
            <w:bottom w:val="none" w:sz="0" w:space="0" w:color="auto"/>
            <w:right w:val="none" w:sz="0" w:space="0" w:color="auto"/>
          </w:divBdr>
        </w:div>
        <w:div w:id="477302154">
          <w:marLeft w:val="0"/>
          <w:marRight w:val="0"/>
          <w:marTop w:val="0"/>
          <w:marBottom w:val="0"/>
          <w:divBdr>
            <w:top w:val="none" w:sz="0" w:space="0" w:color="auto"/>
            <w:left w:val="none" w:sz="0" w:space="0" w:color="auto"/>
            <w:bottom w:val="none" w:sz="0" w:space="0" w:color="auto"/>
            <w:right w:val="none" w:sz="0" w:space="0" w:color="auto"/>
          </w:divBdr>
        </w:div>
        <w:div w:id="537008464">
          <w:marLeft w:val="0"/>
          <w:marRight w:val="0"/>
          <w:marTop w:val="0"/>
          <w:marBottom w:val="0"/>
          <w:divBdr>
            <w:top w:val="none" w:sz="0" w:space="0" w:color="auto"/>
            <w:left w:val="none" w:sz="0" w:space="0" w:color="auto"/>
            <w:bottom w:val="none" w:sz="0" w:space="0" w:color="auto"/>
            <w:right w:val="none" w:sz="0" w:space="0" w:color="auto"/>
          </w:divBdr>
        </w:div>
        <w:div w:id="549270851">
          <w:marLeft w:val="0"/>
          <w:marRight w:val="0"/>
          <w:marTop w:val="0"/>
          <w:marBottom w:val="0"/>
          <w:divBdr>
            <w:top w:val="none" w:sz="0" w:space="0" w:color="auto"/>
            <w:left w:val="none" w:sz="0" w:space="0" w:color="auto"/>
            <w:bottom w:val="none" w:sz="0" w:space="0" w:color="auto"/>
            <w:right w:val="none" w:sz="0" w:space="0" w:color="auto"/>
          </w:divBdr>
        </w:div>
        <w:div w:id="560949040">
          <w:marLeft w:val="0"/>
          <w:marRight w:val="0"/>
          <w:marTop w:val="0"/>
          <w:marBottom w:val="0"/>
          <w:divBdr>
            <w:top w:val="none" w:sz="0" w:space="0" w:color="auto"/>
            <w:left w:val="none" w:sz="0" w:space="0" w:color="auto"/>
            <w:bottom w:val="none" w:sz="0" w:space="0" w:color="auto"/>
            <w:right w:val="none" w:sz="0" w:space="0" w:color="auto"/>
          </w:divBdr>
        </w:div>
        <w:div w:id="582833317">
          <w:marLeft w:val="0"/>
          <w:marRight w:val="0"/>
          <w:marTop w:val="0"/>
          <w:marBottom w:val="0"/>
          <w:divBdr>
            <w:top w:val="none" w:sz="0" w:space="0" w:color="auto"/>
            <w:left w:val="none" w:sz="0" w:space="0" w:color="auto"/>
            <w:bottom w:val="none" w:sz="0" w:space="0" w:color="auto"/>
            <w:right w:val="none" w:sz="0" w:space="0" w:color="auto"/>
          </w:divBdr>
        </w:div>
        <w:div w:id="596522543">
          <w:marLeft w:val="0"/>
          <w:marRight w:val="0"/>
          <w:marTop w:val="0"/>
          <w:marBottom w:val="0"/>
          <w:divBdr>
            <w:top w:val="none" w:sz="0" w:space="0" w:color="auto"/>
            <w:left w:val="none" w:sz="0" w:space="0" w:color="auto"/>
            <w:bottom w:val="none" w:sz="0" w:space="0" w:color="auto"/>
            <w:right w:val="none" w:sz="0" w:space="0" w:color="auto"/>
          </w:divBdr>
        </w:div>
        <w:div w:id="615142347">
          <w:marLeft w:val="0"/>
          <w:marRight w:val="0"/>
          <w:marTop w:val="0"/>
          <w:marBottom w:val="0"/>
          <w:divBdr>
            <w:top w:val="none" w:sz="0" w:space="0" w:color="auto"/>
            <w:left w:val="none" w:sz="0" w:space="0" w:color="auto"/>
            <w:bottom w:val="none" w:sz="0" w:space="0" w:color="auto"/>
            <w:right w:val="none" w:sz="0" w:space="0" w:color="auto"/>
          </w:divBdr>
        </w:div>
        <w:div w:id="624891268">
          <w:marLeft w:val="0"/>
          <w:marRight w:val="0"/>
          <w:marTop w:val="0"/>
          <w:marBottom w:val="0"/>
          <w:divBdr>
            <w:top w:val="none" w:sz="0" w:space="0" w:color="auto"/>
            <w:left w:val="none" w:sz="0" w:space="0" w:color="auto"/>
            <w:bottom w:val="none" w:sz="0" w:space="0" w:color="auto"/>
            <w:right w:val="none" w:sz="0" w:space="0" w:color="auto"/>
          </w:divBdr>
        </w:div>
        <w:div w:id="627395282">
          <w:marLeft w:val="0"/>
          <w:marRight w:val="0"/>
          <w:marTop w:val="0"/>
          <w:marBottom w:val="0"/>
          <w:divBdr>
            <w:top w:val="none" w:sz="0" w:space="0" w:color="auto"/>
            <w:left w:val="none" w:sz="0" w:space="0" w:color="auto"/>
            <w:bottom w:val="none" w:sz="0" w:space="0" w:color="auto"/>
            <w:right w:val="none" w:sz="0" w:space="0" w:color="auto"/>
          </w:divBdr>
        </w:div>
        <w:div w:id="680282829">
          <w:marLeft w:val="0"/>
          <w:marRight w:val="0"/>
          <w:marTop w:val="0"/>
          <w:marBottom w:val="0"/>
          <w:divBdr>
            <w:top w:val="none" w:sz="0" w:space="0" w:color="auto"/>
            <w:left w:val="none" w:sz="0" w:space="0" w:color="auto"/>
            <w:bottom w:val="none" w:sz="0" w:space="0" w:color="auto"/>
            <w:right w:val="none" w:sz="0" w:space="0" w:color="auto"/>
          </w:divBdr>
          <w:divsChild>
            <w:div w:id="13389787">
              <w:marLeft w:val="0"/>
              <w:marRight w:val="0"/>
              <w:marTop w:val="0"/>
              <w:marBottom w:val="0"/>
              <w:divBdr>
                <w:top w:val="none" w:sz="0" w:space="0" w:color="auto"/>
                <w:left w:val="none" w:sz="0" w:space="0" w:color="auto"/>
                <w:bottom w:val="none" w:sz="0" w:space="0" w:color="auto"/>
                <w:right w:val="none" w:sz="0" w:space="0" w:color="auto"/>
              </w:divBdr>
            </w:div>
            <w:div w:id="186674251">
              <w:marLeft w:val="0"/>
              <w:marRight w:val="0"/>
              <w:marTop w:val="0"/>
              <w:marBottom w:val="0"/>
              <w:divBdr>
                <w:top w:val="none" w:sz="0" w:space="0" w:color="auto"/>
                <w:left w:val="none" w:sz="0" w:space="0" w:color="auto"/>
                <w:bottom w:val="none" w:sz="0" w:space="0" w:color="auto"/>
                <w:right w:val="none" w:sz="0" w:space="0" w:color="auto"/>
              </w:divBdr>
            </w:div>
            <w:div w:id="1212421083">
              <w:marLeft w:val="0"/>
              <w:marRight w:val="0"/>
              <w:marTop w:val="0"/>
              <w:marBottom w:val="0"/>
              <w:divBdr>
                <w:top w:val="none" w:sz="0" w:space="0" w:color="auto"/>
                <w:left w:val="none" w:sz="0" w:space="0" w:color="auto"/>
                <w:bottom w:val="none" w:sz="0" w:space="0" w:color="auto"/>
                <w:right w:val="none" w:sz="0" w:space="0" w:color="auto"/>
              </w:divBdr>
            </w:div>
          </w:divsChild>
        </w:div>
        <w:div w:id="683898100">
          <w:marLeft w:val="0"/>
          <w:marRight w:val="0"/>
          <w:marTop w:val="0"/>
          <w:marBottom w:val="0"/>
          <w:divBdr>
            <w:top w:val="none" w:sz="0" w:space="0" w:color="auto"/>
            <w:left w:val="none" w:sz="0" w:space="0" w:color="auto"/>
            <w:bottom w:val="none" w:sz="0" w:space="0" w:color="auto"/>
            <w:right w:val="none" w:sz="0" w:space="0" w:color="auto"/>
          </w:divBdr>
        </w:div>
        <w:div w:id="728962307">
          <w:marLeft w:val="0"/>
          <w:marRight w:val="0"/>
          <w:marTop w:val="0"/>
          <w:marBottom w:val="0"/>
          <w:divBdr>
            <w:top w:val="none" w:sz="0" w:space="0" w:color="auto"/>
            <w:left w:val="none" w:sz="0" w:space="0" w:color="auto"/>
            <w:bottom w:val="none" w:sz="0" w:space="0" w:color="auto"/>
            <w:right w:val="none" w:sz="0" w:space="0" w:color="auto"/>
          </w:divBdr>
        </w:div>
        <w:div w:id="737674297">
          <w:marLeft w:val="0"/>
          <w:marRight w:val="0"/>
          <w:marTop w:val="0"/>
          <w:marBottom w:val="0"/>
          <w:divBdr>
            <w:top w:val="none" w:sz="0" w:space="0" w:color="auto"/>
            <w:left w:val="none" w:sz="0" w:space="0" w:color="auto"/>
            <w:bottom w:val="none" w:sz="0" w:space="0" w:color="auto"/>
            <w:right w:val="none" w:sz="0" w:space="0" w:color="auto"/>
          </w:divBdr>
        </w:div>
        <w:div w:id="752968280">
          <w:marLeft w:val="0"/>
          <w:marRight w:val="0"/>
          <w:marTop w:val="0"/>
          <w:marBottom w:val="0"/>
          <w:divBdr>
            <w:top w:val="none" w:sz="0" w:space="0" w:color="auto"/>
            <w:left w:val="none" w:sz="0" w:space="0" w:color="auto"/>
            <w:bottom w:val="none" w:sz="0" w:space="0" w:color="auto"/>
            <w:right w:val="none" w:sz="0" w:space="0" w:color="auto"/>
          </w:divBdr>
        </w:div>
        <w:div w:id="756168353">
          <w:marLeft w:val="0"/>
          <w:marRight w:val="0"/>
          <w:marTop w:val="0"/>
          <w:marBottom w:val="0"/>
          <w:divBdr>
            <w:top w:val="none" w:sz="0" w:space="0" w:color="auto"/>
            <w:left w:val="none" w:sz="0" w:space="0" w:color="auto"/>
            <w:bottom w:val="none" w:sz="0" w:space="0" w:color="auto"/>
            <w:right w:val="none" w:sz="0" w:space="0" w:color="auto"/>
          </w:divBdr>
        </w:div>
        <w:div w:id="773207169">
          <w:marLeft w:val="0"/>
          <w:marRight w:val="0"/>
          <w:marTop w:val="0"/>
          <w:marBottom w:val="0"/>
          <w:divBdr>
            <w:top w:val="none" w:sz="0" w:space="0" w:color="auto"/>
            <w:left w:val="none" w:sz="0" w:space="0" w:color="auto"/>
            <w:bottom w:val="none" w:sz="0" w:space="0" w:color="auto"/>
            <w:right w:val="none" w:sz="0" w:space="0" w:color="auto"/>
          </w:divBdr>
        </w:div>
        <w:div w:id="775371136">
          <w:marLeft w:val="0"/>
          <w:marRight w:val="0"/>
          <w:marTop w:val="0"/>
          <w:marBottom w:val="0"/>
          <w:divBdr>
            <w:top w:val="none" w:sz="0" w:space="0" w:color="auto"/>
            <w:left w:val="none" w:sz="0" w:space="0" w:color="auto"/>
            <w:bottom w:val="none" w:sz="0" w:space="0" w:color="auto"/>
            <w:right w:val="none" w:sz="0" w:space="0" w:color="auto"/>
          </w:divBdr>
        </w:div>
        <w:div w:id="779690709">
          <w:marLeft w:val="0"/>
          <w:marRight w:val="0"/>
          <w:marTop w:val="0"/>
          <w:marBottom w:val="0"/>
          <w:divBdr>
            <w:top w:val="none" w:sz="0" w:space="0" w:color="auto"/>
            <w:left w:val="none" w:sz="0" w:space="0" w:color="auto"/>
            <w:bottom w:val="none" w:sz="0" w:space="0" w:color="auto"/>
            <w:right w:val="none" w:sz="0" w:space="0" w:color="auto"/>
          </w:divBdr>
          <w:divsChild>
            <w:div w:id="201214146">
              <w:marLeft w:val="0"/>
              <w:marRight w:val="0"/>
              <w:marTop w:val="0"/>
              <w:marBottom w:val="0"/>
              <w:divBdr>
                <w:top w:val="none" w:sz="0" w:space="0" w:color="auto"/>
                <w:left w:val="none" w:sz="0" w:space="0" w:color="auto"/>
                <w:bottom w:val="none" w:sz="0" w:space="0" w:color="auto"/>
                <w:right w:val="none" w:sz="0" w:space="0" w:color="auto"/>
              </w:divBdr>
            </w:div>
            <w:div w:id="519389730">
              <w:marLeft w:val="0"/>
              <w:marRight w:val="0"/>
              <w:marTop w:val="0"/>
              <w:marBottom w:val="0"/>
              <w:divBdr>
                <w:top w:val="none" w:sz="0" w:space="0" w:color="auto"/>
                <w:left w:val="none" w:sz="0" w:space="0" w:color="auto"/>
                <w:bottom w:val="none" w:sz="0" w:space="0" w:color="auto"/>
                <w:right w:val="none" w:sz="0" w:space="0" w:color="auto"/>
              </w:divBdr>
            </w:div>
            <w:div w:id="1510683012">
              <w:marLeft w:val="0"/>
              <w:marRight w:val="0"/>
              <w:marTop w:val="0"/>
              <w:marBottom w:val="0"/>
              <w:divBdr>
                <w:top w:val="none" w:sz="0" w:space="0" w:color="auto"/>
                <w:left w:val="none" w:sz="0" w:space="0" w:color="auto"/>
                <w:bottom w:val="none" w:sz="0" w:space="0" w:color="auto"/>
                <w:right w:val="none" w:sz="0" w:space="0" w:color="auto"/>
              </w:divBdr>
            </w:div>
            <w:div w:id="1549611848">
              <w:marLeft w:val="0"/>
              <w:marRight w:val="0"/>
              <w:marTop w:val="0"/>
              <w:marBottom w:val="0"/>
              <w:divBdr>
                <w:top w:val="none" w:sz="0" w:space="0" w:color="auto"/>
                <w:left w:val="none" w:sz="0" w:space="0" w:color="auto"/>
                <w:bottom w:val="none" w:sz="0" w:space="0" w:color="auto"/>
                <w:right w:val="none" w:sz="0" w:space="0" w:color="auto"/>
              </w:divBdr>
            </w:div>
          </w:divsChild>
        </w:div>
        <w:div w:id="781920690">
          <w:marLeft w:val="0"/>
          <w:marRight w:val="0"/>
          <w:marTop w:val="0"/>
          <w:marBottom w:val="0"/>
          <w:divBdr>
            <w:top w:val="none" w:sz="0" w:space="0" w:color="auto"/>
            <w:left w:val="none" w:sz="0" w:space="0" w:color="auto"/>
            <w:bottom w:val="none" w:sz="0" w:space="0" w:color="auto"/>
            <w:right w:val="none" w:sz="0" w:space="0" w:color="auto"/>
          </w:divBdr>
          <w:divsChild>
            <w:div w:id="1439713096">
              <w:marLeft w:val="-75"/>
              <w:marRight w:val="0"/>
              <w:marTop w:val="30"/>
              <w:marBottom w:val="30"/>
              <w:divBdr>
                <w:top w:val="none" w:sz="0" w:space="0" w:color="auto"/>
                <w:left w:val="none" w:sz="0" w:space="0" w:color="auto"/>
                <w:bottom w:val="none" w:sz="0" w:space="0" w:color="auto"/>
                <w:right w:val="none" w:sz="0" w:space="0" w:color="auto"/>
              </w:divBdr>
              <w:divsChild>
                <w:div w:id="105777081">
                  <w:marLeft w:val="0"/>
                  <w:marRight w:val="0"/>
                  <w:marTop w:val="0"/>
                  <w:marBottom w:val="0"/>
                  <w:divBdr>
                    <w:top w:val="none" w:sz="0" w:space="0" w:color="auto"/>
                    <w:left w:val="none" w:sz="0" w:space="0" w:color="auto"/>
                    <w:bottom w:val="none" w:sz="0" w:space="0" w:color="auto"/>
                    <w:right w:val="none" w:sz="0" w:space="0" w:color="auto"/>
                  </w:divBdr>
                  <w:divsChild>
                    <w:div w:id="565720581">
                      <w:marLeft w:val="0"/>
                      <w:marRight w:val="0"/>
                      <w:marTop w:val="0"/>
                      <w:marBottom w:val="0"/>
                      <w:divBdr>
                        <w:top w:val="none" w:sz="0" w:space="0" w:color="auto"/>
                        <w:left w:val="none" w:sz="0" w:space="0" w:color="auto"/>
                        <w:bottom w:val="none" w:sz="0" w:space="0" w:color="auto"/>
                        <w:right w:val="none" w:sz="0" w:space="0" w:color="auto"/>
                      </w:divBdr>
                    </w:div>
                  </w:divsChild>
                </w:div>
                <w:div w:id="130094619">
                  <w:marLeft w:val="0"/>
                  <w:marRight w:val="0"/>
                  <w:marTop w:val="0"/>
                  <w:marBottom w:val="0"/>
                  <w:divBdr>
                    <w:top w:val="none" w:sz="0" w:space="0" w:color="auto"/>
                    <w:left w:val="none" w:sz="0" w:space="0" w:color="auto"/>
                    <w:bottom w:val="none" w:sz="0" w:space="0" w:color="auto"/>
                    <w:right w:val="none" w:sz="0" w:space="0" w:color="auto"/>
                  </w:divBdr>
                  <w:divsChild>
                    <w:div w:id="300504667">
                      <w:marLeft w:val="0"/>
                      <w:marRight w:val="0"/>
                      <w:marTop w:val="0"/>
                      <w:marBottom w:val="0"/>
                      <w:divBdr>
                        <w:top w:val="none" w:sz="0" w:space="0" w:color="auto"/>
                        <w:left w:val="none" w:sz="0" w:space="0" w:color="auto"/>
                        <w:bottom w:val="none" w:sz="0" w:space="0" w:color="auto"/>
                        <w:right w:val="none" w:sz="0" w:space="0" w:color="auto"/>
                      </w:divBdr>
                    </w:div>
                  </w:divsChild>
                </w:div>
                <w:div w:id="194732444">
                  <w:marLeft w:val="0"/>
                  <w:marRight w:val="0"/>
                  <w:marTop w:val="0"/>
                  <w:marBottom w:val="0"/>
                  <w:divBdr>
                    <w:top w:val="none" w:sz="0" w:space="0" w:color="auto"/>
                    <w:left w:val="none" w:sz="0" w:space="0" w:color="auto"/>
                    <w:bottom w:val="none" w:sz="0" w:space="0" w:color="auto"/>
                    <w:right w:val="none" w:sz="0" w:space="0" w:color="auto"/>
                  </w:divBdr>
                  <w:divsChild>
                    <w:div w:id="1245608692">
                      <w:marLeft w:val="0"/>
                      <w:marRight w:val="0"/>
                      <w:marTop w:val="0"/>
                      <w:marBottom w:val="0"/>
                      <w:divBdr>
                        <w:top w:val="none" w:sz="0" w:space="0" w:color="auto"/>
                        <w:left w:val="none" w:sz="0" w:space="0" w:color="auto"/>
                        <w:bottom w:val="none" w:sz="0" w:space="0" w:color="auto"/>
                        <w:right w:val="none" w:sz="0" w:space="0" w:color="auto"/>
                      </w:divBdr>
                    </w:div>
                  </w:divsChild>
                </w:div>
                <w:div w:id="329142044">
                  <w:marLeft w:val="0"/>
                  <w:marRight w:val="0"/>
                  <w:marTop w:val="0"/>
                  <w:marBottom w:val="0"/>
                  <w:divBdr>
                    <w:top w:val="none" w:sz="0" w:space="0" w:color="auto"/>
                    <w:left w:val="none" w:sz="0" w:space="0" w:color="auto"/>
                    <w:bottom w:val="none" w:sz="0" w:space="0" w:color="auto"/>
                    <w:right w:val="none" w:sz="0" w:space="0" w:color="auto"/>
                  </w:divBdr>
                  <w:divsChild>
                    <w:div w:id="676923343">
                      <w:marLeft w:val="0"/>
                      <w:marRight w:val="0"/>
                      <w:marTop w:val="0"/>
                      <w:marBottom w:val="0"/>
                      <w:divBdr>
                        <w:top w:val="none" w:sz="0" w:space="0" w:color="auto"/>
                        <w:left w:val="none" w:sz="0" w:space="0" w:color="auto"/>
                        <w:bottom w:val="none" w:sz="0" w:space="0" w:color="auto"/>
                        <w:right w:val="none" w:sz="0" w:space="0" w:color="auto"/>
                      </w:divBdr>
                    </w:div>
                  </w:divsChild>
                </w:div>
                <w:div w:id="749933077">
                  <w:marLeft w:val="0"/>
                  <w:marRight w:val="0"/>
                  <w:marTop w:val="0"/>
                  <w:marBottom w:val="0"/>
                  <w:divBdr>
                    <w:top w:val="none" w:sz="0" w:space="0" w:color="auto"/>
                    <w:left w:val="none" w:sz="0" w:space="0" w:color="auto"/>
                    <w:bottom w:val="none" w:sz="0" w:space="0" w:color="auto"/>
                    <w:right w:val="none" w:sz="0" w:space="0" w:color="auto"/>
                  </w:divBdr>
                  <w:divsChild>
                    <w:div w:id="614212031">
                      <w:marLeft w:val="0"/>
                      <w:marRight w:val="0"/>
                      <w:marTop w:val="0"/>
                      <w:marBottom w:val="0"/>
                      <w:divBdr>
                        <w:top w:val="none" w:sz="0" w:space="0" w:color="auto"/>
                        <w:left w:val="none" w:sz="0" w:space="0" w:color="auto"/>
                        <w:bottom w:val="none" w:sz="0" w:space="0" w:color="auto"/>
                        <w:right w:val="none" w:sz="0" w:space="0" w:color="auto"/>
                      </w:divBdr>
                    </w:div>
                    <w:div w:id="779295787">
                      <w:marLeft w:val="0"/>
                      <w:marRight w:val="0"/>
                      <w:marTop w:val="0"/>
                      <w:marBottom w:val="0"/>
                      <w:divBdr>
                        <w:top w:val="none" w:sz="0" w:space="0" w:color="auto"/>
                        <w:left w:val="none" w:sz="0" w:space="0" w:color="auto"/>
                        <w:bottom w:val="none" w:sz="0" w:space="0" w:color="auto"/>
                        <w:right w:val="none" w:sz="0" w:space="0" w:color="auto"/>
                      </w:divBdr>
                    </w:div>
                  </w:divsChild>
                </w:div>
                <w:div w:id="750931919">
                  <w:marLeft w:val="0"/>
                  <w:marRight w:val="0"/>
                  <w:marTop w:val="0"/>
                  <w:marBottom w:val="0"/>
                  <w:divBdr>
                    <w:top w:val="none" w:sz="0" w:space="0" w:color="auto"/>
                    <w:left w:val="none" w:sz="0" w:space="0" w:color="auto"/>
                    <w:bottom w:val="none" w:sz="0" w:space="0" w:color="auto"/>
                    <w:right w:val="none" w:sz="0" w:space="0" w:color="auto"/>
                  </w:divBdr>
                  <w:divsChild>
                    <w:div w:id="1287350420">
                      <w:marLeft w:val="0"/>
                      <w:marRight w:val="0"/>
                      <w:marTop w:val="0"/>
                      <w:marBottom w:val="0"/>
                      <w:divBdr>
                        <w:top w:val="none" w:sz="0" w:space="0" w:color="auto"/>
                        <w:left w:val="none" w:sz="0" w:space="0" w:color="auto"/>
                        <w:bottom w:val="none" w:sz="0" w:space="0" w:color="auto"/>
                        <w:right w:val="none" w:sz="0" w:space="0" w:color="auto"/>
                      </w:divBdr>
                    </w:div>
                  </w:divsChild>
                </w:div>
                <w:div w:id="958072857">
                  <w:marLeft w:val="0"/>
                  <w:marRight w:val="0"/>
                  <w:marTop w:val="0"/>
                  <w:marBottom w:val="0"/>
                  <w:divBdr>
                    <w:top w:val="none" w:sz="0" w:space="0" w:color="auto"/>
                    <w:left w:val="none" w:sz="0" w:space="0" w:color="auto"/>
                    <w:bottom w:val="none" w:sz="0" w:space="0" w:color="auto"/>
                    <w:right w:val="none" w:sz="0" w:space="0" w:color="auto"/>
                  </w:divBdr>
                  <w:divsChild>
                    <w:div w:id="1233006176">
                      <w:marLeft w:val="0"/>
                      <w:marRight w:val="0"/>
                      <w:marTop w:val="0"/>
                      <w:marBottom w:val="0"/>
                      <w:divBdr>
                        <w:top w:val="none" w:sz="0" w:space="0" w:color="auto"/>
                        <w:left w:val="none" w:sz="0" w:space="0" w:color="auto"/>
                        <w:bottom w:val="none" w:sz="0" w:space="0" w:color="auto"/>
                        <w:right w:val="none" w:sz="0" w:space="0" w:color="auto"/>
                      </w:divBdr>
                    </w:div>
                  </w:divsChild>
                </w:div>
                <w:div w:id="1007755966">
                  <w:marLeft w:val="0"/>
                  <w:marRight w:val="0"/>
                  <w:marTop w:val="0"/>
                  <w:marBottom w:val="0"/>
                  <w:divBdr>
                    <w:top w:val="none" w:sz="0" w:space="0" w:color="auto"/>
                    <w:left w:val="none" w:sz="0" w:space="0" w:color="auto"/>
                    <w:bottom w:val="none" w:sz="0" w:space="0" w:color="auto"/>
                    <w:right w:val="none" w:sz="0" w:space="0" w:color="auto"/>
                  </w:divBdr>
                  <w:divsChild>
                    <w:div w:id="146434777">
                      <w:marLeft w:val="0"/>
                      <w:marRight w:val="0"/>
                      <w:marTop w:val="0"/>
                      <w:marBottom w:val="0"/>
                      <w:divBdr>
                        <w:top w:val="none" w:sz="0" w:space="0" w:color="auto"/>
                        <w:left w:val="none" w:sz="0" w:space="0" w:color="auto"/>
                        <w:bottom w:val="none" w:sz="0" w:space="0" w:color="auto"/>
                        <w:right w:val="none" w:sz="0" w:space="0" w:color="auto"/>
                      </w:divBdr>
                    </w:div>
                    <w:div w:id="855272846">
                      <w:marLeft w:val="0"/>
                      <w:marRight w:val="0"/>
                      <w:marTop w:val="0"/>
                      <w:marBottom w:val="0"/>
                      <w:divBdr>
                        <w:top w:val="none" w:sz="0" w:space="0" w:color="auto"/>
                        <w:left w:val="none" w:sz="0" w:space="0" w:color="auto"/>
                        <w:bottom w:val="none" w:sz="0" w:space="0" w:color="auto"/>
                        <w:right w:val="none" w:sz="0" w:space="0" w:color="auto"/>
                      </w:divBdr>
                    </w:div>
                  </w:divsChild>
                </w:div>
                <w:div w:id="1071392259">
                  <w:marLeft w:val="0"/>
                  <w:marRight w:val="0"/>
                  <w:marTop w:val="0"/>
                  <w:marBottom w:val="0"/>
                  <w:divBdr>
                    <w:top w:val="none" w:sz="0" w:space="0" w:color="auto"/>
                    <w:left w:val="none" w:sz="0" w:space="0" w:color="auto"/>
                    <w:bottom w:val="none" w:sz="0" w:space="0" w:color="auto"/>
                    <w:right w:val="none" w:sz="0" w:space="0" w:color="auto"/>
                  </w:divBdr>
                  <w:divsChild>
                    <w:div w:id="1527208838">
                      <w:marLeft w:val="0"/>
                      <w:marRight w:val="0"/>
                      <w:marTop w:val="0"/>
                      <w:marBottom w:val="0"/>
                      <w:divBdr>
                        <w:top w:val="none" w:sz="0" w:space="0" w:color="auto"/>
                        <w:left w:val="none" w:sz="0" w:space="0" w:color="auto"/>
                        <w:bottom w:val="none" w:sz="0" w:space="0" w:color="auto"/>
                        <w:right w:val="none" w:sz="0" w:space="0" w:color="auto"/>
                      </w:divBdr>
                    </w:div>
                  </w:divsChild>
                </w:div>
                <w:div w:id="1204635828">
                  <w:marLeft w:val="0"/>
                  <w:marRight w:val="0"/>
                  <w:marTop w:val="0"/>
                  <w:marBottom w:val="0"/>
                  <w:divBdr>
                    <w:top w:val="none" w:sz="0" w:space="0" w:color="auto"/>
                    <w:left w:val="none" w:sz="0" w:space="0" w:color="auto"/>
                    <w:bottom w:val="none" w:sz="0" w:space="0" w:color="auto"/>
                    <w:right w:val="none" w:sz="0" w:space="0" w:color="auto"/>
                  </w:divBdr>
                  <w:divsChild>
                    <w:div w:id="1870605033">
                      <w:marLeft w:val="0"/>
                      <w:marRight w:val="0"/>
                      <w:marTop w:val="0"/>
                      <w:marBottom w:val="0"/>
                      <w:divBdr>
                        <w:top w:val="none" w:sz="0" w:space="0" w:color="auto"/>
                        <w:left w:val="none" w:sz="0" w:space="0" w:color="auto"/>
                        <w:bottom w:val="none" w:sz="0" w:space="0" w:color="auto"/>
                        <w:right w:val="none" w:sz="0" w:space="0" w:color="auto"/>
                      </w:divBdr>
                    </w:div>
                  </w:divsChild>
                </w:div>
                <w:div w:id="1311011371">
                  <w:marLeft w:val="0"/>
                  <w:marRight w:val="0"/>
                  <w:marTop w:val="0"/>
                  <w:marBottom w:val="0"/>
                  <w:divBdr>
                    <w:top w:val="none" w:sz="0" w:space="0" w:color="auto"/>
                    <w:left w:val="none" w:sz="0" w:space="0" w:color="auto"/>
                    <w:bottom w:val="none" w:sz="0" w:space="0" w:color="auto"/>
                    <w:right w:val="none" w:sz="0" w:space="0" w:color="auto"/>
                  </w:divBdr>
                  <w:divsChild>
                    <w:div w:id="506941754">
                      <w:marLeft w:val="0"/>
                      <w:marRight w:val="0"/>
                      <w:marTop w:val="0"/>
                      <w:marBottom w:val="0"/>
                      <w:divBdr>
                        <w:top w:val="none" w:sz="0" w:space="0" w:color="auto"/>
                        <w:left w:val="none" w:sz="0" w:space="0" w:color="auto"/>
                        <w:bottom w:val="none" w:sz="0" w:space="0" w:color="auto"/>
                        <w:right w:val="none" w:sz="0" w:space="0" w:color="auto"/>
                      </w:divBdr>
                    </w:div>
                    <w:div w:id="1090809641">
                      <w:marLeft w:val="0"/>
                      <w:marRight w:val="0"/>
                      <w:marTop w:val="0"/>
                      <w:marBottom w:val="0"/>
                      <w:divBdr>
                        <w:top w:val="none" w:sz="0" w:space="0" w:color="auto"/>
                        <w:left w:val="none" w:sz="0" w:space="0" w:color="auto"/>
                        <w:bottom w:val="none" w:sz="0" w:space="0" w:color="auto"/>
                        <w:right w:val="none" w:sz="0" w:space="0" w:color="auto"/>
                      </w:divBdr>
                    </w:div>
                  </w:divsChild>
                </w:div>
                <w:div w:id="1400326317">
                  <w:marLeft w:val="0"/>
                  <w:marRight w:val="0"/>
                  <w:marTop w:val="0"/>
                  <w:marBottom w:val="0"/>
                  <w:divBdr>
                    <w:top w:val="none" w:sz="0" w:space="0" w:color="auto"/>
                    <w:left w:val="none" w:sz="0" w:space="0" w:color="auto"/>
                    <w:bottom w:val="none" w:sz="0" w:space="0" w:color="auto"/>
                    <w:right w:val="none" w:sz="0" w:space="0" w:color="auto"/>
                  </w:divBdr>
                  <w:divsChild>
                    <w:div w:id="219368774">
                      <w:marLeft w:val="0"/>
                      <w:marRight w:val="0"/>
                      <w:marTop w:val="0"/>
                      <w:marBottom w:val="0"/>
                      <w:divBdr>
                        <w:top w:val="none" w:sz="0" w:space="0" w:color="auto"/>
                        <w:left w:val="none" w:sz="0" w:space="0" w:color="auto"/>
                        <w:bottom w:val="none" w:sz="0" w:space="0" w:color="auto"/>
                        <w:right w:val="none" w:sz="0" w:space="0" w:color="auto"/>
                      </w:divBdr>
                    </w:div>
                    <w:div w:id="460003956">
                      <w:marLeft w:val="0"/>
                      <w:marRight w:val="0"/>
                      <w:marTop w:val="0"/>
                      <w:marBottom w:val="0"/>
                      <w:divBdr>
                        <w:top w:val="none" w:sz="0" w:space="0" w:color="auto"/>
                        <w:left w:val="none" w:sz="0" w:space="0" w:color="auto"/>
                        <w:bottom w:val="none" w:sz="0" w:space="0" w:color="auto"/>
                        <w:right w:val="none" w:sz="0" w:space="0" w:color="auto"/>
                      </w:divBdr>
                    </w:div>
                  </w:divsChild>
                </w:div>
                <w:div w:id="1486118305">
                  <w:marLeft w:val="0"/>
                  <w:marRight w:val="0"/>
                  <w:marTop w:val="0"/>
                  <w:marBottom w:val="0"/>
                  <w:divBdr>
                    <w:top w:val="none" w:sz="0" w:space="0" w:color="auto"/>
                    <w:left w:val="none" w:sz="0" w:space="0" w:color="auto"/>
                    <w:bottom w:val="none" w:sz="0" w:space="0" w:color="auto"/>
                    <w:right w:val="none" w:sz="0" w:space="0" w:color="auto"/>
                  </w:divBdr>
                  <w:divsChild>
                    <w:div w:id="856040456">
                      <w:marLeft w:val="0"/>
                      <w:marRight w:val="0"/>
                      <w:marTop w:val="0"/>
                      <w:marBottom w:val="0"/>
                      <w:divBdr>
                        <w:top w:val="none" w:sz="0" w:space="0" w:color="auto"/>
                        <w:left w:val="none" w:sz="0" w:space="0" w:color="auto"/>
                        <w:bottom w:val="none" w:sz="0" w:space="0" w:color="auto"/>
                        <w:right w:val="none" w:sz="0" w:space="0" w:color="auto"/>
                      </w:divBdr>
                    </w:div>
                  </w:divsChild>
                </w:div>
                <w:div w:id="1593120021">
                  <w:marLeft w:val="0"/>
                  <w:marRight w:val="0"/>
                  <w:marTop w:val="0"/>
                  <w:marBottom w:val="0"/>
                  <w:divBdr>
                    <w:top w:val="none" w:sz="0" w:space="0" w:color="auto"/>
                    <w:left w:val="none" w:sz="0" w:space="0" w:color="auto"/>
                    <w:bottom w:val="none" w:sz="0" w:space="0" w:color="auto"/>
                    <w:right w:val="none" w:sz="0" w:space="0" w:color="auto"/>
                  </w:divBdr>
                  <w:divsChild>
                    <w:div w:id="1957835542">
                      <w:marLeft w:val="0"/>
                      <w:marRight w:val="0"/>
                      <w:marTop w:val="0"/>
                      <w:marBottom w:val="0"/>
                      <w:divBdr>
                        <w:top w:val="none" w:sz="0" w:space="0" w:color="auto"/>
                        <w:left w:val="none" w:sz="0" w:space="0" w:color="auto"/>
                        <w:bottom w:val="none" w:sz="0" w:space="0" w:color="auto"/>
                        <w:right w:val="none" w:sz="0" w:space="0" w:color="auto"/>
                      </w:divBdr>
                    </w:div>
                  </w:divsChild>
                </w:div>
                <w:div w:id="1769694329">
                  <w:marLeft w:val="0"/>
                  <w:marRight w:val="0"/>
                  <w:marTop w:val="0"/>
                  <w:marBottom w:val="0"/>
                  <w:divBdr>
                    <w:top w:val="none" w:sz="0" w:space="0" w:color="auto"/>
                    <w:left w:val="none" w:sz="0" w:space="0" w:color="auto"/>
                    <w:bottom w:val="none" w:sz="0" w:space="0" w:color="auto"/>
                    <w:right w:val="none" w:sz="0" w:space="0" w:color="auto"/>
                  </w:divBdr>
                  <w:divsChild>
                    <w:div w:id="192813047">
                      <w:marLeft w:val="0"/>
                      <w:marRight w:val="0"/>
                      <w:marTop w:val="0"/>
                      <w:marBottom w:val="0"/>
                      <w:divBdr>
                        <w:top w:val="none" w:sz="0" w:space="0" w:color="auto"/>
                        <w:left w:val="none" w:sz="0" w:space="0" w:color="auto"/>
                        <w:bottom w:val="none" w:sz="0" w:space="0" w:color="auto"/>
                        <w:right w:val="none" w:sz="0" w:space="0" w:color="auto"/>
                      </w:divBdr>
                    </w:div>
                  </w:divsChild>
                </w:div>
                <w:div w:id="1878468979">
                  <w:marLeft w:val="0"/>
                  <w:marRight w:val="0"/>
                  <w:marTop w:val="0"/>
                  <w:marBottom w:val="0"/>
                  <w:divBdr>
                    <w:top w:val="none" w:sz="0" w:space="0" w:color="auto"/>
                    <w:left w:val="none" w:sz="0" w:space="0" w:color="auto"/>
                    <w:bottom w:val="none" w:sz="0" w:space="0" w:color="auto"/>
                    <w:right w:val="none" w:sz="0" w:space="0" w:color="auto"/>
                  </w:divBdr>
                  <w:divsChild>
                    <w:div w:id="926037953">
                      <w:marLeft w:val="0"/>
                      <w:marRight w:val="0"/>
                      <w:marTop w:val="0"/>
                      <w:marBottom w:val="0"/>
                      <w:divBdr>
                        <w:top w:val="none" w:sz="0" w:space="0" w:color="auto"/>
                        <w:left w:val="none" w:sz="0" w:space="0" w:color="auto"/>
                        <w:bottom w:val="none" w:sz="0" w:space="0" w:color="auto"/>
                        <w:right w:val="none" w:sz="0" w:space="0" w:color="auto"/>
                      </w:divBdr>
                    </w:div>
                  </w:divsChild>
                </w:div>
                <w:div w:id="1888487896">
                  <w:marLeft w:val="0"/>
                  <w:marRight w:val="0"/>
                  <w:marTop w:val="0"/>
                  <w:marBottom w:val="0"/>
                  <w:divBdr>
                    <w:top w:val="none" w:sz="0" w:space="0" w:color="auto"/>
                    <w:left w:val="none" w:sz="0" w:space="0" w:color="auto"/>
                    <w:bottom w:val="none" w:sz="0" w:space="0" w:color="auto"/>
                    <w:right w:val="none" w:sz="0" w:space="0" w:color="auto"/>
                  </w:divBdr>
                </w:div>
                <w:div w:id="1891451188">
                  <w:marLeft w:val="0"/>
                  <w:marRight w:val="0"/>
                  <w:marTop w:val="0"/>
                  <w:marBottom w:val="0"/>
                  <w:divBdr>
                    <w:top w:val="none" w:sz="0" w:space="0" w:color="auto"/>
                    <w:left w:val="none" w:sz="0" w:space="0" w:color="auto"/>
                    <w:bottom w:val="none" w:sz="0" w:space="0" w:color="auto"/>
                    <w:right w:val="none" w:sz="0" w:space="0" w:color="auto"/>
                  </w:divBdr>
                  <w:divsChild>
                    <w:div w:id="2084601411">
                      <w:marLeft w:val="0"/>
                      <w:marRight w:val="0"/>
                      <w:marTop w:val="0"/>
                      <w:marBottom w:val="0"/>
                      <w:divBdr>
                        <w:top w:val="none" w:sz="0" w:space="0" w:color="auto"/>
                        <w:left w:val="none" w:sz="0" w:space="0" w:color="auto"/>
                        <w:bottom w:val="none" w:sz="0" w:space="0" w:color="auto"/>
                        <w:right w:val="none" w:sz="0" w:space="0" w:color="auto"/>
                      </w:divBdr>
                    </w:div>
                  </w:divsChild>
                </w:div>
                <w:div w:id="2027053117">
                  <w:marLeft w:val="0"/>
                  <w:marRight w:val="0"/>
                  <w:marTop w:val="0"/>
                  <w:marBottom w:val="0"/>
                  <w:divBdr>
                    <w:top w:val="none" w:sz="0" w:space="0" w:color="auto"/>
                    <w:left w:val="none" w:sz="0" w:space="0" w:color="auto"/>
                    <w:bottom w:val="none" w:sz="0" w:space="0" w:color="auto"/>
                    <w:right w:val="none" w:sz="0" w:space="0" w:color="auto"/>
                  </w:divBdr>
                  <w:divsChild>
                    <w:div w:id="1538928413">
                      <w:marLeft w:val="0"/>
                      <w:marRight w:val="0"/>
                      <w:marTop w:val="0"/>
                      <w:marBottom w:val="0"/>
                      <w:divBdr>
                        <w:top w:val="none" w:sz="0" w:space="0" w:color="auto"/>
                        <w:left w:val="none" w:sz="0" w:space="0" w:color="auto"/>
                        <w:bottom w:val="none" w:sz="0" w:space="0" w:color="auto"/>
                        <w:right w:val="none" w:sz="0" w:space="0" w:color="auto"/>
                      </w:divBdr>
                    </w:div>
                  </w:divsChild>
                </w:div>
                <w:div w:id="2082362956">
                  <w:marLeft w:val="0"/>
                  <w:marRight w:val="0"/>
                  <w:marTop w:val="0"/>
                  <w:marBottom w:val="0"/>
                  <w:divBdr>
                    <w:top w:val="none" w:sz="0" w:space="0" w:color="auto"/>
                    <w:left w:val="none" w:sz="0" w:space="0" w:color="auto"/>
                    <w:bottom w:val="none" w:sz="0" w:space="0" w:color="auto"/>
                    <w:right w:val="none" w:sz="0" w:space="0" w:color="auto"/>
                  </w:divBdr>
                  <w:divsChild>
                    <w:div w:id="1961259376">
                      <w:marLeft w:val="0"/>
                      <w:marRight w:val="0"/>
                      <w:marTop w:val="0"/>
                      <w:marBottom w:val="0"/>
                      <w:divBdr>
                        <w:top w:val="none" w:sz="0" w:space="0" w:color="auto"/>
                        <w:left w:val="none" w:sz="0" w:space="0" w:color="auto"/>
                        <w:bottom w:val="none" w:sz="0" w:space="0" w:color="auto"/>
                        <w:right w:val="none" w:sz="0" w:space="0" w:color="auto"/>
                      </w:divBdr>
                    </w:div>
                  </w:divsChild>
                </w:div>
                <w:div w:id="2098598896">
                  <w:marLeft w:val="0"/>
                  <w:marRight w:val="0"/>
                  <w:marTop w:val="0"/>
                  <w:marBottom w:val="0"/>
                  <w:divBdr>
                    <w:top w:val="none" w:sz="0" w:space="0" w:color="auto"/>
                    <w:left w:val="none" w:sz="0" w:space="0" w:color="auto"/>
                    <w:bottom w:val="none" w:sz="0" w:space="0" w:color="auto"/>
                    <w:right w:val="none" w:sz="0" w:space="0" w:color="auto"/>
                  </w:divBdr>
                  <w:divsChild>
                    <w:div w:id="10633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86722">
          <w:marLeft w:val="0"/>
          <w:marRight w:val="0"/>
          <w:marTop w:val="0"/>
          <w:marBottom w:val="0"/>
          <w:divBdr>
            <w:top w:val="none" w:sz="0" w:space="0" w:color="auto"/>
            <w:left w:val="none" w:sz="0" w:space="0" w:color="auto"/>
            <w:bottom w:val="none" w:sz="0" w:space="0" w:color="auto"/>
            <w:right w:val="none" w:sz="0" w:space="0" w:color="auto"/>
          </w:divBdr>
        </w:div>
        <w:div w:id="802188807">
          <w:marLeft w:val="0"/>
          <w:marRight w:val="0"/>
          <w:marTop w:val="0"/>
          <w:marBottom w:val="0"/>
          <w:divBdr>
            <w:top w:val="none" w:sz="0" w:space="0" w:color="auto"/>
            <w:left w:val="none" w:sz="0" w:space="0" w:color="auto"/>
            <w:bottom w:val="none" w:sz="0" w:space="0" w:color="auto"/>
            <w:right w:val="none" w:sz="0" w:space="0" w:color="auto"/>
          </w:divBdr>
        </w:div>
        <w:div w:id="802429682">
          <w:marLeft w:val="0"/>
          <w:marRight w:val="0"/>
          <w:marTop w:val="0"/>
          <w:marBottom w:val="0"/>
          <w:divBdr>
            <w:top w:val="none" w:sz="0" w:space="0" w:color="auto"/>
            <w:left w:val="none" w:sz="0" w:space="0" w:color="auto"/>
            <w:bottom w:val="none" w:sz="0" w:space="0" w:color="auto"/>
            <w:right w:val="none" w:sz="0" w:space="0" w:color="auto"/>
          </w:divBdr>
        </w:div>
        <w:div w:id="815342956">
          <w:marLeft w:val="0"/>
          <w:marRight w:val="0"/>
          <w:marTop w:val="0"/>
          <w:marBottom w:val="0"/>
          <w:divBdr>
            <w:top w:val="none" w:sz="0" w:space="0" w:color="auto"/>
            <w:left w:val="none" w:sz="0" w:space="0" w:color="auto"/>
            <w:bottom w:val="none" w:sz="0" w:space="0" w:color="auto"/>
            <w:right w:val="none" w:sz="0" w:space="0" w:color="auto"/>
          </w:divBdr>
        </w:div>
        <w:div w:id="816607564">
          <w:marLeft w:val="0"/>
          <w:marRight w:val="0"/>
          <w:marTop w:val="0"/>
          <w:marBottom w:val="0"/>
          <w:divBdr>
            <w:top w:val="none" w:sz="0" w:space="0" w:color="auto"/>
            <w:left w:val="none" w:sz="0" w:space="0" w:color="auto"/>
            <w:bottom w:val="none" w:sz="0" w:space="0" w:color="auto"/>
            <w:right w:val="none" w:sz="0" w:space="0" w:color="auto"/>
          </w:divBdr>
        </w:div>
        <w:div w:id="826942230">
          <w:marLeft w:val="0"/>
          <w:marRight w:val="0"/>
          <w:marTop w:val="0"/>
          <w:marBottom w:val="0"/>
          <w:divBdr>
            <w:top w:val="none" w:sz="0" w:space="0" w:color="auto"/>
            <w:left w:val="none" w:sz="0" w:space="0" w:color="auto"/>
            <w:bottom w:val="none" w:sz="0" w:space="0" w:color="auto"/>
            <w:right w:val="none" w:sz="0" w:space="0" w:color="auto"/>
          </w:divBdr>
        </w:div>
        <w:div w:id="832918389">
          <w:marLeft w:val="0"/>
          <w:marRight w:val="0"/>
          <w:marTop w:val="0"/>
          <w:marBottom w:val="0"/>
          <w:divBdr>
            <w:top w:val="none" w:sz="0" w:space="0" w:color="auto"/>
            <w:left w:val="none" w:sz="0" w:space="0" w:color="auto"/>
            <w:bottom w:val="none" w:sz="0" w:space="0" w:color="auto"/>
            <w:right w:val="none" w:sz="0" w:space="0" w:color="auto"/>
          </w:divBdr>
          <w:divsChild>
            <w:div w:id="146941946">
              <w:marLeft w:val="0"/>
              <w:marRight w:val="0"/>
              <w:marTop w:val="0"/>
              <w:marBottom w:val="0"/>
              <w:divBdr>
                <w:top w:val="none" w:sz="0" w:space="0" w:color="auto"/>
                <w:left w:val="none" w:sz="0" w:space="0" w:color="auto"/>
                <w:bottom w:val="none" w:sz="0" w:space="0" w:color="auto"/>
                <w:right w:val="none" w:sz="0" w:space="0" w:color="auto"/>
              </w:divBdr>
            </w:div>
            <w:div w:id="1144275589">
              <w:marLeft w:val="0"/>
              <w:marRight w:val="0"/>
              <w:marTop w:val="0"/>
              <w:marBottom w:val="0"/>
              <w:divBdr>
                <w:top w:val="none" w:sz="0" w:space="0" w:color="auto"/>
                <w:left w:val="none" w:sz="0" w:space="0" w:color="auto"/>
                <w:bottom w:val="none" w:sz="0" w:space="0" w:color="auto"/>
                <w:right w:val="none" w:sz="0" w:space="0" w:color="auto"/>
              </w:divBdr>
            </w:div>
            <w:div w:id="1204170397">
              <w:marLeft w:val="0"/>
              <w:marRight w:val="0"/>
              <w:marTop w:val="0"/>
              <w:marBottom w:val="0"/>
              <w:divBdr>
                <w:top w:val="none" w:sz="0" w:space="0" w:color="auto"/>
                <w:left w:val="none" w:sz="0" w:space="0" w:color="auto"/>
                <w:bottom w:val="none" w:sz="0" w:space="0" w:color="auto"/>
                <w:right w:val="none" w:sz="0" w:space="0" w:color="auto"/>
              </w:divBdr>
            </w:div>
            <w:div w:id="1604412428">
              <w:marLeft w:val="0"/>
              <w:marRight w:val="0"/>
              <w:marTop w:val="0"/>
              <w:marBottom w:val="0"/>
              <w:divBdr>
                <w:top w:val="none" w:sz="0" w:space="0" w:color="auto"/>
                <w:left w:val="none" w:sz="0" w:space="0" w:color="auto"/>
                <w:bottom w:val="none" w:sz="0" w:space="0" w:color="auto"/>
                <w:right w:val="none" w:sz="0" w:space="0" w:color="auto"/>
              </w:divBdr>
            </w:div>
            <w:div w:id="1961571550">
              <w:marLeft w:val="0"/>
              <w:marRight w:val="0"/>
              <w:marTop w:val="0"/>
              <w:marBottom w:val="0"/>
              <w:divBdr>
                <w:top w:val="none" w:sz="0" w:space="0" w:color="auto"/>
                <w:left w:val="none" w:sz="0" w:space="0" w:color="auto"/>
                <w:bottom w:val="none" w:sz="0" w:space="0" w:color="auto"/>
                <w:right w:val="none" w:sz="0" w:space="0" w:color="auto"/>
              </w:divBdr>
            </w:div>
          </w:divsChild>
        </w:div>
        <w:div w:id="851339496">
          <w:marLeft w:val="0"/>
          <w:marRight w:val="0"/>
          <w:marTop w:val="0"/>
          <w:marBottom w:val="0"/>
          <w:divBdr>
            <w:top w:val="none" w:sz="0" w:space="0" w:color="auto"/>
            <w:left w:val="none" w:sz="0" w:space="0" w:color="auto"/>
            <w:bottom w:val="none" w:sz="0" w:space="0" w:color="auto"/>
            <w:right w:val="none" w:sz="0" w:space="0" w:color="auto"/>
          </w:divBdr>
        </w:div>
        <w:div w:id="858280676">
          <w:marLeft w:val="0"/>
          <w:marRight w:val="0"/>
          <w:marTop w:val="0"/>
          <w:marBottom w:val="0"/>
          <w:divBdr>
            <w:top w:val="none" w:sz="0" w:space="0" w:color="auto"/>
            <w:left w:val="none" w:sz="0" w:space="0" w:color="auto"/>
            <w:bottom w:val="none" w:sz="0" w:space="0" w:color="auto"/>
            <w:right w:val="none" w:sz="0" w:space="0" w:color="auto"/>
          </w:divBdr>
        </w:div>
        <w:div w:id="863058681">
          <w:marLeft w:val="0"/>
          <w:marRight w:val="0"/>
          <w:marTop w:val="0"/>
          <w:marBottom w:val="0"/>
          <w:divBdr>
            <w:top w:val="none" w:sz="0" w:space="0" w:color="auto"/>
            <w:left w:val="none" w:sz="0" w:space="0" w:color="auto"/>
            <w:bottom w:val="none" w:sz="0" w:space="0" w:color="auto"/>
            <w:right w:val="none" w:sz="0" w:space="0" w:color="auto"/>
          </w:divBdr>
        </w:div>
        <w:div w:id="867447456">
          <w:marLeft w:val="0"/>
          <w:marRight w:val="0"/>
          <w:marTop w:val="0"/>
          <w:marBottom w:val="0"/>
          <w:divBdr>
            <w:top w:val="none" w:sz="0" w:space="0" w:color="auto"/>
            <w:left w:val="none" w:sz="0" w:space="0" w:color="auto"/>
            <w:bottom w:val="none" w:sz="0" w:space="0" w:color="auto"/>
            <w:right w:val="none" w:sz="0" w:space="0" w:color="auto"/>
          </w:divBdr>
        </w:div>
        <w:div w:id="883177921">
          <w:marLeft w:val="0"/>
          <w:marRight w:val="0"/>
          <w:marTop w:val="0"/>
          <w:marBottom w:val="0"/>
          <w:divBdr>
            <w:top w:val="none" w:sz="0" w:space="0" w:color="auto"/>
            <w:left w:val="none" w:sz="0" w:space="0" w:color="auto"/>
            <w:bottom w:val="none" w:sz="0" w:space="0" w:color="auto"/>
            <w:right w:val="none" w:sz="0" w:space="0" w:color="auto"/>
          </w:divBdr>
        </w:div>
        <w:div w:id="894662341">
          <w:marLeft w:val="0"/>
          <w:marRight w:val="0"/>
          <w:marTop w:val="0"/>
          <w:marBottom w:val="0"/>
          <w:divBdr>
            <w:top w:val="none" w:sz="0" w:space="0" w:color="auto"/>
            <w:left w:val="none" w:sz="0" w:space="0" w:color="auto"/>
            <w:bottom w:val="none" w:sz="0" w:space="0" w:color="auto"/>
            <w:right w:val="none" w:sz="0" w:space="0" w:color="auto"/>
          </w:divBdr>
          <w:divsChild>
            <w:div w:id="1036198272">
              <w:marLeft w:val="0"/>
              <w:marRight w:val="0"/>
              <w:marTop w:val="0"/>
              <w:marBottom w:val="0"/>
              <w:divBdr>
                <w:top w:val="none" w:sz="0" w:space="0" w:color="auto"/>
                <w:left w:val="none" w:sz="0" w:space="0" w:color="auto"/>
                <w:bottom w:val="none" w:sz="0" w:space="0" w:color="auto"/>
                <w:right w:val="none" w:sz="0" w:space="0" w:color="auto"/>
              </w:divBdr>
            </w:div>
            <w:div w:id="1039166075">
              <w:marLeft w:val="0"/>
              <w:marRight w:val="0"/>
              <w:marTop w:val="0"/>
              <w:marBottom w:val="0"/>
              <w:divBdr>
                <w:top w:val="none" w:sz="0" w:space="0" w:color="auto"/>
                <w:left w:val="none" w:sz="0" w:space="0" w:color="auto"/>
                <w:bottom w:val="none" w:sz="0" w:space="0" w:color="auto"/>
                <w:right w:val="none" w:sz="0" w:space="0" w:color="auto"/>
              </w:divBdr>
            </w:div>
            <w:div w:id="1201672872">
              <w:marLeft w:val="0"/>
              <w:marRight w:val="0"/>
              <w:marTop w:val="0"/>
              <w:marBottom w:val="0"/>
              <w:divBdr>
                <w:top w:val="none" w:sz="0" w:space="0" w:color="auto"/>
                <w:left w:val="none" w:sz="0" w:space="0" w:color="auto"/>
                <w:bottom w:val="none" w:sz="0" w:space="0" w:color="auto"/>
                <w:right w:val="none" w:sz="0" w:space="0" w:color="auto"/>
              </w:divBdr>
            </w:div>
          </w:divsChild>
        </w:div>
        <w:div w:id="901478230">
          <w:marLeft w:val="0"/>
          <w:marRight w:val="0"/>
          <w:marTop w:val="0"/>
          <w:marBottom w:val="0"/>
          <w:divBdr>
            <w:top w:val="none" w:sz="0" w:space="0" w:color="auto"/>
            <w:left w:val="none" w:sz="0" w:space="0" w:color="auto"/>
            <w:bottom w:val="none" w:sz="0" w:space="0" w:color="auto"/>
            <w:right w:val="none" w:sz="0" w:space="0" w:color="auto"/>
          </w:divBdr>
          <w:divsChild>
            <w:div w:id="464129596">
              <w:marLeft w:val="0"/>
              <w:marRight w:val="0"/>
              <w:marTop w:val="0"/>
              <w:marBottom w:val="0"/>
              <w:divBdr>
                <w:top w:val="none" w:sz="0" w:space="0" w:color="auto"/>
                <w:left w:val="none" w:sz="0" w:space="0" w:color="auto"/>
                <w:bottom w:val="none" w:sz="0" w:space="0" w:color="auto"/>
                <w:right w:val="none" w:sz="0" w:space="0" w:color="auto"/>
              </w:divBdr>
            </w:div>
            <w:div w:id="1793745759">
              <w:marLeft w:val="0"/>
              <w:marRight w:val="0"/>
              <w:marTop w:val="0"/>
              <w:marBottom w:val="0"/>
              <w:divBdr>
                <w:top w:val="none" w:sz="0" w:space="0" w:color="auto"/>
                <w:left w:val="none" w:sz="0" w:space="0" w:color="auto"/>
                <w:bottom w:val="none" w:sz="0" w:space="0" w:color="auto"/>
                <w:right w:val="none" w:sz="0" w:space="0" w:color="auto"/>
              </w:divBdr>
            </w:div>
            <w:div w:id="1802117587">
              <w:marLeft w:val="0"/>
              <w:marRight w:val="0"/>
              <w:marTop w:val="0"/>
              <w:marBottom w:val="0"/>
              <w:divBdr>
                <w:top w:val="none" w:sz="0" w:space="0" w:color="auto"/>
                <w:left w:val="none" w:sz="0" w:space="0" w:color="auto"/>
                <w:bottom w:val="none" w:sz="0" w:space="0" w:color="auto"/>
                <w:right w:val="none" w:sz="0" w:space="0" w:color="auto"/>
              </w:divBdr>
            </w:div>
            <w:div w:id="1832408281">
              <w:marLeft w:val="0"/>
              <w:marRight w:val="0"/>
              <w:marTop w:val="0"/>
              <w:marBottom w:val="0"/>
              <w:divBdr>
                <w:top w:val="none" w:sz="0" w:space="0" w:color="auto"/>
                <w:left w:val="none" w:sz="0" w:space="0" w:color="auto"/>
                <w:bottom w:val="none" w:sz="0" w:space="0" w:color="auto"/>
                <w:right w:val="none" w:sz="0" w:space="0" w:color="auto"/>
              </w:divBdr>
            </w:div>
            <w:div w:id="2085489981">
              <w:marLeft w:val="0"/>
              <w:marRight w:val="0"/>
              <w:marTop w:val="0"/>
              <w:marBottom w:val="0"/>
              <w:divBdr>
                <w:top w:val="none" w:sz="0" w:space="0" w:color="auto"/>
                <w:left w:val="none" w:sz="0" w:space="0" w:color="auto"/>
                <w:bottom w:val="none" w:sz="0" w:space="0" w:color="auto"/>
                <w:right w:val="none" w:sz="0" w:space="0" w:color="auto"/>
              </w:divBdr>
            </w:div>
          </w:divsChild>
        </w:div>
        <w:div w:id="916092508">
          <w:marLeft w:val="0"/>
          <w:marRight w:val="0"/>
          <w:marTop w:val="0"/>
          <w:marBottom w:val="0"/>
          <w:divBdr>
            <w:top w:val="none" w:sz="0" w:space="0" w:color="auto"/>
            <w:left w:val="none" w:sz="0" w:space="0" w:color="auto"/>
            <w:bottom w:val="none" w:sz="0" w:space="0" w:color="auto"/>
            <w:right w:val="none" w:sz="0" w:space="0" w:color="auto"/>
          </w:divBdr>
        </w:div>
        <w:div w:id="921259725">
          <w:marLeft w:val="0"/>
          <w:marRight w:val="0"/>
          <w:marTop w:val="0"/>
          <w:marBottom w:val="0"/>
          <w:divBdr>
            <w:top w:val="none" w:sz="0" w:space="0" w:color="auto"/>
            <w:left w:val="none" w:sz="0" w:space="0" w:color="auto"/>
            <w:bottom w:val="none" w:sz="0" w:space="0" w:color="auto"/>
            <w:right w:val="none" w:sz="0" w:space="0" w:color="auto"/>
          </w:divBdr>
        </w:div>
        <w:div w:id="931083063">
          <w:marLeft w:val="0"/>
          <w:marRight w:val="0"/>
          <w:marTop w:val="0"/>
          <w:marBottom w:val="0"/>
          <w:divBdr>
            <w:top w:val="none" w:sz="0" w:space="0" w:color="auto"/>
            <w:left w:val="none" w:sz="0" w:space="0" w:color="auto"/>
            <w:bottom w:val="none" w:sz="0" w:space="0" w:color="auto"/>
            <w:right w:val="none" w:sz="0" w:space="0" w:color="auto"/>
          </w:divBdr>
        </w:div>
        <w:div w:id="939609996">
          <w:marLeft w:val="0"/>
          <w:marRight w:val="0"/>
          <w:marTop w:val="0"/>
          <w:marBottom w:val="0"/>
          <w:divBdr>
            <w:top w:val="none" w:sz="0" w:space="0" w:color="auto"/>
            <w:left w:val="none" w:sz="0" w:space="0" w:color="auto"/>
            <w:bottom w:val="none" w:sz="0" w:space="0" w:color="auto"/>
            <w:right w:val="none" w:sz="0" w:space="0" w:color="auto"/>
          </w:divBdr>
        </w:div>
        <w:div w:id="972055850">
          <w:marLeft w:val="0"/>
          <w:marRight w:val="0"/>
          <w:marTop w:val="0"/>
          <w:marBottom w:val="0"/>
          <w:divBdr>
            <w:top w:val="none" w:sz="0" w:space="0" w:color="auto"/>
            <w:left w:val="none" w:sz="0" w:space="0" w:color="auto"/>
            <w:bottom w:val="none" w:sz="0" w:space="0" w:color="auto"/>
            <w:right w:val="none" w:sz="0" w:space="0" w:color="auto"/>
          </w:divBdr>
        </w:div>
        <w:div w:id="977149896">
          <w:marLeft w:val="0"/>
          <w:marRight w:val="0"/>
          <w:marTop w:val="0"/>
          <w:marBottom w:val="0"/>
          <w:divBdr>
            <w:top w:val="none" w:sz="0" w:space="0" w:color="auto"/>
            <w:left w:val="none" w:sz="0" w:space="0" w:color="auto"/>
            <w:bottom w:val="none" w:sz="0" w:space="0" w:color="auto"/>
            <w:right w:val="none" w:sz="0" w:space="0" w:color="auto"/>
          </w:divBdr>
        </w:div>
        <w:div w:id="987628383">
          <w:marLeft w:val="0"/>
          <w:marRight w:val="0"/>
          <w:marTop w:val="0"/>
          <w:marBottom w:val="0"/>
          <w:divBdr>
            <w:top w:val="none" w:sz="0" w:space="0" w:color="auto"/>
            <w:left w:val="none" w:sz="0" w:space="0" w:color="auto"/>
            <w:bottom w:val="none" w:sz="0" w:space="0" w:color="auto"/>
            <w:right w:val="none" w:sz="0" w:space="0" w:color="auto"/>
          </w:divBdr>
          <w:divsChild>
            <w:div w:id="379524929">
              <w:marLeft w:val="0"/>
              <w:marRight w:val="0"/>
              <w:marTop w:val="0"/>
              <w:marBottom w:val="0"/>
              <w:divBdr>
                <w:top w:val="none" w:sz="0" w:space="0" w:color="auto"/>
                <w:left w:val="none" w:sz="0" w:space="0" w:color="auto"/>
                <w:bottom w:val="none" w:sz="0" w:space="0" w:color="auto"/>
                <w:right w:val="none" w:sz="0" w:space="0" w:color="auto"/>
              </w:divBdr>
            </w:div>
            <w:div w:id="907769666">
              <w:marLeft w:val="0"/>
              <w:marRight w:val="0"/>
              <w:marTop w:val="0"/>
              <w:marBottom w:val="0"/>
              <w:divBdr>
                <w:top w:val="none" w:sz="0" w:space="0" w:color="auto"/>
                <w:left w:val="none" w:sz="0" w:space="0" w:color="auto"/>
                <w:bottom w:val="none" w:sz="0" w:space="0" w:color="auto"/>
                <w:right w:val="none" w:sz="0" w:space="0" w:color="auto"/>
              </w:divBdr>
            </w:div>
            <w:div w:id="956302466">
              <w:marLeft w:val="0"/>
              <w:marRight w:val="0"/>
              <w:marTop w:val="0"/>
              <w:marBottom w:val="0"/>
              <w:divBdr>
                <w:top w:val="none" w:sz="0" w:space="0" w:color="auto"/>
                <w:left w:val="none" w:sz="0" w:space="0" w:color="auto"/>
                <w:bottom w:val="none" w:sz="0" w:space="0" w:color="auto"/>
                <w:right w:val="none" w:sz="0" w:space="0" w:color="auto"/>
              </w:divBdr>
            </w:div>
            <w:div w:id="1557161239">
              <w:marLeft w:val="0"/>
              <w:marRight w:val="0"/>
              <w:marTop w:val="0"/>
              <w:marBottom w:val="0"/>
              <w:divBdr>
                <w:top w:val="none" w:sz="0" w:space="0" w:color="auto"/>
                <w:left w:val="none" w:sz="0" w:space="0" w:color="auto"/>
                <w:bottom w:val="none" w:sz="0" w:space="0" w:color="auto"/>
                <w:right w:val="none" w:sz="0" w:space="0" w:color="auto"/>
              </w:divBdr>
            </w:div>
            <w:div w:id="1879123779">
              <w:marLeft w:val="0"/>
              <w:marRight w:val="0"/>
              <w:marTop w:val="0"/>
              <w:marBottom w:val="0"/>
              <w:divBdr>
                <w:top w:val="none" w:sz="0" w:space="0" w:color="auto"/>
                <w:left w:val="none" w:sz="0" w:space="0" w:color="auto"/>
                <w:bottom w:val="none" w:sz="0" w:space="0" w:color="auto"/>
                <w:right w:val="none" w:sz="0" w:space="0" w:color="auto"/>
              </w:divBdr>
            </w:div>
          </w:divsChild>
        </w:div>
        <w:div w:id="994797347">
          <w:marLeft w:val="0"/>
          <w:marRight w:val="0"/>
          <w:marTop w:val="0"/>
          <w:marBottom w:val="0"/>
          <w:divBdr>
            <w:top w:val="none" w:sz="0" w:space="0" w:color="auto"/>
            <w:left w:val="none" w:sz="0" w:space="0" w:color="auto"/>
            <w:bottom w:val="none" w:sz="0" w:space="0" w:color="auto"/>
            <w:right w:val="none" w:sz="0" w:space="0" w:color="auto"/>
          </w:divBdr>
        </w:div>
        <w:div w:id="994800004">
          <w:marLeft w:val="0"/>
          <w:marRight w:val="0"/>
          <w:marTop w:val="0"/>
          <w:marBottom w:val="0"/>
          <w:divBdr>
            <w:top w:val="none" w:sz="0" w:space="0" w:color="auto"/>
            <w:left w:val="none" w:sz="0" w:space="0" w:color="auto"/>
            <w:bottom w:val="none" w:sz="0" w:space="0" w:color="auto"/>
            <w:right w:val="none" w:sz="0" w:space="0" w:color="auto"/>
          </w:divBdr>
        </w:div>
        <w:div w:id="1002509450">
          <w:marLeft w:val="0"/>
          <w:marRight w:val="0"/>
          <w:marTop w:val="0"/>
          <w:marBottom w:val="0"/>
          <w:divBdr>
            <w:top w:val="none" w:sz="0" w:space="0" w:color="auto"/>
            <w:left w:val="none" w:sz="0" w:space="0" w:color="auto"/>
            <w:bottom w:val="none" w:sz="0" w:space="0" w:color="auto"/>
            <w:right w:val="none" w:sz="0" w:space="0" w:color="auto"/>
          </w:divBdr>
          <w:divsChild>
            <w:div w:id="413164689">
              <w:marLeft w:val="0"/>
              <w:marRight w:val="0"/>
              <w:marTop w:val="0"/>
              <w:marBottom w:val="0"/>
              <w:divBdr>
                <w:top w:val="none" w:sz="0" w:space="0" w:color="auto"/>
                <w:left w:val="none" w:sz="0" w:space="0" w:color="auto"/>
                <w:bottom w:val="none" w:sz="0" w:space="0" w:color="auto"/>
                <w:right w:val="none" w:sz="0" w:space="0" w:color="auto"/>
              </w:divBdr>
            </w:div>
            <w:div w:id="771977920">
              <w:marLeft w:val="0"/>
              <w:marRight w:val="0"/>
              <w:marTop w:val="0"/>
              <w:marBottom w:val="0"/>
              <w:divBdr>
                <w:top w:val="none" w:sz="0" w:space="0" w:color="auto"/>
                <w:left w:val="none" w:sz="0" w:space="0" w:color="auto"/>
                <w:bottom w:val="none" w:sz="0" w:space="0" w:color="auto"/>
                <w:right w:val="none" w:sz="0" w:space="0" w:color="auto"/>
              </w:divBdr>
            </w:div>
            <w:div w:id="1614748121">
              <w:marLeft w:val="0"/>
              <w:marRight w:val="0"/>
              <w:marTop w:val="0"/>
              <w:marBottom w:val="0"/>
              <w:divBdr>
                <w:top w:val="none" w:sz="0" w:space="0" w:color="auto"/>
                <w:left w:val="none" w:sz="0" w:space="0" w:color="auto"/>
                <w:bottom w:val="none" w:sz="0" w:space="0" w:color="auto"/>
                <w:right w:val="none" w:sz="0" w:space="0" w:color="auto"/>
              </w:divBdr>
            </w:div>
            <w:div w:id="1785539368">
              <w:marLeft w:val="0"/>
              <w:marRight w:val="0"/>
              <w:marTop w:val="0"/>
              <w:marBottom w:val="0"/>
              <w:divBdr>
                <w:top w:val="none" w:sz="0" w:space="0" w:color="auto"/>
                <w:left w:val="none" w:sz="0" w:space="0" w:color="auto"/>
                <w:bottom w:val="none" w:sz="0" w:space="0" w:color="auto"/>
                <w:right w:val="none" w:sz="0" w:space="0" w:color="auto"/>
              </w:divBdr>
            </w:div>
          </w:divsChild>
        </w:div>
        <w:div w:id="1010833404">
          <w:marLeft w:val="0"/>
          <w:marRight w:val="0"/>
          <w:marTop w:val="0"/>
          <w:marBottom w:val="0"/>
          <w:divBdr>
            <w:top w:val="none" w:sz="0" w:space="0" w:color="auto"/>
            <w:left w:val="none" w:sz="0" w:space="0" w:color="auto"/>
            <w:bottom w:val="none" w:sz="0" w:space="0" w:color="auto"/>
            <w:right w:val="none" w:sz="0" w:space="0" w:color="auto"/>
          </w:divBdr>
        </w:div>
        <w:div w:id="1052001827">
          <w:marLeft w:val="0"/>
          <w:marRight w:val="0"/>
          <w:marTop w:val="0"/>
          <w:marBottom w:val="0"/>
          <w:divBdr>
            <w:top w:val="none" w:sz="0" w:space="0" w:color="auto"/>
            <w:left w:val="none" w:sz="0" w:space="0" w:color="auto"/>
            <w:bottom w:val="none" w:sz="0" w:space="0" w:color="auto"/>
            <w:right w:val="none" w:sz="0" w:space="0" w:color="auto"/>
          </w:divBdr>
        </w:div>
        <w:div w:id="1056780726">
          <w:marLeft w:val="0"/>
          <w:marRight w:val="0"/>
          <w:marTop w:val="0"/>
          <w:marBottom w:val="0"/>
          <w:divBdr>
            <w:top w:val="none" w:sz="0" w:space="0" w:color="auto"/>
            <w:left w:val="none" w:sz="0" w:space="0" w:color="auto"/>
            <w:bottom w:val="none" w:sz="0" w:space="0" w:color="auto"/>
            <w:right w:val="none" w:sz="0" w:space="0" w:color="auto"/>
          </w:divBdr>
          <w:divsChild>
            <w:div w:id="119956392">
              <w:marLeft w:val="0"/>
              <w:marRight w:val="0"/>
              <w:marTop w:val="0"/>
              <w:marBottom w:val="0"/>
              <w:divBdr>
                <w:top w:val="none" w:sz="0" w:space="0" w:color="auto"/>
                <w:left w:val="none" w:sz="0" w:space="0" w:color="auto"/>
                <w:bottom w:val="none" w:sz="0" w:space="0" w:color="auto"/>
                <w:right w:val="none" w:sz="0" w:space="0" w:color="auto"/>
              </w:divBdr>
            </w:div>
            <w:div w:id="469523070">
              <w:marLeft w:val="0"/>
              <w:marRight w:val="0"/>
              <w:marTop w:val="0"/>
              <w:marBottom w:val="0"/>
              <w:divBdr>
                <w:top w:val="none" w:sz="0" w:space="0" w:color="auto"/>
                <w:left w:val="none" w:sz="0" w:space="0" w:color="auto"/>
                <w:bottom w:val="none" w:sz="0" w:space="0" w:color="auto"/>
                <w:right w:val="none" w:sz="0" w:space="0" w:color="auto"/>
              </w:divBdr>
            </w:div>
            <w:div w:id="1045836133">
              <w:marLeft w:val="0"/>
              <w:marRight w:val="0"/>
              <w:marTop w:val="0"/>
              <w:marBottom w:val="0"/>
              <w:divBdr>
                <w:top w:val="none" w:sz="0" w:space="0" w:color="auto"/>
                <w:left w:val="none" w:sz="0" w:space="0" w:color="auto"/>
                <w:bottom w:val="none" w:sz="0" w:space="0" w:color="auto"/>
                <w:right w:val="none" w:sz="0" w:space="0" w:color="auto"/>
              </w:divBdr>
            </w:div>
            <w:div w:id="1584486926">
              <w:marLeft w:val="0"/>
              <w:marRight w:val="0"/>
              <w:marTop w:val="0"/>
              <w:marBottom w:val="0"/>
              <w:divBdr>
                <w:top w:val="none" w:sz="0" w:space="0" w:color="auto"/>
                <w:left w:val="none" w:sz="0" w:space="0" w:color="auto"/>
                <w:bottom w:val="none" w:sz="0" w:space="0" w:color="auto"/>
                <w:right w:val="none" w:sz="0" w:space="0" w:color="auto"/>
              </w:divBdr>
            </w:div>
            <w:div w:id="1964385894">
              <w:marLeft w:val="0"/>
              <w:marRight w:val="0"/>
              <w:marTop w:val="0"/>
              <w:marBottom w:val="0"/>
              <w:divBdr>
                <w:top w:val="none" w:sz="0" w:space="0" w:color="auto"/>
                <w:left w:val="none" w:sz="0" w:space="0" w:color="auto"/>
                <w:bottom w:val="none" w:sz="0" w:space="0" w:color="auto"/>
                <w:right w:val="none" w:sz="0" w:space="0" w:color="auto"/>
              </w:divBdr>
            </w:div>
          </w:divsChild>
        </w:div>
        <w:div w:id="1057321964">
          <w:marLeft w:val="0"/>
          <w:marRight w:val="0"/>
          <w:marTop w:val="0"/>
          <w:marBottom w:val="0"/>
          <w:divBdr>
            <w:top w:val="none" w:sz="0" w:space="0" w:color="auto"/>
            <w:left w:val="none" w:sz="0" w:space="0" w:color="auto"/>
            <w:bottom w:val="none" w:sz="0" w:space="0" w:color="auto"/>
            <w:right w:val="none" w:sz="0" w:space="0" w:color="auto"/>
          </w:divBdr>
        </w:div>
        <w:div w:id="1064914963">
          <w:marLeft w:val="0"/>
          <w:marRight w:val="0"/>
          <w:marTop w:val="0"/>
          <w:marBottom w:val="0"/>
          <w:divBdr>
            <w:top w:val="none" w:sz="0" w:space="0" w:color="auto"/>
            <w:left w:val="none" w:sz="0" w:space="0" w:color="auto"/>
            <w:bottom w:val="none" w:sz="0" w:space="0" w:color="auto"/>
            <w:right w:val="none" w:sz="0" w:space="0" w:color="auto"/>
          </w:divBdr>
        </w:div>
        <w:div w:id="1065370242">
          <w:marLeft w:val="0"/>
          <w:marRight w:val="0"/>
          <w:marTop w:val="0"/>
          <w:marBottom w:val="0"/>
          <w:divBdr>
            <w:top w:val="none" w:sz="0" w:space="0" w:color="auto"/>
            <w:left w:val="none" w:sz="0" w:space="0" w:color="auto"/>
            <w:bottom w:val="none" w:sz="0" w:space="0" w:color="auto"/>
            <w:right w:val="none" w:sz="0" w:space="0" w:color="auto"/>
          </w:divBdr>
          <w:divsChild>
            <w:div w:id="233511515">
              <w:marLeft w:val="0"/>
              <w:marRight w:val="0"/>
              <w:marTop w:val="0"/>
              <w:marBottom w:val="0"/>
              <w:divBdr>
                <w:top w:val="none" w:sz="0" w:space="0" w:color="auto"/>
                <w:left w:val="none" w:sz="0" w:space="0" w:color="auto"/>
                <w:bottom w:val="none" w:sz="0" w:space="0" w:color="auto"/>
                <w:right w:val="none" w:sz="0" w:space="0" w:color="auto"/>
              </w:divBdr>
            </w:div>
            <w:div w:id="364714741">
              <w:marLeft w:val="0"/>
              <w:marRight w:val="0"/>
              <w:marTop w:val="0"/>
              <w:marBottom w:val="0"/>
              <w:divBdr>
                <w:top w:val="none" w:sz="0" w:space="0" w:color="auto"/>
                <w:left w:val="none" w:sz="0" w:space="0" w:color="auto"/>
                <w:bottom w:val="none" w:sz="0" w:space="0" w:color="auto"/>
                <w:right w:val="none" w:sz="0" w:space="0" w:color="auto"/>
              </w:divBdr>
            </w:div>
            <w:div w:id="1718122004">
              <w:marLeft w:val="0"/>
              <w:marRight w:val="0"/>
              <w:marTop w:val="0"/>
              <w:marBottom w:val="0"/>
              <w:divBdr>
                <w:top w:val="none" w:sz="0" w:space="0" w:color="auto"/>
                <w:left w:val="none" w:sz="0" w:space="0" w:color="auto"/>
                <w:bottom w:val="none" w:sz="0" w:space="0" w:color="auto"/>
                <w:right w:val="none" w:sz="0" w:space="0" w:color="auto"/>
              </w:divBdr>
            </w:div>
          </w:divsChild>
        </w:div>
        <w:div w:id="1113986519">
          <w:marLeft w:val="0"/>
          <w:marRight w:val="0"/>
          <w:marTop w:val="0"/>
          <w:marBottom w:val="0"/>
          <w:divBdr>
            <w:top w:val="none" w:sz="0" w:space="0" w:color="auto"/>
            <w:left w:val="none" w:sz="0" w:space="0" w:color="auto"/>
            <w:bottom w:val="none" w:sz="0" w:space="0" w:color="auto"/>
            <w:right w:val="none" w:sz="0" w:space="0" w:color="auto"/>
          </w:divBdr>
        </w:div>
        <w:div w:id="1116367925">
          <w:marLeft w:val="0"/>
          <w:marRight w:val="0"/>
          <w:marTop w:val="0"/>
          <w:marBottom w:val="0"/>
          <w:divBdr>
            <w:top w:val="none" w:sz="0" w:space="0" w:color="auto"/>
            <w:left w:val="none" w:sz="0" w:space="0" w:color="auto"/>
            <w:bottom w:val="none" w:sz="0" w:space="0" w:color="auto"/>
            <w:right w:val="none" w:sz="0" w:space="0" w:color="auto"/>
          </w:divBdr>
          <w:divsChild>
            <w:div w:id="502474308">
              <w:marLeft w:val="0"/>
              <w:marRight w:val="0"/>
              <w:marTop w:val="0"/>
              <w:marBottom w:val="0"/>
              <w:divBdr>
                <w:top w:val="none" w:sz="0" w:space="0" w:color="auto"/>
                <w:left w:val="none" w:sz="0" w:space="0" w:color="auto"/>
                <w:bottom w:val="none" w:sz="0" w:space="0" w:color="auto"/>
                <w:right w:val="none" w:sz="0" w:space="0" w:color="auto"/>
              </w:divBdr>
            </w:div>
            <w:div w:id="1983462042">
              <w:marLeft w:val="0"/>
              <w:marRight w:val="0"/>
              <w:marTop w:val="0"/>
              <w:marBottom w:val="0"/>
              <w:divBdr>
                <w:top w:val="none" w:sz="0" w:space="0" w:color="auto"/>
                <w:left w:val="none" w:sz="0" w:space="0" w:color="auto"/>
                <w:bottom w:val="none" w:sz="0" w:space="0" w:color="auto"/>
                <w:right w:val="none" w:sz="0" w:space="0" w:color="auto"/>
              </w:divBdr>
            </w:div>
          </w:divsChild>
        </w:div>
        <w:div w:id="1128283191">
          <w:marLeft w:val="0"/>
          <w:marRight w:val="0"/>
          <w:marTop w:val="0"/>
          <w:marBottom w:val="0"/>
          <w:divBdr>
            <w:top w:val="none" w:sz="0" w:space="0" w:color="auto"/>
            <w:left w:val="none" w:sz="0" w:space="0" w:color="auto"/>
            <w:bottom w:val="none" w:sz="0" w:space="0" w:color="auto"/>
            <w:right w:val="none" w:sz="0" w:space="0" w:color="auto"/>
          </w:divBdr>
        </w:div>
        <w:div w:id="1139569235">
          <w:marLeft w:val="0"/>
          <w:marRight w:val="0"/>
          <w:marTop w:val="0"/>
          <w:marBottom w:val="0"/>
          <w:divBdr>
            <w:top w:val="none" w:sz="0" w:space="0" w:color="auto"/>
            <w:left w:val="none" w:sz="0" w:space="0" w:color="auto"/>
            <w:bottom w:val="none" w:sz="0" w:space="0" w:color="auto"/>
            <w:right w:val="none" w:sz="0" w:space="0" w:color="auto"/>
          </w:divBdr>
        </w:div>
        <w:div w:id="1166242036">
          <w:marLeft w:val="0"/>
          <w:marRight w:val="0"/>
          <w:marTop w:val="0"/>
          <w:marBottom w:val="0"/>
          <w:divBdr>
            <w:top w:val="none" w:sz="0" w:space="0" w:color="auto"/>
            <w:left w:val="none" w:sz="0" w:space="0" w:color="auto"/>
            <w:bottom w:val="none" w:sz="0" w:space="0" w:color="auto"/>
            <w:right w:val="none" w:sz="0" w:space="0" w:color="auto"/>
          </w:divBdr>
        </w:div>
        <w:div w:id="1175000967">
          <w:marLeft w:val="0"/>
          <w:marRight w:val="0"/>
          <w:marTop w:val="0"/>
          <w:marBottom w:val="0"/>
          <w:divBdr>
            <w:top w:val="none" w:sz="0" w:space="0" w:color="auto"/>
            <w:left w:val="none" w:sz="0" w:space="0" w:color="auto"/>
            <w:bottom w:val="none" w:sz="0" w:space="0" w:color="auto"/>
            <w:right w:val="none" w:sz="0" w:space="0" w:color="auto"/>
          </w:divBdr>
        </w:div>
        <w:div w:id="1175681871">
          <w:marLeft w:val="0"/>
          <w:marRight w:val="0"/>
          <w:marTop w:val="0"/>
          <w:marBottom w:val="0"/>
          <w:divBdr>
            <w:top w:val="none" w:sz="0" w:space="0" w:color="auto"/>
            <w:left w:val="none" w:sz="0" w:space="0" w:color="auto"/>
            <w:bottom w:val="none" w:sz="0" w:space="0" w:color="auto"/>
            <w:right w:val="none" w:sz="0" w:space="0" w:color="auto"/>
          </w:divBdr>
          <w:divsChild>
            <w:div w:id="305164033">
              <w:marLeft w:val="0"/>
              <w:marRight w:val="0"/>
              <w:marTop w:val="0"/>
              <w:marBottom w:val="0"/>
              <w:divBdr>
                <w:top w:val="none" w:sz="0" w:space="0" w:color="auto"/>
                <w:left w:val="none" w:sz="0" w:space="0" w:color="auto"/>
                <w:bottom w:val="none" w:sz="0" w:space="0" w:color="auto"/>
                <w:right w:val="none" w:sz="0" w:space="0" w:color="auto"/>
              </w:divBdr>
            </w:div>
            <w:div w:id="685448876">
              <w:marLeft w:val="0"/>
              <w:marRight w:val="0"/>
              <w:marTop w:val="0"/>
              <w:marBottom w:val="0"/>
              <w:divBdr>
                <w:top w:val="none" w:sz="0" w:space="0" w:color="auto"/>
                <w:left w:val="none" w:sz="0" w:space="0" w:color="auto"/>
                <w:bottom w:val="none" w:sz="0" w:space="0" w:color="auto"/>
                <w:right w:val="none" w:sz="0" w:space="0" w:color="auto"/>
              </w:divBdr>
            </w:div>
          </w:divsChild>
        </w:div>
        <w:div w:id="1196969961">
          <w:marLeft w:val="0"/>
          <w:marRight w:val="0"/>
          <w:marTop w:val="0"/>
          <w:marBottom w:val="0"/>
          <w:divBdr>
            <w:top w:val="none" w:sz="0" w:space="0" w:color="auto"/>
            <w:left w:val="none" w:sz="0" w:space="0" w:color="auto"/>
            <w:bottom w:val="none" w:sz="0" w:space="0" w:color="auto"/>
            <w:right w:val="none" w:sz="0" w:space="0" w:color="auto"/>
          </w:divBdr>
        </w:div>
        <w:div w:id="1210612883">
          <w:marLeft w:val="0"/>
          <w:marRight w:val="0"/>
          <w:marTop w:val="0"/>
          <w:marBottom w:val="0"/>
          <w:divBdr>
            <w:top w:val="none" w:sz="0" w:space="0" w:color="auto"/>
            <w:left w:val="none" w:sz="0" w:space="0" w:color="auto"/>
            <w:bottom w:val="none" w:sz="0" w:space="0" w:color="auto"/>
            <w:right w:val="none" w:sz="0" w:space="0" w:color="auto"/>
          </w:divBdr>
        </w:div>
        <w:div w:id="1210729942">
          <w:marLeft w:val="0"/>
          <w:marRight w:val="0"/>
          <w:marTop w:val="0"/>
          <w:marBottom w:val="0"/>
          <w:divBdr>
            <w:top w:val="none" w:sz="0" w:space="0" w:color="auto"/>
            <w:left w:val="none" w:sz="0" w:space="0" w:color="auto"/>
            <w:bottom w:val="none" w:sz="0" w:space="0" w:color="auto"/>
            <w:right w:val="none" w:sz="0" w:space="0" w:color="auto"/>
          </w:divBdr>
        </w:div>
        <w:div w:id="1221164443">
          <w:marLeft w:val="0"/>
          <w:marRight w:val="0"/>
          <w:marTop w:val="0"/>
          <w:marBottom w:val="0"/>
          <w:divBdr>
            <w:top w:val="none" w:sz="0" w:space="0" w:color="auto"/>
            <w:left w:val="none" w:sz="0" w:space="0" w:color="auto"/>
            <w:bottom w:val="none" w:sz="0" w:space="0" w:color="auto"/>
            <w:right w:val="none" w:sz="0" w:space="0" w:color="auto"/>
          </w:divBdr>
          <w:divsChild>
            <w:div w:id="854883155">
              <w:marLeft w:val="0"/>
              <w:marRight w:val="0"/>
              <w:marTop w:val="0"/>
              <w:marBottom w:val="0"/>
              <w:divBdr>
                <w:top w:val="none" w:sz="0" w:space="0" w:color="auto"/>
                <w:left w:val="none" w:sz="0" w:space="0" w:color="auto"/>
                <w:bottom w:val="none" w:sz="0" w:space="0" w:color="auto"/>
                <w:right w:val="none" w:sz="0" w:space="0" w:color="auto"/>
              </w:divBdr>
            </w:div>
          </w:divsChild>
        </w:div>
        <w:div w:id="1235818269">
          <w:marLeft w:val="0"/>
          <w:marRight w:val="0"/>
          <w:marTop w:val="0"/>
          <w:marBottom w:val="0"/>
          <w:divBdr>
            <w:top w:val="none" w:sz="0" w:space="0" w:color="auto"/>
            <w:left w:val="none" w:sz="0" w:space="0" w:color="auto"/>
            <w:bottom w:val="none" w:sz="0" w:space="0" w:color="auto"/>
            <w:right w:val="none" w:sz="0" w:space="0" w:color="auto"/>
          </w:divBdr>
        </w:div>
        <w:div w:id="1262569829">
          <w:marLeft w:val="0"/>
          <w:marRight w:val="0"/>
          <w:marTop w:val="0"/>
          <w:marBottom w:val="0"/>
          <w:divBdr>
            <w:top w:val="none" w:sz="0" w:space="0" w:color="auto"/>
            <w:left w:val="none" w:sz="0" w:space="0" w:color="auto"/>
            <w:bottom w:val="none" w:sz="0" w:space="0" w:color="auto"/>
            <w:right w:val="none" w:sz="0" w:space="0" w:color="auto"/>
          </w:divBdr>
        </w:div>
        <w:div w:id="1293973263">
          <w:marLeft w:val="0"/>
          <w:marRight w:val="0"/>
          <w:marTop w:val="0"/>
          <w:marBottom w:val="0"/>
          <w:divBdr>
            <w:top w:val="none" w:sz="0" w:space="0" w:color="auto"/>
            <w:left w:val="none" w:sz="0" w:space="0" w:color="auto"/>
            <w:bottom w:val="none" w:sz="0" w:space="0" w:color="auto"/>
            <w:right w:val="none" w:sz="0" w:space="0" w:color="auto"/>
          </w:divBdr>
        </w:div>
        <w:div w:id="1324580502">
          <w:marLeft w:val="0"/>
          <w:marRight w:val="0"/>
          <w:marTop w:val="0"/>
          <w:marBottom w:val="0"/>
          <w:divBdr>
            <w:top w:val="none" w:sz="0" w:space="0" w:color="auto"/>
            <w:left w:val="none" w:sz="0" w:space="0" w:color="auto"/>
            <w:bottom w:val="none" w:sz="0" w:space="0" w:color="auto"/>
            <w:right w:val="none" w:sz="0" w:space="0" w:color="auto"/>
          </w:divBdr>
        </w:div>
        <w:div w:id="1326982236">
          <w:marLeft w:val="0"/>
          <w:marRight w:val="0"/>
          <w:marTop w:val="0"/>
          <w:marBottom w:val="0"/>
          <w:divBdr>
            <w:top w:val="none" w:sz="0" w:space="0" w:color="auto"/>
            <w:left w:val="none" w:sz="0" w:space="0" w:color="auto"/>
            <w:bottom w:val="none" w:sz="0" w:space="0" w:color="auto"/>
            <w:right w:val="none" w:sz="0" w:space="0" w:color="auto"/>
          </w:divBdr>
        </w:div>
        <w:div w:id="1338268186">
          <w:marLeft w:val="0"/>
          <w:marRight w:val="0"/>
          <w:marTop w:val="0"/>
          <w:marBottom w:val="0"/>
          <w:divBdr>
            <w:top w:val="none" w:sz="0" w:space="0" w:color="auto"/>
            <w:left w:val="none" w:sz="0" w:space="0" w:color="auto"/>
            <w:bottom w:val="none" w:sz="0" w:space="0" w:color="auto"/>
            <w:right w:val="none" w:sz="0" w:space="0" w:color="auto"/>
          </w:divBdr>
          <w:divsChild>
            <w:div w:id="779226488">
              <w:marLeft w:val="0"/>
              <w:marRight w:val="0"/>
              <w:marTop w:val="0"/>
              <w:marBottom w:val="0"/>
              <w:divBdr>
                <w:top w:val="none" w:sz="0" w:space="0" w:color="auto"/>
                <w:left w:val="none" w:sz="0" w:space="0" w:color="auto"/>
                <w:bottom w:val="none" w:sz="0" w:space="0" w:color="auto"/>
                <w:right w:val="none" w:sz="0" w:space="0" w:color="auto"/>
              </w:divBdr>
            </w:div>
            <w:div w:id="1552690661">
              <w:marLeft w:val="0"/>
              <w:marRight w:val="0"/>
              <w:marTop w:val="0"/>
              <w:marBottom w:val="0"/>
              <w:divBdr>
                <w:top w:val="none" w:sz="0" w:space="0" w:color="auto"/>
                <w:left w:val="none" w:sz="0" w:space="0" w:color="auto"/>
                <w:bottom w:val="none" w:sz="0" w:space="0" w:color="auto"/>
                <w:right w:val="none" w:sz="0" w:space="0" w:color="auto"/>
              </w:divBdr>
            </w:div>
            <w:div w:id="1562130638">
              <w:marLeft w:val="0"/>
              <w:marRight w:val="0"/>
              <w:marTop w:val="0"/>
              <w:marBottom w:val="0"/>
              <w:divBdr>
                <w:top w:val="none" w:sz="0" w:space="0" w:color="auto"/>
                <w:left w:val="none" w:sz="0" w:space="0" w:color="auto"/>
                <w:bottom w:val="none" w:sz="0" w:space="0" w:color="auto"/>
                <w:right w:val="none" w:sz="0" w:space="0" w:color="auto"/>
              </w:divBdr>
            </w:div>
          </w:divsChild>
        </w:div>
        <w:div w:id="1340473728">
          <w:marLeft w:val="0"/>
          <w:marRight w:val="0"/>
          <w:marTop w:val="0"/>
          <w:marBottom w:val="0"/>
          <w:divBdr>
            <w:top w:val="none" w:sz="0" w:space="0" w:color="auto"/>
            <w:left w:val="none" w:sz="0" w:space="0" w:color="auto"/>
            <w:bottom w:val="none" w:sz="0" w:space="0" w:color="auto"/>
            <w:right w:val="none" w:sz="0" w:space="0" w:color="auto"/>
          </w:divBdr>
          <w:divsChild>
            <w:div w:id="848102288">
              <w:marLeft w:val="0"/>
              <w:marRight w:val="0"/>
              <w:marTop w:val="0"/>
              <w:marBottom w:val="0"/>
              <w:divBdr>
                <w:top w:val="none" w:sz="0" w:space="0" w:color="auto"/>
                <w:left w:val="none" w:sz="0" w:space="0" w:color="auto"/>
                <w:bottom w:val="none" w:sz="0" w:space="0" w:color="auto"/>
                <w:right w:val="none" w:sz="0" w:space="0" w:color="auto"/>
              </w:divBdr>
            </w:div>
            <w:div w:id="1218975838">
              <w:marLeft w:val="0"/>
              <w:marRight w:val="0"/>
              <w:marTop w:val="0"/>
              <w:marBottom w:val="0"/>
              <w:divBdr>
                <w:top w:val="none" w:sz="0" w:space="0" w:color="auto"/>
                <w:left w:val="none" w:sz="0" w:space="0" w:color="auto"/>
                <w:bottom w:val="none" w:sz="0" w:space="0" w:color="auto"/>
                <w:right w:val="none" w:sz="0" w:space="0" w:color="auto"/>
              </w:divBdr>
            </w:div>
            <w:div w:id="1599020682">
              <w:marLeft w:val="0"/>
              <w:marRight w:val="0"/>
              <w:marTop w:val="0"/>
              <w:marBottom w:val="0"/>
              <w:divBdr>
                <w:top w:val="none" w:sz="0" w:space="0" w:color="auto"/>
                <w:left w:val="none" w:sz="0" w:space="0" w:color="auto"/>
                <w:bottom w:val="none" w:sz="0" w:space="0" w:color="auto"/>
                <w:right w:val="none" w:sz="0" w:space="0" w:color="auto"/>
              </w:divBdr>
            </w:div>
          </w:divsChild>
        </w:div>
        <w:div w:id="1350335490">
          <w:marLeft w:val="0"/>
          <w:marRight w:val="0"/>
          <w:marTop w:val="0"/>
          <w:marBottom w:val="0"/>
          <w:divBdr>
            <w:top w:val="none" w:sz="0" w:space="0" w:color="auto"/>
            <w:left w:val="none" w:sz="0" w:space="0" w:color="auto"/>
            <w:bottom w:val="none" w:sz="0" w:space="0" w:color="auto"/>
            <w:right w:val="none" w:sz="0" w:space="0" w:color="auto"/>
          </w:divBdr>
        </w:div>
        <w:div w:id="1358432537">
          <w:marLeft w:val="0"/>
          <w:marRight w:val="0"/>
          <w:marTop w:val="0"/>
          <w:marBottom w:val="0"/>
          <w:divBdr>
            <w:top w:val="none" w:sz="0" w:space="0" w:color="auto"/>
            <w:left w:val="none" w:sz="0" w:space="0" w:color="auto"/>
            <w:bottom w:val="none" w:sz="0" w:space="0" w:color="auto"/>
            <w:right w:val="none" w:sz="0" w:space="0" w:color="auto"/>
          </w:divBdr>
        </w:div>
        <w:div w:id="1359162888">
          <w:marLeft w:val="0"/>
          <w:marRight w:val="0"/>
          <w:marTop w:val="0"/>
          <w:marBottom w:val="0"/>
          <w:divBdr>
            <w:top w:val="none" w:sz="0" w:space="0" w:color="auto"/>
            <w:left w:val="none" w:sz="0" w:space="0" w:color="auto"/>
            <w:bottom w:val="none" w:sz="0" w:space="0" w:color="auto"/>
            <w:right w:val="none" w:sz="0" w:space="0" w:color="auto"/>
          </w:divBdr>
        </w:div>
        <w:div w:id="1361587591">
          <w:marLeft w:val="0"/>
          <w:marRight w:val="0"/>
          <w:marTop w:val="0"/>
          <w:marBottom w:val="0"/>
          <w:divBdr>
            <w:top w:val="none" w:sz="0" w:space="0" w:color="auto"/>
            <w:left w:val="none" w:sz="0" w:space="0" w:color="auto"/>
            <w:bottom w:val="none" w:sz="0" w:space="0" w:color="auto"/>
            <w:right w:val="none" w:sz="0" w:space="0" w:color="auto"/>
          </w:divBdr>
        </w:div>
        <w:div w:id="1364598245">
          <w:marLeft w:val="0"/>
          <w:marRight w:val="0"/>
          <w:marTop w:val="0"/>
          <w:marBottom w:val="0"/>
          <w:divBdr>
            <w:top w:val="none" w:sz="0" w:space="0" w:color="auto"/>
            <w:left w:val="none" w:sz="0" w:space="0" w:color="auto"/>
            <w:bottom w:val="none" w:sz="0" w:space="0" w:color="auto"/>
            <w:right w:val="none" w:sz="0" w:space="0" w:color="auto"/>
          </w:divBdr>
        </w:div>
        <w:div w:id="1381980155">
          <w:marLeft w:val="0"/>
          <w:marRight w:val="0"/>
          <w:marTop w:val="0"/>
          <w:marBottom w:val="0"/>
          <w:divBdr>
            <w:top w:val="none" w:sz="0" w:space="0" w:color="auto"/>
            <w:left w:val="none" w:sz="0" w:space="0" w:color="auto"/>
            <w:bottom w:val="none" w:sz="0" w:space="0" w:color="auto"/>
            <w:right w:val="none" w:sz="0" w:space="0" w:color="auto"/>
          </w:divBdr>
        </w:div>
        <w:div w:id="1393237242">
          <w:marLeft w:val="0"/>
          <w:marRight w:val="0"/>
          <w:marTop w:val="0"/>
          <w:marBottom w:val="0"/>
          <w:divBdr>
            <w:top w:val="none" w:sz="0" w:space="0" w:color="auto"/>
            <w:left w:val="none" w:sz="0" w:space="0" w:color="auto"/>
            <w:bottom w:val="none" w:sz="0" w:space="0" w:color="auto"/>
            <w:right w:val="none" w:sz="0" w:space="0" w:color="auto"/>
          </w:divBdr>
        </w:div>
        <w:div w:id="1426146521">
          <w:marLeft w:val="0"/>
          <w:marRight w:val="0"/>
          <w:marTop w:val="0"/>
          <w:marBottom w:val="0"/>
          <w:divBdr>
            <w:top w:val="none" w:sz="0" w:space="0" w:color="auto"/>
            <w:left w:val="none" w:sz="0" w:space="0" w:color="auto"/>
            <w:bottom w:val="none" w:sz="0" w:space="0" w:color="auto"/>
            <w:right w:val="none" w:sz="0" w:space="0" w:color="auto"/>
          </w:divBdr>
        </w:div>
        <w:div w:id="1442340548">
          <w:marLeft w:val="0"/>
          <w:marRight w:val="0"/>
          <w:marTop w:val="0"/>
          <w:marBottom w:val="0"/>
          <w:divBdr>
            <w:top w:val="none" w:sz="0" w:space="0" w:color="auto"/>
            <w:left w:val="none" w:sz="0" w:space="0" w:color="auto"/>
            <w:bottom w:val="none" w:sz="0" w:space="0" w:color="auto"/>
            <w:right w:val="none" w:sz="0" w:space="0" w:color="auto"/>
          </w:divBdr>
        </w:div>
        <w:div w:id="1451509917">
          <w:marLeft w:val="0"/>
          <w:marRight w:val="0"/>
          <w:marTop w:val="0"/>
          <w:marBottom w:val="0"/>
          <w:divBdr>
            <w:top w:val="none" w:sz="0" w:space="0" w:color="auto"/>
            <w:left w:val="none" w:sz="0" w:space="0" w:color="auto"/>
            <w:bottom w:val="none" w:sz="0" w:space="0" w:color="auto"/>
            <w:right w:val="none" w:sz="0" w:space="0" w:color="auto"/>
          </w:divBdr>
        </w:div>
        <w:div w:id="1466314806">
          <w:marLeft w:val="0"/>
          <w:marRight w:val="0"/>
          <w:marTop w:val="0"/>
          <w:marBottom w:val="0"/>
          <w:divBdr>
            <w:top w:val="none" w:sz="0" w:space="0" w:color="auto"/>
            <w:left w:val="none" w:sz="0" w:space="0" w:color="auto"/>
            <w:bottom w:val="none" w:sz="0" w:space="0" w:color="auto"/>
            <w:right w:val="none" w:sz="0" w:space="0" w:color="auto"/>
          </w:divBdr>
        </w:div>
        <w:div w:id="1466316051">
          <w:marLeft w:val="0"/>
          <w:marRight w:val="0"/>
          <w:marTop w:val="0"/>
          <w:marBottom w:val="0"/>
          <w:divBdr>
            <w:top w:val="none" w:sz="0" w:space="0" w:color="auto"/>
            <w:left w:val="none" w:sz="0" w:space="0" w:color="auto"/>
            <w:bottom w:val="none" w:sz="0" w:space="0" w:color="auto"/>
            <w:right w:val="none" w:sz="0" w:space="0" w:color="auto"/>
          </w:divBdr>
        </w:div>
        <w:div w:id="1491868743">
          <w:marLeft w:val="0"/>
          <w:marRight w:val="0"/>
          <w:marTop w:val="0"/>
          <w:marBottom w:val="0"/>
          <w:divBdr>
            <w:top w:val="none" w:sz="0" w:space="0" w:color="auto"/>
            <w:left w:val="none" w:sz="0" w:space="0" w:color="auto"/>
            <w:bottom w:val="none" w:sz="0" w:space="0" w:color="auto"/>
            <w:right w:val="none" w:sz="0" w:space="0" w:color="auto"/>
          </w:divBdr>
          <w:divsChild>
            <w:div w:id="80104053">
              <w:marLeft w:val="0"/>
              <w:marRight w:val="0"/>
              <w:marTop w:val="0"/>
              <w:marBottom w:val="0"/>
              <w:divBdr>
                <w:top w:val="none" w:sz="0" w:space="0" w:color="auto"/>
                <w:left w:val="none" w:sz="0" w:space="0" w:color="auto"/>
                <w:bottom w:val="none" w:sz="0" w:space="0" w:color="auto"/>
                <w:right w:val="none" w:sz="0" w:space="0" w:color="auto"/>
              </w:divBdr>
            </w:div>
            <w:div w:id="387262314">
              <w:marLeft w:val="0"/>
              <w:marRight w:val="0"/>
              <w:marTop w:val="0"/>
              <w:marBottom w:val="0"/>
              <w:divBdr>
                <w:top w:val="none" w:sz="0" w:space="0" w:color="auto"/>
                <w:left w:val="none" w:sz="0" w:space="0" w:color="auto"/>
                <w:bottom w:val="none" w:sz="0" w:space="0" w:color="auto"/>
                <w:right w:val="none" w:sz="0" w:space="0" w:color="auto"/>
              </w:divBdr>
            </w:div>
            <w:div w:id="2046829529">
              <w:marLeft w:val="0"/>
              <w:marRight w:val="0"/>
              <w:marTop w:val="0"/>
              <w:marBottom w:val="0"/>
              <w:divBdr>
                <w:top w:val="none" w:sz="0" w:space="0" w:color="auto"/>
                <w:left w:val="none" w:sz="0" w:space="0" w:color="auto"/>
                <w:bottom w:val="none" w:sz="0" w:space="0" w:color="auto"/>
                <w:right w:val="none" w:sz="0" w:space="0" w:color="auto"/>
              </w:divBdr>
            </w:div>
          </w:divsChild>
        </w:div>
        <w:div w:id="1512404878">
          <w:marLeft w:val="0"/>
          <w:marRight w:val="0"/>
          <w:marTop w:val="0"/>
          <w:marBottom w:val="0"/>
          <w:divBdr>
            <w:top w:val="none" w:sz="0" w:space="0" w:color="auto"/>
            <w:left w:val="none" w:sz="0" w:space="0" w:color="auto"/>
            <w:bottom w:val="none" w:sz="0" w:space="0" w:color="auto"/>
            <w:right w:val="none" w:sz="0" w:space="0" w:color="auto"/>
          </w:divBdr>
        </w:div>
        <w:div w:id="1517229418">
          <w:marLeft w:val="0"/>
          <w:marRight w:val="0"/>
          <w:marTop w:val="0"/>
          <w:marBottom w:val="0"/>
          <w:divBdr>
            <w:top w:val="none" w:sz="0" w:space="0" w:color="auto"/>
            <w:left w:val="none" w:sz="0" w:space="0" w:color="auto"/>
            <w:bottom w:val="none" w:sz="0" w:space="0" w:color="auto"/>
            <w:right w:val="none" w:sz="0" w:space="0" w:color="auto"/>
          </w:divBdr>
        </w:div>
        <w:div w:id="1518303641">
          <w:marLeft w:val="0"/>
          <w:marRight w:val="0"/>
          <w:marTop w:val="0"/>
          <w:marBottom w:val="0"/>
          <w:divBdr>
            <w:top w:val="none" w:sz="0" w:space="0" w:color="auto"/>
            <w:left w:val="none" w:sz="0" w:space="0" w:color="auto"/>
            <w:bottom w:val="none" w:sz="0" w:space="0" w:color="auto"/>
            <w:right w:val="none" w:sz="0" w:space="0" w:color="auto"/>
          </w:divBdr>
        </w:div>
        <w:div w:id="1522234563">
          <w:marLeft w:val="0"/>
          <w:marRight w:val="0"/>
          <w:marTop w:val="0"/>
          <w:marBottom w:val="0"/>
          <w:divBdr>
            <w:top w:val="none" w:sz="0" w:space="0" w:color="auto"/>
            <w:left w:val="none" w:sz="0" w:space="0" w:color="auto"/>
            <w:bottom w:val="none" w:sz="0" w:space="0" w:color="auto"/>
            <w:right w:val="none" w:sz="0" w:space="0" w:color="auto"/>
          </w:divBdr>
        </w:div>
        <w:div w:id="1540043789">
          <w:marLeft w:val="0"/>
          <w:marRight w:val="0"/>
          <w:marTop w:val="0"/>
          <w:marBottom w:val="0"/>
          <w:divBdr>
            <w:top w:val="none" w:sz="0" w:space="0" w:color="auto"/>
            <w:left w:val="none" w:sz="0" w:space="0" w:color="auto"/>
            <w:bottom w:val="none" w:sz="0" w:space="0" w:color="auto"/>
            <w:right w:val="none" w:sz="0" w:space="0" w:color="auto"/>
          </w:divBdr>
        </w:div>
        <w:div w:id="1554002853">
          <w:marLeft w:val="0"/>
          <w:marRight w:val="0"/>
          <w:marTop w:val="0"/>
          <w:marBottom w:val="0"/>
          <w:divBdr>
            <w:top w:val="none" w:sz="0" w:space="0" w:color="auto"/>
            <w:left w:val="none" w:sz="0" w:space="0" w:color="auto"/>
            <w:bottom w:val="none" w:sz="0" w:space="0" w:color="auto"/>
            <w:right w:val="none" w:sz="0" w:space="0" w:color="auto"/>
          </w:divBdr>
        </w:div>
        <w:div w:id="1597402169">
          <w:marLeft w:val="0"/>
          <w:marRight w:val="0"/>
          <w:marTop w:val="0"/>
          <w:marBottom w:val="0"/>
          <w:divBdr>
            <w:top w:val="none" w:sz="0" w:space="0" w:color="auto"/>
            <w:left w:val="none" w:sz="0" w:space="0" w:color="auto"/>
            <w:bottom w:val="none" w:sz="0" w:space="0" w:color="auto"/>
            <w:right w:val="none" w:sz="0" w:space="0" w:color="auto"/>
          </w:divBdr>
        </w:div>
        <w:div w:id="1602757836">
          <w:marLeft w:val="0"/>
          <w:marRight w:val="0"/>
          <w:marTop w:val="0"/>
          <w:marBottom w:val="0"/>
          <w:divBdr>
            <w:top w:val="none" w:sz="0" w:space="0" w:color="auto"/>
            <w:left w:val="none" w:sz="0" w:space="0" w:color="auto"/>
            <w:bottom w:val="none" w:sz="0" w:space="0" w:color="auto"/>
            <w:right w:val="none" w:sz="0" w:space="0" w:color="auto"/>
          </w:divBdr>
        </w:div>
        <w:div w:id="1603565438">
          <w:marLeft w:val="0"/>
          <w:marRight w:val="0"/>
          <w:marTop w:val="0"/>
          <w:marBottom w:val="0"/>
          <w:divBdr>
            <w:top w:val="none" w:sz="0" w:space="0" w:color="auto"/>
            <w:left w:val="none" w:sz="0" w:space="0" w:color="auto"/>
            <w:bottom w:val="none" w:sz="0" w:space="0" w:color="auto"/>
            <w:right w:val="none" w:sz="0" w:space="0" w:color="auto"/>
          </w:divBdr>
          <w:divsChild>
            <w:div w:id="111829311">
              <w:marLeft w:val="0"/>
              <w:marRight w:val="0"/>
              <w:marTop w:val="0"/>
              <w:marBottom w:val="0"/>
              <w:divBdr>
                <w:top w:val="none" w:sz="0" w:space="0" w:color="auto"/>
                <w:left w:val="none" w:sz="0" w:space="0" w:color="auto"/>
                <w:bottom w:val="none" w:sz="0" w:space="0" w:color="auto"/>
                <w:right w:val="none" w:sz="0" w:space="0" w:color="auto"/>
              </w:divBdr>
            </w:div>
            <w:div w:id="1336572825">
              <w:marLeft w:val="0"/>
              <w:marRight w:val="0"/>
              <w:marTop w:val="0"/>
              <w:marBottom w:val="0"/>
              <w:divBdr>
                <w:top w:val="none" w:sz="0" w:space="0" w:color="auto"/>
                <w:left w:val="none" w:sz="0" w:space="0" w:color="auto"/>
                <w:bottom w:val="none" w:sz="0" w:space="0" w:color="auto"/>
                <w:right w:val="none" w:sz="0" w:space="0" w:color="auto"/>
              </w:divBdr>
            </w:div>
          </w:divsChild>
        </w:div>
        <w:div w:id="1605382716">
          <w:marLeft w:val="0"/>
          <w:marRight w:val="0"/>
          <w:marTop w:val="0"/>
          <w:marBottom w:val="0"/>
          <w:divBdr>
            <w:top w:val="none" w:sz="0" w:space="0" w:color="auto"/>
            <w:left w:val="none" w:sz="0" w:space="0" w:color="auto"/>
            <w:bottom w:val="none" w:sz="0" w:space="0" w:color="auto"/>
            <w:right w:val="none" w:sz="0" w:space="0" w:color="auto"/>
          </w:divBdr>
          <w:divsChild>
            <w:div w:id="887952563">
              <w:marLeft w:val="0"/>
              <w:marRight w:val="0"/>
              <w:marTop w:val="0"/>
              <w:marBottom w:val="0"/>
              <w:divBdr>
                <w:top w:val="none" w:sz="0" w:space="0" w:color="auto"/>
                <w:left w:val="none" w:sz="0" w:space="0" w:color="auto"/>
                <w:bottom w:val="none" w:sz="0" w:space="0" w:color="auto"/>
                <w:right w:val="none" w:sz="0" w:space="0" w:color="auto"/>
              </w:divBdr>
            </w:div>
            <w:div w:id="1138114003">
              <w:marLeft w:val="0"/>
              <w:marRight w:val="0"/>
              <w:marTop w:val="0"/>
              <w:marBottom w:val="0"/>
              <w:divBdr>
                <w:top w:val="none" w:sz="0" w:space="0" w:color="auto"/>
                <w:left w:val="none" w:sz="0" w:space="0" w:color="auto"/>
                <w:bottom w:val="none" w:sz="0" w:space="0" w:color="auto"/>
                <w:right w:val="none" w:sz="0" w:space="0" w:color="auto"/>
              </w:divBdr>
            </w:div>
            <w:div w:id="1575119437">
              <w:marLeft w:val="0"/>
              <w:marRight w:val="0"/>
              <w:marTop w:val="0"/>
              <w:marBottom w:val="0"/>
              <w:divBdr>
                <w:top w:val="none" w:sz="0" w:space="0" w:color="auto"/>
                <w:left w:val="none" w:sz="0" w:space="0" w:color="auto"/>
                <w:bottom w:val="none" w:sz="0" w:space="0" w:color="auto"/>
                <w:right w:val="none" w:sz="0" w:space="0" w:color="auto"/>
              </w:divBdr>
            </w:div>
          </w:divsChild>
        </w:div>
        <w:div w:id="1635871581">
          <w:marLeft w:val="0"/>
          <w:marRight w:val="0"/>
          <w:marTop w:val="0"/>
          <w:marBottom w:val="0"/>
          <w:divBdr>
            <w:top w:val="none" w:sz="0" w:space="0" w:color="auto"/>
            <w:left w:val="none" w:sz="0" w:space="0" w:color="auto"/>
            <w:bottom w:val="none" w:sz="0" w:space="0" w:color="auto"/>
            <w:right w:val="none" w:sz="0" w:space="0" w:color="auto"/>
          </w:divBdr>
        </w:div>
        <w:div w:id="1639846994">
          <w:marLeft w:val="0"/>
          <w:marRight w:val="0"/>
          <w:marTop w:val="0"/>
          <w:marBottom w:val="0"/>
          <w:divBdr>
            <w:top w:val="none" w:sz="0" w:space="0" w:color="auto"/>
            <w:left w:val="none" w:sz="0" w:space="0" w:color="auto"/>
            <w:bottom w:val="none" w:sz="0" w:space="0" w:color="auto"/>
            <w:right w:val="none" w:sz="0" w:space="0" w:color="auto"/>
          </w:divBdr>
        </w:div>
        <w:div w:id="1647660221">
          <w:marLeft w:val="0"/>
          <w:marRight w:val="0"/>
          <w:marTop w:val="0"/>
          <w:marBottom w:val="0"/>
          <w:divBdr>
            <w:top w:val="none" w:sz="0" w:space="0" w:color="auto"/>
            <w:left w:val="none" w:sz="0" w:space="0" w:color="auto"/>
            <w:bottom w:val="none" w:sz="0" w:space="0" w:color="auto"/>
            <w:right w:val="none" w:sz="0" w:space="0" w:color="auto"/>
          </w:divBdr>
        </w:div>
        <w:div w:id="1662268429">
          <w:marLeft w:val="0"/>
          <w:marRight w:val="0"/>
          <w:marTop w:val="0"/>
          <w:marBottom w:val="0"/>
          <w:divBdr>
            <w:top w:val="none" w:sz="0" w:space="0" w:color="auto"/>
            <w:left w:val="none" w:sz="0" w:space="0" w:color="auto"/>
            <w:bottom w:val="none" w:sz="0" w:space="0" w:color="auto"/>
            <w:right w:val="none" w:sz="0" w:space="0" w:color="auto"/>
          </w:divBdr>
        </w:div>
        <w:div w:id="1677264631">
          <w:marLeft w:val="0"/>
          <w:marRight w:val="0"/>
          <w:marTop w:val="0"/>
          <w:marBottom w:val="0"/>
          <w:divBdr>
            <w:top w:val="none" w:sz="0" w:space="0" w:color="auto"/>
            <w:left w:val="none" w:sz="0" w:space="0" w:color="auto"/>
            <w:bottom w:val="none" w:sz="0" w:space="0" w:color="auto"/>
            <w:right w:val="none" w:sz="0" w:space="0" w:color="auto"/>
          </w:divBdr>
        </w:div>
        <w:div w:id="1678264195">
          <w:marLeft w:val="0"/>
          <w:marRight w:val="0"/>
          <w:marTop w:val="0"/>
          <w:marBottom w:val="0"/>
          <w:divBdr>
            <w:top w:val="none" w:sz="0" w:space="0" w:color="auto"/>
            <w:left w:val="none" w:sz="0" w:space="0" w:color="auto"/>
            <w:bottom w:val="none" w:sz="0" w:space="0" w:color="auto"/>
            <w:right w:val="none" w:sz="0" w:space="0" w:color="auto"/>
          </w:divBdr>
        </w:div>
        <w:div w:id="1678580712">
          <w:marLeft w:val="0"/>
          <w:marRight w:val="0"/>
          <w:marTop w:val="0"/>
          <w:marBottom w:val="0"/>
          <w:divBdr>
            <w:top w:val="none" w:sz="0" w:space="0" w:color="auto"/>
            <w:left w:val="none" w:sz="0" w:space="0" w:color="auto"/>
            <w:bottom w:val="none" w:sz="0" w:space="0" w:color="auto"/>
            <w:right w:val="none" w:sz="0" w:space="0" w:color="auto"/>
          </w:divBdr>
        </w:div>
        <w:div w:id="1701778548">
          <w:marLeft w:val="0"/>
          <w:marRight w:val="0"/>
          <w:marTop w:val="0"/>
          <w:marBottom w:val="0"/>
          <w:divBdr>
            <w:top w:val="none" w:sz="0" w:space="0" w:color="auto"/>
            <w:left w:val="none" w:sz="0" w:space="0" w:color="auto"/>
            <w:bottom w:val="none" w:sz="0" w:space="0" w:color="auto"/>
            <w:right w:val="none" w:sz="0" w:space="0" w:color="auto"/>
          </w:divBdr>
        </w:div>
        <w:div w:id="1703286011">
          <w:marLeft w:val="0"/>
          <w:marRight w:val="0"/>
          <w:marTop w:val="0"/>
          <w:marBottom w:val="0"/>
          <w:divBdr>
            <w:top w:val="none" w:sz="0" w:space="0" w:color="auto"/>
            <w:left w:val="none" w:sz="0" w:space="0" w:color="auto"/>
            <w:bottom w:val="none" w:sz="0" w:space="0" w:color="auto"/>
            <w:right w:val="none" w:sz="0" w:space="0" w:color="auto"/>
          </w:divBdr>
        </w:div>
        <w:div w:id="1721173611">
          <w:marLeft w:val="0"/>
          <w:marRight w:val="0"/>
          <w:marTop w:val="0"/>
          <w:marBottom w:val="0"/>
          <w:divBdr>
            <w:top w:val="none" w:sz="0" w:space="0" w:color="auto"/>
            <w:left w:val="none" w:sz="0" w:space="0" w:color="auto"/>
            <w:bottom w:val="none" w:sz="0" w:space="0" w:color="auto"/>
            <w:right w:val="none" w:sz="0" w:space="0" w:color="auto"/>
          </w:divBdr>
          <w:divsChild>
            <w:div w:id="510871823">
              <w:marLeft w:val="0"/>
              <w:marRight w:val="0"/>
              <w:marTop w:val="0"/>
              <w:marBottom w:val="0"/>
              <w:divBdr>
                <w:top w:val="none" w:sz="0" w:space="0" w:color="auto"/>
                <w:left w:val="none" w:sz="0" w:space="0" w:color="auto"/>
                <w:bottom w:val="none" w:sz="0" w:space="0" w:color="auto"/>
                <w:right w:val="none" w:sz="0" w:space="0" w:color="auto"/>
              </w:divBdr>
            </w:div>
            <w:div w:id="860171353">
              <w:marLeft w:val="0"/>
              <w:marRight w:val="0"/>
              <w:marTop w:val="0"/>
              <w:marBottom w:val="0"/>
              <w:divBdr>
                <w:top w:val="none" w:sz="0" w:space="0" w:color="auto"/>
                <w:left w:val="none" w:sz="0" w:space="0" w:color="auto"/>
                <w:bottom w:val="none" w:sz="0" w:space="0" w:color="auto"/>
                <w:right w:val="none" w:sz="0" w:space="0" w:color="auto"/>
              </w:divBdr>
            </w:div>
            <w:div w:id="1377047985">
              <w:marLeft w:val="0"/>
              <w:marRight w:val="0"/>
              <w:marTop w:val="0"/>
              <w:marBottom w:val="0"/>
              <w:divBdr>
                <w:top w:val="none" w:sz="0" w:space="0" w:color="auto"/>
                <w:left w:val="none" w:sz="0" w:space="0" w:color="auto"/>
                <w:bottom w:val="none" w:sz="0" w:space="0" w:color="auto"/>
                <w:right w:val="none" w:sz="0" w:space="0" w:color="auto"/>
              </w:divBdr>
            </w:div>
          </w:divsChild>
        </w:div>
        <w:div w:id="1721711644">
          <w:marLeft w:val="0"/>
          <w:marRight w:val="0"/>
          <w:marTop w:val="0"/>
          <w:marBottom w:val="0"/>
          <w:divBdr>
            <w:top w:val="none" w:sz="0" w:space="0" w:color="auto"/>
            <w:left w:val="none" w:sz="0" w:space="0" w:color="auto"/>
            <w:bottom w:val="none" w:sz="0" w:space="0" w:color="auto"/>
            <w:right w:val="none" w:sz="0" w:space="0" w:color="auto"/>
          </w:divBdr>
        </w:div>
        <w:div w:id="1734617942">
          <w:marLeft w:val="0"/>
          <w:marRight w:val="0"/>
          <w:marTop w:val="0"/>
          <w:marBottom w:val="0"/>
          <w:divBdr>
            <w:top w:val="none" w:sz="0" w:space="0" w:color="auto"/>
            <w:left w:val="none" w:sz="0" w:space="0" w:color="auto"/>
            <w:bottom w:val="none" w:sz="0" w:space="0" w:color="auto"/>
            <w:right w:val="none" w:sz="0" w:space="0" w:color="auto"/>
          </w:divBdr>
        </w:div>
        <w:div w:id="1735622632">
          <w:marLeft w:val="0"/>
          <w:marRight w:val="0"/>
          <w:marTop w:val="0"/>
          <w:marBottom w:val="0"/>
          <w:divBdr>
            <w:top w:val="none" w:sz="0" w:space="0" w:color="auto"/>
            <w:left w:val="none" w:sz="0" w:space="0" w:color="auto"/>
            <w:bottom w:val="none" w:sz="0" w:space="0" w:color="auto"/>
            <w:right w:val="none" w:sz="0" w:space="0" w:color="auto"/>
          </w:divBdr>
        </w:div>
        <w:div w:id="1745639461">
          <w:marLeft w:val="0"/>
          <w:marRight w:val="0"/>
          <w:marTop w:val="0"/>
          <w:marBottom w:val="0"/>
          <w:divBdr>
            <w:top w:val="none" w:sz="0" w:space="0" w:color="auto"/>
            <w:left w:val="none" w:sz="0" w:space="0" w:color="auto"/>
            <w:bottom w:val="none" w:sz="0" w:space="0" w:color="auto"/>
            <w:right w:val="none" w:sz="0" w:space="0" w:color="auto"/>
          </w:divBdr>
          <w:divsChild>
            <w:div w:id="321814525">
              <w:marLeft w:val="0"/>
              <w:marRight w:val="0"/>
              <w:marTop w:val="0"/>
              <w:marBottom w:val="0"/>
              <w:divBdr>
                <w:top w:val="none" w:sz="0" w:space="0" w:color="auto"/>
                <w:left w:val="none" w:sz="0" w:space="0" w:color="auto"/>
                <w:bottom w:val="none" w:sz="0" w:space="0" w:color="auto"/>
                <w:right w:val="none" w:sz="0" w:space="0" w:color="auto"/>
              </w:divBdr>
            </w:div>
            <w:div w:id="849101742">
              <w:marLeft w:val="0"/>
              <w:marRight w:val="0"/>
              <w:marTop w:val="0"/>
              <w:marBottom w:val="0"/>
              <w:divBdr>
                <w:top w:val="none" w:sz="0" w:space="0" w:color="auto"/>
                <w:left w:val="none" w:sz="0" w:space="0" w:color="auto"/>
                <w:bottom w:val="none" w:sz="0" w:space="0" w:color="auto"/>
                <w:right w:val="none" w:sz="0" w:space="0" w:color="auto"/>
              </w:divBdr>
            </w:div>
            <w:div w:id="1101027914">
              <w:marLeft w:val="0"/>
              <w:marRight w:val="0"/>
              <w:marTop w:val="0"/>
              <w:marBottom w:val="0"/>
              <w:divBdr>
                <w:top w:val="none" w:sz="0" w:space="0" w:color="auto"/>
                <w:left w:val="none" w:sz="0" w:space="0" w:color="auto"/>
                <w:bottom w:val="none" w:sz="0" w:space="0" w:color="auto"/>
                <w:right w:val="none" w:sz="0" w:space="0" w:color="auto"/>
              </w:divBdr>
            </w:div>
            <w:div w:id="1982929541">
              <w:marLeft w:val="0"/>
              <w:marRight w:val="0"/>
              <w:marTop w:val="0"/>
              <w:marBottom w:val="0"/>
              <w:divBdr>
                <w:top w:val="none" w:sz="0" w:space="0" w:color="auto"/>
                <w:left w:val="none" w:sz="0" w:space="0" w:color="auto"/>
                <w:bottom w:val="none" w:sz="0" w:space="0" w:color="auto"/>
                <w:right w:val="none" w:sz="0" w:space="0" w:color="auto"/>
              </w:divBdr>
            </w:div>
          </w:divsChild>
        </w:div>
        <w:div w:id="1786541141">
          <w:marLeft w:val="0"/>
          <w:marRight w:val="0"/>
          <w:marTop w:val="0"/>
          <w:marBottom w:val="0"/>
          <w:divBdr>
            <w:top w:val="none" w:sz="0" w:space="0" w:color="auto"/>
            <w:left w:val="none" w:sz="0" w:space="0" w:color="auto"/>
            <w:bottom w:val="none" w:sz="0" w:space="0" w:color="auto"/>
            <w:right w:val="none" w:sz="0" w:space="0" w:color="auto"/>
          </w:divBdr>
        </w:div>
        <w:div w:id="1789663530">
          <w:marLeft w:val="0"/>
          <w:marRight w:val="0"/>
          <w:marTop w:val="0"/>
          <w:marBottom w:val="0"/>
          <w:divBdr>
            <w:top w:val="none" w:sz="0" w:space="0" w:color="auto"/>
            <w:left w:val="none" w:sz="0" w:space="0" w:color="auto"/>
            <w:bottom w:val="none" w:sz="0" w:space="0" w:color="auto"/>
            <w:right w:val="none" w:sz="0" w:space="0" w:color="auto"/>
          </w:divBdr>
          <w:divsChild>
            <w:div w:id="880173154">
              <w:marLeft w:val="0"/>
              <w:marRight w:val="0"/>
              <w:marTop w:val="0"/>
              <w:marBottom w:val="0"/>
              <w:divBdr>
                <w:top w:val="none" w:sz="0" w:space="0" w:color="auto"/>
                <w:left w:val="none" w:sz="0" w:space="0" w:color="auto"/>
                <w:bottom w:val="none" w:sz="0" w:space="0" w:color="auto"/>
                <w:right w:val="none" w:sz="0" w:space="0" w:color="auto"/>
              </w:divBdr>
            </w:div>
            <w:div w:id="1010453439">
              <w:marLeft w:val="0"/>
              <w:marRight w:val="0"/>
              <w:marTop w:val="0"/>
              <w:marBottom w:val="0"/>
              <w:divBdr>
                <w:top w:val="none" w:sz="0" w:space="0" w:color="auto"/>
                <w:left w:val="none" w:sz="0" w:space="0" w:color="auto"/>
                <w:bottom w:val="none" w:sz="0" w:space="0" w:color="auto"/>
                <w:right w:val="none" w:sz="0" w:space="0" w:color="auto"/>
              </w:divBdr>
            </w:div>
          </w:divsChild>
        </w:div>
        <w:div w:id="1789810568">
          <w:marLeft w:val="0"/>
          <w:marRight w:val="0"/>
          <w:marTop w:val="0"/>
          <w:marBottom w:val="0"/>
          <w:divBdr>
            <w:top w:val="none" w:sz="0" w:space="0" w:color="auto"/>
            <w:left w:val="none" w:sz="0" w:space="0" w:color="auto"/>
            <w:bottom w:val="none" w:sz="0" w:space="0" w:color="auto"/>
            <w:right w:val="none" w:sz="0" w:space="0" w:color="auto"/>
          </w:divBdr>
        </w:div>
        <w:div w:id="1795293982">
          <w:marLeft w:val="0"/>
          <w:marRight w:val="0"/>
          <w:marTop w:val="0"/>
          <w:marBottom w:val="0"/>
          <w:divBdr>
            <w:top w:val="none" w:sz="0" w:space="0" w:color="auto"/>
            <w:left w:val="none" w:sz="0" w:space="0" w:color="auto"/>
            <w:bottom w:val="none" w:sz="0" w:space="0" w:color="auto"/>
            <w:right w:val="none" w:sz="0" w:space="0" w:color="auto"/>
          </w:divBdr>
        </w:div>
        <w:div w:id="1802378253">
          <w:marLeft w:val="0"/>
          <w:marRight w:val="0"/>
          <w:marTop w:val="0"/>
          <w:marBottom w:val="0"/>
          <w:divBdr>
            <w:top w:val="none" w:sz="0" w:space="0" w:color="auto"/>
            <w:left w:val="none" w:sz="0" w:space="0" w:color="auto"/>
            <w:bottom w:val="none" w:sz="0" w:space="0" w:color="auto"/>
            <w:right w:val="none" w:sz="0" w:space="0" w:color="auto"/>
          </w:divBdr>
          <w:divsChild>
            <w:div w:id="162429346">
              <w:marLeft w:val="0"/>
              <w:marRight w:val="0"/>
              <w:marTop w:val="0"/>
              <w:marBottom w:val="0"/>
              <w:divBdr>
                <w:top w:val="none" w:sz="0" w:space="0" w:color="auto"/>
                <w:left w:val="none" w:sz="0" w:space="0" w:color="auto"/>
                <w:bottom w:val="none" w:sz="0" w:space="0" w:color="auto"/>
                <w:right w:val="none" w:sz="0" w:space="0" w:color="auto"/>
              </w:divBdr>
            </w:div>
            <w:div w:id="246574690">
              <w:marLeft w:val="0"/>
              <w:marRight w:val="0"/>
              <w:marTop w:val="0"/>
              <w:marBottom w:val="0"/>
              <w:divBdr>
                <w:top w:val="none" w:sz="0" w:space="0" w:color="auto"/>
                <w:left w:val="none" w:sz="0" w:space="0" w:color="auto"/>
                <w:bottom w:val="none" w:sz="0" w:space="0" w:color="auto"/>
                <w:right w:val="none" w:sz="0" w:space="0" w:color="auto"/>
              </w:divBdr>
            </w:div>
            <w:div w:id="1352299367">
              <w:marLeft w:val="0"/>
              <w:marRight w:val="0"/>
              <w:marTop w:val="0"/>
              <w:marBottom w:val="0"/>
              <w:divBdr>
                <w:top w:val="none" w:sz="0" w:space="0" w:color="auto"/>
                <w:left w:val="none" w:sz="0" w:space="0" w:color="auto"/>
                <w:bottom w:val="none" w:sz="0" w:space="0" w:color="auto"/>
                <w:right w:val="none" w:sz="0" w:space="0" w:color="auto"/>
              </w:divBdr>
            </w:div>
            <w:div w:id="1885601956">
              <w:marLeft w:val="0"/>
              <w:marRight w:val="0"/>
              <w:marTop w:val="0"/>
              <w:marBottom w:val="0"/>
              <w:divBdr>
                <w:top w:val="none" w:sz="0" w:space="0" w:color="auto"/>
                <w:left w:val="none" w:sz="0" w:space="0" w:color="auto"/>
                <w:bottom w:val="none" w:sz="0" w:space="0" w:color="auto"/>
                <w:right w:val="none" w:sz="0" w:space="0" w:color="auto"/>
              </w:divBdr>
            </w:div>
          </w:divsChild>
        </w:div>
        <w:div w:id="1816952393">
          <w:marLeft w:val="0"/>
          <w:marRight w:val="0"/>
          <w:marTop w:val="0"/>
          <w:marBottom w:val="0"/>
          <w:divBdr>
            <w:top w:val="none" w:sz="0" w:space="0" w:color="auto"/>
            <w:left w:val="none" w:sz="0" w:space="0" w:color="auto"/>
            <w:bottom w:val="none" w:sz="0" w:space="0" w:color="auto"/>
            <w:right w:val="none" w:sz="0" w:space="0" w:color="auto"/>
          </w:divBdr>
        </w:div>
        <w:div w:id="1817063834">
          <w:marLeft w:val="0"/>
          <w:marRight w:val="0"/>
          <w:marTop w:val="0"/>
          <w:marBottom w:val="0"/>
          <w:divBdr>
            <w:top w:val="none" w:sz="0" w:space="0" w:color="auto"/>
            <w:left w:val="none" w:sz="0" w:space="0" w:color="auto"/>
            <w:bottom w:val="none" w:sz="0" w:space="0" w:color="auto"/>
            <w:right w:val="none" w:sz="0" w:space="0" w:color="auto"/>
          </w:divBdr>
        </w:div>
        <w:div w:id="1826895420">
          <w:marLeft w:val="0"/>
          <w:marRight w:val="0"/>
          <w:marTop w:val="0"/>
          <w:marBottom w:val="0"/>
          <w:divBdr>
            <w:top w:val="none" w:sz="0" w:space="0" w:color="auto"/>
            <w:left w:val="none" w:sz="0" w:space="0" w:color="auto"/>
            <w:bottom w:val="none" w:sz="0" w:space="0" w:color="auto"/>
            <w:right w:val="none" w:sz="0" w:space="0" w:color="auto"/>
          </w:divBdr>
        </w:div>
        <w:div w:id="1830633250">
          <w:marLeft w:val="0"/>
          <w:marRight w:val="0"/>
          <w:marTop w:val="0"/>
          <w:marBottom w:val="0"/>
          <w:divBdr>
            <w:top w:val="none" w:sz="0" w:space="0" w:color="auto"/>
            <w:left w:val="none" w:sz="0" w:space="0" w:color="auto"/>
            <w:bottom w:val="none" w:sz="0" w:space="0" w:color="auto"/>
            <w:right w:val="none" w:sz="0" w:space="0" w:color="auto"/>
          </w:divBdr>
        </w:div>
        <w:div w:id="1837914514">
          <w:marLeft w:val="0"/>
          <w:marRight w:val="0"/>
          <w:marTop w:val="0"/>
          <w:marBottom w:val="0"/>
          <w:divBdr>
            <w:top w:val="none" w:sz="0" w:space="0" w:color="auto"/>
            <w:left w:val="none" w:sz="0" w:space="0" w:color="auto"/>
            <w:bottom w:val="none" w:sz="0" w:space="0" w:color="auto"/>
            <w:right w:val="none" w:sz="0" w:space="0" w:color="auto"/>
          </w:divBdr>
        </w:div>
        <w:div w:id="1867719841">
          <w:marLeft w:val="0"/>
          <w:marRight w:val="0"/>
          <w:marTop w:val="0"/>
          <w:marBottom w:val="0"/>
          <w:divBdr>
            <w:top w:val="none" w:sz="0" w:space="0" w:color="auto"/>
            <w:left w:val="none" w:sz="0" w:space="0" w:color="auto"/>
            <w:bottom w:val="none" w:sz="0" w:space="0" w:color="auto"/>
            <w:right w:val="none" w:sz="0" w:space="0" w:color="auto"/>
          </w:divBdr>
        </w:div>
        <w:div w:id="1870289534">
          <w:marLeft w:val="0"/>
          <w:marRight w:val="0"/>
          <w:marTop w:val="0"/>
          <w:marBottom w:val="0"/>
          <w:divBdr>
            <w:top w:val="none" w:sz="0" w:space="0" w:color="auto"/>
            <w:left w:val="none" w:sz="0" w:space="0" w:color="auto"/>
            <w:bottom w:val="none" w:sz="0" w:space="0" w:color="auto"/>
            <w:right w:val="none" w:sz="0" w:space="0" w:color="auto"/>
          </w:divBdr>
          <w:divsChild>
            <w:div w:id="1463763282">
              <w:marLeft w:val="0"/>
              <w:marRight w:val="0"/>
              <w:marTop w:val="0"/>
              <w:marBottom w:val="0"/>
              <w:divBdr>
                <w:top w:val="none" w:sz="0" w:space="0" w:color="auto"/>
                <w:left w:val="none" w:sz="0" w:space="0" w:color="auto"/>
                <w:bottom w:val="none" w:sz="0" w:space="0" w:color="auto"/>
                <w:right w:val="none" w:sz="0" w:space="0" w:color="auto"/>
              </w:divBdr>
            </w:div>
          </w:divsChild>
        </w:div>
        <w:div w:id="1881238565">
          <w:marLeft w:val="0"/>
          <w:marRight w:val="0"/>
          <w:marTop w:val="0"/>
          <w:marBottom w:val="0"/>
          <w:divBdr>
            <w:top w:val="none" w:sz="0" w:space="0" w:color="auto"/>
            <w:left w:val="none" w:sz="0" w:space="0" w:color="auto"/>
            <w:bottom w:val="none" w:sz="0" w:space="0" w:color="auto"/>
            <w:right w:val="none" w:sz="0" w:space="0" w:color="auto"/>
          </w:divBdr>
        </w:div>
        <w:div w:id="1905988086">
          <w:marLeft w:val="0"/>
          <w:marRight w:val="0"/>
          <w:marTop w:val="0"/>
          <w:marBottom w:val="0"/>
          <w:divBdr>
            <w:top w:val="none" w:sz="0" w:space="0" w:color="auto"/>
            <w:left w:val="none" w:sz="0" w:space="0" w:color="auto"/>
            <w:bottom w:val="none" w:sz="0" w:space="0" w:color="auto"/>
            <w:right w:val="none" w:sz="0" w:space="0" w:color="auto"/>
          </w:divBdr>
        </w:div>
        <w:div w:id="1937863331">
          <w:marLeft w:val="0"/>
          <w:marRight w:val="0"/>
          <w:marTop w:val="0"/>
          <w:marBottom w:val="0"/>
          <w:divBdr>
            <w:top w:val="none" w:sz="0" w:space="0" w:color="auto"/>
            <w:left w:val="none" w:sz="0" w:space="0" w:color="auto"/>
            <w:bottom w:val="none" w:sz="0" w:space="0" w:color="auto"/>
            <w:right w:val="none" w:sz="0" w:space="0" w:color="auto"/>
          </w:divBdr>
        </w:div>
        <w:div w:id="1958675068">
          <w:marLeft w:val="0"/>
          <w:marRight w:val="0"/>
          <w:marTop w:val="0"/>
          <w:marBottom w:val="0"/>
          <w:divBdr>
            <w:top w:val="none" w:sz="0" w:space="0" w:color="auto"/>
            <w:left w:val="none" w:sz="0" w:space="0" w:color="auto"/>
            <w:bottom w:val="none" w:sz="0" w:space="0" w:color="auto"/>
            <w:right w:val="none" w:sz="0" w:space="0" w:color="auto"/>
          </w:divBdr>
        </w:div>
        <w:div w:id="1962494833">
          <w:marLeft w:val="0"/>
          <w:marRight w:val="0"/>
          <w:marTop w:val="0"/>
          <w:marBottom w:val="0"/>
          <w:divBdr>
            <w:top w:val="none" w:sz="0" w:space="0" w:color="auto"/>
            <w:left w:val="none" w:sz="0" w:space="0" w:color="auto"/>
            <w:bottom w:val="none" w:sz="0" w:space="0" w:color="auto"/>
            <w:right w:val="none" w:sz="0" w:space="0" w:color="auto"/>
          </w:divBdr>
        </w:div>
        <w:div w:id="1981226077">
          <w:marLeft w:val="0"/>
          <w:marRight w:val="0"/>
          <w:marTop w:val="0"/>
          <w:marBottom w:val="0"/>
          <w:divBdr>
            <w:top w:val="none" w:sz="0" w:space="0" w:color="auto"/>
            <w:left w:val="none" w:sz="0" w:space="0" w:color="auto"/>
            <w:bottom w:val="none" w:sz="0" w:space="0" w:color="auto"/>
            <w:right w:val="none" w:sz="0" w:space="0" w:color="auto"/>
          </w:divBdr>
        </w:div>
        <w:div w:id="2045979984">
          <w:marLeft w:val="0"/>
          <w:marRight w:val="0"/>
          <w:marTop w:val="0"/>
          <w:marBottom w:val="0"/>
          <w:divBdr>
            <w:top w:val="none" w:sz="0" w:space="0" w:color="auto"/>
            <w:left w:val="none" w:sz="0" w:space="0" w:color="auto"/>
            <w:bottom w:val="none" w:sz="0" w:space="0" w:color="auto"/>
            <w:right w:val="none" w:sz="0" w:space="0" w:color="auto"/>
          </w:divBdr>
        </w:div>
        <w:div w:id="2055498775">
          <w:marLeft w:val="0"/>
          <w:marRight w:val="0"/>
          <w:marTop w:val="0"/>
          <w:marBottom w:val="0"/>
          <w:divBdr>
            <w:top w:val="none" w:sz="0" w:space="0" w:color="auto"/>
            <w:left w:val="none" w:sz="0" w:space="0" w:color="auto"/>
            <w:bottom w:val="none" w:sz="0" w:space="0" w:color="auto"/>
            <w:right w:val="none" w:sz="0" w:space="0" w:color="auto"/>
          </w:divBdr>
        </w:div>
        <w:div w:id="2055957848">
          <w:marLeft w:val="0"/>
          <w:marRight w:val="0"/>
          <w:marTop w:val="0"/>
          <w:marBottom w:val="0"/>
          <w:divBdr>
            <w:top w:val="none" w:sz="0" w:space="0" w:color="auto"/>
            <w:left w:val="none" w:sz="0" w:space="0" w:color="auto"/>
            <w:bottom w:val="none" w:sz="0" w:space="0" w:color="auto"/>
            <w:right w:val="none" w:sz="0" w:space="0" w:color="auto"/>
          </w:divBdr>
        </w:div>
        <w:div w:id="2058236210">
          <w:marLeft w:val="0"/>
          <w:marRight w:val="0"/>
          <w:marTop w:val="0"/>
          <w:marBottom w:val="0"/>
          <w:divBdr>
            <w:top w:val="none" w:sz="0" w:space="0" w:color="auto"/>
            <w:left w:val="none" w:sz="0" w:space="0" w:color="auto"/>
            <w:bottom w:val="none" w:sz="0" w:space="0" w:color="auto"/>
            <w:right w:val="none" w:sz="0" w:space="0" w:color="auto"/>
          </w:divBdr>
        </w:div>
        <w:div w:id="2062635515">
          <w:marLeft w:val="0"/>
          <w:marRight w:val="0"/>
          <w:marTop w:val="0"/>
          <w:marBottom w:val="0"/>
          <w:divBdr>
            <w:top w:val="none" w:sz="0" w:space="0" w:color="auto"/>
            <w:left w:val="none" w:sz="0" w:space="0" w:color="auto"/>
            <w:bottom w:val="none" w:sz="0" w:space="0" w:color="auto"/>
            <w:right w:val="none" w:sz="0" w:space="0" w:color="auto"/>
          </w:divBdr>
        </w:div>
        <w:div w:id="2085761026">
          <w:marLeft w:val="0"/>
          <w:marRight w:val="0"/>
          <w:marTop w:val="0"/>
          <w:marBottom w:val="0"/>
          <w:divBdr>
            <w:top w:val="none" w:sz="0" w:space="0" w:color="auto"/>
            <w:left w:val="none" w:sz="0" w:space="0" w:color="auto"/>
            <w:bottom w:val="none" w:sz="0" w:space="0" w:color="auto"/>
            <w:right w:val="none" w:sz="0" w:space="0" w:color="auto"/>
          </w:divBdr>
          <w:divsChild>
            <w:div w:id="307979658">
              <w:marLeft w:val="0"/>
              <w:marRight w:val="0"/>
              <w:marTop w:val="0"/>
              <w:marBottom w:val="0"/>
              <w:divBdr>
                <w:top w:val="none" w:sz="0" w:space="0" w:color="auto"/>
                <w:left w:val="none" w:sz="0" w:space="0" w:color="auto"/>
                <w:bottom w:val="none" w:sz="0" w:space="0" w:color="auto"/>
                <w:right w:val="none" w:sz="0" w:space="0" w:color="auto"/>
              </w:divBdr>
            </w:div>
            <w:div w:id="438450019">
              <w:marLeft w:val="0"/>
              <w:marRight w:val="0"/>
              <w:marTop w:val="0"/>
              <w:marBottom w:val="0"/>
              <w:divBdr>
                <w:top w:val="none" w:sz="0" w:space="0" w:color="auto"/>
                <w:left w:val="none" w:sz="0" w:space="0" w:color="auto"/>
                <w:bottom w:val="none" w:sz="0" w:space="0" w:color="auto"/>
                <w:right w:val="none" w:sz="0" w:space="0" w:color="auto"/>
              </w:divBdr>
            </w:div>
            <w:div w:id="486897346">
              <w:marLeft w:val="0"/>
              <w:marRight w:val="0"/>
              <w:marTop w:val="0"/>
              <w:marBottom w:val="0"/>
              <w:divBdr>
                <w:top w:val="none" w:sz="0" w:space="0" w:color="auto"/>
                <w:left w:val="none" w:sz="0" w:space="0" w:color="auto"/>
                <w:bottom w:val="none" w:sz="0" w:space="0" w:color="auto"/>
                <w:right w:val="none" w:sz="0" w:space="0" w:color="auto"/>
              </w:divBdr>
            </w:div>
            <w:div w:id="1676806177">
              <w:marLeft w:val="0"/>
              <w:marRight w:val="0"/>
              <w:marTop w:val="0"/>
              <w:marBottom w:val="0"/>
              <w:divBdr>
                <w:top w:val="none" w:sz="0" w:space="0" w:color="auto"/>
                <w:left w:val="none" w:sz="0" w:space="0" w:color="auto"/>
                <w:bottom w:val="none" w:sz="0" w:space="0" w:color="auto"/>
                <w:right w:val="none" w:sz="0" w:space="0" w:color="auto"/>
              </w:divBdr>
            </w:div>
            <w:div w:id="1939409154">
              <w:marLeft w:val="0"/>
              <w:marRight w:val="0"/>
              <w:marTop w:val="0"/>
              <w:marBottom w:val="0"/>
              <w:divBdr>
                <w:top w:val="none" w:sz="0" w:space="0" w:color="auto"/>
                <w:left w:val="none" w:sz="0" w:space="0" w:color="auto"/>
                <w:bottom w:val="none" w:sz="0" w:space="0" w:color="auto"/>
                <w:right w:val="none" w:sz="0" w:space="0" w:color="auto"/>
              </w:divBdr>
            </w:div>
          </w:divsChild>
        </w:div>
        <w:div w:id="2092653552">
          <w:marLeft w:val="0"/>
          <w:marRight w:val="0"/>
          <w:marTop w:val="0"/>
          <w:marBottom w:val="0"/>
          <w:divBdr>
            <w:top w:val="none" w:sz="0" w:space="0" w:color="auto"/>
            <w:left w:val="none" w:sz="0" w:space="0" w:color="auto"/>
            <w:bottom w:val="none" w:sz="0" w:space="0" w:color="auto"/>
            <w:right w:val="none" w:sz="0" w:space="0" w:color="auto"/>
          </w:divBdr>
          <w:divsChild>
            <w:div w:id="125586527">
              <w:marLeft w:val="0"/>
              <w:marRight w:val="0"/>
              <w:marTop w:val="0"/>
              <w:marBottom w:val="0"/>
              <w:divBdr>
                <w:top w:val="none" w:sz="0" w:space="0" w:color="auto"/>
                <w:left w:val="none" w:sz="0" w:space="0" w:color="auto"/>
                <w:bottom w:val="none" w:sz="0" w:space="0" w:color="auto"/>
                <w:right w:val="none" w:sz="0" w:space="0" w:color="auto"/>
              </w:divBdr>
            </w:div>
            <w:div w:id="218638245">
              <w:marLeft w:val="0"/>
              <w:marRight w:val="0"/>
              <w:marTop w:val="0"/>
              <w:marBottom w:val="0"/>
              <w:divBdr>
                <w:top w:val="none" w:sz="0" w:space="0" w:color="auto"/>
                <w:left w:val="none" w:sz="0" w:space="0" w:color="auto"/>
                <w:bottom w:val="none" w:sz="0" w:space="0" w:color="auto"/>
                <w:right w:val="none" w:sz="0" w:space="0" w:color="auto"/>
              </w:divBdr>
            </w:div>
            <w:div w:id="350255583">
              <w:marLeft w:val="0"/>
              <w:marRight w:val="0"/>
              <w:marTop w:val="0"/>
              <w:marBottom w:val="0"/>
              <w:divBdr>
                <w:top w:val="none" w:sz="0" w:space="0" w:color="auto"/>
                <w:left w:val="none" w:sz="0" w:space="0" w:color="auto"/>
                <w:bottom w:val="none" w:sz="0" w:space="0" w:color="auto"/>
                <w:right w:val="none" w:sz="0" w:space="0" w:color="auto"/>
              </w:divBdr>
            </w:div>
            <w:div w:id="433481979">
              <w:marLeft w:val="0"/>
              <w:marRight w:val="0"/>
              <w:marTop w:val="0"/>
              <w:marBottom w:val="0"/>
              <w:divBdr>
                <w:top w:val="none" w:sz="0" w:space="0" w:color="auto"/>
                <w:left w:val="none" w:sz="0" w:space="0" w:color="auto"/>
                <w:bottom w:val="none" w:sz="0" w:space="0" w:color="auto"/>
                <w:right w:val="none" w:sz="0" w:space="0" w:color="auto"/>
              </w:divBdr>
            </w:div>
          </w:divsChild>
        </w:div>
        <w:div w:id="2100834915">
          <w:marLeft w:val="0"/>
          <w:marRight w:val="0"/>
          <w:marTop w:val="0"/>
          <w:marBottom w:val="0"/>
          <w:divBdr>
            <w:top w:val="none" w:sz="0" w:space="0" w:color="auto"/>
            <w:left w:val="none" w:sz="0" w:space="0" w:color="auto"/>
            <w:bottom w:val="none" w:sz="0" w:space="0" w:color="auto"/>
            <w:right w:val="none" w:sz="0" w:space="0" w:color="auto"/>
          </w:divBdr>
        </w:div>
        <w:div w:id="2100984129">
          <w:marLeft w:val="0"/>
          <w:marRight w:val="0"/>
          <w:marTop w:val="0"/>
          <w:marBottom w:val="0"/>
          <w:divBdr>
            <w:top w:val="none" w:sz="0" w:space="0" w:color="auto"/>
            <w:left w:val="none" w:sz="0" w:space="0" w:color="auto"/>
            <w:bottom w:val="none" w:sz="0" w:space="0" w:color="auto"/>
            <w:right w:val="none" w:sz="0" w:space="0" w:color="auto"/>
          </w:divBdr>
        </w:div>
        <w:div w:id="2111578718">
          <w:marLeft w:val="0"/>
          <w:marRight w:val="0"/>
          <w:marTop w:val="0"/>
          <w:marBottom w:val="0"/>
          <w:divBdr>
            <w:top w:val="none" w:sz="0" w:space="0" w:color="auto"/>
            <w:left w:val="none" w:sz="0" w:space="0" w:color="auto"/>
            <w:bottom w:val="none" w:sz="0" w:space="0" w:color="auto"/>
            <w:right w:val="none" w:sz="0" w:space="0" w:color="auto"/>
          </w:divBdr>
          <w:divsChild>
            <w:div w:id="945039324">
              <w:marLeft w:val="0"/>
              <w:marRight w:val="0"/>
              <w:marTop w:val="0"/>
              <w:marBottom w:val="0"/>
              <w:divBdr>
                <w:top w:val="none" w:sz="0" w:space="0" w:color="auto"/>
                <w:left w:val="none" w:sz="0" w:space="0" w:color="auto"/>
                <w:bottom w:val="none" w:sz="0" w:space="0" w:color="auto"/>
                <w:right w:val="none" w:sz="0" w:space="0" w:color="auto"/>
              </w:divBdr>
            </w:div>
            <w:div w:id="1196038335">
              <w:marLeft w:val="0"/>
              <w:marRight w:val="0"/>
              <w:marTop w:val="0"/>
              <w:marBottom w:val="0"/>
              <w:divBdr>
                <w:top w:val="none" w:sz="0" w:space="0" w:color="auto"/>
                <w:left w:val="none" w:sz="0" w:space="0" w:color="auto"/>
                <w:bottom w:val="none" w:sz="0" w:space="0" w:color="auto"/>
                <w:right w:val="none" w:sz="0" w:space="0" w:color="auto"/>
              </w:divBdr>
            </w:div>
            <w:div w:id="1670675463">
              <w:marLeft w:val="0"/>
              <w:marRight w:val="0"/>
              <w:marTop w:val="0"/>
              <w:marBottom w:val="0"/>
              <w:divBdr>
                <w:top w:val="none" w:sz="0" w:space="0" w:color="auto"/>
                <w:left w:val="none" w:sz="0" w:space="0" w:color="auto"/>
                <w:bottom w:val="none" w:sz="0" w:space="0" w:color="auto"/>
                <w:right w:val="none" w:sz="0" w:space="0" w:color="auto"/>
              </w:divBdr>
            </w:div>
            <w:div w:id="1968968887">
              <w:marLeft w:val="0"/>
              <w:marRight w:val="0"/>
              <w:marTop w:val="0"/>
              <w:marBottom w:val="0"/>
              <w:divBdr>
                <w:top w:val="none" w:sz="0" w:space="0" w:color="auto"/>
                <w:left w:val="none" w:sz="0" w:space="0" w:color="auto"/>
                <w:bottom w:val="none" w:sz="0" w:space="0" w:color="auto"/>
                <w:right w:val="none" w:sz="0" w:space="0" w:color="auto"/>
              </w:divBdr>
            </w:div>
            <w:div w:id="2142840998">
              <w:marLeft w:val="0"/>
              <w:marRight w:val="0"/>
              <w:marTop w:val="0"/>
              <w:marBottom w:val="0"/>
              <w:divBdr>
                <w:top w:val="none" w:sz="0" w:space="0" w:color="auto"/>
                <w:left w:val="none" w:sz="0" w:space="0" w:color="auto"/>
                <w:bottom w:val="none" w:sz="0" w:space="0" w:color="auto"/>
                <w:right w:val="none" w:sz="0" w:space="0" w:color="auto"/>
              </w:divBdr>
            </w:div>
          </w:divsChild>
        </w:div>
        <w:div w:id="2115205111">
          <w:marLeft w:val="0"/>
          <w:marRight w:val="0"/>
          <w:marTop w:val="0"/>
          <w:marBottom w:val="0"/>
          <w:divBdr>
            <w:top w:val="none" w:sz="0" w:space="0" w:color="auto"/>
            <w:left w:val="none" w:sz="0" w:space="0" w:color="auto"/>
            <w:bottom w:val="none" w:sz="0" w:space="0" w:color="auto"/>
            <w:right w:val="none" w:sz="0" w:space="0" w:color="auto"/>
          </w:divBdr>
        </w:div>
        <w:div w:id="2127849382">
          <w:marLeft w:val="0"/>
          <w:marRight w:val="0"/>
          <w:marTop w:val="0"/>
          <w:marBottom w:val="0"/>
          <w:divBdr>
            <w:top w:val="none" w:sz="0" w:space="0" w:color="auto"/>
            <w:left w:val="none" w:sz="0" w:space="0" w:color="auto"/>
            <w:bottom w:val="none" w:sz="0" w:space="0" w:color="auto"/>
            <w:right w:val="none" w:sz="0" w:space="0" w:color="auto"/>
          </w:divBdr>
          <w:divsChild>
            <w:div w:id="1063674693">
              <w:marLeft w:val="-75"/>
              <w:marRight w:val="0"/>
              <w:marTop w:val="30"/>
              <w:marBottom w:val="30"/>
              <w:divBdr>
                <w:top w:val="none" w:sz="0" w:space="0" w:color="auto"/>
                <w:left w:val="none" w:sz="0" w:space="0" w:color="auto"/>
                <w:bottom w:val="none" w:sz="0" w:space="0" w:color="auto"/>
                <w:right w:val="none" w:sz="0" w:space="0" w:color="auto"/>
              </w:divBdr>
              <w:divsChild>
                <w:div w:id="83771141">
                  <w:marLeft w:val="0"/>
                  <w:marRight w:val="0"/>
                  <w:marTop w:val="0"/>
                  <w:marBottom w:val="0"/>
                  <w:divBdr>
                    <w:top w:val="none" w:sz="0" w:space="0" w:color="auto"/>
                    <w:left w:val="none" w:sz="0" w:space="0" w:color="auto"/>
                    <w:bottom w:val="none" w:sz="0" w:space="0" w:color="auto"/>
                    <w:right w:val="none" w:sz="0" w:space="0" w:color="auto"/>
                  </w:divBdr>
                  <w:divsChild>
                    <w:div w:id="1660502384">
                      <w:marLeft w:val="0"/>
                      <w:marRight w:val="0"/>
                      <w:marTop w:val="0"/>
                      <w:marBottom w:val="0"/>
                      <w:divBdr>
                        <w:top w:val="none" w:sz="0" w:space="0" w:color="auto"/>
                        <w:left w:val="none" w:sz="0" w:space="0" w:color="auto"/>
                        <w:bottom w:val="none" w:sz="0" w:space="0" w:color="auto"/>
                        <w:right w:val="none" w:sz="0" w:space="0" w:color="auto"/>
                      </w:divBdr>
                    </w:div>
                  </w:divsChild>
                </w:div>
                <w:div w:id="203948105">
                  <w:marLeft w:val="0"/>
                  <w:marRight w:val="0"/>
                  <w:marTop w:val="0"/>
                  <w:marBottom w:val="0"/>
                  <w:divBdr>
                    <w:top w:val="none" w:sz="0" w:space="0" w:color="auto"/>
                    <w:left w:val="none" w:sz="0" w:space="0" w:color="auto"/>
                    <w:bottom w:val="none" w:sz="0" w:space="0" w:color="auto"/>
                    <w:right w:val="none" w:sz="0" w:space="0" w:color="auto"/>
                  </w:divBdr>
                  <w:divsChild>
                    <w:div w:id="1785032028">
                      <w:marLeft w:val="0"/>
                      <w:marRight w:val="0"/>
                      <w:marTop w:val="0"/>
                      <w:marBottom w:val="0"/>
                      <w:divBdr>
                        <w:top w:val="none" w:sz="0" w:space="0" w:color="auto"/>
                        <w:left w:val="none" w:sz="0" w:space="0" w:color="auto"/>
                        <w:bottom w:val="none" w:sz="0" w:space="0" w:color="auto"/>
                        <w:right w:val="none" w:sz="0" w:space="0" w:color="auto"/>
                      </w:divBdr>
                    </w:div>
                  </w:divsChild>
                </w:div>
                <w:div w:id="205526103">
                  <w:marLeft w:val="0"/>
                  <w:marRight w:val="0"/>
                  <w:marTop w:val="0"/>
                  <w:marBottom w:val="0"/>
                  <w:divBdr>
                    <w:top w:val="none" w:sz="0" w:space="0" w:color="auto"/>
                    <w:left w:val="none" w:sz="0" w:space="0" w:color="auto"/>
                    <w:bottom w:val="none" w:sz="0" w:space="0" w:color="auto"/>
                    <w:right w:val="none" w:sz="0" w:space="0" w:color="auto"/>
                  </w:divBdr>
                  <w:divsChild>
                    <w:div w:id="1800685546">
                      <w:marLeft w:val="0"/>
                      <w:marRight w:val="0"/>
                      <w:marTop w:val="0"/>
                      <w:marBottom w:val="0"/>
                      <w:divBdr>
                        <w:top w:val="none" w:sz="0" w:space="0" w:color="auto"/>
                        <w:left w:val="none" w:sz="0" w:space="0" w:color="auto"/>
                        <w:bottom w:val="none" w:sz="0" w:space="0" w:color="auto"/>
                        <w:right w:val="none" w:sz="0" w:space="0" w:color="auto"/>
                      </w:divBdr>
                    </w:div>
                  </w:divsChild>
                </w:div>
                <w:div w:id="211313880">
                  <w:marLeft w:val="0"/>
                  <w:marRight w:val="0"/>
                  <w:marTop w:val="0"/>
                  <w:marBottom w:val="0"/>
                  <w:divBdr>
                    <w:top w:val="none" w:sz="0" w:space="0" w:color="auto"/>
                    <w:left w:val="none" w:sz="0" w:space="0" w:color="auto"/>
                    <w:bottom w:val="none" w:sz="0" w:space="0" w:color="auto"/>
                    <w:right w:val="none" w:sz="0" w:space="0" w:color="auto"/>
                  </w:divBdr>
                  <w:divsChild>
                    <w:div w:id="2020693492">
                      <w:marLeft w:val="0"/>
                      <w:marRight w:val="0"/>
                      <w:marTop w:val="0"/>
                      <w:marBottom w:val="0"/>
                      <w:divBdr>
                        <w:top w:val="none" w:sz="0" w:space="0" w:color="auto"/>
                        <w:left w:val="none" w:sz="0" w:space="0" w:color="auto"/>
                        <w:bottom w:val="none" w:sz="0" w:space="0" w:color="auto"/>
                        <w:right w:val="none" w:sz="0" w:space="0" w:color="auto"/>
                      </w:divBdr>
                    </w:div>
                  </w:divsChild>
                </w:div>
                <w:div w:id="240910735">
                  <w:marLeft w:val="0"/>
                  <w:marRight w:val="0"/>
                  <w:marTop w:val="0"/>
                  <w:marBottom w:val="0"/>
                  <w:divBdr>
                    <w:top w:val="none" w:sz="0" w:space="0" w:color="auto"/>
                    <w:left w:val="none" w:sz="0" w:space="0" w:color="auto"/>
                    <w:bottom w:val="none" w:sz="0" w:space="0" w:color="auto"/>
                    <w:right w:val="none" w:sz="0" w:space="0" w:color="auto"/>
                  </w:divBdr>
                  <w:divsChild>
                    <w:div w:id="1852798067">
                      <w:marLeft w:val="0"/>
                      <w:marRight w:val="0"/>
                      <w:marTop w:val="0"/>
                      <w:marBottom w:val="0"/>
                      <w:divBdr>
                        <w:top w:val="none" w:sz="0" w:space="0" w:color="auto"/>
                        <w:left w:val="none" w:sz="0" w:space="0" w:color="auto"/>
                        <w:bottom w:val="none" w:sz="0" w:space="0" w:color="auto"/>
                        <w:right w:val="none" w:sz="0" w:space="0" w:color="auto"/>
                      </w:divBdr>
                    </w:div>
                  </w:divsChild>
                </w:div>
                <w:div w:id="254096338">
                  <w:marLeft w:val="0"/>
                  <w:marRight w:val="0"/>
                  <w:marTop w:val="0"/>
                  <w:marBottom w:val="0"/>
                  <w:divBdr>
                    <w:top w:val="none" w:sz="0" w:space="0" w:color="auto"/>
                    <w:left w:val="none" w:sz="0" w:space="0" w:color="auto"/>
                    <w:bottom w:val="none" w:sz="0" w:space="0" w:color="auto"/>
                    <w:right w:val="none" w:sz="0" w:space="0" w:color="auto"/>
                  </w:divBdr>
                  <w:divsChild>
                    <w:div w:id="972174834">
                      <w:marLeft w:val="0"/>
                      <w:marRight w:val="0"/>
                      <w:marTop w:val="0"/>
                      <w:marBottom w:val="0"/>
                      <w:divBdr>
                        <w:top w:val="none" w:sz="0" w:space="0" w:color="auto"/>
                        <w:left w:val="none" w:sz="0" w:space="0" w:color="auto"/>
                        <w:bottom w:val="none" w:sz="0" w:space="0" w:color="auto"/>
                        <w:right w:val="none" w:sz="0" w:space="0" w:color="auto"/>
                      </w:divBdr>
                    </w:div>
                  </w:divsChild>
                </w:div>
                <w:div w:id="306472639">
                  <w:marLeft w:val="0"/>
                  <w:marRight w:val="0"/>
                  <w:marTop w:val="0"/>
                  <w:marBottom w:val="0"/>
                  <w:divBdr>
                    <w:top w:val="none" w:sz="0" w:space="0" w:color="auto"/>
                    <w:left w:val="none" w:sz="0" w:space="0" w:color="auto"/>
                    <w:bottom w:val="none" w:sz="0" w:space="0" w:color="auto"/>
                    <w:right w:val="none" w:sz="0" w:space="0" w:color="auto"/>
                  </w:divBdr>
                </w:div>
                <w:div w:id="505436552">
                  <w:marLeft w:val="0"/>
                  <w:marRight w:val="0"/>
                  <w:marTop w:val="0"/>
                  <w:marBottom w:val="0"/>
                  <w:divBdr>
                    <w:top w:val="none" w:sz="0" w:space="0" w:color="auto"/>
                    <w:left w:val="none" w:sz="0" w:space="0" w:color="auto"/>
                    <w:bottom w:val="none" w:sz="0" w:space="0" w:color="auto"/>
                    <w:right w:val="none" w:sz="0" w:space="0" w:color="auto"/>
                  </w:divBdr>
                  <w:divsChild>
                    <w:div w:id="180826670">
                      <w:marLeft w:val="0"/>
                      <w:marRight w:val="0"/>
                      <w:marTop w:val="0"/>
                      <w:marBottom w:val="0"/>
                      <w:divBdr>
                        <w:top w:val="none" w:sz="0" w:space="0" w:color="auto"/>
                        <w:left w:val="none" w:sz="0" w:space="0" w:color="auto"/>
                        <w:bottom w:val="none" w:sz="0" w:space="0" w:color="auto"/>
                        <w:right w:val="none" w:sz="0" w:space="0" w:color="auto"/>
                      </w:divBdr>
                    </w:div>
                  </w:divsChild>
                </w:div>
                <w:div w:id="551622252">
                  <w:marLeft w:val="0"/>
                  <w:marRight w:val="0"/>
                  <w:marTop w:val="0"/>
                  <w:marBottom w:val="0"/>
                  <w:divBdr>
                    <w:top w:val="none" w:sz="0" w:space="0" w:color="auto"/>
                    <w:left w:val="none" w:sz="0" w:space="0" w:color="auto"/>
                    <w:bottom w:val="none" w:sz="0" w:space="0" w:color="auto"/>
                    <w:right w:val="none" w:sz="0" w:space="0" w:color="auto"/>
                  </w:divBdr>
                  <w:divsChild>
                    <w:div w:id="1248996649">
                      <w:marLeft w:val="0"/>
                      <w:marRight w:val="0"/>
                      <w:marTop w:val="0"/>
                      <w:marBottom w:val="0"/>
                      <w:divBdr>
                        <w:top w:val="none" w:sz="0" w:space="0" w:color="auto"/>
                        <w:left w:val="none" w:sz="0" w:space="0" w:color="auto"/>
                        <w:bottom w:val="none" w:sz="0" w:space="0" w:color="auto"/>
                        <w:right w:val="none" w:sz="0" w:space="0" w:color="auto"/>
                      </w:divBdr>
                    </w:div>
                  </w:divsChild>
                </w:div>
                <w:div w:id="553734605">
                  <w:marLeft w:val="0"/>
                  <w:marRight w:val="0"/>
                  <w:marTop w:val="0"/>
                  <w:marBottom w:val="0"/>
                  <w:divBdr>
                    <w:top w:val="none" w:sz="0" w:space="0" w:color="auto"/>
                    <w:left w:val="none" w:sz="0" w:space="0" w:color="auto"/>
                    <w:bottom w:val="none" w:sz="0" w:space="0" w:color="auto"/>
                    <w:right w:val="none" w:sz="0" w:space="0" w:color="auto"/>
                  </w:divBdr>
                  <w:divsChild>
                    <w:div w:id="750660568">
                      <w:marLeft w:val="0"/>
                      <w:marRight w:val="0"/>
                      <w:marTop w:val="0"/>
                      <w:marBottom w:val="0"/>
                      <w:divBdr>
                        <w:top w:val="none" w:sz="0" w:space="0" w:color="auto"/>
                        <w:left w:val="none" w:sz="0" w:space="0" w:color="auto"/>
                        <w:bottom w:val="none" w:sz="0" w:space="0" w:color="auto"/>
                        <w:right w:val="none" w:sz="0" w:space="0" w:color="auto"/>
                      </w:divBdr>
                    </w:div>
                  </w:divsChild>
                </w:div>
                <w:div w:id="667248393">
                  <w:marLeft w:val="0"/>
                  <w:marRight w:val="0"/>
                  <w:marTop w:val="0"/>
                  <w:marBottom w:val="0"/>
                  <w:divBdr>
                    <w:top w:val="none" w:sz="0" w:space="0" w:color="auto"/>
                    <w:left w:val="none" w:sz="0" w:space="0" w:color="auto"/>
                    <w:bottom w:val="none" w:sz="0" w:space="0" w:color="auto"/>
                    <w:right w:val="none" w:sz="0" w:space="0" w:color="auto"/>
                  </w:divBdr>
                  <w:divsChild>
                    <w:div w:id="656299999">
                      <w:marLeft w:val="0"/>
                      <w:marRight w:val="0"/>
                      <w:marTop w:val="0"/>
                      <w:marBottom w:val="0"/>
                      <w:divBdr>
                        <w:top w:val="none" w:sz="0" w:space="0" w:color="auto"/>
                        <w:left w:val="none" w:sz="0" w:space="0" w:color="auto"/>
                        <w:bottom w:val="none" w:sz="0" w:space="0" w:color="auto"/>
                        <w:right w:val="none" w:sz="0" w:space="0" w:color="auto"/>
                      </w:divBdr>
                    </w:div>
                    <w:div w:id="1637757483">
                      <w:marLeft w:val="0"/>
                      <w:marRight w:val="0"/>
                      <w:marTop w:val="0"/>
                      <w:marBottom w:val="0"/>
                      <w:divBdr>
                        <w:top w:val="none" w:sz="0" w:space="0" w:color="auto"/>
                        <w:left w:val="none" w:sz="0" w:space="0" w:color="auto"/>
                        <w:bottom w:val="none" w:sz="0" w:space="0" w:color="auto"/>
                        <w:right w:val="none" w:sz="0" w:space="0" w:color="auto"/>
                      </w:divBdr>
                    </w:div>
                  </w:divsChild>
                </w:div>
                <w:div w:id="762649386">
                  <w:marLeft w:val="0"/>
                  <w:marRight w:val="0"/>
                  <w:marTop w:val="0"/>
                  <w:marBottom w:val="0"/>
                  <w:divBdr>
                    <w:top w:val="none" w:sz="0" w:space="0" w:color="auto"/>
                    <w:left w:val="none" w:sz="0" w:space="0" w:color="auto"/>
                    <w:bottom w:val="none" w:sz="0" w:space="0" w:color="auto"/>
                    <w:right w:val="none" w:sz="0" w:space="0" w:color="auto"/>
                  </w:divBdr>
                  <w:divsChild>
                    <w:div w:id="1433088298">
                      <w:marLeft w:val="0"/>
                      <w:marRight w:val="0"/>
                      <w:marTop w:val="0"/>
                      <w:marBottom w:val="0"/>
                      <w:divBdr>
                        <w:top w:val="none" w:sz="0" w:space="0" w:color="auto"/>
                        <w:left w:val="none" w:sz="0" w:space="0" w:color="auto"/>
                        <w:bottom w:val="none" w:sz="0" w:space="0" w:color="auto"/>
                        <w:right w:val="none" w:sz="0" w:space="0" w:color="auto"/>
                      </w:divBdr>
                    </w:div>
                  </w:divsChild>
                </w:div>
                <w:div w:id="832063487">
                  <w:marLeft w:val="0"/>
                  <w:marRight w:val="0"/>
                  <w:marTop w:val="0"/>
                  <w:marBottom w:val="0"/>
                  <w:divBdr>
                    <w:top w:val="none" w:sz="0" w:space="0" w:color="auto"/>
                    <w:left w:val="none" w:sz="0" w:space="0" w:color="auto"/>
                    <w:bottom w:val="none" w:sz="0" w:space="0" w:color="auto"/>
                    <w:right w:val="none" w:sz="0" w:space="0" w:color="auto"/>
                  </w:divBdr>
                  <w:divsChild>
                    <w:div w:id="1326278134">
                      <w:marLeft w:val="0"/>
                      <w:marRight w:val="0"/>
                      <w:marTop w:val="0"/>
                      <w:marBottom w:val="0"/>
                      <w:divBdr>
                        <w:top w:val="none" w:sz="0" w:space="0" w:color="auto"/>
                        <w:left w:val="none" w:sz="0" w:space="0" w:color="auto"/>
                        <w:bottom w:val="none" w:sz="0" w:space="0" w:color="auto"/>
                        <w:right w:val="none" w:sz="0" w:space="0" w:color="auto"/>
                      </w:divBdr>
                    </w:div>
                  </w:divsChild>
                </w:div>
                <w:div w:id="920336461">
                  <w:marLeft w:val="0"/>
                  <w:marRight w:val="0"/>
                  <w:marTop w:val="0"/>
                  <w:marBottom w:val="0"/>
                  <w:divBdr>
                    <w:top w:val="none" w:sz="0" w:space="0" w:color="auto"/>
                    <w:left w:val="none" w:sz="0" w:space="0" w:color="auto"/>
                    <w:bottom w:val="none" w:sz="0" w:space="0" w:color="auto"/>
                    <w:right w:val="none" w:sz="0" w:space="0" w:color="auto"/>
                  </w:divBdr>
                  <w:divsChild>
                    <w:div w:id="14579034">
                      <w:marLeft w:val="0"/>
                      <w:marRight w:val="0"/>
                      <w:marTop w:val="0"/>
                      <w:marBottom w:val="0"/>
                      <w:divBdr>
                        <w:top w:val="none" w:sz="0" w:space="0" w:color="auto"/>
                        <w:left w:val="none" w:sz="0" w:space="0" w:color="auto"/>
                        <w:bottom w:val="none" w:sz="0" w:space="0" w:color="auto"/>
                        <w:right w:val="none" w:sz="0" w:space="0" w:color="auto"/>
                      </w:divBdr>
                    </w:div>
                    <w:div w:id="2143305222">
                      <w:marLeft w:val="0"/>
                      <w:marRight w:val="0"/>
                      <w:marTop w:val="0"/>
                      <w:marBottom w:val="0"/>
                      <w:divBdr>
                        <w:top w:val="none" w:sz="0" w:space="0" w:color="auto"/>
                        <w:left w:val="none" w:sz="0" w:space="0" w:color="auto"/>
                        <w:bottom w:val="none" w:sz="0" w:space="0" w:color="auto"/>
                        <w:right w:val="none" w:sz="0" w:space="0" w:color="auto"/>
                      </w:divBdr>
                    </w:div>
                  </w:divsChild>
                </w:div>
                <w:div w:id="1032346385">
                  <w:marLeft w:val="0"/>
                  <w:marRight w:val="0"/>
                  <w:marTop w:val="0"/>
                  <w:marBottom w:val="0"/>
                  <w:divBdr>
                    <w:top w:val="none" w:sz="0" w:space="0" w:color="auto"/>
                    <w:left w:val="none" w:sz="0" w:space="0" w:color="auto"/>
                    <w:bottom w:val="none" w:sz="0" w:space="0" w:color="auto"/>
                    <w:right w:val="none" w:sz="0" w:space="0" w:color="auto"/>
                  </w:divBdr>
                  <w:divsChild>
                    <w:div w:id="1176195002">
                      <w:marLeft w:val="0"/>
                      <w:marRight w:val="0"/>
                      <w:marTop w:val="0"/>
                      <w:marBottom w:val="0"/>
                      <w:divBdr>
                        <w:top w:val="none" w:sz="0" w:space="0" w:color="auto"/>
                        <w:left w:val="none" w:sz="0" w:space="0" w:color="auto"/>
                        <w:bottom w:val="none" w:sz="0" w:space="0" w:color="auto"/>
                        <w:right w:val="none" w:sz="0" w:space="0" w:color="auto"/>
                      </w:divBdr>
                    </w:div>
                  </w:divsChild>
                </w:div>
                <w:div w:id="1059671699">
                  <w:marLeft w:val="0"/>
                  <w:marRight w:val="0"/>
                  <w:marTop w:val="0"/>
                  <w:marBottom w:val="0"/>
                  <w:divBdr>
                    <w:top w:val="none" w:sz="0" w:space="0" w:color="auto"/>
                    <w:left w:val="none" w:sz="0" w:space="0" w:color="auto"/>
                    <w:bottom w:val="none" w:sz="0" w:space="0" w:color="auto"/>
                    <w:right w:val="none" w:sz="0" w:space="0" w:color="auto"/>
                  </w:divBdr>
                  <w:divsChild>
                    <w:div w:id="476264424">
                      <w:marLeft w:val="0"/>
                      <w:marRight w:val="0"/>
                      <w:marTop w:val="0"/>
                      <w:marBottom w:val="0"/>
                      <w:divBdr>
                        <w:top w:val="none" w:sz="0" w:space="0" w:color="auto"/>
                        <w:left w:val="none" w:sz="0" w:space="0" w:color="auto"/>
                        <w:bottom w:val="none" w:sz="0" w:space="0" w:color="auto"/>
                        <w:right w:val="none" w:sz="0" w:space="0" w:color="auto"/>
                      </w:divBdr>
                    </w:div>
                    <w:div w:id="1550649459">
                      <w:marLeft w:val="0"/>
                      <w:marRight w:val="0"/>
                      <w:marTop w:val="0"/>
                      <w:marBottom w:val="0"/>
                      <w:divBdr>
                        <w:top w:val="none" w:sz="0" w:space="0" w:color="auto"/>
                        <w:left w:val="none" w:sz="0" w:space="0" w:color="auto"/>
                        <w:bottom w:val="none" w:sz="0" w:space="0" w:color="auto"/>
                        <w:right w:val="none" w:sz="0" w:space="0" w:color="auto"/>
                      </w:divBdr>
                    </w:div>
                  </w:divsChild>
                </w:div>
                <w:div w:id="1064572782">
                  <w:marLeft w:val="0"/>
                  <w:marRight w:val="0"/>
                  <w:marTop w:val="0"/>
                  <w:marBottom w:val="0"/>
                  <w:divBdr>
                    <w:top w:val="none" w:sz="0" w:space="0" w:color="auto"/>
                    <w:left w:val="none" w:sz="0" w:space="0" w:color="auto"/>
                    <w:bottom w:val="none" w:sz="0" w:space="0" w:color="auto"/>
                    <w:right w:val="none" w:sz="0" w:space="0" w:color="auto"/>
                  </w:divBdr>
                  <w:divsChild>
                    <w:div w:id="1060329223">
                      <w:marLeft w:val="0"/>
                      <w:marRight w:val="0"/>
                      <w:marTop w:val="0"/>
                      <w:marBottom w:val="0"/>
                      <w:divBdr>
                        <w:top w:val="none" w:sz="0" w:space="0" w:color="auto"/>
                        <w:left w:val="none" w:sz="0" w:space="0" w:color="auto"/>
                        <w:bottom w:val="none" w:sz="0" w:space="0" w:color="auto"/>
                        <w:right w:val="none" w:sz="0" w:space="0" w:color="auto"/>
                      </w:divBdr>
                    </w:div>
                  </w:divsChild>
                </w:div>
                <w:div w:id="1224683402">
                  <w:marLeft w:val="0"/>
                  <w:marRight w:val="0"/>
                  <w:marTop w:val="0"/>
                  <w:marBottom w:val="0"/>
                  <w:divBdr>
                    <w:top w:val="none" w:sz="0" w:space="0" w:color="auto"/>
                    <w:left w:val="none" w:sz="0" w:space="0" w:color="auto"/>
                    <w:bottom w:val="none" w:sz="0" w:space="0" w:color="auto"/>
                    <w:right w:val="none" w:sz="0" w:space="0" w:color="auto"/>
                  </w:divBdr>
                  <w:divsChild>
                    <w:div w:id="926117023">
                      <w:marLeft w:val="0"/>
                      <w:marRight w:val="0"/>
                      <w:marTop w:val="0"/>
                      <w:marBottom w:val="0"/>
                      <w:divBdr>
                        <w:top w:val="none" w:sz="0" w:space="0" w:color="auto"/>
                        <w:left w:val="none" w:sz="0" w:space="0" w:color="auto"/>
                        <w:bottom w:val="none" w:sz="0" w:space="0" w:color="auto"/>
                        <w:right w:val="none" w:sz="0" w:space="0" w:color="auto"/>
                      </w:divBdr>
                    </w:div>
                    <w:div w:id="1641111633">
                      <w:marLeft w:val="0"/>
                      <w:marRight w:val="0"/>
                      <w:marTop w:val="0"/>
                      <w:marBottom w:val="0"/>
                      <w:divBdr>
                        <w:top w:val="none" w:sz="0" w:space="0" w:color="auto"/>
                        <w:left w:val="none" w:sz="0" w:space="0" w:color="auto"/>
                        <w:bottom w:val="none" w:sz="0" w:space="0" w:color="auto"/>
                        <w:right w:val="none" w:sz="0" w:space="0" w:color="auto"/>
                      </w:divBdr>
                    </w:div>
                  </w:divsChild>
                </w:div>
                <w:div w:id="1900168729">
                  <w:marLeft w:val="0"/>
                  <w:marRight w:val="0"/>
                  <w:marTop w:val="0"/>
                  <w:marBottom w:val="0"/>
                  <w:divBdr>
                    <w:top w:val="none" w:sz="0" w:space="0" w:color="auto"/>
                    <w:left w:val="none" w:sz="0" w:space="0" w:color="auto"/>
                    <w:bottom w:val="none" w:sz="0" w:space="0" w:color="auto"/>
                    <w:right w:val="none" w:sz="0" w:space="0" w:color="auto"/>
                  </w:divBdr>
                  <w:divsChild>
                    <w:div w:id="440607739">
                      <w:marLeft w:val="0"/>
                      <w:marRight w:val="0"/>
                      <w:marTop w:val="0"/>
                      <w:marBottom w:val="0"/>
                      <w:divBdr>
                        <w:top w:val="none" w:sz="0" w:space="0" w:color="auto"/>
                        <w:left w:val="none" w:sz="0" w:space="0" w:color="auto"/>
                        <w:bottom w:val="none" w:sz="0" w:space="0" w:color="auto"/>
                        <w:right w:val="none" w:sz="0" w:space="0" w:color="auto"/>
                      </w:divBdr>
                    </w:div>
                    <w:div w:id="1029571501">
                      <w:marLeft w:val="0"/>
                      <w:marRight w:val="0"/>
                      <w:marTop w:val="0"/>
                      <w:marBottom w:val="0"/>
                      <w:divBdr>
                        <w:top w:val="none" w:sz="0" w:space="0" w:color="auto"/>
                        <w:left w:val="none" w:sz="0" w:space="0" w:color="auto"/>
                        <w:bottom w:val="none" w:sz="0" w:space="0" w:color="auto"/>
                        <w:right w:val="none" w:sz="0" w:space="0" w:color="auto"/>
                      </w:divBdr>
                    </w:div>
                  </w:divsChild>
                </w:div>
                <w:div w:id="1970743269">
                  <w:marLeft w:val="0"/>
                  <w:marRight w:val="0"/>
                  <w:marTop w:val="0"/>
                  <w:marBottom w:val="0"/>
                  <w:divBdr>
                    <w:top w:val="none" w:sz="0" w:space="0" w:color="auto"/>
                    <w:left w:val="none" w:sz="0" w:space="0" w:color="auto"/>
                    <w:bottom w:val="none" w:sz="0" w:space="0" w:color="auto"/>
                    <w:right w:val="none" w:sz="0" w:space="0" w:color="auto"/>
                  </w:divBdr>
                  <w:divsChild>
                    <w:div w:id="1168130359">
                      <w:marLeft w:val="0"/>
                      <w:marRight w:val="0"/>
                      <w:marTop w:val="0"/>
                      <w:marBottom w:val="0"/>
                      <w:divBdr>
                        <w:top w:val="none" w:sz="0" w:space="0" w:color="auto"/>
                        <w:left w:val="none" w:sz="0" w:space="0" w:color="auto"/>
                        <w:bottom w:val="none" w:sz="0" w:space="0" w:color="auto"/>
                        <w:right w:val="none" w:sz="0" w:space="0" w:color="auto"/>
                      </w:divBdr>
                    </w:div>
                  </w:divsChild>
                </w:div>
                <w:div w:id="2133479281">
                  <w:marLeft w:val="0"/>
                  <w:marRight w:val="0"/>
                  <w:marTop w:val="0"/>
                  <w:marBottom w:val="0"/>
                  <w:divBdr>
                    <w:top w:val="none" w:sz="0" w:space="0" w:color="auto"/>
                    <w:left w:val="none" w:sz="0" w:space="0" w:color="auto"/>
                    <w:bottom w:val="none" w:sz="0" w:space="0" w:color="auto"/>
                    <w:right w:val="none" w:sz="0" w:space="0" w:color="auto"/>
                  </w:divBdr>
                  <w:divsChild>
                    <w:div w:id="4027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58044">
          <w:marLeft w:val="0"/>
          <w:marRight w:val="0"/>
          <w:marTop w:val="0"/>
          <w:marBottom w:val="0"/>
          <w:divBdr>
            <w:top w:val="none" w:sz="0" w:space="0" w:color="auto"/>
            <w:left w:val="none" w:sz="0" w:space="0" w:color="auto"/>
            <w:bottom w:val="none" w:sz="0" w:space="0" w:color="auto"/>
            <w:right w:val="none" w:sz="0" w:space="0" w:color="auto"/>
          </w:divBdr>
          <w:divsChild>
            <w:div w:id="367532314">
              <w:marLeft w:val="0"/>
              <w:marRight w:val="0"/>
              <w:marTop w:val="0"/>
              <w:marBottom w:val="0"/>
              <w:divBdr>
                <w:top w:val="none" w:sz="0" w:space="0" w:color="auto"/>
                <w:left w:val="none" w:sz="0" w:space="0" w:color="auto"/>
                <w:bottom w:val="none" w:sz="0" w:space="0" w:color="auto"/>
                <w:right w:val="none" w:sz="0" w:space="0" w:color="auto"/>
              </w:divBdr>
            </w:div>
            <w:div w:id="937253621">
              <w:marLeft w:val="0"/>
              <w:marRight w:val="0"/>
              <w:marTop w:val="0"/>
              <w:marBottom w:val="0"/>
              <w:divBdr>
                <w:top w:val="none" w:sz="0" w:space="0" w:color="auto"/>
                <w:left w:val="none" w:sz="0" w:space="0" w:color="auto"/>
                <w:bottom w:val="none" w:sz="0" w:space="0" w:color="auto"/>
                <w:right w:val="none" w:sz="0" w:space="0" w:color="auto"/>
              </w:divBdr>
            </w:div>
            <w:div w:id="1086655319">
              <w:marLeft w:val="0"/>
              <w:marRight w:val="0"/>
              <w:marTop w:val="0"/>
              <w:marBottom w:val="0"/>
              <w:divBdr>
                <w:top w:val="none" w:sz="0" w:space="0" w:color="auto"/>
                <w:left w:val="none" w:sz="0" w:space="0" w:color="auto"/>
                <w:bottom w:val="none" w:sz="0" w:space="0" w:color="auto"/>
                <w:right w:val="none" w:sz="0" w:space="0" w:color="auto"/>
              </w:divBdr>
            </w:div>
          </w:divsChild>
        </w:div>
        <w:div w:id="2141873115">
          <w:marLeft w:val="0"/>
          <w:marRight w:val="0"/>
          <w:marTop w:val="0"/>
          <w:marBottom w:val="0"/>
          <w:divBdr>
            <w:top w:val="none" w:sz="0" w:space="0" w:color="auto"/>
            <w:left w:val="none" w:sz="0" w:space="0" w:color="auto"/>
            <w:bottom w:val="none" w:sz="0" w:space="0" w:color="auto"/>
            <w:right w:val="none" w:sz="0" w:space="0" w:color="auto"/>
          </w:divBdr>
          <w:divsChild>
            <w:div w:id="1470826807">
              <w:marLeft w:val="-75"/>
              <w:marRight w:val="0"/>
              <w:marTop w:val="30"/>
              <w:marBottom w:val="30"/>
              <w:divBdr>
                <w:top w:val="none" w:sz="0" w:space="0" w:color="auto"/>
                <w:left w:val="none" w:sz="0" w:space="0" w:color="auto"/>
                <w:bottom w:val="none" w:sz="0" w:space="0" w:color="auto"/>
                <w:right w:val="none" w:sz="0" w:space="0" w:color="auto"/>
              </w:divBdr>
              <w:divsChild>
                <w:div w:id="367801258">
                  <w:marLeft w:val="0"/>
                  <w:marRight w:val="0"/>
                  <w:marTop w:val="0"/>
                  <w:marBottom w:val="0"/>
                  <w:divBdr>
                    <w:top w:val="none" w:sz="0" w:space="0" w:color="auto"/>
                    <w:left w:val="none" w:sz="0" w:space="0" w:color="auto"/>
                    <w:bottom w:val="none" w:sz="0" w:space="0" w:color="auto"/>
                    <w:right w:val="none" w:sz="0" w:space="0" w:color="auto"/>
                  </w:divBdr>
                  <w:divsChild>
                    <w:div w:id="1810897372">
                      <w:marLeft w:val="0"/>
                      <w:marRight w:val="0"/>
                      <w:marTop w:val="0"/>
                      <w:marBottom w:val="0"/>
                      <w:divBdr>
                        <w:top w:val="none" w:sz="0" w:space="0" w:color="auto"/>
                        <w:left w:val="none" w:sz="0" w:space="0" w:color="auto"/>
                        <w:bottom w:val="none" w:sz="0" w:space="0" w:color="auto"/>
                        <w:right w:val="none" w:sz="0" w:space="0" w:color="auto"/>
                      </w:divBdr>
                    </w:div>
                  </w:divsChild>
                </w:div>
                <w:div w:id="414516972">
                  <w:marLeft w:val="0"/>
                  <w:marRight w:val="0"/>
                  <w:marTop w:val="0"/>
                  <w:marBottom w:val="0"/>
                  <w:divBdr>
                    <w:top w:val="none" w:sz="0" w:space="0" w:color="auto"/>
                    <w:left w:val="none" w:sz="0" w:space="0" w:color="auto"/>
                    <w:bottom w:val="none" w:sz="0" w:space="0" w:color="auto"/>
                    <w:right w:val="none" w:sz="0" w:space="0" w:color="auto"/>
                  </w:divBdr>
                  <w:divsChild>
                    <w:div w:id="1630863808">
                      <w:marLeft w:val="0"/>
                      <w:marRight w:val="0"/>
                      <w:marTop w:val="0"/>
                      <w:marBottom w:val="0"/>
                      <w:divBdr>
                        <w:top w:val="none" w:sz="0" w:space="0" w:color="auto"/>
                        <w:left w:val="none" w:sz="0" w:space="0" w:color="auto"/>
                        <w:bottom w:val="none" w:sz="0" w:space="0" w:color="auto"/>
                        <w:right w:val="none" w:sz="0" w:space="0" w:color="auto"/>
                      </w:divBdr>
                    </w:div>
                    <w:div w:id="2106996652">
                      <w:marLeft w:val="0"/>
                      <w:marRight w:val="0"/>
                      <w:marTop w:val="0"/>
                      <w:marBottom w:val="0"/>
                      <w:divBdr>
                        <w:top w:val="none" w:sz="0" w:space="0" w:color="auto"/>
                        <w:left w:val="none" w:sz="0" w:space="0" w:color="auto"/>
                        <w:bottom w:val="none" w:sz="0" w:space="0" w:color="auto"/>
                        <w:right w:val="none" w:sz="0" w:space="0" w:color="auto"/>
                      </w:divBdr>
                    </w:div>
                  </w:divsChild>
                </w:div>
                <w:div w:id="424033610">
                  <w:marLeft w:val="0"/>
                  <w:marRight w:val="0"/>
                  <w:marTop w:val="0"/>
                  <w:marBottom w:val="0"/>
                  <w:divBdr>
                    <w:top w:val="none" w:sz="0" w:space="0" w:color="auto"/>
                    <w:left w:val="none" w:sz="0" w:space="0" w:color="auto"/>
                    <w:bottom w:val="none" w:sz="0" w:space="0" w:color="auto"/>
                    <w:right w:val="none" w:sz="0" w:space="0" w:color="auto"/>
                  </w:divBdr>
                  <w:divsChild>
                    <w:div w:id="2073041505">
                      <w:marLeft w:val="0"/>
                      <w:marRight w:val="0"/>
                      <w:marTop w:val="0"/>
                      <w:marBottom w:val="0"/>
                      <w:divBdr>
                        <w:top w:val="none" w:sz="0" w:space="0" w:color="auto"/>
                        <w:left w:val="none" w:sz="0" w:space="0" w:color="auto"/>
                        <w:bottom w:val="none" w:sz="0" w:space="0" w:color="auto"/>
                        <w:right w:val="none" w:sz="0" w:space="0" w:color="auto"/>
                      </w:divBdr>
                    </w:div>
                  </w:divsChild>
                </w:div>
                <w:div w:id="553738380">
                  <w:marLeft w:val="0"/>
                  <w:marRight w:val="0"/>
                  <w:marTop w:val="0"/>
                  <w:marBottom w:val="0"/>
                  <w:divBdr>
                    <w:top w:val="none" w:sz="0" w:space="0" w:color="auto"/>
                    <w:left w:val="none" w:sz="0" w:space="0" w:color="auto"/>
                    <w:bottom w:val="none" w:sz="0" w:space="0" w:color="auto"/>
                    <w:right w:val="none" w:sz="0" w:space="0" w:color="auto"/>
                  </w:divBdr>
                  <w:divsChild>
                    <w:div w:id="1494100106">
                      <w:marLeft w:val="0"/>
                      <w:marRight w:val="0"/>
                      <w:marTop w:val="0"/>
                      <w:marBottom w:val="0"/>
                      <w:divBdr>
                        <w:top w:val="none" w:sz="0" w:space="0" w:color="auto"/>
                        <w:left w:val="none" w:sz="0" w:space="0" w:color="auto"/>
                        <w:bottom w:val="none" w:sz="0" w:space="0" w:color="auto"/>
                        <w:right w:val="none" w:sz="0" w:space="0" w:color="auto"/>
                      </w:divBdr>
                    </w:div>
                    <w:div w:id="1524630979">
                      <w:marLeft w:val="0"/>
                      <w:marRight w:val="0"/>
                      <w:marTop w:val="0"/>
                      <w:marBottom w:val="0"/>
                      <w:divBdr>
                        <w:top w:val="none" w:sz="0" w:space="0" w:color="auto"/>
                        <w:left w:val="none" w:sz="0" w:space="0" w:color="auto"/>
                        <w:bottom w:val="none" w:sz="0" w:space="0" w:color="auto"/>
                        <w:right w:val="none" w:sz="0" w:space="0" w:color="auto"/>
                      </w:divBdr>
                    </w:div>
                  </w:divsChild>
                </w:div>
                <w:div w:id="716979036">
                  <w:marLeft w:val="0"/>
                  <w:marRight w:val="0"/>
                  <w:marTop w:val="0"/>
                  <w:marBottom w:val="0"/>
                  <w:divBdr>
                    <w:top w:val="none" w:sz="0" w:space="0" w:color="auto"/>
                    <w:left w:val="none" w:sz="0" w:space="0" w:color="auto"/>
                    <w:bottom w:val="none" w:sz="0" w:space="0" w:color="auto"/>
                    <w:right w:val="none" w:sz="0" w:space="0" w:color="auto"/>
                  </w:divBdr>
                  <w:divsChild>
                    <w:div w:id="1832015472">
                      <w:marLeft w:val="0"/>
                      <w:marRight w:val="0"/>
                      <w:marTop w:val="0"/>
                      <w:marBottom w:val="0"/>
                      <w:divBdr>
                        <w:top w:val="none" w:sz="0" w:space="0" w:color="auto"/>
                        <w:left w:val="none" w:sz="0" w:space="0" w:color="auto"/>
                        <w:bottom w:val="none" w:sz="0" w:space="0" w:color="auto"/>
                        <w:right w:val="none" w:sz="0" w:space="0" w:color="auto"/>
                      </w:divBdr>
                    </w:div>
                  </w:divsChild>
                </w:div>
                <w:div w:id="827095917">
                  <w:marLeft w:val="0"/>
                  <w:marRight w:val="0"/>
                  <w:marTop w:val="0"/>
                  <w:marBottom w:val="0"/>
                  <w:divBdr>
                    <w:top w:val="none" w:sz="0" w:space="0" w:color="auto"/>
                    <w:left w:val="none" w:sz="0" w:space="0" w:color="auto"/>
                    <w:bottom w:val="none" w:sz="0" w:space="0" w:color="auto"/>
                    <w:right w:val="none" w:sz="0" w:space="0" w:color="auto"/>
                  </w:divBdr>
                  <w:divsChild>
                    <w:div w:id="115491596">
                      <w:marLeft w:val="0"/>
                      <w:marRight w:val="0"/>
                      <w:marTop w:val="0"/>
                      <w:marBottom w:val="0"/>
                      <w:divBdr>
                        <w:top w:val="none" w:sz="0" w:space="0" w:color="auto"/>
                        <w:left w:val="none" w:sz="0" w:space="0" w:color="auto"/>
                        <w:bottom w:val="none" w:sz="0" w:space="0" w:color="auto"/>
                        <w:right w:val="none" w:sz="0" w:space="0" w:color="auto"/>
                      </w:divBdr>
                    </w:div>
                  </w:divsChild>
                </w:div>
                <w:div w:id="887492172">
                  <w:marLeft w:val="0"/>
                  <w:marRight w:val="0"/>
                  <w:marTop w:val="0"/>
                  <w:marBottom w:val="0"/>
                  <w:divBdr>
                    <w:top w:val="none" w:sz="0" w:space="0" w:color="auto"/>
                    <w:left w:val="none" w:sz="0" w:space="0" w:color="auto"/>
                    <w:bottom w:val="none" w:sz="0" w:space="0" w:color="auto"/>
                    <w:right w:val="none" w:sz="0" w:space="0" w:color="auto"/>
                  </w:divBdr>
                  <w:divsChild>
                    <w:div w:id="288055931">
                      <w:marLeft w:val="0"/>
                      <w:marRight w:val="0"/>
                      <w:marTop w:val="0"/>
                      <w:marBottom w:val="0"/>
                      <w:divBdr>
                        <w:top w:val="none" w:sz="0" w:space="0" w:color="auto"/>
                        <w:left w:val="none" w:sz="0" w:space="0" w:color="auto"/>
                        <w:bottom w:val="none" w:sz="0" w:space="0" w:color="auto"/>
                        <w:right w:val="none" w:sz="0" w:space="0" w:color="auto"/>
                      </w:divBdr>
                    </w:div>
                  </w:divsChild>
                </w:div>
                <w:div w:id="943733705">
                  <w:marLeft w:val="0"/>
                  <w:marRight w:val="0"/>
                  <w:marTop w:val="0"/>
                  <w:marBottom w:val="0"/>
                  <w:divBdr>
                    <w:top w:val="none" w:sz="0" w:space="0" w:color="auto"/>
                    <w:left w:val="none" w:sz="0" w:space="0" w:color="auto"/>
                    <w:bottom w:val="none" w:sz="0" w:space="0" w:color="auto"/>
                    <w:right w:val="none" w:sz="0" w:space="0" w:color="auto"/>
                  </w:divBdr>
                  <w:divsChild>
                    <w:div w:id="12273217">
                      <w:marLeft w:val="0"/>
                      <w:marRight w:val="0"/>
                      <w:marTop w:val="0"/>
                      <w:marBottom w:val="0"/>
                      <w:divBdr>
                        <w:top w:val="none" w:sz="0" w:space="0" w:color="auto"/>
                        <w:left w:val="none" w:sz="0" w:space="0" w:color="auto"/>
                        <w:bottom w:val="none" w:sz="0" w:space="0" w:color="auto"/>
                        <w:right w:val="none" w:sz="0" w:space="0" w:color="auto"/>
                      </w:divBdr>
                    </w:div>
                    <w:div w:id="1264652165">
                      <w:marLeft w:val="0"/>
                      <w:marRight w:val="0"/>
                      <w:marTop w:val="0"/>
                      <w:marBottom w:val="0"/>
                      <w:divBdr>
                        <w:top w:val="none" w:sz="0" w:space="0" w:color="auto"/>
                        <w:left w:val="none" w:sz="0" w:space="0" w:color="auto"/>
                        <w:bottom w:val="none" w:sz="0" w:space="0" w:color="auto"/>
                        <w:right w:val="none" w:sz="0" w:space="0" w:color="auto"/>
                      </w:divBdr>
                    </w:div>
                  </w:divsChild>
                </w:div>
                <w:div w:id="1063332954">
                  <w:marLeft w:val="0"/>
                  <w:marRight w:val="0"/>
                  <w:marTop w:val="0"/>
                  <w:marBottom w:val="0"/>
                  <w:divBdr>
                    <w:top w:val="none" w:sz="0" w:space="0" w:color="auto"/>
                    <w:left w:val="none" w:sz="0" w:space="0" w:color="auto"/>
                    <w:bottom w:val="none" w:sz="0" w:space="0" w:color="auto"/>
                    <w:right w:val="none" w:sz="0" w:space="0" w:color="auto"/>
                  </w:divBdr>
                  <w:divsChild>
                    <w:div w:id="642125487">
                      <w:marLeft w:val="0"/>
                      <w:marRight w:val="0"/>
                      <w:marTop w:val="0"/>
                      <w:marBottom w:val="0"/>
                      <w:divBdr>
                        <w:top w:val="none" w:sz="0" w:space="0" w:color="auto"/>
                        <w:left w:val="none" w:sz="0" w:space="0" w:color="auto"/>
                        <w:bottom w:val="none" w:sz="0" w:space="0" w:color="auto"/>
                        <w:right w:val="none" w:sz="0" w:space="0" w:color="auto"/>
                      </w:divBdr>
                    </w:div>
                    <w:div w:id="1539515543">
                      <w:marLeft w:val="0"/>
                      <w:marRight w:val="0"/>
                      <w:marTop w:val="0"/>
                      <w:marBottom w:val="0"/>
                      <w:divBdr>
                        <w:top w:val="none" w:sz="0" w:space="0" w:color="auto"/>
                        <w:left w:val="none" w:sz="0" w:space="0" w:color="auto"/>
                        <w:bottom w:val="none" w:sz="0" w:space="0" w:color="auto"/>
                        <w:right w:val="none" w:sz="0" w:space="0" w:color="auto"/>
                      </w:divBdr>
                    </w:div>
                  </w:divsChild>
                </w:div>
                <w:div w:id="1091120154">
                  <w:marLeft w:val="0"/>
                  <w:marRight w:val="0"/>
                  <w:marTop w:val="0"/>
                  <w:marBottom w:val="0"/>
                  <w:divBdr>
                    <w:top w:val="none" w:sz="0" w:space="0" w:color="auto"/>
                    <w:left w:val="none" w:sz="0" w:space="0" w:color="auto"/>
                    <w:bottom w:val="none" w:sz="0" w:space="0" w:color="auto"/>
                    <w:right w:val="none" w:sz="0" w:space="0" w:color="auto"/>
                  </w:divBdr>
                  <w:divsChild>
                    <w:div w:id="1680741809">
                      <w:marLeft w:val="0"/>
                      <w:marRight w:val="0"/>
                      <w:marTop w:val="0"/>
                      <w:marBottom w:val="0"/>
                      <w:divBdr>
                        <w:top w:val="none" w:sz="0" w:space="0" w:color="auto"/>
                        <w:left w:val="none" w:sz="0" w:space="0" w:color="auto"/>
                        <w:bottom w:val="none" w:sz="0" w:space="0" w:color="auto"/>
                        <w:right w:val="none" w:sz="0" w:space="0" w:color="auto"/>
                      </w:divBdr>
                    </w:div>
                  </w:divsChild>
                </w:div>
                <w:div w:id="1199855050">
                  <w:marLeft w:val="0"/>
                  <w:marRight w:val="0"/>
                  <w:marTop w:val="0"/>
                  <w:marBottom w:val="0"/>
                  <w:divBdr>
                    <w:top w:val="none" w:sz="0" w:space="0" w:color="auto"/>
                    <w:left w:val="none" w:sz="0" w:space="0" w:color="auto"/>
                    <w:bottom w:val="none" w:sz="0" w:space="0" w:color="auto"/>
                    <w:right w:val="none" w:sz="0" w:space="0" w:color="auto"/>
                  </w:divBdr>
                  <w:divsChild>
                    <w:div w:id="1393387939">
                      <w:marLeft w:val="0"/>
                      <w:marRight w:val="0"/>
                      <w:marTop w:val="0"/>
                      <w:marBottom w:val="0"/>
                      <w:divBdr>
                        <w:top w:val="none" w:sz="0" w:space="0" w:color="auto"/>
                        <w:left w:val="none" w:sz="0" w:space="0" w:color="auto"/>
                        <w:bottom w:val="none" w:sz="0" w:space="0" w:color="auto"/>
                        <w:right w:val="none" w:sz="0" w:space="0" w:color="auto"/>
                      </w:divBdr>
                    </w:div>
                  </w:divsChild>
                </w:div>
                <w:div w:id="1476751937">
                  <w:marLeft w:val="0"/>
                  <w:marRight w:val="0"/>
                  <w:marTop w:val="0"/>
                  <w:marBottom w:val="0"/>
                  <w:divBdr>
                    <w:top w:val="none" w:sz="0" w:space="0" w:color="auto"/>
                    <w:left w:val="none" w:sz="0" w:space="0" w:color="auto"/>
                    <w:bottom w:val="none" w:sz="0" w:space="0" w:color="auto"/>
                    <w:right w:val="none" w:sz="0" w:space="0" w:color="auto"/>
                  </w:divBdr>
                  <w:divsChild>
                    <w:div w:id="920334708">
                      <w:marLeft w:val="0"/>
                      <w:marRight w:val="0"/>
                      <w:marTop w:val="0"/>
                      <w:marBottom w:val="0"/>
                      <w:divBdr>
                        <w:top w:val="none" w:sz="0" w:space="0" w:color="auto"/>
                        <w:left w:val="none" w:sz="0" w:space="0" w:color="auto"/>
                        <w:bottom w:val="none" w:sz="0" w:space="0" w:color="auto"/>
                        <w:right w:val="none" w:sz="0" w:space="0" w:color="auto"/>
                      </w:divBdr>
                    </w:div>
                  </w:divsChild>
                </w:div>
                <w:div w:id="1478912358">
                  <w:marLeft w:val="0"/>
                  <w:marRight w:val="0"/>
                  <w:marTop w:val="0"/>
                  <w:marBottom w:val="0"/>
                  <w:divBdr>
                    <w:top w:val="none" w:sz="0" w:space="0" w:color="auto"/>
                    <w:left w:val="none" w:sz="0" w:space="0" w:color="auto"/>
                    <w:bottom w:val="none" w:sz="0" w:space="0" w:color="auto"/>
                    <w:right w:val="none" w:sz="0" w:space="0" w:color="auto"/>
                  </w:divBdr>
                  <w:divsChild>
                    <w:div w:id="614679619">
                      <w:marLeft w:val="0"/>
                      <w:marRight w:val="0"/>
                      <w:marTop w:val="0"/>
                      <w:marBottom w:val="0"/>
                      <w:divBdr>
                        <w:top w:val="none" w:sz="0" w:space="0" w:color="auto"/>
                        <w:left w:val="none" w:sz="0" w:space="0" w:color="auto"/>
                        <w:bottom w:val="none" w:sz="0" w:space="0" w:color="auto"/>
                        <w:right w:val="none" w:sz="0" w:space="0" w:color="auto"/>
                      </w:divBdr>
                    </w:div>
                  </w:divsChild>
                </w:div>
                <w:div w:id="1490053371">
                  <w:marLeft w:val="0"/>
                  <w:marRight w:val="0"/>
                  <w:marTop w:val="0"/>
                  <w:marBottom w:val="0"/>
                  <w:divBdr>
                    <w:top w:val="none" w:sz="0" w:space="0" w:color="auto"/>
                    <w:left w:val="none" w:sz="0" w:space="0" w:color="auto"/>
                    <w:bottom w:val="none" w:sz="0" w:space="0" w:color="auto"/>
                    <w:right w:val="none" w:sz="0" w:space="0" w:color="auto"/>
                  </w:divBdr>
                  <w:divsChild>
                    <w:div w:id="1110197368">
                      <w:marLeft w:val="0"/>
                      <w:marRight w:val="0"/>
                      <w:marTop w:val="0"/>
                      <w:marBottom w:val="0"/>
                      <w:divBdr>
                        <w:top w:val="none" w:sz="0" w:space="0" w:color="auto"/>
                        <w:left w:val="none" w:sz="0" w:space="0" w:color="auto"/>
                        <w:bottom w:val="none" w:sz="0" w:space="0" w:color="auto"/>
                        <w:right w:val="none" w:sz="0" w:space="0" w:color="auto"/>
                      </w:divBdr>
                    </w:div>
                  </w:divsChild>
                </w:div>
                <w:div w:id="1639801866">
                  <w:marLeft w:val="0"/>
                  <w:marRight w:val="0"/>
                  <w:marTop w:val="0"/>
                  <w:marBottom w:val="0"/>
                  <w:divBdr>
                    <w:top w:val="none" w:sz="0" w:space="0" w:color="auto"/>
                    <w:left w:val="none" w:sz="0" w:space="0" w:color="auto"/>
                    <w:bottom w:val="none" w:sz="0" w:space="0" w:color="auto"/>
                    <w:right w:val="none" w:sz="0" w:space="0" w:color="auto"/>
                  </w:divBdr>
                </w:div>
                <w:div w:id="1666587863">
                  <w:marLeft w:val="0"/>
                  <w:marRight w:val="0"/>
                  <w:marTop w:val="0"/>
                  <w:marBottom w:val="0"/>
                  <w:divBdr>
                    <w:top w:val="none" w:sz="0" w:space="0" w:color="auto"/>
                    <w:left w:val="none" w:sz="0" w:space="0" w:color="auto"/>
                    <w:bottom w:val="none" w:sz="0" w:space="0" w:color="auto"/>
                    <w:right w:val="none" w:sz="0" w:space="0" w:color="auto"/>
                  </w:divBdr>
                  <w:divsChild>
                    <w:div w:id="64955814">
                      <w:marLeft w:val="0"/>
                      <w:marRight w:val="0"/>
                      <w:marTop w:val="0"/>
                      <w:marBottom w:val="0"/>
                      <w:divBdr>
                        <w:top w:val="none" w:sz="0" w:space="0" w:color="auto"/>
                        <w:left w:val="none" w:sz="0" w:space="0" w:color="auto"/>
                        <w:bottom w:val="none" w:sz="0" w:space="0" w:color="auto"/>
                        <w:right w:val="none" w:sz="0" w:space="0" w:color="auto"/>
                      </w:divBdr>
                    </w:div>
                  </w:divsChild>
                </w:div>
                <w:div w:id="1745832838">
                  <w:marLeft w:val="0"/>
                  <w:marRight w:val="0"/>
                  <w:marTop w:val="0"/>
                  <w:marBottom w:val="0"/>
                  <w:divBdr>
                    <w:top w:val="none" w:sz="0" w:space="0" w:color="auto"/>
                    <w:left w:val="none" w:sz="0" w:space="0" w:color="auto"/>
                    <w:bottom w:val="none" w:sz="0" w:space="0" w:color="auto"/>
                    <w:right w:val="none" w:sz="0" w:space="0" w:color="auto"/>
                  </w:divBdr>
                  <w:divsChild>
                    <w:div w:id="514654945">
                      <w:marLeft w:val="0"/>
                      <w:marRight w:val="0"/>
                      <w:marTop w:val="0"/>
                      <w:marBottom w:val="0"/>
                      <w:divBdr>
                        <w:top w:val="none" w:sz="0" w:space="0" w:color="auto"/>
                        <w:left w:val="none" w:sz="0" w:space="0" w:color="auto"/>
                        <w:bottom w:val="none" w:sz="0" w:space="0" w:color="auto"/>
                        <w:right w:val="none" w:sz="0" w:space="0" w:color="auto"/>
                      </w:divBdr>
                    </w:div>
                  </w:divsChild>
                </w:div>
                <w:div w:id="1941523279">
                  <w:marLeft w:val="0"/>
                  <w:marRight w:val="0"/>
                  <w:marTop w:val="0"/>
                  <w:marBottom w:val="0"/>
                  <w:divBdr>
                    <w:top w:val="none" w:sz="0" w:space="0" w:color="auto"/>
                    <w:left w:val="none" w:sz="0" w:space="0" w:color="auto"/>
                    <w:bottom w:val="none" w:sz="0" w:space="0" w:color="auto"/>
                    <w:right w:val="none" w:sz="0" w:space="0" w:color="auto"/>
                  </w:divBdr>
                  <w:divsChild>
                    <w:div w:id="495806090">
                      <w:marLeft w:val="0"/>
                      <w:marRight w:val="0"/>
                      <w:marTop w:val="0"/>
                      <w:marBottom w:val="0"/>
                      <w:divBdr>
                        <w:top w:val="none" w:sz="0" w:space="0" w:color="auto"/>
                        <w:left w:val="none" w:sz="0" w:space="0" w:color="auto"/>
                        <w:bottom w:val="none" w:sz="0" w:space="0" w:color="auto"/>
                        <w:right w:val="none" w:sz="0" w:space="0" w:color="auto"/>
                      </w:divBdr>
                    </w:div>
                  </w:divsChild>
                </w:div>
                <w:div w:id="2046711427">
                  <w:marLeft w:val="0"/>
                  <w:marRight w:val="0"/>
                  <w:marTop w:val="0"/>
                  <w:marBottom w:val="0"/>
                  <w:divBdr>
                    <w:top w:val="none" w:sz="0" w:space="0" w:color="auto"/>
                    <w:left w:val="none" w:sz="0" w:space="0" w:color="auto"/>
                    <w:bottom w:val="none" w:sz="0" w:space="0" w:color="auto"/>
                    <w:right w:val="none" w:sz="0" w:space="0" w:color="auto"/>
                  </w:divBdr>
                  <w:divsChild>
                    <w:div w:id="1603419383">
                      <w:marLeft w:val="0"/>
                      <w:marRight w:val="0"/>
                      <w:marTop w:val="0"/>
                      <w:marBottom w:val="0"/>
                      <w:divBdr>
                        <w:top w:val="none" w:sz="0" w:space="0" w:color="auto"/>
                        <w:left w:val="none" w:sz="0" w:space="0" w:color="auto"/>
                        <w:bottom w:val="none" w:sz="0" w:space="0" w:color="auto"/>
                        <w:right w:val="none" w:sz="0" w:space="0" w:color="auto"/>
                      </w:divBdr>
                    </w:div>
                  </w:divsChild>
                </w:div>
                <w:div w:id="2076658344">
                  <w:marLeft w:val="0"/>
                  <w:marRight w:val="0"/>
                  <w:marTop w:val="0"/>
                  <w:marBottom w:val="0"/>
                  <w:divBdr>
                    <w:top w:val="none" w:sz="0" w:space="0" w:color="auto"/>
                    <w:left w:val="none" w:sz="0" w:space="0" w:color="auto"/>
                    <w:bottom w:val="none" w:sz="0" w:space="0" w:color="auto"/>
                    <w:right w:val="none" w:sz="0" w:space="0" w:color="auto"/>
                  </w:divBdr>
                  <w:divsChild>
                    <w:div w:id="255093287">
                      <w:marLeft w:val="0"/>
                      <w:marRight w:val="0"/>
                      <w:marTop w:val="0"/>
                      <w:marBottom w:val="0"/>
                      <w:divBdr>
                        <w:top w:val="none" w:sz="0" w:space="0" w:color="auto"/>
                        <w:left w:val="none" w:sz="0" w:space="0" w:color="auto"/>
                        <w:bottom w:val="none" w:sz="0" w:space="0" w:color="auto"/>
                        <w:right w:val="none" w:sz="0" w:space="0" w:color="auto"/>
                      </w:divBdr>
                    </w:div>
                  </w:divsChild>
                </w:div>
                <w:div w:id="2113043447">
                  <w:marLeft w:val="0"/>
                  <w:marRight w:val="0"/>
                  <w:marTop w:val="0"/>
                  <w:marBottom w:val="0"/>
                  <w:divBdr>
                    <w:top w:val="none" w:sz="0" w:space="0" w:color="auto"/>
                    <w:left w:val="none" w:sz="0" w:space="0" w:color="auto"/>
                    <w:bottom w:val="none" w:sz="0" w:space="0" w:color="auto"/>
                    <w:right w:val="none" w:sz="0" w:space="0" w:color="auto"/>
                  </w:divBdr>
                  <w:divsChild>
                    <w:div w:id="12121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9146">
          <w:marLeft w:val="0"/>
          <w:marRight w:val="0"/>
          <w:marTop w:val="0"/>
          <w:marBottom w:val="0"/>
          <w:divBdr>
            <w:top w:val="none" w:sz="0" w:space="0" w:color="auto"/>
            <w:left w:val="none" w:sz="0" w:space="0" w:color="auto"/>
            <w:bottom w:val="none" w:sz="0" w:space="0" w:color="auto"/>
            <w:right w:val="none" w:sz="0" w:space="0" w:color="auto"/>
          </w:divBdr>
        </w:div>
      </w:divsChild>
    </w:div>
    <w:div w:id="627126693">
      <w:bodyDiv w:val="1"/>
      <w:marLeft w:val="0"/>
      <w:marRight w:val="0"/>
      <w:marTop w:val="0"/>
      <w:marBottom w:val="0"/>
      <w:divBdr>
        <w:top w:val="none" w:sz="0" w:space="0" w:color="auto"/>
        <w:left w:val="none" w:sz="0" w:space="0" w:color="auto"/>
        <w:bottom w:val="none" w:sz="0" w:space="0" w:color="auto"/>
        <w:right w:val="none" w:sz="0" w:space="0" w:color="auto"/>
      </w:divBdr>
    </w:div>
    <w:div w:id="666135817">
      <w:bodyDiv w:val="1"/>
      <w:marLeft w:val="0"/>
      <w:marRight w:val="0"/>
      <w:marTop w:val="0"/>
      <w:marBottom w:val="0"/>
      <w:divBdr>
        <w:top w:val="none" w:sz="0" w:space="0" w:color="auto"/>
        <w:left w:val="none" w:sz="0" w:space="0" w:color="auto"/>
        <w:bottom w:val="none" w:sz="0" w:space="0" w:color="auto"/>
        <w:right w:val="none" w:sz="0" w:space="0" w:color="auto"/>
      </w:divBdr>
      <w:divsChild>
        <w:div w:id="565074174">
          <w:marLeft w:val="0"/>
          <w:marRight w:val="0"/>
          <w:marTop w:val="0"/>
          <w:marBottom w:val="0"/>
          <w:divBdr>
            <w:top w:val="none" w:sz="0" w:space="0" w:color="auto"/>
            <w:left w:val="none" w:sz="0" w:space="0" w:color="auto"/>
            <w:bottom w:val="none" w:sz="0" w:space="0" w:color="auto"/>
            <w:right w:val="none" w:sz="0" w:space="0" w:color="auto"/>
          </w:divBdr>
          <w:divsChild>
            <w:div w:id="3154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5047">
      <w:bodyDiv w:val="1"/>
      <w:marLeft w:val="0"/>
      <w:marRight w:val="0"/>
      <w:marTop w:val="0"/>
      <w:marBottom w:val="0"/>
      <w:divBdr>
        <w:top w:val="none" w:sz="0" w:space="0" w:color="auto"/>
        <w:left w:val="none" w:sz="0" w:space="0" w:color="auto"/>
        <w:bottom w:val="none" w:sz="0" w:space="0" w:color="auto"/>
        <w:right w:val="none" w:sz="0" w:space="0" w:color="auto"/>
      </w:divBdr>
    </w:div>
    <w:div w:id="749540265">
      <w:bodyDiv w:val="1"/>
      <w:marLeft w:val="0"/>
      <w:marRight w:val="0"/>
      <w:marTop w:val="0"/>
      <w:marBottom w:val="0"/>
      <w:divBdr>
        <w:top w:val="none" w:sz="0" w:space="0" w:color="auto"/>
        <w:left w:val="none" w:sz="0" w:space="0" w:color="auto"/>
        <w:bottom w:val="none" w:sz="0" w:space="0" w:color="auto"/>
        <w:right w:val="none" w:sz="0" w:space="0" w:color="auto"/>
      </w:divBdr>
      <w:divsChild>
        <w:div w:id="1328554084">
          <w:marLeft w:val="0"/>
          <w:marRight w:val="0"/>
          <w:marTop w:val="0"/>
          <w:marBottom w:val="0"/>
          <w:divBdr>
            <w:top w:val="none" w:sz="0" w:space="0" w:color="auto"/>
            <w:left w:val="none" w:sz="0" w:space="0" w:color="auto"/>
            <w:bottom w:val="none" w:sz="0" w:space="0" w:color="auto"/>
            <w:right w:val="none" w:sz="0" w:space="0" w:color="auto"/>
          </w:divBdr>
          <w:divsChild>
            <w:div w:id="15350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8542">
      <w:bodyDiv w:val="1"/>
      <w:marLeft w:val="0"/>
      <w:marRight w:val="0"/>
      <w:marTop w:val="0"/>
      <w:marBottom w:val="0"/>
      <w:divBdr>
        <w:top w:val="none" w:sz="0" w:space="0" w:color="auto"/>
        <w:left w:val="none" w:sz="0" w:space="0" w:color="auto"/>
        <w:bottom w:val="none" w:sz="0" w:space="0" w:color="auto"/>
        <w:right w:val="none" w:sz="0" w:space="0" w:color="auto"/>
      </w:divBdr>
      <w:divsChild>
        <w:div w:id="4090848">
          <w:marLeft w:val="0"/>
          <w:marRight w:val="0"/>
          <w:marTop w:val="0"/>
          <w:marBottom w:val="0"/>
          <w:divBdr>
            <w:top w:val="none" w:sz="0" w:space="0" w:color="auto"/>
            <w:left w:val="none" w:sz="0" w:space="0" w:color="auto"/>
            <w:bottom w:val="none" w:sz="0" w:space="0" w:color="auto"/>
            <w:right w:val="none" w:sz="0" w:space="0" w:color="auto"/>
          </w:divBdr>
        </w:div>
        <w:div w:id="11958596">
          <w:marLeft w:val="0"/>
          <w:marRight w:val="0"/>
          <w:marTop w:val="0"/>
          <w:marBottom w:val="0"/>
          <w:divBdr>
            <w:top w:val="none" w:sz="0" w:space="0" w:color="auto"/>
            <w:left w:val="none" w:sz="0" w:space="0" w:color="auto"/>
            <w:bottom w:val="none" w:sz="0" w:space="0" w:color="auto"/>
            <w:right w:val="none" w:sz="0" w:space="0" w:color="auto"/>
          </w:divBdr>
        </w:div>
        <w:div w:id="20740627">
          <w:marLeft w:val="0"/>
          <w:marRight w:val="0"/>
          <w:marTop w:val="0"/>
          <w:marBottom w:val="0"/>
          <w:divBdr>
            <w:top w:val="none" w:sz="0" w:space="0" w:color="auto"/>
            <w:left w:val="none" w:sz="0" w:space="0" w:color="auto"/>
            <w:bottom w:val="none" w:sz="0" w:space="0" w:color="auto"/>
            <w:right w:val="none" w:sz="0" w:space="0" w:color="auto"/>
          </w:divBdr>
        </w:div>
        <w:div w:id="26956356">
          <w:marLeft w:val="0"/>
          <w:marRight w:val="0"/>
          <w:marTop w:val="0"/>
          <w:marBottom w:val="0"/>
          <w:divBdr>
            <w:top w:val="none" w:sz="0" w:space="0" w:color="auto"/>
            <w:left w:val="none" w:sz="0" w:space="0" w:color="auto"/>
            <w:bottom w:val="none" w:sz="0" w:space="0" w:color="auto"/>
            <w:right w:val="none" w:sz="0" w:space="0" w:color="auto"/>
          </w:divBdr>
        </w:div>
        <w:div w:id="29958550">
          <w:marLeft w:val="0"/>
          <w:marRight w:val="0"/>
          <w:marTop w:val="0"/>
          <w:marBottom w:val="0"/>
          <w:divBdr>
            <w:top w:val="none" w:sz="0" w:space="0" w:color="auto"/>
            <w:left w:val="none" w:sz="0" w:space="0" w:color="auto"/>
            <w:bottom w:val="none" w:sz="0" w:space="0" w:color="auto"/>
            <w:right w:val="none" w:sz="0" w:space="0" w:color="auto"/>
          </w:divBdr>
        </w:div>
        <w:div w:id="31615720">
          <w:marLeft w:val="0"/>
          <w:marRight w:val="0"/>
          <w:marTop w:val="0"/>
          <w:marBottom w:val="0"/>
          <w:divBdr>
            <w:top w:val="none" w:sz="0" w:space="0" w:color="auto"/>
            <w:left w:val="none" w:sz="0" w:space="0" w:color="auto"/>
            <w:bottom w:val="none" w:sz="0" w:space="0" w:color="auto"/>
            <w:right w:val="none" w:sz="0" w:space="0" w:color="auto"/>
          </w:divBdr>
        </w:div>
        <w:div w:id="43455898">
          <w:marLeft w:val="0"/>
          <w:marRight w:val="0"/>
          <w:marTop w:val="0"/>
          <w:marBottom w:val="0"/>
          <w:divBdr>
            <w:top w:val="none" w:sz="0" w:space="0" w:color="auto"/>
            <w:left w:val="none" w:sz="0" w:space="0" w:color="auto"/>
            <w:bottom w:val="none" w:sz="0" w:space="0" w:color="auto"/>
            <w:right w:val="none" w:sz="0" w:space="0" w:color="auto"/>
          </w:divBdr>
        </w:div>
        <w:div w:id="59066138">
          <w:marLeft w:val="0"/>
          <w:marRight w:val="0"/>
          <w:marTop w:val="0"/>
          <w:marBottom w:val="0"/>
          <w:divBdr>
            <w:top w:val="none" w:sz="0" w:space="0" w:color="auto"/>
            <w:left w:val="none" w:sz="0" w:space="0" w:color="auto"/>
            <w:bottom w:val="none" w:sz="0" w:space="0" w:color="auto"/>
            <w:right w:val="none" w:sz="0" w:space="0" w:color="auto"/>
          </w:divBdr>
        </w:div>
        <w:div w:id="59525991">
          <w:marLeft w:val="0"/>
          <w:marRight w:val="0"/>
          <w:marTop w:val="0"/>
          <w:marBottom w:val="0"/>
          <w:divBdr>
            <w:top w:val="none" w:sz="0" w:space="0" w:color="auto"/>
            <w:left w:val="none" w:sz="0" w:space="0" w:color="auto"/>
            <w:bottom w:val="none" w:sz="0" w:space="0" w:color="auto"/>
            <w:right w:val="none" w:sz="0" w:space="0" w:color="auto"/>
          </w:divBdr>
        </w:div>
        <w:div w:id="60055849">
          <w:marLeft w:val="0"/>
          <w:marRight w:val="0"/>
          <w:marTop w:val="0"/>
          <w:marBottom w:val="0"/>
          <w:divBdr>
            <w:top w:val="none" w:sz="0" w:space="0" w:color="auto"/>
            <w:left w:val="none" w:sz="0" w:space="0" w:color="auto"/>
            <w:bottom w:val="none" w:sz="0" w:space="0" w:color="auto"/>
            <w:right w:val="none" w:sz="0" w:space="0" w:color="auto"/>
          </w:divBdr>
        </w:div>
        <w:div w:id="62142057">
          <w:marLeft w:val="0"/>
          <w:marRight w:val="0"/>
          <w:marTop w:val="0"/>
          <w:marBottom w:val="0"/>
          <w:divBdr>
            <w:top w:val="none" w:sz="0" w:space="0" w:color="auto"/>
            <w:left w:val="none" w:sz="0" w:space="0" w:color="auto"/>
            <w:bottom w:val="none" w:sz="0" w:space="0" w:color="auto"/>
            <w:right w:val="none" w:sz="0" w:space="0" w:color="auto"/>
          </w:divBdr>
        </w:div>
        <w:div w:id="63572902">
          <w:marLeft w:val="0"/>
          <w:marRight w:val="0"/>
          <w:marTop w:val="0"/>
          <w:marBottom w:val="0"/>
          <w:divBdr>
            <w:top w:val="none" w:sz="0" w:space="0" w:color="auto"/>
            <w:left w:val="none" w:sz="0" w:space="0" w:color="auto"/>
            <w:bottom w:val="none" w:sz="0" w:space="0" w:color="auto"/>
            <w:right w:val="none" w:sz="0" w:space="0" w:color="auto"/>
          </w:divBdr>
        </w:div>
        <w:div w:id="103307198">
          <w:marLeft w:val="0"/>
          <w:marRight w:val="0"/>
          <w:marTop w:val="0"/>
          <w:marBottom w:val="0"/>
          <w:divBdr>
            <w:top w:val="none" w:sz="0" w:space="0" w:color="auto"/>
            <w:left w:val="none" w:sz="0" w:space="0" w:color="auto"/>
            <w:bottom w:val="none" w:sz="0" w:space="0" w:color="auto"/>
            <w:right w:val="none" w:sz="0" w:space="0" w:color="auto"/>
          </w:divBdr>
        </w:div>
        <w:div w:id="109014638">
          <w:marLeft w:val="0"/>
          <w:marRight w:val="0"/>
          <w:marTop w:val="0"/>
          <w:marBottom w:val="0"/>
          <w:divBdr>
            <w:top w:val="none" w:sz="0" w:space="0" w:color="auto"/>
            <w:left w:val="none" w:sz="0" w:space="0" w:color="auto"/>
            <w:bottom w:val="none" w:sz="0" w:space="0" w:color="auto"/>
            <w:right w:val="none" w:sz="0" w:space="0" w:color="auto"/>
          </w:divBdr>
        </w:div>
        <w:div w:id="112869379">
          <w:marLeft w:val="0"/>
          <w:marRight w:val="0"/>
          <w:marTop w:val="0"/>
          <w:marBottom w:val="0"/>
          <w:divBdr>
            <w:top w:val="none" w:sz="0" w:space="0" w:color="auto"/>
            <w:left w:val="none" w:sz="0" w:space="0" w:color="auto"/>
            <w:bottom w:val="none" w:sz="0" w:space="0" w:color="auto"/>
            <w:right w:val="none" w:sz="0" w:space="0" w:color="auto"/>
          </w:divBdr>
        </w:div>
        <w:div w:id="119766470">
          <w:marLeft w:val="0"/>
          <w:marRight w:val="0"/>
          <w:marTop w:val="0"/>
          <w:marBottom w:val="0"/>
          <w:divBdr>
            <w:top w:val="none" w:sz="0" w:space="0" w:color="auto"/>
            <w:left w:val="none" w:sz="0" w:space="0" w:color="auto"/>
            <w:bottom w:val="none" w:sz="0" w:space="0" w:color="auto"/>
            <w:right w:val="none" w:sz="0" w:space="0" w:color="auto"/>
          </w:divBdr>
        </w:div>
        <w:div w:id="122239454">
          <w:marLeft w:val="0"/>
          <w:marRight w:val="0"/>
          <w:marTop w:val="0"/>
          <w:marBottom w:val="0"/>
          <w:divBdr>
            <w:top w:val="none" w:sz="0" w:space="0" w:color="auto"/>
            <w:left w:val="none" w:sz="0" w:space="0" w:color="auto"/>
            <w:bottom w:val="none" w:sz="0" w:space="0" w:color="auto"/>
            <w:right w:val="none" w:sz="0" w:space="0" w:color="auto"/>
          </w:divBdr>
        </w:div>
        <w:div w:id="127625545">
          <w:marLeft w:val="0"/>
          <w:marRight w:val="0"/>
          <w:marTop w:val="0"/>
          <w:marBottom w:val="0"/>
          <w:divBdr>
            <w:top w:val="none" w:sz="0" w:space="0" w:color="auto"/>
            <w:left w:val="none" w:sz="0" w:space="0" w:color="auto"/>
            <w:bottom w:val="none" w:sz="0" w:space="0" w:color="auto"/>
            <w:right w:val="none" w:sz="0" w:space="0" w:color="auto"/>
          </w:divBdr>
        </w:div>
        <w:div w:id="130488645">
          <w:marLeft w:val="0"/>
          <w:marRight w:val="0"/>
          <w:marTop w:val="0"/>
          <w:marBottom w:val="0"/>
          <w:divBdr>
            <w:top w:val="none" w:sz="0" w:space="0" w:color="auto"/>
            <w:left w:val="none" w:sz="0" w:space="0" w:color="auto"/>
            <w:bottom w:val="none" w:sz="0" w:space="0" w:color="auto"/>
            <w:right w:val="none" w:sz="0" w:space="0" w:color="auto"/>
          </w:divBdr>
        </w:div>
        <w:div w:id="135755774">
          <w:marLeft w:val="0"/>
          <w:marRight w:val="0"/>
          <w:marTop w:val="0"/>
          <w:marBottom w:val="0"/>
          <w:divBdr>
            <w:top w:val="none" w:sz="0" w:space="0" w:color="auto"/>
            <w:left w:val="none" w:sz="0" w:space="0" w:color="auto"/>
            <w:bottom w:val="none" w:sz="0" w:space="0" w:color="auto"/>
            <w:right w:val="none" w:sz="0" w:space="0" w:color="auto"/>
          </w:divBdr>
        </w:div>
        <w:div w:id="138302040">
          <w:marLeft w:val="0"/>
          <w:marRight w:val="0"/>
          <w:marTop w:val="0"/>
          <w:marBottom w:val="0"/>
          <w:divBdr>
            <w:top w:val="none" w:sz="0" w:space="0" w:color="auto"/>
            <w:left w:val="none" w:sz="0" w:space="0" w:color="auto"/>
            <w:bottom w:val="none" w:sz="0" w:space="0" w:color="auto"/>
            <w:right w:val="none" w:sz="0" w:space="0" w:color="auto"/>
          </w:divBdr>
        </w:div>
        <w:div w:id="139151208">
          <w:marLeft w:val="0"/>
          <w:marRight w:val="0"/>
          <w:marTop w:val="0"/>
          <w:marBottom w:val="0"/>
          <w:divBdr>
            <w:top w:val="none" w:sz="0" w:space="0" w:color="auto"/>
            <w:left w:val="none" w:sz="0" w:space="0" w:color="auto"/>
            <w:bottom w:val="none" w:sz="0" w:space="0" w:color="auto"/>
            <w:right w:val="none" w:sz="0" w:space="0" w:color="auto"/>
          </w:divBdr>
        </w:div>
        <w:div w:id="185410217">
          <w:marLeft w:val="0"/>
          <w:marRight w:val="0"/>
          <w:marTop w:val="0"/>
          <w:marBottom w:val="0"/>
          <w:divBdr>
            <w:top w:val="none" w:sz="0" w:space="0" w:color="auto"/>
            <w:left w:val="none" w:sz="0" w:space="0" w:color="auto"/>
            <w:bottom w:val="none" w:sz="0" w:space="0" w:color="auto"/>
            <w:right w:val="none" w:sz="0" w:space="0" w:color="auto"/>
          </w:divBdr>
        </w:div>
        <w:div w:id="193230919">
          <w:marLeft w:val="0"/>
          <w:marRight w:val="0"/>
          <w:marTop w:val="0"/>
          <w:marBottom w:val="0"/>
          <w:divBdr>
            <w:top w:val="none" w:sz="0" w:space="0" w:color="auto"/>
            <w:left w:val="none" w:sz="0" w:space="0" w:color="auto"/>
            <w:bottom w:val="none" w:sz="0" w:space="0" w:color="auto"/>
            <w:right w:val="none" w:sz="0" w:space="0" w:color="auto"/>
          </w:divBdr>
        </w:div>
        <w:div w:id="201946744">
          <w:marLeft w:val="0"/>
          <w:marRight w:val="0"/>
          <w:marTop w:val="0"/>
          <w:marBottom w:val="0"/>
          <w:divBdr>
            <w:top w:val="none" w:sz="0" w:space="0" w:color="auto"/>
            <w:left w:val="none" w:sz="0" w:space="0" w:color="auto"/>
            <w:bottom w:val="none" w:sz="0" w:space="0" w:color="auto"/>
            <w:right w:val="none" w:sz="0" w:space="0" w:color="auto"/>
          </w:divBdr>
        </w:div>
        <w:div w:id="212665944">
          <w:marLeft w:val="0"/>
          <w:marRight w:val="0"/>
          <w:marTop w:val="0"/>
          <w:marBottom w:val="0"/>
          <w:divBdr>
            <w:top w:val="none" w:sz="0" w:space="0" w:color="auto"/>
            <w:left w:val="none" w:sz="0" w:space="0" w:color="auto"/>
            <w:bottom w:val="none" w:sz="0" w:space="0" w:color="auto"/>
            <w:right w:val="none" w:sz="0" w:space="0" w:color="auto"/>
          </w:divBdr>
        </w:div>
        <w:div w:id="244652580">
          <w:marLeft w:val="0"/>
          <w:marRight w:val="0"/>
          <w:marTop w:val="0"/>
          <w:marBottom w:val="0"/>
          <w:divBdr>
            <w:top w:val="none" w:sz="0" w:space="0" w:color="auto"/>
            <w:left w:val="none" w:sz="0" w:space="0" w:color="auto"/>
            <w:bottom w:val="none" w:sz="0" w:space="0" w:color="auto"/>
            <w:right w:val="none" w:sz="0" w:space="0" w:color="auto"/>
          </w:divBdr>
        </w:div>
        <w:div w:id="246354418">
          <w:marLeft w:val="0"/>
          <w:marRight w:val="0"/>
          <w:marTop w:val="0"/>
          <w:marBottom w:val="0"/>
          <w:divBdr>
            <w:top w:val="none" w:sz="0" w:space="0" w:color="auto"/>
            <w:left w:val="none" w:sz="0" w:space="0" w:color="auto"/>
            <w:bottom w:val="none" w:sz="0" w:space="0" w:color="auto"/>
            <w:right w:val="none" w:sz="0" w:space="0" w:color="auto"/>
          </w:divBdr>
        </w:div>
        <w:div w:id="251790479">
          <w:marLeft w:val="0"/>
          <w:marRight w:val="0"/>
          <w:marTop w:val="0"/>
          <w:marBottom w:val="0"/>
          <w:divBdr>
            <w:top w:val="none" w:sz="0" w:space="0" w:color="auto"/>
            <w:left w:val="none" w:sz="0" w:space="0" w:color="auto"/>
            <w:bottom w:val="none" w:sz="0" w:space="0" w:color="auto"/>
            <w:right w:val="none" w:sz="0" w:space="0" w:color="auto"/>
          </w:divBdr>
        </w:div>
        <w:div w:id="252397098">
          <w:marLeft w:val="0"/>
          <w:marRight w:val="0"/>
          <w:marTop w:val="0"/>
          <w:marBottom w:val="0"/>
          <w:divBdr>
            <w:top w:val="none" w:sz="0" w:space="0" w:color="auto"/>
            <w:left w:val="none" w:sz="0" w:space="0" w:color="auto"/>
            <w:bottom w:val="none" w:sz="0" w:space="0" w:color="auto"/>
            <w:right w:val="none" w:sz="0" w:space="0" w:color="auto"/>
          </w:divBdr>
        </w:div>
        <w:div w:id="252981854">
          <w:marLeft w:val="0"/>
          <w:marRight w:val="0"/>
          <w:marTop w:val="0"/>
          <w:marBottom w:val="0"/>
          <w:divBdr>
            <w:top w:val="none" w:sz="0" w:space="0" w:color="auto"/>
            <w:left w:val="none" w:sz="0" w:space="0" w:color="auto"/>
            <w:bottom w:val="none" w:sz="0" w:space="0" w:color="auto"/>
            <w:right w:val="none" w:sz="0" w:space="0" w:color="auto"/>
          </w:divBdr>
        </w:div>
        <w:div w:id="269436635">
          <w:marLeft w:val="0"/>
          <w:marRight w:val="0"/>
          <w:marTop w:val="0"/>
          <w:marBottom w:val="0"/>
          <w:divBdr>
            <w:top w:val="none" w:sz="0" w:space="0" w:color="auto"/>
            <w:left w:val="none" w:sz="0" w:space="0" w:color="auto"/>
            <w:bottom w:val="none" w:sz="0" w:space="0" w:color="auto"/>
            <w:right w:val="none" w:sz="0" w:space="0" w:color="auto"/>
          </w:divBdr>
        </w:div>
        <w:div w:id="277954968">
          <w:marLeft w:val="0"/>
          <w:marRight w:val="0"/>
          <w:marTop w:val="0"/>
          <w:marBottom w:val="0"/>
          <w:divBdr>
            <w:top w:val="none" w:sz="0" w:space="0" w:color="auto"/>
            <w:left w:val="none" w:sz="0" w:space="0" w:color="auto"/>
            <w:bottom w:val="none" w:sz="0" w:space="0" w:color="auto"/>
            <w:right w:val="none" w:sz="0" w:space="0" w:color="auto"/>
          </w:divBdr>
        </w:div>
        <w:div w:id="281813814">
          <w:marLeft w:val="0"/>
          <w:marRight w:val="0"/>
          <w:marTop w:val="0"/>
          <w:marBottom w:val="0"/>
          <w:divBdr>
            <w:top w:val="none" w:sz="0" w:space="0" w:color="auto"/>
            <w:left w:val="none" w:sz="0" w:space="0" w:color="auto"/>
            <w:bottom w:val="none" w:sz="0" w:space="0" w:color="auto"/>
            <w:right w:val="none" w:sz="0" w:space="0" w:color="auto"/>
          </w:divBdr>
        </w:div>
        <w:div w:id="293758769">
          <w:marLeft w:val="0"/>
          <w:marRight w:val="0"/>
          <w:marTop w:val="0"/>
          <w:marBottom w:val="0"/>
          <w:divBdr>
            <w:top w:val="none" w:sz="0" w:space="0" w:color="auto"/>
            <w:left w:val="none" w:sz="0" w:space="0" w:color="auto"/>
            <w:bottom w:val="none" w:sz="0" w:space="0" w:color="auto"/>
            <w:right w:val="none" w:sz="0" w:space="0" w:color="auto"/>
          </w:divBdr>
        </w:div>
        <w:div w:id="329064886">
          <w:marLeft w:val="0"/>
          <w:marRight w:val="0"/>
          <w:marTop w:val="0"/>
          <w:marBottom w:val="0"/>
          <w:divBdr>
            <w:top w:val="none" w:sz="0" w:space="0" w:color="auto"/>
            <w:left w:val="none" w:sz="0" w:space="0" w:color="auto"/>
            <w:bottom w:val="none" w:sz="0" w:space="0" w:color="auto"/>
            <w:right w:val="none" w:sz="0" w:space="0" w:color="auto"/>
          </w:divBdr>
        </w:div>
        <w:div w:id="350642348">
          <w:marLeft w:val="0"/>
          <w:marRight w:val="0"/>
          <w:marTop w:val="0"/>
          <w:marBottom w:val="0"/>
          <w:divBdr>
            <w:top w:val="none" w:sz="0" w:space="0" w:color="auto"/>
            <w:left w:val="none" w:sz="0" w:space="0" w:color="auto"/>
            <w:bottom w:val="none" w:sz="0" w:space="0" w:color="auto"/>
            <w:right w:val="none" w:sz="0" w:space="0" w:color="auto"/>
          </w:divBdr>
        </w:div>
        <w:div w:id="354312488">
          <w:marLeft w:val="0"/>
          <w:marRight w:val="0"/>
          <w:marTop w:val="0"/>
          <w:marBottom w:val="0"/>
          <w:divBdr>
            <w:top w:val="none" w:sz="0" w:space="0" w:color="auto"/>
            <w:left w:val="none" w:sz="0" w:space="0" w:color="auto"/>
            <w:bottom w:val="none" w:sz="0" w:space="0" w:color="auto"/>
            <w:right w:val="none" w:sz="0" w:space="0" w:color="auto"/>
          </w:divBdr>
        </w:div>
        <w:div w:id="362678287">
          <w:marLeft w:val="0"/>
          <w:marRight w:val="0"/>
          <w:marTop w:val="0"/>
          <w:marBottom w:val="0"/>
          <w:divBdr>
            <w:top w:val="none" w:sz="0" w:space="0" w:color="auto"/>
            <w:left w:val="none" w:sz="0" w:space="0" w:color="auto"/>
            <w:bottom w:val="none" w:sz="0" w:space="0" w:color="auto"/>
            <w:right w:val="none" w:sz="0" w:space="0" w:color="auto"/>
          </w:divBdr>
        </w:div>
        <w:div w:id="370038358">
          <w:marLeft w:val="0"/>
          <w:marRight w:val="0"/>
          <w:marTop w:val="0"/>
          <w:marBottom w:val="0"/>
          <w:divBdr>
            <w:top w:val="none" w:sz="0" w:space="0" w:color="auto"/>
            <w:left w:val="none" w:sz="0" w:space="0" w:color="auto"/>
            <w:bottom w:val="none" w:sz="0" w:space="0" w:color="auto"/>
            <w:right w:val="none" w:sz="0" w:space="0" w:color="auto"/>
          </w:divBdr>
        </w:div>
        <w:div w:id="385569012">
          <w:marLeft w:val="0"/>
          <w:marRight w:val="0"/>
          <w:marTop w:val="0"/>
          <w:marBottom w:val="0"/>
          <w:divBdr>
            <w:top w:val="none" w:sz="0" w:space="0" w:color="auto"/>
            <w:left w:val="none" w:sz="0" w:space="0" w:color="auto"/>
            <w:bottom w:val="none" w:sz="0" w:space="0" w:color="auto"/>
            <w:right w:val="none" w:sz="0" w:space="0" w:color="auto"/>
          </w:divBdr>
        </w:div>
        <w:div w:id="440759918">
          <w:marLeft w:val="0"/>
          <w:marRight w:val="0"/>
          <w:marTop w:val="0"/>
          <w:marBottom w:val="0"/>
          <w:divBdr>
            <w:top w:val="none" w:sz="0" w:space="0" w:color="auto"/>
            <w:left w:val="none" w:sz="0" w:space="0" w:color="auto"/>
            <w:bottom w:val="none" w:sz="0" w:space="0" w:color="auto"/>
            <w:right w:val="none" w:sz="0" w:space="0" w:color="auto"/>
          </w:divBdr>
        </w:div>
        <w:div w:id="440954983">
          <w:marLeft w:val="0"/>
          <w:marRight w:val="0"/>
          <w:marTop w:val="0"/>
          <w:marBottom w:val="0"/>
          <w:divBdr>
            <w:top w:val="none" w:sz="0" w:space="0" w:color="auto"/>
            <w:left w:val="none" w:sz="0" w:space="0" w:color="auto"/>
            <w:bottom w:val="none" w:sz="0" w:space="0" w:color="auto"/>
            <w:right w:val="none" w:sz="0" w:space="0" w:color="auto"/>
          </w:divBdr>
        </w:div>
        <w:div w:id="458188057">
          <w:marLeft w:val="0"/>
          <w:marRight w:val="0"/>
          <w:marTop w:val="0"/>
          <w:marBottom w:val="0"/>
          <w:divBdr>
            <w:top w:val="none" w:sz="0" w:space="0" w:color="auto"/>
            <w:left w:val="none" w:sz="0" w:space="0" w:color="auto"/>
            <w:bottom w:val="none" w:sz="0" w:space="0" w:color="auto"/>
            <w:right w:val="none" w:sz="0" w:space="0" w:color="auto"/>
          </w:divBdr>
        </w:div>
        <w:div w:id="459106314">
          <w:marLeft w:val="0"/>
          <w:marRight w:val="0"/>
          <w:marTop w:val="0"/>
          <w:marBottom w:val="0"/>
          <w:divBdr>
            <w:top w:val="none" w:sz="0" w:space="0" w:color="auto"/>
            <w:left w:val="none" w:sz="0" w:space="0" w:color="auto"/>
            <w:bottom w:val="none" w:sz="0" w:space="0" w:color="auto"/>
            <w:right w:val="none" w:sz="0" w:space="0" w:color="auto"/>
          </w:divBdr>
        </w:div>
        <w:div w:id="482696113">
          <w:marLeft w:val="0"/>
          <w:marRight w:val="0"/>
          <w:marTop w:val="0"/>
          <w:marBottom w:val="0"/>
          <w:divBdr>
            <w:top w:val="none" w:sz="0" w:space="0" w:color="auto"/>
            <w:left w:val="none" w:sz="0" w:space="0" w:color="auto"/>
            <w:bottom w:val="none" w:sz="0" w:space="0" w:color="auto"/>
            <w:right w:val="none" w:sz="0" w:space="0" w:color="auto"/>
          </w:divBdr>
        </w:div>
        <w:div w:id="487480092">
          <w:marLeft w:val="0"/>
          <w:marRight w:val="0"/>
          <w:marTop w:val="0"/>
          <w:marBottom w:val="0"/>
          <w:divBdr>
            <w:top w:val="none" w:sz="0" w:space="0" w:color="auto"/>
            <w:left w:val="none" w:sz="0" w:space="0" w:color="auto"/>
            <w:bottom w:val="none" w:sz="0" w:space="0" w:color="auto"/>
            <w:right w:val="none" w:sz="0" w:space="0" w:color="auto"/>
          </w:divBdr>
        </w:div>
        <w:div w:id="494612122">
          <w:marLeft w:val="0"/>
          <w:marRight w:val="0"/>
          <w:marTop w:val="0"/>
          <w:marBottom w:val="0"/>
          <w:divBdr>
            <w:top w:val="none" w:sz="0" w:space="0" w:color="auto"/>
            <w:left w:val="none" w:sz="0" w:space="0" w:color="auto"/>
            <w:bottom w:val="none" w:sz="0" w:space="0" w:color="auto"/>
            <w:right w:val="none" w:sz="0" w:space="0" w:color="auto"/>
          </w:divBdr>
        </w:div>
        <w:div w:id="508639253">
          <w:marLeft w:val="0"/>
          <w:marRight w:val="0"/>
          <w:marTop w:val="0"/>
          <w:marBottom w:val="0"/>
          <w:divBdr>
            <w:top w:val="none" w:sz="0" w:space="0" w:color="auto"/>
            <w:left w:val="none" w:sz="0" w:space="0" w:color="auto"/>
            <w:bottom w:val="none" w:sz="0" w:space="0" w:color="auto"/>
            <w:right w:val="none" w:sz="0" w:space="0" w:color="auto"/>
          </w:divBdr>
        </w:div>
        <w:div w:id="522520209">
          <w:marLeft w:val="0"/>
          <w:marRight w:val="0"/>
          <w:marTop w:val="0"/>
          <w:marBottom w:val="0"/>
          <w:divBdr>
            <w:top w:val="none" w:sz="0" w:space="0" w:color="auto"/>
            <w:left w:val="none" w:sz="0" w:space="0" w:color="auto"/>
            <w:bottom w:val="none" w:sz="0" w:space="0" w:color="auto"/>
            <w:right w:val="none" w:sz="0" w:space="0" w:color="auto"/>
          </w:divBdr>
        </w:div>
        <w:div w:id="530803971">
          <w:marLeft w:val="0"/>
          <w:marRight w:val="0"/>
          <w:marTop w:val="0"/>
          <w:marBottom w:val="0"/>
          <w:divBdr>
            <w:top w:val="none" w:sz="0" w:space="0" w:color="auto"/>
            <w:left w:val="none" w:sz="0" w:space="0" w:color="auto"/>
            <w:bottom w:val="none" w:sz="0" w:space="0" w:color="auto"/>
            <w:right w:val="none" w:sz="0" w:space="0" w:color="auto"/>
          </w:divBdr>
        </w:div>
        <w:div w:id="559174419">
          <w:marLeft w:val="0"/>
          <w:marRight w:val="0"/>
          <w:marTop w:val="0"/>
          <w:marBottom w:val="0"/>
          <w:divBdr>
            <w:top w:val="none" w:sz="0" w:space="0" w:color="auto"/>
            <w:left w:val="none" w:sz="0" w:space="0" w:color="auto"/>
            <w:bottom w:val="none" w:sz="0" w:space="0" w:color="auto"/>
            <w:right w:val="none" w:sz="0" w:space="0" w:color="auto"/>
          </w:divBdr>
        </w:div>
        <w:div w:id="569196754">
          <w:marLeft w:val="0"/>
          <w:marRight w:val="0"/>
          <w:marTop w:val="0"/>
          <w:marBottom w:val="0"/>
          <w:divBdr>
            <w:top w:val="none" w:sz="0" w:space="0" w:color="auto"/>
            <w:left w:val="none" w:sz="0" w:space="0" w:color="auto"/>
            <w:bottom w:val="none" w:sz="0" w:space="0" w:color="auto"/>
            <w:right w:val="none" w:sz="0" w:space="0" w:color="auto"/>
          </w:divBdr>
        </w:div>
        <w:div w:id="572201742">
          <w:marLeft w:val="0"/>
          <w:marRight w:val="0"/>
          <w:marTop w:val="0"/>
          <w:marBottom w:val="0"/>
          <w:divBdr>
            <w:top w:val="none" w:sz="0" w:space="0" w:color="auto"/>
            <w:left w:val="none" w:sz="0" w:space="0" w:color="auto"/>
            <w:bottom w:val="none" w:sz="0" w:space="0" w:color="auto"/>
            <w:right w:val="none" w:sz="0" w:space="0" w:color="auto"/>
          </w:divBdr>
        </w:div>
        <w:div w:id="577326312">
          <w:marLeft w:val="0"/>
          <w:marRight w:val="0"/>
          <w:marTop w:val="0"/>
          <w:marBottom w:val="0"/>
          <w:divBdr>
            <w:top w:val="none" w:sz="0" w:space="0" w:color="auto"/>
            <w:left w:val="none" w:sz="0" w:space="0" w:color="auto"/>
            <w:bottom w:val="none" w:sz="0" w:space="0" w:color="auto"/>
            <w:right w:val="none" w:sz="0" w:space="0" w:color="auto"/>
          </w:divBdr>
        </w:div>
        <w:div w:id="587926188">
          <w:marLeft w:val="0"/>
          <w:marRight w:val="0"/>
          <w:marTop w:val="0"/>
          <w:marBottom w:val="0"/>
          <w:divBdr>
            <w:top w:val="none" w:sz="0" w:space="0" w:color="auto"/>
            <w:left w:val="none" w:sz="0" w:space="0" w:color="auto"/>
            <w:bottom w:val="none" w:sz="0" w:space="0" w:color="auto"/>
            <w:right w:val="none" w:sz="0" w:space="0" w:color="auto"/>
          </w:divBdr>
        </w:div>
        <w:div w:id="588394074">
          <w:marLeft w:val="0"/>
          <w:marRight w:val="0"/>
          <w:marTop w:val="0"/>
          <w:marBottom w:val="0"/>
          <w:divBdr>
            <w:top w:val="none" w:sz="0" w:space="0" w:color="auto"/>
            <w:left w:val="none" w:sz="0" w:space="0" w:color="auto"/>
            <w:bottom w:val="none" w:sz="0" w:space="0" w:color="auto"/>
            <w:right w:val="none" w:sz="0" w:space="0" w:color="auto"/>
          </w:divBdr>
        </w:div>
        <w:div w:id="647250386">
          <w:marLeft w:val="0"/>
          <w:marRight w:val="0"/>
          <w:marTop w:val="0"/>
          <w:marBottom w:val="0"/>
          <w:divBdr>
            <w:top w:val="none" w:sz="0" w:space="0" w:color="auto"/>
            <w:left w:val="none" w:sz="0" w:space="0" w:color="auto"/>
            <w:bottom w:val="none" w:sz="0" w:space="0" w:color="auto"/>
            <w:right w:val="none" w:sz="0" w:space="0" w:color="auto"/>
          </w:divBdr>
        </w:div>
        <w:div w:id="649596894">
          <w:marLeft w:val="0"/>
          <w:marRight w:val="0"/>
          <w:marTop w:val="0"/>
          <w:marBottom w:val="0"/>
          <w:divBdr>
            <w:top w:val="none" w:sz="0" w:space="0" w:color="auto"/>
            <w:left w:val="none" w:sz="0" w:space="0" w:color="auto"/>
            <w:bottom w:val="none" w:sz="0" w:space="0" w:color="auto"/>
            <w:right w:val="none" w:sz="0" w:space="0" w:color="auto"/>
          </w:divBdr>
        </w:div>
        <w:div w:id="662510766">
          <w:marLeft w:val="0"/>
          <w:marRight w:val="0"/>
          <w:marTop w:val="0"/>
          <w:marBottom w:val="0"/>
          <w:divBdr>
            <w:top w:val="none" w:sz="0" w:space="0" w:color="auto"/>
            <w:left w:val="none" w:sz="0" w:space="0" w:color="auto"/>
            <w:bottom w:val="none" w:sz="0" w:space="0" w:color="auto"/>
            <w:right w:val="none" w:sz="0" w:space="0" w:color="auto"/>
          </w:divBdr>
        </w:div>
        <w:div w:id="668942981">
          <w:marLeft w:val="0"/>
          <w:marRight w:val="0"/>
          <w:marTop w:val="0"/>
          <w:marBottom w:val="0"/>
          <w:divBdr>
            <w:top w:val="none" w:sz="0" w:space="0" w:color="auto"/>
            <w:left w:val="none" w:sz="0" w:space="0" w:color="auto"/>
            <w:bottom w:val="none" w:sz="0" w:space="0" w:color="auto"/>
            <w:right w:val="none" w:sz="0" w:space="0" w:color="auto"/>
          </w:divBdr>
        </w:div>
        <w:div w:id="721707779">
          <w:marLeft w:val="0"/>
          <w:marRight w:val="0"/>
          <w:marTop w:val="0"/>
          <w:marBottom w:val="0"/>
          <w:divBdr>
            <w:top w:val="none" w:sz="0" w:space="0" w:color="auto"/>
            <w:left w:val="none" w:sz="0" w:space="0" w:color="auto"/>
            <w:bottom w:val="none" w:sz="0" w:space="0" w:color="auto"/>
            <w:right w:val="none" w:sz="0" w:space="0" w:color="auto"/>
          </w:divBdr>
        </w:div>
        <w:div w:id="723529359">
          <w:marLeft w:val="0"/>
          <w:marRight w:val="0"/>
          <w:marTop w:val="0"/>
          <w:marBottom w:val="0"/>
          <w:divBdr>
            <w:top w:val="none" w:sz="0" w:space="0" w:color="auto"/>
            <w:left w:val="none" w:sz="0" w:space="0" w:color="auto"/>
            <w:bottom w:val="none" w:sz="0" w:space="0" w:color="auto"/>
            <w:right w:val="none" w:sz="0" w:space="0" w:color="auto"/>
          </w:divBdr>
        </w:div>
        <w:div w:id="724719627">
          <w:marLeft w:val="0"/>
          <w:marRight w:val="0"/>
          <w:marTop w:val="0"/>
          <w:marBottom w:val="0"/>
          <w:divBdr>
            <w:top w:val="none" w:sz="0" w:space="0" w:color="auto"/>
            <w:left w:val="none" w:sz="0" w:space="0" w:color="auto"/>
            <w:bottom w:val="none" w:sz="0" w:space="0" w:color="auto"/>
            <w:right w:val="none" w:sz="0" w:space="0" w:color="auto"/>
          </w:divBdr>
        </w:div>
        <w:div w:id="746610607">
          <w:marLeft w:val="0"/>
          <w:marRight w:val="0"/>
          <w:marTop w:val="0"/>
          <w:marBottom w:val="0"/>
          <w:divBdr>
            <w:top w:val="none" w:sz="0" w:space="0" w:color="auto"/>
            <w:left w:val="none" w:sz="0" w:space="0" w:color="auto"/>
            <w:bottom w:val="none" w:sz="0" w:space="0" w:color="auto"/>
            <w:right w:val="none" w:sz="0" w:space="0" w:color="auto"/>
          </w:divBdr>
        </w:div>
        <w:div w:id="749162605">
          <w:marLeft w:val="0"/>
          <w:marRight w:val="0"/>
          <w:marTop w:val="0"/>
          <w:marBottom w:val="0"/>
          <w:divBdr>
            <w:top w:val="none" w:sz="0" w:space="0" w:color="auto"/>
            <w:left w:val="none" w:sz="0" w:space="0" w:color="auto"/>
            <w:bottom w:val="none" w:sz="0" w:space="0" w:color="auto"/>
            <w:right w:val="none" w:sz="0" w:space="0" w:color="auto"/>
          </w:divBdr>
        </w:div>
        <w:div w:id="771239419">
          <w:marLeft w:val="0"/>
          <w:marRight w:val="0"/>
          <w:marTop w:val="0"/>
          <w:marBottom w:val="0"/>
          <w:divBdr>
            <w:top w:val="none" w:sz="0" w:space="0" w:color="auto"/>
            <w:left w:val="none" w:sz="0" w:space="0" w:color="auto"/>
            <w:bottom w:val="none" w:sz="0" w:space="0" w:color="auto"/>
            <w:right w:val="none" w:sz="0" w:space="0" w:color="auto"/>
          </w:divBdr>
        </w:div>
        <w:div w:id="772437739">
          <w:marLeft w:val="0"/>
          <w:marRight w:val="0"/>
          <w:marTop w:val="0"/>
          <w:marBottom w:val="0"/>
          <w:divBdr>
            <w:top w:val="none" w:sz="0" w:space="0" w:color="auto"/>
            <w:left w:val="none" w:sz="0" w:space="0" w:color="auto"/>
            <w:bottom w:val="none" w:sz="0" w:space="0" w:color="auto"/>
            <w:right w:val="none" w:sz="0" w:space="0" w:color="auto"/>
          </w:divBdr>
        </w:div>
        <w:div w:id="789512443">
          <w:marLeft w:val="0"/>
          <w:marRight w:val="0"/>
          <w:marTop w:val="0"/>
          <w:marBottom w:val="0"/>
          <w:divBdr>
            <w:top w:val="none" w:sz="0" w:space="0" w:color="auto"/>
            <w:left w:val="none" w:sz="0" w:space="0" w:color="auto"/>
            <w:bottom w:val="none" w:sz="0" w:space="0" w:color="auto"/>
            <w:right w:val="none" w:sz="0" w:space="0" w:color="auto"/>
          </w:divBdr>
        </w:div>
        <w:div w:id="797989249">
          <w:marLeft w:val="0"/>
          <w:marRight w:val="0"/>
          <w:marTop w:val="0"/>
          <w:marBottom w:val="0"/>
          <w:divBdr>
            <w:top w:val="none" w:sz="0" w:space="0" w:color="auto"/>
            <w:left w:val="none" w:sz="0" w:space="0" w:color="auto"/>
            <w:bottom w:val="none" w:sz="0" w:space="0" w:color="auto"/>
            <w:right w:val="none" w:sz="0" w:space="0" w:color="auto"/>
          </w:divBdr>
        </w:div>
        <w:div w:id="808519709">
          <w:marLeft w:val="0"/>
          <w:marRight w:val="0"/>
          <w:marTop w:val="0"/>
          <w:marBottom w:val="0"/>
          <w:divBdr>
            <w:top w:val="none" w:sz="0" w:space="0" w:color="auto"/>
            <w:left w:val="none" w:sz="0" w:space="0" w:color="auto"/>
            <w:bottom w:val="none" w:sz="0" w:space="0" w:color="auto"/>
            <w:right w:val="none" w:sz="0" w:space="0" w:color="auto"/>
          </w:divBdr>
        </w:div>
        <w:div w:id="812134543">
          <w:marLeft w:val="0"/>
          <w:marRight w:val="0"/>
          <w:marTop w:val="0"/>
          <w:marBottom w:val="0"/>
          <w:divBdr>
            <w:top w:val="none" w:sz="0" w:space="0" w:color="auto"/>
            <w:left w:val="none" w:sz="0" w:space="0" w:color="auto"/>
            <w:bottom w:val="none" w:sz="0" w:space="0" w:color="auto"/>
            <w:right w:val="none" w:sz="0" w:space="0" w:color="auto"/>
          </w:divBdr>
        </w:div>
        <w:div w:id="836657550">
          <w:marLeft w:val="0"/>
          <w:marRight w:val="0"/>
          <w:marTop w:val="0"/>
          <w:marBottom w:val="0"/>
          <w:divBdr>
            <w:top w:val="none" w:sz="0" w:space="0" w:color="auto"/>
            <w:left w:val="none" w:sz="0" w:space="0" w:color="auto"/>
            <w:bottom w:val="none" w:sz="0" w:space="0" w:color="auto"/>
            <w:right w:val="none" w:sz="0" w:space="0" w:color="auto"/>
          </w:divBdr>
        </w:div>
        <w:div w:id="839350873">
          <w:marLeft w:val="0"/>
          <w:marRight w:val="0"/>
          <w:marTop w:val="0"/>
          <w:marBottom w:val="0"/>
          <w:divBdr>
            <w:top w:val="none" w:sz="0" w:space="0" w:color="auto"/>
            <w:left w:val="none" w:sz="0" w:space="0" w:color="auto"/>
            <w:bottom w:val="none" w:sz="0" w:space="0" w:color="auto"/>
            <w:right w:val="none" w:sz="0" w:space="0" w:color="auto"/>
          </w:divBdr>
        </w:div>
        <w:div w:id="849877403">
          <w:marLeft w:val="0"/>
          <w:marRight w:val="0"/>
          <w:marTop w:val="0"/>
          <w:marBottom w:val="0"/>
          <w:divBdr>
            <w:top w:val="none" w:sz="0" w:space="0" w:color="auto"/>
            <w:left w:val="none" w:sz="0" w:space="0" w:color="auto"/>
            <w:bottom w:val="none" w:sz="0" w:space="0" w:color="auto"/>
            <w:right w:val="none" w:sz="0" w:space="0" w:color="auto"/>
          </w:divBdr>
        </w:div>
        <w:div w:id="854071918">
          <w:marLeft w:val="0"/>
          <w:marRight w:val="0"/>
          <w:marTop w:val="0"/>
          <w:marBottom w:val="0"/>
          <w:divBdr>
            <w:top w:val="none" w:sz="0" w:space="0" w:color="auto"/>
            <w:left w:val="none" w:sz="0" w:space="0" w:color="auto"/>
            <w:bottom w:val="none" w:sz="0" w:space="0" w:color="auto"/>
            <w:right w:val="none" w:sz="0" w:space="0" w:color="auto"/>
          </w:divBdr>
        </w:div>
        <w:div w:id="858861343">
          <w:marLeft w:val="0"/>
          <w:marRight w:val="0"/>
          <w:marTop w:val="0"/>
          <w:marBottom w:val="0"/>
          <w:divBdr>
            <w:top w:val="none" w:sz="0" w:space="0" w:color="auto"/>
            <w:left w:val="none" w:sz="0" w:space="0" w:color="auto"/>
            <w:bottom w:val="none" w:sz="0" w:space="0" w:color="auto"/>
            <w:right w:val="none" w:sz="0" w:space="0" w:color="auto"/>
          </w:divBdr>
        </w:div>
        <w:div w:id="867794599">
          <w:marLeft w:val="0"/>
          <w:marRight w:val="0"/>
          <w:marTop w:val="0"/>
          <w:marBottom w:val="0"/>
          <w:divBdr>
            <w:top w:val="none" w:sz="0" w:space="0" w:color="auto"/>
            <w:left w:val="none" w:sz="0" w:space="0" w:color="auto"/>
            <w:bottom w:val="none" w:sz="0" w:space="0" w:color="auto"/>
            <w:right w:val="none" w:sz="0" w:space="0" w:color="auto"/>
          </w:divBdr>
        </w:div>
        <w:div w:id="893274978">
          <w:marLeft w:val="0"/>
          <w:marRight w:val="0"/>
          <w:marTop w:val="0"/>
          <w:marBottom w:val="0"/>
          <w:divBdr>
            <w:top w:val="none" w:sz="0" w:space="0" w:color="auto"/>
            <w:left w:val="none" w:sz="0" w:space="0" w:color="auto"/>
            <w:bottom w:val="none" w:sz="0" w:space="0" w:color="auto"/>
            <w:right w:val="none" w:sz="0" w:space="0" w:color="auto"/>
          </w:divBdr>
        </w:div>
        <w:div w:id="904069620">
          <w:marLeft w:val="0"/>
          <w:marRight w:val="0"/>
          <w:marTop w:val="0"/>
          <w:marBottom w:val="0"/>
          <w:divBdr>
            <w:top w:val="none" w:sz="0" w:space="0" w:color="auto"/>
            <w:left w:val="none" w:sz="0" w:space="0" w:color="auto"/>
            <w:bottom w:val="none" w:sz="0" w:space="0" w:color="auto"/>
            <w:right w:val="none" w:sz="0" w:space="0" w:color="auto"/>
          </w:divBdr>
        </w:div>
        <w:div w:id="911044804">
          <w:marLeft w:val="0"/>
          <w:marRight w:val="0"/>
          <w:marTop w:val="0"/>
          <w:marBottom w:val="0"/>
          <w:divBdr>
            <w:top w:val="none" w:sz="0" w:space="0" w:color="auto"/>
            <w:left w:val="none" w:sz="0" w:space="0" w:color="auto"/>
            <w:bottom w:val="none" w:sz="0" w:space="0" w:color="auto"/>
            <w:right w:val="none" w:sz="0" w:space="0" w:color="auto"/>
          </w:divBdr>
        </w:div>
        <w:div w:id="926037387">
          <w:marLeft w:val="0"/>
          <w:marRight w:val="0"/>
          <w:marTop w:val="0"/>
          <w:marBottom w:val="0"/>
          <w:divBdr>
            <w:top w:val="none" w:sz="0" w:space="0" w:color="auto"/>
            <w:left w:val="none" w:sz="0" w:space="0" w:color="auto"/>
            <w:bottom w:val="none" w:sz="0" w:space="0" w:color="auto"/>
            <w:right w:val="none" w:sz="0" w:space="0" w:color="auto"/>
          </w:divBdr>
        </w:div>
        <w:div w:id="928931969">
          <w:marLeft w:val="0"/>
          <w:marRight w:val="0"/>
          <w:marTop w:val="0"/>
          <w:marBottom w:val="0"/>
          <w:divBdr>
            <w:top w:val="none" w:sz="0" w:space="0" w:color="auto"/>
            <w:left w:val="none" w:sz="0" w:space="0" w:color="auto"/>
            <w:bottom w:val="none" w:sz="0" w:space="0" w:color="auto"/>
            <w:right w:val="none" w:sz="0" w:space="0" w:color="auto"/>
          </w:divBdr>
        </w:div>
        <w:div w:id="942035050">
          <w:marLeft w:val="0"/>
          <w:marRight w:val="0"/>
          <w:marTop w:val="0"/>
          <w:marBottom w:val="0"/>
          <w:divBdr>
            <w:top w:val="none" w:sz="0" w:space="0" w:color="auto"/>
            <w:left w:val="none" w:sz="0" w:space="0" w:color="auto"/>
            <w:bottom w:val="none" w:sz="0" w:space="0" w:color="auto"/>
            <w:right w:val="none" w:sz="0" w:space="0" w:color="auto"/>
          </w:divBdr>
        </w:div>
        <w:div w:id="953638169">
          <w:marLeft w:val="0"/>
          <w:marRight w:val="0"/>
          <w:marTop w:val="0"/>
          <w:marBottom w:val="0"/>
          <w:divBdr>
            <w:top w:val="none" w:sz="0" w:space="0" w:color="auto"/>
            <w:left w:val="none" w:sz="0" w:space="0" w:color="auto"/>
            <w:bottom w:val="none" w:sz="0" w:space="0" w:color="auto"/>
            <w:right w:val="none" w:sz="0" w:space="0" w:color="auto"/>
          </w:divBdr>
        </w:div>
        <w:div w:id="958954083">
          <w:marLeft w:val="0"/>
          <w:marRight w:val="0"/>
          <w:marTop w:val="0"/>
          <w:marBottom w:val="0"/>
          <w:divBdr>
            <w:top w:val="none" w:sz="0" w:space="0" w:color="auto"/>
            <w:left w:val="none" w:sz="0" w:space="0" w:color="auto"/>
            <w:bottom w:val="none" w:sz="0" w:space="0" w:color="auto"/>
            <w:right w:val="none" w:sz="0" w:space="0" w:color="auto"/>
          </w:divBdr>
        </w:div>
        <w:div w:id="983315004">
          <w:marLeft w:val="0"/>
          <w:marRight w:val="0"/>
          <w:marTop w:val="0"/>
          <w:marBottom w:val="0"/>
          <w:divBdr>
            <w:top w:val="none" w:sz="0" w:space="0" w:color="auto"/>
            <w:left w:val="none" w:sz="0" w:space="0" w:color="auto"/>
            <w:bottom w:val="none" w:sz="0" w:space="0" w:color="auto"/>
            <w:right w:val="none" w:sz="0" w:space="0" w:color="auto"/>
          </w:divBdr>
        </w:div>
        <w:div w:id="985553536">
          <w:marLeft w:val="0"/>
          <w:marRight w:val="0"/>
          <w:marTop w:val="0"/>
          <w:marBottom w:val="0"/>
          <w:divBdr>
            <w:top w:val="none" w:sz="0" w:space="0" w:color="auto"/>
            <w:left w:val="none" w:sz="0" w:space="0" w:color="auto"/>
            <w:bottom w:val="none" w:sz="0" w:space="0" w:color="auto"/>
            <w:right w:val="none" w:sz="0" w:space="0" w:color="auto"/>
          </w:divBdr>
        </w:div>
        <w:div w:id="995917425">
          <w:marLeft w:val="0"/>
          <w:marRight w:val="0"/>
          <w:marTop w:val="0"/>
          <w:marBottom w:val="0"/>
          <w:divBdr>
            <w:top w:val="none" w:sz="0" w:space="0" w:color="auto"/>
            <w:left w:val="none" w:sz="0" w:space="0" w:color="auto"/>
            <w:bottom w:val="none" w:sz="0" w:space="0" w:color="auto"/>
            <w:right w:val="none" w:sz="0" w:space="0" w:color="auto"/>
          </w:divBdr>
        </w:div>
        <w:div w:id="1007950339">
          <w:marLeft w:val="0"/>
          <w:marRight w:val="0"/>
          <w:marTop w:val="0"/>
          <w:marBottom w:val="0"/>
          <w:divBdr>
            <w:top w:val="none" w:sz="0" w:space="0" w:color="auto"/>
            <w:left w:val="none" w:sz="0" w:space="0" w:color="auto"/>
            <w:bottom w:val="none" w:sz="0" w:space="0" w:color="auto"/>
            <w:right w:val="none" w:sz="0" w:space="0" w:color="auto"/>
          </w:divBdr>
        </w:div>
        <w:div w:id="1013386445">
          <w:marLeft w:val="0"/>
          <w:marRight w:val="0"/>
          <w:marTop w:val="0"/>
          <w:marBottom w:val="0"/>
          <w:divBdr>
            <w:top w:val="none" w:sz="0" w:space="0" w:color="auto"/>
            <w:left w:val="none" w:sz="0" w:space="0" w:color="auto"/>
            <w:bottom w:val="none" w:sz="0" w:space="0" w:color="auto"/>
            <w:right w:val="none" w:sz="0" w:space="0" w:color="auto"/>
          </w:divBdr>
        </w:div>
        <w:div w:id="1023946174">
          <w:marLeft w:val="0"/>
          <w:marRight w:val="0"/>
          <w:marTop w:val="0"/>
          <w:marBottom w:val="0"/>
          <w:divBdr>
            <w:top w:val="none" w:sz="0" w:space="0" w:color="auto"/>
            <w:left w:val="none" w:sz="0" w:space="0" w:color="auto"/>
            <w:bottom w:val="none" w:sz="0" w:space="0" w:color="auto"/>
            <w:right w:val="none" w:sz="0" w:space="0" w:color="auto"/>
          </w:divBdr>
        </w:div>
        <w:div w:id="1025984840">
          <w:marLeft w:val="0"/>
          <w:marRight w:val="0"/>
          <w:marTop w:val="0"/>
          <w:marBottom w:val="0"/>
          <w:divBdr>
            <w:top w:val="none" w:sz="0" w:space="0" w:color="auto"/>
            <w:left w:val="none" w:sz="0" w:space="0" w:color="auto"/>
            <w:bottom w:val="none" w:sz="0" w:space="0" w:color="auto"/>
            <w:right w:val="none" w:sz="0" w:space="0" w:color="auto"/>
          </w:divBdr>
        </w:div>
        <w:div w:id="1029992652">
          <w:marLeft w:val="0"/>
          <w:marRight w:val="0"/>
          <w:marTop w:val="0"/>
          <w:marBottom w:val="0"/>
          <w:divBdr>
            <w:top w:val="none" w:sz="0" w:space="0" w:color="auto"/>
            <w:left w:val="none" w:sz="0" w:space="0" w:color="auto"/>
            <w:bottom w:val="none" w:sz="0" w:space="0" w:color="auto"/>
            <w:right w:val="none" w:sz="0" w:space="0" w:color="auto"/>
          </w:divBdr>
        </w:div>
        <w:div w:id="1034773071">
          <w:marLeft w:val="0"/>
          <w:marRight w:val="0"/>
          <w:marTop w:val="0"/>
          <w:marBottom w:val="0"/>
          <w:divBdr>
            <w:top w:val="none" w:sz="0" w:space="0" w:color="auto"/>
            <w:left w:val="none" w:sz="0" w:space="0" w:color="auto"/>
            <w:bottom w:val="none" w:sz="0" w:space="0" w:color="auto"/>
            <w:right w:val="none" w:sz="0" w:space="0" w:color="auto"/>
          </w:divBdr>
        </w:div>
        <w:div w:id="1036009303">
          <w:marLeft w:val="0"/>
          <w:marRight w:val="0"/>
          <w:marTop w:val="0"/>
          <w:marBottom w:val="0"/>
          <w:divBdr>
            <w:top w:val="none" w:sz="0" w:space="0" w:color="auto"/>
            <w:left w:val="none" w:sz="0" w:space="0" w:color="auto"/>
            <w:bottom w:val="none" w:sz="0" w:space="0" w:color="auto"/>
            <w:right w:val="none" w:sz="0" w:space="0" w:color="auto"/>
          </w:divBdr>
        </w:div>
        <w:div w:id="1041636228">
          <w:marLeft w:val="0"/>
          <w:marRight w:val="0"/>
          <w:marTop w:val="0"/>
          <w:marBottom w:val="0"/>
          <w:divBdr>
            <w:top w:val="none" w:sz="0" w:space="0" w:color="auto"/>
            <w:left w:val="none" w:sz="0" w:space="0" w:color="auto"/>
            <w:bottom w:val="none" w:sz="0" w:space="0" w:color="auto"/>
            <w:right w:val="none" w:sz="0" w:space="0" w:color="auto"/>
          </w:divBdr>
        </w:div>
        <w:div w:id="1046107841">
          <w:marLeft w:val="0"/>
          <w:marRight w:val="0"/>
          <w:marTop w:val="0"/>
          <w:marBottom w:val="0"/>
          <w:divBdr>
            <w:top w:val="none" w:sz="0" w:space="0" w:color="auto"/>
            <w:left w:val="none" w:sz="0" w:space="0" w:color="auto"/>
            <w:bottom w:val="none" w:sz="0" w:space="0" w:color="auto"/>
            <w:right w:val="none" w:sz="0" w:space="0" w:color="auto"/>
          </w:divBdr>
        </w:div>
        <w:div w:id="1086457402">
          <w:marLeft w:val="0"/>
          <w:marRight w:val="0"/>
          <w:marTop w:val="0"/>
          <w:marBottom w:val="0"/>
          <w:divBdr>
            <w:top w:val="none" w:sz="0" w:space="0" w:color="auto"/>
            <w:left w:val="none" w:sz="0" w:space="0" w:color="auto"/>
            <w:bottom w:val="none" w:sz="0" w:space="0" w:color="auto"/>
            <w:right w:val="none" w:sz="0" w:space="0" w:color="auto"/>
          </w:divBdr>
        </w:div>
        <w:div w:id="1104838025">
          <w:marLeft w:val="0"/>
          <w:marRight w:val="0"/>
          <w:marTop w:val="0"/>
          <w:marBottom w:val="0"/>
          <w:divBdr>
            <w:top w:val="none" w:sz="0" w:space="0" w:color="auto"/>
            <w:left w:val="none" w:sz="0" w:space="0" w:color="auto"/>
            <w:bottom w:val="none" w:sz="0" w:space="0" w:color="auto"/>
            <w:right w:val="none" w:sz="0" w:space="0" w:color="auto"/>
          </w:divBdr>
        </w:div>
        <w:div w:id="1167479666">
          <w:marLeft w:val="0"/>
          <w:marRight w:val="0"/>
          <w:marTop w:val="0"/>
          <w:marBottom w:val="0"/>
          <w:divBdr>
            <w:top w:val="none" w:sz="0" w:space="0" w:color="auto"/>
            <w:left w:val="none" w:sz="0" w:space="0" w:color="auto"/>
            <w:bottom w:val="none" w:sz="0" w:space="0" w:color="auto"/>
            <w:right w:val="none" w:sz="0" w:space="0" w:color="auto"/>
          </w:divBdr>
        </w:div>
        <w:div w:id="1179737290">
          <w:marLeft w:val="0"/>
          <w:marRight w:val="0"/>
          <w:marTop w:val="0"/>
          <w:marBottom w:val="0"/>
          <w:divBdr>
            <w:top w:val="none" w:sz="0" w:space="0" w:color="auto"/>
            <w:left w:val="none" w:sz="0" w:space="0" w:color="auto"/>
            <w:bottom w:val="none" w:sz="0" w:space="0" w:color="auto"/>
            <w:right w:val="none" w:sz="0" w:space="0" w:color="auto"/>
          </w:divBdr>
        </w:div>
        <w:div w:id="1184979402">
          <w:marLeft w:val="0"/>
          <w:marRight w:val="0"/>
          <w:marTop w:val="0"/>
          <w:marBottom w:val="0"/>
          <w:divBdr>
            <w:top w:val="none" w:sz="0" w:space="0" w:color="auto"/>
            <w:left w:val="none" w:sz="0" w:space="0" w:color="auto"/>
            <w:bottom w:val="none" w:sz="0" w:space="0" w:color="auto"/>
            <w:right w:val="none" w:sz="0" w:space="0" w:color="auto"/>
          </w:divBdr>
        </w:div>
        <w:div w:id="1187913220">
          <w:marLeft w:val="0"/>
          <w:marRight w:val="0"/>
          <w:marTop w:val="0"/>
          <w:marBottom w:val="0"/>
          <w:divBdr>
            <w:top w:val="none" w:sz="0" w:space="0" w:color="auto"/>
            <w:left w:val="none" w:sz="0" w:space="0" w:color="auto"/>
            <w:bottom w:val="none" w:sz="0" w:space="0" w:color="auto"/>
            <w:right w:val="none" w:sz="0" w:space="0" w:color="auto"/>
          </w:divBdr>
        </w:div>
        <w:div w:id="1189833780">
          <w:marLeft w:val="0"/>
          <w:marRight w:val="0"/>
          <w:marTop w:val="0"/>
          <w:marBottom w:val="0"/>
          <w:divBdr>
            <w:top w:val="none" w:sz="0" w:space="0" w:color="auto"/>
            <w:left w:val="none" w:sz="0" w:space="0" w:color="auto"/>
            <w:bottom w:val="none" w:sz="0" w:space="0" w:color="auto"/>
            <w:right w:val="none" w:sz="0" w:space="0" w:color="auto"/>
          </w:divBdr>
        </w:div>
        <w:div w:id="1211111105">
          <w:marLeft w:val="0"/>
          <w:marRight w:val="0"/>
          <w:marTop w:val="0"/>
          <w:marBottom w:val="0"/>
          <w:divBdr>
            <w:top w:val="none" w:sz="0" w:space="0" w:color="auto"/>
            <w:left w:val="none" w:sz="0" w:space="0" w:color="auto"/>
            <w:bottom w:val="none" w:sz="0" w:space="0" w:color="auto"/>
            <w:right w:val="none" w:sz="0" w:space="0" w:color="auto"/>
          </w:divBdr>
        </w:div>
        <w:div w:id="1220748837">
          <w:marLeft w:val="0"/>
          <w:marRight w:val="0"/>
          <w:marTop w:val="0"/>
          <w:marBottom w:val="0"/>
          <w:divBdr>
            <w:top w:val="none" w:sz="0" w:space="0" w:color="auto"/>
            <w:left w:val="none" w:sz="0" w:space="0" w:color="auto"/>
            <w:bottom w:val="none" w:sz="0" w:space="0" w:color="auto"/>
            <w:right w:val="none" w:sz="0" w:space="0" w:color="auto"/>
          </w:divBdr>
        </w:div>
        <w:div w:id="1250231829">
          <w:marLeft w:val="0"/>
          <w:marRight w:val="0"/>
          <w:marTop w:val="0"/>
          <w:marBottom w:val="0"/>
          <w:divBdr>
            <w:top w:val="none" w:sz="0" w:space="0" w:color="auto"/>
            <w:left w:val="none" w:sz="0" w:space="0" w:color="auto"/>
            <w:bottom w:val="none" w:sz="0" w:space="0" w:color="auto"/>
            <w:right w:val="none" w:sz="0" w:space="0" w:color="auto"/>
          </w:divBdr>
        </w:div>
        <w:div w:id="1269460278">
          <w:marLeft w:val="0"/>
          <w:marRight w:val="0"/>
          <w:marTop w:val="0"/>
          <w:marBottom w:val="0"/>
          <w:divBdr>
            <w:top w:val="none" w:sz="0" w:space="0" w:color="auto"/>
            <w:left w:val="none" w:sz="0" w:space="0" w:color="auto"/>
            <w:bottom w:val="none" w:sz="0" w:space="0" w:color="auto"/>
            <w:right w:val="none" w:sz="0" w:space="0" w:color="auto"/>
          </w:divBdr>
        </w:div>
        <w:div w:id="1295021260">
          <w:marLeft w:val="0"/>
          <w:marRight w:val="0"/>
          <w:marTop w:val="0"/>
          <w:marBottom w:val="0"/>
          <w:divBdr>
            <w:top w:val="none" w:sz="0" w:space="0" w:color="auto"/>
            <w:left w:val="none" w:sz="0" w:space="0" w:color="auto"/>
            <w:bottom w:val="none" w:sz="0" w:space="0" w:color="auto"/>
            <w:right w:val="none" w:sz="0" w:space="0" w:color="auto"/>
          </w:divBdr>
        </w:div>
        <w:div w:id="1317219011">
          <w:marLeft w:val="0"/>
          <w:marRight w:val="0"/>
          <w:marTop w:val="0"/>
          <w:marBottom w:val="0"/>
          <w:divBdr>
            <w:top w:val="none" w:sz="0" w:space="0" w:color="auto"/>
            <w:left w:val="none" w:sz="0" w:space="0" w:color="auto"/>
            <w:bottom w:val="none" w:sz="0" w:space="0" w:color="auto"/>
            <w:right w:val="none" w:sz="0" w:space="0" w:color="auto"/>
          </w:divBdr>
        </w:div>
        <w:div w:id="1327201937">
          <w:marLeft w:val="0"/>
          <w:marRight w:val="0"/>
          <w:marTop w:val="0"/>
          <w:marBottom w:val="0"/>
          <w:divBdr>
            <w:top w:val="none" w:sz="0" w:space="0" w:color="auto"/>
            <w:left w:val="none" w:sz="0" w:space="0" w:color="auto"/>
            <w:bottom w:val="none" w:sz="0" w:space="0" w:color="auto"/>
            <w:right w:val="none" w:sz="0" w:space="0" w:color="auto"/>
          </w:divBdr>
        </w:div>
        <w:div w:id="1338314468">
          <w:marLeft w:val="0"/>
          <w:marRight w:val="0"/>
          <w:marTop w:val="0"/>
          <w:marBottom w:val="0"/>
          <w:divBdr>
            <w:top w:val="none" w:sz="0" w:space="0" w:color="auto"/>
            <w:left w:val="none" w:sz="0" w:space="0" w:color="auto"/>
            <w:bottom w:val="none" w:sz="0" w:space="0" w:color="auto"/>
            <w:right w:val="none" w:sz="0" w:space="0" w:color="auto"/>
          </w:divBdr>
        </w:div>
        <w:div w:id="1342663071">
          <w:marLeft w:val="0"/>
          <w:marRight w:val="0"/>
          <w:marTop w:val="0"/>
          <w:marBottom w:val="0"/>
          <w:divBdr>
            <w:top w:val="none" w:sz="0" w:space="0" w:color="auto"/>
            <w:left w:val="none" w:sz="0" w:space="0" w:color="auto"/>
            <w:bottom w:val="none" w:sz="0" w:space="0" w:color="auto"/>
            <w:right w:val="none" w:sz="0" w:space="0" w:color="auto"/>
          </w:divBdr>
        </w:div>
        <w:div w:id="1368870899">
          <w:marLeft w:val="0"/>
          <w:marRight w:val="0"/>
          <w:marTop w:val="0"/>
          <w:marBottom w:val="0"/>
          <w:divBdr>
            <w:top w:val="none" w:sz="0" w:space="0" w:color="auto"/>
            <w:left w:val="none" w:sz="0" w:space="0" w:color="auto"/>
            <w:bottom w:val="none" w:sz="0" w:space="0" w:color="auto"/>
            <w:right w:val="none" w:sz="0" w:space="0" w:color="auto"/>
          </w:divBdr>
        </w:div>
        <w:div w:id="1381858463">
          <w:marLeft w:val="0"/>
          <w:marRight w:val="0"/>
          <w:marTop w:val="0"/>
          <w:marBottom w:val="0"/>
          <w:divBdr>
            <w:top w:val="none" w:sz="0" w:space="0" w:color="auto"/>
            <w:left w:val="none" w:sz="0" w:space="0" w:color="auto"/>
            <w:bottom w:val="none" w:sz="0" w:space="0" w:color="auto"/>
            <w:right w:val="none" w:sz="0" w:space="0" w:color="auto"/>
          </w:divBdr>
        </w:div>
        <w:div w:id="1399744354">
          <w:marLeft w:val="0"/>
          <w:marRight w:val="0"/>
          <w:marTop w:val="0"/>
          <w:marBottom w:val="0"/>
          <w:divBdr>
            <w:top w:val="none" w:sz="0" w:space="0" w:color="auto"/>
            <w:left w:val="none" w:sz="0" w:space="0" w:color="auto"/>
            <w:bottom w:val="none" w:sz="0" w:space="0" w:color="auto"/>
            <w:right w:val="none" w:sz="0" w:space="0" w:color="auto"/>
          </w:divBdr>
        </w:div>
        <w:div w:id="1411393656">
          <w:marLeft w:val="0"/>
          <w:marRight w:val="0"/>
          <w:marTop w:val="0"/>
          <w:marBottom w:val="0"/>
          <w:divBdr>
            <w:top w:val="none" w:sz="0" w:space="0" w:color="auto"/>
            <w:left w:val="none" w:sz="0" w:space="0" w:color="auto"/>
            <w:bottom w:val="none" w:sz="0" w:space="0" w:color="auto"/>
            <w:right w:val="none" w:sz="0" w:space="0" w:color="auto"/>
          </w:divBdr>
        </w:div>
        <w:div w:id="1436369559">
          <w:marLeft w:val="0"/>
          <w:marRight w:val="0"/>
          <w:marTop w:val="0"/>
          <w:marBottom w:val="0"/>
          <w:divBdr>
            <w:top w:val="none" w:sz="0" w:space="0" w:color="auto"/>
            <w:left w:val="none" w:sz="0" w:space="0" w:color="auto"/>
            <w:bottom w:val="none" w:sz="0" w:space="0" w:color="auto"/>
            <w:right w:val="none" w:sz="0" w:space="0" w:color="auto"/>
          </w:divBdr>
        </w:div>
        <w:div w:id="1445811053">
          <w:marLeft w:val="0"/>
          <w:marRight w:val="0"/>
          <w:marTop w:val="0"/>
          <w:marBottom w:val="0"/>
          <w:divBdr>
            <w:top w:val="none" w:sz="0" w:space="0" w:color="auto"/>
            <w:left w:val="none" w:sz="0" w:space="0" w:color="auto"/>
            <w:bottom w:val="none" w:sz="0" w:space="0" w:color="auto"/>
            <w:right w:val="none" w:sz="0" w:space="0" w:color="auto"/>
          </w:divBdr>
        </w:div>
        <w:div w:id="1445878846">
          <w:marLeft w:val="0"/>
          <w:marRight w:val="0"/>
          <w:marTop w:val="0"/>
          <w:marBottom w:val="0"/>
          <w:divBdr>
            <w:top w:val="none" w:sz="0" w:space="0" w:color="auto"/>
            <w:left w:val="none" w:sz="0" w:space="0" w:color="auto"/>
            <w:bottom w:val="none" w:sz="0" w:space="0" w:color="auto"/>
            <w:right w:val="none" w:sz="0" w:space="0" w:color="auto"/>
          </w:divBdr>
        </w:div>
        <w:div w:id="1451704910">
          <w:marLeft w:val="0"/>
          <w:marRight w:val="0"/>
          <w:marTop w:val="0"/>
          <w:marBottom w:val="0"/>
          <w:divBdr>
            <w:top w:val="none" w:sz="0" w:space="0" w:color="auto"/>
            <w:left w:val="none" w:sz="0" w:space="0" w:color="auto"/>
            <w:bottom w:val="none" w:sz="0" w:space="0" w:color="auto"/>
            <w:right w:val="none" w:sz="0" w:space="0" w:color="auto"/>
          </w:divBdr>
        </w:div>
        <w:div w:id="1454641257">
          <w:marLeft w:val="0"/>
          <w:marRight w:val="0"/>
          <w:marTop w:val="0"/>
          <w:marBottom w:val="0"/>
          <w:divBdr>
            <w:top w:val="none" w:sz="0" w:space="0" w:color="auto"/>
            <w:left w:val="none" w:sz="0" w:space="0" w:color="auto"/>
            <w:bottom w:val="none" w:sz="0" w:space="0" w:color="auto"/>
            <w:right w:val="none" w:sz="0" w:space="0" w:color="auto"/>
          </w:divBdr>
        </w:div>
        <w:div w:id="1463883430">
          <w:marLeft w:val="0"/>
          <w:marRight w:val="0"/>
          <w:marTop w:val="0"/>
          <w:marBottom w:val="0"/>
          <w:divBdr>
            <w:top w:val="none" w:sz="0" w:space="0" w:color="auto"/>
            <w:left w:val="none" w:sz="0" w:space="0" w:color="auto"/>
            <w:bottom w:val="none" w:sz="0" w:space="0" w:color="auto"/>
            <w:right w:val="none" w:sz="0" w:space="0" w:color="auto"/>
          </w:divBdr>
        </w:div>
        <w:div w:id="1471484910">
          <w:marLeft w:val="0"/>
          <w:marRight w:val="0"/>
          <w:marTop w:val="0"/>
          <w:marBottom w:val="0"/>
          <w:divBdr>
            <w:top w:val="none" w:sz="0" w:space="0" w:color="auto"/>
            <w:left w:val="none" w:sz="0" w:space="0" w:color="auto"/>
            <w:bottom w:val="none" w:sz="0" w:space="0" w:color="auto"/>
            <w:right w:val="none" w:sz="0" w:space="0" w:color="auto"/>
          </w:divBdr>
        </w:div>
        <w:div w:id="1476213605">
          <w:marLeft w:val="0"/>
          <w:marRight w:val="0"/>
          <w:marTop w:val="0"/>
          <w:marBottom w:val="0"/>
          <w:divBdr>
            <w:top w:val="none" w:sz="0" w:space="0" w:color="auto"/>
            <w:left w:val="none" w:sz="0" w:space="0" w:color="auto"/>
            <w:bottom w:val="none" w:sz="0" w:space="0" w:color="auto"/>
            <w:right w:val="none" w:sz="0" w:space="0" w:color="auto"/>
          </w:divBdr>
        </w:div>
        <w:div w:id="1495494038">
          <w:marLeft w:val="0"/>
          <w:marRight w:val="0"/>
          <w:marTop w:val="0"/>
          <w:marBottom w:val="0"/>
          <w:divBdr>
            <w:top w:val="none" w:sz="0" w:space="0" w:color="auto"/>
            <w:left w:val="none" w:sz="0" w:space="0" w:color="auto"/>
            <w:bottom w:val="none" w:sz="0" w:space="0" w:color="auto"/>
            <w:right w:val="none" w:sz="0" w:space="0" w:color="auto"/>
          </w:divBdr>
        </w:div>
        <w:div w:id="1500079958">
          <w:marLeft w:val="0"/>
          <w:marRight w:val="0"/>
          <w:marTop w:val="0"/>
          <w:marBottom w:val="0"/>
          <w:divBdr>
            <w:top w:val="none" w:sz="0" w:space="0" w:color="auto"/>
            <w:left w:val="none" w:sz="0" w:space="0" w:color="auto"/>
            <w:bottom w:val="none" w:sz="0" w:space="0" w:color="auto"/>
            <w:right w:val="none" w:sz="0" w:space="0" w:color="auto"/>
          </w:divBdr>
        </w:div>
        <w:div w:id="1505896625">
          <w:marLeft w:val="0"/>
          <w:marRight w:val="0"/>
          <w:marTop w:val="0"/>
          <w:marBottom w:val="0"/>
          <w:divBdr>
            <w:top w:val="none" w:sz="0" w:space="0" w:color="auto"/>
            <w:left w:val="none" w:sz="0" w:space="0" w:color="auto"/>
            <w:bottom w:val="none" w:sz="0" w:space="0" w:color="auto"/>
            <w:right w:val="none" w:sz="0" w:space="0" w:color="auto"/>
          </w:divBdr>
        </w:div>
        <w:div w:id="1515075259">
          <w:marLeft w:val="0"/>
          <w:marRight w:val="0"/>
          <w:marTop w:val="0"/>
          <w:marBottom w:val="0"/>
          <w:divBdr>
            <w:top w:val="none" w:sz="0" w:space="0" w:color="auto"/>
            <w:left w:val="none" w:sz="0" w:space="0" w:color="auto"/>
            <w:bottom w:val="none" w:sz="0" w:space="0" w:color="auto"/>
            <w:right w:val="none" w:sz="0" w:space="0" w:color="auto"/>
          </w:divBdr>
        </w:div>
        <w:div w:id="1528064563">
          <w:marLeft w:val="0"/>
          <w:marRight w:val="0"/>
          <w:marTop w:val="0"/>
          <w:marBottom w:val="0"/>
          <w:divBdr>
            <w:top w:val="none" w:sz="0" w:space="0" w:color="auto"/>
            <w:left w:val="none" w:sz="0" w:space="0" w:color="auto"/>
            <w:bottom w:val="none" w:sz="0" w:space="0" w:color="auto"/>
            <w:right w:val="none" w:sz="0" w:space="0" w:color="auto"/>
          </w:divBdr>
        </w:div>
        <w:div w:id="1552885977">
          <w:marLeft w:val="0"/>
          <w:marRight w:val="0"/>
          <w:marTop w:val="0"/>
          <w:marBottom w:val="0"/>
          <w:divBdr>
            <w:top w:val="none" w:sz="0" w:space="0" w:color="auto"/>
            <w:left w:val="none" w:sz="0" w:space="0" w:color="auto"/>
            <w:bottom w:val="none" w:sz="0" w:space="0" w:color="auto"/>
            <w:right w:val="none" w:sz="0" w:space="0" w:color="auto"/>
          </w:divBdr>
        </w:div>
        <w:div w:id="1554610697">
          <w:marLeft w:val="0"/>
          <w:marRight w:val="0"/>
          <w:marTop w:val="0"/>
          <w:marBottom w:val="0"/>
          <w:divBdr>
            <w:top w:val="none" w:sz="0" w:space="0" w:color="auto"/>
            <w:left w:val="none" w:sz="0" w:space="0" w:color="auto"/>
            <w:bottom w:val="none" w:sz="0" w:space="0" w:color="auto"/>
            <w:right w:val="none" w:sz="0" w:space="0" w:color="auto"/>
          </w:divBdr>
        </w:div>
        <w:div w:id="1578246589">
          <w:marLeft w:val="0"/>
          <w:marRight w:val="0"/>
          <w:marTop w:val="0"/>
          <w:marBottom w:val="0"/>
          <w:divBdr>
            <w:top w:val="none" w:sz="0" w:space="0" w:color="auto"/>
            <w:left w:val="none" w:sz="0" w:space="0" w:color="auto"/>
            <w:bottom w:val="none" w:sz="0" w:space="0" w:color="auto"/>
            <w:right w:val="none" w:sz="0" w:space="0" w:color="auto"/>
          </w:divBdr>
        </w:div>
        <w:div w:id="1618291969">
          <w:marLeft w:val="0"/>
          <w:marRight w:val="0"/>
          <w:marTop w:val="0"/>
          <w:marBottom w:val="0"/>
          <w:divBdr>
            <w:top w:val="none" w:sz="0" w:space="0" w:color="auto"/>
            <w:left w:val="none" w:sz="0" w:space="0" w:color="auto"/>
            <w:bottom w:val="none" w:sz="0" w:space="0" w:color="auto"/>
            <w:right w:val="none" w:sz="0" w:space="0" w:color="auto"/>
          </w:divBdr>
        </w:div>
        <w:div w:id="1628782443">
          <w:marLeft w:val="0"/>
          <w:marRight w:val="0"/>
          <w:marTop w:val="0"/>
          <w:marBottom w:val="0"/>
          <w:divBdr>
            <w:top w:val="none" w:sz="0" w:space="0" w:color="auto"/>
            <w:left w:val="none" w:sz="0" w:space="0" w:color="auto"/>
            <w:bottom w:val="none" w:sz="0" w:space="0" w:color="auto"/>
            <w:right w:val="none" w:sz="0" w:space="0" w:color="auto"/>
          </w:divBdr>
        </w:div>
        <w:div w:id="1629967957">
          <w:marLeft w:val="0"/>
          <w:marRight w:val="0"/>
          <w:marTop w:val="0"/>
          <w:marBottom w:val="0"/>
          <w:divBdr>
            <w:top w:val="none" w:sz="0" w:space="0" w:color="auto"/>
            <w:left w:val="none" w:sz="0" w:space="0" w:color="auto"/>
            <w:bottom w:val="none" w:sz="0" w:space="0" w:color="auto"/>
            <w:right w:val="none" w:sz="0" w:space="0" w:color="auto"/>
          </w:divBdr>
        </w:div>
        <w:div w:id="1649898226">
          <w:marLeft w:val="0"/>
          <w:marRight w:val="0"/>
          <w:marTop w:val="0"/>
          <w:marBottom w:val="0"/>
          <w:divBdr>
            <w:top w:val="none" w:sz="0" w:space="0" w:color="auto"/>
            <w:left w:val="none" w:sz="0" w:space="0" w:color="auto"/>
            <w:bottom w:val="none" w:sz="0" w:space="0" w:color="auto"/>
            <w:right w:val="none" w:sz="0" w:space="0" w:color="auto"/>
          </w:divBdr>
        </w:div>
        <w:div w:id="1650939127">
          <w:marLeft w:val="0"/>
          <w:marRight w:val="0"/>
          <w:marTop w:val="0"/>
          <w:marBottom w:val="0"/>
          <w:divBdr>
            <w:top w:val="none" w:sz="0" w:space="0" w:color="auto"/>
            <w:left w:val="none" w:sz="0" w:space="0" w:color="auto"/>
            <w:bottom w:val="none" w:sz="0" w:space="0" w:color="auto"/>
            <w:right w:val="none" w:sz="0" w:space="0" w:color="auto"/>
          </w:divBdr>
        </w:div>
        <w:div w:id="1668940398">
          <w:marLeft w:val="0"/>
          <w:marRight w:val="0"/>
          <w:marTop w:val="0"/>
          <w:marBottom w:val="0"/>
          <w:divBdr>
            <w:top w:val="none" w:sz="0" w:space="0" w:color="auto"/>
            <w:left w:val="none" w:sz="0" w:space="0" w:color="auto"/>
            <w:bottom w:val="none" w:sz="0" w:space="0" w:color="auto"/>
            <w:right w:val="none" w:sz="0" w:space="0" w:color="auto"/>
          </w:divBdr>
        </w:div>
        <w:div w:id="1701123858">
          <w:marLeft w:val="0"/>
          <w:marRight w:val="0"/>
          <w:marTop w:val="0"/>
          <w:marBottom w:val="0"/>
          <w:divBdr>
            <w:top w:val="none" w:sz="0" w:space="0" w:color="auto"/>
            <w:left w:val="none" w:sz="0" w:space="0" w:color="auto"/>
            <w:bottom w:val="none" w:sz="0" w:space="0" w:color="auto"/>
            <w:right w:val="none" w:sz="0" w:space="0" w:color="auto"/>
          </w:divBdr>
        </w:div>
        <w:div w:id="1703507198">
          <w:marLeft w:val="0"/>
          <w:marRight w:val="0"/>
          <w:marTop w:val="0"/>
          <w:marBottom w:val="0"/>
          <w:divBdr>
            <w:top w:val="none" w:sz="0" w:space="0" w:color="auto"/>
            <w:left w:val="none" w:sz="0" w:space="0" w:color="auto"/>
            <w:bottom w:val="none" w:sz="0" w:space="0" w:color="auto"/>
            <w:right w:val="none" w:sz="0" w:space="0" w:color="auto"/>
          </w:divBdr>
        </w:div>
        <w:div w:id="1734500983">
          <w:marLeft w:val="0"/>
          <w:marRight w:val="0"/>
          <w:marTop w:val="0"/>
          <w:marBottom w:val="0"/>
          <w:divBdr>
            <w:top w:val="none" w:sz="0" w:space="0" w:color="auto"/>
            <w:left w:val="none" w:sz="0" w:space="0" w:color="auto"/>
            <w:bottom w:val="none" w:sz="0" w:space="0" w:color="auto"/>
            <w:right w:val="none" w:sz="0" w:space="0" w:color="auto"/>
          </w:divBdr>
        </w:div>
        <w:div w:id="1746611945">
          <w:marLeft w:val="0"/>
          <w:marRight w:val="0"/>
          <w:marTop w:val="0"/>
          <w:marBottom w:val="0"/>
          <w:divBdr>
            <w:top w:val="none" w:sz="0" w:space="0" w:color="auto"/>
            <w:left w:val="none" w:sz="0" w:space="0" w:color="auto"/>
            <w:bottom w:val="none" w:sz="0" w:space="0" w:color="auto"/>
            <w:right w:val="none" w:sz="0" w:space="0" w:color="auto"/>
          </w:divBdr>
        </w:div>
        <w:div w:id="1765295219">
          <w:marLeft w:val="0"/>
          <w:marRight w:val="0"/>
          <w:marTop w:val="0"/>
          <w:marBottom w:val="0"/>
          <w:divBdr>
            <w:top w:val="none" w:sz="0" w:space="0" w:color="auto"/>
            <w:left w:val="none" w:sz="0" w:space="0" w:color="auto"/>
            <w:bottom w:val="none" w:sz="0" w:space="0" w:color="auto"/>
            <w:right w:val="none" w:sz="0" w:space="0" w:color="auto"/>
          </w:divBdr>
        </w:div>
        <w:div w:id="1790198943">
          <w:marLeft w:val="0"/>
          <w:marRight w:val="0"/>
          <w:marTop w:val="0"/>
          <w:marBottom w:val="0"/>
          <w:divBdr>
            <w:top w:val="none" w:sz="0" w:space="0" w:color="auto"/>
            <w:left w:val="none" w:sz="0" w:space="0" w:color="auto"/>
            <w:bottom w:val="none" w:sz="0" w:space="0" w:color="auto"/>
            <w:right w:val="none" w:sz="0" w:space="0" w:color="auto"/>
          </w:divBdr>
        </w:div>
        <w:div w:id="1790394783">
          <w:marLeft w:val="0"/>
          <w:marRight w:val="0"/>
          <w:marTop w:val="0"/>
          <w:marBottom w:val="0"/>
          <w:divBdr>
            <w:top w:val="none" w:sz="0" w:space="0" w:color="auto"/>
            <w:left w:val="none" w:sz="0" w:space="0" w:color="auto"/>
            <w:bottom w:val="none" w:sz="0" w:space="0" w:color="auto"/>
            <w:right w:val="none" w:sz="0" w:space="0" w:color="auto"/>
          </w:divBdr>
        </w:div>
        <w:div w:id="1792169407">
          <w:marLeft w:val="0"/>
          <w:marRight w:val="0"/>
          <w:marTop w:val="0"/>
          <w:marBottom w:val="0"/>
          <w:divBdr>
            <w:top w:val="none" w:sz="0" w:space="0" w:color="auto"/>
            <w:left w:val="none" w:sz="0" w:space="0" w:color="auto"/>
            <w:bottom w:val="none" w:sz="0" w:space="0" w:color="auto"/>
            <w:right w:val="none" w:sz="0" w:space="0" w:color="auto"/>
          </w:divBdr>
        </w:div>
        <w:div w:id="1805584942">
          <w:marLeft w:val="0"/>
          <w:marRight w:val="0"/>
          <w:marTop w:val="0"/>
          <w:marBottom w:val="0"/>
          <w:divBdr>
            <w:top w:val="none" w:sz="0" w:space="0" w:color="auto"/>
            <w:left w:val="none" w:sz="0" w:space="0" w:color="auto"/>
            <w:bottom w:val="none" w:sz="0" w:space="0" w:color="auto"/>
            <w:right w:val="none" w:sz="0" w:space="0" w:color="auto"/>
          </w:divBdr>
        </w:div>
        <w:div w:id="1824619284">
          <w:marLeft w:val="0"/>
          <w:marRight w:val="0"/>
          <w:marTop w:val="0"/>
          <w:marBottom w:val="0"/>
          <w:divBdr>
            <w:top w:val="none" w:sz="0" w:space="0" w:color="auto"/>
            <w:left w:val="none" w:sz="0" w:space="0" w:color="auto"/>
            <w:bottom w:val="none" w:sz="0" w:space="0" w:color="auto"/>
            <w:right w:val="none" w:sz="0" w:space="0" w:color="auto"/>
          </w:divBdr>
        </w:div>
        <w:div w:id="1841967070">
          <w:marLeft w:val="0"/>
          <w:marRight w:val="0"/>
          <w:marTop w:val="0"/>
          <w:marBottom w:val="0"/>
          <w:divBdr>
            <w:top w:val="none" w:sz="0" w:space="0" w:color="auto"/>
            <w:left w:val="none" w:sz="0" w:space="0" w:color="auto"/>
            <w:bottom w:val="none" w:sz="0" w:space="0" w:color="auto"/>
            <w:right w:val="none" w:sz="0" w:space="0" w:color="auto"/>
          </w:divBdr>
        </w:div>
        <w:div w:id="1865318244">
          <w:marLeft w:val="0"/>
          <w:marRight w:val="0"/>
          <w:marTop w:val="0"/>
          <w:marBottom w:val="0"/>
          <w:divBdr>
            <w:top w:val="none" w:sz="0" w:space="0" w:color="auto"/>
            <w:left w:val="none" w:sz="0" w:space="0" w:color="auto"/>
            <w:bottom w:val="none" w:sz="0" w:space="0" w:color="auto"/>
            <w:right w:val="none" w:sz="0" w:space="0" w:color="auto"/>
          </w:divBdr>
        </w:div>
        <w:div w:id="1904633865">
          <w:marLeft w:val="0"/>
          <w:marRight w:val="0"/>
          <w:marTop w:val="0"/>
          <w:marBottom w:val="0"/>
          <w:divBdr>
            <w:top w:val="none" w:sz="0" w:space="0" w:color="auto"/>
            <w:left w:val="none" w:sz="0" w:space="0" w:color="auto"/>
            <w:bottom w:val="none" w:sz="0" w:space="0" w:color="auto"/>
            <w:right w:val="none" w:sz="0" w:space="0" w:color="auto"/>
          </w:divBdr>
        </w:div>
        <w:div w:id="1928034779">
          <w:marLeft w:val="0"/>
          <w:marRight w:val="0"/>
          <w:marTop w:val="0"/>
          <w:marBottom w:val="0"/>
          <w:divBdr>
            <w:top w:val="none" w:sz="0" w:space="0" w:color="auto"/>
            <w:left w:val="none" w:sz="0" w:space="0" w:color="auto"/>
            <w:bottom w:val="none" w:sz="0" w:space="0" w:color="auto"/>
            <w:right w:val="none" w:sz="0" w:space="0" w:color="auto"/>
          </w:divBdr>
        </w:div>
        <w:div w:id="1928881405">
          <w:marLeft w:val="0"/>
          <w:marRight w:val="0"/>
          <w:marTop w:val="0"/>
          <w:marBottom w:val="0"/>
          <w:divBdr>
            <w:top w:val="none" w:sz="0" w:space="0" w:color="auto"/>
            <w:left w:val="none" w:sz="0" w:space="0" w:color="auto"/>
            <w:bottom w:val="none" w:sz="0" w:space="0" w:color="auto"/>
            <w:right w:val="none" w:sz="0" w:space="0" w:color="auto"/>
          </w:divBdr>
        </w:div>
        <w:div w:id="1929999046">
          <w:marLeft w:val="0"/>
          <w:marRight w:val="0"/>
          <w:marTop w:val="0"/>
          <w:marBottom w:val="0"/>
          <w:divBdr>
            <w:top w:val="none" w:sz="0" w:space="0" w:color="auto"/>
            <w:left w:val="none" w:sz="0" w:space="0" w:color="auto"/>
            <w:bottom w:val="none" w:sz="0" w:space="0" w:color="auto"/>
            <w:right w:val="none" w:sz="0" w:space="0" w:color="auto"/>
          </w:divBdr>
        </w:div>
        <w:div w:id="1935280169">
          <w:marLeft w:val="0"/>
          <w:marRight w:val="0"/>
          <w:marTop w:val="0"/>
          <w:marBottom w:val="0"/>
          <w:divBdr>
            <w:top w:val="none" w:sz="0" w:space="0" w:color="auto"/>
            <w:left w:val="none" w:sz="0" w:space="0" w:color="auto"/>
            <w:bottom w:val="none" w:sz="0" w:space="0" w:color="auto"/>
            <w:right w:val="none" w:sz="0" w:space="0" w:color="auto"/>
          </w:divBdr>
        </w:div>
        <w:div w:id="1940676448">
          <w:marLeft w:val="0"/>
          <w:marRight w:val="0"/>
          <w:marTop w:val="0"/>
          <w:marBottom w:val="0"/>
          <w:divBdr>
            <w:top w:val="none" w:sz="0" w:space="0" w:color="auto"/>
            <w:left w:val="none" w:sz="0" w:space="0" w:color="auto"/>
            <w:bottom w:val="none" w:sz="0" w:space="0" w:color="auto"/>
            <w:right w:val="none" w:sz="0" w:space="0" w:color="auto"/>
          </w:divBdr>
        </w:div>
        <w:div w:id="1953896587">
          <w:marLeft w:val="0"/>
          <w:marRight w:val="0"/>
          <w:marTop w:val="0"/>
          <w:marBottom w:val="0"/>
          <w:divBdr>
            <w:top w:val="none" w:sz="0" w:space="0" w:color="auto"/>
            <w:left w:val="none" w:sz="0" w:space="0" w:color="auto"/>
            <w:bottom w:val="none" w:sz="0" w:space="0" w:color="auto"/>
            <w:right w:val="none" w:sz="0" w:space="0" w:color="auto"/>
          </w:divBdr>
        </w:div>
        <w:div w:id="1958951627">
          <w:marLeft w:val="0"/>
          <w:marRight w:val="0"/>
          <w:marTop w:val="0"/>
          <w:marBottom w:val="0"/>
          <w:divBdr>
            <w:top w:val="none" w:sz="0" w:space="0" w:color="auto"/>
            <w:left w:val="none" w:sz="0" w:space="0" w:color="auto"/>
            <w:bottom w:val="none" w:sz="0" w:space="0" w:color="auto"/>
            <w:right w:val="none" w:sz="0" w:space="0" w:color="auto"/>
          </w:divBdr>
        </w:div>
        <w:div w:id="1968776234">
          <w:marLeft w:val="0"/>
          <w:marRight w:val="0"/>
          <w:marTop w:val="0"/>
          <w:marBottom w:val="0"/>
          <w:divBdr>
            <w:top w:val="none" w:sz="0" w:space="0" w:color="auto"/>
            <w:left w:val="none" w:sz="0" w:space="0" w:color="auto"/>
            <w:bottom w:val="none" w:sz="0" w:space="0" w:color="auto"/>
            <w:right w:val="none" w:sz="0" w:space="0" w:color="auto"/>
          </w:divBdr>
        </w:div>
        <w:div w:id="1970163145">
          <w:marLeft w:val="0"/>
          <w:marRight w:val="0"/>
          <w:marTop w:val="0"/>
          <w:marBottom w:val="0"/>
          <w:divBdr>
            <w:top w:val="none" w:sz="0" w:space="0" w:color="auto"/>
            <w:left w:val="none" w:sz="0" w:space="0" w:color="auto"/>
            <w:bottom w:val="none" w:sz="0" w:space="0" w:color="auto"/>
            <w:right w:val="none" w:sz="0" w:space="0" w:color="auto"/>
          </w:divBdr>
        </w:div>
        <w:div w:id="1997757225">
          <w:marLeft w:val="0"/>
          <w:marRight w:val="0"/>
          <w:marTop w:val="0"/>
          <w:marBottom w:val="0"/>
          <w:divBdr>
            <w:top w:val="none" w:sz="0" w:space="0" w:color="auto"/>
            <w:left w:val="none" w:sz="0" w:space="0" w:color="auto"/>
            <w:bottom w:val="none" w:sz="0" w:space="0" w:color="auto"/>
            <w:right w:val="none" w:sz="0" w:space="0" w:color="auto"/>
          </w:divBdr>
        </w:div>
        <w:div w:id="2005862850">
          <w:marLeft w:val="0"/>
          <w:marRight w:val="0"/>
          <w:marTop w:val="0"/>
          <w:marBottom w:val="0"/>
          <w:divBdr>
            <w:top w:val="none" w:sz="0" w:space="0" w:color="auto"/>
            <w:left w:val="none" w:sz="0" w:space="0" w:color="auto"/>
            <w:bottom w:val="none" w:sz="0" w:space="0" w:color="auto"/>
            <w:right w:val="none" w:sz="0" w:space="0" w:color="auto"/>
          </w:divBdr>
        </w:div>
        <w:div w:id="2014717448">
          <w:marLeft w:val="0"/>
          <w:marRight w:val="0"/>
          <w:marTop w:val="0"/>
          <w:marBottom w:val="0"/>
          <w:divBdr>
            <w:top w:val="none" w:sz="0" w:space="0" w:color="auto"/>
            <w:left w:val="none" w:sz="0" w:space="0" w:color="auto"/>
            <w:bottom w:val="none" w:sz="0" w:space="0" w:color="auto"/>
            <w:right w:val="none" w:sz="0" w:space="0" w:color="auto"/>
          </w:divBdr>
        </w:div>
        <w:div w:id="2045323108">
          <w:marLeft w:val="0"/>
          <w:marRight w:val="0"/>
          <w:marTop w:val="0"/>
          <w:marBottom w:val="0"/>
          <w:divBdr>
            <w:top w:val="none" w:sz="0" w:space="0" w:color="auto"/>
            <w:left w:val="none" w:sz="0" w:space="0" w:color="auto"/>
            <w:bottom w:val="none" w:sz="0" w:space="0" w:color="auto"/>
            <w:right w:val="none" w:sz="0" w:space="0" w:color="auto"/>
          </w:divBdr>
        </w:div>
        <w:div w:id="2056392642">
          <w:marLeft w:val="0"/>
          <w:marRight w:val="0"/>
          <w:marTop w:val="0"/>
          <w:marBottom w:val="0"/>
          <w:divBdr>
            <w:top w:val="none" w:sz="0" w:space="0" w:color="auto"/>
            <w:left w:val="none" w:sz="0" w:space="0" w:color="auto"/>
            <w:bottom w:val="none" w:sz="0" w:space="0" w:color="auto"/>
            <w:right w:val="none" w:sz="0" w:space="0" w:color="auto"/>
          </w:divBdr>
        </w:div>
        <w:div w:id="2064786876">
          <w:marLeft w:val="0"/>
          <w:marRight w:val="0"/>
          <w:marTop w:val="0"/>
          <w:marBottom w:val="0"/>
          <w:divBdr>
            <w:top w:val="none" w:sz="0" w:space="0" w:color="auto"/>
            <w:left w:val="none" w:sz="0" w:space="0" w:color="auto"/>
            <w:bottom w:val="none" w:sz="0" w:space="0" w:color="auto"/>
            <w:right w:val="none" w:sz="0" w:space="0" w:color="auto"/>
          </w:divBdr>
        </w:div>
        <w:div w:id="2074039231">
          <w:marLeft w:val="0"/>
          <w:marRight w:val="0"/>
          <w:marTop w:val="0"/>
          <w:marBottom w:val="0"/>
          <w:divBdr>
            <w:top w:val="none" w:sz="0" w:space="0" w:color="auto"/>
            <w:left w:val="none" w:sz="0" w:space="0" w:color="auto"/>
            <w:bottom w:val="none" w:sz="0" w:space="0" w:color="auto"/>
            <w:right w:val="none" w:sz="0" w:space="0" w:color="auto"/>
          </w:divBdr>
        </w:div>
        <w:div w:id="2077193746">
          <w:marLeft w:val="0"/>
          <w:marRight w:val="0"/>
          <w:marTop w:val="0"/>
          <w:marBottom w:val="0"/>
          <w:divBdr>
            <w:top w:val="none" w:sz="0" w:space="0" w:color="auto"/>
            <w:left w:val="none" w:sz="0" w:space="0" w:color="auto"/>
            <w:bottom w:val="none" w:sz="0" w:space="0" w:color="auto"/>
            <w:right w:val="none" w:sz="0" w:space="0" w:color="auto"/>
          </w:divBdr>
        </w:div>
        <w:div w:id="2081438055">
          <w:marLeft w:val="0"/>
          <w:marRight w:val="0"/>
          <w:marTop w:val="0"/>
          <w:marBottom w:val="0"/>
          <w:divBdr>
            <w:top w:val="none" w:sz="0" w:space="0" w:color="auto"/>
            <w:left w:val="none" w:sz="0" w:space="0" w:color="auto"/>
            <w:bottom w:val="none" w:sz="0" w:space="0" w:color="auto"/>
            <w:right w:val="none" w:sz="0" w:space="0" w:color="auto"/>
          </w:divBdr>
        </w:div>
        <w:div w:id="2092964994">
          <w:marLeft w:val="0"/>
          <w:marRight w:val="0"/>
          <w:marTop w:val="0"/>
          <w:marBottom w:val="0"/>
          <w:divBdr>
            <w:top w:val="none" w:sz="0" w:space="0" w:color="auto"/>
            <w:left w:val="none" w:sz="0" w:space="0" w:color="auto"/>
            <w:bottom w:val="none" w:sz="0" w:space="0" w:color="auto"/>
            <w:right w:val="none" w:sz="0" w:space="0" w:color="auto"/>
          </w:divBdr>
        </w:div>
        <w:div w:id="2107113801">
          <w:marLeft w:val="0"/>
          <w:marRight w:val="0"/>
          <w:marTop w:val="0"/>
          <w:marBottom w:val="0"/>
          <w:divBdr>
            <w:top w:val="none" w:sz="0" w:space="0" w:color="auto"/>
            <w:left w:val="none" w:sz="0" w:space="0" w:color="auto"/>
            <w:bottom w:val="none" w:sz="0" w:space="0" w:color="auto"/>
            <w:right w:val="none" w:sz="0" w:space="0" w:color="auto"/>
          </w:divBdr>
        </w:div>
        <w:div w:id="2122799211">
          <w:marLeft w:val="0"/>
          <w:marRight w:val="0"/>
          <w:marTop w:val="0"/>
          <w:marBottom w:val="0"/>
          <w:divBdr>
            <w:top w:val="none" w:sz="0" w:space="0" w:color="auto"/>
            <w:left w:val="none" w:sz="0" w:space="0" w:color="auto"/>
            <w:bottom w:val="none" w:sz="0" w:space="0" w:color="auto"/>
            <w:right w:val="none" w:sz="0" w:space="0" w:color="auto"/>
          </w:divBdr>
        </w:div>
        <w:div w:id="2124376742">
          <w:marLeft w:val="0"/>
          <w:marRight w:val="0"/>
          <w:marTop w:val="0"/>
          <w:marBottom w:val="0"/>
          <w:divBdr>
            <w:top w:val="none" w:sz="0" w:space="0" w:color="auto"/>
            <w:left w:val="none" w:sz="0" w:space="0" w:color="auto"/>
            <w:bottom w:val="none" w:sz="0" w:space="0" w:color="auto"/>
            <w:right w:val="none" w:sz="0" w:space="0" w:color="auto"/>
          </w:divBdr>
        </w:div>
        <w:div w:id="2124688286">
          <w:marLeft w:val="0"/>
          <w:marRight w:val="0"/>
          <w:marTop w:val="0"/>
          <w:marBottom w:val="0"/>
          <w:divBdr>
            <w:top w:val="none" w:sz="0" w:space="0" w:color="auto"/>
            <w:left w:val="none" w:sz="0" w:space="0" w:color="auto"/>
            <w:bottom w:val="none" w:sz="0" w:space="0" w:color="auto"/>
            <w:right w:val="none" w:sz="0" w:space="0" w:color="auto"/>
          </w:divBdr>
        </w:div>
        <w:div w:id="2125927055">
          <w:marLeft w:val="0"/>
          <w:marRight w:val="0"/>
          <w:marTop w:val="0"/>
          <w:marBottom w:val="0"/>
          <w:divBdr>
            <w:top w:val="none" w:sz="0" w:space="0" w:color="auto"/>
            <w:left w:val="none" w:sz="0" w:space="0" w:color="auto"/>
            <w:bottom w:val="none" w:sz="0" w:space="0" w:color="auto"/>
            <w:right w:val="none" w:sz="0" w:space="0" w:color="auto"/>
          </w:divBdr>
        </w:div>
        <w:div w:id="2130928503">
          <w:marLeft w:val="0"/>
          <w:marRight w:val="0"/>
          <w:marTop w:val="0"/>
          <w:marBottom w:val="0"/>
          <w:divBdr>
            <w:top w:val="none" w:sz="0" w:space="0" w:color="auto"/>
            <w:left w:val="none" w:sz="0" w:space="0" w:color="auto"/>
            <w:bottom w:val="none" w:sz="0" w:space="0" w:color="auto"/>
            <w:right w:val="none" w:sz="0" w:space="0" w:color="auto"/>
          </w:divBdr>
        </w:div>
        <w:div w:id="2133136588">
          <w:marLeft w:val="0"/>
          <w:marRight w:val="0"/>
          <w:marTop w:val="0"/>
          <w:marBottom w:val="0"/>
          <w:divBdr>
            <w:top w:val="none" w:sz="0" w:space="0" w:color="auto"/>
            <w:left w:val="none" w:sz="0" w:space="0" w:color="auto"/>
            <w:bottom w:val="none" w:sz="0" w:space="0" w:color="auto"/>
            <w:right w:val="none" w:sz="0" w:space="0" w:color="auto"/>
          </w:divBdr>
        </w:div>
      </w:divsChild>
    </w:div>
    <w:div w:id="762797183">
      <w:bodyDiv w:val="1"/>
      <w:marLeft w:val="0"/>
      <w:marRight w:val="0"/>
      <w:marTop w:val="0"/>
      <w:marBottom w:val="0"/>
      <w:divBdr>
        <w:top w:val="none" w:sz="0" w:space="0" w:color="auto"/>
        <w:left w:val="none" w:sz="0" w:space="0" w:color="auto"/>
        <w:bottom w:val="none" w:sz="0" w:space="0" w:color="auto"/>
        <w:right w:val="none" w:sz="0" w:space="0" w:color="auto"/>
      </w:divBdr>
    </w:div>
    <w:div w:id="771166862">
      <w:bodyDiv w:val="1"/>
      <w:marLeft w:val="0"/>
      <w:marRight w:val="0"/>
      <w:marTop w:val="0"/>
      <w:marBottom w:val="0"/>
      <w:divBdr>
        <w:top w:val="none" w:sz="0" w:space="0" w:color="auto"/>
        <w:left w:val="none" w:sz="0" w:space="0" w:color="auto"/>
        <w:bottom w:val="none" w:sz="0" w:space="0" w:color="auto"/>
        <w:right w:val="none" w:sz="0" w:space="0" w:color="auto"/>
      </w:divBdr>
      <w:divsChild>
        <w:div w:id="160314587">
          <w:marLeft w:val="0"/>
          <w:marRight w:val="0"/>
          <w:marTop w:val="0"/>
          <w:marBottom w:val="0"/>
          <w:divBdr>
            <w:top w:val="none" w:sz="0" w:space="0" w:color="auto"/>
            <w:left w:val="none" w:sz="0" w:space="0" w:color="auto"/>
            <w:bottom w:val="none" w:sz="0" w:space="0" w:color="auto"/>
            <w:right w:val="none" w:sz="0" w:space="0" w:color="auto"/>
          </w:divBdr>
        </w:div>
        <w:div w:id="550000665">
          <w:marLeft w:val="0"/>
          <w:marRight w:val="0"/>
          <w:marTop w:val="0"/>
          <w:marBottom w:val="0"/>
          <w:divBdr>
            <w:top w:val="none" w:sz="0" w:space="0" w:color="auto"/>
            <w:left w:val="none" w:sz="0" w:space="0" w:color="auto"/>
            <w:bottom w:val="none" w:sz="0" w:space="0" w:color="auto"/>
            <w:right w:val="none" w:sz="0" w:space="0" w:color="auto"/>
          </w:divBdr>
        </w:div>
        <w:div w:id="1181120091">
          <w:marLeft w:val="0"/>
          <w:marRight w:val="0"/>
          <w:marTop w:val="0"/>
          <w:marBottom w:val="0"/>
          <w:divBdr>
            <w:top w:val="none" w:sz="0" w:space="0" w:color="auto"/>
            <w:left w:val="none" w:sz="0" w:space="0" w:color="auto"/>
            <w:bottom w:val="none" w:sz="0" w:space="0" w:color="auto"/>
            <w:right w:val="none" w:sz="0" w:space="0" w:color="auto"/>
          </w:divBdr>
        </w:div>
        <w:div w:id="1822191661">
          <w:marLeft w:val="0"/>
          <w:marRight w:val="0"/>
          <w:marTop w:val="0"/>
          <w:marBottom w:val="0"/>
          <w:divBdr>
            <w:top w:val="none" w:sz="0" w:space="0" w:color="auto"/>
            <w:left w:val="none" w:sz="0" w:space="0" w:color="auto"/>
            <w:bottom w:val="none" w:sz="0" w:space="0" w:color="auto"/>
            <w:right w:val="none" w:sz="0" w:space="0" w:color="auto"/>
          </w:divBdr>
        </w:div>
      </w:divsChild>
    </w:div>
    <w:div w:id="807010669">
      <w:bodyDiv w:val="1"/>
      <w:marLeft w:val="0"/>
      <w:marRight w:val="0"/>
      <w:marTop w:val="0"/>
      <w:marBottom w:val="0"/>
      <w:divBdr>
        <w:top w:val="none" w:sz="0" w:space="0" w:color="auto"/>
        <w:left w:val="none" w:sz="0" w:space="0" w:color="auto"/>
        <w:bottom w:val="none" w:sz="0" w:space="0" w:color="auto"/>
        <w:right w:val="none" w:sz="0" w:space="0" w:color="auto"/>
      </w:divBdr>
      <w:divsChild>
        <w:div w:id="840201969">
          <w:marLeft w:val="0"/>
          <w:marRight w:val="0"/>
          <w:marTop w:val="0"/>
          <w:marBottom w:val="0"/>
          <w:divBdr>
            <w:top w:val="none" w:sz="0" w:space="0" w:color="auto"/>
            <w:left w:val="none" w:sz="0" w:space="0" w:color="auto"/>
            <w:bottom w:val="none" w:sz="0" w:space="0" w:color="auto"/>
            <w:right w:val="none" w:sz="0" w:space="0" w:color="auto"/>
          </w:divBdr>
          <w:divsChild>
            <w:div w:id="2505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9365">
      <w:bodyDiv w:val="1"/>
      <w:marLeft w:val="0"/>
      <w:marRight w:val="0"/>
      <w:marTop w:val="0"/>
      <w:marBottom w:val="0"/>
      <w:divBdr>
        <w:top w:val="none" w:sz="0" w:space="0" w:color="auto"/>
        <w:left w:val="none" w:sz="0" w:space="0" w:color="auto"/>
        <w:bottom w:val="none" w:sz="0" w:space="0" w:color="auto"/>
        <w:right w:val="none" w:sz="0" w:space="0" w:color="auto"/>
      </w:divBdr>
      <w:divsChild>
        <w:div w:id="550729087">
          <w:marLeft w:val="0"/>
          <w:marRight w:val="0"/>
          <w:marTop w:val="0"/>
          <w:marBottom w:val="0"/>
          <w:divBdr>
            <w:top w:val="none" w:sz="0" w:space="0" w:color="auto"/>
            <w:left w:val="none" w:sz="0" w:space="0" w:color="auto"/>
            <w:bottom w:val="none" w:sz="0" w:space="0" w:color="auto"/>
            <w:right w:val="none" w:sz="0" w:space="0" w:color="auto"/>
          </w:divBdr>
          <w:divsChild>
            <w:div w:id="14647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7069">
      <w:bodyDiv w:val="1"/>
      <w:marLeft w:val="0"/>
      <w:marRight w:val="0"/>
      <w:marTop w:val="0"/>
      <w:marBottom w:val="0"/>
      <w:divBdr>
        <w:top w:val="none" w:sz="0" w:space="0" w:color="auto"/>
        <w:left w:val="none" w:sz="0" w:space="0" w:color="auto"/>
        <w:bottom w:val="none" w:sz="0" w:space="0" w:color="auto"/>
        <w:right w:val="none" w:sz="0" w:space="0" w:color="auto"/>
      </w:divBdr>
    </w:div>
    <w:div w:id="894972953">
      <w:bodyDiv w:val="1"/>
      <w:marLeft w:val="0"/>
      <w:marRight w:val="0"/>
      <w:marTop w:val="0"/>
      <w:marBottom w:val="0"/>
      <w:divBdr>
        <w:top w:val="none" w:sz="0" w:space="0" w:color="auto"/>
        <w:left w:val="none" w:sz="0" w:space="0" w:color="auto"/>
        <w:bottom w:val="none" w:sz="0" w:space="0" w:color="auto"/>
        <w:right w:val="none" w:sz="0" w:space="0" w:color="auto"/>
      </w:divBdr>
      <w:divsChild>
        <w:div w:id="1921402509">
          <w:marLeft w:val="0"/>
          <w:marRight w:val="0"/>
          <w:marTop w:val="0"/>
          <w:marBottom w:val="0"/>
          <w:divBdr>
            <w:top w:val="none" w:sz="0" w:space="0" w:color="auto"/>
            <w:left w:val="none" w:sz="0" w:space="0" w:color="auto"/>
            <w:bottom w:val="none" w:sz="0" w:space="0" w:color="auto"/>
            <w:right w:val="none" w:sz="0" w:space="0" w:color="auto"/>
          </w:divBdr>
          <w:divsChild>
            <w:div w:id="6088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5681">
      <w:bodyDiv w:val="1"/>
      <w:marLeft w:val="0"/>
      <w:marRight w:val="0"/>
      <w:marTop w:val="0"/>
      <w:marBottom w:val="0"/>
      <w:divBdr>
        <w:top w:val="none" w:sz="0" w:space="0" w:color="auto"/>
        <w:left w:val="none" w:sz="0" w:space="0" w:color="auto"/>
        <w:bottom w:val="none" w:sz="0" w:space="0" w:color="auto"/>
        <w:right w:val="none" w:sz="0" w:space="0" w:color="auto"/>
      </w:divBdr>
      <w:divsChild>
        <w:div w:id="2002655475">
          <w:marLeft w:val="0"/>
          <w:marRight w:val="0"/>
          <w:marTop w:val="0"/>
          <w:marBottom w:val="0"/>
          <w:divBdr>
            <w:top w:val="none" w:sz="0" w:space="0" w:color="auto"/>
            <w:left w:val="none" w:sz="0" w:space="0" w:color="auto"/>
            <w:bottom w:val="none" w:sz="0" w:space="0" w:color="auto"/>
            <w:right w:val="none" w:sz="0" w:space="0" w:color="auto"/>
          </w:divBdr>
          <w:divsChild>
            <w:div w:id="8752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1486">
      <w:bodyDiv w:val="1"/>
      <w:marLeft w:val="0"/>
      <w:marRight w:val="0"/>
      <w:marTop w:val="0"/>
      <w:marBottom w:val="0"/>
      <w:divBdr>
        <w:top w:val="none" w:sz="0" w:space="0" w:color="auto"/>
        <w:left w:val="none" w:sz="0" w:space="0" w:color="auto"/>
        <w:bottom w:val="none" w:sz="0" w:space="0" w:color="auto"/>
        <w:right w:val="none" w:sz="0" w:space="0" w:color="auto"/>
      </w:divBdr>
    </w:div>
    <w:div w:id="1052460540">
      <w:bodyDiv w:val="1"/>
      <w:marLeft w:val="0"/>
      <w:marRight w:val="0"/>
      <w:marTop w:val="0"/>
      <w:marBottom w:val="0"/>
      <w:divBdr>
        <w:top w:val="none" w:sz="0" w:space="0" w:color="auto"/>
        <w:left w:val="none" w:sz="0" w:space="0" w:color="auto"/>
        <w:bottom w:val="none" w:sz="0" w:space="0" w:color="auto"/>
        <w:right w:val="none" w:sz="0" w:space="0" w:color="auto"/>
      </w:divBdr>
    </w:div>
    <w:div w:id="1091924437">
      <w:bodyDiv w:val="1"/>
      <w:marLeft w:val="0"/>
      <w:marRight w:val="0"/>
      <w:marTop w:val="0"/>
      <w:marBottom w:val="0"/>
      <w:divBdr>
        <w:top w:val="none" w:sz="0" w:space="0" w:color="auto"/>
        <w:left w:val="none" w:sz="0" w:space="0" w:color="auto"/>
        <w:bottom w:val="none" w:sz="0" w:space="0" w:color="auto"/>
        <w:right w:val="none" w:sz="0" w:space="0" w:color="auto"/>
      </w:divBdr>
    </w:div>
    <w:div w:id="1098216570">
      <w:bodyDiv w:val="1"/>
      <w:marLeft w:val="0"/>
      <w:marRight w:val="0"/>
      <w:marTop w:val="0"/>
      <w:marBottom w:val="0"/>
      <w:divBdr>
        <w:top w:val="none" w:sz="0" w:space="0" w:color="auto"/>
        <w:left w:val="none" w:sz="0" w:space="0" w:color="auto"/>
        <w:bottom w:val="none" w:sz="0" w:space="0" w:color="auto"/>
        <w:right w:val="none" w:sz="0" w:space="0" w:color="auto"/>
      </w:divBdr>
      <w:divsChild>
        <w:div w:id="1618100610">
          <w:marLeft w:val="0"/>
          <w:marRight w:val="0"/>
          <w:marTop w:val="0"/>
          <w:marBottom w:val="0"/>
          <w:divBdr>
            <w:top w:val="none" w:sz="0" w:space="0" w:color="auto"/>
            <w:left w:val="none" w:sz="0" w:space="0" w:color="auto"/>
            <w:bottom w:val="none" w:sz="0" w:space="0" w:color="auto"/>
            <w:right w:val="none" w:sz="0" w:space="0" w:color="auto"/>
          </w:divBdr>
          <w:divsChild>
            <w:div w:id="5188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3680">
      <w:bodyDiv w:val="1"/>
      <w:marLeft w:val="0"/>
      <w:marRight w:val="0"/>
      <w:marTop w:val="0"/>
      <w:marBottom w:val="0"/>
      <w:divBdr>
        <w:top w:val="none" w:sz="0" w:space="0" w:color="auto"/>
        <w:left w:val="none" w:sz="0" w:space="0" w:color="auto"/>
        <w:bottom w:val="none" w:sz="0" w:space="0" w:color="auto"/>
        <w:right w:val="none" w:sz="0" w:space="0" w:color="auto"/>
      </w:divBdr>
      <w:divsChild>
        <w:div w:id="1079907728">
          <w:marLeft w:val="0"/>
          <w:marRight w:val="0"/>
          <w:marTop w:val="0"/>
          <w:marBottom w:val="0"/>
          <w:divBdr>
            <w:top w:val="none" w:sz="0" w:space="0" w:color="auto"/>
            <w:left w:val="none" w:sz="0" w:space="0" w:color="auto"/>
            <w:bottom w:val="none" w:sz="0" w:space="0" w:color="auto"/>
            <w:right w:val="none" w:sz="0" w:space="0" w:color="auto"/>
          </w:divBdr>
          <w:divsChild>
            <w:div w:id="6358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0447">
      <w:bodyDiv w:val="1"/>
      <w:marLeft w:val="0"/>
      <w:marRight w:val="0"/>
      <w:marTop w:val="0"/>
      <w:marBottom w:val="0"/>
      <w:divBdr>
        <w:top w:val="none" w:sz="0" w:space="0" w:color="auto"/>
        <w:left w:val="none" w:sz="0" w:space="0" w:color="auto"/>
        <w:bottom w:val="none" w:sz="0" w:space="0" w:color="auto"/>
        <w:right w:val="none" w:sz="0" w:space="0" w:color="auto"/>
      </w:divBdr>
    </w:div>
    <w:div w:id="1216432793">
      <w:bodyDiv w:val="1"/>
      <w:marLeft w:val="0"/>
      <w:marRight w:val="0"/>
      <w:marTop w:val="0"/>
      <w:marBottom w:val="0"/>
      <w:divBdr>
        <w:top w:val="none" w:sz="0" w:space="0" w:color="auto"/>
        <w:left w:val="none" w:sz="0" w:space="0" w:color="auto"/>
        <w:bottom w:val="none" w:sz="0" w:space="0" w:color="auto"/>
        <w:right w:val="none" w:sz="0" w:space="0" w:color="auto"/>
      </w:divBdr>
    </w:div>
    <w:div w:id="1221482073">
      <w:bodyDiv w:val="1"/>
      <w:marLeft w:val="0"/>
      <w:marRight w:val="0"/>
      <w:marTop w:val="0"/>
      <w:marBottom w:val="0"/>
      <w:divBdr>
        <w:top w:val="none" w:sz="0" w:space="0" w:color="auto"/>
        <w:left w:val="none" w:sz="0" w:space="0" w:color="auto"/>
        <w:bottom w:val="none" w:sz="0" w:space="0" w:color="auto"/>
        <w:right w:val="none" w:sz="0" w:space="0" w:color="auto"/>
      </w:divBdr>
      <w:divsChild>
        <w:div w:id="1624530562">
          <w:marLeft w:val="0"/>
          <w:marRight w:val="0"/>
          <w:marTop w:val="0"/>
          <w:marBottom w:val="0"/>
          <w:divBdr>
            <w:top w:val="none" w:sz="0" w:space="0" w:color="auto"/>
            <w:left w:val="none" w:sz="0" w:space="0" w:color="auto"/>
            <w:bottom w:val="none" w:sz="0" w:space="0" w:color="auto"/>
            <w:right w:val="none" w:sz="0" w:space="0" w:color="auto"/>
          </w:divBdr>
          <w:divsChild>
            <w:div w:id="761992993">
              <w:marLeft w:val="0"/>
              <w:marRight w:val="0"/>
              <w:marTop w:val="0"/>
              <w:marBottom w:val="0"/>
              <w:divBdr>
                <w:top w:val="none" w:sz="0" w:space="0" w:color="auto"/>
                <w:left w:val="none" w:sz="0" w:space="0" w:color="auto"/>
                <w:bottom w:val="none" w:sz="0" w:space="0" w:color="auto"/>
                <w:right w:val="none" w:sz="0" w:space="0" w:color="auto"/>
              </w:divBdr>
            </w:div>
            <w:div w:id="1553075103">
              <w:marLeft w:val="0"/>
              <w:marRight w:val="0"/>
              <w:marTop w:val="0"/>
              <w:marBottom w:val="0"/>
              <w:divBdr>
                <w:top w:val="none" w:sz="0" w:space="0" w:color="auto"/>
                <w:left w:val="none" w:sz="0" w:space="0" w:color="auto"/>
                <w:bottom w:val="none" w:sz="0" w:space="0" w:color="auto"/>
                <w:right w:val="none" w:sz="0" w:space="0" w:color="auto"/>
              </w:divBdr>
            </w:div>
          </w:divsChild>
        </w:div>
        <w:div w:id="1867254151">
          <w:marLeft w:val="0"/>
          <w:marRight w:val="0"/>
          <w:marTop w:val="0"/>
          <w:marBottom w:val="0"/>
          <w:divBdr>
            <w:top w:val="none" w:sz="0" w:space="0" w:color="auto"/>
            <w:left w:val="none" w:sz="0" w:space="0" w:color="auto"/>
            <w:bottom w:val="none" w:sz="0" w:space="0" w:color="auto"/>
            <w:right w:val="none" w:sz="0" w:space="0" w:color="auto"/>
          </w:divBdr>
          <w:divsChild>
            <w:div w:id="634259471">
              <w:marLeft w:val="0"/>
              <w:marRight w:val="0"/>
              <w:marTop w:val="0"/>
              <w:marBottom w:val="0"/>
              <w:divBdr>
                <w:top w:val="none" w:sz="0" w:space="0" w:color="auto"/>
                <w:left w:val="none" w:sz="0" w:space="0" w:color="auto"/>
                <w:bottom w:val="none" w:sz="0" w:space="0" w:color="auto"/>
                <w:right w:val="none" w:sz="0" w:space="0" w:color="auto"/>
              </w:divBdr>
            </w:div>
            <w:div w:id="13786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3235">
      <w:bodyDiv w:val="1"/>
      <w:marLeft w:val="0"/>
      <w:marRight w:val="0"/>
      <w:marTop w:val="0"/>
      <w:marBottom w:val="0"/>
      <w:divBdr>
        <w:top w:val="none" w:sz="0" w:space="0" w:color="auto"/>
        <w:left w:val="none" w:sz="0" w:space="0" w:color="auto"/>
        <w:bottom w:val="none" w:sz="0" w:space="0" w:color="auto"/>
        <w:right w:val="none" w:sz="0" w:space="0" w:color="auto"/>
      </w:divBdr>
    </w:div>
    <w:div w:id="1416976128">
      <w:bodyDiv w:val="1"/>
      <w:marLeft w:val="0"/>
      <w:marRight w:val="0"/>
      <w:marTop w:val="0"/>
      <w:marBottom w:val="0"/>
      <w:divBdr>
        <w:top w:val="none" w:sz="0" w:space="0" w:color="auto"/>
        <w:left w:val="none" w:sz="0" w:space="0" w:color="auto"/>
        <w:bottom w:val="none" w:sz="0" w:space="0" w:color="auto"/>
        <w:right w:val="none" w:sz="0" w:space="0" w:color="auto"/>
      </w:divBdr>
      <w:divsChild>
        <w:div w:id="1963344442">
          <w:marLeft w:val="0"/>
          <w:marRight w:val="0"/>
          <w:marTop w:val="0"/>
          <w:marBottom w:val="0"/>
          <w:divBdr>
            <w:top w:val="none" w:sz="0" w:space="0" w:color="auto"/>
            <w:left w:val="none" w:sz="0" w:space="0" w:color="auto"/>
            <w:bottom w:val="none" w:sz="0" w:space="0" w:color="auto"/>
            <w:right w:val="none" w:sz="0" w:space="0" w:color="auto"/>
          </w:divBdr>
          <w:divsChild>
            <w:div w:id="15029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3047">
      <w:bodyDiv w:val="1"/>
      <w:marLeft w:val="0"/>
      <w:marRight w:val="0"/>
      <w:marTop w:val="0"/>
      <w:marBottom w:val="0"/>
      <w:divBdr>
        <w:top w:val="none" w:sz="0" w:space="0" w:color="auto"/>
        <w:left w:val="none" w:sz="0" w:space="0" w:color="auto"/>
        <w:bottom w:val="none" w:sz="0" w:space="0" w:color="auto"/>
        <w:right w:val="none" w:sz="0" w:space="0" w:color="auto"/>
      </w:divBdr>
    </w:div>
    <w:div w:id="1546285399">
      <w:bodyDiv w:val="1"/>
      <w:marLeft w:val="0"/>
      <w:marRight w:val="0"/>
      <w:marTop w:val="0"/>
      <w:marBottom w:val="0"/>
      <w:divBdr>
        <w:top w:val="none" w:sz="0" w:space="0" w:color="auto"/>
        <w:left w:val="none" w:sz="0" w:space="0" w:color="auto"/>
        <w:bottom w:val="none" w:sz="0" w:space="0" w:color="auto"/>
        <w:right w:val="none" w:sz="0" w:space="0" w:color="auto"/>
      </w:divBdr>
      <w:divsChild>
        <w:div w:id="736704498">
          <w:marLeft w:val="0"/>
          <w:marRight w:val="0"/>
          <w:marTop w:val="0"/>
          <w:marBottom w:val="0"/>
          <w:divBdr>
            <w:top w:val="none" w:sz="0" w:space="0" w:color="auto"/>
            <w:left w:val="none" w:sz="0" w:space="0" w:color="auto"/>
            <w:bottom w:val="none" w:sz="0" w:space="0" w:color="auto"/>
            <w:right w:val="none" w:sz="0" w:space="0" w:color="auto"/>
          </w:divBdr>
          <w:divsChild>
            <w:div w:id="21394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4676">
      <w:bodyDiv w:val="1"/>
      <w:marLeft w:val="0"/>
      <w:marRight w:val="0"/>
      <w:marTop w:val="0"/>
      <w:marBottom w:val="0"/>
      <w:divBdr>
        <w:top w:val="none" w:sz="0" w:space="0" w:color="auto"/>
        <w:left w:val="none" w:sz="0" w:space="0" w:color="auto"/>
        <w:bottom w:val="none" w:sz="0" w:space="0" w:color="auto"/>
        <w:right w:val="none" w:sz="0" w:space="0" w:color="auto"/>
      </w:divBdr>
      <w:divsChild>
        <w:div w:id="1508638799">
          <w:marLeft w:val="0"/>
          <w:marRight w:val="0"/>
          <w:marTop w:val="0"/>
          <w:marBottom w:val="0"/>
          <w:divBdr>
            <w:top w:val="none" w:sz="0" w:space="0" w:color="auto"/>
            <w:left w:val="none" w:sz="0" w:space="0" w:color="auto"/>
            <w:bottom w:val="none" w:sz="0" w:space="0" w:color="auto"/>
            <w:right w:val="none" w:sz="0" w:space="0" w:color="auto"/>
          </w:divBdr>
          <w:divsChild>
            <w:div w:id="10997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9713">
      <w:bodyDiv w:val="1"/>
      <w:marLeft w:val="0"/>
      <w:marRight w:val="0"/>
      <w:marTop w:val="0"/>
      <w:marBottom w:val="0"/>
      <w:divBdr>
        <w:top w:val="none" w:sz="0" w:space="0" w:color="auto"/>
        <w:left w:val="none" w:sz="0" w:space="0" w:color="auto"/>
        <w:bottom w:val="none" w:sz="0" w:space="0" w:color="auto"/>
        <w:right w:val="none" w:sz="0" w:space="0" w:color="auto"/>
      </w:divBdr>
      <w:divsChild>
        <w:div w:id="1154563449">
          <w:marLeft w:val="0"/>
          <w:marRight w:val="0"/>
          <w:marTop w:val="0"/>
          <w:marBottom w:val="0"/>
          <w:divBdr>
            <w:top w:val="none" w:sz="0" w:space="0" w:color="auto"/>
            <w:left w:val="none" w:sz="0" w:space="0" w:color="auto"/>
            <w:bottom w:val="none" w:sz="0" w:space="0" w:color="auto"/>
            <w:right w:val="none" w:sz="0" w:space="0" w:color="auto"/>
          </w:divBdr>
          <w:divsChild>
            <w:div w:id="2418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731">
      <w:bodyDiv w:val="1"/>
      <w:marLeft w:val="0"/>
      <w:marRight w:val="0"/>
      <w:marTop w:val="0"/>
      <w:marBottom w:val="0"/>
      <w:divBdr>
        <w:top w:val="none" w:sz="0" w:space="0" w:color="auto"/>
        <w:left w:val="none" w:sz="0" w:space="0" w:color="auto"/>
        <w:bottom w:val="none" w:sz="0" w:space="0" w:color="auto"/>
        <w:right w:val="none" w:sz="0" w:space="0" w:color="auto"/>
      </w:divBdr>
      <w:divsChild>
        <w:div w:id="2034719699">
          <w:marLeft w:val="0"/>
          <w:marRight w:val="0"/>
          <w:marTop w:val="0"/>
          <w:marBottom w:val="0"/>
          <w:divBdr>
            <w:top w:val="none" w:sz="0" w:space="0" w:color="auto"/>
            <w:left w:val="none" w:sz="0" w:space="0" w:color="auto"/>
            <w:bottom w:val="none" w:sz="0" w:space="0" w:color="auto"/>
            <w:right w:val="none" w:sz="0" w:space="0" w:color="auto"/>
          </w:divBdr>
          <w:divsChild>
            <w:div w:id="7540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4724">
      <w:bodyDiv w:val="1"/>
      <w:marLeft w:val="0"/>
      <w:marRight w:val="0"/>
      <w:marTop w:val="0"/>
      <w:marBottom w:val="0"/>
      <w:divBdr>
        <w:top w:val="none" w:sz="0" w:space="0" w:color="auto"/>
        <w:left w:val="none" w:sz="0" w:space="0" w:color="auto"/>
        <w:bottom w:val="none" w:sz="0" w:space="0" w:color="auto"/>
        <w:right w:val="none" w:sz="0" w:space="0" w:color="auto"/>
      </w:divBdr>
    </w:div>
    <w:div w:id="1796560330">
      <w:bodyDiv w:val="1"/>
      <w:marLeft w:val="0"/>
      <w:marRight w:val="0"/>
      <w:marTop w:val="0"/>
      <w:marBottom w:val="0"/>
      <w:divBdr>
        <w:top w:val="none" w:sz="0" w:space="0" w:color="auto"/>
        <w:left w:val="none" w:sz="0" w:space="0" w:color="auto"/>
        <w:bottom w:val="none" w:sz="0" w:space="0" w:color="auto"/>
        <w:right w:val="none" w:sz="0" w:space="0" w:color="auto"/>
      </w:divBdr>
      <w:divsChild>
        <w:div w:id="2067677692">
          <w:marLeft w:val="0"/>
          <w:marRight w:val="0"/>
          <w:marTop w:val="0"/>
          <w:marBottom w:val="0"/>
          <w:divBdr>
            <w:top w:val="none" w:sz="0" w:space="0" w:color="auto"/>
            <w:left w:val="none" w:sz="0" w:space="0" w:color="auto"/>
            <w:bottom w:val="none" w:sz="0" w:space="0" w:color="auto"/>
            <w:right w:val="none" w:sz="0" w:space="0" w:color="auto"/>
          </w:divBdr>
          <w:divsChild>
            <w:div w:id="16221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2313">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sChild>
        <w:div w:id="50464542">
          <w:marLeft w:val="0"/>
          <w:marRight w:val="0"/>
          <w:marTop w:val="0"/>
          <w:marBottom w:val="0"/>
          <w:divBdr>
            <w:top w:val="none" w:sz="0" w:space="0" w:color="auto"/>
            <w:left w:val="none" w:sz="0" w:space="0" w:color="auto"/>
            <w:bottom w:val="none" w:sz="0" w:space="0" w:color="auto"/>
            <w:right w:val="none" w:sz="0" w:space="0" w:color="auto"/>
          </w:divBdr>
          <w:divsChild>
            <w:div w:id="209801425">
              <w:marLeft w:val="0"/>
              <w:marRight w:val="0"/>
              <w:marTop w:val="0"/>
              <w:marBottom w:val="0"/>
              <w:divBdr>
                <w:top w:val="none" w:sz="0" w:space="0" w:color="auto"/>
                <w:left w:val="none" w:sz="0" w:space="0" w:color="auto"/>
                <w:bottom w:val="none" w:sz="0" w:space="0" w:color="auto"/>
                <w:right w:val="none" w:sz="0" w:space="0" w:color="auto"/>
              </w:divBdr>
            </w:div>
            <w:div w:id="791558495">
              <w:marLeft w:val="0"/>
              <w:marRight w:val="0"/>
              <w:marTop w:val="0"/>
              <w:marBottom w:val="0"/>
              <w:divBdr>
                <w:top w:val="none" w:sz="0" w:space="0" w:color="auto"/>
                <w:left w:val="none" w:sz="0" w:space="0" w:color="auto"/>
                <w:bottom w:val="none" w:sz="0" w:space="0" w:color="auto"/>
                <w:right w:val="none" w:sz="0" w:space="0" w:color="auto"/>
              </w:divBdr>
            </w:div>
          </w:divsChild>
        </w:div>
        <w:div w:id="54210128">
          <w:marLeft w:val="0"/>
          <w:marRight w:val="0"/>
          <w:marTop w:val="0"/>
          <w:marBottom w:val="0"/>
          <w:divBdr>
            <w:top w:val="none" w:sz="0" w:space="0" w:color="auto"/>
            <w:left w:val="none" w:sz="0" w:space="0" w:color="auto"/>
            <w:bottom w:val="none" w:sz="0" w:space="0" w:color="auto"/>
            <w:right w:val="none" w:sz="0" w:space="0" w:color="auto"/>
          </w:divBdr>
          <w:divsChild>
            <w:div w:id="916212384">
              <w:marLeft w:val="0"/>
              <w:marRight w:val="0"/>
              <w:marTop w:val="0"/>
              <w:marBottom w:val="0"/>
              <w:divBdr>
                <w:top w:val="none" w:sz="0" w:space="0" w:color="auto"/>
                <w:left w:val="none" w:sz="0" w:space="0" w:color="auto"/>
                <w:bottom w:val="none" w:sz="0" w:space="0" w:color="auto"/>
                <w:right w:val="none" w:sz="0" w:space="0" w:color="auto"/>
              </w:divBdr>
            </w:div>
          </w:divsChild>
        </w:div>
        <w:div w:id="61415418">
          <w:marLeft w:val="0"/>
          <w:marRight w:val="0"/>
          <w:marTop w:val="0"/>
          <w:marBottom w:val="0"/>
          <w:divBdr>
            <w:top w:val="none" w:sz="0" w:space="0" w:color="auto"/>
            <w:left w:val="none" w:sz="0" w:space="0" w:color="auto"/>
            <w:bottom w:val="none" w:sz="0" w:space="0" w:color="auto"/>
            <w:right w:val="none" w:sz="0" w:space="0" w:color="auto"/>
          </w:divBdr>
          <w:divsChild>
            <w:div w:id="126096676">
              <w:marLeft w:val="0"/>
              <w:marRight w:val="0"/>
              <w:marTop w:val="0"/>
              <w:marBottom w:val="0"/>
              <w:divBdr>
                <w:top w:val="none" w:sz="0" w:space="0" w:color="auto"/>
                <w:left w:val="none" w:sz="0" w:space="0" w:color="auto"/>
                <w:bottom w:val="none" w:sz="0" w:space="0" w:color="auto"/>
                <w:right w:val="none" w:sz="0" w:space="0" w:color="auto"/>
              </w:divBdr>
            </w:div>
          </w:divsChild>
        </w:div>
        <w:div w:id="64887850">
          <w:marLeft w:val="0"/>
          <w:marRight w:val="0"/>
          <w:marTop w:val="0"/>
          <w:marBottom w:val="0"/>
          <w:divBdr>
            <w:top w:val="none" w:sz="0" w:space="0" w:color="auto"/>
            <w:left w:val="none" w:sz="0" w:space="0" w:color="auto"/>
            <w:bottom w:val="none" w:sz="0" w:space="0" w:color="auto"/>
            <w:right w:val="none" w:sz="0" w:space="0" w:color="auto"/>
          </w:divBdr>
          <w:divsChild>
            <w:div w:id="940067638">
              <w:marLeft w:val="0"/>
              <w:marRight w:val="0"/>
              <w:marTop w:val="0"/>
              <w:marBottom w:val="0"/>
              <w:divBdr>
                <w:top w:val="none" w:sz="0" w:space="0" w:color="auto"/>
                <w:left w:val="none" w:sz="0" w:space="0" w:color="auto"/>
                <w:bottom w:val="none" w:sz="0" w:space="0" w:color="auto"/>
                <w:right w:val="none" w:sz="0" w:space="0" w:color="auto"/>
              </w:divBdr>
            </w:div>
          </w:divsChild>
        </w:div>
        <w:div w:id="140851667">
          <w:marLeft w:val="0"/>
          <w:marRight w:val="0"/>
          <w:marTop w:val="0"/>
          <w:marBottom w:val="0"/>
          <w:divBdr>
            <w:top w:val="none" w:sz="0" w:space="0" w:color="auto"/>
            <w:left w:val="none" w:sz="0" w:space="0" w:color="auto"/>
            <w:bottom w:val="none" w:sz="0" w:space="0" w:color="auto"/>
            <w:right w:val="none" w:sz="0" w:space="0" w:color="auto"/>
          </w:divBdr>
          <w:divsChild>
            <w:div w:id="977496111">
              <w:marLeft w:val="0"/>
              <w:marRight w:val="0"/>
              <w:marTop w:val="0"/>
              <w:marBottom w:val="0"/>
              <w:divBdr>
                <w:top w:val="none" w:sz="0" w:space="0" w:color="auto"/>
                <w:left w:val="none" w:sz="0" w:space="0" w:color="auto"/>
                <w:bottom w:val="none" w:sz="0" w:space="0" w:color="auto"/>
                <w:right w:val="none" w:sz="0" w:space="0" w:color="auto"/>
              </w:divBdr>
            </w:div>
            <w:div w:id="1562984013">
              <w:marLeft w:val="0"/>
              <w:marRight w:val="0"/>
              <w:marTop w:val="0"/>
              <w:marBottom w:val="0"/>
              <w:divBdr>
                <w:top w:val="none" w:sz="0" w:space="0" w:color="auto"/>
                <w:left w:val="none" w:sz="0" w:space="0" w:color="auto"/>
                <w:bottom w:val="none" w:sz="0" w:space="0" w:color="auto"/>
                <w:right w:val="none" w:sz="0" w:space="0" w:color="auto"/>
              </w:divBdr>
            </w:div>
          </w:divsChild>
        </w:div>
        <w:div w:id="144514624">
          <w:marLeft w:val="0"/>
          <w:marRight w:val="0"/>
          <w:marTop w:val="0"/>
          <w:marBottom w:val="0"/>
          <w:divBdr>
            <w:top w:val="none" w:sz="0" w:space="0" w:color="auto"/>
            <w:left w:val="none" w:sz="0" w:space="0" w:color="auto"/>
            <w:bottom w:val="none" w:sz="0" w:space="0" w:color="auto"/>
            <w:right w:val="none" w:sz="0" w:space="0" w:color="auto"/>
          </w:divBdr>
          <w:divsChild>
            <w:div w:id="264461118">
              <w:marLeft w:val="0"/>
              <w:marRight w:val="0"/>
              <w:marTop w:val="0"/>
              <w:marBottom w:val="0"/>
              <w:divBdr>
                <w:top w:val="none" w:sz="0" w:space="0" w:color="auto"/>
                <w:left w:val="none" w:sz="0" w:space="0" w:color="auto"/>
                <w:bottom w:val="none" w:sz="0" w:space="0" w:color="auto"/>
                <w:right w:val="none" w:sz="0" w:space="0" w:color="auto"/>
              </w:divBdr>
            </w:div>
          </w:divsChild>
        </w:div>
        <w:div w:id="322662301">
          <w:marLeft w:val="0"/>
          <w:marRight w:val="0"/>
          <w:marTop w:val="0"/>
          <w:marBottom w:val="0"/>
          <w:divBdr>
            <w:top w:val="none" w:sz="0" w:space="0" w:color="auto"/>
            <w:left w:val="none" w:sz="0" w:space="0" w:color="auto"/>
            <w:bottom w:val="none" w:sz="0" w:space="0" w:color="auto"/>
            <w:right w:val="none" w:sz="0" w:space="0" w:color="auto"/>
          </w:divBdr>
          <w:divsChild>
            <w:div w:id="560024618">
              <w:marLeft w:val="0"/>
              <w:marRight w:val="0"/>
              <w:marTop w:val="0"/>
              <w:marBottom w:val="0"/>
              <w:divBdr>
                <w:top w:val="none" w:sz="0" w:space="0" w:color="auto"/>
                <w:left w:val="none" w:sz="0" w:space="0" w:color="auto"/>
                <w:bottom w:val="none" w:sz="0" w:space="0" w:color="auto"/>
                <w:right w:val="none" w:sz="0" w:space="0" w:color="auto"/>
              </w:divBdr>
            </w:div>
          </w:divsChild>
        </w:div>
        <w:div w:id="350108165">
          <w:marLeft w:val="0"/>
          <w:marRight w:val="0"/>
          <w:marTop w:val="0"/>
          <w:marBottom w:val="0"/>
          <w:divBdr>
            <w:top w:val="none" w:sz="0" w:space="0" w:color="auto"/>
            <w:left w:val="none" w:sz="0" w:space="0" w:color="auto"/>
            <w:bottom w:val="none" w:sz="0" w:space="0" w:color="auto"/>
            <w:right w:val="none" w:sz="0" w:space="0" w:color="auto"/>
          </w:divBdr>
          <w:divsChild>
            <w:div w:id="347412539">
              <w:marLeft w:val="0"/>
              <w:marRight w:val="0"/>
              <w:marTop w:val="0"/>
              <w:marBottom w:val="0"/>
              <w:divBdr>
                <w:top w:val="none" w:sz="0" w:space="0" w:color="auto"/>
                <w:left w:val="none" w:sz="0" w:space="0" w:color="auto"/>
                <w:bottom w:val="none" w:sz="0" w:space="0" w:color="auto"/>
                <w:right w:val="none" w:sz="0" w:space="0" w:color="auto"/>
              </w:divBdr>
            </w:div>
          </w:divsChild>
        </w:div>
        <w:div w:id="409666729">
          <w:marLeft w:val="0"/>
          <w:marRight w:val="0"/>
          <w:marTop w:val="0"/>
          <w:marBottom w:val="0"/>
          <w:divBdr>
            <w:top w:val="none" w:sz="0" w:space="0" w:color="auto"/>
            <w:left w:val="none" w:sz="0" w:space="0" w:color="auto"/>
            <w:bottom w:val="none" w:sz="0" w:space="0" w:color="auto"/>
            <w:right w:val="none" w:sz="0" w:space="0" w:color="auto"/>
          </w:divBdr>
          <w:divsChild>
            <w:div w:id="552274655">
              <w:marLeft w:val="0"/>
              <w:marRight w:val="0"/>
              <w:marTop w:val="0"/>
              <w:marBottom w:val="0"/>
              <w:divBdr>
                <w:top w:val="none" w:sz="0" w:space="0" w:color="auto"/>
                <w:left w:val="none" w:sz="0" w:space="0" w:color="auto"/>
                <w:bottom w:val="none" w:sz="0" w:space="0" w:color="auto"/>
                <w:right w:val="none" w:sz="0" w:space="0" w:color="auto"/>
              </w:divBdr>
            </w:div>
          </w:divsChild>
        </w:div>
        <w:div w:id="466825347">
          <w:marLeft w:val="0"/>
          <w:marRight w:val="0"/>
          <w:marTop w:val="0"/>
          <w:marBottom w:val="0"/>
          <w:divBdr>
            <w:top w:val="none" w:sz="0" w:space="0" w:color="auto"/>
            <w:left w:val="none" w:sz="0" w:space="0" w:color="auto"/>
            <w:bottom w:val="none" w:sz="0" w:space="0" w:color="auto"/>
            <w:right w:val="none" w:sz="0" w:space="0" w:color="auto"/>
          </w:divBdr>
          <w:divsChild>
            <w:div w:id="1827237826">
              <w:marLeft w:val="0"/>
              <w:marRight w:val="0"/>
              <w:marTop w:val="0"/>
              <w:marBottom w:val="0"/>
              <w:divBdr>
                <w:top w:val="none" w:sz="0" w:space="0" w:color="auto"/>
                <w:left w:val="none" w:sz="0" w:space="0" w:color="auto"/>
                <w:bottom w:val="none" w:sz="0" w:space="0" w:color="auto"/>
                <w:right w:val="none" w:sz="0" w:space="0" w:color="auto"/>
              </w:divBdr>
            </w:div>
          </w:divsChild>
        </w:div>
        <w:div w:id="564999180">
          <w:marLeft w:val="0"/>
          <w:marRight w:val="0"/>
          <w:marTop w:val="0"/>
          <w:marBottom w:val="0"/>
          <w:divBdr>
            <w:top w:val="none" w:sz="0" w:space="0" w:color="auto"/>
            <w:left w:val="none" w:sz="0" w:space="0" w:color="auto"/>
            <w:bottom w:val="none" w:sz="0" w:space="0" w:color="auto"/>
            <w:right w:val="none" w:sz="0" w:space="0" w:color="auto"/>
          </w:divBdr>
          <w:divsChild>
            <w:div w:id="1744180673">
              <w:marLeft w:val="0"/>
              <w:marRight w:val="0"/>
              <w:marTop w:val="0"/>
              <w:marBottom w:val="0"/>
              <w:divBdr>
                <w:top w:val="none" w:sz="0" w:space="0" w:color="auto"/>
                <w:left w:val="none" w:sz="0" w:space="0" w:color="auto"/>
                <w:bottom w:val="none" w:sz="0" w:space="0" w:color="auto"/>
                <w:right w:val="none" w:sz="0" w:space="0" w:color="auto"/>
              </w:divBdr>
            </w:div>
          </w:divsChild>
        </w:div>
        <w:div w:id="582419232">
          <w:marLeft w:val="0"/>
          <w:marRight w:val="0"/>
          <w:marTop w:val="0"/>
          <w:marBottom w:val="0"/>
          <w:divBdr>
            <w:top w:val="none" w:sz="0" w:space="0" w:color="auto"/>
            <w:left w:val="none" w:sz="0" w:space="0" w:color="auto"/>
            <w:bottom w:val="none" w:sz="0" w:space="0" w:color="auto"/>
            <w:right w:val="none" w:sz="0" w:space="0" w:color="auto"/>
          </w:divBdr>
          <w:divsChild>
            <w:div w:id="402262358">
              <w:marLeft w:val="0"/>
              <w:marRight w:val="0"/>
              <w:marTop w:val="0"/>
              <w:marBottom w:val="0"/>
              <w:divBdr>
                <w:top w:val="none" w:sz="0" w:space="0" w:color="auto"/>
                <w:left w:val="none" w:sz="0" w:space="0" w:color="auto"/>
                <w:bottom w:val="none" w:sz="0" w:space="0" w:color="auto"/>
                <w:right w:val="none" w:sz="0" w:space="0" w:color="auto"/>
              </w:divBdr>
            </w:div>
          </w:divsChild>
        </w:div>
        <w:div w:id="599917498">
          <w:marLeft w:val="0"/>
          <w:marRight w:val="0"/>
          <w:marTop w:val="0"/>
          <w:marBottom w:val="0"/>
          <w:divBdr>
            <w:top w:val="none" w:sz="0" w:space="0" w:color="auto"/>
            <w:left w:val="none" w:sz="0" w:space="0" w:color="auto"/>
            <w:bottom w:val="none" w:sz="0" w:space="0" w:color="auto"/>
            <w:right w:val="none" w:sz="0" w:space="0" w:color="auto"/>
          </w:divBdr>
          <w:divsChild>
            <w:div w:id="274558124">
              <w:marLeft w:val="0"/>
              <w:marRight w:val="0"/>
              <w:marTop w:val="0"/>
              <w:marBottom w:val="0"/>
              <w:divBdr>
                <w:top w:val="none" w:sz="0" w:space="0" w:color="auto"/>
                <w:left w:val="none" w:sz="0" w:space="0" w:color="auto"/>
                <w:bottom w:val="none" w:sz="0" w:space="0" w:color="auto"/>
                <w:right w:val="none" w:sz="0" w:space="0" w:color="auto"/>
              </w:divBdr>
            </w:div>
          </w:divsChild>
        </w:div>
        <w:div w:id="673651485">
          <w:marLeft w:val="0"/>
          <w:marRight w:val="0"/>
          <w:marTop w:val="0"/>
          <w:marBottom w:val="0"/>
          <w:divBdr>
            <w:top w:val="none" w:sz="0" w:space="0" w:color="auto"/>
            <w:left w:val="none" w:sz="0" w:space="0" w:color="auto"/>
            <w:bottom w:val="none" w:sz="0" w:space="0" w:color="auto"/>
            <w:right w:val="none" w:sz="0" w:space="0" w:color="auto"/>
          </w:divBdr>
          <w:divsChild>
            <w:div w:id="1268006327">
              <w:marLeft w:val="0"/>
              <w:marRight w:val="0"/>
              <w:marTop w:val="0"/>
              <w:marBottom w:val="0"/>
              <w:divBdr>
                <w:top w:val="none" w:sz="0" w:space="0" w:color="auto"/>
                <w:left w:val="none" w:sz="0" w:space="0" w:color="auto"/>
                <w:bottom w:val="none" w:sz="0" w:space="0" w:color="auto"/>
                <w:right w:val="none" w:sz="0" w:space="0" w:color="auto"/>
              </w:divBdr>
            </w:div>
            <w:div w:id="1792823100">
              <w:marLeft w:val="0"/>
              <w:marRight w:val="0"/>
              <w:marTop w:val="0"/>
              <w:marBottom w:val="0"/>
              <w:divBdr>
                <w:top w:val="none" w:sz="0" w:space="0" w:color="auto"/>
                <w:left w:val="none" w:sz="0" w:space="0" w:color="auto"/>
                <w:bottom w:val="none" w:sz="0" w:space="0" w:color="auto"/>
                <w:right w:val="none" w:sz="0" w:space="0" w:color="auto"/>
              </w:divBdr>
            </w:div>
          </w:divsChild>
        </w:div>
        <w:div w:id="800071442">
          <w:marLeft w:val="0"/>
          <w:marRight w:val="0"/>
          <w:marTop w:val="0"/>
          <w:marBottom w:val="0"/>
          <w:divBdr>
            <w:top w:val="none" w:sz="0" w:space="0" w:color="auto"/>
            <w:left w:val="none" w:sz="0" w:space="0" w:color="auto"/>
            <w:bottom w:val="none" w:sz="0" w:space="0" w:color="auto"/>
            <w:right w:val="none" w:sz="0" w:space="0" w:color="auto"/>
          </w:divBdr>
          <w:divsChild>
            <w:div w:id="1599168323">
              <w:marLeft w:val="0"/>
              <w:marRight w:val="0"/>
              <w:marTop w:val="0"/>
              <w:marBottom w:val="0"/>
              <w:divBdr>
                <w:top w:val="none" w:sz="0" w:space="0" w:color="auto"/>
                <w:left w:val="none" w:sz="0" w:space="0" w:color="auto"/>
                <w:bottom w:val="none" w:sz="0" w:space="0" w:color="auto"/>
                <w:right w:val="none" w:sz="0" w:space="0" w:color="auto"/>
              </w:divBdr>
            </w:div>
          </w:divsChild>
        </w:div>
        <w:div w:id="803305536">
          <w:marLeft w:val="0"/>
          <w:marRight w:val="0"/>
          <w:marTop w:val="0"/>
          <w:marBottom w:val="0"/>
          <w:divBdr>
            <w:top w:val="none" w:sz="0" w:space="0" w:color="auto"/>
            <w:left w:val="none" w:sz="0" w:space="0" w:color="auto"/>
            <w:bottom w:val="none" w:sz="0" w:space="0" w:color="auto"/>
            <w:right w:val="none" w:sz="0" w:space="0" w:color="auto"/>
          </w:divBdr>
          <w:divsChild>
            <w:div w:id="57292823">
              <w:marLeft w:val="0"/>
              <w:marRight w:val="0"/>
              <w:marTop w:val="0"/>
              <w:marBottom w:val="0"/>
              <w:divBdr>
                <w:top w:val="none" w:sz="0" w:space="0" w:color="auto"/>
                <w:left w:val="none" w:sz="0" w:space="0" w:color="auto"/>
                <w:bottom w:val="none" w:sz="0" w:space="0" w:color="auto"/>
                <w:right w:val="none" w:sz="0" w:space="0" w:color="auto"/>
              </w:divBdr>
            </w:div>
            <w:div w:id="1451051371">
              <w:marLeft w:val="0"/>
              <w:marRight w:val="0"/>
              <w:marTop w:val="0"/>
              <w:marBottom w:val="0"/>
              <w:divBdr>
                <w:top w:val="none" w:sz="0" w:space="0" w:color="auto"/>
                <w:left w:val="none" w:sz="0" w:space="0" w:color="auto"/>
                <w:bottom w:val="none" w:sz="0" w:space="0" w:color="auto"/>
                <w:right w:val="none" w:sz="0" w:space="0" w:color="auto"/>
              </w:divBdr>
            </w:div>
          </w:divsChild>
        </w:div>
        <w:div w:id="851723102">
          <w:marLeft w:val="0"/>
          <w:marRight w:val="0"/>
          <w:marTop w:val="0"/>
          <w:marBottom w:val="0"/>
          <w:divBdr>
            <w:top w:val="none" w:sz="0" w:space="0" w:color="auto"/>
            <w:left w:val="none" w:sz="0" w:space="0" w:color="auto"/>
            <w:bottom w:val="none" w:sz="0" w:space="0" w:color="auto"/>
            <w:right w:val="none" w:sz="0" w:space="0" w:color="auto"/>
          </w:divBdr>
          <w:divsChild>
            <w:div w:id="2015914553">
              <w:marLeft w:val="0"/>
              <w:marRight w:val="0"/>
              <w:marTop w:val="0"/>
              <w:marBottom w:val="0"/>
              <w:divBdr>
                <w:top w:val="none" w:sz="0" w:space="0" w:color="auto"/>
                <w:left w:val="none" w:sz="0" w:space="0" w:color="auto"/>
                <w:bottom w:val="none" w:sz="0" w:space="0" w:color="auto"/>
                <w:right w:val="none" w:sz="0" w:space="0" w:color="auto"/>
              </w:divBdr>
            </w:div>
          </w:divsChild>
        </w:div>
        <w:div w:id="852260154">
          <w:marLeft w:val="0"/>
          <w:marRight w:val="0"/>
          <w:marTop w:val="0"/>
          <w:marBottom w:val="0"/>
          <w:divBdr>
            <w:top w:val="none" w:sz="0" w:space="0" w:color="auto"/>
            <w:left w:val="none" w:sz="0" w:space="0" w:color="auto"/>
            <w:bottom w:val="none" w:sz="0" w:space="0" w:color="auto"/>
            <w:right w:val="none" w:sz="0" w:space="0" w:color="auto"/>
          </w:divBdr>
          <w:divsChild>
            <w:div w:id="838430078">
              <w:marLeft w:val="0"/>
              <w:marRight w:val="0"/>
              <w:marTop w:val="0"/>
              <w:marBottom w:val="0"/>
              <w:divBdr>
                <w:top w:val="none" w:sz="0" w:space="0" w:color="auto"/>
                <w:left w:val="none" w:sz="0" w:space="0" w:color="auto"/>
                <w:bottom w:val="none" w:sz="0" w:space="0" w:color="auto"/>
                <w:right w:val="none" w:sz="0" w:space="0" w:color="auto"/>
              </w:divBdr>
            </w:div>
            <w:div w:id="1476411458">
              <w:marLeft w:val="0"/>
              <w:marRight w:val="0"/>
              <w:marTop w:val="0"/>
              <w:marBottom w:val="0"/>
              <w:divBdr>
                <w:top w:val="none" w:sz="0" w:space="0" w:color="auto"/>
                <w:left w:val="none" w:sz="0" w:space="0" w:color="auto"/>
                <w:bottom w:val="none" w:sz="0" w:space="0" w:color="auto"/>
                <w:right w:val="none" w:sz="0" w:space="0" w:color="auto"/>
              </w:divBdr>
            </w:div>
            <w:div w:id="2078479737">
              <w:marLeft w:val="0"/>
              <w:marRight w:val="0"/>
              <w:marTop w:val="0"/>
              <w:marBottom w:val="0"/>
              <w:divBdr>
                <w:top w:val="none" w:sz="0" w:space="0" w:color="auto"/>
                <w:left w:val="none" w:sz="0" w:space="0" w:color="auto"/>
                <w:bottom w:val="none" w:sz="0" w:space="0" w:color="auto"/>
                <w:right w:val="none" w:sz="0" w:space="0" w:color="auto"/>
              </w:divBdr>
            </w:div>
          </w:divsChild>
        </w:div>
        <w:div w:id="854269257">
          <w:marLeft w:val="0"/>
          <w:marRight w:val="0"/>
          <w:marTop w:val="0"/>
          <w:marBottom w:val="0"/>
          <w:divBdr>
            <w:top w:val="none" w:sz="0" w:space="0" w:color="auto"/>
            <w:left w:val="none" w:sz="0" w:space="0" w:color="auto"/>
            <w:bottom w:val="none" w:sz="0" w:space="0" w:color="auto"/>
            <w:right w:val="none" w:sz="0" w:space="0" w:color="auto"/>
          </w:divBdr>
          <w:divsChild>
            <w:div w:id="1071807651">
              <w:marLeft w:val="0"/>
              <w:marRight w:val="0"/>
              <w:marTop w:val="0"/>
              <w:marBottom w:val="0"/>
              <w:divBdr>
                <w:top w:val="none" w:sz="0" w:space="0" w:color="auto"/>
                <w:left w:val="none" w:sz="0" w:space="0" w:color="auto"/>
                <w:bottom w:val="none" w:sz="0" w:space="0" w:color="auto"/>
                <w:right w:val="none" w:sz="0" w:space="0" w:color="auto"/>
              </w:divBdr>
            </w:div>
          </w:divsChild>
        </w:div>
        <w:div w:id="1068380775">
          <w:marLeft w:val="0"/>
          <w:marRight w:val="0"/>
          <w:marTop w:val="0"/>
          <w:marBottom w:val="0"/>
          <w:divBdr>
            <w:top w:val="none" w:sz="0" w:space="0" w:color="auto"/>
            <w:left w:val="none" w:sz="0" w:space="0" w:color="auto"/>
            <w:bottom w:val="none" w:sz="0" w:space="0" w:color="auto"/>
            <w:right w:val="none" w:sz="0" w:space="0" w:color="auto"/>
          </w:divBdr>
          <w:divsChild>
            <w:div w:id="952859024">
              <w:marLeft w:val="0"/>
              <w:marRight w:val="0"/>
              <w:marTop w:val="0"/>
              <w:marBottom w:val="0"/>
              <w:divBdr>
                <w:top w:val="none" w:sz="0" w:space="0" w:color="auto"/>
                <w:left w:val="none" w:sz="0" w:space="0" w:color="auto"/>
                <w:bottom w:val="none" w:sz="0" w:space="0" w:color="auto"/>
                <w:right w:val="none" w:sz="0" w:space="0" w:color="auto"/>
              </w:divBdr>
            </w:div>
          </w:divsChild>
        </w:div>
        <w:div w:id="1093210375">
          <w:marLeft w:val="0"/>
          <w:marRight w:val="0"/>
          <w:marTop w:val="0"/>
          <w:marBottom w:val="0"/>
          <w:divBdr>
            <w:top w:val="none" w:sz="0" w:space="0" w:color="auto"/>
            <w:left w:val="none" w:sz="0" w:space="0" w:color="auto"/>
            <w:bottom w:val="none" w:sz="0" w:space="0" w:color="auto"/>
            <w:right w:val="none" w:sz="0" w:space="0" w:color="auto"/>
          </w:divBdr>
          <w:divsChild>
            <w:div w:id="580524793">
              <w:marLeft w:val="0"/>
              <w:marRight w:val="0"/>
              <w:marTop w:val="0"/>
              <w:marBottom w:val="0"/>
              <w:divBdr>
                <w:top w:val="none" w:sz="0" w:space="0" w:color="auto"/>
                <w:left w:val="none" w:sz="0" w:space="0" w:color="auto"/>
                <w:bottom w:val="none" w:sz="0" w:space="0" w:color="auto"/>
                <w:right w:val="none" w:sz="0" w:space="0" w:color="auto"/>
              </w:divBdr>
            </w:div>
          </w:divsChild>
        </w:div>
        <w:div w:id="1099984553">
          <w:marLeft w:val="0"/>
          <w:marRight w:val="0"/>
          <w:marTop w:val="0"/>
          <w:marBottom w:val="0"/>
          <w:divBdr>
            <w:top w:val="none" w:sz="0" w:space="0" w:color="auto"/>
            <w:left w:val="none" w:sz="0" w:space="0" w:color="auto"/>
            <w:bottom w:val="none" w:sz="0" w:space="0" w:color="auto"/>
            <w:right w:val="none" w:sz="0" w:space="0" w:color="auto"/>
          </w:divBdr>
          <w:divsChild>
            <w:div w:id="1210924134">
              <w:marLeft w:val="0"/>
              <w:marRight w:val="0"/>
              <w:marTop w:val="0"/>
              <w:marBottom w:val="0"/>
              <w:divBdr>
                <w:top w:val="none" w:sz="0" w:space="0" w:color="auto"/>
                <w:left w:val="none" w:sz="0" w:space="0" w:color="auto"/>
                <w:bottom w:val="none" w:sz="0" w:space="0" w:color="auto"/>
                <w:right w:val="none" w:sz="0" w:space="0" w:color="auto"/>
              </w:divBdr>
            </w:div>
          </w:divsChild>
        </w:div>
        <w:div w:id="1122841491">
          <w:marLeft w:val="0"/>
          <w:marRight w:val="0"/>
          <w:marTop w:val="0"/>
          <w:marBottom w:val="0"/>
          <w:divBdr>
            <w:top w:val="none" w:sz="0" w:space="0" w:color="auto"/>
            <w:left w:val="none" w:sz="0" w:space="0" w:color="auto"/>
            <w:bottom w:val="none" w:sz="0" w:space="0" w:color="auto"/>
            <w:right w:val="none" w:sz="0" w:space="0" w:color="auto"/>
          </w:divBdr>
          <w:divsChild>
            <w:div w:id="2169743">
              <w:marLeft w:val="0"/>
              <w:marRight w:val="0"/>
              <w:marTop w:val="0"/>
              <w:marBottom w:val="0"/>
              <w:divBdr>
                <w:top w:val="none" w:sz="0" w:space="0" w:color="auto"/>
                <w:left w:val="none" w:sz="0" w:space="0" w:color="auto"/>
                <w:bottom w:val="none" w:sz="0" w:space="0" w:color="auto"/>
                <w:right w:val="none" w:sz="0" w:space="0" w:color="auto"/>
              </w:divBdr>
            </w:div>
            <w:div w:id="1287010917">
              <w:marLeft w:val="0"/>
              <w:marRight w:val="0"/>
              <w:marTop w:val="0"/>
              <w:marBottom w:val="0"/>
              <w:divBdr>
                <w:top w:val="none" w:sz="0" w:space="0" w:color="auto"/>
                <w:left w:val="none" w:sz="0" w:space="0" w:color="auto"/>
                <w:bottom w:val="none" w:sz="0" w:space="0" w:color="auto"/>
                <w:right w:val="none" w:sz="0" w:space="0" w:color="auto"/>
              </w:divBdr>
            </w:div>
          </w:divsChild>
        </w:div>
        <w:div w:id="1137066278">
          <w:marLeft w:val="0"/>
          <w:marRight w:val="0"/>
          <w:marTop w:val="0"/>
          <w:marBottom w:val="0"/>
          <w:divBdr>
            <w:top w:val="none" w:sz="0" w:space="0" w:color="auto"/>
            <w:left w:val="none" w:sz="0" w:space="0" w:color="auto"/>
            <w:bottom w:val="none" w:sz="0" w:space="0" w:color="auto"/>
            <w:right w:val="none" w:sz="0" w:space="0" w:color="auto"/>
          </w:divBdr>
          <w:divsChild>
            <w:div w:id="1506282735">
              <w:marLeft w:val="0"/>
              <w:marRight w:val="0"/>
              <w:marTop w:val="0"/>
              <w:marBottom w:val="0"/>
              <w:divBdr>
                <w:top w:val="none" w:sz="0" w:space="0" w:color="auto"/>
                <w:left w:val="none" w:sz="0" w:space="0" w:color="auto"/>
                <w:bottom w:val="none" w:sz="0" w:space="0" w:color="auto"/>
                <w:right w:val="none" w:sz="0" w:space="0" w:color="auto"/>
              </w:divBdr>
            </w:div>
          </w:divsChild>
        </w:div>
        <w:div w:id="1184897963">
          <w:marLeft w:val="0"/>
          <w:marRight w:val="0"/>
          <w:marTop w:val="0"/>
          <w:marBottom w:val="0"/>
          <w:divBdr>
            <w:top w:val="none" w:sz="0" w:space="0" w:color="auto"/>
            <w:left w:val="none" w:sz="0" w:space="0" w:color="auto"/>
            <w:bottom w:val="none" w:sz="0" w:space="0" w:color="auto"/>
            <w:right w:val="none" w:sz="0" w:space="0" w:color="auto"/>
          </w:divBdr>
          <w:divsChild>
            <w:div w:id="301037154">
              <w:marLeft w:val="0"/>
              <w:marRight w:val="0"/>
              <w:marTop w:val="0"/>
              <w:marBottom w:val="0"/>
              <w:divBdr>
                <w:top w:val="none" w:sz="0" w:space="0" w:color="auto"/>
                <w:left w:val="none" w:sz="0" w:space="0" w:color="auto"/>
                <w:bottom w:val="none" w:sz="0" w:space="0" w:color="auto"/>
                <w:right w:val="none" w:sz="0" w:space="0" w:color="auto"/>
              </w:divBdr>
            </w:div>
          </w:divsChild>
        </w:div>
        <w:div w:id="1252852262">
          <w:marLeft w:val="0"/>
          <w:marRight w:val="0"/>
          <w:marTop w:val="0"/>
          <w:marBottom w:val="0"/>
          <w:divBdr>
            <w:top w:val="none" w:sz="0" w:space="0" w:color="auto"/>
            <w:left w:val="none" w:sz="0" w:space="0" w:color="auto"/>
            <w:bottom w:val="none" w:sz="0" w:space="0" w:color="auto"/>
            <w:right w:val="none" w:sz="0" w:space="0" w:color="auto"/>
          </w:divBdr>
          <w:divsChild>
            <w:div w:id="1927571532">
              <w:marLeft w:val="0"/>
              <w:marRight w:val="0"/>
              <w:marTop w:val="0"/>
              <w:marBottom w:val="0"/>
              <w:divBdr>
                <w:top w:val="none" w:sz="0" w:space="0" w:color="auto"/>
                <w:left w:val="none" w:sz="0" w:space="0" w:color="auto"/>
                <w:bottom w:val="none" w:sz="0" w:space="0" w:color="auto"/>
                <w:right w:val="none" w:sz="0" w:space="0" w:color="auto"/>
              </w:divBdr>
            </w:div>
          </w:divsChild>
        </w:div>
        <w:div w:id="1392003122">
          <w:marLeft w:val="0"/>
          <w:marRight w:val="0"/>
          <w:marTop w:val="0"/>
          <w:marBottom w:val="0"/>
          <w:divBdr>
            <w:top w:val="none" w:sz="0" w:space="0" w:color="auto"/>
            <w:left w:val="none" w:sz="0" w:space="0" w:color="auto"/>
            <w:bottom w:val="none" w:sz="0" w:space="0" w:color="auto"/>
            <w:right w:val="none" w:sz="0" w:space="0" w:color="auto"/>
          </w:divBdr>
          <w:divsChild>
            <w:div w:id="1907644791">
              <w:marLeft w:val="0"/>
              <w:marRight w:val="0"/>
              <w:marTop w:val="0"/>
              <w:marBottom w:val="0"/>
              <w:divBdr>
                <w:top w:val="none" w:sz="0" w:space="0" w:color="auto"/>
                <w:left w:val="none" w:sz="0" w:space="0" w:color="auto"/>
                <w:bottom w:val="none" w:sz="0" w:space="0" w:color="auto"/>
                <w:right w:val="none" w:sz="0" w:space="0" w:color="auto"/>
              </w:divBdr>
            </w:div>
          </w:divsChild>
        </w:div>
        <w:div w:id="1397972549">
          <w:marLeft w:val="0"/>
          <w:marRight w:val="0"/>
          <w:marTop w:val="0"/>
          <w:marBottom w:val="0"/>
          <w:divBdr>
            <w:top w:val="none" w:sz="0" w:space="0" w:color="auto"/>
            <w:left w:val="none" w:sz="0" w:space="0" w:color="auto"/>
            <w:bottom w:val="none" w:sz="0" w:space="0" w:color="auto"/>
            <w:right w:val="none" w:sz="0" w:space="0" w:color="auto"/>
          </w:divBdr>
          <w:divsChild>
            <w:div w:id="1493520145">
              <w:marLeft w:val="0"/>
              <w:marRight w:val="0"/>
              <w:marTop w:val="0"/>
              <w:marBottom w:val="0"/>
              <w:divBdr>
                <w:top w:val="none" w:sz="0" w:space="0" w:color="auto"/>
                <w:left w:val="none" w:sz="0" w:space="0" w:color="auto"/>
                <w:bottom w:val="none" w:sz="0" w:space="0" w:color="auto"/>
                <w:right w:val="none" w:sz="0" w:space="0" w:color="auto"/>
              </w:divBdr>
            </w:div>
          </w:divsChild>
        </w:div>
        <w:div w:id="1449591441">
          <w:marLeft w:val="0"/>
          <w:marRight w:val="0"/>
          <w:marTop w:val="0"/>
          <w:marBottom w:val="0"/>
          <w:divBdr>
            <w:top w:val="none" w:sz="0" w:space="0" w:color="auto"/>
            <w:left w:val="none" w:sz="0" w:space="0" w:color="auto"/>
            <w:bottom w:val="none" w:sz="0" w:space="0" w:color="auto"/>
            <w:right w:val="none" w:sz="0" w:space="0" w:color="auto"/>
          </w:divBdr>
          <w:divsChild>
            <w:div w:id="1649820996">
              <w:marLeft w:val="0"/>
              <w:marRight w:val="0"/>
              <w:marTop w:val="0"/>
              <w:marBottom w:val="0"/>
              <w:divBdr>
                <w:top w:val="none" w:sz="0" w:space="0" w:color="auto"/>
                <w:left w:val="none" w:sz="0" w:space="0" w:color="auto"/>
                <w:bottom w:val="none" w:sz="0" w:space="0" w:color="auto"/>
                <w:right w:val="none" w:sz="0" w:space="0" w:color="auto"/>
              </w:divBdr>
            </w:div>
          </w:divsChild>
        </w:div>
        <w:div w:id="1454787795">
          <w:marLeft w:val="0"/>
          <w:marRight w:val="0"/>
          <w:marTop w:val="0"/>
          <w:marBottom w:val="0"/>
          <w:divBdr>
            <w:top w:val="none" w:sz="0" w:space="0" w:color="auto"/>
            <w:left w:val="none" w:sz="0" w:space="0" w:color="auto"/>
            <w:bottom w:val="none" w:sz="0" w:space="0" w:color="auto"/>
            <w:right w:val="none" w:sz="0" w:space="0" w:color="auto"/>
          </w:divBdr>
          <w:divsChild>
            <w:div w:id="1545678099">
              <w:marLeft w:val="0"/>
              <w:marRight w:val="0"/>
              <w:marTop w:val="0"/>
              <w:marBottom w:val="0"/>
              <w:divBdr>
                <w:top w:val="none" w:sz="0" w:space="0" w:color="auto"/>
                <w:left w:val="none" w:sz="0" w:space="0" w:color="auto"/>
                <w:bottom w:val="none" w:sz="0" w:space="0" w:color="auto"/>
                <w:right w:val="none" w:sz="0" w:space="0" w:color="auto"/>
              </w:divBdr>
            </w:div>
          </w:divsChild>
        </w:div>
        <w:div w:id="1486361588">
          <w:marLeft w:val="0"/>
          <w:marRight w:val="0"/>
          <w:marTop w:val="0"/>
          <w:marBottom w:val="0"/>
          <w:divBdr>
            <w:top w:val="none" w:sz="0" w:space="0" w:color="auto"/>
            <w:left w:val="none" w:sz="0" w:space="0" w:color="auto"/>
            <w:bottom w:val="none" w:sz="0" w:space="0" w:color="auto"/>
            <w:right w:val="none" w:sz="0" w:space="0" w:color="auto"/>
          </w:divBdr>
          <w:divsChild>
            <w:div w:id="572199856">
              <w:marLeft w:val="0"/>
              <w:marRight w:val="0"/>
              <w:marTop w:val="0"/>
              <w:marBottom w:val="0"/>
              <w:divBdr>
                <w:top w:val="none" w:sz="0" w:space="0" w:color="auto"/>
                <w:left w:val="none" w:sz="0" w:space="0" w:color="auto"/>
                <w:bottom w:val="none" w:sz="0" w:space="0" w:color="auto"/>
                <w:right w:val="none" w:sz="0" w:space="0" w:color="auto"/>
              </w:divBdr>
            </w:div>
          </w:divsChild>
        </w:div>
        <w:div w:id="1496651012">
          <w:marLeft w:val="0"/>
          <w:marRight w:val="0"/>
          <w:marTop w:val="0"/>
          <w:marBottom w:val="0"/>
          <w:divBdr>
            <w:top w:val="none" w:sz="0" w:space="0" w:color="auto"/>
            <w:left w:val="none" w:sz="0" w:space="0" w:color="auto"/>
            <w:bottom w:val="none" w:sz="0" w:space="0" w:color="auto"/>
            <w:right w:val="none" w:sz="0" w:space="0" w:color="auto"/>
          </w:divBdr>
          <w:divsChild>
            <w:div w:id="196311268">
              <w:marLeft w:val="0"/>
              <w:marRight w:val="0"/>
              <w:marTop w:val="0"/>
              <w:marBottom w:val="0"/>
              <w:divBdr>
                <w:top w:val="none" w:sz="0" w:space="0" w:color="auto"/>
                <w:left w:val="none" w:sz="0" w:space="0" w:color="auto"/>
                <w:bottom w:val="none" w:sz="0" w:space="0" w:color="auto"/>
                <w:right w:val="none" w:sz="0" w:space="0" w:color="auto"/>
              </w:divBdr>
            </w:div>
            <w:div w:id="1678262449">
              <w:marLeft w:val="0"/>
              <w:marRight w:val="0"/>
              <w:marTop w:val="0"/>
              <w:marBottom w:val="0"/>
              <w:divBdr>
                <w:top w:val="none" w:sz="0" w:space="0" w:color="auto"/>
                <w:left w:val="none" w:sz="0" w:space="0" w:color="auto"/>
                <w:bottom w:val="none" w:sz="0" w:space="0" w:color="auto"/>
                <w:right w:val="none" w:sz="0" w:space="0" w:color="auto"/>
              </w:divBdr>
            </w:div>
          </w:divsChild>
        </w:div>
        <w:div w:id="1529876918">
          <w:marLeft w:val="0"/>
          <w:marRight w:val="0"/>
          <w:marTop w:val="0"/>
          <w:marBottom w:val="0"/>
          <w:divBdr>
            <w:top w:val="none" w:sz="0" w:space="0" w:color="auto"/>
            <w:left w:val="none" w:sz="0" w:space="0" w:color="auto"/>
            <w:bottom w:val="none" w:sz="0" w:space="0" w:color="auto"/>
            <w:right w:val="none" w:sz="0" w:space="0" w:color="auto"/>
          </w:divBdr>
          <w:divsChild>
            <w:div w:id="1831867656">
              <w:marLeft w:val="0"/>
              <w:marRight w:val="0"/>
              <w:marTop w:val="0"/>
              <w:marBottom w:val="0"/>
              <w:divBdr>
                <w:top w:val="none" w:sz="0" w:space="0" w:color="auto"/>
                <w:left w:val="none" w:sz="0" w:space="0" w:color="auto"/>
                <w:bottom w:val="none" w:sz="0" w:space="0" w:color="auto"/>
                <w:right w:val="none" w:sz="0" w:space="0" w:color="auto"/>
              </w:divBdr>
            </w:div>
          </w:divsChild>
        </w:div>
        <w:div w:id="1539125512">
          <w:marLeft w:val="0"/>
          <w:marRight w:val="0"/>
          <w:marTop w:val="0"/>
          <w:marBottom w:val="0"/>
          <w:divBdr>
            <w:top w:val="none" w:sz="0" w:space="0" w:color="auto"/>
            <w:left w:val="none" w:sz="0" w:space="0" w:color="auto"/>
            <w:bottom w:val="none" w:sz="0" w:space="0" w:color="auto"/>
            <w:right w:val="none" w:sz="0" w:space="0" w:color="auto"/>
          </w:divBdr>
          <w:divsChild>
            <w:div w:id="222302288">
              <w:marLeft w:val="0"/>
              <w:marRight w:val="0"/>
              <w:marTop w:val="0"/>
              <w:marBottom w:val="0"/>
              <w:divBdr>
                <w:top w:val="none" w:sz="0" w:space="0" w:color="auto"/>
                <w:left w:val="none" w:sz="0" w:space="0" w:color="auto"/>
                <w:bottom w:val="none" w:sz="0" w:space="0" w:color="auto"/>
                <w:right w:val="none" w:sz="0" w:space="0" w:color="auto"/>
              </w:divBdr>
            </w:div>
            <w:div w:id="456484256">
              <w:marLeft w:val="0"/>
              <w:marRight w:val="0"/>
              <w:marTop w:val="0"/>
              <w:marBottom w:val="0"/>
              <w:divBdr>
                <w:top w:val="none" w:sz="0" w:space="0" w:color="auto"/>
                <w:left w:val="none" w:sz="0" w:space="0" w:color="auto"/>
                <w:bottom w:val="none" w:sz="0" w:space="0" w:color="auto"/>
                <w:right w:val="none" w:sz="0" w:space="0" w:color="auto"/>
              </w:divBdr>
            </w:div>
            <w:div w:id="1589576711">
              <w:marLeft w:val="0"/>
              <w:marRight w:val="0"/>
              <w:marTop w:val="0"/>
              <w:marBottom w:val="0"/>
              <w:divBdr>
                <w:top w:val="none" w:sz="0" w:space="0" w:color="auto"/>
                <w:left w:val="none" w:sz="0" w:space="0" w:color="auto"/>
                <w:bottom w:val="none" w:sz="0" w:space="0" w:color="auto"/>
                <w:right w:val="none" w:sz="0" w:space="0" w:color="auto"/>
              </w:divBdr>
            </w:div>
          </w:divsChild>
        </w:div>
        <w:div w:id="1617059052">
          <w:marLeft w:val="0"/>
          <w:marRight w:val="0"/>
          <w:marTop w:val="0"/>
          <w:marBottom w:val="0"/>
          <w:divBdr>
            <w:top w:val="none" w:sz="0" w:space="0" w:color="auto"/>
            <w:left w:val="none" w:sz="0" w:space="0" w:color="auto"/>
            <w:bottom w:val="none" w:sz="0" w:space="0" w:color="auto"/>
            <w:right w:val="none" w:sz="0" w:space="0" w:color="auto"/>
          </w:divBdr>
          <w:divsChild>
            <w:div w:id="1501192958">
              <w:marLeft w:val="0"/>
              <w:marRight w:val="0"/>
              <w:marTop w:val="0"/>
              <w:marBottom w:val="0"/>
              <w:divBdr>
                <w:top w:val="none" w:sz="0" w:space="0" w:color="auto"/>
                <w:left w:val="none" w:sz="0" w:space="0" w:color="auto"/>
                <w:bottom w:val="none" w:sz="0" w:space="0" w:color="auto"/>
                <w:right w:val="none" w:sz="0" w:space="0" w:color="auto"/>
              </w:divBdr>
            </w:div>
          </w:divsChild>
        </w:div>
        <w:div w:id="1626345943">
          <w:marLeft w:val="0"/>
          <w:marRight w:val="0"/>
          <w:marTop w:val="0"/>
          <w:marBottom w:val="0"/>
          <w:divBdr>
            <w:top w:val="none" w:sz="0" w:space="0" w:color="auto"/>
            <w:left w:val="none" w:sz="0" w:space="0" w:color="auto"/>
            <w:bottom w:val="none" w:sz="0" w:space="0" w:color="auto"/>
            <w:right w:val="none" w:sz="0" w:space="0" w:color="auto"/>
          </w:divBdr>
          <w:divsChild>
            <w:div w:id="194083237">
              <w:marLeft w:val="0"/>
              <w:marRight w:val="0"/>
              <w:marTop w:val="0"/>
              <w:marBottom w:val="0"/>
              <w:divBdr>
                <w:top w:val="none" w:sz="0" w:space="0" w:color="auto"/>
                <w:left w:val="none" w:sz="0" w:space="0" w:color="auto"/>
                <w:bottom w:val="none" w:sz="0" w:space="0" w:color="auto"/>
                <w:right w:val="none" w:sz="0" w:space="0" w:color="auto"/>
              </w:divBdr>
            </w:div>
          </w:divsChild>
        </w:div>
        <w:div w:id="1870029981">
          <w:marLeft w:val="0"/>
          <w:marRight w:val="0"/>
          <w:marTop w:val="0"/>
          <w:marBottom w:val="0"/>
          <w:divBdr>
            <w:top w:val="none" w:sz="0" w:space="0" w:color="auto"/>
            <w:left w:val="none" w:sz="0" w:space="0" w:color="auto"/>
            <w:bottom w:val="none" w:sz="0" w:space="0" w:color="auto"/>
            <w:right w:val="none" w:sz="0" w:space="0" w:color="auto"/>
          </w:divBdr>
          <w:divsChild>
            <w:div w:id="1855995504">
              <w:marLeft w:val="0"/>
              <w:marRight w:val="0"/>
              <w:marTop w:val="0"/>
              <w:marBottom w:val="0"/>
              <w:divBdr>
                <w:top w:val="none" w:sz="0" w:space="0" w:color="auto"/>
                <w:left w:val="none" w:sz="0" w:space="0" w:color="auto"/>
                <w:bottom w:val="none" w:sz="0" w:space="0" w:color="auto"/>
                <w:right w:val="none" w:sz="0" w:space="0" w:color="auto"/>
              </w:divBdr>
            </w:div>
          </w:divsChild>
        </w:div>
        <w:div w:id="1979456203">
          <w:marLeft w:val="0"/>
          <w:marRight w:val="0"/>
          <w:marTop w:val="0"/>
          <w:marBottom w:val="0"/>
          <w:divBdr>
            <w:top w:val="none" w:sz="0" w:space="0" w:color="auto"/>
            <w:left w:val="none" w:sz="0" w:space="0" w:color="auto"/>
            <w:bottom w:val="none" w:sz="0" w:space="0" w:color="auto"/>
            <w:right w:val="none" w:sz="0" w:space="0" w:color="auto"/>
          </w:divBdr>
          <w:divsChild>
            <w:div w:id="1382289909">
              <w:marLeft w:val="0"/>
              <w:marRight w:val="0"/>
              <w:marTop w:val="0"/>
              <w:marBottom w:val="0"/>
              <w:divBdr>
                <w:top w:val="none" w:sz="0" w:space="0" w:color="auto"/>
                <w:left w:val="none" w:sz="0" w:space="0" w:color="auto"/>
                <w:bottom w:val="none" w:sz="0" w:space="0" w:color="auto"/>
                <w:right w:val="none" w:sz="0" w:space="0" w:color="auto"/>
              </w:divBdr>
            </w:div>
          </w:divsChild>
        </w:div>
        <w:div w:id="1986620571">
          <w:marLeft w:val="0"/>
          <w:marRight w:val="0"/>
          <w:marTop w:val="0"/>
          <w:marBottom w:val="0"/>
          <w:divBdr>
            <w:top w:val="none" w:sz="0" w:space="0" w:color="auto"/>
            <w:left w:val="none" w:sz="0" w:space="0" w:color="auto"/>
            <w:bottom w:val="none" w:sz="0" w:space="0" w:color="auto"/>
            <w:right w:val="none" w:sz="0" w:space="0" w:color="auto"/>
          </w:divBdr>
          <w:divsChild>
            <w:div w:id="385884505">
              <w:marLeft w:val="0"/>
              <w:marRight w:val="0"/>
              <w:marTop w:val="0"/>
              <w:marBottom w:val="0"/>
              <w:divBdr>
                <w:top w:val="none" w:sz="0" w:space="0" w:color="auto"/>
                <w:left w:val="none" w:sz="0" w:space="0" w:color="auto"/>
                <w:bottom w:val="none" w:sz="0" w:space="0" w:color="auto"/>
                <w:right w:val="none" w:sz="0" w:space="0" w:color="auto"/>
              </w:divBdr>
            </w:div>
            <w:div w:id="1961567762">
              <w:marLeft w:val="0"/>
              <w:marRight w:val="0"/>
              <w:marTop w:val="0"/>
              <w:marBottom w:val="0"/>
              <w:divBdr>
                <w:top w:val="none" w:sz="0" w:space="0" w:color="auto"/>
                <w:left w:val="none" w:sz="0" w:space="0" w:color="auto"/>
                <w:bottom w:val="none" w:sz="0" w:space="0" w:color="auto"/>
                <w:right w:val="none" w:sz="0" w:space="0" w:color="auto"/>
              </w:divBdr>
            </w:div>
          </w:divsChild>
        </w:div>
        <w:div w:id="2100369937">
          <w:marLeft w:val="0"/>
          <w:marRight w:val="0"/>
          <w:marTop w:val="0"/>
          <w:marBottom w:val="0"/>
          <w:divBdr>
            <w:top w:val="none" w:sz="0" w:space="0" w:color="auto"/>
            <w:left w:val="none" w:sz="0" w:space="0" w:color="auto"/>
            <w:bottom w:val="none" w:sz="0" w:space="0" w:color="auto"/>
            <w:right w:val="none" w:sz="0" w:space="0" w:color="auto"/>
          </w:divBdr>
          <w:divsChild>
            <w:div w:id="397292406">
              <w:marLeft w:val="0"/>
              <w:marRight w:val="0"/>
              <w:marTop w:val="0"/>
              <w:marBottom w:val="0"/>
              <w:divBdr>
                <w:top w:val="none" w:sz="0" w:space="0" w:color="auto"/>
                <w:left w:val="none" w:sz="0" w:space="0" w:color="auto"/>
                <w:bottom w:val="none" w:sz="0" w:space="0" w:color="auto"/>
                <w:right w:val="none" w:sz="0" w:space="0" w:color="auto"/>
              </w:divBdr>
            </w:div>
            <w:div w:id="1258253153">
              <w:marLeft w:val="0"/>
              <w:marRight w:val="0"/>
              <w:marTop w:val="0"/>
              <w:marBottom w:val="0"/>
              <w:divBdr>
                <w:top w:val="none" w:sz="0" w:space="0" w:color="auto"/>
                <w:left w:val="none" w:sz="0" w:space="0" w:color="auto"/>
                <w:bottom w:val="none" w:sz="0" w:space="0" w:color="auto"/>
                <w:right w:val="none" w:sz="0" w:space="0" w:color="auto"/>
              </w:divBdr>
            </w:div>
          </w:divsChild>
        </w:div>
        <w:div w:id="2128817883">
          <w:marLeft w:val="0"/>
          <w:marRight w:val="0"/>
          <w:marTop w:val="0"/>
          <w:marBottom w:val="0"/>
          <w:divBdr>
            <w:top w:val="none" w:sz="0" w:space="0" w:color="auto"/>
            <w:left w:val="none" w:sz="0" w:space="0" w:color="auto"/>
            <w:bottom w:val="none" w:sz="0" w:space="0" w:color="auto"/>
            <w:right w:val="none" w:sz="0" w:space="0" w:color="auto"/>
          </w:divBdr>
          <w:divsChild>
            <w:div w:id="75641033">
              <w:marLeft w:val="0"/>
              <w:marRight w:val="0"/>
              <w:marTop w:val="0"/>
              <w:marBottom w:val="0"/>
              <w:divBdr>
                <w:top w:val="none" w:sz="0" w:space="0" w:color="auto"/>
                <w:left w:val="none" w:sz="0" w:space="0" w:color="auto"/>
                <w:bottom w:val="none" w:sz="0" w:space="0" w:color="auto"/>
                <w:right w:val="none" w:sz="0" w:space="0" w:color="auto"/>
              </w:divBdr>
            </w:div>
            <w:div w:id="791944007">
              <w:marLeft w:val="0"/>
              <w:marRight w:val="0"/>
              <w:marTop w:val="0"/>
              <w:marBottom w:val="0"/>
              <w:divBdr>
                <w:top w:val="none" w:sz="0" w:space="0" w:color="auto"/>
                <w:left w:val="none" w:sz="0" w:space="0" w:color="auto"/>
                <w:bottom w:val="none" w:sz="0" w:space="0" w:color="auto"/>
                <w:right w:val="none" w:sz="0" w:space="0" w:color="auto"/>
              </w:divBdr>
            </w:div>
          </w:divsChild>
        </w:div>
        <w:div w:id="2131166912">
          <w:marLeft w:val="0"/>
          <w:marRight w:val="0"/>
          <w:marTop w:val="0"/>
          <w:marBottom w:val="0"/>
          <w:divBdr>
            <w:top w:val="none" w:sz="0" w:space="0" w:color="auto"/>
            <w:left w:val="none" w:sz="0" w:space="0" w:color="auto"/>
            <w:bottom w:val="none" w:sz="0" w:space="0" w:color="auto"/>
            <w:right w:val="none" w:sz="0" w:space="0" w:color="auto"/>
          </w:divBdr>
          <w:divsChild>
            <w:div w:id="463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02541">
      <w:bodyDiv w:val="1"/>
      <w:marLeft w:val="0"/>
      <w:marRight w:val="0"/>
      <w:marTop w:val="0"/>
      <w:marBottom w:val="0"/>
      <w:divBdr>
        <w:top w:val="none" w:sz="0" w:space="0" w:color="auto"/>
        <w:left w:val="none" w:sz="0" w:space="0" w:color="auto"/>
        <w:bottom w:val="none" w:sz="0" w:space="0" w:color="auto"/>
        <w:right w:val="none" w:sz="0" w:space="0" w:color="auto"/>
      </w:divBdr>
      <w:divsChild>
        <w:div w:id="133108597">
          <w:marLeft w:val="0"/>
          <w:marRight w:val="0"/>
          <w:marTop w:val="0"/>
          <w:marBottom w:val="0"/>
          <w:divBdr>
            <w:top w:val="none" w:sz="0" w:space="0" w:color="auto"/>
            <w:left w:val="none" w:sz="0" w:space="0" w:color="auto"/>
            <w:bottom w:val="none" w:sz="0" w:space="0" w:color="auto"/>
            <w:right w:val="none" w:sz="0" w:space="0" w:color="auto"/>
          </w:divBdr>
          <w:divsChild>
            <w:div w:id="4104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35463">
      <w:bodyDiv w:val="1"/>
      <w:marLeft w:val="0"/>
      <w:marRight w:val="0"/>
      <w:marTop w:val="0"/>
      <w:marBottom w:val="0"/>
      <w:divBdr>
        <w:top w:val="none" w:sz="0" w:space="0" w:color="auto"/>
        <w:left w:val="none" w:sz="0" w:space="0" w:color="auto"/>
        <w:bottom w:val="none" w:sz="0" w:space="0" w:color="auto"/>
        <w:right w:val="none" w:sz="0" w:space="0" w:color="auto"/>
      </w:divBdr>
      <w:divsChild>
        <w:div w:id="1481772463">
          <w:marLeft w:val="0"/>
          <w:marRight w:val="0"/>
          <w:marTop w:val="0"/>
          <w:marBottom w:val="0"/>
          <w:divBdr>
            <w:top w:val="none" w:sz="0" w:space="0" w:color="auto"/>
            <w:left w:val="none" w:sz="0" w:space="0" w:color="auto"/>
            <w:bottom w:val="none" w:sz="0" w:space="0" w:color="auto"/>
            <w:right w:val="none" w:sz="0" w:space="0" w:color="auto"/>
          </w:divBdr>
          <w:divsChild>
            <w:div w:id="14713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2392">
      <w:bodyDiv w:val="1"/>
      <w:marLeft w:val="0"/>
      <w:marRight w:val="0"/>
      <w:marTop w:val="0"/>
      <w:marBottom w:val="0"/>
      <w:divBdr>
        <w:top w:val="none" w:sz="0" w:space="0" w:color="auto"/>
        <w:left w:val="none" w:sz="0" w:space="0" w:color="auto"/>
        <w:bottom w:val="none" w:sz="0" w:space="0" w:color="auto"/>
        <w:right w:val="none" w:sz="0" w:space="0" w:color="auto"/>
      </w:divBdr>
      <w:divsChild>
        <w:div w:id="19012837">
          <w:marLeft w:val="0"/>
          <w:marRight w:val="0"/>
          <w:marTop w:val="0"/>
          <w:marBottom w:val="0"/>
          <w:divBdr>
            <w:top w:val="none" w:sz="0" w:space="0" w:color="auto"/>
            <w:left w:val="none" w:sz="0" w:space="0" w:color="auto"/>
            <w:bottom w:val="none" w:sz="0" w:space="0" w:color="auto"/>
            <w:right w:val="none" w:sz="0" w:space="0" w:color="auto"/>
          </w:divBdr>
        </w:div>
        <w:div w:id="20519430">
          <w:marLeft w:val="0"/>
          <w:marRight w:val="0"/>
          <w:marTop w:val="0"/>
          <w:marBottom w:val="0"/>
          <w:divBdr>
            <w:top w:val="none" w:sz="0" w:space="0" w:color="auto"/>
            <w:left w:val="none" w:sz="0" w:space="0" w:color="auto"/>
            <w:bottom w:val="none" w:sz="0" w:space="0" w:color="auto"/>
            <w:right w:val="none" w:sz="0" w:space="0" w:color="auto"/>
          </w:divBdr>
        </w:div>
        <w:div w:id="23210645">
          <w:marLeft w:val="0"/>
          <w:marRight w:val="0"/>
          <w:marTop w:val="0"/>
          <w:marBottom w:val="0"/>
          <w:divBdr>
            <w:top w:val="none" w:sz="0" w:space="0" w:color="auto"/>
            <w:left w:val="none" w:sz="0" w:space="0" w:color="auto"/>
            <w:bottom w:val="none" w:sz="0" w:space="0" w:color="auto"/>
            <w:right w:val="none" w:sz="0" w:space="0" w:color="auto"/>
          </w:divBdr>
          <w:divsChild>
            <w:div w:id="181747408">
              <w:marLeft w:val="0"/>
              <w:marRight w:val="0"/>
              <w:marTop w:val="0"/>
              <w:marBottom w:val="0"/>
              <w:divBdr>
                <w:top w:val="none" w:sz="0" w:space="0" w:color="auto"/>
                <w:left w:val="none" w:sz="0" w:space="0" w:color="auto"/>
                <w:bottom w:val="none" w:sz="0" w:space="0" w:color="auto"/>
                <w:right w:val="none" w:sz="0" w:space="0" w:color="auto"/>
              </w:divBdr>
            </w:div>
            <w:div w:id="412169643">
              <w:marLeft w:val="0"/>
              <w:marRight w:val="0"/>
              <w:marTop w:val="0"/>
              <w:marBottom w:val="0"/>
              <w:divBdr>
                <w:top w:val="none" w:sz="0" w:space="0" w:color="auto"/>
                <w:left w:val="none" w:sz="0" w:space="0" w:color="auto"/>
                <w:bottom w:val="none" w:sz="0" w:space="0" w:color="auto"/>
                <w:right w:val="none" w:sz="0" w:space="0" w:color="auto"/>
              </w:divBdr>
            </w:div>
            <w:div w:id="1179929934">
              <w:marLeft w:val="0"/>
              <w:marRight w:val="0"/>
              <w:marTop w:val="0"/>
              <w:marBottom w:val="0"/>
              <w:divBdr>
                <w:top w:val="none" w:sz="0" w:space="0" w:color="auto"/>
                <w:left w:val="none" w:sz="0" w:space="0" w:color="auto"/>
                <w:bottom w:val="none" w:sz="0" w:space="0" w:color="auto"/>
                <w:right w:val="none" w:sz="0" w:space="0" w:color="auto"/>
              </w:divBdr>
            </w:div>
            <w:div w:id="1505434451">
              <w:marLeft w:val="0"/>
              <w:marRight w:val="0"/>
              <w:marTop w:val="0"/>
              <w:marBottom w:val="0"/>
              <w:divBdr>
                <w:top w:val="none" w:sz="0" w:space="0" w:color="auto"/>
                <w:left w:val="none" w:sz="0" w:space="0" w:color="auto"/>
                <w:bottom w:val="none" w:sz="0" w:space="0" w:color="auto"/>
                <w:right w:val="none" w:sz="0" w:space="0" w:color="auto"/>
              </w:divBdr>
            </w:div>
          </w:divsChild>
        </w:div>
        <w:div w:id="24720226">
          <w:marLeft w:val="0"/>
          <w:marRight w:val="0"/>
          <w:marTop w:val="0"/>
          <w:marBottom w:val="0"/>
          <w:divBdr>
            <w:top w:val="none" w:sz="0" w:space="0" w:color="auto"/>
            <w:left w:val="none" w:sz="0" w:space="0" w:color="auto"/>
            <w:bottom w:val="none" w:sz="0" w:space="0" w:color="auto"/>
            <w:right w:val="none" w:sz="0" w:space="0" w:color="auto"/>
          </w:divBdr>
          <w:divsChild>
            <w:div w:id="726925914">
              <w:marLeft w:val="0"/>
              <w:marRight w:val="0"/>
              <w:marTop w:val="0"/>
              <w:marBottom w:val="0"/>
              <w:divBdr>
                <w:top w:val="none" w:sz="0" w:space="0" w:color="auto"/>
                <w:left w:val="none" w:sz="0" w:space="0" w:color="auto"/>
                <w:bottom w:val="none" w:sz="0" w:space="0" w:color="auto"/>
                <w:right w:val="none" w:sz="0" w:space="0" w:color="auto"/>
              </w:divBdr>
            </w:div>
            <w:div w:id="750345683">
              <w:marLeft w:val="0"/>
              <w:marRight w:val="0"/>
              <w:marTop w:val="0"/>
              <w:marBottom w:val="0"/>
              <w:divBdr>
                <w:top w:val="none" w:sz="0" w:space="0" w:color="auto"/>
                <w:left w:val="none" w:sz="0" w:space="0" w:color="auto"/>
                <w:bottom w:val="none" w:sz="0" w:space="0" w:color="auto"/>
                <w:right w:val="none" w:sz="0" w:space="0" w:color="auto"/>
              </w:divBdr>
            </w:div>
            <w:div w:id="1567910390">
              <w:marLeft w:val="0"/>
              <w:marRight w:val="0"/>
              <w:marTop w:val="0"/>
              <w:marBottom w:val="0"/>
              <w:divBdr>
                <w:top w:val="none" w:sz="0" w:space="0" w:color="auto"/>
                <w:left w:val="none" w:sz="0" w:space="0" w:color="auto"/>
                <w:bottom w:val="none" w:sz="0" w:space="0" w:color="auto"/>
                <w:right w:val="none" w:sz="0" w:space="0" w:color="auto"/>
              </w:divBdr>
            </w:div>
          </w:divsChild>
        </w:div>
        <w:div w:id="45566509">
          <w:marLeft w:val="0"/>
          <w:marRight w:val="0"/>
          <w:marTop w:val="0"/>
          <w:marBottom w:val="0"/>
          <w:divBdr>
            <w:top w:val="none" w:sz="0" w:space="0" w:color="auto"/>
            <w:left w:val="none" w:sz="0" w:space="0" w:color="auto"/>
            <w:bottom w:val="none" w:sz="0" w:space="0" w:color="auto"/>
            <w:right w:val="none" w:sz="0" w:space="0" w:color="auto"/>
          </w:divBdr>
        </w:div>
        <w:div w:id="54742936">
          <w:marLeft w:val="0"/>
          <w:marRight w:val="0"/>
          <w:marTop w:val="0"/>
          <w:marBottom w:val="0"/>
          <w:divBdr>
            <w:top w:val="none" w:sz="0" w:space="0" w:color="auto"/>
            <w:left w:val="none" w:sz="0" w:space="0" w:color="auto"/>
            <w:bottom w:val="none" w:sz="0" w:space="0" w:color="auto"/>
            <w:right w:val="none" w:sz="0" w:space="0" w:color="auto"/>
          </w:divBdr>
        </w:div>
        <w:div w:id="66002189">
          <w:marLeft w:val="0"/>
          <w:marRight w:val="0"/>
          <w:marTop w:val="0"/>
          <w:marBottom w:val="0"/>
          <w:divBdr>
            <w:top w:val="none" w:sz="0" w:space="0" w:color="auto"/>
            <w:left w:val="none" w:sz="0" w:space="0" w:color="auto"/>
            <w:bottom w:val="none" w:sz="0" w:space="0" w:color="auto"/>
            <w:right w:val="none" w:sz="0" w:space="0" w:color="auto"/>
          </w:divBdr>
        </w:div>
        <w:div w:id="74672140">
          <w:marLeft w:val="0"/>
          <w:marRight w:val="0"/>
          <w:marTop w:val="0"/>
          <w:marBottom w:val="0"/>
          <w:divBdr>
            <w:top w:val="none" w:sz="0" w:space="0" w:color="auto"/>
            <w:left w:val="none" w:sz="0" w:space="0" w:color="auto"/>
            <w:bottom w:val="none" w:sz="0" w:space="0" w:color="auto"/>
            <w:right w:val="none" w:sz="0" w:space="0" w:color="auto"/>
          </w:divBdr>
          <w:divsChild>
            <w:div w:id="572740565">
              <w:marLeft w:val="0"/>
              <w:marRight w:val="0"/>
              <w:marTop w:val="0"/>
              <w:marBottom w:val="0"/>
              <w:divBdr>
                <w:top w:val="none" w:sz="0" w:space="0" w:color="auto"/>
                <w:left w:val="none" w:sz="0" w:space="0" w:color="auto"/>
                <w:bottom w:val="none" w:sz="0" w:space="0" w:color="auto"/>
                <w:right w:val="none" w:sz="0" w:space="0" w:color="auto"/>
              </w:divBdr>
            </w:div>
            <w:div w:id="693044696">
              <w:marLeft w:val="0"/>
              <w:marRight w:val="0"/>
              <w:marTop w:val="0"/>
              <w:marBottom w:val="0"/>
              <w:divBdr>
                <w:top w:val="none" w:sz="0" w:space="0" w:color="auto"/>
                <w:left w:val="none" w:sz="0" w:space="0" w:color="auto"/>
                <w:bottom w:val="none" w:sz="0" w:space="0" w:color="auto"/>
                <w:right w:val="none" w:sz="0" w:space="0" w:color="auto"/>
              </w:divBdr>
            </w:div>
            <w:div w:id="1497920987">
              <w:marLeft w:val="0"/>
              <w:marRight w:val="0"/>
              <w:marTop w:val="0"/>
              <w:marBottom w:val="0"/>
              <w:divBdr>
                <w:top w:val="none" w:sz="0" w:space="0" w:color="auto"/>
                <w:left w:val="none" w:sz="0" w:space="0" w:color="auto"/>
                <w:bottom w:val="none" w:sz="0" w:space="0" w:color="auto"/>
                <w:right w:val="none" w:sz="0" w:space="0" w:color="auto"/>
              </w:divBdr>
            </w:div>
            <w:div w:id="1913201086">
              <w:marLeft w:val="0"/>
              <w:marRight w:val="0"/>
              <w:marTop w:val="0"/>
              <w:marBottom w:val="0"/>
              <w:divBdr>
                <w:top w:val="none" w:sz="0" w:space="0" w:color="auto"/>
                <w:left w:val="none" w:sz="0" w:space="0" w:color="auto"/>
                <w:bottom w:val="none" w:sz="0" w:space="0" w:color="auto"/>
                <w:right w:val="none" w:sz="0" w:space="0" w:color="auto"/>
              </w:divBdr>
            </w:div>
            <w:div w:id="2038387078">
              <w:marLeft w:val="0"/>
              <w:marRight w:val="0"/>
              <w:marTop w:val="0"/>
              <w:marBottom w:val="0"/>
              <w:divBdr>
                <w:top w:val="none" w:sz="0" w:space="0" w:color="auto"/>
                <w:left w:val="none" w:sz="0" w:space="0" w:color="auto"/>
                <w:bottom w:val="none" w:sz="0" w:space="0" w:color="auto"/>
                <w:right w:val="none" w:sz="0" w:space="0" w:color="auto"/>
              </w:divBdr>
            </w:div>
          </w:divsChild>
        </w:div>
        <w:div w:id="109251591">
          <w:marLeft w:val="0"/>
          <w:marRight w:val="0"/>
          <w:marTop w:val="0"/>
          <w:marBottom w:val="0"/>
          <w:divBdr>
            <w:top w:val="none" w:sz="0" w:space="0" w:color="auto"/>
            <w:left w:val="none" w:sz="0" w:space="0" w:color="auto"/>
            <w:bottom w:val="none" w:sz="0" w:space="0" w:color="auto"/>
            <w:right w:val="none" w:sz="0" w:space="0" w:color="auto"/>
          </w:divBdr>
        </w:div>
        <w:div w:id="132261123">
          <w:marLeft w:val="0"/>
          <w:marRight w:val="0"/>
          <w:marTop w:val="0"/>
          <w:marBottom w:val="0"/>
          <w:divBdr>
            <w:top w:val="none" w:sz="0" w:space="0" w:color="auto"/>
            <w:left w:val="none" w:sz="0" w:space="0" w:color="auto"/>
            <w:bottom w:val="none" w:sz="0" w:space="0" w:color="auto"/>
            <w:right w:val="none" w:sz="0" w:space="0" w:color="auto"/>
          </w:divBdr>
        </w:div>
        <w:div w:id="133914295">
          <w:marLeft w:val="0"/>
          <w:marRight w:val="0"/>
          <w:marTop w:val="0"/>
          <w:marBottom w:val="0"/>
          <w:divBdr>
            <w:top w:val="none" w:sz="0" w:space="0" w:color="auto"/>
            <w:left w:val="none" w:sz="0" w:space="0" w:color="auto"/>
            <w:bottom w:val="none" w:sz="0" w:space="0" w:color="auto"/>
            <w:right w:val="none" w:sz="0" w:space="0" w:color="auto"/>
          </w:divBdr>
        </w:div>
        <w:div w:id="134641773">
          <w:marLeft w:val="0"/>
          <w:marRight w:val="0"/>
          <w:marTop w:val="0"/>
          <w:marBottom w:val="0"/>
          <w:divBdr>
            <w:top w:val="none" w:sz="0" w:space="0" w:color="auto"/>
            <w:left w:val="none" w:sz="0" w:space="0" w:color="auto"/>
            <w:bottom w:val="none" w:sz="0" w:space="0" w:color="auto"/>
            <w:right w:val="none" w:sz="0" w:space="0" w:color="auto"/>
          </w:divBdr>
        </w:div>
        <w:div w:id="134957380">
          <w:marLeft w:val="0"/>
          <w:marRight w:val="0"/>
          <w:marTop w:val="0"/>
          <w:marBottom w:val="0"/>
          <w:divBdr>
            <w:top w:val="none" w:sz="0" w:space="0" w:color="auto"/>
            <w:left w:val="none" w:sz="0" w:space="0" w:color="auto"/>
            <w:bottom w:val="none" w:sz="0" w:space="0" w:color="auto"/>
            <w:right w:val="none" w:sz="0" w:space="0" w:color="auto"/>
          </w:divBdr>
        </w:div>
        <w:div w:id="136345412">
          <w:marLeft w:val="0"/>
          <w:marRight w:val="0"/>
          <w:marTop w:val="0"/>
          <w:marBottom w:val="0"/>
          <w:divBdr>
            <w:top w:val="none" w:sz="0" w:space="0" w:color="auto"/>
            <w:left w:val="none" w:sz="0" w:space="0" w:color="auto"/>
            <w:bottom w:val="none" w:sz="0" w:space="0" w:color="auto"/>
            <w:right w:val="none" w:sz="0" w:space="0" w:color="auto"/>
          </w:divBdr>
        </w:div>
        <w:div w:id="141122602">
          <w:marLeft w:val="0"/>
          <w:marRight w:val="0"/>
          <w:marTop w:val="0"/>
          <w:marBottom w:val="0"/>
          <w:divBdr>
            <w:top w:val="none" w:sz="0" w:space="0" w:color="auto"/>
            <w:left w:val="none" w:sz="0" w:space="0" w:color="auto"/>
            <w:bottom w:val="none" w:sz="0" w:space="0" w:color="auto"/>
            <w:right w:val="none" w:sz="0" w:space="0" w:color="auto"/>
          </w:divBdr>
        </w:div>
        <w:div w:id="143814891">
          <w:marLeft w:val="0"/>
          <w:marRight w:val="0"/>
          <w:marTop w:val="0"/>
          <w:marBottom w:val="0"/>
          <w:divBdr>
            <w:top w:val="none" w:sz="0" w:space="0" w:color="auto"/>
            <w:left w:val="none" w:sz="0" w:space="0" w:color="auto"/>
            <w:bottom w:val="none" w:sz="0" w:space="0" w:color="auto"/>
            <w:right w:val="none" w:sz="0" w:space="0" w:color="auto"/>
          </w:divBdr>
          <w:divsChild>
            <w:div w:id="416488505">
              <w:marLeft w:val="0"/>
              <w:marRight w:val="0"/>
              <w:marTop w:val="0"/>
              <w:marBottom w:val="0"/>
              <w:divBdr>
                <w:top w:val="none" w:sz="0" w:space="0" w:color="auto"/>
                <w:left w:val="none" w:sz="0" w:space="0" w:color="auto"/>
                <w:bottom w:val="none" w:sz="0" w:space="0" w:color="auto"/>
                <w:right w:val="none" w:sz="0" w:space="0" w:color="auto"/>
              </w:divBdr>
            </w:div>
            <w:div w:id="1005865512">
              <w:marLeft w:val="0"/>
              <w:marRight w:val="0"/>
              <w:marTop w:val="0"/>
              <w:marBottom w:val="0"/>
              <w:divBdr>
                <w:top w:val="none" w:sz="0" w:space="0" w:color="auto"/>
                <w:left w:val="none" w:sz="0" w:space="0" w:color="auto"/>
                <w:bottom w:val="none" w:sz="0" w:space="0" w:color="auto"/>
                <w:right w:val="none" w:sz="0" w:space="0" w:color="auto"/>
              </w:divBdr>
            </w:div>
          </w:divsChild>
        </w:div>
        <w:div w:id="184448638">
          <w:marLeft w:val="0"/>
          <w:marRight w:val="0"/>
          <w:marTop w:val="0"/>
          <w:marBottom w:val="0"/>
          <w:divBdr>
            <w:top w:val="none" w:sz="0" w:space="0" w:color="auto"/>
            <w:left w:val="none" w:sz="0" w:space="0" w:color="auto"/>
            <w:bottom w:val="none" w:sz="0" w:space="0" w:color="auto"/>
            <w:right w:val="none" w:sz="0" w:space="0" w:color="auto"/>
          </w:divBdr>
        </w:div>
        <w:div w:id="192966055">
          <w:marLeft w:val="0"/>
          <w:marRight w:val="0"/>
          <w:marTop w:val="0"/>
          <w:marBottom w:val="0"/>
          <w:divBdr>
            <w:top w:val="none" w:sz="0" w:space="0" w:color="auto"/>
            <w:left w:val="none" w:sz="0" w:space="0" w:color="auto"/>
            <w:bottom w:val="none" w:sz="0" w:space="0" w:color="auto"/>
            <w:right w:val="none" w:sz="0" w:space="0" w:color="auto"/>
          </w:divBdr>
        </w:div>
        <w:div w:id="231626216">
          <w:marLeft w:val="0"/>
          <w:marRight w:val="0"/>
          <w:marTop w:val="0"/>
          <w:marBottom w:val="0"/>
          <w:divBdr>
            <w:top w:val="none" w:sz="0" w:space="0" w:color="auto"/>
            <w:left w:val="none" w:sz="0" w:space="0" w:color="auto"/>
            <w:bottom w:val="none" w:sz="0" w:space="0" w:color="auto"/>
            <w:right w:val="none" w:sz="0" w:space="0" w:color="auto"/>
          </w:divBdr>
        </w:div>
        <w:div w:id="232815911">
          <w:marLeft w:val="0"/>
          <w:marRight w:val="0"/>
          <w:marTop w:val="0"/>
          <w:marBottom w:val="0"/>
          <w:divBdr>
            <w:top w:val="none" w:sz="0" w:space="0" w:color="auto"/>
            <w:left w:val="none" w:sz="0" w:space="0" w:color="auto"/>
            <w:bottom w:val="none" w:sz="0" w:space="0" w:color="auto"/>
            <w:right w:val="none" w:sz="0" w:space="0" w:color="auto"/>
          </w:divBdr>
        </w:div>
        <w:div w:id="273638094">
          <w:marLeft w:val="0"/>
          <w:marRight w:val="0"/>
          <w:marTop w:val="0"/>
          <w:marBottom w:val="0"/>
          <w:divBdr>
            <w:top w:val="none" w:sz="0" w:space="0" w:color="auto"/>
            <w:left w:val="none" w:sz="0" w:space="0" w:color="auto"/>
            <w:bottom w:val="none" w:sz="0" w:space="0" w:color="auto"/>
            <w:right w:val="none" w:sz="0" w:space="0" w:color="auto"/>
          </w:divBdr>
        </w:div>
        <w:div w:id="298653742">
          <w:marLeft w:val="0"/>
          <w:marRight w:val="0"/>
          <w:marTop w:val="0"/>
          <w:marBottom w:val="0"/>
          <w:divBdr>
            <w:top w:val="none" w:sz="0" w:space="0" w:color="auto"/>
            <w:left w:val="none" w:sz="0" w:space="0" w:color="auto"/>
            <w:bottom w:val="none" w:sz="0" w:space="0" w:color="auto"/>
            <w:right w:val="none" w:sz="0" w:space="0" w:color="auto"/>
          </w:divBdr>
          <w:divsChild>
            <w:div w:id="614210702">
              <w:marLeft w:val="0"/>
              <w:marRight w:val="0"/>
              <w:marTop w:val="0"/>
              <w:marBottom w:val="0"/>
              <w:divBdr>
                <w:top w:val="none" w:sz="0" w:space="0" w:color="auto"/>
                <w:left w:val="none" w:sz="0" w:space="0" w:color="auto"/>
                <w:bottom w:val="none" w:sz="0" w:space="0" w:color="auto"/>
                <w:right w:val="none" w:sz="0" w:space="0" w:color="auto"/>
              </w:divBdr>
            </w:div>
            <w:div w:id="700859454">
              <w:marLeft w:val="0"/>
              <w:marRight w:val="0"/>
              <w:marTop w:val="0"/>
              <w:marBottom w:val="0"/>
              <w:divBdr>
                <w:top w:val="none" w:sz="0" w:space="0" w:color="auto"/>
                <w:left w:val="none" w:sz="0" w:space="0" w:color="auto"/>
                <w:bottom w:val="none" w:sz="0" w:space="0" w:color="auto"/>
                <w:right w:val="none" w:sz="0" w:space="0" w:color="auto"/>
              </w:divBdr>
            </w:div>
            <w:div w:id="954992669">
              <w:marLeft w:val="0"/>
              <w:marRight w:val="0"/>
              <w:marTop w:val="0"/>
              <w:marBottom w:val="0"/>
              <w:divBdr>
                <w:top w:val="none" w:sz="0" w:space="0" w:color="auto"/>
                <w:left w:val="none" w:sz="0" w:space="0" w:color="auto"/>
                <w:bottom w:val="none" w:sz="0" w:space="0" w:color="auto"/>
                <w:right w:val="none" w:sz="0" w:space="0" w:color="auto"/>
              </w:divBdr>
            </w:div>
            <w:div w:id="1162815698">
              <w:marLeft w:val="0"/>
              <w:marRight w:val="0"/>
              <w:marTop w:val="0"/>
              <w:marBottom w:val="0"/>
              <w:divBdr>
                <w:top w:val="none" w:sz="0" w:space="0" w:color="auto"/>
                <w:left w:val="none" w:sz="0" w:space="0" w:color="auto"/>
                <w:bottom w:val="none" w:sz="0" w:space="0" w:color="auto"/>
                <w:right w:val="none" w:sz="0" w:space="0" w:color="auto"/>
              </w:divBdr>
            </w:div>
          </w:divsChild>
        </w:div>
        <w:div w:id="320086624">
          <w:marLeft w:val="0"/>
          <w:marRight w:val="0"/>
          <w:marTop w:val="0"/>
          <w:marBottom w:val="0"/>
          <w:divBdr>
            <w:top w:val="none" w:sz="0" w:space="0" w:color="auto"/>
            <w:left w:val="none" w:sz="0" w:space="0" w:color="auto"/>
            <w:bottom w:val="none" w:sz="0" w:space="0" w:color="auto"/>
            <w:right w:val="none" w:sz="0" w:space="0" w:color="auto"/>
          </w:divBdr>
        </w:div>
        <w:div w:id="338124462">
          <w:marLeft w:val="0"/>
          <w:marRight w:val="0"/>
          <w:marTop w:val="0"/>
          <w:marBottom w:val="0"/>
          <w:divBdr>
            <w:top w:val="none" w:sz="0" w:space="0" w:color="auto"/>
            <w:left w:val="none" w:sz="0" w:space="0" w:color="auto"/>
            <w:bottom w:val="none" w:sz="0" w:space="0" w:color="auto"/>
            <w:right w:val="none" w:sz="0" w:space="0" w:color="auto"/>
          </w:divBdr>
        </w:div>
        <w:div w:id="339898150">
          <w:marLeft w:val="0"/>
          <w:marRight w:val="0"/>
          <w:marTop w:val="0"/>
          <w:marBottom w:val="0"/>
          <w:divBdr>
            <w:top w:val="none" w:sz="0" w:space="0" w:color="auto"/>
            <w:left w:val="none" w:sz="0" w:space="0" w:color="auto"/>
            <w:bottom w:val="none" w:sz="0" w:space="0" w:color="auto"/>
            <w:right w:val="none" w:sz="0" w:space="0" w:color="auto"/>
          </w:divBdr>
        </w:div>
        <w:div w:id="343871715">
          <w:marLeft w:val="0"/>
          <w:marRight w:val="0"/>
          <w:marTop w:val="0"/>
          <w:marBottom w:val="0"/>
          <w:divBdr>
            <w:top w:val="none" w:sz="0" w:space="0" w:color="auto"/>
            <w:left w:val="none" w:sz="0" w:space="0" w:color="auto"/>
            <w:bottom w:val="none" w:sz="0" w:space="0" w:color="auto"/>
            <w:right w:val="none" w:sz="0" w:space="0" w:color="auto"/>
          </w:divBdr>
        </w:div>
        <w:div w:id="355617365">
          <w:marLeft w:val="0"/>
          <w:marRight w:val="0"/>
          <w:marTop w:val="0"/>
          <w:marBottom w:val="0"/>
          <w:divBdr>
            <w:top w:val="none" w:sz="0" w:space="0" w:color="auto"/>
            <w:left w:val="none" w:sz="0" w:space="0" w:color="auto"/>
            <w:bottom w:val="none" w:sz="0" w:space="0" w:color="auto"/>
            <w:right w:val="none" w:sz="0" w:space="0" w:color="auto"/>
          </w:divBdr>
        </w:div>
        <w:div w:id="362630942">
          <w:marLeft w:val="0"/>
          <w:marRight w:val="0"/>
          <w:marTop w:val="0"/>
          <w:marBottom w:val="0"/>
          <w:divBdr>
            <w:top w:val="none" w:sz="0" w:space="0" w:color="auto"/>
            <w:left w:val="none" w:sz="0" w:space="0" w:color="auto"/>
            <w:bottom w:val="none" w:sz="0" w:space="0" w:color="auto"/>
            <w:right w:val="none" w:sz="0" w:space="0" w:color="auto"/>
          </w:divBdr>
        </w:div>
        <w:div w:id="388385990">
          <w:marLeft w:val="0"/>
          <w:marRight w:val="0"/>
          <w:marTop w:val="0"/>
          <w:marBottom w:val="0"/>
          <w:divBdr>
            <w:top w:val="none" w:sz="0" w:space="0" w:color="auto"/>
            <w:left w:val="none" w:sz="0" w:space="0" w:color="auto"/>
            <w:bottom w:val="none" w:sz="0" w:space="0" w:color="auto"/>
            <w:right w:val="none" w:sz="0" w:space="0" w:color="auto"/>
          </w:divBdr>
        </w:div>
        <w:div w:id="403335600">
          <w:marLeft w:val="0"/>
          <w:marRight w:val="0"/>
          <w:marTop w:val="0"/>
          <w:marBottom w:val="0"/>
          <w:divBdr>
            <w:top w:val="none" w:sz="0" w:space="0" w:color="auto"/>
            <w:left w:val="none" w:sz="0" w:space="0" w:color="auto"/>
            <w:bottom w:val="none" w:sz="0" w:space="0" w:color="auto"/>
            <w:right w:val="none" w:sz="0" w:space="0" w:color="auto"/>
          </w:divBdr>
        </w:div>
        <w:div w:id="422797112">
          <w:marLeft w:val="0"/>
          <w:marRight w:val="0"/>
          <w:marTop w:val="0"/>
          <w:marBottom w:val="0"/>
          <w:divBdr>
            <w:top w:val="none" w:sz="0" w:space="0" w:color="auto"/>
            <w:left w:val="none" w:sz="0" w:space="0" w:color="auto"/>
            <w:bottom w:val="none" w:sz="0" w:space="0" w:color="auto"/>
            <w:right w:val="none" w:sz="0" w:space="0" w:color="auto"/>
          </w:divBdr>
        </w:div>
        <w:div w:id="431363770">
          <w:marLeft w:val="0"/>
          <w:marRight w:val="0"/>
          <w:marTop w:val="0"/>
          <w:marBottom w:val="0"/>
          <w:divBdr>
            <w:top w:val="none" w:sz="0" w:space="0" w:color="auto"/>
            <w:left w:val="none" w:sz="0" w:space="0" w:color="auto"/>
            <w:bottom w:val="none" w:sz="0" w:space="0" w:color="auto"/>
            <w:right w:val="none" w:sz="0" w:space="0" w:color="auto"/>
          </w:divBdr>
        </w:div>
        <w:div w:id="433476992">
          <w:marLeft w:val="0"/>
          <w:marRight w:val="0"/>
          <w:marTop w:val="0"/>
          <w:marBottom w:val="0"/>
          <w:divBdr>
            <w:top w:val="none" w:sz="0" w:space="0" w:color="auto"/>
            <w:left w:val="none" w:sz="0" w:space="0" w:color="auto"/>
            <w:bottom w:val="none" w:sz="0" w:space="0" w:color="auto"/>
            <w:right w:val="none" w:sz="0" w:space="0" w:color="auto"/>
          </w:divBdr>
          <w:divsChild>
            <w:div w:id="672147100">
              <w:marLeft w:val="0"/>
              <w:marRight w:val="0"/>
              <w:marTop w:val="0"/>
              <w:marBottom w:val="0"/>
              <w:divBdr>
                <w:top w:val="none" w:sz="0" w:space="0" w:color="auto"/>
                <w:left w:val="none" w:sz="0" w:space="0" w:color="auto"/>
                <w:bottom w:val="none" w:sz="0" w:space="0" w:color="auto"/>
                <w:right w:val="none" w:sz="0" w:space="0" w:color="auto"/>
              </w:divBdr>
            </w:div>
            <w:div w:id="746729306">
              <w:marLeft w:val="0"/>
              <w:marRight w:val="0"/>
              <w:marTop w:val="0"/>
              <w:marBottom w:val="0"/>
              <w:divBdr>
                <w:top w:val="none" w:sz="0" w:space="0" w:color="auto"/>
                <w:left w:val="none" w:sz="0" w:space="0" w:color="auto"/>
                <w:bottom w:val="none" w:sz="0" w:space="0" w:color="auto"/>
                <w:right w:val="none" w:sz="0" w:space="0" w:color="auto"/>
              </w:divBdr>
            </w:div>
            <w:div w:id="775828036">
              <w:marLeft w:val="0"/>
              <w:marRight w:val="0"/>
              <w:marTop w:val="0"/>
              <w:marBottom w:val="0"/>
              <w:divBdr>
                <w:top w:val="none" w:sz="0" w:space="0" w:color="auto"/>
                <w:left w:val="none" w:sz="0" w:space="0" w:color="auto"/>
                <w:bottom w:val="none" w:sz="0" w:space="0" w:color="auto"/>
                <w:right w:val="none" w:sz="0" w:space="0" w:color="auto"/>
              </w:divBdr>
            </w:div>
            <w:div w:id="1097406210">
              <w:marLeft w:val="0"/>
              <w:marRight w:val="0"/>
              <w:marTop w:val="0"/>
              <w:marBottom w:val="0"/>
              <w:divBdr>
                <w:top w:val="none" w:sz="0" w:space="0" w:color="auto"/>
                <w:left w:val="none" w:sz="0" w:space="0" w:color="auto"/>
                <w:bottom w:val="none" w:sz="0" w:space="0" w:color="auto"/>
                <w:right w:val="none" w:sz="0" w:space="0" w:color="auto"/>
              </w:divBdr>
            </w:div>
            <w:div w:id="1588999649">
              <w:marLeft w:val="0"/>
              <w:marRight w:val="0"/>
              <w:marTop w:val="0"/>
              <w:marBottom w:val="0"/>
              <w:divBdr>
                <w:top w:val="none" w:sz="0" w:space="0" w:color="auto"/>
                <w:left w:val="none" w:sz="0" w:space="0" w:color="auto"/>
                <w:bottom w:val="none" w:sz="0" w:space="0" w:color="auto"/>
                <w:right w:val="none" w:sz="0" w:space="0" w:color="auto"/>
              </w:divBdr>
            </w:div>
          </w:divsChild>
        </w:div>
        <w:div w:id="444203091">
          <w:marLeft w:val="0"/>
          <w:marRight w:val="0"/>
          <w:marTop w:val="0"/>
          <w:marBottom w:val="0"/>
          <w:divBdr>
            <w:top w:val="none" w:sz="0" w:space="0" w:color="auto"/>
            <w:left w:val="none" w:sz="0" w:space="0" w:color="auto"/>
            <w:bottom w:val="none" w:sz="0" w:space="0" w:color="auto"/>
            <w:right w:val="none" w:sz="0" w:space="0" w:color="auto"/>
          </w:divBdr>
        </w:div>
        <w:div w:id="451478524">
          <w:marLeft w:val="0"/>
          <w:marRight w:val="0"/>
          <w:marTop w:val="0"/>
          <w:marBottom w:val="0"/>
          <w:divBdr>
            <w:top w:val="none" w:sz="0" w:space="0" w:color="auto"/>
            <w:left w:val="none" w:sz="0" w:space="0" w:color="auto"/>
            <w:bottom w:val="none" w:sz="0" w:space="0" w:color="auto"/>
            <w:right w:val="none" w:sz="0" w:space="0" w:color="auto"/>
          </w:divBdr>
        </w:div>
        <w:div w:id="454718153">
          <w:marLeft w:val="0"/>
          <w:marRight w:val="0"/>
          <w:marTop w:val="0"/>
          <w:marBottom w:val="0"/>
          <w:divBdr>
            <w:top w:val="none" w:sz="0" w:space="0" w:color="auto"/>
            <w:left w:val="none" w:sz="0" w:space="0" w:color="auto"/>
            <w:bottom w:val="none" w:sz="0" w:space="0" w:color="auto"/>
            <w:right w:val="none" w:sz="0" w:space="0" w:color="auto"/>
          </w:divBdr>
        </w:div>
        <w:div w:id="460537947">
          <w:marLeft w:val="0"/>
          <w:marRight w:val="0"/>
          <w:marTop w:val="0"/>
          <w:marBottom w:val="0"/>
          <w:divBdr>
            <w:top w:val="none" w:sz="0" w:space="0" w:color="auto"/>
            <w:left w:val="none" w:sz="0" w:space="0" w:color="auto"/>
            <w:bottom w:val="none" w:sz="0" w:space="0" w:color="auto"/>
            <w:right w:val="none" w:sz="0" w:space="0" w:color="auto"/>
          </w:divBdr>
          <w:divsChild>
            <w:div w:id="169562524">
              <w:marLeft w:val="0"/>
              <w:marRight w:val="0"/>
              <w:marTop w:val="0"/>
              <w:marBottom w:val="0"/>
              <w:divBdr>
                <w:top w:val="none" w:sz="0" w:space="0" w:color="auto"/>
                <w:left w:val="none" w:sz="0" w:space="0" w:color="auto"/>
                <w:bottom w:val="none" w:sz="0" w:space="0" w:color="auto"/>
                <w:right w:val="none" w:sz="0" w:space="0" w:color="auto"/>
              </w:divBdr>
            </w:div>
            <w:div w:id="1894384381">
              <w:marLeft w:val="0"/>
              <w:marRight w:val="0"/>
              <w:marTop w:val="0"/>
              <w:marBottom w:val="0"/>
              <w:divBdr>
                <w:top w:val="none" w:sz="0" w:space="0" w:color="auto"/>
                <w:left w:val="none" w:sz="0" w:space="0" w:color="auto"/>
                <w:bottom w:val="none" w:sz="0" w:space="0" w:color="auto"/>
                <w:right w:val="none" w:sz="0" w:space="0" w:color="auto"/>
              </w:divBdr>
            </w:div>
          </w:divsChild>
        </w:div>
        <w:div w:id="483400493">
          <w:marLeft w:val="0"/>
          <w:marRight w:val="0"/>
          <w:marTop w:val="0"/>
          <w:marBottom w:val="0"/>
          <w:divBdr>
            <w:top w:val="none" w:sz="0" w:space="0" w:color="auto"/>
            <w:left w:val="none" w:sz="0" w:space="0" w:color="auto"/>
            <w:bottom w:val="none" w:sz="0" w:space="0" w:color="auto"/>
            <w:right w:val="none" w:sz="0" w:space="0" w:color="auto"/>
          </w:divBdr>
        </w:div>
        <w:div w:id="487093393">
          <w:marLeft w:val="0"/>
          <w:marRight w:val="0"/>
          <w:marTop w:val="0"/>
          <w:marBottom w:val="0"/>
          <w:divBdr>
            <w:top w:val="none" w:sz="0" w:space="0" w:color="auto"/>
            <w:left w:val="none" w:sz="0" w:space="0" w:color="auto"/>
            <w:bottom w:val="none" w:sz="0" w:space="0" w:color="auto"/>
            <w:right w:val="none" w:sz="0" w:space="0" w:color="auto"/>
          </w:divBdr>
        </w:div>
        <w:div w:id="489637168">
          <w:marLeft w:val="0"/>
          <w:marRight w:val="0"/>
          <w:marTop w:val="0"/>
          <w:marBottom w:val="0"/>
          <w:divBdr>
            <w:top w:val="none" w:sz="0" w:space="0" w:color="auto"/>
            <w:left w:val="none" w:sz="0" w:space="0" w:color="auto"/>
            <w:bottom w:val="none" w:sz="0" w:space="0" w:color="auto"/>
            <w:right w:val="none" w:sz="0" w:space="0" w:color="auto"/>
          </w:divBdr>
        </w:div>
        <w:div w:id="524640312">
          <w:marLeft w:val="0"/>
          <w:marRight w:val="0"/>
          <w:marTop w:val="0"/>
          <w:marBottom w:val="0"/>
          <w:divBdr>
            <w:top w:val="none" w:sz="0" w:space="0" w:color="auto"/>
            <w:left w:val="none" w:sz="0" w:space="0" w:color="auto"/>
            <w:bottom w:val="none" w:sz="0" w:space="0" w:color="auto"/>
            <w:right w:val="none" w:sz="0" w:space="0" w:color="auto"/>
          </w:divBdr>
          <w:divsChild>
            <w:div w:id="686520326">
              <w:marLeft w:val="0"/>
              <w:marRight w:val="0"/>
              <w:marTop w:val="0"/>
              <w:marBottom w:val="0"/>
              <w:divBdr>
                <w:top w:val="none" w:sz="0" w:space="0" w:color="auto"/>
                <w:left w:val="none" w:sz="0" w:space="0" w:color="auto"/>
                <w:bottom w:val="none" w:sz="0" w:space="0" w:color="auto"/>
                <w:right w:val="none" w:sz="0" w:space="0" w:color="auto"/>
              </w:divBdr>
            </w:div>
          </w:divsChild>
        </w:div>
        <w:div w:id="557979855">
          <w:marLeft w:val="0"/>
          <w:marRight w:val="0"/>
          <w:marTop w:val="0"/>
          <w:marBottom w:val="0"/>
          <w:divBdr>
            <w:top w:val="none" w:sz="0" w:space="0" w:color="auto"/>
            <w:left w:val="none" w:sz="0" w:space="0" w:color="auto"/>
            <w:bottom w:val="none" w:sz="0" w:space="0" w:color="auto"/>
            <w:right w:val="none" w:sz="0" w:space="0" w:color="auto"/>
          </w:divBdr>
          <w:divsChild>
            <w:div w:id="771439541">
              <w:marLeft w:val="-75"/>
              <w:marRight w:val="0"/>
              <w:marTop w:val="30"/>
              <w:marBottom w:val="30"/>
              <w:divBdr>
                <w:top w:val="none" w:sz="0" w:space="0" w:color="auto"/>
                <w:left w:val="none" w:sz="0" w:space="0" w:color="auto"/>
                <w:bottom w:val="none" w:sz="0" w:space="0" w:color="auto"/>
                <w:right w:val="none" w:sz="0" w:space="0" w:color="auto"/>
              </w:divBdr>
              <w:divsChild>
                <w:div w:id="80489884">
                  <w:marLeft w:val="0"/>
                  <w:marRight w:val="0"/>
                  <w:marTop w:val="0"/>
                  <w:marBottom w:val="0"/>
                  <w:divBdr>
                    <w:top w:val="none" w:sz="0" w:space="0" w:color="auto"/>
                    <w:left w:val="none" w:sz="0" w:space="0" w:color="auto"/>
                    <w:bottom w:val="none" w:sz="0" w:space="0" w:color="auto"/>
                    <w:right w:val="none" w:sz="0" w:space="0" w:color="auto"/>
                  </w:divBdr>
                  <w:divsChild>
                    <w:div w:id="1531525344">
                      <w:marLeft w:val="0"/>
                      <w:marRight w:val="0"/>
                      <w:marTop w:val="0"/>
                      <w:marBottom w:val="0"/>
                      <w:divBdr>
                        <w:top w:val="none" w:sz="0" w:space="0" w:color="auto"/>
                        <w:left w:val="none" w:sz="0" w:space="0" w:color="auto"/>
                        <w:bottom w:val="none" w:sz="0" w:space="0" w:color="auto"/>
                        <w:right w:val="none" w:sz="0" w:space="0" w:color="auto"/>
                      </w:divBdr>
                    </w:div>
                  </w:divsChild>
                </w:div>
                <w:div w:id="208541251">
                  <w:marLeft w:val="0"/>
                  <w:marRight w:val="0"/>
                  <w:marTop w:val="0"/>
                  <w:marBottom w:val="0"/>
                  <w:divBdr>
                    <w:top w:val="none" w:sz="0" w:space="0" w:color="auto"/>
                    <w:left w:val="none" w:sz="0" w:space="0" w:color="auto"/>
                    <w:bottom w:val="none" w:sz="0" w:space="0" w:color="auto"/>
                    <w:right w:val="none" w:sz="0" w:space="0" w:color="auto"/>
                  </w:divBdr>
                  <w:divsChild>
                    <w:div w:id="436873055">
                      <w:marLeft w:val="0"/>
                      <w:marRight w:val="0"/>
                      <w:marTop w:val="0"/>
                      <w:marBottom w:val="0"/>
                      <w:divBdr>
                        <w:top w:val="none" w:sz="0" w:space="0" w:color="auto"/>
                        <w:left w:val="none" w:sz="0" w:space="0" w:color="auto"/>
                        <w:bottom w:val="none" w:sz="0" w:space="0" w:color="auto"/>
                        <w:right w:val="none" w:sz="0" w:space="0" w:color="auto"/>
                      </w:divBdr>
                    </w:div>
                  </w:divsChild>
                </w:div>
                <w:div w:id="241335781">
                  <w:marLeft w:val="0"/>
                  <w:marRight w:val="0"/>
                  <w:marTop w:val="0"/>
                  <w:marBottom w:val="0"/>
                  <w:divBdr>
                    <w:top w:val="none" w:sz="0" w:space="0" w:color="auto"/>
                    <w:left w:val="none" w:sz="0" w:space="0" w:color="auto"/>
                    <w:bottom w:val="none" w:sz="0" w:space="0" w:color="auto"/>
                    <w:right w:val="none" w:sz="0" w:space="0" w:color="auto"/>
                  </w:divBdr>
                  <w:divsChild>
                    <w:div w:id="1746293366">
                      <w:marLeft w:val="0"/>
                      <w:marRight w:val="0"/>
                      <w:marTop w:val="0"/>
                      <w:marBottom w:val="0"/>
                      <w:divBdr>
                        <w:top w:val="none" w:sz="0" w:space="0" w:color="auto"/>
                        <w:left w:val="none" w:sz="0" w:space="0" w:color="auto"/>
                        <w:bottom w:val="none" w:sz="0" w:space="0" w:color="auto"/>
                        <w:right w:val="none" w:sz="0" w:space="0" w:color="auto"/>
                      </w:divBdr>
                    </w:div>
                  </w:divsChild>
                </w:div>
                <w:div w:id="420373139">
                  <w:marLeft w:val="0"/>
                  <w:marRight w:val="0"/>
                  <w:marTop w:val="0"/>
                  <w:marBottom w:val="0"/>
                  <w:divBdr>
                    <w:top w:val="none" w:sz="0" w:space="0" w:color="auto"/>
                    <w:left w:val="none" w:sz="0" w:space="0" w:color="auto"/>
                    <w:bottom w:val="none" w:sz="0" w:space="0" w:color="auto"/>
                    <w:right w:val="none" w:sz="0" w:space="0" w:color="auto"/>
                  </w:divBdr>
                  <w:divsChild>
                    <w:div w:id="1233585673">
                      <w:marLeft w:val="0"/>
                      <w:marRight w:val="0"/>
                      <w:marTop w:val="0"/>
                      <w:marBottom w:val="0"/>
                      <w:divBdr>
                        <w:top w:val="none" w:sz="0" w:space="0" w:color="auto"/>
                        <w:left w:val="none" w:sz="0" w:space="0" w:color="auto"/>
                        <w:bottom w:val="none" w:sz="0" w:space="0" w:color="auto"/>
                        <w:right w:val="none" w:sz="0" w:space="0" w:color="auto"/>
                      </w:divBdr>
                    </w:div>
                  </w:divsChild>
                </w:div>
                <w:div w:id="507404822">
                  <w:marLeft w:val="0"/>
                  <w:marRight w:val="0"/>
                  <w:marTop w:val="0"/>
                  <w:marBottom w:val="0"/>
                  <w:divBdr>
                    <w:top w:val="none" w:sz="0" w:space="0" w:color="auto"/>
                    <w:left w:val="none" w:sz="0" w:space="0" w:color="auto"/>
                    <w:bottom w:val="none" w:sz="0" w:space="0" w:color="auto"/>
                    <w:right w:val="none" w:sz="0" w:space="0" w:color="auto"/>
                  </w:divBdr>
                  <w:divsChild>
                    <w:div w:id="1313947400">
                      <w:marLeft w:val="0"/>
                      <w:marRight w:val="0"/>
                      <w:marTop w:val="0"/>
                      <w:marBottom w:val="0"/>
                      <w:divBdr>
                        <w:top w:val="none" w:sz="0" w:space="0" w:color="auto"/>
                        <w:left w:val="none" w:sz="0" w:space="0" w:color="auto"/>
                        <w:bottom w:val="none" w:sz="0" w:space="0" w:color="auto"/>
                        <w:right w:val="none" w:sz="0" w:space="0" w:color="auto"/>
                      </w:divBdr>
                    </w:div>
                    <w:div w:id="1803377856">
                      <w:marLeft w:val="0"/>
                      <w:marRight w:val="0"/>
                      <w:marTop w:val="0"/>
                      <w:marBottom w:val="0"/>
                      <w:divBdr>
                        <w:top w:val="none" w:sz="0" w:space="0" w:color="auto"/>
                        <w:left w:val="none" w:sz="0" w:space="0" w:color="auto"/>
                        <w:bottom w:val="none" w:sz="0" w:space="0" w:color="auto"/>
                        <w:right w:val="none" w:sz="0" w:space="0" w:color="auto"/>
                      </w:divBdr>
                    </w:div>
                  </w:divsChild>
                </w:div>
                <w:div w:id="508132960">
                  <w:marLeft w:val="0"/>
                  <w:marRight w:val="0"/>
                  <w:marTop w:val="0"/>
                  <w:marBottom w:val="0"/>
                  <w:divBdr>
                    <w:top w:val="none" w:sz="0" w:space="0" w:color="auto"/>
                    <w:left w:val="none" w:sz="0" w:space="0" w:color="auto"/>
                    <w:bottom w:val="none" w:sz="0" w:space="0" w:color="auto"/>
                    <w:right w:val="none" w:sz="0" w:space="0" w:color="auto"/>
                  </w:divBdr>
                  <w:divsChild>
                    <w:div w:id="360520383">
                      <w:marLeft w:val="0"/>
                      <w:marRight w:val="0"/>
                      <w:marTop w:val="0"/>
                      <w:marBottom w:val="0"/>
                      <w:divBdr>
                        <w:top w:val="none" w:sz="0" w:space="0" w:color="auto"/>
                        <w:left w:val="none" w:sz="0" w:space="0" w:color="auto"/>
                        <w:bottom w:val="none" w:sz="0" w:space="0" w:color="auto"/>
                        <w:right w:val="none" w:sz="0" w:space="0" w:color="auto"/>
                      </w:divBdr>
                    </w:div>
                  </w:divsChild>
                </w:div>
                <w:div w:id="562762851">
                  <w:marLeft w:val="0"/>
                  <w:marRight w:val="0"/>
                  <w:marTop w:val="0"/>
                  <w:marBottom w:val="0"/>
                  <w:divBdr>
                    <w:top w:val="none" w:sz="0" w:space="0" w:color="auto"/>
                    <w:left w:val="none" w:sz="0" w:space="0" w:color="auto"/>
                    <w:bottom w:val="none" w:sz="0" w:space="0" w:color="auto"/>
                    <w:right w:val="none" w:sz="0" w:space="0" w:color="auto"/>
                  </w:divBdr>
                  <w:divsChild>
                    <w:div w:id="296300475">
                      <w:marLeft w:val="0"/>
                      <w:marRight w:val="0"/>
                      <w:marTop w:val="0"/>
                      <w:marBottom w:val="0"/>
                      <w:divBdr>
                        <w:top w:val="none" w:sz="0" w:space="0" w:color="auto"/>
                        <w:left w:val="none" w:sz="0" w:space="0" w:color="auto"/>
                        <w:bottom w:val="none" w:sz="0" w:space="0" w:color="auto"/>
                        <w:right w:val="none" w:sz="0" w:space="0" w:color="auto"/>
                      </w:divBdr>
                    </w:div>
                    <w:div w:id="948044794">
                      <w:marLeft w:val="0"/>
                      <w:marRight w:val="0"/>
                      <w:marTop w:val="0"/>
                      <w:marBottom w:val="0"/>
                      <w:divBdr>
                        <w:top w:val="none" w:sz="0" w:space="0" w:color="auto"/>
                        <w:left w:val="none" w:sz="0" w:space="0" w:color="auto"/>
                        <w:bottom w:val="none" w:sz="0" w:space="0" w:color="auto"/>
                        <w:right w:val="none" w:sz="0" w:space="0" w:color="auto"/>
                      </w:divBdr>
                    </w:div>
                  </w:divsChild>
                </w:div>
                <w:div w:id="733115737">
                  <w:marLeft w:val="0"/>
                  <w:marRight w:val="0"/>
                  <w:marTop w:val="0"/>
                  <w:marBottom w:val="0"/>
                  <w:divBdr>
                    <w:top w:val="none" w:sz="0" w:space="0" w:color="auto"/>
                    <w:left w:val="none" w:sz="0" w:space="0" w:color="auto"/>
                    <w:bottom w:val="none" w:sz="0" w:space="0" w:color="auto"/>
                    <w:right w:val="none" w:sz="0" w:space="0" w:color="auto"/>
                  </w:divBdr>
                  <w:divsChild>
                    <w:div w:id="105513495">
                      <w:marLeft w:val="0"/>
                      <w:marRight w:val="0"/>
                      <w:marTop w:val="0"/>
                      <w:marBottom w:val="0"/>
                      <w:divBdr>
                        <w:top w:val="none" w:sz="0" w:space="0" w:color="auto"/>
                        <w:left w:val="none" w:sz="0" w:space="0" w:color="auto"/>
                        <w:bottom w:val="none" w:sz="0" w:space="0" w:color="auto"/>
                        <w:right w:val="none" w:sz="0" w:space="0" w:color="auto"/>
                      </w:divBdr>
                    </w:div>
                  </w:divsChild>
                </w:div>
                <w:div w:id="763769139">
                  <w:marLeft w:val="0"/>
                  <w:marRight w:val="0"/>
                  <w:marTop w:val="0"/>
                  <w:marBottom w:val="0"/>
                  <w:divBdr>
                    <w:top w:val="none" w:sz="0" w:space="0" w:color="auto"/>
                    <w:left w:val="none" w:sz="0" w:space="0" w:color="auto"/>
                    <w:bottom w:val="none" w:sz="0" w:space="0" w:color="auto"/>
                    <w:right w:val="none" w:sz="0" w:space="0" w:color="auto"/>
                  </w:divBdr>
                  <w:divsChild>
                    <w:div w:id="191117611">
                      <w:marLeft w:val="0"/>
                      <w:marRight w:val="0"/>
                      <w:marTop w:val="0"/>
                      <w:marBottom w:val="0"/>
                      <w:divBdr>
                        <w:top w:val="none" w:sz="0" w:space="0" w:color="auto"/>
                        <w:left w:val="none" w:sz="0" w:space="0" w:color="auto"/>
                        <w:bottom w:val="none" w:sz="0" w:space="0" w:color="auto"/>
                        <w:right w:val="none" w:sz="0" w:space="0" w:color="auto"/>
                      </w:divBdr>
                    </w:div>
                  </w:divsChild>
                </w:div>
                <w:div w:id="1241601515">
                  <w:marLeft w:val="0"/>
                  <w:marRight w:val="0"/>
                  <w:marTop w:val="0"/>
                  <w:marBottom w:val="0"/>
                  <w:divBdr>
                    <w:top w:val="none" w:sz="0" w:space="0" w:color="auto"/>
                    <w:left w:val="none" w:sz="0" w:space="0" w:color="auto"/>
                    <w:bottom w:val="none" w:sz="0" w:space="0" w:color="auto"/>
                    <w:right w:val="none" w:sz="0" w:space="0" w:color="auto"/>
                  </w:divBdr>
                  <w:divsChild>
                    <w:div w:id="511457933">
                      <w:marLeft w:val="0"/>
                      <w:marRight w:val="0"/>
                      <w:marTop w:val="0"/>
                      <w:marBottom w:val="0"/>
                      <w:divBdr>
                        <w:top w:val="none" w:sz="0" w:space="0" w:color="auto"/>
                        <w:left w:val="none" w:sz="0" w:space="0" w:color="auto"/>
                        <w:bottom w:val="none" w:sz="0" w:space="0" w:color="auto"/>
                        <w:right w:val="none" w:sz="0" w:space="0" w:color="auto"/>
                      </w:divBdr>
                    </w:div>
                  </w:divsChild>
                </w:div>
                <w:div w:id="1384525777">
                  <w:marLeft w:val="0"/>
                  <w:marRight w:val="0"/>
                  <w:marTop w:val="0"/>
                  <w:marBottom w:val="0"/>
                  <w:divBdr>
                    <w:top w:val="none" w:sz="0" w:space="0" w:color="auto"/>
                    <w:left w:val="none" w:sz="0" w:space="0" w:color="auto"/>
                    <w:bottom w:val="none" w:sz="0" w:space="0" w:color="auto"/>
                    <w:right w:val="none" w:sz="0" w:space="0" w:color="auto"/>
                  </w:divBdr>
                  <w:divsChild>
                    <w:div w:id="77751765">
                      <w:marLeft w:val="0"/>
                      <w:marRight w:val="0"/>
                      <w:marTop w:val="0"/>
                      <w:marBottom w:val="0"/>
                      <w:divBdr>
                        <w:top w:val="none" w:sz="0" w:space="0" w:color="auto"/>
                        <w:left w:val="none" w:sz="0" w:space="0" w:color="auto"/>
                        <w:bottom w:val="none" w:sz="0" w:space="0" w:color="auto"/>
                        <w:right w:val="none" w:sz="0" w:space="0" w:color="auto"/>
                      </w:divBdr>
                    </w:div>
                  </w:divsChild>
                </w:div>
                <w:div w:id="1387992992">
                  <w:marLeft w:val="0"/>
                  <w:marRight w:val="0"/>
                  <w:marTop w:val="0"/>
                  <w:marBottom w:val="0"/>
                  <w:divBdr>
                    <w:top w:val="none" w:sz="0" w:space="0" w:color="auto"/>
                    <w:left w:val="none" w:sz="0" w:space="0" w:color="auto"/>
                    <w:bottom w:val="none" w:sz="0" w:space="0" w:color="auto"/>
                    <w:right w:val="none" w:sz="0" w:space="0" w:color="auto"/>
                  </w:divBdr>
                  <w:divsChild>
                    <w:div w:id="178279852">
                      <w:marLeft w:val="0"/>
                      <w:marRight w:val="0"/>
                      <w:marTop w:val="0"/>
                      <w:marBottom w:val="0"/>
                      <w:divBdr>
                        <w:top w:val="none" w:sz="0" w:space="0" w:color="auto"/>
                        <w:left w:val="none" w:sz="0" w:space="0" w:color="auto"/>
                        <w:bottom w:val="none" w:sz="0" w:space="0" w:color="auto"/>
                        <w:right w:val="none" w:sz="0" w:space="0" w:color="auto"/>
                      </w:divBdr>
                    </w:div>
                  </w:divsChild>
                </w:div>
                <w:div w:id="1431508734">
                  <w:marLeft w:val="0"/>
                  <w:marRight w:val="0"/>
                  <w:marTop w:val="0"/>
                  <w:marBottom w:val="0"/>
                  <w:divBdr>
                    <w:top w:val="none" w:sz="0" w:space="0" w:color="auto"/>
                    <w:left w:val="none" w:sz="0" w:space="0" w:color="auto"/>
                    <w:bottom w:val="none" w:sz="0" w:space="0" w:color="auto"/>
                    <w:right w:val="none" w:sz="0" w:space="0" w:color="auto"/>
                  </w:divBdr>
                  <w:divsChild>
                    <w:div w:id="1529638108">
                      <w:marLeft w:val="0"/>
                      <w:marRight w:val="0"/>
                      <w:marTop w:val="0"/>
                      <w:marBottom w:val="0"/>
                      <w:divBdr>
                        <w:top w:val="none" w:sz="0" w:space="0" w:color="auto"/>
                        <w:left w:val="none" w:sz="0" w:space="0" w:color="auto"/>
                        <w:bottom w:val="none" w:sz="0" w:space="0" w:color="auto"/>
                        <w:right w:val="none" w:sz="0" w:space="0" w:color="auto"/>
                      </w:divBdr>
                    </w:div>
                  </w:divsChild>
                </w:div>
                <w:div w:id="1623028171">
                  <w:marLeft w:val="0"/>
                  <w:marRight w:val="0"/>
                  <w:marTop w:val="0"/>
                  <w:marBottom w:val="0"/>
                  <w:divBdr>
                    <w:top w:val="none" w:sz="0" w:space="0" w:color="auto"/>
                    <w:left w:val="none" w:sz="0" w:space="0" w:color="auto"/>
                    <w:bottom w:val="none" w:sz="0" w:space="0" w:color="auto"/>
                    <w:right w:val="none" w:sz="0" w:space="0" w:color="auto"/>
                  </w:divBdr>
                  <w:divsChild>
                    <w:div w:id="1098982091">
                      <w:marLeft w:val="0"/>
                      <w:marRight w:val="0"/>
                      <w:marTop w:val="0"/>
                      <w:marBottom w:val="0"/>
                      <w:divBdr>
                        <w:top w:val="none" w:sz="0" w:space="0" w:color="auto"/>
                        <w:left w:val="none" w:sz="0" w:space="0" w:color="auto"/>
                        <w:bottom w:val="none" w:sz="0" w:space="0" w:color="auto"/>
                        <w:right w:val="none" w:sz="0" w:space="0" w:color="auto"/>
                      </w:divBdr>
                    </w:div>
                  </w:divsChild>
                </w:div>
                <w:div w:id="1730415642">
                  <w:marLeft w:val="0"/>
                  <w:marRight w:val="0"/>
                  <w:marTop w:val="0"/>
                  <w:marBottom w:val="0"/>
                  <w:divBdr>
                    <w:top w:val="none" w:sz="0" w:space="0" w:color="auto"/>
                    <w:left w:val="none" w:sz="0" w:space="0" w:color="auto"/>
                    <w:bottom w:val="none" w:sz="0" w:space="0" w:color="auto"/>
                    <w:right w:val="none" w:sz="0" w:space="0" w:color="auto"/>
                  </w:divBdr>
                  <w:divsChild>
                    <w:div w:id="848905744">
                      <w:marLeft w:val="0"/>
                      <w:marRight w:val="0"/>
                      <w:marTop w:val="0"/>
                      <w:marBottom w:val="0"/>
                      <w:divBdr>
                        <w:top w:val="none" w:sz="0" w:space="0" w:color="auto"/>
                        <w:left w:val="none" w:sz="0" w:space="0" w:color="auto"/>
                        <w:bottom w:val="none" w:sz="0" w:space="0" w:color="auto"/>
                        <w:right w:val="none" w:sz="0" w:space="0" w:color="auto"/>
                      </w:divBdr>
                    </w:div>
                  </w:divsChild>
                </w:div>
                <w:div w:id="1733043805">
                  <w:marLeft w:val="0"/>
                  <w:marRight w:val="0"/>
                  <w:marTop w:val="0"/>
                  <w:marBottom w:val="0"/>
                  <w:divBdr>
                    <w:top w:val="none" w:sz="0" w:space="0" w:color="auto"/>
                    <w:left w:val="none" w:sz="0" w:space="0" w:color="auto"/>
                    <w:bottom w:val="none" w:sz="0" w:space="0" w:color="auto"/>
                    <w:right w:val="none" w:sz="0" w:space="0" w:color="auto"/>
                  </w:divBdr>
                  <w:divsChild>
                    <w:div w:id="1777670031">
                      <w:marLeft w:val="0"/>
                      <w:marRight w:val="0"/>
                      <w:marTop w:val="0"/>
                      <w:marBottom w:val="0"/>
                      <w:divBdr>
                        <w:top w:val="none" w:sz="0" w:space="0" w:color="auto"/>
                        <w:left w:val="none" w:sz="0" w:space="0" w:color="auto"/>
                        <w:bottom w:val="none" w:sz="0" w:space="0" w:color="auto"/>
                        <w:right w:val="none" w:sz="0" w:space="0" w:color="auto"/>
                      </w:divBdr>
                    </w:div>
                  </w:divsChild>
                </w:div>
                <w:div w:id="1754280296">
                  <w:marLeft w:val="0"/>
                  <w:marRight w:val="0"/>
                  <w:marTop w:val="0"/>
                  <w:marBottom w:val="0"/>
                  <w:divBdr>
                    <w:top w:val="none" w:sz="0" w:space="0" w:color="auto"/>
                    <w:left w:val="none" w:sz="0" w:space="0" w:color="auto"/>
                    <w:bottom w:val="none" w:sz="0" w:space="0" w:color="auto"/>
                    <w:right w:val="none" w:sz="0" w:space="0" w:color="auto"/>
                  </w:divBdr>
                  <w:divsChild>
                    <w:div w:id="642662931">
                      <w:marLeft w:val="0"/>
                      <w:marRight w:val="0"/>
                      <w:marTop w:val="0"/>
                      <w:marBottom w:val="0"/>
                      <w:divBdr>
                        <w:top w:val="none" w:sz="0" w:space="0" w:color="auto"/>
                        <w:left w:val="none" w:sz="0" w:space="0" w:color="auto"/>
                        <w:bottom w:val="none" w:sz="0" w:space="0" w:color="auto"/>
                        <w:right w:val="none" w:sz="0" w:space="0" w:color="auto"/>
                      </w:divBdr>
                    </w:div>
                    <w:div w:id="1625501847">
                      <w:marLeft w:val="0"/>
                      <w:marRight w:val="0"/>
                      <w:marTop w:val="0"/>
                      <w:marBottom w:val="0"/>
                      <w:divBdr>
                        <w:top w:val="none" w:sz="0" w:space="0" w:color="auto"/>
                        <w:left w:val="none" w:sz="0" w:space="0" w:color="auto"/>
                        <w:bottom w:val="none" w:sz="0" w:space="0" w:color="auto"/>
                        <w:right w:val="none" w:sz="0" w:space="0" w:color="auto"/>
                      </w:divBdr>
                    </w:div>
                  </w:divsChild>
                </w:div>
                <w:div w:id="1986466790">
                  <w:marLeft w:val="0"/>
                  <w:marRight w:val="0"/>
                  <w:marTop w:val="0"/>
                  <w:marBottom w:val="0"/>
                  <w:divBdr>
                    <w:top w:val="none" w:sz="0" w:space="0" w:color="auto"/>
                    <w:left w:val="none" w:sz="0" w:space="0" w:color="auto"/>
                    <w:bottom w:val="none" w:sz="0" w:space="0" w:color="auto"/>
                    <w:right w:val="none" w:sz="0" w:space="0" w:color="auto"/>
                  </w:divBdr>
                  <w:divsChild>
                    <w:div w:id="737170204">
                      <w:marLeft w:val="0"/>
                      <w:marRight w:val="0"/>
                      <w:marTop w:val="0"/>
                      <w:marBottom w:val="0"/>
                      <w:divBdr>
                        <w:top w:val="none" w:sz="0" w:space="0" w:color="auto"/>
                        <w:left w:val="none" w:sz="0" w:space="0" w:color="auto"/>
                        <w:bottom w:val="none" w:sz="0" w:space="0" w:color="auto"/>
                        <w:right w:val="none" w:sz="0" w:space="0" w:color="auto"/>
                      </w:divBdr>
                    </w:div>
                    <w:div w:id="1910074062">
                      <w:marLeft w:val="0"/>
                      <w:marRight w:val="0"/>
                      <w:marTop w:val="0"/>
                      <w:marBottom w:val="0"/>
                      <w:divBdr>
                        <w:top w:val="none" w:sz="0" w:space="0" w:color="auto"/>
                        <w:left w:val="none" w:sz="0" w:space="0" w:color="auto"/>
                        <w:bottom w:val="none" w:sz="0" w:space="0" w:color="auto"/>
                        <w:right w:val="none" w:sz="0" w:space="0" w:color="auto"/>
                      </w:divBdr>
                    </w:div>
                  </w:divsChild>
                </w:div>
                <w:div w:id="2006660830">
                  <w:marLeft w:val="0"/>
                  <w:marRight w:val="0"/>
                  <w:marTop w:val="0"/>
                  <w:marBottom w:val="0"/>
                  <w:divBdr>
                    <w:top w:val="none" w:sz="0" w:space="0" w:color="auto"/>
                    <w:left w:val="none" w:sz="0" w:space="0" w:color="auto"/>
                    <w:bottom w:val="none" w:sz="0" w:space="0" w:color="auto"/>
                    <w:right w:val="none" w:sz="0" w:space="0" w:color="auto"/>
                  </w:divBdr>
                  <w:divsChild>
                    <w:div w:id="2047749810">
                      <w:marLeft w:val="0"/>
                      <w:marRight w:val="0"/>
                      <w:marTop w:val="0"/>
                      <w:marBottom w:val="0"/>
                      <w:divBdr>
                        <w:top w:val="none" w:sz="0" w:space="0" w:color="auto"/>
                        <w:left w:val="none" w:sz="0" w:space="0" w:color="auto"/>
                        <w:bottom w:val="none" w:sz="0" w:space="0" w:color="auto"/>
                        <w:right w:val="none" w:sz="0" w:space="0" w:color="auto"/>
                      </w:divBdr>
                    </w:div>
                  </w:divsChild>
                </w:div>
                <w:div w:id="2023579918">
                  <w:marLeft w:val="0"/>
                  <w:marRight w:val="0"/>
                  <w:marTop w:val="0"/>
                  <w:marBottom w:val="0"/>
                  <w:divBdr>
                    <w:top w:val="none" w:sz="0" w:space="0" w:color="auto"/>
                    <w:left w:val="none" w:sz="0" w:space="0" w:color="auto"/>
                    <w:bottom w:val="none" w:sz="0" w:space="0" w:color="auto"/>
                    <w:right w:val="none" w:sz="0" w:space="0" w:color="auto"/>
                  </w:divBdr>
                  <w:divsChild>
                    <w:div w:id="585186742">
                      <w:marLeft w:val="0"/>
                      <w:marRight w:val="0"/>
                      <w:marTop w:val="0"/>
                      <w:marBottom w:val="0"/>
                      <w:divBdr>
                        <w:top w:val="none" w:sz="0" w:space="0" w:color="auto"/>
                        <w:left w:val="none" w:sz="0" w:space="0" w:color="auto"/>
                        <w:bottom w:val="none" w:sz="0" w:space="0" w:color="auto"/>
                        <w:right w:val="none" w:sz="0" w:space="0" w:color="auto"/>
                      </w:divBdr>
                    </w:div>
                    <w:div w:id="1869753481">
                      <w:marLeft w:val="0"/>
                      <w:marRight w:val="0"/>
                      <w:marTop w:val="0"/>
                      <w:marBottom w:val="0"/>
                      <w:divBdr>
                        <w:top w:val="none" w:sz="0" w:space="0" w:color="auto"/>
                        <w:left w:val="none" w:sz="0" w:space="0" w:color="auto"/>
                        <w:bottom w:val="none" w:sz="0" w:space="0" w:color="auto"/>
                        <w:right w:val="none" w:sz="0" w:space="0" w:color="auto"/>
                      </w:divBdr>
                    </w:div>
                  </w:divsChild>
                </w:div>
                <w:div w:id="2099712377">
                  <w:marLeft w:val="0"/>
                  <w:marRight w:val="0"/>
                  <w:marTop w:val="0"/>
                  <w:marBottom w:val="0"/>
                  <w:divBdr>
                    <w:top w:val="none" w:sz="0" w:space="0" w:color="auto"/>
                    <w:left w:val="none" w:sz="0" w:space="0" w:color="auto"/>
                    <w:bottom w:val="none" w:sz="0" w:space="0" w:color="auto"/>
                    <w:right w:val="none" w:sz="0" w:space="0" w:color="auto"/>
                  </w:divBdr>
                  <w:divsChild>
                    <w:div w:id="14352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3288">
          <w:marLeft w:val="0"/>
          <w:marRight w:val="0"/>
          <w:marTop w:val="0"/>
          <w:marBottom w:val="0"/>
          <w:divBdr>
            <w:top w:val="none" w:sz="0" w:space="0" w:color="auto"/>
            <w:left w:val="none" w:sz="0" w:space="0" w:color="auto"/>
            <w:bottom w:val="none" w:sz="0" w:space="0" w:color="auto"/>
            <w:right w:val="none" w:sz="0" w:space="0" w:color="auto"/>
          </w:divBdr>
          <w:divsChild>
            <w:div w:id="395125554">
              <w:marLeft w:val="0"/>
              <w:marRight w:val="0"/>
              <w:marTop w:val="0"/>
              <w:marBottom w:val="0"/>
              <w:divBdr>
                <w:top w:val="none" w:sz="0" w:space="0" w:color="auto"/>
                <w:left w:val="none" w:sz="0" w:space="0" w:color="auto"/>
                <w:bottom w:val="none" w:sz="0" w:space="0" w:color="auto"/>
                <w:right w:val="none" w:sz="0" w:space="0" w:color="auto"/>
              </w:divBdr>
            </w:div>
            <w:div w:id="1354458327">
              <w:marLeft w:val="0"/>
              <w:marRight w:val="0"/>
              <w:marTop w:val="0"/>
              <w:marBottom w:val="0"/>
              <w:divBdr>
                <w:top w:val="none" w:sz="0" w:space="0" w:color="auto"/>
                <w:left w:val="none" w:sz="0" w:space="0" w:color="auto"/>
                <w:bottom w:val="none" w:sz="0" w:space="0" w:color="auto"/>
                <w:right w:val="none" w:sz="0" w:space="0" w:color="auto"/>
              </w:divBdr>
            </w:div>
            <w:div w:id="1804037222">
              <w:marLeft w:val="0"/>
              <w:marRight w:val="0"/>
              <w:marTop w:val="0"/>
              <w:marBottom w:val="0"/>
              <w:divBdr>
                <w:top w:val="none" w:sz="0" w:space="0" w:color="auto"/>
                <w:left w:val="none" w:sz="0" w:space="0" w:color="auto"/>
                <w:bottom w:val="none" w:sz="0" w:space="0" w:color="auto"/>
                <w:right w:val="none" w:sz="0" w:space="0" w:color="auto"/>
              </w:divBdr>
            </w:div>
          </w:divsChild>
        </w:div>
        <w:div w:id="585773599">
          <w:marLeft w:val="0"/>
          <w:marRight w:val="0"/>
          <w:marTop w:val="0"/>
          <w:marBottom w:val="0"/>
          <w:divBdr>
            <w:top w:val="none" w:sz="0" w:space="0" w:color="auto"/>
            <w:left w:val="none" w:sz="0" w:space="0" w:color="auto"/>
            <w:bottom w:val="none" w:sz="0" w:space="0" w:color="auto"/>
            <w:right w:val="none" w:sz="0" w:space="0" w:color="auto"/>
          </w:divBdr>
        </w:div>
        <w:div w:id="602037888">
          <w:marLeft w:val="0"/>
          <w:marRight w:val="0"/>
          <w:marTop w:val="0"/>
          <w:marBottom w:val="0"/>
          <w:divBdr>
            <w:top w:val="none" w:sz="0" w:space="0" w:color="auto"/>
            <w:left w:val="none" w:sz="0" w:space="0" w:color="auto"/>
            <w:bottom w:val="none" w:sz="0" w:space="0" w:color="auto"/>
            <w:right w:val="none" w:sz="0" w:space="0" w:color="auto"/>
          </w:divBdr>
        </w:div>
        <w:div w:id="620769267">
          <w:marLeft w:val="0"/>
          <w:marRight w:val="0"/>
          <w:marTop w:val="0"/>
          <w:marBottom w:val="0"/>
          <w:divBdr>
            <w:top w:val="none" w:sz="0" w:space="0" w:color="auto"/>
            <w:left w:val="none" w:sz="0" w:space="0" w:color="auto"/>
            <w:bottom w:val="none" w:sz="0" w:space="0" w:color="auto"/>
            <w:right w:val="none" w:sz="0" w:space="0" w:color="auto"/>
          </w:divBdr>
        </w:div>
        <w:div w:id="621378969">
          <w:marLeft w:val="0"/>
          <w:marRight w:val="0"/>
          <w:marTop w:val="0"/>
          <w:marBottom w:val="0"/>
          <w:divBdr>
            <w:top w:val="none" w:sz="0" w:space="0" w:color="auto"/>
            <w:left w:val="none" w:sz="0" w:space="0" w:color="auto"/>
            <w:bottom w:val="none" w:sz="0" w:space="0" w:color="auto"/>
            <w:right w:val="none" w:sz="0" w:space="0" w:color="auto"/>
          </w:divBdr>
        </w:div>
        <w:div w:id="637805723">
          <w:marLeft w:val="0"/>
          <w:marRight w:val="0"/>
          <w:marTop w:val="0"/>
          <w:marBottom w:val="0"/>
          <w:divBdr>
            <w:top w:val="none" w:sz="0" w:space="0" w:color="auto"/>
            <w:left w:val="none" w:sz="0" w:space="0" w:color="auto"/>
            <w:bottom w:val="none" w:sz="0" w:space="0" w:color="auto"/>
            <w:right w:val="none" w:sz="0" w:space="0" w:color="auto"/>
          </w:divBdr>
        </w:div>
        <w:div w:id="639306447">
          <w:marLeft w:val="0"/>
          <w:marRight w:val="0"/>
          <w:marTop w:val="0"/>
          <w:marBottom w:val="0"/>
          <w:divBdr>
            <w:top w:val="none" w:sz="0" w:space="0" w:color="auto"/>
            <w:left w:val="none" w:sz="0" w:space="0" w:color="auto"/>
            <w:bottom w:val="none" w:sz="0" w:space="0" w:color="auto"/>
            <w:right w:val="none" w:sz="0" w:space="0" w:color="auto"/>
          </w:divBdr>
        </w:div>
        <w:div w:id="649597383">
          <w:marLeft w:val="0"/>
          <w:marRight w:val="0"/>
          <w:marTop w:val="0"/>
          <w:marBottom w:val="0"/>
          <w:divBdr>
            <w:top w:val="none" w:sz="0" w:space="0" w:color="auto"/>
            <w:left w:val="none" w:sz="0" w:space="0" w:color="auto"/>
            <w:bottom w:val="none" w:sz="0" w:space="0" w:color="auto"/>
            <w:right w:val="none" w:sz="0" w:space="0" w:color="auto"/>
          </w:divBdr>
        </w:div>
        <w:div w:id="659306352">
          <w:marLeft w:val="0"/>
          <w:marRight w:val="0"/>
          <w:marTop w:val="0"/>
          <w:marBottom w:val="0"/>
          <w:divBdr>
            <w:top w:val="none" w:sz="0" w:space="0" w:color="auto"/>
            <w:left w:val="none" w:sz="0" w:space="0" w:color="auto"/>
            <w:bottom w:val="none" w:sz="0" w:space="0" w:color="auto"/>
            <w:right w:val="none" w:sz="0" w:space="0" w:color="auto"/>
          </w:divBdr>
        </w:div>
        <w:div w:id="667514466">
          <w:marLeft w:val="0"/>
          <w:marRight w:val="0"/>
          <w:marTop w:val="0"/>
          <w:marBottom w:val="0"/>
          <w:divBdr>
            <w:top w:val="none" w:sz="0" w:space="0" w:color="auto"/>
            <w:left w:val="none" w:sz="0" w:space="0" w:color="auto"/>
            <w:bottom w:val="none" w:sz="0" w:space="0" w:color="auto"/>
            <w:right w:val="none" w:sz="0" w:space="0" w:color="auto"/>
          </w:divBdr>
        </w:div>
        <w:div w:id="671252162">
          <w:marLeft w:val="0"/>
          <w:marRight w:val="0"/>
          <w:marTop w:val="0"/>
          <w:marBottom w:val="0"/>
          <w:divBdr>
            <w:top w:val="none" w:sz="0" w:space="0" w:color="auto"/>
            <w:left w:val="none" w:sz="0" w:space="0" w:color="auto"/>
            <w:bottom w:val="none" w:sz="0" w:space="0" w:color="auto"/>
            <w:right w:val="none" w:sz="0" w:space="0" w:color="auto"/>
          </w:divBdr>
          <w:divsChild>
            <w:div w:id="2030570501">
              <w:marLeft w:val="-75"/>
              <w:marRight w:val="0"/>
              <w:marTop w:val="30"/>
              <w:marBottom w:val="30"/>
              <w:divBdr>
                <w:top w:val="none" w:sz="0" w:space="0" w:color="auto"/>
                <w:left w:val="none" w:sz="0" w:space="0" w:color="auto"/>
                <w:bottom w:val="none" w:sz="0" w:space="0" w:color="auto"/>
                <w:right w:val="none" w:sz="0" w:space="0" w:color="auto"/>
              </w:divBdr>
              <w:divsChild>
                <w:div w:id="59408114">
                  <w:marLeft w:val="0"/>
                  <w:marRight w:val="0"/>
                  <w:marTop w:val="0"/>
                  <w:marBottom w:val="0"/>
                  <w:divBdr>
                    <w:top w:val="none" w:sz="0" w:space="0" w:color="auto"/>
                    <w:left w:val="none" w:sz="0" w:space="0" w:color="auto"/>
                    <w:bottom w:val="none" w:sz="0" w:space="0" w:color="auto"/>
                    <w:right w:val="none" w:sz="0" w:space="0" w:color="auto"/>
                  </w:divBdr>
                  <w:divsChild>
                    <w:div w:id="1714033966">
                      <w:marLeft w:val="0"/>
                      <w:marRight w:val="0"/>
                      <w:marTop w:val="0"/>
                      <w:marBottom w:val="0"/>
                      <w:divBdr>
                        <w:top w:val="none" w:sz="0" w:space="0" w:color="auto"/>
                        <w:left w:val="none" w:sz="0" w:space="0" w:color="auto"/>
                        <w:bottom w:val="none" w:sz="0" w:space="0" w:color="auto"/>
                        <w:right w:val="none" w:sz="0" w:space="0" w:color="auto"/>
                      </w:divBdr>
                    </w:div>
                  </w:divsChild>
                </w:div>
                <w:div w:id="228074722">
                  <w:marLeft w:val="0"/>
                  <w:marRight w:val="0"/>
                  <w:marTop w:val="0"/>
                  <w:marBottom w:val="0"/>
                  <w:divBdr>
                    <w:top w:val="none" w:sz="0" w:space="0" w:color="auto"/>
                    <w:left w:val="none" w:sz="0" w:space="0" w:color="auto"/>
                    <w:bottom w:val="none" w:sz="0" w:space="0" w:color="auto"/>
                    <w:right w:val="none" w:sz="0" w:space="0" w:color="auto"/>
                  </w:divBdr>
                  <w:divsChild>
                    <w:div w:id="766193431">
                      <w:marLeft w:val="0"/>
                      <w:marRight w:val="0"/>
                      <w:marTop w:val="0"/>
                      <w:marBottom w:val="0"/>
                      <w:divBdr>
                        <w:top w:val="none" w:sz="0" w:space="0" w:color="auto"/>
                        <w:left w:val="none" w:sz="0" w:space="0" w:color="auto"/>
                        <w:bottom w:val="none" w:sz="0" w:space="0" w:color="auto"/>
                        <w:right w:val="none" w:sz="0" w:space="0" w:color="auto"/>
                      </w:divBdr>
                    </w:div>
                  </w:divsChild>
                </w:div>
                <w:div w:id="298850283">
                  <w:marLeft w:val="0"/>
                  <w:marRight w:val="0"/>
                  <w:marTop w:val="0"/>
                  <w:marBottom w:val="0"/>
                  <w:divBdr>
                    <w:top w:val="none" w:sz="0" w:space="0" w:color="auto"/>
                    <w:left w:val="none" w:sz="0" w:space="0" w:color="auto"/>
                    <w:bottom w:val="none" w:sz="0" w:space="0" w:color="auto"/>
                    <w:right w:val="none" w:sz="0" w:space="0" w:color="auto"/>
                  </w:divBdr>
                  <w:divsChild>
                    <w:div w:id="1894341896">
                      <w:marLeft w:val="0"/>
                      <w:marRight w:val="0"/>
                      <w:marTop w:val="0"/>
                      <w:marBottom w:val="0"/>
                      <w:divBdr>
                        <w:top w:val="none" w:sz="0" w:space="0" w:color="auto"/>
                        <w:left w:val="none" w:sz="0" w:space="0" w:color="auto"/>
                        <w:bottom w:val="none" w:sz="0" w:space="0" w:color="auto"/>
                        <w:right w:val="none" w:sz="0" w:space="0" w:color="auto"/>
                      </w:divBdr>
                    </w:div>
                  </w:divsChild>
                </w:div>
                <w:div w:id="423110031">
                  <w:marLeft w:val="0"/>
                  <w:marRight w:val="0"/>
                  <w:marTop w:val="0"/>
                  <w:marBottom w:val="0"/>
                  <w:divBdr>
                    <w:top w:val="none" w:sz="0" w:space="0" w:color="auto"/>
                    <w:left w:val="none" w:sz="0" w:space="0" w:color="auto"/>
                    <w:bottom w:val="none" w:sz="0" w:space="0" w:color="auto"/>
                    <w:right w:val="none" w:sz="0" w:space="0" w:color="auto"/>
                  </w:divBdr>
                  <w:divsChild>
                    <w:div w:id="1097872905">
                      <w:marLeft w:val="0"/>
                      <w:marRight w:val="0"/>
                      <w:marTop w:val="0"/>
                      <w:marBottom w:val="0"/>
                      <w:divBdr>
                        <w:top w:val="none" w:sz="0" w:space="0" w:color="auto"/>
                        <w:left w:val="none" w:sz="0" w:space="0" w:color="auto"/>
                        <w:bottom w:val="none" w:sz="0" w:space="0" w:color="auto"/>
                        <w:right w:val="none" w:sz="0" w:space="0" w:color="auto"/>
                      </w:divBdr>
                    </w:div>
                  </w:divsChild>
                </w:div>
                <w:div w:id="593977156">
                  <w:marLeft w:val="0"/>
                  <w:marRight w:val="0"/>
                  <w:marTop w:val="0"/>
                  <w:marBottom w:val="0"/>
                  <w:divBdr>
                    <w:top w:val="none" w:sz="0" w:space="0" w:color="auto"/>
                    <w:left w:val="none" w:sz="0" w:space="0" w:color="auto"/>
                    <w:bottom w:val="none" w:sz="0" w:space="0" w:color="auto"/>
                    <w:right w:val="none" w:sz="0" w:space="0" w:color="auto"/>
                  </w:divBdr>
                  <w:divsChild>
                    <w:div w:id="412700148">
                      <w:marLeft w:val="0"/>
                      <w:marRight w:val="0"/>
                      <w:marTop w:val="0"/>
                      <w:marBottom w:val="0"/>
                      <w:divBdr>
                        <w:top w:val="none" w:sz="0" w:space="0" w:color="auto"/>
                        <w:left w:val="none" w:sz="0" w:space="0" w:color="auto"/>
                        <w:bottom w:val="none" w:sz="0" w:space="0" w:color="auto"/>
                        <w:right w:val="none" w:sz="0" w:space="0" w:color="auto"/>
                      </w:divBdr>
                    </w:div>
                  </w:divsChild>
                </w:div>
                <w:div w:id="654526336">
                  <w:marLeft w:val="0"/>
                  <w:marRight w:val="0"/>
                  <w:marTop w:val="0"/>
                  <w:marBottom w:val="0"/>
                  <w:divBdr>
                    <w:top w:val="none" w:sz="0" w:space="0" w:color="auto"/>
                    <w:left w:val="none" w:sz="0" w:space="0" w:color="auto"/>
                    <w:bottom w:val="none" w:sz="0" w:space="0" w:color="auto"/>
                    <w:right w:val="none" w:sz="0" w:space="0" w:color="auto"/>
                  </w:divBdr>
                  <w:divsChild>
                    <w:div w:id="73431316">
                      <w:marLeft w:val="0"/>
                      <w:marRight w:val="0"/>
                      <w:marTop w:val="0"/>
                      <w:marBottom w:val="0"/>
                      <w:divBdr>
                        <w:top w:val="none" w:sz="0" w:space="0" w:color="auto"/>
                        <w:left w:val="none" w:sz="0" w:space="0" w:color="auto"/>
                        <w:bottom w:val="none" w:sz="0" w:space="0" w:color="auto"/>
                        <w:right w:val="none" w:sz="0" w:space="0" w:color="auto"/>
                      </w:divBdr>
                    </w:div>
                    <w:div w:id="654459862">
                      <w:marLeft w:val="0"/>
                      <w:marRight w:val="0"/>
                      <w:marTop w:val="0"/>
                      <w:marBottom w:val="0"/>
                      <w:divBdr>
                        <w:top w:val="none" w:sz="0" w:space="0" w:color="auto"/>
                        <w:left w:val="none" w:sz="0" w:space="0" w:color="auto"/>
                        <w:bottom w:val="none" w:sz="0" w:space="0" w:color="auto"/>
                        <w:right w:val="none" w:sz="0" w:space="0" w:color="auto"/>
                      </w:divBdr>
                    </w:div>
                  </w:divsChild>
                </w:div>
                <w:div w:id="814494182">
                  <w:marLeft w:val="0"/>
                  <w:marRight w:val="0"/>
                  <w:marTop w:val="0"/>
                  <w:marBottom w:val="0"/>
                  <w:divBdr>
                    <w:top w:val="none" w:sz="0" w:space="0" w:color="auto"/>
                    <w:left w:val="none" w:sz="0" w:space="0" w:color="auto"/>
                    <w:bottom w:val="none" w:sz="0" w:space="0" w:color="auto"/>
                    <w:right w:val="none" w:sz="0" w:space="0" w:color="auto"/>
                  </w:divBdr>
                  <w:divsChild>
                    <w:div w:id="556822837">
                      <w:marLeft w:val="0"/>
                      <w:marRight w:val="0"/>
                      <w:marTop w:val="0"/>
                      <w:marBottom w:val="0"/>
                      <w:divBdr>
                        <w:top w:val="none" w:sz="0" w:space="0" w:color="auto"/>
                        <w:left w:val="none" w:sz="0" w:space="0" w:color="auto"/>
                        <w:bottom w:val="none" w:sz="0" w:space="0" w:color="auto"/>
                        <w:right w:val="none" w:sz="0" w:space="0" w:color="auto"/>
                      </w:divBdr>
                    </w:div>
                  </w:divsChild>
                </w:div>
                <w:div w:id="925383196">
                  <w:marLeft w:val="0"/>
                  <w:marRight w:val="0"/>
                  <w:marTop w:val="0"/>
                  <w:marBottom w:val="0"/>
                  <w:divBdr>
                    <w:top w:val="none" w:sz="0" w:space="0" w:color="auto"/>
                    <w:left w:val="none" w:sz="0" w:space="0" w:color="auto"/>
                    <w:bottom w:val="none" w:sz="0" w:space="0" w:color="auto"/>
                    <w:right w:val="none" w:sz="0" w:space="0" w:color="auto"/>
                  </w:divBdr>
                  <w:divsChild>
                    <w:div w:id="1089348278">
                      <w:marLeft w:val="0"/>
                      <w:marRight w:val="0"/>
                      <w:marTop w:val="0"/>
                      <w:marBottom w:val="0"/>
                      <w:divBdr>
                        <w:top w:val="none" w:sz="0" w:space="0" w:color="auto"/>
                        <w:left w:val="none" w:sz="0" w:space="0" w:color="auto"/>
                        <w:bottom w:val="none" w:sz="0" w:space="0" w:color="auto"/>
                        <w:right w:val="none" w:sz="0" w:space="0" w:color="auto"/>
                      </w:divBdr>
                    </w:div>
                  </w:divsChild>
                </w:div>
                <w:div w:id="1209729741">
                  <w:marLeft w:val="0"/>
                  <w:marRight w:val="0"/>
                  <w:marTop w:val="0"/>
                  <w:marBottom w:val="0"/>
                  <w:divBdr>
                    <w:top w:val="none" w:sz="0" w:space="0" w:color="auto"/>
                    <w:left w:val="none" w:sz="0" w:space="0" w:color="auto"/>
                    <w:bottom w:val="none" w:sz="0" w:space="0" w:color="auto"/>
                    <w:right w:val="none" w:sz="0" w:space="0" w:color="auto"/>
                  </w:divBdr>
                  <w:divsChild>
                    <w:div w:id="1679654674">
                      <w:marLeft w:val="0"/>
                      <w:marRight w:val="0"/>
                      <w:marTop w:val="0"/>
                      <w:marBottom w:val="0"/>
                      <w:divBdr>
                        <w:top w:val="none" w:sz="0" w:space="0" w:color="auto"/>
                        <w:left w:val="none" w:sz="0" w:space="0" w:color="auto"/>
                        <w:bottom w:val="none" w:sz="0" w:space="0" w:color="auto"/>
                        <w:right w:val="none" w:sz="0" w:space="0" w:color="auto"/>
                      </w:divBdr>
                    </w:div>
                    <w:div w:id="2137598831">
                      <w:marLeft w:val="0"/>
                      <w:marRight w:val="0"/>
                      <w:marTop w:val="0"/>
                      <w:marBottom w:val="0"/>
                      <w:divBdr>
                        <w:top w:val="none" w:sz="0" w:space="0" w:color="auto"/>
                        <w:left w:val="none" w:sz="0" w:space="0" w:color="auto"/>
                        <w:bottom w:val="none" w:sz="0" w:space="0" w:color="auto"/>
                        <w:right w:val="none" w:sz="0" w:space="0" w:color="auto"/>
                      </w:divBdr>
                    </w:div>
                  </w:divsChild>
                </w:div>
                <w:div w:id="1232084630">
                  <w:marLeft w:val="0"/>
                  <w:marRight w:val="0"/>
                  <w:marTop w:val="0"/>
                  <w:marBottom w:val="0"/>
                  <w:divBdr>
                    <w:top w:val="none" w:sz="0" w:space="0" w:color="auto"/>
                    <w:left w:val="none" w:sz="0" w:space="0" w:color="auto"/>
                    <w:bottom w:val="none" w:sz="0" w:space="0" w:color="auto"/>
                    <w:right w:val="none" w:sz="0" w:space="0" w:color="auto"/>
                  </w:divBdr>
                  <w:divsChild>
                    <w:div w:id="1932931701">
                      <w:marLeft w:val="0"/>
                      <w:marRight w:val="0"/>
                      <w:marTop w:val="0"/>
                      <w:marBottom w:val="0"/>
                      <w:divBdr>
                        <w:top w:val="none" w:sz="0" w:space="0" w:color="auto"/>
                        <w:left w:val="none" w:sz="0" w:space="0" w:color="auto"/>
                        <w:bottom w:val="none" w:sz="0" w:space="0" w:color="auto"/>
                        <w:right w:val="none" w:sz="0" w:space="0" w:color="auto"/>
                      </w:divBdr>
                    </w:div>
                  </w:divsChild>
                </w:div>
                <w:div w:id="1282758480">
                  <w:marLeft w:val="0"/>
                  <w:marRight w:val="0"/>
                  <w:marTop w:val="0"/>
                  <w:marBottom w:val="0"/>
                  <w:divBdr>
                    <w:top w:val="none" w:sz="0" w:space="0" w:color="auto"/>
                    <w:left w:val="none" w:sz="0" w:space="0" w:color="auto"/>
                    <w:bottom w:val="none" w:sz="0" w:space="0" w:color="auto"/>
                    <w:right w:val="none" w:sz="0" w:space="0" w:color="auto"/>
                  </w:divBdr>
                  <w:divsChild>
                    <w:div w:id="1529488929">
                      <w:marLeft w:val="0"/>
                      <w:marRight w:val="0"/>
                      <w:marTop w:val="0"/>
                      <w:marBottom w:val="0"/>
                      <w:divBdr>
                        <w:top w:val="none" w:sz="0" w:space="0" w:color="auto"/>
                        <w:left w:val="none" w:sz="0" w:space="0" w:color="auto"/>
                        <w:bottom w:val="none" w:sz="0" w:space="0" w:color="auto"/>
                        <w:right w:val="none" w:sz="0" w:space="0" w:color="auto"/>
                      </w:divBdr>
                    </w:div>
                  </w:divsChild>
                </w:div>
                <w:div w:id="1290553617">
                  <w:marLeft w:val="0"/>
                  <w:marRight w:val="0"/>
                  <w:marTop w:val="0"/>
                  <w:marBottom w:val="0"/>
                  <w:divBdr>
                    <w:top w:val="none" w:sz="0" w:space="0" w:color="auto"/>
                    <w:left w:val="none" w:sz="0" w:space="0" w:color="auto"/>
                    <w:bottom w:val="none" w:sz="0" w:space="0" w:color="auto"/>
                    <w:right w:val="none" w:sz="0" w:space="0" w:color="auto"/>
                  </w:divBdr>
                  <w:divsChild>
                    <w:div w:id="745999620">
                      <w:marLeft w:val="0"/>
                      <w:marRight w:val="0"/>
                      <w:marTop w:val="0"/>
                      <w:marBottom w:val="0"/>
                      <w:divBdr>
                        <w:top w:val="none" w:sz="0" w:space="0" w:color="auto"/>
                        <w:left w:val="none" w:sz="0" w:space="0" w:color="auto"/>
                        <w:bottom w:val="none" w:sz="0" w:space="0" w:color="auto"/>
                        <w:right w:val="none" w:sz="0" w:space="0" w:color="auto"/>
                      </w:divBdr>
                    </w:div>
                  </w:divsChild>
                </w:div>
                <w:div w:id="1409959284">
                  <w:marLeft w:val="0"/>
                  <w:marRight w:val="0"/>
                  <w:marTop w:val="0"/>
                  <w:marBottom w:val="0"/>
                  <w:divBdr>
                    <w:top w:val="none" w:sz="0" w:space="0" w:color="auto"/>
                    <w:left w:val="none" w:sz="0" w:space="0" w:color="auto"/>
                    <w:bottom w:val="none" w:sz="0" w:space="0" w:color="auto"/>
                    <w:right w:val="none" w:sz="0" w:space="0" w:color="auto"/>
                  </w:divBdr>
                  <w:divsChild>
                    <w:div w:id="29458233">
                      <w:marLeft w:val="0"/>
                      <w:marRight w:val="0"/>
                      <w:marTop w:val="0"/>
                      <w:marBottom w:val="0"/>
                      <w:divBdr>
                        <w:top w:val="none" w:sz="0" w:space="0" w:color="auto"/>
                        <w:left w:val="none" w:sz="0" w:space="0" w:color="auto"/>
                        <w:bottom w:val="none" w:sz="0" w:space="0" w:color="auto"/>
                        <w:right w:val="none" w:sz="0" w:space="0" w:color="auto"/>
                      </w:divBdr>
                    </w:div>
                    <w:div w:id="212154439">
                      <w:marLeft w:val="0"/>
                      <w:marRight w:val="0"/>
                      <w:marTop w:val="0"/>
                      <w:marBottom w:val="0"/>
                      <w:divBdr>
                        <w:top w:val="none" w:sz="0" w:space="0" w:color="auto"/>
                        <w:left w:val="none" w:sz="0" w:space="0" w:color="auto"/>
                        <w:bottom w:val="none" w:sz="0" w:space="0" w:color="auto"/>
                        <w:right w:val="none" w:sz="0" w:space="0" w:color="auto"/>
                      </w:divBdr>
                    </w:div>
                  </w:divsChild>
                </w:div>
                <w:div w:id="1597859414">
                  <w:marLeft w:val="0"/>
                  <w:marRight w:val="0"/>
                  <w:marTop w:val="0"/>
                  <w:marBottom w:val="0"/>
                  <w:divBdr>
                    <w:top w:val="none" w:sz="0" w:space="0" w:color="auto"/>
                    <w:left w:val="none" w:sz="0" w:space="0" w:color="auto"/>
                    <w:bottom w:val="none" w:sz="0" w:space="0" w:color="auto"/>
                    <w:right w:val="none" w:sz="0" w:space="0" w:color="auto"/>
                  </w:divBdr>
                  <w:divsChild>
                    <w:div w:id="420837126">
                      <w:marLeft w:val="0"/>
                      <w:marRight w:val="0"/>
                      <w:marTop w:val="0"/>
                      <w:marBottom w:val="0"/>
                      <w:divBdr>
                        <w:top w:val="none" w:sz="0" w:space="0" w:color="auto"/>
                        <w:left w:val="none" w:sz="0" w:space="0" w:color="auto"/>
                        <w:bottom w:val="none" w:sz="0" w:space="0" w:color="auto"/>
                        <w:right w:val="none" w:sz="0" w:space="0" w:color="auto"/>
                      </w:divBdr>
                    </w:div>
                  </w:divsChild>
                </w:div>
                <w:div w:id="1673601486">
                  <w:marLeft w:val="0"/>
                  <w:marRight w:val="0"/>
                  <w:marTop w:val="0"/>
                  <w:marBottom w:val="0"/>
                  <w:divBdr>
                    <w:top w:val="none" w:sz="0" w:space="0" w:color="auto"/>
                    <w:left w:val="none" w:sz="0" w:space="0" w:color="auto"/>
                    <w:bottom w:val="none" w:sz="0" w:space="0" w:color="auto"/>
                    <w:right w:val="none" w:sz="0" w:space="0" w:color="auto"/>
                  </w:divBdr>
                  <w:divsChild>
                    <w:div w:id="2095590499">
                      <w:marLeft w:val="0"/>
                      <w:marRight w:val="0"/>
                      <w:marTop w:val="0"/>
                      <w:marBottom w:val="0"/>
                      <w:divBdr>
                        <w:top w:val="none" w:sz="0" w:space="0" w:color="auto"/>
                        <w:left w:val="none" w:sz="0" w:space="0" w:color="auto"/>
                        <w:bottom w:val="none" w:sz="0" w:space="0" w:color="auto"/>
                        <w:right w:val="none" w:sz="0" w:space="0" w:color="auto"/>
                      </w:divBdr>
                    </w:div>
                  </w:divsChild>
                </w:div>
                <w:div w:id="1732969107">
                  <w:marLeft w:val="0"/>
                  <w:marRight w:val="0"/>
                  <w:marTop w:val="0"/>
                  <w:marBottom w:val="0"/>
                  <w:divBdr>
                    <w:top w:val="none" w:sz="0" w:space="0" w:color="auto"/>
                    <w:left w:val="none" w:sz="0" w:space="0" w:color="auto"/>
                    <w:bottom w:val="none" w:sz="0" w:space="0" w:color="auto"/>
                    <w:right w:val="none" w:sz="0" w:space="0" w:color="auto"/>
                  </w:divBdr>
                  <w:divsChild>
                    <w:div w:id="362677214">
                      <w:marLeft w:val="0"/>
                      <w:marRight w:val="0"/>
                      <w:marTop w:val="0"/>
                      <w:marBottom w:val="0"/>
                      <w:divBdr>
                        <w:top w:val="none" w:sz="0" w:space="0" w:color="auto"/>
                        <w:left w:val="none" w:sz="0" w:space="0" w:color="auto"/>
                        <w:bottom w:val="none" w:sz="0" w:space="0" w:color="auto"/>
                        <w:right w:val="none" w:sz="0" w:space="0" w:color="auto"/>
                      </w:divBdr>
                    </w:div>
                  </w:divsChild>
                </w:div>
                <w:div w:id="1749188138">
                  <w:marLeft w:val="0"/>
                  <w:marRight w:val="0"/>
                  <w:marTop w:val="0"/>
                  <w:marBottom w:val="0"/>
                  <w:divBdr>
                    <w:top w:val="none" w:sz="0" w:space="0" w:color="auto"/>
                    <w:left w:val="none" w:sz="0" w:space="0" w:color="auto"/>
                    <w:bottom w:val="none" w:sz="0" w:space="0" w:color="auto"/>
                    <w:right w:val="none" w:sz="0" w:space="0" w:color="auto"/>
                  </w:divBdr>
                  <w:divsChild>
                    <w:div w:id="1660110542">
                      <w:marLeft w:val="0"/>
                      <w:marRight w:val="0"/>
                      <w:marTop w:val="0"/>
                      <w:marBottom w:val="0"/>
                      <w:divBdr>
                        <w:top w:val="none" w:sz="0" w:space="0" w:color="auto"/>
                        <w:left w:val="none" w:sz="0" w:space="0" w:color="auto"/>
                        <w:bottom w:val="none" w:sz="0" w:space="0" w:color="auto"/>
                        <w:right w:val="none" w:sz="0" w:space="0" w:color="auto"/>
                      </w:divBdr>
                    </w:div>
                  </w:divsChild>
                </w:div>
                <w:div w:id="1754082805">
                  <w:marLeft w:val="0"/>
                  <w:marRight w:val="0"/>
                  <w:marTop w:val="0"/>
                  <w:marBottom w:val="0"/>
                  <w:divBdr>
                    <w:top w:val="none" w:sz="0" w:space="0" w:color="auto"/>
                    <w:left w:val="none" w:sz="0" w:space="0" w:color="auto"/>
                    <w:bottom w:val="none" w:sz="0" w:space="0" w:color="auto"/>
                    <w:right w:val="none" w:sz="0" w:space="0" w:color="auto"/>
                  </w:divBdr>
                  <w:divsChild>
                    <w:div w:id="204829033">
                      <w:marLeft w:val="0"/>
                      <w:marRight w:val="0"/>
                      <w:marTop w:val="0"/>
                      <w:marBottom w:val="0"/>
                      <w:divBdr>
                        <w:top w:val="none" w:sz="0" w:space="0" w:color="auto"/>
                        <w:left w:val="none" w:sz="0" w:space="0" w:color="auto"/>
                        <w:bottom w:val="none" w:sz="0" w:space="0" w:color="auto"/>
                        <w:right w:val="none" w:sz="0" w:space="0" w:color="auto"/>
                      </w:divBdr>
                    </w:div>
                  </w:divsChild>
                </w:div>
                <w:div w:id="1864898805">
                  <w:marLeft w:val="0"/>
                  <w:marRight w:val="0"/>
                  <w:marTop w:val="0"/>
                  <w:marBottom w:val="0"/>
                  <w:divBdr>
                    <w:top w:val="none" w:sz="0" w:space="0" w:color="auto"/>
                    <w:left w:val="none" w:sz="0" w:space="0" w:color="auto"/>
                    <w:bottom w:val="none" w:sz="0" w:space="0" w:color="auto"/>
                    <w:right w:val="none" w:sz="0" w:space="0" w:color="auto"/>
                  </w:divBdr>
                  <w:divsChild>
                    <w:div w:id="1038316738">
                      <w:marLeft w:val="0"/>
                      <w:marRight w:val="0"/>
                      <w:marTop w:val="0"/>
                      <w:marBottom w:val="0"/>
                      <w:divBdr>
                        <w:top w:val="none" w:sz="0" w:space="0" w:color="auto"/>
                        <w:left w:val="none" w:sz="0" w:space="0" w:color="auto"/>
                        <w:bottom w:val="none" w:sz="0" w:space="0" w:color="auto"/>
                        <w:right w:val="none" w:sz="0" w:space="0" w:color="auto"/>
                      </w:divBdr>
                    </w:div>
                  </w:divsChild>
                </w:div>
                <w:div w:id="1962956287">
                  <w:marLeft w:val="0"/>
                  <w:marRight w:val="0"/>
                  <w:marTop w:val="0"/>
                  <w:marBottom w:val="0"/>
                  <w:divBdr>
                    <w:top w:val="none" w:sz="0" w:space="0" w:color="auto"/>
                    <w:left w:val="none" w:sz="0" w:space="0" w:color="auto"/>
                    <w:bottom w:val="none" w:sz="0" w:space="0" w:color="auto"/>
                    <w:right w:val="none" w:sz="0" w:space="0" w:color="auto"/>
                  </w:divBdr>
                  <w:divsChild>
                    <w:div w:id="1691878917">
                      <w:marLeft w:val="0"/>
                      <w:marRight w:val="0"/>
                      <w:marTop w:val="0"/>
                      <w:marBottom w:val="0"/>
                      <w:divBdr>
                        <w:top w:val="none" w:sz="0" w:space="0" w:color="auto"/>
                        <w:left w:val="none" w:sz="0" w:space="0" w:color="auto"/>
                        <w:bottom w:val="none" w:sz="0" w:space="0" w:color="auto"/>
                        <w:right w:val="none" w:sz="0" w:space="0" w:color="auto"/>
                      </w:divBdr>
                    </w:div>
                    <w:div w:id="2127967899">
                      <w:marLeft w:val="0"/>
                      <w:marRight w:val="0"/>
                      <w:marTop w:val="0"/>
                      <w:marBottom w:val="0"/>
                      <w:divBdr>
                        <w:top w:val="none" w:sz="0" w:space="0" w:color="auto"/>
                        <w:left w:val="none" w:sz="0" w:space="0" w:color="auto"/>
                        <w:bottom w:val="none" w:sz="0" w:space="0" w:color="auto"/>
                        <w:right w:val="none" w:sz="0" w:space="0" w:color="auto"/>
                      </w:divBdr>
                    </w:div>
                  </w:divsChild>
                </w:div>
                <w:div w:id="2070951958">
                  <w:marLeft w:val="0"/>
                  <w:marRight w:val="0"/>
                  <w:marTop w:val="0"/>
                  <w:marBottom w:val="0"/>
                  <w:divBdr>
                    <w:top w:val="none" w:sz="0" w:space="0" w:color="auto"/>
                    <w:left w:val="none" w:sz="0" w:space="0" w:color="auto"/>
                    <w:bottom w:val="none" w:sz="0" w:space="0" w:color="auto"/>
                    <w:right w:val="none" w:sz="0" w:space="0" w:color="auto"/>
                  </w:divBdr>
                  <w:divsChild>
                    <w:div w:id="8362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8051">
          <w:marLeft w:val="0"/>
          <w:marRight w:val="0"/>
          <w:marTop w:val="0"/>
          <w:marBottom w:val="0"/>
          <w:divBdr>
            <w:top w:val="none" w:sz="0" w:space="0" w:color="auto"/>
            <w:left w:val="none" w:sz="0" w:space="0" w:color="auto"/>
            <w:bottom w:val="none" w:sz="0" w:space="0" w:color="auto"/>
            <w:right w:val="none" w:sz="0" w:space="0" w:color="auto"/>
          </w:divBdr>
        </w:div>
        <w:div w:id="675421402">
          <w:marLeft w:val="0"/>
          <w:marRight w:val="0"/>
          <w:marTop w:val="0"/>
          <w:marBottom w:val="0"/>
          <w:divBdr>
            <w:top w:val="none" w:sz="0" w:space="0" w:color="auto"/>
            <w:left w:val="none" w:sz="0" w:space="0" w:color="auto"/>
            <w:bottom w:val="none" w:sz="0" w:space="0" w:color="auto"/>
            <w:right w:val="none" w:sz="0" w:space="0" w:color="auto"/>
          </w:divBdr>
        </w:div>
        <w:div w:id="699865678">
          <w:marLeft w:val="0"/>
          <w:marRight w:val="0"/>
          <w:marTop w:val="0"/>
          <w:marBottom w:val="0"/>
          <w:divBdr>
            <w:top w:val="none" w:sz="0" w:space="0" w:color="auto"/>
            <w:left w:val="none" w:sz="0" w:space="0" w:color="auto"/>
            <w:bottom w:val="none" w:sz="0" w:space="0" w:color="auto"/>
            <w:right w:val="none" w:sz="0" w:space="0" w:color="auto"/>
          </w:divBdr>
        </w:div>
        <w:div w:id="705720904">
          <w:marLeft w:val="0"/>
          <w:marRight w:val="0"/>
          <w:marTop w:val="0"/>
          <w:marBottom w:val="0"/>
          <w:divBdr>
            <w:top w:val="none" w:sz="0" w:space="0" w:color="auto"/>
            <w:left w:val="none" w:sz="0" w:space="0" w:color="auto"/>
            <w:bottom w:val="none" w:sz="0" w:space="0" w:color="auto"/>
            <w:right w:val="none" w:sz="0" w:space="0" w:color="auto"/>
          </w:divBdr>
          <w:divsChild>
            <w:div w:id="394088435">
              <w:marLeft w:val="0"/>
              <w:marRight w:val="0"/>
              <w:marTop w:val="0"/>
              <w:marBottom w:val="0"/>
              <w:divBdr>
                <w:top w:val="none" w:sz="0" w:space="0" w:color="auto"/>
                <w:left w:val="none" w:sz="0" w:space="0" w:color="auto"/>
                <w:bottom w:val="none" w:sz="0" w:space="0" w:color="auto"/>
                <w:right w:val="none" w:sz="0" w:space="0" w:color="auto"/>
              </w:divBdr>
            </w:div>
          </w:divsChild>
        </w:div>
        <w:div w:id="727612623">
          <w:marLeft w:val="0"/>
          <w:marRight w:val="0"/>
          <w:marTop w:val="0"/>
          <w:marBottom w:val="0"/>
          <w:divBdr>
            <w:top w:val="none" w:sz="0" w:space="0" w:color="auto"/>
            <w:left w:val="none" w:sz="0" w:space="0" w:color="auto"/>
            <w:bottom w:val="none" w:sz="0" w:space="0" w:color="auto"/>
            <w:right w:val="none" w:sz="0" w:space="0" w:color="auto"/>
          </w:divBdr>
          <w:divsChild>
            <w:div w:id="207256603">
              <w:marLeft w:val="0"/>
              <w:marRight w:val="0"/>
              <w:marTop w:val="0"/>
              <w:marBottom w:val="0"/>
              <w:divBdr>
                <w:top w:val="none" w:sz="0" w:space="0" w:color="auto"/>
                <w:left w:val="none" w:sz="0" w:space="0" w:color="auto"/>
                <w:bottom w:val="none" w:sz="0" w:space="0" w:color="auto"/>
                <w:right w:val="none" w:sz="0" w:space="0" w:color="auto"/>
              </w:divBdr>
            </w:div>
            <w:div w:id="226690801">
              <w:marLeft w:val="0"/>
              <w:marRight w:val="0"/>
              <w:marTop w:val="0"/>
              <w:marBottom w:val="0"/>
              <w:divBdr>
                <w:top w:val="none" w:sz="0" w:space="0" w:color="auto"/>
                <w:left w:val="none" w:sz="0" w:space="0" w:color="auto"/>
                <w:bottom w:val="none" w:sz="0" w:space="0" w:color="auto"/>
                <w:right w:val="none" w:sz="0" w:space="0" w:color="auto"/>
              </w:divBdr>
            </w:div>
            <w:div w:id="1187717837">
              <w:marLeft w:val="0"/>
              <w:marRight w:val="0"/>
              <w:marTop w:val="0"/>
              <w:marBottom w:val="0"/>
              <w:divBdr>
                <w:top w:val="none" w:sz="0" w:space="0" w:color="auto"/>
                <w:left w:val="none" w:sz="0" w:space="0" w:color="auto"/>
                <w:bottom w:val="none" w:sz="0" w:space="0" w:color="auto"/>
                <w:right w:val="none" w:sz="0" w:space="0" w:color="auto"/>
              </w:divBdr>
            </w:div>
            <w:div w:id="1330015294">
              <w:marLeft w:val="0"/>
              <w:marRight w:val="0"/>
              <w:marTop w:val="0"/>
              <w:marBottom w:val="0"/>
              <w:divBdr>
                <w:top w:val="none" w:sz="0" w:space="0" w:color="auto"/>
                <w:left w:val="none" w:sz="0" w:space="0" w:color="auto"/>
                <w:bottom w:val="none" w:sz="0" w:space="0" w:color="auto"/>
                <w:right w:val="none" w:sz="0" w:space="0" w:color="auto"/>
              </w:divBdr>
            </w:div>
            <w:div w:id="1998456609">
              <w:marLeft w:val="0"/>
              <w:marRight w:val="0"/>
              <w:marTop w:val="0"/>
              <w:marBottom w:val="0"/>
              <w:divBdr>
                <w:top w:val="none" w:sz="0" w:space="0" w:color="auto"/>
                <w:left w:val="none" w:sz="0" w:space="0" w:color="auto"/>
                <w:bottom w:val="none" w:sz="0" w:space="0" w:color="auto"/>
                <w:right w:val="none" w:sz="0" w:space="0" w:color="auto"/>
              </w:divBdr>
            </w:div>
          </w:divsChild>
        </w:div>
        <w:div w:id="729033747">
          <w:marLeft w:val="0"/>
          <w:marRight w:val="0"/>
          <w:marTop w:val="0"/>
          <w:marBottom w:val="0"/>
          <w:divBdr>
            <w:top w:val="none" w:sz="0" w:space="0" w:color="auto"/>
            <w:left w:val="none" w:sz="0" w:space="0" w:color="auto"/>
            <w:bottom w:val="none" w:sz="0" w:space="0" w:color="auto"/>
            <w:right w:val="none" w:sz="0" w:space="0" w:color="auto"/>
          </w:divBdr>
        </w:div>
        <w:div w:id="758328587">
          <w:marLeft w:val="0"/>
          <w:marRight w:val="0"/>
          <w:marTop w:val="0"/>
          <w:marBottom w:val="0"/>
          <w:divBdr>
            <w:top w:val="none" w:sz="0" w:space="0" w:color="auto"/>
            <w:left w:val="none" w:sz="0" w:space="0" w:color="auto"/>
            <w:bottom w:val="none" w:sz="0" w:space="0" w:color="auto"/>
            <w:right w:val="none" w:sz="0" w:space="0" w:color="auto"/>
          </w:divBdr>
          <w:divsChild>
            <w:div w:id="95440475">
              <w:marLeft w:val="0"/>
              <w:marRight w:val="0"/>
              <w:marTop w:val="0"/>
              <w:marBottom w:val="0"/>
              <w:divBdr>
                <w:top w:val="none" w:sz="0" w:space="0" w:color="auto"/>
                <w:left w:val="none" w:sz="0" w:space="0" w:color="auto"/>
                <w:bottom w:val="none" w:sz="0" w:space="0" w:color="auto"/>
                <w:right w:val="none" w:sz="0" w:space="0" w:color="auto"/>
              </w:divBdr>
            </w:div>
            <w:div w:id="416443110">
              <w:marLeft w:val="0"/>
              <w:marRight w:val="0"/>
              <w:marTop w:val="0"/>
              <w:marBottom w:val="0"/>
              <w:divBdr>
                <w:top w:val="none" w:sz="0" w:space="0" w:color="auto"/>
                <w:left w:val="none" w:sz="0" w:space="0" w:color="auto"/>
                <w:bottom w:val="none" w:sz="0" w:space="0" w:color="auto"/>
                <w:right w:val="none" w:sz="0" w:space="0" w:color="auto"/>
              </w:divBdr>
            </w:div>
            <w:div w:id="766855131">
              <w:marLeft w:val="0"/>
              <w:marRight w:val="0"/>
              <w:marTop w:val="0"/>
              <w:marBottom w:val="0"/>
              <w:divBdr>
                <w:top w:val="none" w:sz="0" w:space="0" w:color="auto"/>
                <w:left w:val="none" w:sz="0" w:space="0" w:color="auto"/>
                <w:bottom w:val="none" w:sz="0" w:space="0" w:color="auto"/>
                <w:right w:val="none" w:sz="0" w:space="0" w:color="auto"/>
              </w:divBdr>
            </w:div>
          </w:divsChild>
        </w:div>
        <w:div w:id="762725280">
          <w:marLeft w:val="0"/>
          <w:marRight w:val="0"/>
          <w:marTop w:val="0"/>
          <w:marBottom w:val="0"/>
          <w:divBdr>
            <w:top w:val="none" w:sz="0" w:space="0" w:color="auto"/>
            <w:left w:val="none" w:sz="0" w:space="0" w:color="auto"/>
            <w:bottom w:val="none" w:sz="0" w:space="0" w:color="auto"/>
            <w:right w:val="none" w:sz="0" w:space="0" w:color="auto"/>
          </w:divBdr>
        </w:div>
        <w:div w:id="762992325">
          <w:marLeft w:val="0"/>
          <w:marRight w:val="0"/>
          <w:marTop w:val="0"/>
          <w:marBottom w:val="0"/>
          <w:divBdr>
            <w:top w:val="none" w:sz="0" w:space="0" w:color="auto"/>
            <w:left w:val="none" w:sz="0" w:space="0" w:color="auto"/>
            <w:bottom w:val="none" w:sz="0" w:space="0" w:color="auto"/>
            <w:right w:val="none" w:sz="0" w:space="0" w:color="auto"/>
          </w:divBdr>
          <w:divsChild>
            <w:div w:id="616911953">
              <w:marLeft w:val="0"/>
              <w:marRight w:val="0"/>
              <w:marTop w:val="0"/>
              <w:marBottom w:val="0"/>
              <w:divBdr>
                <w:top w:val="none" w:sz="0" w:space="0" w:color="auto"/>
                <w:left w:val="none" w:sz="0" w:space="0" w:color="auto"/>
                <w:bottom w:val="none" w:sz="0" w:space="0" w:color="auto"/>
                <w:right w:val="none" w:sz="0" w:space="0" w:color="auto"/>
              </w:divBdr>
            </w:div>
            <w:div w:id="1462190606">
              <w:marLeft w:val="0"/>
              <w:marRight w:val="0"/>
              <w:marTop w:val="0"/>
              <w:marBottom w:val="0"/>
              <w:divBdr>
                <w:top w:val="none" w:sz="0" w:space="0" w:color="auto"/>
                <w:left w:val="none" w:sz="0" w:space="0" w:color="auto"/>
                <w:bottom w:val="none" w:sz="0" w:space="0" w:color="auto"/>
                <w:right w:val="none" w:sz="0" w:space="0" w:color="auto"/>
              </w:divBdr>
            </w:div>
            <w:div w:id="2131821696">
              <w:marLeft w:val="0"/>
              <w:marRight w:val="0"/>
              <w:marTop w:val="0"/>
              <w:marBottom w:val="0"/>
              <w:divBdr>
                <w:top w:val="none" w:sz="0" w:space="0" w:color="auto"/>
                <w:left w:val="none" w:sz="0" w:space="0" w:color="auto"/>
                <w:bottom w:val="none" w:sz="0" w:space="0" w:color="auto"/>
                <w:right w:val="none" w:sz="0" w:space="0" w:color="auto"/>
              </w:divBdr>
            </w:div>
          </w:divsChild>
        </w:div>
        <w:div w:id="789782340">
          <w:marLeft w:val="0"/>
          <w:marRight w:val="0"/>
          <w:marTop w:val="0"/>
          <w:marBottom w:val="0"/>
          <w:divBdr>
            <w:top w:val="none" w:sz="0" w:space="0" w:color="auto"/>
            <w:left w:val="none" w:sz="0" w:space="0" w:color="auto"/>
            <w:bottom w:val="none" w:sz="0" w:space="0" w:color="auto"/>
            <w:right w:val="none" w:sz="0" w:space="0" w:color="auto"/>
          </w:divBdr>
        </w:div>
        <w:div w:id="800463516">
          <w:marLeft w:val="0"/>
          <w:marRight w:val="0"/>
          <w:marTop w:val="0"/>
          <w:marBottom w:val="0"/>
          <w:divBdr>
            <w:top w:val="none" w:sz="0" w:space="0" w:color="auto"/>
            <w:left w:val="none" w:sz="0" w:space="0" w:color="auto"/>
            <w:bottom w:val="none" w:sz="0" w:space="0" w:color="auto"/>
            <w:right w:val="none" w:sz="0" w:space="0" w:color="auto"/>
          </w:divBdr>
        </w:div>
        <w:div w:id="818378296">
          <w:marLeft w:val="0"/>
          <w:marRight w:val="0"/>
          <w:marTop w:val="0"/>
          <w:marBottom w:val="0"/>
          <w:divBdr>
            <w:top w:val="none" w:sz="0" w:space="0" w:color="auto"/>
            <w:left w:val="none" w:sz="0" w:space="0" w:color="auto"/>
            <w:bottom w:val="none" w:sz="0" w:space="0" w:color="auto"/>
            <w:right w:val="none" w:sz="0" w:space="0" w:color="auto"/>
          </w:divBdr>
        </w:div>
        <w:div w:id="830676379">
          <w:marLeft w:val="0"/>
          <w:marRight w:val="0"/>
          <w:marTop w:val="0"/>
          <w:marBottom w:val="0"/>
          <w:divBdr>
            <w:top w:val="none" w:sz="0" w:space="0" w:color="auto"/>
            <w:left w:val="none" w:sz="0" w:space="0" w:color="auto"/>
            <w:bottom w:val="none" w:sz="0" w:space="0" w:color="auto"/>
            <w:right w:val="none" w:sz="0" w:space="0" w:color="auto"/>
          </w:divBdr>
        </w:div>
        <w:div w:id="851140028">
          <w:marLeft w:val="0"/>
          <w:marRight w:val="0"/>
          <w:marTop w:val="0"/>
          <w:marBottom w:val="0"/>
          <w:divBdr>
            <w:top w:val="none" w:sz="0" w:space="0" w:color="auto"/>
            <w:left w:val="none" w:sz="0" w:space="0" w:color="auto"/>
            <w:bottom w:val="none" w:sz="0" w:space="0" w:color="auto"/>
            <w:right w:val="none" w:sz="0" w:space="0" w:color="auto"/>
          </w:divBdr>
        </w:div>
        <w:div w:id="897978951">
          <w:marLeft w:val="0"/>
          <w:marRight w:val="0"/>
          <w:marTop w:val="0"/>
          <w:marBottom w:val="0"/>
          <w:divBdr>
            <w:top w:val="none" w:sz="0" w:space="0" w:color="auto"/>
            <w:left w:val="none" w:sz="0" w:space="0" w:color="auto"/>
            <w:bottom w:val="none" w:sz="0" w:space="0" w:color="auto"/>
            <w:right w:val="none" w:sz="0" w:space="0" w:color="auto"/>
          </w:divBdr>
        </w:div>
        <w:div w:id="898900353">
          <w:marLeft w:val="0"/>
          <w:marRight w:val="0"/>
          <w:marTop w:val="0"/>
          <w:marBottom w:val="0"/>
          <w:divBdr>
            <w:top w:val="none" w:sz="0" w:space="0" w:color="auto"/>
            <w:left w:val="none" w:sz="0" w:space="0" w:color="auto"/>
            <w:bottom w:val="none" w:sz="0" w:space="0" w:color="auto"/>
            <w:right w:val="none" w:sz="0" w:space="0" w:color="auto"/>
          </w:divBdr>
        </w:div>
        <w:div w:id="915631558">
          <w:marLeft w:val="0"/>
          <w:marRight w:val="0"/>
          <w:marTop w:val="0"/>
          <w:marBottom w:val="0"/>
          <w:divBdr>
            <w:top w:val="none" w:sz="0" w:space="0" w:color="auto"/>
            <w:left w:val="none" w:sz="0" w:space="0" w:color="auto"/>
            <w:bottom w:val="none" w:sz="0" w:space="0" w:color="auto"/>
            <w:right w:val="none" w:sz="0" w:space="0" w:color="auto"/>
          </w:divBdr>
        </w:div>
        <w:div w:id="937056892">
          <w:marLeft w:val="0"/>
          <w:marRight w:val="0"/>
          <w:marTop w:val="0"/>
          <w:marBottom w:val="0"/>
          <w:divBdr>
            <w:top w:val="none" w:sz="0" w:space="0" w:color="auto"/>
            <w:left w:val="none" w:sz="0" w:space="0" w:color="auto"/>
            <w:bottom w:val="none" w:sz="0" w:space="0" w:color="auto"/>
            <w:right w:val="none" w:sz="0" w:space="0" w:color="auto"/>
          </w:divBdr>
          <w:divsChild>
            <w:div w:id="241915578">
              <w:marLeft w:val="-75"/>
              <w:marRight w:val="0"/>
              <w:marTop w:val="30"/>
              <w:marBottom w:val="30"/>
              <w:divBdr>
                <w:top w:val="none" w:sz="0" w:space="0" w:color="auto"/>
                <w:left w:val="none" w:sz="0" w:space="0" w:color="auto"/>
                <w:bottom w:val="none" w:sz="0" w:space="0" w:color="auto"/>
                <w:right w:val="none" w:sz="0" w:space="0" w:color="auto"/>
              </w:divBdr>
              <w:divsChild>
                <w:div w:id="142163958">
                  <w:marLeft w:val="0"/>
                  <w:marRight w:val="0"/>
                  <w:marTop w:val="0"/>
                  <w:marBottom w:val="0"/>
                  <w:divBdr>
                    <w:top w:val="none" w:sz="0" w:space="0" w:color="auto"/>
                    <w:left w:val="none" w:sz="0" w:space="0" w:color="auto"/>
                    <w:bottom w:val="none" w:sz="0" w:space="0" w:color="auto"/>
                    <w:right w:val="none" w:sz="0" w:space="0" w:color="auto"/>
                  </w:divBdr>
                  <w:divsChild>
                    <w:div w:id="671682711">
                      <w:marLeft w:val="0"/>
                      <w:marRight w:val="0"/>
                      <w:marTop w:val="0"/>
                      <w:marBottom w:val="0"/>
                      <w:divBdr>
                        <w:top w:val="none" w:sz="0" w:space="0" w:color="auto"/>
                        <w:left w:val="none" w:sz="0" w:space="0" w:color="auto"/>
                        <w:bottom w:val="none" w:sz="0" w:space="0" w:color="auto"/>
                        <w:right w:val="none" w:sz="0" w:space="0" w:color="auto"/>
                      </w:divBdr>
                    </w:div>
                  </w:divsChild>
                </w:div>
                <w:div w:id="217398947">
                  <w:marLeft w:val="0"/>
                  <w:marRight w:val="0"/>
                  <w:marTop w:val="0"/>
                  <w:marBottom w:val="0"/>
                  <w:divBdr>
                    <w:top w:val="none" w:sz="0" w:space="0" w:color="auto"/>
                    <w:left w:val="none" w:sz="0" w:space="0" w:color="auto"/>
                    <w:bottom w:val="none" w:sz="0" w:space="0" w:color="auto"/>
                    <w:right w:val="none" w:sz="0" w:space="0" w:color="auto"/>
                  </w:divBdr>
                  <w:divsChild>
                    <w:div w:id="1753088858">
                      <w:marLeft w:val="0"/>
                      <w:marRight w:val="0"/>
                      <w:marTop w:val="0"/>
                      <w:marBottom w:val="0"/>
                      <w:divBdr>
                        <w:top w:val="none" w:sz="0" w:space="0" w:color="auto"/>
                        <w:left w:val="none" w:sz="0" w:space="0" w:color="auto"/>
                        <w:bottom w:val="none" w:sz="0" w:space="0" w:color="auto"/>
                        <w:right w:val="none" w:sz="0" w:space="0" w:color="auto"/>
                      </w:divBdr>
                    </w:div>
                  </w:divsChild>
                </w:div>
                <w:div w:id="476269260">
                  <w:marLeft w:val="0"/>
                  <w:marRight w:val="0"/>
                  <w:marTop w:val="0"/>
                  <w:marBottom w:val="0"/>
                  <w:divBdr>
                    <w:top w:val="none" w:sz="0" w:space="0" w:color="auto"/>
                    <w:left w:val="none" w:sz="0" w:space="0" w:color="auto"/>
                    <w:bottom w:val="none" w:sz="0" w:space="0" w:color="auto"/>
                    <w:right w:val="none" w:sz="0" w:space="0" w:color="auto"/>
                  </w:divBdr>
                  <w:divsChild>
                    <w:div w:id="34812649">
                      <w:marLeft w:val="0"/>
                      <w:marRight w:val="0"/>
                      <w:marTop w:val="0"/>
                      <w:marBottom w:val="0"/>
                      <w:divBdr>
                        <w:top w:val="none" w:sz="0" w:space="0" w:color="auto"/>
                        <w:left w:val="none" w:sz="0" w:space="0" w:color="auto"/>
                        <w:bottom w:val="none" w:sz="0" w:space="0" w:color="auto"/>
                        <w:right w:val="none" w:sz="0" w:space="0" w:color="auto"/>
                      </w:divBdr>
                    </w:div>
                  </w:divsChild>
                </w:div>
                <w:div w:id="500313547">
                  <w:marLeft w:val="0"/>
                  <w:marRight w:val="0"/>
                  <w:marTop w:val="0"/>
                  <w:marBottom w:val="0"/>
                  <w:divBdr>
                    <w:top w:val="none" w:sz="0" w:space="0" w:color="auto"/>
                    <w:left w:val="none" w:sz="0" w:space="0" w:color="auto"/>
                    <w:bottom w:val="none" w:sz="0" w:space="0" w:color="auto"/>
                    <w:right w:val="none" w:sz="0" w:space="0" w:color="auto"/>
                  </w:divBdr>
                  <w:divsChild>
                    <w:div w:id="1302347100">
                      <w:marLeft w:val="0"/>
                      <w:marRight w:val="0"/>
                      <w:marTop w:val="0"/>
                      <w:marBottom w:val="0"/>
                      <w:divBdr>
                        <w:top w:val="none" w:sz="0" w:space="0" w:color="auto"/>
                        <w:left w:val="none" w:sz="0" w:space="0" w:color="auto"/>
                        <w:bottom w:val="none" w:sz="0" w:space="0" w:color="auto"/>
                        <w:right w:val="none" w:sz="0" w:space="0" w:color="auto"/>
                      </w:divBdr>
                    </w:div>
                  </w:divsChild>
                </w:div>
                <w:div w:id="565336074">
                  <w:marLeft w:val="0"/>
                  <w:marRight w:val="0"/>
                  <w:marTop w:val="0"/>
                  <w:marBottom w:val="0"/>
                  <w:divBdr>
                    <w:top w:val="none" w:sz="0" w:space="0" w:color="auto"/>
                    <w:left w:val="none" w:sz="0" w:space="0" w:color="auto"/>
                    <w:bottom w:val="none" w:sz="0" w:space="0" w:color="auto"/>
                    <w:right w:val="none" w:sz="0" w:space="0" w:color="auto"/>
                  </w:divBdr>
                  <w:divsChild>
                    <w:div w:id="511265735">
                      <w:marLeft w:val="0"/>
                      <w:marRight w:val="0"/>
                      <w:marTop w:val="0"/>
                      <w:marBottom w:val="0"/>
                      <w:divBdr>
                        <w:top w:val="none" w:sz="0" w:space="0" w:color="auto"/>
                        <w:left w:val="none" w:sz="0" w:space="0" w:color="auto"/>
                        <w:bottom w:val="none" w:sz="0" w:space="0" w:color="auto"/>
                        <w:right w:val="none" w:sz="0" w:space="0" w:color="auto"/>
                      </w:divBdr>
                    </w:div>
                  </w:divsChild>
                </w:div>
                <w:div w:id="1127816495">
                  <w:marLeft w:val="0"/>
                  <w:marRight w:val="0"/>
                  <w:marTop w:val="0"/>
                  <w:marBottom w:val="0"/>
                  <w:divBdr>
                    <w:top w:val="none" w:sz="0" w:space="0" w:color="auto"/>
                    <w:left w:val="none" w:sz="0" w:space="0" w:color="auto"/>
                    <w:bottom w:val="none" w:sz="0" w:space="0" w:color="auto"/>
                    <w:right w:val="none" w:sz="0" w:space="0" w:color="auto"/>
                  </w:divBdr>
                  <w:divsChild>
                    <w:div w:id="2130199245">
                      <w:marLeft w:val="0"/>
                      <w:marRight w:val="0"/>
                      <w:marTop w:val="0"/>
                      <w:marBottom w:val="0"/>
                      <w:divBdr>
                        <w:top w:val="none" w:sz="0" w:space="0" w:color="auto"/>
                        <w:left w:val="none" w:sz="0" w:space="0" w:color="auto"/>
                        <w:bottom w:val="none" w:sz="0" w:space="0" w:color="auto"/>
                        <w:right w:val="none" w:sz="0" w:space="0" w:color="auto"/>
                      </w:divBdr>
                    </w:div>
                  </w:divsChild>
                </w:div>
                <w:div w:id="1154491473">
                  <w:marLeft w:val="0"/>
                  <w:marRight w:val="0"/>
                  <w:marTop w:val="0"/>
                  <w:marBottom w:val="0"/>
                  <w:divBdr>
                    <w:top w:val="none" w:sz="0" w:space="0" w:color="auto"/>
                    <w:left w:val="none" w:sz="0" w:space="0" w:color="auto"/>
                    <w:bottom w:val="none" w:sz="0" w:space="0" w:color="auto"/>
                    <w:right w:val="none" w:sz="0" w:space="0" w:color="auto"/>
                  </w:divBdr>
                  <w:divsChild>
                    <w:div w:id="1989552126">
                      <w:marLeft w:val="0"/>
                      <w:marRight w:val="0"/>
                      <w:marTop w:val="0"/>
                      <w:marBottom w:val="0"/>
                      <w:divBdr>
                        <w:top w:val="none" w:sz="0" w:space="0" w:color="auto"/>
                        <w:left w:val="none" w:sz="0" w:space="0" w:color="auto"/>
                        <w:bottom w:val="none" w:sz="0" w:space="0" w:color="auto"/>
                        <w:right w:val="none" w:sz="0" w:space="0" w:color="auto"/>
                      </w:divBdr>
                    </w:div>
                    <w:div w:id="2109619574">
                      <w:marLeft w:val="0"/>
                      <w:marRight w:val="0"/>
                      <w:marTop w:val="0"/>
                      <w:marBottom w:val="0"/>
                      <w:divBdr>
                        <w:top w:val="none" w:sz="0" w:space="0" w:color="auto"/>
                        <w:left w:val="none" w:sz="0" w:space="0" w:color="auto"/>
                        <w:bottom w:val="none" w:sz="0" w:space="0" w:color="auto"/>
                        <w:right w:val="none" w:sz="0" w:space="0" w:color="auto"/>
                      </w:divBdr>
                    </w:div>
                  </w:divsChild>
                </w:div>
                <w:div w:id="1183202236">
                  <w:marLeft w:val="0"/>
                  <w:marRight w:val="0"/>
                  <w:marTop w:val="0"/>
                  <w:marBottom w:val="0"/>
                  <w:divBdr>
                    <w:top w:val="none" w:sz="0" w:space="0" w:color="auto"/>
                    <w:left w:val="none" w:sz="0" w:space="0" w:color="auto"/>
                    <w:bottom w:val="none" w:sz="0" w:space="0" w:color="auto"/>
                    <w:right w:val="none" w:sz="0" w:space="0" w:color="auto"/>
                  </w:divBdr>
                  <w:divsChild>
                    <w:div w:id="1958833578">
                      <w:marLeft w:val="0"/>
                      <w:marRight w:val="0"/>
                      <w:marTop w:val="0"/>
                      <w:marBottom w:val="0"/>
                      <w:divBdr>
                        <w:top w:val="none" w:sz="0" w:space="0" w:color="auto"/>
                        <w:left w:val="none" w:sz="0" w:space="0" w:color="auto"/>
                        <w:bottom w:val="none" w:sz="0" w:space="0" w:color="auto"/>
                        <w:right w:val="none" w:sz="0" w:space="0" w:color="auto"/>
                      </w:divBdr>
                    </w:div>
                    <w:div w:id="2133473887">
                      <w:marLeft w:val="0"/>
                      <w:marRight w:val="0"/>
                      <w:marTop w:val="0"/>
                      <w:marBottom w:val="0"/>
                      <w:divBdr>
                        <w:top w:val="none" w:sz="0" w:space="0" w:color="auto"/>
                        <w:left w:val="none" w:sz="0" w:space="0" w:color="auto"/>
                        <w:bottom w:val="none" w:sz="0" w:space="0" w:color="auto"/>
                        <w:right w:val="none" w:sz="0" w:space="0" w:color="auto"/>
                      </w:divBdr>
                    </w:div>
                  </w:divsChild>
                </w:div>
                <w:div w:id="1258102375">
                  <w:marLeft w:val="0"/>
                  <w:marRight w:val="0"/>
                  <w:marTop w:val="0"/>
                  <w:marBottom w:val="0"/>
                  <w:divBdr>
                    <w:top w:val="none" w:sz="0" w:space="0" w:color="auto"/>
                    <w:left w:val="none" w:sz="0" w:space="0" w:color="auto"/>
                    <w:bottom w:val="none" w:sz="0" w:space="0" w:color="auto"/>
                    <w:right w:val="none" w:sz="0" w:space="0" w:color="auto"/>
                  </w:divBdr>
                  <w:divsChild>
                    <w:div w:id="723873538">
                      <w:marLeft w:val="0"/>
                      <w:marRight w:val="0"/>
                      <w:marTop w:val="0"/>
                      <w:marBottom w:val="0"/>
                      <w:divBdr>
                        <w:top w:val="none" w:sz="0" w:space="0" w:color="auto"/>
                        <w:left w:val="none" w:sz="0" w:space="0" w:color="auto"/>
                        <w:bottom w:val="none" w:sz="0" w:space="0" w:color="auto"/>
                        <w:right w:val="none" w:sz="0" w:space="0" w:color="auto"/>
                      </w:divBdr>
                    </w:div>
                    <w:div w:id="966669211">
                      <w:marLeft w:val="0"/>
                      <w:marRight w:val="0"/>
                      <w:marTop w:val="0"/>
                      <w:marBottom w:val="0"/>
                      <w:divBdr>
                        <w:top w:val="none" w:sz="0" w:space="0" w:color="auto"/>
                        <w:left w:val="none" w:sz="0" w:space="0" w:color="auto"/>
                        <w:bottom w:val="none" w:sz="0" w:space="0" w:color="auto"/>
                        <w:right w:val="none" w:sz="0" w:space="0" w:color="auto"/>
                      </w:divBdr>
                    </w:div>
                  </w:divsChild>
                </w:div>
                <w:div w:id="1420298991">
                  <w:marLeft w:val="0"/>
                  <w:marRight w:val="0"/>
                  <w:marTop w:val="0"/>
                  <w:marBottom w:val="0"/>
                  <w:divBdr>
                    <w:top w:val="none" w:sz="0" w:space="0" w:color="auto"/>
                    <w:left w:val="none" w:sz="0" w:space="0" w:color="auto"/>
                    <w:bottom w:val="none" w:sz="0" w:space="0" w:color="auto"/>
                    <w:right w:val="none" w:sz="0" w:space="0" w:color="auto"/>
                  </w:divBdr>
                  <w:divsChild>
                    <w:div w:id="1966964597">
                      <w:marLeft w:val="0"/>
                      <w:marRight w:val="0"/>
                      <w:marTop w:val="0"/>
                      <w:marBottom w:val="0"/>
                      <w:divBdr>
                        <w:top w:val="none" w:sz="0" w:space="0" w:color="auto"/>
                        <w:left w:val="none" w:sz="0" w:space="0" w:color="auto"/>
                        <w:bottom w:val="none" w:sz="0" w:space="0" w:color="auto"/>
                        <w:right w:val="none" w:sz="0" w:space="0" w:color="auto"/>
                      </w:divBdr>
                    </w:div>
                  </w:divsChild>
                </w:div>
                <w:div w:id="1550799549">
                  <w:marLeft w:val="0"/>
                  <w:marRight w:val="0"/>
                  <w:marTop w:val="0"/>
                  <w:marBottom w:val="0"/>
                  <w:divBdr>
                    <w:top w:val="none" w:sz="0" w:space="0" w:color="auto"/>
                    <w:left w:val="none" w:sz="0" w:space="0" w:color="auto"/>
                    <w:bottom w:val="none" w:sz="0" w:space="0" w:color="auto"/>
                    <w:right w:val="none" w:sz="0" w:space="0" w:color="auto"/>
                  </w:divBdr>
                  <w:divsChild>
                    <w:div w:id="1309362307">
                      <w:marLeft w:val="0"/>
                      <w:marRight w:val="0"/>
                      <w:marTop w:val="0"/>
                      <w:marBottom w:val="0"/>
                      <w:divBdr>
                        <w:top w:val="none" w:sz="0" w:space="0" w:color="auto"/>
                        <w:left w:val="none" w:sz="0" w:space="0" w:color="auto"/>
                        <w:bottom w:val="none" w:sz="0" w:space="0" w:color="auto"/>
                        <w:right w:val="none" w:sz="0" w:space="0" w:color="auto"/>
                      </w:divBdr>
                    </w:div>
                  </w:divsChild>
                </w:div>
                <w:div w:id="1580745533">
                  <w:marLeft w:val="0"/>
                  <w:marRight w:val="0"/>
                  <w:marTop w:val="0"/>
                  <w:marBottom w:val="0"/>
                  <w:divBdr>
                    <w:top w:val="none" w:sz="0" w:space="0" w:color="auto"/>
                    <w:left w:val="none" w:sz="0" w:space="0" w:color="auto"/>
                    <w:bottom w:val="none" w:sz="0" w:space="0" w:color="auto"/>
                    <w:right w:val="none" w:sz="0" w:space="0" w:color="auto"/>
                  </w:divBdr>
                  <w:divsChild>
                    <w:div w:id="1163348853">
                      <w:marLeft w:val="0"/>
                      <w:marRight w:val="0"/>
                      <w:marTop w:val="0"/>
                      <w:marBottom w:val="0"/>
                      <w:divBdr>
                        <w:top w:val="none" w:sz="0" w:space="0" w:color="auto"/>
                        <w:left w:val="none" w:sz="0" w:space="0" w:color="auto"/>
                        <w:bottom w:val="none" w:sz="0" w:space="0" w:color="auto"/>
                        <w:right w:val="none" w:sz="0" w:space="0" w:color="auto"/>
                      </w:divBdr>
                    </w:div>
                  </w:divsChild>
                </w:div>
                <w:div w:id="1693920012">
                  <w:marLeft w:val="0"/>
                  <w:marRight w:val="0"/>
                  <w:marTop w:val="0"/>
                  <w:marBottom w:val="0"/>
                  <w:divBdr>
                    <w:top w:val="none" w:sz="0" w:space="0" w:color="auto"/>
                    <w:left w:val="none" w:sz="0" w:space="0" w:color="auto"/>
                    <w:bottom w:val="none" w:sz="0" w:space="0" w:color="auto"/>
                    <w:right w:val="none" w:sz="0" w:space="0" w:color="auto"/>
                  </w:divBdr>
                  <w:divsChild>
                    <w:div w:id="1265335097">
                      <w:marLeft w:val="0"/>
                      <w:marRight w:val="0"/>
                      <w:marTop w:val="0"/>
                      <w:marBottom w:val="0"/>
                      <w:divBdr>
                        <w:top w:val="none" w:sz="0" w:space="0" w:color="auto"/>
                        <w:left w:val="none" w:sz="0" w:space="0" w:color="auto"/>
                        <w:bottom w:val="none" w:sz="0" w:space="0" w:color="auto"/>
                        <w:right w:val="none" w:sz="0" w:space="0" w:color="auto"/>
                      </w:divBdr>
                    </w:div>
                  </w:divsChild>
                </w:div>
                <w:div w:id="1738892859">
                  <w:marLeft w:val="0"/>
                  <w:marRight w:val="0"/>
                  <w:marTop w:val="0"/>
                  <w:marBottom w:val="0"/>
                  <w:divBdr>
                    <w:top w:val="none" w:sz="0" w:space="0" w:color="auto"/>
                    <w:left w:val="none" w:sz="0" w:space="0" w:color="auto"/>
                    <w:bottom w:val="none" w:sz="0" w:space="0" w:color="auto"/>
                    <w:right w:val="none" w:sz="0" w:space="0" w:color="auto"/>
                  </w:divBdr>
                  <w:divsChild>
                    <w:div w:id="1405032869">
                      <w:marLeft w:val="0"/>
                      <w:marRight w:val="0"/>
                      <w:marTop w:val="0"/>
                      <w:marBottom w:val="0"/>
                      <w:divBdr>
                        <w:top w:val="none" w:sz="0" w:space="0" w:color="auto"/>
                        <w:left w:val="none" w:sz="0" w:space="0" w:color="auto"/>
                        <w:bottom w:val="none" w:sz="0" w:space="0" w:color="auto"/>
                        <w:right w:val="none" w:sz="0" w:space="0" w:color="auto"/>
                      </w:divBdr>
                    </w:div>
                  </w:divsChild>
                </w:div>
                <w:div w:id="1839492052">
                  <w:marLeft w:val="0"/>
                  <w:marRight w:val="0"/>
                  <w:marTop w:val="0"/>
                  <w:marBottom w:val="0"/>
                  <w:divBdr>
                    <w:top w:val="none" w:sz="0" w:space="0" w:color="auto"/>
                    <w:left w:val="none" w:sz="0" w:space="0" w:color="auto"/>
                    <w:bottom w:val="none" w:sz="0" w:space="0" w:color="auto"/>
                    <w:right w:val="none" w:sz="0" w:space="0" w:color="auto"/>
                  </w:divBdr>
                  <w:divsChild>
                    <w:div w:id="696396636">
                      <w:marLeft w:val="0"/>
                      <w:marRight w:val="0"/>
                      <w:marTop w:val="0"/>
                      <w:marBottom w:val="0"/>
                      <w:divBdr>
                        <w:top w:val="none" w:sz="0" w:space="0" w:color="auto"/>
                        <w:left w:val="none" w:sz="0" w:space="0" w:color="auto"/>
                        <w:bottom w:val="none" w:sz="0" w:space="0" w:color="auto"/>
                        <w:right w:val="none" w:sz="0" w:space="0" w:color="auto"/>
                      </w:divBdr>
                    </w:div>
                  </w:divsChild>
                </w:div>
                <w:div w:id="1908417129">
                  <w:marLeft w:val="0"/>
                  <w:marRight w:val="0"/>
                  <w:marTop w:val="0"/>
                  <w:marBottom w:val="0"/>
                  <w:divBdr>
                    <w:top w:val="none" w:sz="0" w:space="0" w:color="auto"/>
                    <w:left w:val="none" w:sz="0" w:space="0" w:color="auto"/>
                    <w:bottom w:val="none" w:sz="0" w:space="0" w:color="auto"/>
                    <w:right w:val="none" w:sz="0" w:space="0" w:color="auto"/>
                  </w:divBdr>
                  <w:divsChild>
                    <w:div w:id="694382282">
                      <w:marLeft w:val="0"/>
                      <w:marRight w:val="0"/>
                      <w:marTop w:val="0"/>
                      <w:marBottom w:val="0"/>
                      <w:divBdr>
                        <w:top w:val="none" w:sz="0" w:space="0" w:color="auto"/>
                        <w:left w:val="none" w:sz="0" w:space="0" w:color="auto"/>
                        <w:bottom w:val="none" w:sz="0" w:space="0" w:color="auto"/>
                        <w:right w:val="none" w:sz="0" w:space="0" w:color="auto"/>
                      </w:divBdr>
                    </w:div>
                  </w:divsChild>
                </w:div>
                <w:div w:id="1966620347">
                  <w:marLeft w:val="0"/>
                  <w:marRight w:val="0"/>
                  <w:marTop w:val="0"/>
                  <w:marBottom w:val="0"/>
                  <w:divBdr>
                    <w:top w:val="none" w:sz="0" w:space="0" w:color="auto"/>
                    <w:left w:val="none" w:sz="0" w:space="0" w:color="auto"/>
                    <w:bottom w:val="none" w:sz="0" w:space="0" w:color="auto"/>
                    <w:right w:val="none" w:sz="0" w:space="0" w:color="auto"/>
                  </w:divBdr>
                  <w:divsChild>
                    <w:div w:id="166096145">
                      <w:marLeft w:val="0"/>
                      <w:marRight w:val="0"/>
                      <w:marTop w:val="0"/>
                      <w:marBottom w:val="0"/>
                      <w:divBdr>
                        <w:top w:val="none" w:sz="0" w:space="0" w:color="auto"/>
                        <w:left w:val="none" w:sz="0" w:space="0" w:color="auto"/>
                        <w:bottom w:val="none" w:sz="0" w:space="0" w:color="auto"/>
                        <w:right w:val="none" w:sz="0" w:space="0" w:color="auto"/>
                      </w:divBdr>
                    </w:div>
                    <w:div w:id="1118064488">
                      <w:marLeft w:val="0"/>
                      <w:marRight w:val="0"/>
                      <w:marTop w:val="0"/>
                      <w:marBottom w:val="0"/>
                      <w:divBdr>
                        <w:top w:val="none" w:sz="0" w:space="0" w:color="auto"/>
                        <w:left w:val="none" w:sz="0" w:space="0" w:color="auto"/>
                        <w:bottom w:val="none" w:sz="0" w:space="0" w:color="auto"/>
                        <w:right w:val="none" w:sz="0" w:space="0" w:color="auto"/>
                      </w:divBdr>
                    </w:div>
                  </w:divsChild>
                </w:div>
                <w:div w:id="1988320575">
                  <w:marLeft w:val="0"/>
                  <w:marRight w:val="0"/>
                  <w:marTop w:val="0"/>
                  <w:marBottom w:val="0"/>
                  <w:divBdr>
                    <w:top w:val="none" w:sz="0" w:space="0" w:color="auto"/>
                    <w:left w:val="none" w:sz="0" w:space="0" w:color="auto"/>
                    <w:bottom w:val="none" w:sz="0" w:space="0" w:color="auto"/>
                    <w:right w:val="none" w:sz="0" w:space="0" w:color="auto"/>
                  </w:divBdr>
                  <w:divsChild>
                    <w:div w:id="1561673899">
                      <w:marLeft w:val="0"/>
                      <w:marRight w:val="0"/>
                      <w:marTop w:val="0"/>
                      <w:marBottom w:val="0"/>
                      <w:divBdr>
                        <w:top w:val="none" w:sz="0" w:space="0" w:color="auto"/>
                        <w:left w:val="none" w:sz="0" w:space="0" w:color="auto"/>
                        <w:bottom w:val="none" w:sz="0" w:space="0" w:color="auto"/>
                        <w:right w:val="none" w:sz="0" w:space="0" w:color="auto"/>
                      </w:divBdr>
                    </w:div>
                  </w:divsChild>
                </w:div>
                <w:div w:id="2018655791">
                  <w:marLeft w:val="0"/>
                  <w:marRight w:val="0"/>
                  <w:marTop w:val="0"/>
                  <w:marBottom w:val="0"/>
                  <w:divBdr>
                    <w:top w:val="none" w:sz="0" w:space="0" w:color="auto"/>
                    <w:left w:val="none" w:sz="0" w:space="0" w:color="auto"/>
                    <w:bottom w:val="none" w:sz="0" w:space="0" w:color="auto"/>
                    <w:right w:val="none" w:sz="0" w:space="0" w:color="auto"/>
                  </w:divBdr>
                  <w:divsChild>
                    <w:div w:id="977026582">
                      <w:marLeft w:val="0"/>
                      <w:marRight w:val="0"/>
                      <w:marTop w:val="0"/>
                      <w:marBottom w:val="0"/>
                      <w:divBdr>
                        <w:top w:val="none" w:sz="0" w:space="0" w:color="auto"/>
                        <w:left w:val="none" w:sz="0" w:space="0" w:color="auto"/>
                        <w:bottom w:val="none" w:sz="0" w:space="0" w:color="auto"/>
                        <w:right w:val="none" w:sz="0" w:space="0" w:color="auto"/>
                      </w:divBdr>
                    </w:div>
                  </w:divsChild>
                </w:div>
                <w:div w:id="2069918014">
                  <w:marLeft w:val="0"/>
                  <w:marRight w:val="0"/>
                  <w:marTop w:val="0"/>
                  <w:marBottom w:val="0"/>
                  <w:divBdr>
                    <w:top w:val="none" w:sz="0" w:space="0" w:color="auto"/>
                    <w:left w:val="none" w:sz="0" w:space="0" w:color="auto"/>
                    <w:bottom w:val="none" w:sz="0" w:space="0" w:color="auto"/>
                    <w:right w:val="none" w:sz="0" w:space="0" w:color="auto"/>
                  </w:divBdr>
                  <w:divsChild>
                    <w:div w:id="2007855555">
                      <w:marLeft w:val="0"/>
                      <w:marRight w:val="0"/>
                      <w:marTop w:val="0"/>
                      <w:marBottom w:val="0"/>
                      <w:divBdr>
                        <w:top w:val="none" w:sz="0" w:space="0" w:color="auto"/>
                        <w:left w:val="none" w:sz="0" w:space="0" w:color="auto"/>
                        <w:bottom w:val="none" w:sz="0" w:space="0" w:color="auto"/>
                        <w:right w:val="none" w:sz="0" w:space="0" w:color="auto"/>
                      </w:divBdr>
                    </w:div>
                  </w:divsChild>
                </w:div>
                <w:div w:id="2078086706">
                  <w:marLeft w:val="0"/>
                  <w:marRight w:val="0"/>
                  <w:marTop w:val="0"/>
                  <w:marBottom w:val="0"/>
                  <w:divBdr>
                    <w:top w:val="none" w:sz="0" w:space="0" w:color="auto"/>
                    <w:left w:val="none" w:sz="0" w:space="0" w:color="auto"/>
                    <w:bottom w:val="none" w:sz="0" w:space="0" w:color="auto"/>
                    <w:right w:val="none" w:sz="0" w:space="0" w:color="auto"/>
                  </w:divBdr>
                  <w:divsChild>
                    <w:div w:id="149167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034539">
          <w:marLeft w:val="0"/>
          <w:marRight w:val="0"/>
          <w:marTop w:val="0"/>
          <w:marBottom w:val="0"/>
          <w:divBdr>
            <w:top w:val="none" w:sz="0" w:space="0" w:color="auto"/>
            <w:left w:val="none" w:sz="0" w:space="0" w:color="auto"/>
            <w:bottom w:val="none" w:sz="0" w:space="0" w:color="auto"/>
            <w:right w:val="none" w:sz="0" w:space="0" w:color="auto"/>
          </w:divBdr>
        </w:div>
        <w:div w:id="951670733">
          <w:marLeft w:val="0"/>
          <w:marRight w:val="0"/>
          <w:marTop w:val="0"/>
          <w:marBottom w:val="0"/>
          <w:divBdr>
            <w:top w:val="none" w:sz="0" w:space="0" w:color="auto"/>
            <w:left w:val="none" w:sz="0" w:space="0" w:color="auto"/>
            <w:bottom w:val="none" w:sz="0" w:space="0" w:color="auto"/>
            <w:right w:val="none" w:sz="0" w:space="0" w:color="auto"/>
          </w:divBdr>
        </w:div>
        <w:div w:id="987520177">
          <w:marLeft w:val="0"/>
          <w:marRight w:val="0"/>
          <w:marTop w:val="0"/>
          <w:marBottom w:val="0"/>
          <w:divBdr>
            <w:top w:val="none" w:sz="0" w:space="0" w:color="auto"/>
            <w:left w:val="none" w:sz="0" w:space="0" w:color="auto"/>
            <w:bottom w:val="none" w:sz="0" w:space="0" w:color="auto"/>
            <w:right w:val="none" w:sz="0" w:space="0" w:color="auto"/>
          </w:divBdr>
        </w:div>
        <w:div w:id="1021051329">
          <w:marLeft w:val="0"/>
          <w:marRight w:val="0"/>
          <w:marTop w:val="0"/>
          <w:marBottom w:val="0"/>
          <w:divBdr>
            <w:top w:val="none" w:sz="0" w:space="0" w:color="auto"/>
            <w:left w:val="none" w:sz="0" w:space="0" w:color="auto"/>
            <w:bottom w:val="none" w:sz="0" w:space="0" w:color="auto"/>
            <w:right w:val="none" w:sz="0" w:space="0" w:color="auto"/>
          </w:divBdr>
          <w:divsChild>
            <w:div w:id="1123421336">
              <w:marLeft w:val="0"/>
              <w:marRight w:val="0"/>
              <w:marTop w:val="0"/>
              <w:marBottom w:val="0"/>
              <w:divBdr>
                <w:top w:val="none" w:sz="0" w:space="0" w:color="auto"/>
                <w:left w:val="none" w:sz="0" w:space="0" w:color="auto"/>
                <w:bottom w:val="none" w:sz="0" w:space="0" w:color="auto"/>
                <w:right w:val="none" w:sz="0" w:space="0" w:color="auto"/>
              </w:divBdr>
            </w:div>
          </w:divsChild>
        </w:div>
        <w:div w:id="1021664370">
          <w:marLeft w:val="0"/>
          <w:marRight w:val="0"/>
          <w:marTop w:val="0"/>
          <w:marBottom w:val="0"/>
          <w:divBdr>
            <w:top w:val="none" w:sz="0" w:space="0" w:color="auto"/>
            <w:left w:val="none" w:sz="0" w:space="0" w:color="auto"/>
            <w:bottom w:val="none" w:sz="0" w:space="0" w:color="auto"/>
            <w:right w:val="none" w:sz="0" w:space="0" w:color="auto"/>
          </w:divBdr>
          <w:divsChild>
            <w:div w:id="113639654">
              <w:marLeft w:val="0"/>
              <w:marRight w:val="0"/>
              <w:marTop w:val="0"/>
              <w:marBottom w:val="0"/>
              <w:divBdr>
                <w:top w:val="none" w:sz="0" w:space="0" w:color="auto"/>
                <w:left w:val="none" w:sz="0" w:space="0" w:color="auto"/>
                <w:bottom w:val="none" w:sz="0" w:space="0" w:color="auto"/>
                <w:right w:val="none" w:sz="0" w:space="0" w:color="auto"/>
              </w:divBdr>
            </w:div>
            <w:div w:id="149753178">
              <w:marLeft w:val="0"/>
              <w:marRight w:val="0"/>
              <w:marTop w:val="0"/>
              <w:marBottom w:val="0"/>
              <w:divBdr>
                <w:top w:val="none" w:sz="0" w:space="0" w:color="auto"/>
                <w:left w:val="none" w:sz="0" w:space="0" w:color="auto"/>
                <w:bottom w:val="none" w:sz="0" w:space="0" w:color="auto"/>
                <w:right w:val="none" w:sz="0" w:space="0" w:color="auto"/>
              </w:divBdr>
            </w:div>
            <w:div w:id="416949032">
              <w:marLeft w:val="0"/>
              <w:marRight w:val="0"/>
              <w:marTop w:val="0"/>
              <w:marBottom w:val="0"/>
              <w:divBdr>
                <w:top w:val="none" w:sz="0" w:space="0" w:color="auto"/>
                <w:left w:val="none" w:sz="0" w:space="0" w:color="auto"/>
                <w:bottom w:val="none" w:sz="0" w:space="0" w:color="auto"/>
                <w:right w:val="none" w:sz="0" w:space="0" w:color="auto"/>
              </w:divBdr>
            </w:div>
          </w:divsChild>
        </w:div>
        <w:div w:id="1025863243">
          <w:marLeft w:val="0"/>
          <w:marRight w:val="0"/>
          <w:marTop w:val="0"/>
          <w:marBottom w:val="0"/>
          <w:divBdr>
            <w:top w:val="none" w:sz="0" w:space="0" w:color="auto"/>
            <w:left w:val="none" w:sz="0" w:space="0" w:color="auto"/>
            <w:bottom w:val="none" w:sz="0" w:space="0" w:color="auto"/>
            <w:right w:val="none" w:sz="0" w:space="0" w:color="auto"/>
          </w:divBdr>
        </w:div>
        <w:div w:id="1030840047">
          <w:marLeft w:val="0"/>
          <w:marRight w:val="0"/>
          <w:marTop w:val="0"/>
          <w:marBottom w:val="0"/>
          <w:divBdr>
            <w:top w:val="none" w:sz="0" w:space="0" w:color="auto"/>
            <w:left w:val="none" w:sz="0" w:space="0" w:color="auto"/>
            <w:bottom w:val="none" w:sz="0" w:space="0" w:color="auto"/>
            <w:right w:val="none" w:sz="0" w:space="0" w:color="auto"/>
          </w:divBdr>
          <w:divsChild>
            <w:div w:id="1293974573">
              <w:marLeft w:val="0"/>
              <w:marRight w:val="0"/>
              <w:marTop w:val="0"/>
              <w:marBottom w:val="0"/>
              <w:divBdr>
                <w:top w:val="none" w:sz="0" w:space="0" w:color="auto"/>
                <w:left w:val="none" w:sz="0" w:space="0" w:color="auto"/>
                <w:bottom w:val="none" w:sz="0" w:space="0" w:color="auto"/>
                <w:right w:val="none" w:sz="0" w:space="0" w:color="auto"/>
              </w:divBdr>
            </w:div>
            <w:div w:id="1769422400">
              <w:marLeft w:val="0"/>
              <w:marRight w:val="0"/>
              <w:marTop w:val="0"/>
              <w:marBottom w:val="0"/>
              <w:divBdr>
                <w:top w:val="none" w:sz="0" w:space="0" w:color="auto"/>
                <w:left w:val="none" w:sz="0" w:space="0" w:color="auto"/>
                <w:bottom w:val="none" w:sz="0" w:space="0" w:color="auto"/>
                <w:right w:val="none" w:sz="0" w:space="0" w:color="auto"/>
              </w:divBdr>
            </w:div>
          </w:divsChild>
        </w:div>
        <w:div w:id="1040587817">
          <w:marLeft w:val="0"/>
          <w:marRight w:val="0"/>
          <w:marTop w:val="0"/>
          <w:marBottom w:val="0"/>
          <w:divBdr>
            <w:top w:val="none" w:sz="0" w:space="0" w:color="auto"/>
            <w:left w:val="none" w:sz="0" w:space="0" w:color="auto"/>
            <w:bottom w:val="none" w:sz="0" w:space="0" w:color="auto"/>
            <w:right w:val="none" w:sz="0" w:space="0" w:color="auto"/>
          </w:divBdr>
        </w:div>
        <w:div w:id="1052581007">
          <w:marLeft w:val="0"/>
          <w:marRight w:val="0"/>
          <w:marTop w:val="0"/>
          <w:marBottom w:val="0"/>
          <w:divBdr>
            <w:top w:val="none" w:sz="0" w:space="0" w:color="auto"/>
            <w:left w:val="none" w:sz="0" w:space="0" w:color="auto"/>
            <w:bottom w:val="none" w:sz="0" w:space="0" w:color="auto"/>
            <w:right w:val="none" w:sz="0" w:space="0" w:color="auto"/>
          </w:divBdr>
        </w:div>
        <w:div w:id="1076249812">
          <w:marLeft w:val="0"/>
          <w:marRight w:val="0"/>
          <w:marTop w:val="0"/>
          <w:marBottom w:val="0"/>
          <w:divBdr>
            <w:top w:val="none" w:sz="0" w:space="0" w:color="auto"/>
            <w:left w:val="none" w:sz="0" w:space="0" w:color="auto"/>
            <w:bottom w:val="none" w:sz="0" w:space="0" w:color="auto"/>
            <w:right w:val="none" w:sz="0" w:space="0" w:color="auto"/>
          </w:divBdr>
        </w:div>
        <w:div w:id="1093624803">
          <w:marLeft w:val="0"/>
          <w:marRight w:val="0"/>
          <w:marTop w:val="0"/>
          <w:marBottom w:val="0"/>
          <w:divBdr>
            <w:top w:val="none" w:sz="0" w:space="0" w:color="auto"/>
            <w:left w:val="none" w:sz="0" w:space="0" w:color="auto"/>
            <w:bottom w:val="none" w:sz="0" w:space="0" w:color="auto"/>
            <w:right w:val="none" w:sz="0" w:space="0" w:color="auto"/>
          </w:divBdr>
        </w:div>
        <w:div w:id="1098671016">
          <w:marLeft w:val="0"/>
          <w:marRight w:val="0"/>
          <w:marTop w:val="0"/>
          <w:marBottom w:val="0"/>
          <w:divBdr>
            <w:top w:val="none" w:sz="0" w:space="0" w:color="auto"/>
            <w:left w:val="none" w:sz="0" w:space="0" w:color="auto"/>
            <w:bottom w:val="none" w:sz="0" w:space="0" w:color="auto"/>
            <w:right w:val="none" w:sz="0" w:space="0" w:color="auto"/>
          </w:divBdr>
        </w:div>
        <w:div w:id="1110860410">
          <w:marLeft w:val="0"/>
          <w:marRight w:val="0"/>
          <w:marTop w:val="0"/>
          <w:marBottom w:val="0"/>
          <w:divBdr>
            <w:top w:val="none" w:sz="0" w:space="0" w:color="auto"/>
            <w:left w:val="none" w:sz="0" w:space="0" w:color="auto"/>
            <w:bottom w:val="none" w:sz="0" w:space="0" w:color="auto"/>
            <w:right w:val="none" w:sz="0" w:space="0" w:color="auto"/>
          </w:divBdr>
        </w:div>
        <w:div w:id="1115292386">
          <w:marLeft w:val="0"/>
          <w:marRight w:val="0"/>
          <w:marTop w:val="0"/>
          <w:marBottom w:val="0"/>
          <w:divBdr>
            <w:top w:val="none" w:sz="0" w:space="0" w:color="auto"/>
            <w:left w:val="none" w:sz="0" w:space="0" w:color="auto"/>
            <w:bottom w:val="none" w:sz="0" w:space="0" w:color="auto"/>
            <w:right w:val="none" w:sz="0" w:space="0" w:color="auto"/>
          </w:divBdr>
        </w:div>
        <w:div w:id="1115517069">
          <w:marLeft w:val="0"/>
          <w:marRight w:val="0"/>
          <w:marTop w:val="0"/>
          <w:marBottom w:val="0"/>
          <w:divBdr>
            <w:top w:val="none" w:sz="0" w:space="0" w:color="auto"/>
            <w:left w:val="none" w:sz="0" w:space="0" w:color="auto"/>
            <w:bottom w:val="none" w:sz="0" w:space="0" w:color="auto"/>
            <w:right w:val="none" w:sz="0" w:space="0" w:color="auto"/>
          </w:divBdr>
        </w:div>
        <w:div w:id="1119375312">
          <w:marLeft w:val="0"/>
          <w:marRight w:val="0"/>
          <w:marTop w:val="0"/>
          <w:marBottom w:val="0"/>
          <w:divBdr>
            <w:top w:val="none" w:sz="0" w:space="0" w:color="auto"/>
            <w:left w:val="none" w:sz="0" w:space="0" w:color="auto"/>
            <w:bottom w:val="none" w:sz="0" w:space="0" w:color="auto"/>
            <w:right w:val="none" w:sz="0" w:space="0" w:color="auto"/>
          </w:divBdr>
        </w:div>
        <w:div w:id="1122771595">
          <w:marLeft w:val="0"/>
          <w:marRight w:val="0"/>
          <w:marTop w:val="0"/>
          <w:marBottom w:val="0"/>
          <w:divBdr>
            <w:top w:val="none" w:sz="0" w:space="0" w:color="auto"/>
            <w:left w:val="none" w:sz="0" w:space="0" w:color="auto"/>
            <w:bottom w:val="none" w:sz="0" w:space="0" w:color="auto"/>
            <w:right w:val="none" w:sz="0" w:space="0" w:color="auto"/>
          </w:divBdr>
        </w:div>
        <w:div w:id="1123769657">
          <w:marLeft w:val="0"/>
          <w:marRight w:val="0"/>
          <w:marTop w:val="0"/>
          <w:marBottom w:val="0"/>
          <w:divBdr>
            <w:top w:val="none" w:sz="0" w:space="0" w:color="auto"/>
            <w:left w:val="none" w:sz="0" w:space="0" w:color="auto"/>
            <w:bottom w:val="none" w:sz="0" w:space="0" w:color="auto"/>
            <w:right w:val="none" w:sz="0" w:space="0" w:color="auto"/>
          </w:divBdr>
        </w:div>
        <w:div w:id="1128353078">
          <w:marLeft w:val="0"/>
          <w:marRight w:val="0"/>
          <w:marTop w:val="0"/>
          <w:marBottom w:val="0"/>
          <w:divBdr>
            <w:top w:val="none" w:sz="0" w:space="0" w:color="auto"/>
            <w:left w:val="none" w:sz="0" w:space="0" w:color="auto"/>
            <w:bottom w:val="none" w:sz="0" w:space="0" w:color="auto"/>
            <w:right w:val="none" w:sz="0" w:space="0" w:color="auto"/>
          </w:divBdr>
        </w:div>
        <w:div w:id="1133980803">
          <w:marLeft w:val="0"/>
          <w:marRight w:val="0"/>
          <w:marTop w:val="0"/>
          <w:marBottom w:val="0"/>
          <w:divBdr>
            <w:top w:val="none" w:sz="0" w:space="0" w:color="auto"/>
            <w:left w:val="none" w:sz="0" w:space="0" w:color="auto"/>
            <w:bottom w:val="none" w:sz="0" w:space="0" w:color="auto"/>
            <w:right w:val="none" w:sz="0" w:space="0" w:color="auto"/>
          </w:divBdr>
        </w:div>
        <w:div w:id="1137070440">
          <w:marLeft w:val="0"/>
          <w:marRight w:val="0"/>
          <w:marTop w:val="0"/>
          <w:marBottom w:val="0"/>
          <w:divBdr>
            <w:top w:val="none" w:sz="0" w:space="0" w:color="auto"/>
            <w:left w:val="none" w:sz="0" w:space="0" w:color="auto"/>
            <w:bottom w:val="none" w:sz="0" w:space="0" w:color="auto"/>
            <w:right w:val="none" w:sz="0" w:space="0" w:color="auto"/>
          </w:divBdr>
        </w:div>
        <w:div w:id="1148668463">
          <w:marLeft w:val="0"/>
          <w:marRight w:val="0"/>
          <w:marTop w:val="0"/>
          <w:marBottom w:val="0"/>
          <w:divBdr>
            <w:top w:val="none" w:sz="0" w:space="0" w:color="auto"/>
            <w:left w:val="none" w:sz="0" w:space="0" w:color="auto"/>
            <w:bottom w:val="none" w:sz="0" w:space="0" w:color="auto"/>
            <w:right w:val="none" w:sz="0" w:space="0" w:color="auto"/>
          </w:divBdr>
        </w:div>
        <w:div w:id="1152867948">
          <w:marLeft w:val="0"/>
          <w:marRight w:val="0"/>
          <w:marTop w:val="0"/>
          <w:marBottom w:val="0"/>
          <w:divBdr>
            <w:top w:val="none" w:sz="0" w:space="0" w:color="auto"/>
            <w:left w:val="none" w:sz="0" w:space="0" w:color="auto"/>
            <w:bottom w:val="none" w:sz="0" w:space="0" w:color="auto"/>
            <w:right w:val="none" w:sz="0" w:space="0" w:color="auto"/>
          </w:divBdr>
        </w:div>
        <w:div w:id="1160460220">
          <w:marLeft w:val="0"/>
          <w:marRight w:val="0"/>
          <w:marTop w:val="0"/>
          <w:marBottom w:val="0"/>
          <w:divBdr>
            <w:top w:val="none" w:sz="0" w:space="0" w:color="auto"/>
            <w:left w:val="none" w:sz="0" w:space="0" w:color="auto"/>
            <w:bottom w:val="none" w:sz="0" w:space="0" w:color="auto"/>
            <w:right w:val="none" w:sz="0" w:space="0" w:color="auto"/>
          </w:divBdr>
          <w:divsChild>
            <w:div w:id="761225071">
              <w:marLeft w:val="0"/>
              <w:marRight w:val="0"/>
              <w:marTop w:val="0"/>
              <w:marBottom w:val="0"/>
              <w:divBdr>
                <w:top w:val="none" w:sz="0" w:space="0" w:color="auto"/>
                <w:left w:val="none" w:sz="0" w:space="0" w:color="auto"/>
                <w:bottom w:val="none" w:sz="0" w:space="0" w:color="auto"/>
                <w:right w:val="none" w:sz="0" w:space="0" w:color="auto"/>
              </w:divBdr>
            </w:div>
            <w:div w:id="1011444805">
              <w:marLeft w:val="0"/>
              <w:marRight w:val="0"/>
              <w:marTop w:val="0"/>
              <w:marBottom w:val="0"/>
              <w:divBdr>
                <w:top w:val="none" w:sz="0" w:space="0" w:color="auto"/>
                <w:left w:val="none" w:sz="0" w:space="0" w:color="auto"/>
                <w:bottom w:val="none" w:sz="0" w:space="0" w:color="auto"/>
                <w:right w:val="none" w:sz="0" w:space="0" w:color="auto"/>
              </w:divBdr>
            </w:div>
            <w:div w:id="1339850532">
              <w:marLeft w:val="0"/>
              <w:marRight w:val="0"/>
              <w:marTop w:val="0"/>
              <w:marBottom w:val="0"/>
              <w:divBdr>
                <w:top w:val="none" w:sz="0" w:space="0" w:color="auto"/>
                <w:left w:val="none" w:sz="0" w:space="0" w:color="auto"/>
                <w:bottom w:val="none" w:sz="0" w:space="0" w:color="auto"/>
                <w:right w:val="none" w:sz="0" w:space="0" w:color="auto"/>
              </w:divBdr>
            </w:div>
          </w:divsChild>
        </w:div>
        <w:div w:id="1179853097">
          <w:marLeft w:val="0"/>
          <w:marRight w:val="0"/>
          <w:marTop w:val="0"/>
          <w:marBottom w:val="0"/>
          <w:divBdr>
            <w:top w:val="none" w:sz="0" w:space="0" w:color="auto"/>
            <w:left w:val="none" w:sz="0" w:space="0" w:color="auto"/>
            <w:bottom w:val="none" w:sz="0" w:space="0" w:color="auto"/>
            <w:right w:val="none" w:sz="0" w:space="0" w:color="auto"/>
          </w:divBdr>
        </w:div>
        <w:div w:id="1191379127">
          <w:marLeft w:val="0"/>
          <w:marRight w:val="0"/>
          <w:marTop w:val="0"/>
          <w:marBottom w:val="0"/>
          <w:divBdr>
            <w:top w:val="none" w:sz="0" w:space="0" w:color="auto"/>
            <w:left w:val="none" w:sz="0" w:space="0" w:color="auto"/>
            <w:bottom w:val="none" w:sz="0" w:space="0" w:color="auto"/>
            <w:right w:val="none" w:sz="0" w:space="0" w:color="auto"/>
          </w:divBdr>
          <w:divsChild>
            <w:div w:id="62291950">
              <w:marLeft w:val="0"/>
              <w:marRight w:val="0"/>
              <w:marTop w:val="0"/>
              <w:marBottom w:val="0"/>
              <w:divBdr>
                <w:top w:val="none" w:sz="0" w:space="0" w:color="auto"/>
                <w:left w:val="none" w:sz="0" w:space="0" w:color="auto"/>
                <w:bottom w:val="none" w:sz="0" w:space="0" w:color="auto"/>
                <w:right w:val="none" w:sz="0" w:space="0" w:color="auto"/>
              </w:divBdr>
            </w:div>
            <w:div w:id="153381480">
              <w:marLeft w:val="0"/>
              <w:marRight w:val="0"/>
              <w:marTop w:val="0"/>
              <w:marBottom w:val="0"/>
              <w:divBdr>
                <w:top w:val="none" w:sz="0" w:space="0" w:color="auto"/>
                <w:left w:val="none" w:sz="0" w:space="0" w:color="auto"/>
                <w:bottom w:val="none" w:sz="0" w:space="0" w:color="auto"/>
                <w:right w:val="none" w:sz="0" w:space="0" w:color="auto"/>
              </w:divBdr>
            </w:div>
          </w:divsChild>
        </w:div>
        <w:div w:id="1212230012">
          <w:marLeft w:val="0"/>
          <w:marRight w:val="0"/>
          <w:marTop w:val="0"/>
          <w:marBottom w:val="0"/>
          <w:divBdr>
            <w:top w:val="none" w:sz="0" w:space="0" w:color="auto"/>
            <w:left w:val="none" w:sz="0" w:space="0" w:color="auto"/>
            <w:bottom w:val="none" w:sz="0" w:space="0" w:color="auto"/>
            <w:right w:val="none" w:sz="0" w:space="0" w:color="auto"/>
          </w:divBdr>
        </w:div>
        <w:div w:id="1224559093">
          <w:marLeft w:val="0"/>
          <w:marRight w:val="0"/>
          <w:marTop w:val="0"/>
          <w:marBottom w:val="0"/>
          <w:divBdr>
            <w:top w:val="none" w:sz="0" w:space="0" w:color="auto"/>
            <w:left w:val="none" w:sz="0" w:space="0" w:color="auto"/>
            <w:bottom w:val="none" w:sz="0" w:space="0" w:color="auto"/>
            <w:right w:val="none" w:sz="0" w:space="0" w:color="auto"/>
          </w:divBdr>
        </w:div>
        <w:div w:id="1285888385">
          <w:marLeft w:val="0"/>
          <w:marRight w:val="0"/>
          <w:marTop w:val="0"/>
          <w:marBottom w:val="0"/>
          <w:divBdr>
            <w:top w:val="none" w:sz="0" w:space="0" w:color="auto"/>
            <w:left w:val="none" w:sz="0" w:space="0" w:color="auto"/>
            <w:bottom w:val="none" w:sz="0" w:space="0" w:color="auto"/>
            <w:right w:val="none" w:sz="0" w:space="0" w:color="auto"/>
          </w:divBdr>
          <w:divsChild>
            <w:div w:id="2075081938">
              <w:marLeft w:val="-75"/>
              <w:marRight w:val="0"/>
              <w:marTop w:val="30"/>
              <w:marBottom w:val="30"/>
              <w:divBdr>
                <w:top w:val="none" w:sz="0" w:space="0" w:color="auto"/>
                <w:left w:val="none" w:sz="0" w:space="0" w:color="auto"/>
                <w:bottom w:val="none" w:sz="0" w:space="0" w:color="auto"/>
                <w:right w:val="none" w:sz="0" w:space="0" w:color="auto"/>
              </w:divBdr>
              <w:divsChild>
                <w:div w:id="127943440">
                  <w:marLeft w:val="0"/>
                  <w:marRight w:val="0"/>
                  <w:marTop w:val="0"/>
                  <w:marBottom w:val="0"/>
                  <w:divBdr>
                    <w:top w:val="none" w:sz="0" w:space="0" w:color="auto"/>
                    <w:left w:val="none" w:sz="0" w:space="0" w:color="auto"/>
                    <w:bottom w:val="none" w:sz="0" w:space="0" w:color="auto"/>
                    <w:right w:val="none" w:sz="0" w:space="0" w:color="auto"/>
                  </w:divBdr>
                  <w:divsChild>
                    <w:div w:id="1141658203">
                      <w:marLeft w:val="0"/>
                      <w:marRight w:val="0"/>
                      <w:marTop w:val="0"/>
                      <w:marBottom w:val="0"/>
                      <w:divBdr>
                        <w:top w:val="none" w:sz="0" w:space="0" w:color="auto"/>
                        <w:left w:val="none" w:sz="0" w:space="0" w:color="auto"/>
                        <w:bottom w:val="none" w:sz="0" w:space="0" w:color="auto"/>
                        <w:right w:val="none" w:sz="0" w:space="0" w:color="auto"/>
                      </w:divBdr>
                    </w:div>
                    <w:div w:id="2014257770">
                      <w:marLeft w:val="0"/>
                      <w:marRight w:val="0"/>
                      <w:marTop w:val="0"/>
                      <w:marBottom w:val="0"/>
                      <w:divBdr>
                        <w:top w:val="none" w:sz="0" w:space="0" w:color="auto"/>
                        <w:left w:val="none" w:sz="0" w:space="0" w:color="auto"/>
                        <w:bottom w:val="none" w:sz="0" w:space="0" w:color="auto"/>
                        <w:right w:val="none" w:sz="0" w:space="0" w:color="auto"/>
                      </w:divBdr>
                    </w:div>
                  </w:divsChild>
                </w:div>
                <w:div w:id="486940811">
                  <w:marLeft w:val="0"/>
                  <w:marRight w:val="0"/>
                  <w:marTop w:val="0"/>
                  <w:marBottom w:val="0"/>
                  <w:divBdr>
                    <w:top w:val="none" w:sz="0" w:space="0" w:color="auto"/>
                    <w:left w:val="none" w:sz="0" w:space="0" w:color="auto"/>
                    <w:bottom w:val="none" w:sz="0" w:space="0" w:color="auto"/>
                    <w:right w:val="none" w:sz="0" w:space="0" w:color="auto"/>
                  </w:divBdr>
                  <w:divsChild>
                    <w:div w:id="418210794">
                      <w:marLeft w:val="0"/>
                      <w:marRight w:val="0"/>
                      <w:marTop w:val="0"/>
                      <w:marBottom w:val="0"/>
                      <w:divBdr>
                        <w:top w:val="none" w:sz="0" w:space="0" w:color="auto"/>
                        <w:left w:val="none" w:sz="0" w:space="0" w:color="auto"/>
                        <w:bottom w:val="none" w:sz="0" w:space="0" w:color="auto"/>
                        <w:right w:val="none" w:sz="0" w:space="0" w:color="auto"/>
                      </w:divBdr>
                    </w:div>
                    <w:div w:id="1094278274">
                      <w:marLeft w:val="0"/>
                      <w:marRight w:val="0"/>
                      <w:marTop w:val="0"/>
                      <w:marBottom w:val="0"/>
                      <w:divBdr>
                        <w:top w:val="none" w:sz="0" w:space="0" w:color="auto"/>
                        <w:left w:val="none" w:sz="0" w:space="0" w:color="auto"/>
                        <w:bottom w:val="none" w:sz="0" w:space="0" w:color="auto"/>
                        <w:right w:val="none" w:sz="0" w:space="0" w:color="auto"/>
                      </w:divBdr>
                    </w:div>
                  </w:divsChild>
                </w:div>
                <w:div w:id="595016945">
                  <w:marLeft w:val="0"/>
                  <w:marRight w:val="0"/>
                  <w:marTop w:val="0"/>
                  <w:marBottom w:val="0"/>
                  <w:divBdr>
                    <w:top w:val="none" w:sz="0" w:space="0" w:color="auto"/>
                    <w:left w:val="none" w:sz="0" w:space="0" w:color="auto"/>
                    <w:bottom w:val="none" w:sz="0" w:space="0" w:color="auto"/>
                    <w:right w:val="none" w:sz="0" w:space="0" w:color="auto"/>
                  </w:divBdr>
                  <w:divsChild>
                    <w:div w:id="1677878553">
                      <w:marLeft w:val="0"/>
                      <w:marRight w:val="0"/>
                      <w:marTop w:val="0"/>
                      <w:marBottom w:val="0"/>
                      <w:divBdr>
                        <w:top w:val="none" w:sz="0" w:space="0" w:color="auto"/>
                        <w:left w:val="none" w:sz="0" w:space="0" w:color="auto"/>
                        <w:bottom w:val="none" w:sz="0" w:space="0" w:color="auto"/>
                        <w:right w:val="none" w:sz="0" w:space="0" w:color="auto"/>
                      </w:divBdr>
                    </w:div>
                  </w:divsChild>
                </w:div>
                <w:div w:id="666830112">
                  <w:marLeft w:val="0"/>
                  <w:marRight w:val="0"/>
                  <w:marTop w:val="0"/>
                  <w:marBottom w:val="0"/>
                  <w:divBdr>
                    <w:top w:val="none" w:sz="0" w:space="0" w:color="auto"/>
                    <w:left w:val="none" w:sz="0" w:space="0" w:color="auto"/>
                    <w:bottom w:val="none" w:sz="0" w:space="0" w:color="auto"/>
                    <w:right w:val="none" w:sz="0" w:space="0" w:color="auto"/>
                  </w:divBdr>
                  <w:divsChild>
                    <w:div w:id="1287543572">
                      <w:marLeft w:val="0"/>
                      <w:marRight w:val="0"/>
                      <w:marTop w:val="0"/>
                      <w:marBottom w:val="0"/>
                      <w:divBdr>
                        <w:top w:val="none" w:sz="0" w:space="0" w:color="auto"/>
                        <w:left w:val="none" w:sz="0" w:space="0" w:color="auto"/>
                        <w:bottom w:val="none" w:sz="0" w:space="0" w:color="auto"/>
                        <w:right w:val="none" w:sz="0" w:space="0" w:color="auto"/>
                      </w:divBdr>
                    </w:div>
                  </w:divsChild>
                </w:div>
                <w:div w:id="823476000">
                  <w:marLeft w:val="0"/>
                  <w:marRight w:val="0"/>
                  <w:marTop w:val="0"/>
                  <w:marBottom w:val="0"/>
                  <w:divBdr>
                    <w:top w:val="none" w:sz="0" w:space="0" w:color="auto"/>
                    <w:left w:val="none" w:sz="0" w:space="0" w:color="auto"/>
                    <w:bottom w:val="none" w:sz="0" w:space="0" w:color="auto"/>
                    <w:right w:val="none" w:sz="0" w:space="0" w:color="auto"/>
                  </w:divBdr>
                  <w:divsChild>
                    <w:div w:id="1355350297">
                      <w:marLeft w:val="0"/>
                      <w:marRight w:val="0"/>
                      <w:marTop w:val="0"/>
                      <w:marBottom w:val="0"/>
                      <w:divBdr>
                        <w:top w:val="none" w:sz="0" w:space="0" w:color="auto"/>
                        <w:left w:val="none" w:sz="0" w:space="0" w:color="auto"/>
                        <w:bottom w:val="none" w:sz="0" w:space="0" w:color="auto"/>
                        <w:right w:val="none" w:sz="0" w:space="0" w:color="auto"/>
                      </w:divBdr>
                    </w:div>
                  </w:divsChild>
                </w:div>
                <w:div w:id="1020855997">
                  <w:marLeft w:val="0"/>
                  <w:marRight w:val="0"/>
                  <w:marTop w:val="0"/>
                  <w:marBottom w:val="0"/>
                  <w:divBdr>
                    <w:top w:val="none" w:sz="0" w:space="0" w:color="auto"/>
                    <w:left w:val="none" w:sz="0" w:space="0" w:color="auto"/>
                    <w:bottom w:val="none" w:sz="0" w:space="0" w:color="auto"/>
                    <w:right w:val="none" w:sz="0" w:space="0" w:color="auto"/>
                  </w:divBdr>
                  <w:divsChild>
                    <w:div w:id="408962415">
                      <w:marLeft w:val="0"/>
                      <w:marRight w:val="0"/>
                      <w:marTop w:val="0"/>
                      <w:marBottom w:val="0"/>
                      <w:divBdr>
                        <w:top w:val="none" w:sz="0" w:space="0" w:color="auto"/>
                        <w:left w:val="none" w:sz="0" w:space="0" w:color="auto"/>
                        <w:bottom w:val="none" w:sz="0" w:space="0" w:color="auto"/>
                        <w:right w:val="none" w:sz="0" w:space="0" w:color="auto"/>
                      </w:divBdr>
                    </w:div>
                  </w:divsChild>
                </w:div>
                <w:div w:id="1020886982">
                  <w:marLeft w:val="0"/>
                  <w:marRight w:val="0"/>
                  <w:marTop w:val="0"/>
                  <w:marBottom w:val="0"/>
                  <w:divBdr>
                    <w:top w:val="none" w:sz="0" w:space="0" w:color="auto"/>
                    <w:left w:val="none" w:sz="0" w:space="0" w:color="auto"/>
                    <w:bottom w:val="none" w:sz="0" w:space="0" w:color="auto"/>
                    <w:right w:val="none" w:sz="0" w:space="0" w:color="auto"/>
                  </w:divBdr>
                  <w:divsChild>
                    <w:div w:id="63256815">
                      <w:marLeft w:val="0"/>
                      <w:marRight w:val="0"/>
                      <w:marTop w:val="0"/>
                      <w:marBottom w:val="0"/>
                      <w:divBdr>
                        <w:top w:val="none" w:sz="0" w:space="0" w:color="auto"/>
                        <w:left w:val="none" w:sz="0" w:space="0" w:color="auto"/>
                        <w:bottom w:val="none" w:sz="0" w:space="0" w:color="auto"/>
                        <w:right w:val="none" w:sz="0" w:space="0" w:color="auto"/>
                      </w:divBdr>
                    </w:div>
                    <w:div w:id="1204252359">
                      <w:marLeft w:val="0"/>
                      <w:marRight w:val="0"/>
                      <w:marTop w:val="0"/>
                      <w:marBottom w:val="0"/>
                      <w:divBdr>
                        <w:top w:val="none" w:sz="0" w:space="0" w:color="auto"/>
                        <w:left w:val="none" w:sz="0" w:space="0" w:color="auto"/>
                        <w:bottom w:val="none" w:sz="0" w:space="0" w:color="auto"/>
                        <w:right w:val="none" w:sz="0" w:space="0" w:color="auto"/>
                      </w:divBdr>
                    </w:div>
                  </w:divsChild>
                </w:div>
                <w:div w:id="1069383000">
                  <w:marLeft w:val="0"/>
                  <w:marRight w:val="0"/>
                  <w:marTop w:val="0"/>
                  <w:marBottom w:val="0"/>
                  <w:divBdr>
                    <w:top w:val="none" w:sz="0" w:space="0" w:color="auto"/>
                    <w:left w:val="none" w:sz="0" w:space="0" w:color="auto"/>
                    <w:bottom w:val="none" w:sz="0" w:space="0" w:color="auto"/>
                    <w:right w:val="none" w:sz="0" w:space="0" w:color="auto"/>
                  </w:divBdr>
                  <w:divsChild>
                    <w:div w:id="23987253">
                      <w:marLeft w:val="0"/>
                      <w:marRight w:val="0"/>
                      <w:marTop w:val="0"/>
                      <w:marBottom w:val="0"/>
                      <w:divBdr>
                        <w:top w:val="none" w:sz="0" w:space="0" w:color="auto"/>
                        <w:left w:val="none" w:sz="0" w:space="0" w:color="auto"/>
                        <w:bottom w:val="none" w:sz="0" w:space="0" w:color="auto"/>
                        <w:right w:val="none" w:sz="0" w:space="0" w:color="auto"/>
                      </w:divBdr>
                    </w:div>
                    <w:div w:id="683673673">
                      <w:marLeft w:val="0"/>
                      <w:marRight w:val="0"/>
                      <w:marTop w:val="0"/>
                      <w:marBottom w:val="0"/>
                      <w:divBdr>
                        <w:top w:val="none" w:sz="0" w:space="0" w:color="auto"/>
                        <w:left w:val="none" w:sz="0" w:space="0" w:color="auto"/>
                        <w:bottom w:val="none" w:sz="0" w:space="0" w:color="auto"/>
                        <w:right w:val="none" w:sz="0" w:space="0" w:color="auto"/>
                      </w:divBdr>
                    </w:div>
                    <w:div w:id="1733695963">
                      <w:marLeft w:val="0"/>
                      <w:marRight w:val="0"/>
                      <w:marTop w:val="0"/>
                      <w:marBottom w:val="0"/>
                      <w:divBdr>
                        <w:top w:val="none" w:sz="0" w:space="0" w:color="auto"/>
                        <w:left w:val="none" w:sz="0" w:space="0" w:color="auto"/>
                        <w:bottom w:val="none" w:sz="0" w:space="0" w:color="auto"/>
                        <w:right w:val="none" w:sz="0" w:space="0" w:color="auto"/>
                      </w:divBdr>
                    </w:div>
                    <w:div w:id="2010980379">
                      <w:marLeft w:val="0"/>
                      <w:marRight w:val="0"/>
                      <w:marTop w:val="0"/>
                      <w:marBottom w:val="0"/>
                      <w:divBdr>
                        <w:top w:val="none" w:sz="0" w:space="0" w:color="auto"/>
                        <w:left w:val="none" w:sz="0" w:space="0" w:color="auto"/>
                        <w:bottom w:val="none" w:sz="0" w:space="0" w:color="auto"/>
                        <w:right w:val="none" w:sz="0" w:space="0" w:color="auto"/>
                      </w:divBdr>
                    </w:div>
                  </w:divsChild>
                </w:div>
                <w:div w:id="1211962962">
                  <w:marLeft w:val="0"/>
                  <w:marRight w:val="0"/>
                  <w:marTop w:val="0"/>
                  <w:marBottom w:val="0"/>
                  <w:divBdr>
                    <w:top w:val="none" w:sz="0" w:space="0" w:color="auto"/>
                    <w:left w:val="none" w:sz="0" w:space="0" w:color="auto"/>
                    <w:bottom w:val="none" w:sz="0" w:space="0" w:color="auto"/>
                    <w:right w:val="none" w:sz="0" w:space="0" w:color="auto"/>
                  </w:divBdr>
                  <w:divsChild>
                    <w:div w:id="355273881">
                      <w:marLeft w:val="0"/>
                      <w:marRight w:val="0"/>
                      <w:marTop w:val="0"/>
                      <w:marBottom w:val="0"/>
                      <w:divBdr>
                        <w:top w:val="none" w:sz="0" w:space="0" w:color="auto"/>
                        <w:left w:val="none" w:sz="0" w:space="0" w:color="auto"/>
                        <w:bottom w:val="none" w:sz="0" w:space="0" w:color="auto"/>
                        <w:right w:val="none" w:sz="0" w:space="0" w:color="auto"/>
                      </w:divBdr>
                    </w:div>
                  </w:divsChild>
                </w:div>
                <w:div w:id="1296914861">
                  <w:marLeft w:val="0"/>
                  <w:marRight w:val="0"/>
                  <w:marTop w:val="0"/>
                  <w:marBottom w:val="0"/>
                  <w:divBdr>
                    <w:top w:val="none" w:sz="0" w:space="0" w:color="auto"/>
                    <w:left w:val="none" w:sz="0" w:space="0" w:color="auto"/>
                    <w:bottom w:val="none" w:sz="0" w:space="0" w:color="auto"/>
                    <w:right w:val="none" w:sz="0" w:space="0" w:color="auto"/>
                  </w:divBdr>
                  <w:divsChild>
                    <w:div w:id="54358369">
                      <w:marLeft w:val="0"/>
                      <w:marRight w:val="0"/>
                      <w:marTop w:val="0"/>
                      <w:marBottom w:val="0"/>
                      <w:divBdr>
                        <w:top w:val="none" w:sz="0" w:space="0" w:color="auto"/>
                        <w:left w:val="none" w:sz="0" w:space="0" w:color="auto"/>
                        <w:bottom w:val="none" w:sz="0" w:space="0" w:color="auto"/>
                        <w:right w:val="none" w:sz="0" w:space="0" w:color="auto"/>
                      </w:divBdr>
                    </w:div>
                  </w:divsChild>
                </w:div>
                <w:div w:id="1309019984">
                  <w:marLeft w:val="0"/>
                  <w:marRight w:val="0"/>
                  <w:marTop w:val="0"/>
                  <w:marBottom w:val="0"/>
                  <w:divBdr>
                    <w:top w:val="none" w:sz="0" w:space="0" w:color="auto"/>
                    <w:left w:val="none" w:sz="0" w:space="0" w:color="auto"/>
                    <w:bottom w:val="none" w:sz="0" w:space="0" w:color="auto"/>
                    <w:right w:val="none" w:sz="0" w:space="0" w:color="auto"/>
                  </w:divBdr>
                  <w:divsChild>
                    <w:div w:id="632060175">
                      <w:marLeft w:val="0"/>
                      <w:marRight w:val="0"/>
                      <w:marTop w:val="0"/>
                      <w:marBottom w:val="0"/>
                      <w:divBdr>
                        <w:top w:val="none" w:sz="0" w:space="0" w:color="auto"/>
                        <w:left w:val="none" w:sz="0" w:space="0" w:color="auto"/>
                        <w:bottom w:val="none" w:sz="0" w:space="0" w:color="auto"/>
                        <w:right w:val="none" w:sz="0" w:space="0" w:color="auto"/>
                      </w:divBdr>
                    </w:div>
                    <w:div w:id="1548105033">
                      <w:marLeft w:val="0"/>
                      <w:marRight w:val="0"/>
                      <w:marTop w:val="0"/>
                      <w:marBottom w:val="0"/>
                      <w:divBdr>
                        <w:top w:val="none" w:sz="0" w:space="0" w:color="auto"/>
                        <w:left w:val="none" w:sz="0" w:space="0" w:color="auto"/>
                        <w:bottom w:val="none" w:sz="0" w:space="0" w:color="auto"/>
                        <w:right w:val="none" w:sz="0" w:space="0" w:color="auto"/>
                      </w:divBdr>
                    </w:div>
                    <w:div w:id="1740787141">
                      <w:marLeft w:val="0"/>
                      <w:marRight w:val="0"/>
                      <w:marTop w:val="0"/>
                      <w:marBottom w:val="0"/>
                      <w:divBdr>
                        <w:top w:val="none" w:sz="0" w:space="0" w:color="auto"/>
                        <w:left w:val="none" w:sz="0" w:space="0" w:color="auto"/>
                        <w:bottom w:val="none" w:sz="0" w:space="0" w:color="auto"/>
                        <w:right w:val="none" w:sz="0" w:space="0" w:color="auto"/>
                      </w:divBdr>
                    </w:div>
                  </w:divsChild>
                </w:div>
                <w:div w:id="1408385426">
                  <w:marLeft w:val="0"/>
                  <w:marRight w:val="0"/>
                  <w:marTop w:val="0"/>
                  <w:marBottom w:val="0"/>
                  <w:divBdr>
                    <w:top w:val="none" w:sz="0" w:space="0" w:color="auto"/>
                    <w:left w:val="none" w:sz="0" w:space="0" w:color="auto"/>
                    <w:bottom w:val="none" w:sz="0" w:space="0" w:color="auto"/>
                    <w:right w:val="none" w:sz="0" w:space="0" w:color="auto"/>
                  </w:divBdr>
                  <w:divsChild>
                    <w:div w:id="797187960">
                      <w:marLeft w:val="0"/>
                      <w:marRight w:val="0"/>
                      <w:marTop w:val="0"/>
                      <w:marBottom w:val="0"/>
                      <w:divBdr>
                        <w:top w:val="none" w:sz="0" w:space="0" w:color="auto"/>
                        <w:left w:val="none" w:sz="0" w:space="0" w:color="auto"/>
                        <w:bottom w:val="none" w:sz="0" w:space="0" w:color="auto"/>
                        <w:right w:val="none" w:sz="0" w:space="0" w:color="auto"/>
                      </w:divBdr>
                    </w:div>
                  </w:divsChild>
                </w:div>
                <w:div w:id="1618177671">
                  <w:marLeft w:val="0"/>
                  <w:marRight w:val="0"/>
                  <w:marTop w:val="0"/>
                  <w:marBottom w:val="0"/>
                  <w:divBdr>
                    <w:top w:val="none" w:sz="0" w:space="0" w:color="auto"/>
                    <w:left w:val="none" w:sz="0" w:space="0" w:color="auto"/>
                    <w:bottom w:val="none" w:sz="0" w:space="0" w:color="auto"/>
                    <w:right w:val="none" w:sz="0" w:space="0" w:color="auto"/>
                  </w:divBdr>
                  <w:divsChild>
                    <w:div w:id="845902435">
                      <w:marLeft w:val="0"/>
                      <w:marRight w:val="0"/>
                      <w:marTop w:val="0"/>
                      <w:marBottom w:val="0"/>
                      <w:divBdr>
                        <w:top w:val="none" w:sz="0" w:space="0" w:color="auto"/>
                        <w:left w:val="none" w:sz="0" w:space="0" w:color="auto"/>
                        <w:bottom w:val="none" w:sz="0" w:space="0" w:color="auto"/>
                        <w:right w:val="none" w:sz="0" w:space="0" w:color="auto"/>
                      </w:divBdr>
                    </w:div>
                  </w:divsChild>
                </w:div>
                <w:div w:id="1688602565">
                  <w:marLeft w:val="0"/>
                  <w:marRight w:val="0"/>
                  <w:marTop w:val="0"/>
                  <w:marBottom w:val="0"/>
                  <w:divBdr>
                    <w:top w:val="none" w:sz="0" w:space="0" w:color="auto"/>
                    <w:left w:val="none" w:sz="0" w:space="0" w:color="auto"/>
                    <w:bottom w:val="none" w:sz="0" w:space="0" w:color="auto"/>
                    <w:right w:val="none" w:sz="0" w:space="0" w:color="auto"/>
                  </w:divBdr>
                  <w:divsChild>
                    <w:div w:id="1783302471">
                      <w:marLeft w:val="0"/>
                      <w:marRight w:val="0"/>
                      <w:marTop w:val="0"/>
                      <w:marBottom w:val="0"/>
                      <w:divBdr>
                        <w:top w:val="none" w:sz="0" w:space="0" w:color="auto"/>
                        <w:left w:val="none" w:sz="0" w:space="0" w:color="auto"/>
                        <w:bottom w:val="none" w:sz="0" w:space="0" w:color="auto"/>
                        <w:right w:val="none" w:sz="0" w:space="0" w:color="auto"/>
                      </w:divBdr>
                    </w:div>
                  </w:divsChild>
                </w:div>
                <w:div w:id="1923639345">
                  <w:marLeft w:val="0"/>
                  <w:marRight w:val="0"/>
                  <w:marTop w:val="0"/>
                  <w:marBottom w:val="0"/>
                  <w:divBdr>
                    <w:top w:val="none" w:sz="0" w:space="0" w:color="auto"/>
                    <w:left w:val="none" w:sz="0" w:space="0" w:color="auto"/>
                    <w:bottom w:val="none" w:sz="0" w:space="0" w:color="auto"/>
                    <w:right w:val="none" w:sz="0" w:space="0" w:color="auto"/>
                  </w:divBdr>
                  <w:divsChild>
                    <w:div w:id="1824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6489">
          <w:marLeft w:val="0"/>
          <w:marRight w:val="0"/>
          <w:marTop w:val="0"/>
          <w:marBottom w:val="0"/>
          <w:divBdr>
            <w:top w:val="none" w:sz="0" w:space="0" w:color="auto"/>
            <w:left w:val="none" w:sz="0" w:space="0" w:color="auto"/>
            <w:bottom w:val="none" w:sz="0" w:space="0" w:color="auto"/>
            <w:right w:val="none" w:sz="0" w:space="0" w:color="auto"/>
          </w:divBdr>
        </w:div>
        <w:div w:id="1305046974">
          <w:marLeft w:val="0"/>
          <w:marRight w:val="0"/>
          <w:marTop w:val="0"/>
          <w:marBottom w:val="0"/>
          <w:divBdr>
            <w:top w:val="none" w:sz="0" w:space="0" w:color="auto"/>
            <w:left w:val="none" w:sz="0" w:space="0" w:color="auto"/>
            <w:bottom w:val="none" w:sz="0" w:space="0" w:color="auto"/>
            <w:right w:val="none" w:sz="0" w:space="0" w:color="auto"/>
          </w:divBdr>
        </w:div>
        <w:div w:id="1385909558">
          <w:marLeft w:val="0"/>
          <w:marRight w:val="0"/>
          <w:marTop w:val="0"/>
          <w:marBottom w:val="0"/>
          <w:divBdr>
            <w:top w:val="none" w:sz="0" w:space="0" w:color="auto"/>
            <w:left w:val="none" w:sz="0" w:space="0" w:color="auto"/>
            <w:bottom w:val="none" w:sz="0" w:space="0" w:color="auto"/>
            <w:right w:val="none" w:sz="0" w:space="0" w:color="auto"/>
          </w:divBdr>
        </w:div>
        <w:div w:id="1387098992">
          <w:marLeft w:val="0"/>
          <w:marRight w:val="0"/>
          <w:marTop w:val="0"/>
          <w:marBottom w:val="0"/>
          <w:divBdr>
            <w:top w:val="none" w:sz="0" w:space="0" w:color="auto"/>
            <w:left w:val="none" w:sz="0" w:space="0" w:color="auto"/>
            <w:bottom w:val="none" w:sz="0" w:space="0" w:color="auto"/>
            <w:right w:val="none" w:sz="0" w:space="0" w:color="auto"/>
          </w:divBdr>
        </w:div>
        <w:div w:id="1388145192">
          <w:marLeft w:val="0"/>
          <w:marRight w:val="0"/>
          <w:marTop w:val="0"/>
          <w:marBottom w:val="0"/>
          <w:divBdr>
            <w:top w:val="none" w:sz="0" w:space="0" w:color="auto"/>
            <w:left w:val="none" w:sz="0" w:space="0" w:color="auto"/>
            <w:bottom w:val="none" w:sz="0" w:space="0" w:color="auto"/>
            <w:right w:val="none" w:sz="0" w:space="0" w:color="auto"/>
          </w:divBdr>
          <w:divsChild>
            <w:div w:id="261571337">
              <w:marLeft w:val="0"/>
              <w:marRight w:val="0"/>
              <w:marTop w:val="0"/>
              <w:marBottom w:val="0"/>
              <w:divBdr>
                <w:top w:val="none" w:sz="0" w:space="0" w:color="auto"/>
                <w:left w:val="none" w:sz="0" w:space="0" w:color="auto"/>
                <w:bottom w:val="none" w:sz="0" w:space="0" w:color="auto"/>
                <w:right w:val="none" w:sz="0" w:space="0" w:color="auto"/>
              </w:divBdr>
            </w:div>
            <w:div w:id="884605769">
              <w:marLeft w:val="0"/>
              <w:marRight w:val="0"/>
              <w:marTop w:val="0"/>
              <w:marBottom w:val="0"/>
              <w:divBdr>
                <w:top w:val="none" w:sz="0" w:space="0" w:color="auto"/>
                <w:left w:val="none" w:sz="0" w:space="0" w:color="auto"/>
                <w:bottom w:val="none" w:sz="0" w:space="0" w:color="auto"/>
                <w:right w:val="none" w:sz="0" w:space="0" w:color="auto"/>
              </w:divBdr>
            </w:div>
          </w:divsChild>
        </w:div>
        <w:div w:id="1410233866">
          <w:marLeft w:val="0"/>
          <w:marRight w:val="0"/>
          <w:marTop w:val="0"/>
          <w:marBottom w:val="0"/>
          <w:divBdr>
            <w:top w:val="none" w:sz="0" w:space="0" w:color="auto"/>
            <w:left w:val="none" w:sz="0" w:space="0" w:color="auto"/>
            <w:bottom w:val="none" w:sz="0" w:space="0" w:color="auto"/>
            <w:right w:val="none" w:sz="0" w:space="0" w:color="auto"/>
          </w:divBdr>
        </w:div>
        <w:div w:id="1417096992">
          <w:marLeft w:val="0"/>
          <w:marRight w:val="0"/>
          <w:marTop w:val="0"/>
          <w:marBottom w:val="0"/>
          <w:divBdr>
            <w:top w:val="none" w:sz="0" w:space="0" w:color="auto"/>
            <w:left w:val="none" w:sz="0" w:space="0" w:color="auto"/>
            <w:bottom w:val="none" w:sz="0" w:space="0" w:color="auto"/>
            <w:right w:val="none" w:sz="0" w:space="0" w:color="auto"/>
          </w:divBdr>
        </w:div>
        <w:div w:id="1418481251">
          <w:marLeft w:val="0"/>
          <w:marRight w:val="0"/>
          <w:marTop w:val="0"/>
          <w:marBottom w:val="0"/>
          <w:divBdr>
            <w:top w:val="none" w:sz="0" w:space="0" w:color="auto"/>
            <w:left w:val="none" w:sz="0" w:space="0" w:color="auto"/>
            <w:bottom w:val="none" w:sz="0" w:space="0" w:color="auto"/>
            <w:right w:val="none" w:sz="0" w:space="0" w:color="auto"/>
          </w:divBdr>
        </w:div>
        <w:div w:id="1429540489">
          <w:marLeft w:val="0"/>
          <w:marRight w:val="0"/>
          <w:marTop w:val="0"/>
          <w:marBottom w:val="0"/>
          <w:divBdr>
            <w:top w:val="none" w:sz="0" w:space="0" w:color="auto"/>
            <w:left w:val="none" w:sz="0" w:space="0" w:color="auto"/>
            <w:bottom w:val="none" w:sz="0" w:space="0" w:color="auto"/>
            <w:right w:val="none" w:sz="0" w:space="0" w:color="auto"/>
          </w:divBdr>
        </w:div>
        <w:div w:id="1431581457">
          <w:marLeft w:val="0"/>
          <w:marRight w:val="0"/>
          <w:marTop w:val="0"/>
          <w:marBottom w:val="0"/>
          <w:divBdr>
            <w:top w:val="none" w:sz="0" w:space="0" w:color="auto"/>
            <w:left w:val="none" w:sz="0" w:space="0" w:color="auto"/>
            <w:bottom w:val="none" w:sz="0" w:space="0" w:color="auto"/>
            <w:right w:val="none" w:sz="0" w:space="0" w:color="auto"/>
          </w:divBdr>
          <w:divsChild>
            <w:div w:id="105782195">
              <w:marLeft w:val="0"/>
              <w:marRight w:val="0"/>
              <w:marTop w:val="0"/>
              <w:marBottom w:val="0"/>
              <w:divBdr>
                <w:top w:val="none" w:sz="0" w:space="0" w:color="auto"/>
                <w:left w:val="none" w:sz="0" w:space="0" w:color="auto"/>
                <w:bottom w:val="none" w:sz="0" w:space="0" w:color="auto"/>
                <w:right w:val="none" w:sz="0" w:space="0" w:color="auto"/>
              </w:divBdr>
            </w:div>
            <w:div w:id="122894879">
              <w:marLeft w:val="0"/>
              <w:marRight w:val="0"/>
              <w:marTop w:val="0"/>
              <w:marBottom w:val="0"/>
              <w:divBdr>
                <w:top w:val="none" w:sz="0" w:space="0" w:color="auto"/>
                <w:left w:val="none" w:sz="0" w:space="0" w:color="auto"/>
                <w:bottom w:val="none" w:sz="0" w:space="0" w:color="auto"/>
                <w:right w:val="none" w:sz="0" w:space="0" w:color="auto"/>
              </w:divBdr>
            </w:div>
            <w:div w:id="576476819">
              <w:marLeft w:val="0"/>
              <w:marRight w:val="0"/>
              <w:marTop w:val="0"/>
              <w:marBottom w:val="0"/>
              <w:divBdr>
                <w:top w:val="none" w:sz="0" w:space="0" w:color="auto"/>
                <w:left w:val="none" w:sz="0" w:space="0" w:color="auto"/>
                <w:bottom w:val="none" w:sz="0" w:space="0" w:color="auto"/>
                <w:right w:val="none" w:sz="0" w:space="0" w:color="auto"/>
              </w:divBdr>
            </w:div>
          </w:divsChild>
        </w:div>
        <w:div w:id="1441101378">
          <w:marLeft w:val="0"/>
          <w:marRight w:val="0"/>
          <w:marTop w:val="0"/>
          <w:marBottom w:val="0"/>
          <w:divBdr>
            <w:top w:val="none" w:sz="0" w:space="0" w:color="auto"/>
            <w:left w:val="none" w:sz="0" w:space="0" w:color="auto"/>
            <w:bottom w:val="none" w:sz="0" w:space="0" w:color="auto"/>
            <w:right w:val="none" w:sz="0" w:space="0" w:color="auto"/>
          </w:divBdr>
        </w:div>
        <w:div w:id="1442414218">
          <w:marLeft w:val="0"/>
          <w:marRight w:val="0"/>
          <w:marTop w:val="0"/>
          <w:marBottom w:val="0"/>
          <w:divBdr>
            <w:top w:val="none" w:sz="0" w:space="0" w:color="auto"/>
            <w:left w:val="none" w:sz="0" w:space="0" w:color="auto"/>
            <w:bottom w:val="none" w:sz="0" w:space="0" w:color="auto"/>
            <w:right w:val="none" w:sz="0" w:space="0" w:color="auto"/>
          </w:divBdr>
        </w:div>
        <w:div w:id="1456868737">
          <w:marLeft w:val="0"/>
          <w:marRight w:val="0"/>
          <w:marTop w:val="0"/>
          <w:marBottom w:val="0"/>
          <w:divBdr>
            <w:top w:val="none" w:sz="0" w:space="0" w:color="auto"/>
            <w:left w:val="none" w:sz="0" w:space="0" w:color="auto"/>
            <w:bottom w:val="none" w:sz="0" w:space="0" w:color="auto"/>
            <w:right w:val="none" w:sz="0" w:space="0" w:color="auto"/>
          </w:divBdr>
        </w:div>
        <w:div w:id="1460026054">
          <w:marLeft w:val="0"/>
          <w:marRight w:val="0"/>
          <w:marTop w:val="0"/>
          <w:marBottom w:val="0"/>
          <w:divBdr>
            <w:top w:val="none" w:sz="0" w:space="0" w:color="auto"/>
            <w:left w:val="none" w:sz="0" w:space="0" w:color="auto"/>
            <w:bottom w:val="none" w:sz="0" w:space="0" w:color="auto"/>
            <w:right w:val="none" w:sz="0" w:space="0" w:color="auto"/>
          </w:divBdr>
        </w:div>
        <w:div w:id="1476753782">
          <w:marLeft w:val="0"/>
          <w:marRight w:val="0"/>
          <w:marTop w:val="0"/>
          <w:marBottom w:val="0"/>
          <w:divBdr>
            <w:top w:val="none" w:sz="0" w:space="0" w:color="auto"/>
            <w:left w:val="none" w:sz="0" w:space="0" w:color="auto"/>
            <w:bottom w:val="none" w:sz="0" w:space="0" w:color="auto"/>
            <w:right w:val="none" w:sz="0" w:space="0" w:color="auto"/>
          </w:divBdr>
        </w:div>
        <w:div w:id="1487623485">
          <w:marLeft w:val="0"/>
          <w:marRight w:val="0"/>
          <w:marTop w:val="0"/>
          <w:marBottom w:val="0"/>
          <w:divBdr>
            <w:top w:val="none" w:sz="0" w:space="0" w:color="auto"/>
            <w:left w:val="none" w:sz="0" w:space="0" w:color="auto"/>
            <w:bottom w:val="none" w:sz="0" w:space="0" w:color="auto"/>
            <w:right w:val="none" w:sz="0" w:space="0" w:color="auto"/>
          </w:divBdr>
          <w:divsChild>
            <w:div w:id="326439106">
              <w:marLeft w:val="0"/>
              <w:marRight w:val="0"/>
              <w:marTop w:val="0"/>
              <w:marBottom w:val="0"/>
              <w:divBdr>
                <w:top w:val="none" w:sz="0" w:space="0" w:color="auto"/>
                <w:left w:val="none" w:sz="0" w:space="0" w:color="auto"/>
                <w:bottom w:val="none" w:sz="0" w:space="0" w:color="auto"/>
                <w:right w:val="none" w:sz="0" w:space="0" w:color="auto"/>
              </w:divBdr>
            </w:div>
            <w:div w:id="1224873874">
              <w:marLeft w:val="0"/>
              <w:marRight w:val="0"/>
              <w:marTop w:val="0"/>
              <w:marBottom w:val="0"/>
              <w:divBdr>
                <w:top w:val="none" w:sz="0" w:space="0" w:color="auto"/>
                <w:left w:val="none" w:sz="0" w:space="0" w:color="auto"/>
                <w:bottom w:val="none" w:sz="0" w:space="0" w:color="auto"/>
                <w:right w:val="none" w:sz="0" w:space="0" w:color="auto"/>
              </w:divBdr>
            </w:div>
            <w:div w:id="2046443792">
              <w:marLeft w:val="0"/>
              <w:marRight w:val="0"/>
              <w:marTop w:val="0"/>
              <w:marBottom w:val="0"/>
              <w:divBdr>
                <w:top w:val="none" w:sz="0" w:space="0" w:color="auto"/>
                <w:left w:val="none" w:sz="0" w:space="0" w:color="auto"/>
                <w:bottom w:val="none" w:sz="0" w:space="0" w:color="auto"/>
                <w:right w:val="none" w:sz="0" w:space="0" w:color="auto"/>
              </w:divBdr>
            </w:div>
          </w:divsChild>
        </w:div>
        <w:div w:id="1492483121">
          <w:marLeft w:val="0"/>
          <w:marRight w:val="0"/>
          <w:marTop w:val="0"/>
          <w:marBottom w:val="0"/>
          <w:divBdr>
            <w:top w:val="none" w:sz="0" w:space="0" w:color="auto"/>
            <w:left w:val="none" w:sz="0" w:space="0" w:color="auto"/>
            <w:bottom w:val="none" w:sz="0" w:space="0" w:color="auto"/>
            <w:right w:val="none" w:sz="0" w:space="0" w:color="auto"/>
          </w:divBdr>
        </w:div>
        <w:div w:id="1493595907">
          <w:marLeft w:val="0"/>
          <w:marRight w:val="0"/>
          <w:marTop w:val="0"/>
          <w:marBottom w:val="0"/>
          <w:divBdr>
            <w:top w:val="none" w:sz="0" w:space="0" w:color="auto"/>
            <w:left w:val="none" w:sz="0" w:space="0" w:color="auto"/>
            <w:bottom w:val="none" w:sz="0" w:space="0" w:color="auto"/>
            <w:right w:val="none" w:sz="0" w:space="0" w:color="auto"/>
          </w:divBdr>
        </w:div>
        <w:div w:id="1498497589">
          <w:marLeft w:val="0"/>
          <w:marRight w:val="0"/>
          <w:marTop w:val="0"/>
          <w:marBottom w:val="0"/>
          <w:divBdr>
            <w:top w:val="none" w:sz="0" w:space="0" w:color="auto"/>
            <w:left w:val="none" w:sz="0" w:space="0" w:color="auto"/>
            <w:bottom w:val="none" w:sz="0" w:space="0" w:color="auto"/>
            <w:right w:val="none" w:sz="0" w:space="0" w:color="auto"/>
          </w:divBdr>
        </w:div>
        <w:div w:id="1508864089">
          <w:marLeft w:val="0"/>
          <w:marRight w:val="0"/>
          <w:marTop w:val="0"/>
          <w:marBottom w:val="0"/>
          <w:divBdr>
            <w:top w:val="none" w:sz="0" w:space="0" w:color="auto"/>
            <w:left w:val="none" w:sz="0" w:space="0" w:color="auto"/>
            <w:bottom w:val="none" w:sz="0" w:space="0" w:color="auto"/>
            <w:right w:val="none" w:sz="0" w:space="0" w:color="auto"/>
          </w:divBdr>
        </w:div>
        <w:div w:id="1516266104">
          <w:marLeft w:val="0"/>
          <w:marRight w:val="0"/>
          <w:marTop w:val="0"/>
          <w:marBottom w:val="0"/>
          <w:divBdr>
            <w:top w:val="none" w:sz="0" w:space="0" w:color="auto"/>
            <w:left w:val="none" w:sz="0" w:space="0" w:color="auto"/>
            <w:bottom w:val="none" w:sz="0" w:space="0" w:color="auto"/>
            <w:right w:val="none" w:sz="0" w:space="0" w:color="auto"/>
          </w:divBdr>
        </w:div>
        <w:div w:id="1517184213">
          <w:marLeft w:val="0"/>
          <w:marRight w:val="0"/>
          <w:marTop w:val="0"/>
          <w:marBottom w:val="0"/>
          <w:divBdr>
            <w:top w:val="none" w:sz="0" w:space="0" w:color="auto"/>
            <w:left w:val="none" w:sz="0" w:space="0" w:color="auto"/>
            <w:bottom w:val="none" w:sz="0" w:space="0" w:color="auto"/>
            <w:right w:val="none" w:sz="0" w:space="0" w:color="auto"/>
          </w:divBdr>
        </w:div>
        <w:div w:id="1522357956">
          <w:marLeft w:val="0"/>
          <w:marRight w:val="0"/>
          <w:marTop w:val="0"/>
          <w:marBottom w:val="0"/>
          <w:divBdr>
            <w:top w:val="none" w:sz="0" w:space="0" w:color="auto"/>
            <w:left w:val="none" w:sz="0" w:space="0" w:color="auto"/>
            <w:bottom w:val="none" w:sz="0" w:space="0" w:color="auto"/>
            <w:right w:val="none" w:sz="0" w:space="0" w:color="auto"/>
          </w:divBdr>
        </w:div>
        <w:div w:id="1527210959">
          <w:marLeft w:val="0"/>
          <w:marRight w:val="0"/>
          <w:marTop w:val="0"/>
          <w:marBottom w:val="0"/>
          <w:divBdr>
            <w:top w:val="none" w:sz="0" w:space="0" w:color="auto"/>
            <w:left w:val="none" w:sz="0" w:space="0" w:color="auto"/>
            <w:bottom w:val="none" w:sz="0" w:space="0" w:color="auto"/>
            <w:right w:val="none" w:sz="0" w:space="0" w:color="auto"/>
          </w:divBdr>
        </w:div>
        <w:div w:id="1545142922">
          <w:marLeft w:val="0"/>
          <w:marRight w:val="0"/>
          <w:marTop w:val="0"/>
          <w:marBottom w:val="0"/>
          <w:divBdr>
            <w:top w:val="none" w:sz="0" w:space="0" w:color="auto"/>
            <w:left w:val="none" w:sz="0" w:space="0" w:color="auto"/>
            <w:bottom w:val="none" w:sz="0" w:space="0" w:color="auto"/>
            <w:right w:val="none" w:sz="0" w:space="0" w:color="auto"/>
          </w:divBdr>
          <w:divsChild>
            <w:div w:id="724598231">
              <w:marLeft w:val="0"/>
              <w:marRight w:val="0"/>
              <w:marTop w:val="0"/>
              <w:marBottom w:val="0"/>
              <w:divBdr>
                <w:top w:val="none" w:sz="0" w:space="0" w:color="auto"/>
                <w:left w:val="none" w:sz="0" w:space="0" w:color="auto"/>
                <w:bottom w:val="none" w:sz="0" w:space="0" w:color="auto"/>
                <w:right w:val="none" w:sz="0" w:space="0" w:color="auto"/>
              </w:divBdr>
            </w:div>
            <w:div w:id="1364357297">
              <w:marLeft w:val="0"/>
              <w:marRight w:val="0"/>
              <w:marTop w:val="0"/>
              <w:marBottom w:val="0"/>
              <w:divBdr>
                <w:top w:val="none" w:sz="0" w:space="0" w:color="auto"/>
                <w:left w:val="none" w:sz="0" w:space="0" w:color="auto"/>
                <w:bottom w:val="none" w:sz="0" w:space="0" w:color="auto"/>
                <w:right w:val="none" w:sz="0" w:space="0" w:color="auto"/>
              </w:divBdr>
            </w:div>
            <w:div w:id="1876235790">
              <w:marLeft w:val="0"/>
              <w:marRight w:val="0"/>
              <w:marTop w:val="0"/>
              <w:marBottom w:val="0"/>
              <w:divBdr>
                <w:top w:val="none" w:sz="0" w:space="0" w:color="auto"/>
                <w:left w:val="none" w:sz="0" w:space="0" w:color="auto"/>
                <w:bottom w:val="none" w:sz="0" w:space="0" w:color="auto"/>
                <w:right w:val="none" w:sz="0" w:space="0" w:color="auto"/>
              </w:divBdr>
            </w:div>
          </w:divsChild>
        </w:div>
        <w:div w:id="1562595408">
          <w:marLeft w:val="0"/>
          <w:marRight w:val="0"/>
          <w:marTop w:val="0"/>
          <w:marBottom w:val="0"/>
          <w:divBdr>
            <w:top w:val="none" w:sz="0" w:space="0" w:color="auto"/>
            <w:left w:val="none" w:sz="0" w:space="0" w:color="auto"/>
            <w:bottom w:val="none" w:sz="0" w:space="0" w:color="auto"/>
            <w:right w:val="none" w:sz="0" w:space="0" w:color="auto"/>
          </w:divBdr>
        </w:div>
        <w:div w:id="1565407176">
          <w:marLeft w:val="0"/>
          <w:marRight w:val="0"/>
          <w:marTop w:val="0"/>
          <w:marBottom w:val="0"/>
          <w:divBdr>
            <w:top w:val="none" w:sz="0" w:space="0" w:color="auto"/>
            <w:left w:val="none" w:sz="0" w:space="0" w:color="auto"/>
            <w:bottom w:val="none" w:sz="0" w:space="0" w:color="auto"/>
            <w:right w:val="none" w:sz="0" w:space="0" w:color="auto"/>
          </w:divBdr>
        </w:div>
        <w:div w:id="1587618852">
          <w:marLeft w:val="0"/>
          <w:marRight w:val="0"/>
          <w:marTop w:val="0"/>
          <w:marBottom w:val="0"/>
          <w:divBdr>
            <w:top w:val="none" w:sz="0" w:space="0" w:color="auto"/>
            <w:left w:val="none" w:sz="0" w:space="0" w:color="auto"/>
            <w:bottom w:val="none" w:sz="0" w:space="0" w:color="auto"/>
            <w:right w:val="none" w:sz="0" w:space="0" w:color="auto"/>
          </w:divBdr>
        </w:div>
        <w:div w:id="1612474918">
          <w:marLeft w:val="0"/>
          <w:marRight w:val="0"/>
          <w:marTop w:val="0"/>
          <w:marBottom w:val="0"/>
          <w:divBdr>
            <w:top w:val="none" w:sz="0" w:space="0" w:color="auto"/>
            <w:left w:val="none" w:sz="0" w:space="0" w:color="auto"/>
            <w:bottom w:val="none" w:sz="0" w:space="0" w:color="auto"/>
            <w:right w:val="none" w:sz="0" w:space="0" w:color="auto"/>
          </w:divBdr>
        </w:div>
        <w:div w:id="1651713399">
          <w:marLeft w:val="0"/>
          <w:marRight w:val="0"/>
          <w:marTop w:val="0"/>
          <w:marBottom w:val="0"/>
          <w:divBdr>
            <w:top w:val="none" w:sz="0" w:space="0" w:color="auto"/>
            <w:left w:val="none" w:sz="0" w:space="0" w:color="auto"/>
            <w:bottom w:val="none" w:sz="0" w:space="0" w:color="auto"/>
            <w:right w:val="none" w:sz="0" w:space="0" w:color="auto"/>
          </w:divBdr>
        </w:div>
        <w:div w:id="1661229254">
          <w:marLeft w:val="0"/>
          <w:marRight w:val="0"/>
          <w:marTop w:val="0"/>
          <w:marBottom w:val="0"/>
          <w:divBdr>
            <w:top w:val="none" w:sz="0" w:space="0" w:color="auto"/>
            <w:left w:val="none" w:sz="0" w:space="0" w:color="auto"/>
            <w:bottom w:val="none" w:sz="0" w:space="0" w:color="auto"/>
            <w:right w:val="none" w:sz="0" w:space="0" w:color="auto"/>
          </w:divBdr>
        </w:div>
        <w:div w:id="1667629075">
          <w:marLeft w:val="0"/>
          <w:marRight w:val="0"/>
          <w:marTop w:val="0"/>
          <w:marBottom w:val="0"/>
          <w:divBdr>
            <w:top w:val="none" w:sz="0" w:space="0" w:color="auto"/>
            <w:left w:val="none" w:sz="0" w:space="0" w:color="auto"/>
            <w:bottom w:val="none" w:sz="0" w:space="0" w:color="auto"/>
            <w:right w:val="none" w:sz="0" w:space="0" w:color="auto"/>
          </w:divBdr>
        </w:div>
        <w:div w:id="1668751351">
          <w:marLeft w:val="0"/>
          <w:marRight w:val="0"/>
          <w:marTop w:val="0"/>
          <w:marBottom w:val="0"/>
          <w:divBdr>
            <w:top w:val="none" w:sz="0" w:space="0" w:color="auto"/>
            <w:left w:val="none" w:sz="0" w:space="0" w:color="auto"/>
            <w:bottom w:val="none" w:sz="0" w:space="0" w:color="auto"/>
            <w:right w:val="none" w:sz="0" w:space="0" w:color="auto"/>
          </w:divBdr>
        </w:div>
        <w:div w:id="1679429522">
          <w:marLeft w:val="0"/>
          <w:marRight w:val="0"/>
          <w:marTop w:val="0"/>
          <w:marBottom w:val="0"/>
          <w:divBdr>
            <w:top w:val="none" w:sz="0" w:space="0" w:color="auto"/>
            <w:left w:val="none" w:sz="0" w:space="0" w:color="auto"/>
            <w:bottom w:val="none" w:sz="0" w:space="0" w:color="auto"/>
            <w:right w:val="none" w:sz="0" w:space="0" w:color="auto"/>
          </w:divBdr>
          <w:divsChild>
            <w:div w:id="53621865">
              <w:marLeft w:val="0"/>
              <w:marRight w:val="0"/>
              <w:marTop w:val="0"/>
              <w:marBottom w:val="0"/>
              <w:divBdr>
                <w:top w:val="none" w:sz="0" w:space="0" w:color="auto"/>
                <w:left w:val="none" w:sz="0" w:space="0" w:color="auto"/>
                <w:bottom w:val="none" w:sz="0" w:space="0" w:color="auto"/>
                <w:right w:val="none" w:sz="0" w:space="0" w:color="auto"/>
              </w:divBdr>
            </w:div>
            <w:div w:id="324166823">
              <w:marLeft w:val="0"/>
              <w:marRight w:val="0"/>
              <w:marTop w:val="0"/>
              <w:marBottom w:val="0"/>
              <w:divBdr>
                <w:top w:val="none" w:sz="0" w:space="0" w:color="auto"/>
                <w:left w:val="none" w:sz="0" w:space="0" w:color="auto"/>
                <w:bottom w:val="none" w:sz="0" w:space="0" w:color="auto"/>
                <w:right w:val="none" w:sz="0" w:space="0" w:color="auto"/>
              </w:divBdr>
            </w:div>
            <w:div w:id="401105399">
              <w:marLeft w:val="0"/>
              <w:marRight w:val="0"/>
              <w:marTop w:val="0"/>
              <w:marBottom w:val="0"/>
              <w:divBdr>
                <w:top w:val="none" w:sz="0" w:space="0" w:color="auto"/>
                <w:left w:val="none" w:sz="0" w:space="0" w:color="auto"/>
                <w:bottom w:val="none" w:sz="0" w:space="0" w:color="auto"/>
                <w:right w:val="none" w:sz="0" w:space="0" w:color="auto"/>
              </w:divBdr>
            </w:div>
            <w:div w:id="1125390969">
              <w:marLeft w:val="0"/>
              <w:marRight w:val="0"/>
              <w:marTop w:val="0"/>
              <w:marBottom w:val="0"/>
              <w:divBdr>
                <w:top w:val="none" w:sz="0" w:space="0" w:color="auto"/>
                <w:left w:val="none" w:sz="0" w:space="0" w:color="auto"/>
                <w:bottom w:val="none" w:sz="0" w:space="0" w:color="auto"/>
                <w:right w:val="none" w:sz="0" w:space="0" w:color="auto"/>
              </w:divBdr>
            </w:div>
          </w:divsChild>
        </w:div>
        <w:div w:id="1690912903">
          <w:marLeft w:val="0"/>
          <w:marRight w:val="0"/>
          <w:marTop w:val="0"/>
          <w:marBottom w:val="0"/>
          <w:divBdr>
            <w:top w:val="none" w:sz="0" w:space="0" w:color="auto"/>
            <w:left w:val="none" w:sz="0" w:space="0" w:color="auto"/>
            <w:bottom w:val="none" w:sz="0" w:space="0" w:color="auto"/>
            <w:right w:val="none" w:sz="0" w:space="0" w:color="auto"/>
          </w:divBdr>
        </w:div>
        <w:div w:id="1694106817">
          <w:marLeft w:val="0"/>
          <w:marRight w:val="0"/>
          <w:marTop w:val="0"/>
          <w:marBottom w:val="0"/>
          <w:divBdr>
            <w:top w:val="none" w:sz="0" w:space="0" w:color="auto"/>
            <w:left w:val="none" w:sz="0" w:space="0" w:color="auto"/>
            <w:bottom w:val="none" w:sz="0" w:space="0" w:color="auto"/>
            <w:right w:val="none" w:sz="0" w:space="0" w:color="auto"/>
          </w:divBdr>
        </w:div>
        <w:div w:id="1764181609">
          <w:marLeft w:val="0"/>
          <w:marRight w:val="0"/>
          <w:marTop w:val="0"/>
          <w:marBottom w:val="0"/>
          <w:divBdr>
            <w:top w:val="none" w:sz="0" w:space="0" w:color="auto"/>
            <w:left w:val="none" w:sz="0" w:space="0" w:color="auto"/>
            <w:bottom w:val="none" w:sz="0" w:space="0" w:color="auto"/>
            <w:right w:val="none" w:sz="0" w:space="0" w:color="auto"/>
          </w:divBdr>
        </w:div>
        <w:div w:id="1767847700">
          <w:marLeft w:val="0"/>
          <w:marRight w:val="0"/>
          <w:marTop w:val="0"/>
          <w:marBottom w:val="0"/>
          <w:divBdr>
            <w:top w:val="none" w:sz="0" w:space="0" w:color="auto"/>
            <w:left w:val="none" w:sz="0" w:space="0" w:color="auto"/>
            <w:bottom w:val="none" w:sz="0" w:space="0" w:color="auto"/>
            <w:right w:val="none" w:sz="0" w:space="0" w:color="auto"/>
          </w:divBdr>
          <w:divsChild>
            <w:div w:id="698241057">
              <w:marLeft w:val="0"/>
              <w:marRight w:val="0"/>
              <w:marTop w:val="0"/>
              <w:marBottom w:val="0"/>
              <w:divBdr>
                <w:top w:val="none" w:sz="0" w:space="0" w:color="auto"/>
                <w:left w:val="none" w:sz="0" w:space="0" w:color="auto"/>
                <w:bottom w:val="none" w:sz="0" w:space="0" w:color="auto"/>
                <w:right w:val="none" w:sz="0" w:space="0" w:color="auto"/>
              </w:divBdr>
            </w:div>
            <w:div w:id="723335098">
              <w:marLeft w:val="0"/>
              <w:marRight w:val="0"/>
              <w:marTop w:val="0"/>
              <w:marBottom w:val="0"/>
              <w:divBdr>
                <w:top w:val="none" w:sz="0" w:space="0" w:color="auto"/>
                <w:left w:val="none" w:sz="0" w:space="0" w:color="auto"/>
                <w:bottom w:val="none" w:sz="0" w:space="0" w:color="auto"/>
                <w:right w:val="none" w:sz="0" w:space="0" w:color="auto"/>
              </w:divBdr>
            </w:div>
            <w:div w:id="822044605">
              <w:marLeft w:val="0"/>
              <w:marRight w:val="0"/>
              <w:marTop w:val="0"/>
              <w:marBottom w:val="0"/>
              <w:divBdr>
                <w:top w:val="none" w:sz="0" w:space="0" w:color="auto"/>
                <w:left w:val="none" w:sz="0" w:space="0" w:color="auto"/>
                <w:bottom w:val="none" w:sz="0" w:space="0" w:color="auto"/>
                <w:right w:val="none" w:sz="0" w:space="0" w:color="auto"/>
              </w:divBdr>
            </w:div>
            <w:div w:id="1793938896">
              <w:marLeft w:val="0"/>
              <w:marRight w:val="0"/>
              <w:marTop w:val="0"/>
              <w:marBottom w:val="0"/>
              <w:divBdr>
                <w:top w:val="none" w:sz="0" w:space="0" w:color="auto"/>
                <w:left w:val="none" w:sz="0" w:space="0" w:color="auto"/>
                <w:bottom w:val="none" w:sz="0" w:space="0" w:color="auto"/>
                <w:right w:val="none" w:sz="0" w:space="0" w:color="auto"/>
              </w:divBdr>
            </w:div>
          </w:divsChild>
        </w:div>
        <w:div w:id="1799642310">
          <w:marLeft w:val="0"/>
          <w:marRight w:val="0"/>
          <w:marTop w:val="0"/>
          <w:marBottom w:val="0"/>
          <w:divBdr>
            <w:top w:val="none" w:sz="0" w:space="0" w:color="auto"/>
            <w:left w:val="none" w:sz="0" w:space="0" w:color="auto"/>
            <w:bottom w:val="none" w:sz="0" w:space="0" w:color="auto"/>
            <w:right w:val="none" w:sz="0" w:space="0" w:color="auto"/>
          </w:divBdr>
        </w:div>
        <w:div w:id="1808549927">
          <w:marLeft w:val="0"/>
          <w:marRight w:val="0"/>
          <w:marTop w:val="0"/>
          <w:marBottom w:val="0"/>
          <w:divBdr>
            <w:top w:val="none" w:sz="0" w:space="0" w:color="auto"/>
            <w:left w:val="none" w:sz="0" w:space="0" w:color="auto"/>
            <w:bottom w:val="none" w:sz="0" w:space="0" w:color="auto"/>
            <w:right w:val="none" w:sz="0" w:space="0" w:color="auto"/>
          </w:divBdr>
        </w:div>
        <w:div w:id="1817186875">
          <w:marLeft w:val="0"/>
          <w:marRight w:val="0"/>
          <w:marTop w:val="0"/>
          <w:marBottom w:val="0"/>
          <w:divBdr>
            <w:top w:val="none" w:sz="0" w:space="0" w:color="auto"/>
            <w:left w:val="none" w:sz="0" w:space="0" w:color="auto"/>
            <w:bottom w:val="none" w:sz="0" w:space="0" w:color="auto"/>
            <w:right w:val="none" w:sz="0" w:space="0" w:color="auto"/>
          </w:divBdr>
        </w:div>
        <w:div w:id="1822651737">
          <w:marLeft w:val="0"/>
          <w:marRight w:val="0"/>
          <w:marTop w:val="0"/>
          <w:marBottom w:val="0"/>
          <w:divBdr>
            <w:top w:val="none" w:sz="0" w:space="0" w:color="auto"/>
            <w:left w:val="none" w:sz="0" w:space="0" w:color="auto"/>
            <w:bottom w:val="none" w:sz="0" w:space="0" w:color="auto"/>
            <w:right w:val="none" w:sz="0" w:space="0" w:color="auto"/>
          </w:divBdr>
          <w:divsChild>
            <w:div w:id="80640035">
              <w:marLeft w:val="0"/>
              <w:marRight w:val="0"/>
              <w:marTop w:val="0"/>
              <w:marBottom w:val="0"/>
              <w:divBdr>
                <w:top w:val="none" w:sz="0" w:space="0" w:color="auto"/>
                <w:left w:val="none" w:sz="0" w:space="0" w:color="auto"/>
                <w:bottom w:val="none" w:sz="0" w:space="0" w:color="auto"/>
                <w:right w:val="none" w:sz="0" w:space="0" w:color="auto"/>
              </w:divBdr>
            </w:div>
            <w:div w:id="673146916">
              <w:marLeft w:val="0"/>
              <w:marRight w:val="0"/>
              <w:marTop w:val="0"/>
              <w:marBottom w:val="0"/>
              <w:divBdr>
                <w:top w:val="none" w:sz="0" w:space="0" w:color="auto"/>
                <w:left w:val="none" w:sz="0" w:space="0" w:color="auto"/>
                <w:bottom w:val="none" w:sz="0" w:space="0" w:color="auto"/>
                <w:right w:val="none" w:sz="0" w:space="0" w:color="auto"/>
              </w:divBdr>
            </w:div>
            <w:div w:id="828055357">
              <w:marLeft w:val="0"/>
              <w:marRight w:val="0"/>
              <w:marTop w:val="0"/>
              <w:marBottom w:val="0"/>
              <w:divBdr>
                <w:top w:val="none" w:sz="0" w:space="0" w:color="auto"/>
                <w:left w:val="none" w:sz="0" w:space="0" w:color="auto"/>
                <w:bottom w:val="none" w:sz="0" w:space="0" w:color="auto"/>
                <w:right w:val="none" w:sz="0" w:space="0" w:color="auto"/>
              </w:divBdr>
            </w:div>
            <w:div w:id="1917737446">
              <w:marLeft w:val="0"/>
              <w:marRight w:val="0"/>
              <w:marTop w:val="0"/>
              <w:marBottom w:val="0"/>
              <w:divBdr>
                <w:top w:val="none" w:sz="0" w:space="0" w:color="auto"/>
                <w:left w:val="none" w:sz="0" w:space="0" w:color="auto"/>
                <w:bottom w:val="none" w:sz="0" w:space="0" w:color="auto"/>
                <w:right w:val="none" w:sz="0" w:space="0" w:color="auto"/>
              </w:divBdr>
            </w:div>
            <w:div w:id="1920361403">
              <w:marLeft w:val="0"/>
              <w:marRight w:val="0"/>
              <w:marTop w:val="0"/>
              <w:marBottom w:val="0"/>
              <w:divBdr>
                <w:top w:val="none" w:sz="0" w:space="0" w:color="auto"/>
                <w:left w:val="none" w:sz="0" w:space="0" w:color="auto"/>
                <w:bottom w:val="none" w:sz="0" w:space="0" w:color="auto"/>
                <w:right w:val="none" w:sz="0" w:space="0" w:color="auto"/>
              </w:divBdr>
            </w:div>
          </w:divsChild>
        </w:div>
        <w:div w:id="1830244031">
          <w:marLeft w:val="0"/>
          <w:marRight w:val="0"/>
          <w:marTop w:val="0"/>
          <w:marBottom w:val="0"/>
          <w:divBdr>
            <w:top w:val="none" w:sz="0" w:space="0" w:color="auto"/>
            <w:left w:val="none" w:sz="0" w:space="0" w:color="auto"/>
            <w:bottom w:val="none" w:sz="0" w:space="0" w:color="auto"/>
            <w:right w:val="none" w:sz="0" w:space="0" w:color="auto"/>
          </w:divBdr>
        </w:div>
        <w:div w:id="1839029533">
          <w:marLeft w:val="0"/>
          <w:marRight w:val="0"/>
          <w:marTop w:val="0"/>
          <w:marBottom w:val="0"/>
          <w:divBdr>
            <w:top w:val="none" w:sz="0" w:space="0" w:color="auto"/>
            <w:left w:val="none" w:sz="0" w:space="0" w:color="auto"/>
            <w:bottom w:val="none" w:sz="0" w:space="0" w:color="auto"/>
            <w:right w:val="none" w:sz="0" w:space="0" w:color="auto"/>
          </w:divBdr>
        </w:div>
        <w:div w:id="1857040594">
          <w:marLeft w:val="0"/>
          <w:marRight w:val="0"/>
          <w:marTop w:val="0"/>
          <w:marBottom w:val="0"/>
          <w:divBdr>
            <w:top w:val="none" w:sz="0" w:space="0" w:color="auto"/>
            <w:left w:val="none" w:sz="0" w:space="0" w:color="auto"/>
            <w:bottom w:val="none" w:sz="0" w:space="0" w:color="auto"/>
            <w:right w:val="none" w:sz="0" w:space="0" w:color="auto"/>
          </w:divBdr>
        </w:div>
        <w:div w:id="1860968868">
          <w:marLeft w:val="0"/>
          <w:marRight w:val="0"/>
          <w:marTop w:val="0"/>
          <w:marBottom w:val="0"/>
          <w:divBdr>
            <w:top w:val="none" w:sz="0" w:space="0" w:color="auto"/>
            <w:left w:val="none" w:sz="0" w:space="0" w:color="auto"/>
            <w:bottom w:val="none" w:sz="0" w:space="0" w:color="auto"/>
            <w:right w:val="none" w:sz="0" w:space="0" w:color="auto"/>
          </w:divBdr>
        </w:div>
        <w:div w:id="1882083965">
          <w:marLeft w:val="0"/>
          <w:marRight w:val="0"/>
          <w:marTop w:val="0"/>
          <w:marBottom w:val="0"/>
          <w:divBdr>
            <w:top w:val="none" w:sz="0" w:space="0" w:color="auto"/>
            <w:left w:val="none" w:sz="0" w:space="0" w:color="auto"/>
            <w:bottom w:val="none" w:sz="0" w:space="0" w:color="auto"/>
            <w:right w:val="none" w:sz="0" w:space="0" w:color="auto"/>
          </w:divBdr>
        </w:div>
        <w:div w:id="1882596036">
          <w:marLeft w:val="0"/>
          <w:marRight w:val="0"/>
          <w:marTop w:val="0"/>
          <w:marBottom w:val="0"/>
          <w:divBdr>
            <w:top w:val="none" w:sz="0" w:space="0" w:color="auto"/>
            <w:left w:val="none" w:sz="0" w:space="0" w:color="auto"/>
            <w:bottom w:val="none" w:sz="0" w:space="0" w:color="auto"/>
            <w:right w:val="none" w:sz="0" w:space="0" w:color="auto"/>
          </w:divBdr>
        </w:div>
        <w:div w:id="1886287617">
          <w:marLeft w:val="0"/>
          <w:marRight w:val="0"/>
          <w:marTop w:val="0"/>
          <w:marBottom w:val="0"/>
          <w:divBdr>
            <w:top w:val="none" w:sz="0" w:space="0" w:color="auto"/>
            <w:left w:val="none" w:sz="0" w:space="0" w:color="auto"/>
            <w:bottom w:val="none" w:sz="0" w:space="0" w:color="auto"/>
            <w:right w:val="none" w:sz="0" w:space="0" w:color="auto"/>
          </w:divBdr>
        </w:div>
        <w:div w:id="1906648463">
          <w:marLeft w:val="0"/>
          <w:marRight w:val="0"/>
          <w:marTop w:val="0"/>
          <w:marBottom w:val="0"/>
          <w:divBdr>
            <w:top w:val="none" w:sz="0" w:space="0" w:color="auto"/>
            <w:left w:val="none" w:sz="0" w:space="0" w:color="auto"/>
            <w:bottom w:val="none" w:sz="0" w:space="0" w:color="auto"/>
            <w:right w:val="none" w:sz="0" w:space="0" w:color="auto"/>
          </w:divBdr>
        </w:div>
        <w:div w:id="1914197517">
          <w:marLeft w:val="0"/>
          <w:marRight w:val="0"/>
          <w:marTop w:val="0"/>
          <w:marBottom w:val="0"/>
          <w:divBdr>
            <w:top w:val="none" w:sz="0" w:space="0" w:color="auto"/>
            <w:left w:val="none" w:sz="0" w:space="0" w:color="auto"/>
            <w:bottom w:val="none" w:sz="0" w:space="0" w:color="auto"/>
            <w:right w:val="none" w:sz="0" w:space="0" w:color="auto"/>
          </w:divBdr>
          <w:divsChild>
            <w:div w:id="1015763">
              <w:marLeft w:val="0"/>
              <w:marRight w:val="0"/>
              <w:marTop w:val="0"/>
              <w:marBottom w:val="0"/>
              <w:divBdr>
                <w:top w:val="none" w:sz="0" w:space="0" w:color="auto"/>
                <w:left w:val="none" w:sz="0" w:space="0" w:color="auto"/>
                <w:bottom w:val="none" w:sz="0" w:space="0" w:color="auto"/>
                <w:right w:val="none" w:sz="0" w:space="0" w:color="auto"/>
              </w:divBdr>
            </w:div>
            <w:div w:id="1662468210">
              <w:marLeft w:val="0"/>
              <w:marRight w:val="0"/>
              <w:marTop w:val="0"/>
              <w:marBottom w:val="0"/>
              <w:divBdr>
                <w:top w:val="none" w:sz="0" w:space="0" w:color="auto"/>
                <w:left w:val="none" w:sz="0" w:space="0" w:color="auto"/>
                <w:bottom w:val="none" w:sz="0" w:space="0" w:color="auto"/>
                <w:right w:val="none" w:sz="0" w:space="0" w:color="auto"/>
              </w:divBdr>
            </w:div>
            <w:div w:id="1800106492">
              <w:marLeft w:val="0"/>
              <w:marRight w:val="0"/>
              <w:marTop w:val="0"/>
              <w:marBottom w:val="0"/>
              <w:divBdr>
                <w:top w:val="none" w:sz="0" w:space="0" w:color="auto"/>
                <w:left w:val="none" w:sz="0" w:space="0" w:color="auto"/>
                <w:bottom w:val="none" w:sz="0" w:space="0" w:color="auto"/>
                <w:right w:val="none" w:sz="0" w:space="0" w:color="auto"/>
              </w:divBdr>
            </w:div>
          </w:divsChild>
        </w:div>
        <w:div w:id="1916893448">
          <w:marLeft w:val="0"/>
          <w:marRight w:val="0"/>
          <w:marTop w:val="0"/>
          <w:marBottom w:val="0"/>
          <w:divBdr>
            <w:top w:val="none" w:sz="0" w:space="0" w:color="auto"/>
            <w:left w:val="none" w:sz="0" w:space="0" w:color="auto"/>
            <w:bottom w:val="none" w:sz="0" w:space="0" w:color="auto"/>
            <w:right w:val="none" w:sz="0" w:space="0" w:color="auto"/>
          </w:divBdr>
          <w:divsChild>
            <w:div w:id="449204349">
              <w:marLeft w:val="0"/>
              <w:marRight w:val="0"/>
              <w:marTop w:val="0"/>
              <w:marBottom w:val="0"/>
              <w:divBdr>
                <w:top w:val="none" w:sz="0" w:space="0" w:color="auto"/>
                <w:left w:val="none" w:sz="0" w:space="0" w:color="auto"/>
                <w:bottom w:val="none" w:sz="0" w:space="0" w:color="auto"/>
                <w:right w:val="none" w:sz="0" w:space="0" w:color="auto"/>
              </w:divBdr>
            </w:div>
            <w:div w:id="746004133">
              <w:marLeft w:val="0"/>
              <w:marRight w:val="0"/>
              <w:marTop w:val="0"/>
              <w:marBottom w:val="0"/>
              <w:divBdr>
                <w:top w:val="none" w:sz="0" w:space="0" w:color="auto"/>
                <w:left w:val="none" w:sz="0" w:space="0" w:color="auto"/>
                <w:bottom w:val="none" w:sz="0" w:space="0" w:color="auto"/>
                <w:right w:val="none" w:sz="0" w:space="0" w:color="auto"/>
              </w:divBdr>
            </w:div>
            <w:div w:id="1756173190">
              <w:marLeft w:val="0"/>
              <w:marRight w:val="0"/>
              <w:marTop w:val="0"/>
              <w:marBottom w:val="0"/>
              <w:divBdr>
                <w:top w:val="none" w:sz="0" w:space="0" w:color="auto"/>
                <w:left w:val="none" w:sz="0" w:space="0" w:color="auto"/>
                <w:bottom w:val="none" w:sz="0" w:space="0" w:color="auto"/>
                <w:right w:val="none" w:sz="0" w:space="0" w:color="auto"/>
              </w:divBdr>
            </w:div>
            <w:div w:id="2144346556">
              <w:marLeft w:val="0"/>
              <w:marRight w:val="0"/>
              <w:marTop w:val="0"/>
              <w:marBottom w:val="0"/>
              <w:divBdr>
                <w:top w:val="none" w:sz="0" w:space="0" w:color="auto"/>
                <w:left w:val="none" w:sz="0" w:space="0" w:color="auto"/>
                <w:bottom w:val="none" w:sz="0" w:space="0" w:color="auto"/>
                <w:right w:val="none" w:sz="0" w:space="0" w:color="auto"/>
              </w:divBdr>
            </w:div>
          </w:divsChild>
        </w:div>
        <w:div w:id="1918247115">
          <w:marLeft w:val="0"/>
          <w:marRight w:val="0"/>
          <w:marTop w:val="0"/>
          <w:marBottom w:val="0"/>
          <w:divBdr>
            <w:top w:val="none" w:sz="0" w:space="0" w:color="auto"/>
            <w:left w:val="none" w:sz="0" w:space="0" w:color="auto"/>
            <w:bottom w:val="none" w:sz="0" w:space="0" w:color="auto"/>
            <w:right w:val="none" w:sz="0" w:space="0" w:color="auto"/>
          </w:divBdr>
        </w:div>
        <w:div w:id="1918779256">
          <w:marLeft w:val="0"/>
          <w:marRight w:val="0"/>
          <w:marTop w:val="0"/>
          <w:marBottom w:val="0"/>
          <w:divBdr>
            <w:top w:val="none" w:sz="0" w:space="0" w:color="auto"/>
            <w:left w:val="none" w:sz="0" w:space="0" w:color="auto"/>
            <w:bottom w:val="none" w:sz="0" w:space="0" w:color="auto"/>
            <w:right w:val="none" w:sz="0" w:space="0" w:color="auto"/>
          </w:divBdr>
        </w:div>
        <w:div w:id="1924098474">
          <w:marLeft w:val="0"/>
          <w:marRight w:val="0"/>
          <w:marTop w:val="0"/>
          <w:marBottom w:val="0"/>
          <w:divBdr>
            <w:top w:val="none" w:sz="0" w:space="0" w:color="auto"/>
            <w:left w:val="none" w:sz="0" w:space="0" w:color="auto"/>
            <w:bottom w:val="none" w:sz="0" w:space="0" w:color="auto"/>
            <w:right w:val="none" w:sz="0" w:space="0" w:color="auto"/>
          </w:divBdr>
          <w:divsChild>
            <w:div w:id="167140622">
              <w:marLeft w:val="0"/>
              <w:marRight w:val="0"/>
              <w:marTop w:val="0"/>
              <w:marBottom w:val="0"/>
              <w:divBdr>
                <w:top w:val="none" w:sz="0" w:space="0" w:color="auto"/>
                <w:left w:val="none" w:sz="0" w:space="0" w:color="auto"/>
                <w:bottom w:val="none" w:sz="0" w:space="0" w:color="auto"/>
                <w:right w:val="none" w:sz="0" w:space="0" w:color="auto"/>
              </w:divBdr>
            </w:div>
            <w:div w:id="454181901">
              <w:marLeft w:val="0"/>
              <w:marRight w:val="0"/>
              <w:marTop w:val="0"/>
              <w:marBottom w:val="0"/>
              <w:divBdr>
                <w:top w:val="none" w:sz="0" w:space="0" w:color="auto"/>
                <w:left w:val="none" w:sz="0" w:space="0" w:color="auto"/>
                <w:bottom w:val="none" w:sz="0" w:space="0" w:color="auto"/>
                <w:right w:val="none" w:sz="0" w:space="0" w:color="auto"/>
              </w:divBdr>
            </w:div>
            <w:div w:id="506333385">
              <w:marLeft w:val="0"/>
              <w:marRight w:val="0"/>
              <w:marTop w:val="0"/>
              <w:marBottom w:val="0"/>
              <w:divBdr>
                <w:top w:val="none" w:sz="0" w:space="0" w:color="auto"/>
                <w:left w:val="none" w:sz="0" w:space="0" w:color="auto"/>
                <w:bottom w:val="none" w:sz="0" w:space="0" w:color="auto"/>
                <w:right w:val="none" w:sz="0" w:space="0" w:color="auto"/>
              </w:divBdr>
            </w:div>
            <w:div w:id="759958303">
              <w:marLeft w:val="0"/>
              <w:marRight w:val="0"/>
              <w:marTop w:val="0"/>
              <w:marBottom w:val="0"/>
              <w:divBdr>
                <w:top w:val="none" w:sz="0" w:space="0" w:color="auto"/>
                <w:left w:val="none" w:sz="0" w:space="0" w:color="auto"/>
                <w:bottom w:val="none" w:sz="0" w:space="0" w:color="auto"/>
                <w:right w:val="none" w:sz="0" w:space="0" w:color="auto"/>
              </w:divBdr>
            </w:div>
            <w:div w:id="1310091846">
              <w:marLeft w:val="0"/>
              <w:marRight w:val="0"/>
              <w:marTop w:val="0"/>
              <w:marBottom w:val="0"/>
              <w:divBdr>
                <w:top w:val="none" w:sz="0" w:space="0" w:color="auto"/>
                <w:left w:val="none" w:sz="0" w:space="0" w:color="auto"/>
                <w:bottom w:val="none" w:sz="0" w:space="0" w:color="auto"/>
                <w:right w:val="none" w:sz="0" w:space="0" w:color="auto"/>
              </w:divBdr>
            </w:div>
          </w:divsChild>
        </w:div>
        <w:div w:id="1929851092">
          <w:marLeft w:val="0"/>
          <w:marRight w:val="0"/>
          <w:marTop w:val="0"/>
          <w:marBottom w:val="0"/>
          <w:divBdr>
            <w:top w:val="none" w:sz="0" w:space="0" w:color="auto"/>
            <w:left w:val="none" w:sz="0" w:space="0" w:color="auto"/>
            <w:bottom w:val="none" w:sz="0" w:space="0" w:color="auto"/>
            <w:right w:val="none" w:sz="0" w:space="0" w:color="auto"/>
          </w:divBdr>
        </w:div>
        <w:div w:id="1945183780">
          <w:marLeft w:val="0"/>
          <w:marRight w:val="0"/>
          <w:marTop w:val="0"/>
          <w:marBottom w:val="0"/>
          <w:divBdr>
            <w:top w:val="none" w:sz="0" w:space="0" w:color="auto"/>
            <w:left w:val="none" w:sz="0" w:space="0" w:color="auto"/>
            <w:bottom w:val="none" w:sz="0" w:space="0" w:color="auto"/>
            <w:right w:val="none" w:sz="0" w:space="0" w:color="auto"/>
          </w:divBdr>
        </w:div>
        <w:div w:id="1945578756">
          <w:marLeft w:val="0"/>
          <w:marRight w:val="0"/>
          <w:marTop w:val="0"/>
          <w:marBottom w:val="0"/>
          <w:divBdr>
            <w:top w:val="none" w:sz="0" w:space="0" w:color="auto"/>
            <w:left w:val="none" w:sz="0" w:space="0" w:color="auto"/>
            <w:bottom w:val="none" w:sz="0" w:space="0" w:color="auto"/>
            <w:right w:val="none" w:sz="0" w:space="0" w:color="auto"/>
          </w:divBdr>
        </w:div>
        <w:div w:id="1955668936">
          <w:marLeft w:val="0"/>
          <w:marRight w:val="0"/>
          <w:marTop w:val="0"/>
          <w:marBottom w:val="0"/>
          <w:divBdr>
            <w:top w:val="none" w:sz="0" w:space="0" w:color="auto"/>
            <w:left w:val="none" w:sz="0" w:space="0" w:color="auto"/>
            <w:bottom w:val="none" w:sz="0" w:space="0" w:color="auto"/>
            <w:right w:val="none" w:sz="0" w:space="0" w:color="auto"/>
          </w:divBdr>
        </w:div>
        <w:div w:id="1956908386">
          <w:marLeft w:val="0"/>
          <w:marRight w:val="0"/>
          <w:marTop w:val="0"/>
          <w:marBottom w:val="0"/>
          <w:divBdr>
            <w:top w:val="none" w:sz="0" w:space="0" w:color="auto"/>
            <w:left w:val="none" w:sz="0" w:space="0" w:color="auto"/>
            <w:bottom w:val="none" w:sz="0" w:space="0" w:color="auto"/>
            <w:right w:val="none" w:sz="0" w:space="0" w:color="auto"/>
          </w:divBdr>
        </w:div>
        <w:div w:id="1961186761">
          <w:marLeft w:val="0"/>
          <w:marRight w:val="0"/>
          <w:marTop w:val="0"/>
          <w:marBottom w:val="0"/>
          <w:divBdr>
            <w:top w:val="none" w:sz="0" w:space="0" w:color="auto"/>
            <w:left w:val="none" w:sz="0" w:space="0" w:color="auto"/>
            <w:bottom w:val="none" w:sz="0" w:space="0" w:color="auto"/>
            <w:right w:val="none" w:sz="0" w:space="0" w:color="auto"/>
          </w:divBdr>
        </w:div>
        <w:div w:id="1992520955">
          <w:marLeft w:val="0"/>
          <w:marRight w:val="0"/>
          <w:marTop w:val="0"/>
          <w:marBottom w:val="0"/>
          <w:divBdr>
            <w:top w:val="none" w:sz="0" w:space="0" w:color="auto"/>
            <w:left w:val="none" w:sz="0" w:space="0" w:color="auto"/>
            <w:bottom w:val="none" w:sz="0" w:space="0" w:color="auto"/>
            <w:right w:val="none" w:sz="0" w:space="0" w:color="auto"/>
          </w:divBdr>
          <w:divsChild>
            <w:div w:id="512957376">
              <w:marLeft w:val="0"/>
              <w:marRight w:val="0"/>
              <w:marTop w:val="0"/>
              <w:marBottom w:val="0"/>
              <w:divBdr>
                <w:top w:val="none" w:sz="0" w:space="0" w:color="auto"/>
                <w:left w:val="none" w:sz="0" w:space="0" w:color="auto"/>
                <w:bottom w:val="none" w:sz="0" w:space="0" w:color="auto"/>
                <w:right w:val="none" w:sz="0" w:space="0" w:color="auto"/>
              </w:divBdr>
            </w:div>
            <w:div w:id="1872914993">
              <w:marLeft w:val="0"/>
              <w:marRight w:val="0"/>
              <w:marTop w:val="0"/>
              <w:marBottom w:val="0"/>
              <w:divBdr>
                <w:top w:val="none" w:sz="0" w:space="0" w:color="auto"/>
                <w:left w:val="none" w:sz="0" w:space="0" w:color="auto"/>
                <w:bottom w:val="none" w:sz="0" w:space="0" w:color="auto"/>
                <w:right w:val="none" w:sz="0" w:space="0" w:color="auto"/>
              </w:divBdr>
            </w:div>
            <w:div w:id="2003193152">
              <w:marLeft w:val="0"/>
              <w:marRight w:val="0"/>
              <w:marTop w:val="0"/>
              <w:marBottom w:val="0"/>
              <w:divBdr>
                <w:top w:val="none" w:sz="0" w:space="0" w:color="auto"/>
                <w:left w:val="none" w:sz="0" w:space="0" w:color="auto"/>
                <w:bottom w:val="none" w:sz="0" w:space="0" w:color="auto"/>
                <w:right w:val="none" w:sz="0" w:space="0" w:color="auto"/>
              </w:divBdr>
            </w:div>
            <w:div w:id="2080013514">
              <w:marLeft w:val="0"/>
              <w:marRight w:val="0"/>
              <w:marTop w:val="0"/>
              <w:marBottom w:val="0"/>
              <w:divBdr>
                <w:top w:val="none" w:sz="0" w:space="0" w:color="auto"/>
                <w:left w:val="none" w:sz="0" w:space="0" w:color="auto"/>
                <w:bottom w:val="none" w:sz="0" w:space="0" w:color="auto"/>
                <w:right w:val="none" w:sz="0" w:space="0" w:color="auto"/>
              </w:divBdr>
            </w:div>
          </w:divsChild>
        </w:div>
        <w:div w:id="1996913891">
          <w:marLeft w:val="0"/>
          <w:marRight w:val="0"/>
          <w:marTop w:val="0"/>
          <w:marBottom w:val="0"/>
          <w:divBdr>
            <w:top w:val="none" w:sz="0" w:space="0" w:color="auto"/>
            <w:left w:val="none" w:sz="0" w:space="0" w:color="auto"/>
            <w:bottom w:val="none" w:sz="0" w:space="0" w:color="auto"/>
            <w:right w:val="none" w:sz="0" w:space="0" w:color="auto"/>
          </w:divBdr>
        </w:div>
        <w:div w:id="2011715726">
          <w:marLeft w:val="0"/>
          <w:marRight w:val="0"/>
          <w:marTop w:val="0"/>
          <w:marBottom w:val="0"/>
          <w:divBdr>
            <w:top w:val="none" w:sz="0" w:space="0" w:color="auto"/>
            <w:left w:val="none" w:sz="0" w:space="0" w:color="auto"/>
            <w:bottom w:val="none" w:sz="0" w:space="0" w:color="auto"/>
            <w:right w:val="none" w:sz="0" w:space="0" w:color="auto"/>
          </w:divBdr>
          <w:divsChild>
            <w:div w:id="102306601">
              <w:marLeft w:val="0"/>
              <w:marRight w:val="0"/>
              <w:marTop w:val="0"/>
              <w:marBottom w:val="0"/>
              <w:divBdr>
                <w:top w:val="none" w:sz="0" w:space="0" w:color="auto"/>
                <w:left w:val="none" w:sz="0" w:space="0" w:color="auto"/>
                <w:bottom w:val="none" w:sz="0" w:space="0" w:color="auto"/>
                <w:right w:val="none" w:sz="0" w:space="0" w:color="auto"/>
              </w:divBdr>
            </w:div>
            <w:div w:id="639769318">
              <w:marLeft w:val="0"/>
              <w:marRight w:val="0"/>
              <w:marTop w:val="0"/>
              <w:marBottom w:val="0"/>
              <w:divBdr>
                <w:top w:val="none" w:sz="0" w:space="0" w:color="auto"/>
                <w:left w:val="none" w:sz="0" w:space="0" w:color="auto"/>
                <w:bottom w:val="none" w:sz="0" w:space="0" w:color="auto"/>
                <w:right w:val="none" w:sz="0" w:space="0" w:color="auto"/>
              </w:divBdr>
            </w:div>
            <w:div w:id="1965883445">
              <w:marLeft w:val="0"/>
              <w:marRight w:val="0"/>
              <w:marTop w:val="0"/>
              <w:marBottom w:val="0"/>
              <w:divBdr>
                <w:top w:val="none" w:sz="0" w:space="0" w:color="auto"/>
                <w:left w:val="none" w:sz="0" w:space="0" w:color="auto"/>
                <w:bottom w:val="none" w:sz="0" w:space="0" w:color="auto"/>
                <w:right w:val="none" w:sz="0" w:space="0" w:color="auto"/>
              </w:divBdr>
            </w:div>
          </w:divsChild>
        </w:div>
        <w:div w:id="2046977324">
          <w:marLeft w:val="0"/>
          <w:marRight w:val="0"/>
          <w:marTop w:val="0"/>
          <w:marBottom w:val="0"/>
          <w:divBdr>
            <w:top w:val="none" w:sz="0" w:space="0" w:color="auto"/>
            <w:left w:val="none" w:sz="0" w:space="0" w:color="auto"/>
            <w:bottom w:val="none" w:sz="0" w:space="0" w:color="auto"/>
            <w:right w:val="none" w:sz="0" w:space="0" w:color="auto"/>
          </w:divBdr>
        </w:div>
        <w:div w:id="2049379033">
          <w:marLeft w:val="0"/>
          <w:marRight w:val="0"/>
          <w:marTop w:val="0"/>
          <w:marBottom w:val="0"/>
          <w:divBdr>
            <w:top w:val="none" w:sz="0" w:space="0" w:color="auto"/>
            <w:left w:val="none" w:sz="0" w:space="0" w:color="auto"/>
            <w:bottom w:val="none" w:sz="0" w:space="0" w:color="auto"/>
            <w:right w:val="none" w:sz="0" w:space="0" w:color="auto"/>
          </w:divBdr>
        </w:div>
        <w:div w:id="2070420592">
          <w:marLeft w:val="0"/>
          <w:marRight w:val="0"/>
          <w:marTop w:val="0"/>
          <w:marBottom w:val="0"/>
          <w:divBdr>
            <w:top w:val="none" w:sz="0" w:space="0" w:color="auto"/>
            <w:left w:val="none" w:sz="0" w:space="0" w:color="auto"/>
            <w:bottom w:val="none" w:sz="0" w:space="0" w:color="auto"/>
            <w:right w:val="none" w:sz="0" w:space="0" w:color="auto"/>
          </w:divBdr>
        </w:div>
        <w:div w:id="2094666673">
          <w:marLeft w:val="0"/>
          <w:marRight w:val="0"/>
          <w:marTop w:val="0"/>
          <w:marBottom w:val="0"/>
          <w:divBdr>
            <w:top w:val="none" w:sz="0" w:space="0" w:color="auto"/>
            <w:left w:val="none" w:sz="0" w:space="0" w:color="auto"/>
            <w:bottom w:val="none" w:sz="0" w:space="0" w:color="auto"/>
            <w:right w:val="none" w:sz="0" w:space="0" w:color="auto"/>
          </w:divBdr>
        </w:div>
        <w:div w:id="2102142697">
          <w:marLeft w:val="0"/>
          <w:marRight w:val="0"/>
          <w:marTop w:val="0"/>
          <w:marBottom w:val="0"/>
          <w:divBdr>
            <w:top w:val="none" w:sz="0" w:space="0" w:color="auto"/>
            <w:left w:val="none" w:sz="0" w:space="0" w:color="auto"/>
            <w:bottom w:val="none" w:sz="0" w:space="0" w:color="auto"/>
            <w:right w:val="none" w:sz="0" w:space="0" w:color="auto"/>
          </w:divBdr>
          <w:divsChild>
            <w:div w:id="790519299">
              <w:marLeft w:val="0"/>
              <w:marRight w:val="0"/>
              <w:marTop w:val="0"/>
              <w:marBottom w:val="0"/>
              <w:divBdr>
                <w:top w:val="none" w:sz="0" w:space="0" w:color="auto"/>
                <w:left w:val="none" w:sz="0" w:space="0" w:color="auto"/>
                <w:bottom w:val="none" w:sz="0" w:space="0" w:color="auto"/>
                <w:right w:val="none" w:sz="0" w:space="0" w:color="auto"/>
              </w:divBdr>
            </w:div>
            <w:div w:id="960842170">
              <w:marLeft w:val="0"/>
              <w:marRight w:val="0"/>
              <w:marTop w:val="0"/>
              <w:marBottom w:val="0"/>
              <w:divBdr>
                <w:top w:val="none" w:sz="0" w:space="0" w:color="auto"/>
                <w:left w:val="none" w:sz="0" w:space="0" w:color="auto"/>
                <w:bottom w:val="none" w:sz="0" w:space="0" w:color="auto"/>
                <w:right w:val="none" w:sz="0" w:space="0" w:color="auto"/>
              </w:divBdr>
            </w:div>
          </w:divsChild>
        </w:div>
        <w:div w:id="2129659731">
          <w:marLeft w:val="0"/>
          <w:marRight w:val="0"/>
          <w:marTop w:val="0"/>
          <w:marBottom w:val="0"/>
          <w:divBdr>
            <w:top w:val="none" w:sz="0" w:space="0" w:color="auto"/>
            <w:left w:val="none" w:sz="0" w:space="0" w:color="auto"/>
            <w:bottom w:val="none" w:sz="0" w:space="0" w:color="auto"/>
            <w:right w:val="none" w:sz="0" w:space="0" w:color="auto"/>
          </w:divBdr>
          <w:divsChild>
            <w:div w:id="617953256">
              <w:marLeft w:val="0"/>
              <w:marRight w:val="0"/>
              <w:marTop w:val="0"/>
              <w:marBottom w:val="0"/>
              <w:divBdr>
                <w:top w:val="none" w:sz="0" w:space="0" w:color="auto"/>
                <w:left w:val="none" w:sz="0" w:space="0" w:color="auto"/>
                <w:bottom w:val="none" w:sz="0" w:space="0" w:color="auto"/>
                <w:right w:val="none" w:sz="0" w:space="0" w:color="auto"/>
              </w:divBdr>
            </w:div>
            <w:div w:id="1275939864">
              <w:marLeft w:val="0"/>
              <w:marRight w:val="0"/>
              <w:marTop w:val="0"/>
              <w:marBottom w:val="0"/>
              <w:divBdr>
                <w:top w:val="none" w:sz="0" w:space="0" w:color="auto"/>
                <w:left w:val="none" w:sz="0" w:space="0" w:color="auto"/>
                <w:bottom w:val="none" w:sz="0" w:space="0" w:color="auto"/>
                <w:right w:val="none" w:sz="0" w:space="0" w:color="auto"/>
              </w:divBdr>
            </w:div>
            <w:div w:id="1346975720">
              <w:marLeft w:val="0"/>
              <w:marRight w:val="0"/>
              <w:marTop w:val="0"/>
              <w:marBottom w:val="0"/>
              <w:divBdr>
                <w:top w:val="none" w:sz="0" w:space="0" w:color="auto"/>
                <w:left w:val="none" w:sz="0" w:space="0" w:color="auto"/>
                <w:bottom w:val="none" w:sz="0" w:space="0" w:color="auto"/>
                <w:right w:val="none" w:sz="0" w:space="0" w:color="auto"/>
              </w:divBdr>
            </w:div>
            <w:div w:id="1591505922">
              <w:marLeft w:val="0"/>
              <w:marRight w:val="0"/>
              <w:marTop w:val="0"/>
              <w:marBottom w:val="0"/>
              <w:divBdr>
                <w:top w:val="none" w:sz="0" w:space="0" w:color="auto"/>
                <w:left w:val="none" w:sz="0" w:space="0" w:color="auto"/>
                <w:bottom w:val="none" w:sz="0" w:space="0" w:color="auto"/>
                <w:right w:val="none" w:sz="0" w:space="0" w:color="auto"/>
              </w:divBdr>
            </w:div>
            <w:div w:id="2129548584">
              <w:marLeft w:val="0"/>
              <w:marRight w:val="0"/>
              <w:marTop w:val="0"/>
              <w:marBottom w:val="0"/>
              <w:divBdr>
                <w:top w:val="none" w:sz="0" w:space="0" w:color="auto"/>
                <w:left w:val="none" w:sz="0" w:space="0" w:color="auto"/>
                <w:bottom w:val="none" w:sz="0" w:space="0" w:color="auto"/>
                <w:right w:val="none" w:sz="0" w:space="0" w:color="auto"/>
              </w:divBdr>
            </w:div>
          </w:divsChild>
        </w:div>
        <w:div w:id="2135294273">
          <w:marLeft w:val="0"/>
          <w:marRight w:val="0"/>
          <w:marTop w:val="0"/>
          <w:marBottom w:val="0"/>
          <w:divBdr>
            <w:top w:val="none" w:sz="0" w:space="0" w:color="auto"/>
            <w:left w:val="none" w:sz="0" w:space="0" w:color="auto"/>
            <w:bottom w:val="none" w:sz="0" w:space="0" w:color="auto"/>
            <w:right w:val="none" w:sz="0" w:space="0" w:color="auto"/>
          </w:divBdr>
        </w:div>
        <w:div w:id="2140413280">
          <w:marLeft w:val="0"/>
          <w:marRight w:val="0"/>
          <w:marTop w:val="0"/>
          <w:marBottom w:val="0"/>
          <w:divBdr>
            <w:top w:val="none" w:sz="0" w:space="0" w:color="auto"/>
            <w:left w:val="none" w:sz="0" w:space="0" w:color="auto"/>
            <w:bottom w:val="none" w:sz="0" w:space="0" w:color="auto"/>
            <w:right w:val="none" w:sz="0" w:space="0" w:color="auto"/>
          </w:divBdr>
        </w:div>
      </w:divsChild>
    </w:div>
    <w:div w:id="1923636822">
      <w:bodyDiv w:val="1"/>
      <w:marLeft w:val="0"/>
      <w:marRight w:val="0"/>
      <w:marTop w:val="0"/>
      <w:marBottom w:val="0"/>
      <w:divBdr>
        <w:top w:val="none" w:sz="0" w:space="0" w:color="auto"/>
        <w:left w:val="none" w:sz="0" w:space="0" w:color="auto"/>
        <w:bottom w:val="none" w:sz="0" w:space="0" w:color="auto"/>
        <w:right w:val="none" w:sz="0" w:space="0" w:color="auto"/>
      </w:divBdr>
      <w:divsChild>
        <w:div w:id="965352393">
          <w:marLeft w:val="0"/>
          <w:marRight w:val="0"/>
          <w:marTop w:val="0"/>
          <w:marBottom w:val="0"/>
          <w:divBdr>
            <w:top w:val="none" w:sz="0" w:space="0" w:color="auto"/>
            <w:left w:val="none" w:sz="0" w:space="0" w:color="auto"/>
            <w:bottom w:val="none" w:sz="0" w:space="0" w:color="auto"/>
            <w:right w:val="none" w:sz="0" w:space="0" w:color="auto"/>
          </w:divBdr>
          <w:divsChild>
            <w:div w:id="17315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7589">
      <w:bodyDiv w:val="1"/>
      <w:marLeft w:val="0"/>
      <w:marRight w:val="0"/>
      <w:marTop w:val="0"/>
      <w:marBottom w:val="0"/>
      <w:divBdr>
        <w:top w:val="none" w:sz="0" w:space="0" w:color="auto"/>
        <w:left w:val="none" w:sz="0" w:space="0" w:color="auto"/>
        <w:bottom w:val="none" w:sz="0" w:space="0" w:color="auto"/>
        <w:right w:val="none" w:sz="0" w:space="0" w:color="auto"/>
      </w:divBdr>
      <w:divsChild>
        <w:div w:id="1713378282">
          <w:marLeft w:val="0"/>
          <w:marRight w:val="0"/>
          <w:marTop w:val="0"/>
          <w:marBottom w:val="0"/>
          <w:divBdr>
            <w:top w:val="none" w:sz="0" w:space="0" w:color="auto"/>
            <w:left w:val="none" w:sz="0" w:space="0" w:color="auto"/>
            <w:bottom w:val="none" w:sz="0" w:space="0" w:color="auto"/>
            <w:right w:val="none" w:sz="0" w:space="0" w:color="auto"/>
          </w:divBdr>
          <w:divsChild>
            <w:div w:id="16377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7836">
      <w:bodyDiv w:val="1"/>
      <w:marLeft w:val="0"/>
      <w:marRight w:val="0"/>
      <w:marTop w:val="0"/>
      <w:marBottom w:val="0"/>
      <w:divBdr>
        <w:top w:val="none" w:sz="0" w:space="0" w:color="auto"/>
        <w:left w:val="none" w:sz="0" w:space="0" w:color="auto"/>
        <w:bottom w:val="none" w:sz="0" w:space="0" w:color="auto"/>
        <w:right w:val="none" w:sz="0" w:space="0" w:color="auto"/>
      </w:divBdr>
      <w:divsChild>
        <w:div w:id="9573170">
          <w:marLeft w:val="0"/>
          <w:marRight w:val="0"/>
          <w:marTop w:val="0"/>
          <w:marBottom w:val="0"/>
          <w:divBdr>
            <w:top w:val="none" w:sz="0" w:space="0" w:color="auto"/>
            <w:left w:val="none" w:sz="0" w:space="0" w:color="auto"/>
            <w:bottom w:val="none" w:sz="0" w:space="0" w:color="auto"/>
            <w:right w:val="none" w:sz="0" w:space="0" w:color="auto"/>
          </w:divBdr>
          <w:divsChild>
            <w:div w:id="4894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3069">
      <w:bodyDiv w:val="1"/>
      <w:marLeft w:val="0"/>
      <w:marRight w:val="0"/>
      <w:marTop w:val="0"/>
      <w:marBottom w:val="0"/>
      <w:divBdr>
        <w:top w:val="none" w:sz="0" w:space="0" w:color="auto"/>
        <w:left w:val="none" w:sz="0" w:space="0" w:color="auto"/>
        <w:bottom w:val="none" w:sz="0" w:space="0" w:color="auto"/>
        <w:right w:val="none" w:sz="0" w:space="0" w:color="auto"/>
      </w:divBdr>
    </w:div>
    <w:div w:id="2052226397">
      <w:bodyDiv w:val="1"/>
      <w:marLeft w:val="0"/>
      <w:marRight w:val="0"/>
      <w:marTop w:val="0"/>
      <w:marBottom w:val="0"/>
      <w:divBdr>
        <w:top w:val="none" w:sz="0" w:space="0" w:color="auto"/>
        <w:left w:val="none" w:sz="0" w:space="0" w:color="auto"/>
        <w:bottom w:val="none" w:sz="0" w:space="0" w:color="auto"/>
        <w:right w:val="none" w:sz="0" w:space="0" w:color="auto"/>
      </w:divBdr>
    </w:div>
    <w:div w:id="2079016673">
      <w:bodyDiv w:val="1"/>
      <w:marLeft w:val="0"/>
      <w:marRight w:val="0"/>
      <w:marTop w:val="0"/>
      <w:marBottom w:val="0"/>
      <w:divBdr>
        <w:top w:val="none" w:sz="0" w:space="0" w:color="auto"/>
        <w:left w:val="none" w:sz="0" w:space="0" w:color="auto"/>
        <w:bottom w:val="none" w:sz="0" w:space="0" w:color="auto"/>
        <w:right w:val="none" w:sz="0" w:space="0" w:color="auto"/>
      </w:divBdr>
    </w:div>
    <w:div w:id="2103377945">
      <w:bodyDiv w:val="1"/>
      <w:marLeft w:val="0"/>
      <w:marRight w:val="0"/>
      <w:marTop w:val="0"/>
      <w:marBottom w:val="0"/>
      <w:divBdr>
        <w:top w:val="none" w:sz="0" w:space="0" w:color="auto"/>
        <w:left w:val="none" w:sz="0" w:space="0" w:color="auto"/>
        <w:bottom w:val="none" w:sz="0" w:space="0" w:color="auto"/>
        <w:right w:val="none" w:sz="0" w:space="0" w:color="auto"/>
      </w:divBdr>
      <w:divsChild>
        <w:div w:id="383337089">
          <w:marLeft w:val="0"/>
          <w:marRight w:val="0"/>
          <w:marTop w:val="0"/>
          <w:marBottom w:val="0"/>
          <w:divBdr>
            <w:top w:val="none" w:sz="0" w:space="0" w:color="auto"/>
            <w:left w:val="none" w:sz="0" w:space="0" w:color="auto"/>
            <w:bottom w:val="none" w:sz="0" w:space="0" w:color="auto"/>
            <w:right w:val="none" w:sz="0" w:space="0" w:color="auto"/>
          </w:divBdr>
          <w:divsChild>
            <w:div w:id="17903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7727">
      <w:bodyDiv w:val="1"/>
      <w:marLeft w:val="0"/>
      <w:marRight w:val="0"/>
      <w:marTop w:val="0"/>
      <w:marBottom w:val="0"/>
      <w:divBdr>
        <w:top w:val="none" w:sz="0" w:space="0" w:color="auto"/>
        <w:left w:val="none" w:sz="0" w:space="0" w:color="auto"/>
        <w:bottom w:val="none" w:sz="0" w:space="0" w:color="auto"/>
        <w:right w:val="none" w:sz="0" w:space="0" w:color="auto"/>
      </w:divBdr>
      <w:divsChild>
        <w:div w:id="530342879">
          <w:marLeft w:val="0"/>
          <w:marRight w:val="0"/>
          <w:marTop w:val="0"/>
          <w:marBottom w:val="0"/>
          <w:divBdr>
            <w:top w:val="none" w:sz="0" w:space="0" w:color="auto"/>
            <w:left w:val="none" w:sz="0" w:space="0" w:color="auto"/>
            <w:bottom w:val="none" w:sz="0" w:space="0" w:color="auto"/>
            <w:right w:val="none" w:sz="0" w:space="0" w:color="auto"/>
          </w:divBdr>
          <w:divsChild>
            <w:div w:id="14437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2314">
      <w:bodyDiv w:val="1"/>
      <w:marLeft w:val="0"/>
      <w:marRight w:val="0"/>
      <w:marTop w:val="0"/>
      <w:marBottom w:val="0"/>
      <w:divBdr>
        <w:top w:val="none" w:sz="0" w:space="0" w:color="auto"/>
        <w:left w:val="none" w:sz="0" w:space="0" w:color="auto"/>
        <w:bottom w:val="none" w:sz="0" w:space="0" w:color="auto"/>
        <w:right w:val="none" w:sz="0" w:space="0" w:color="auto"/>
      </w:divBdr>
      <w:divsChild>
        <w:div w:id="2114208702">
          <w:marLeft w:val="0"/>
          <w:marRight w:val="0"/>
          <w:marTop w:val="0"/>
          <w:marBottom w:val="0"/>
          <w:divBdr>
            <w:top w:val="none" w:sz="0" w:space="0" w:color="auto"/>
            <w:left w:val="none" w:sz="0" w:space="0" w:color="auto"/>
            <w:bottom w:val="none" w:sz="0" w:space="0" w:color="auto"/>
            <w:right w:val="none" w:sz="0" w:space="0" w:color="auto"/>
          </w:divBdr>
          <w:divsChild>
            <w:div w:id="57247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helpx.adobe.com/support/programs/support-policies-terms-condition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adobe.com/legal/terms/enterprise-licensing.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2CE7920-A6DE-49A4-B58D-298225382FE4}">
  <we:reference id="74c1107f-e1d5-47c5-9aea-23f7b1956952" version="1.0.0.0" store="EXCatalog" storeType="EXCatalog"/>
  <we:alternateReferences>
    <we:reference id="WA200002654"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0A8B4FF-F1A6-4DD8-B5C8-471E393166A9}">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Description="Create a new document." ma:contentTypeID="0x010100BD73BAC8D1FCE146AF28D36FF992F740" ma:contentTypeName="Document" ma:contentTypeScope="" ma:contentTypeVersion="17" ma:versionID="1eab68be24d75b0072d1cb1717cd3595">
  <xsd:schema xmlns:xsd="http://www.w3.org/2001/XMLSchema" xmlns:ns2="b77fbd5b-a1f4-4765-a48a-4b5b642135f1" xmlns:ns3="b797c6f5-bcd7-431d-b780-b7f62f836005" xmlns:p="http://schemas.microsoft.com/office/2006/metadata/properties" xmlns:xs="http://www.w3.org/2001/XMLSchema" ma:fieldsID="fd65ffc07c7a79b87fea546649e53229" ma:root="true" ns2:_="" ns3:_="" targetNamespace="http://schemas.microsoft.com/office/2006/metadata/properties">
    <xsd:import namespace="b77fbd5b-a1f4-4765-a48a-4b5b642135f1"/>
    <xsd:import namespace="b797c6f5-bcd7-431d-b780-b7f62f836005"/>
    <xsd:element name="properties">
      <xsd:complexType>
        <xsd:sequence>
          <xsd:element name="documentManagement">
            <xsd:complexType>
              <xsd:all>
                <xsd:element minOccurs="0" ref="ns2:MediaServiceMetadata"/>
                <xsd:element minOccurs="0" ref="ns2:MediaServiceFastMetadata"/>
                <xsd:element minOccurs="0" ref="ns3:SharedWithUsers"/>
                <xsd:element minOccurs="0" ref="ns3:SharedWithDetails"/>
                <xsd:element minOccurs="0" ref="ns2:MediaServiceAutoKeyPoints"/>
                <xsd:element minOccurs="0" ref="ns2:MediaServiceKeyPoints"/>
                <xsd:element minOccurs="0" ref="ns2:MediaServiceAutoTags"/>
                <xsd:element minOccurs="0" ref="ns2:MediaServiceOCR"/>
                <xsd:element minOccurs="0" ref="ns2:MediaServiceGenerationTime"/>
                <xsd:element minOccurs="0" ref="ns2:MediaServiceEventHashCode"/>
                <xsd:element minOccurs="0" ref="ns2:MediaServiceDateTaken"/>
                <xsd:element minOccurs="0" ref="ns2:MediaLengthInSeconds"/>
                <xsd:element minOccurs="0" ref="ns2:lcf76f155ced4ddcb4097134ff3c332f"/>
                <xsd:element minOccurs="0" ref="ns3:TaxCatchAll"/>
                <xsd:element minOccurs="0" ref="ns2:MediaServiceObjectDetectorVersions"/>
                <xsd:element minOccurs="0" ref="ns2:MediaServiceSearchProperties"/>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b77fbd5b-a1f4-4765-a48a-4b5b642135f1">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MediaServiceAutoKeyPoints" ma:hidden="true" ma:index="12" ma:internalName="MediaServiceAutoKeyPoints" ma:readOnly="true" name="MediaServiceAutoKeyPoints" nillable="true">
      <xsd:simpleType>
        <xsd:restriction base="dms:Note"/>
      </xsd:simpleType>
    </xsd:element>
    <xsd:element ma:displayName="KeyPoints" ma:index="13" ma:internalName="MediaServiceKeyPoints" ma:readOnly="true" name="MediaServiceKeyPoints" nillable="true">
      <xsd:simpleType>
        <xsd:restriction base="dms:Note">
          <xsd:maxLength value="255"/>
        </xsd:restriction>
      </xsd:simpleType>
    </xsd:element>
    <xsd:element ma:displayName="Tags" ma:index="14" ma:internalName="MediaServiceAutoTags" ma:readOnly="true" name="MediaServiceAutoTags" nillable="true">
      <xsd:simpleType>
        <xsd:restriction base="dms:Text"/>
      </xsd:simpleType>
    </xsd:element>
    <xsd:element ma:displayName="Extracted Text" ma:index="15" ma:internalName="MediaServiceOCR" ma:readOnly="true" name="MediaServiceOCR" nillable="true">
      <xsd:simpleType>
        <xsd:restriction base="dms:Note">
          <xsd:maxLength value="255"/>
        </xsd:restriction>
      </xsd:simpleType>
    </xsd:element>
    <xsd:element ma:displayName="MediaServiceGenerationTime" ma:hidden="true" ma:index="16" ma:internalName="MediaServiceGenerationTime" ma:readOnly="true" name="MediaServiceGenerationTime" nillable="true">
      <xsd:simpleType>
        <xsd:restriction base="dms:Text"/>
      </xsd:simpleType>
    </xsd:element>
    <xsd:element ma:displayName="MediaServiceEventHashCode" ma:hidden="true" ma:index="17" ma:internalName="MediaServiceEventHashCode" ma:readOnly="true" name="MediaServiceEventHashCode" nillable="true">
      <xsd:simpleType>
        <xsd:restriction base="dms:Text"/>
      </xsd:simpleType>
    </xsd:element>
    <xsd:element ma:displayName="MediaServiceDateTaken" ma:hidden="true" ma:index="18" ma:internalName="MediaServiceDateTaken" ma:readOnly="true" name="MediaServiceDateTaken" nillable="true">
      <xsd:simpleType>
        <xsd:restriction base="dms:Text"/>
      </xsd:simpleType>
    </xsd:element>
    <xsd:element ma:displayName="Length (seconds)" ma:index="19" ma:internalName="MediaLengthInSeconds" ma:readOnly="true" name="MediaLengthInSeconds" nillable="true">
      <xsd:simpleType>
        <xsd:restriction base="dms:Unknown"/>
      </xsd:simpleType>
    </xsd:element>
    <xsd:element ma:anchorId="fba54fb3-c3e1-fe81-a776-ca4b69148c4d" ma:displayName="Image Tags" ma:fieldId="{5cf76f15-5ced-4ddc-b409-7134ff3c332f}" ma:index="21" ma:internalName="lcf76f155ced4ddcb4097134ff3c332f" ma:isKeyword="false" ma:open="true" ma:readOnly="false" ma:sspId="4b1daa41-56b4-4620-81a0-b7316f7f93e2" ma:taxonomy="true" ma:taxonomyFieldName="MediaServiceImageTags" ma:taxonomyMulti="true" ma:termSetId="09814cd3-568e-fe90-9814-8d621ff8fb84" name="lcf76f155ced4ddcb4097134ff3c332f" nillable="true">
      <xsd:complexType>
        <xsd:sequence>
          <xsd:element maxOccurs="1" minOccurs="0" ref="pc:Terms"/>
        </xsd:sequence>
      </xsd:complexType>
    </xsd:element>
    <xsd:element ma:displayName="MediaServiceObjectDetectorVersions" ma:hidden="true" ma:index="23" ma:indexed="true" ma:internalName="MediaServiceObjectDetectorVersions" ma:readOnly="true" name="MediaServiceObjectDetectorVersions" nillable="true">
      <xsd:simpleType>
        <xsd:restriction base="dms:Text"/>
      </xsd:simpleType>
    </xsd:element>
    <xsd:element ma:displayName="MediaServiceSearchProperties" ma:hidden="true" ma:index="24" ma:internalName="MediaServiceSearchProperties" ma:readOnly="true" name="MediaServiceSearchProperties" nillable="true">
      <xsd:simpleType>
        <xsd:restriction base="dms:Note"/>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b797c6f5-bcd7-431d-b780-b7f62f836005">
    <xsd:import namespace="http://schemas.microsoft.com/office/2006/documentManagement/types"/>
    <xsd:import namespace="http://schemas.microsoft.com/office/infopath/2007/PartnerControls"/>
    <xsd:element ma:displayName="Shared With" ma:index="10"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1" ma:internalName="SharedWithDetails" ma:readOnly="true" name="SharedWithDetails" nillable="true">
      <xsd:simpleType>
        <xsd:restriction base="dms:Note">
          <xsd:maxLength value="255"/>
        </xsd:restriction>
      </xsd:simpleType>
    </xsd:element>
    <xsd:element ma:displayName="Taxonomy Catch All Column" ma:hidden="true" ma:index="22" ma:internalName="TaxCatchAll" ma:list="{676f0b0d-2df2-48a9-b7fc-7bfb7fff6558}" ma:showField="CatchAllData" ma:web="b797c6f5-bcd7-431d-b780-b7f62f836005" name="TaxCatchAll" nillable="true">
      <xsd:complexType>
        <xsd:complexContent>
          <xsd:extension base="dms:MultiChoiceLookup">
            <xsd:sequence>
              <xsd:element maxOccurs="unbounded" minOccurs="0" name="Value" nillable="true" type="dms:Lookup"/>
            </xsd:sequence>
          </xsd:extension>
        </xsd:complexContent>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pc="http://schemas.microsoft.com/office/infopath/2007/PartnerControls" xmlns:xsi="http://www.w3.org/2001/XMLSchema-instance">
  <documentManagement>
    <lcf76f155ced4ddcb4097134ff3c332f xmlns="b77fbd5b-a1f4-4765-a48a-4b5b642135f1">
      <Terms xmlns="http://schemas.microsoft.com/office/infopath/2007/PartnerControls"/>
    </lcf76f155ced4ddcb4097134ff3c332f>
    <TaxCatchAll xmlns="b797c6f5-bcd7-431d-b780-b7f62f836005" xsi:nil="true"/>
  </documentManagement>
</p:properties>
</file>

<file path=customXml/itemProps1.xml><?xml version="1.0" encoding="utf-8"?>
<ds:datastoreItem xmlns:ds="http://schemas.openxmlformats.org/officeDocument/2006/customXml" ds:itemID="{8A9C085F-DB92-47BB-B3A1-09F5C4B7D488}">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customXml/itemProps2.xml><?xml version="1.0" encoding="utf-8"?>
<ds:datastoreItem xmlns:ds="http://schemas.openxmlformats.org/officeDocument/2006/customXml" ds:itemID="{82AAA9DD-5183-4405-B126-36D8F79B91F3}">
  <ds:schemaRefs>
    <ds:schemaRef ds:uri="http://schemas.microsoft.com/office/2006/metadata/contentType"/>
    <ds:schemaRef ds:uri="http://schemas.microsoft.com/office/2006/metadata/properties/metaAttributes"/>
    <ds:schemaRef ds:uri="http://www.w3.org/2001/XMLSchema"/>
    <ds:schemaRef ds:uri="b77fbd5b-a1f4-4765-a48a-4b5b642135f1"/>
    <ds:schemaRef ds:uri="b797c6f5-bcd7-431d-b780-b7f62f83600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008C12-B7CE-43BF-83C6-BD26D5DA5ED1}">
  <ds:schemaRefs>
    <ds:schemaRef ds:uri="http://schemas.microsoft.com/sharepoint/v3/contenttype/forms"/>
  </ds:schemaRefs>
</ds:datastoreItem>
</file>

<file path=customXml/itemProps4.xml><?xml version="1.0" encoding="utf-8"?>
<ds:datastoreItem xmlns:ds="http://schemas.openxmlformats.org/officeDocument/2006/customXml" ds:itemID="{9B4A4824-0D1E-4F01-9C4D-354149C22BD3}">
  <ds:schemaRefs>
    <ds:schemaRef ds:uri="http://schemas.microsoft.com/office/2006/metadata/properties"/>
    <ds:schemaRef ds:uri="http://schemas.microsoft.com/office/infopath/2007/PartnerControls"/>
    <ds:schemaRef ds:uri="b77fbd5b-a1f4-4765-a48a-4b5b642135f1"/>
    <ds:schemaRef ds:uri="b797c6f5-bcd7-431d-b780-b7f62f836005"/>
  </ds:schemaRefs>
</ds:datastoreItem>
</file>

<file path=docMetadata/LabelInfo.xml><?xml version="1.0" encoding="utf-8"?>
<clbl:labelList xmlns:clbl="http://schemas.microsoft.com/office/2020/mipLabelMetadata">
  <clbl:label id="{923c0962-ae79-4d63-8876-4026a85e02da}" enabled="1" method="Standard" siteId="{fa7b1b5a-7b34-4387-94ae-d2c178decee1}"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1741</Words>
  <Characters>9926</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11644</CharactersWithSpaces>
  <SharedDoc>false</SharedDoc>
  <HLinks>
    <vt:vector size="24" baseType="variant">
      <vt:variant>
        <vt:i4>3211315</vt:i4>
      </vt:variant>
      <vt:variant>
        <vt:i4>9</vt:i4>
      </vt:variant>
      <vt:variant>
        <vt:i4>0</vt:i4>
      </vt:variant>
      <vt:variant>
        <vt:i4>5</vt:i4>
      </vt:variant>
      <vt:variant>
        <vt:lpwstr>https://www.adobe.com/legal/terms/enterprise-licensing.html</vt:lpwstr>
      </vt:variant>
      <vt:variant>
        <vt:lpwstr/>
      </vt:variant>
      <vt:variant>
        <vt:i4>1376285</vt:i4>
      </vt:variant>
      <vt:variant>
        <vt:i4>6</vt:i4>
      </vt:variant>
      <vt:variant>
        <vt:i4>0</vt:i4>
      </vt:variant>
      <vt:variant>
        <vt:i4>5</vt:i4>
      </vt:variant>
      <vt:variant>
        <vt:lpwstr>https://www.adobe.com/legal/terms/enterprise-licensing/genai-ww.html</vt:lpwstr>
      </vt:variant>
      <vt:variant>
        <vt:lpwstr/>
      </vt:variant>
      <vt:variant>
        <vt:i4>7405668</vt:i4>
      </vt:variant>
      <vt:variant>
        <vt:i4>3</vt:i4>
      </vt:variant>
      <vt:variant>
        <vt:i4>0</vt:i4>
      </vt:variant>
      <vt:variant>
        <vt:i4>5</vt:i4>
      </vt:variant>
      <vt:variant>
        <vt:lpwstr>https://helpx.adobe.com/support/programs/support-policies-terms-conditions.html</vt:lpwstr>
      </vt:variant>
      <vt:variant>
        <vt:lpwstr/>
      </vt:variant>
      <vt:variant>
        <vt:i4>3211315</vt:i4>
      </vt:variant>
      <vt:variant>
        <vt:i4>0</vt:i4>
      </vt:variant>
      <vt:variant>
        <vt:i4>0</vt:i4>
      </vt:variant>
      <vt:variant>
        <vt:i4>5</vt:i4>
      </vt:variant>
      <vt:variant>
        <vt:lpwstr>https://www.adobe.com/legal/terms/enterprise-licensing.html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Ryan</dc:creator>
  <cp:keywords/>
  <dc:description/>
  <cp:lastModifiedBy>Rinika Gautam (Digital,ISC)</cp:lastModifiedBy>
  <cp:revision>2</cp:revision>
  <dcterms:created xsi:type="dcterms:W3CDTF">2026-05-21T02:15:00Z</dcterms:created>
  <dcterms:modified xsi:type="dcterms:W3CDTF">2026-05-21T02:15:00Z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0x010100BD73BAC8D1FCE146AF28D36FF992F740</vt:lpwstr>
  </property>
  <property fmtid="{D5CDD505-2E9C-101B-9397-08002B2CF9AE}" pid="3" name="MediaServiceImageTags">
    <vt:lpwstr/>
  </property>
  <property fmtid="{D5CDD505-2E9C-101B-9397-08002B2CF9AE}" pid="4" name="MSIP_Label_923c0962-ae79-4d63-8876-4026a85e02da_Enabled">
    <vt:lpwstr>true</vt:lpwstr>
  </property>
  <property fmtid="{D5CDD505-2E9C-101B-9397-08002B2CF9AE}" pid="5" name="MSIP_Label_923c0962-ae79-4d63-8876-4026a85e02da_SetDate">
    <vt:lpwstr>2025-09-17T04:09:15Z</vt:lpwstr>
  </property>
  <property fmtid="{D5CDD505-2E9C-101B-9397-08002B2CF9AE}" pid="6" name="MSIP_Label_923c0962-ae79-4d63-8876-4026a85e02da_Method">
    <vt:lpwstr>Standard</vt:lpwstr>
  </property>
  <property fmtid="{D5CDD505-2E9C-101B-9397-08002B2CF9AE}" pid="7" name="MSIP_Label_923c0962-ae79-4d63-8876-4026a85e02da_Name">
    <vt:lpwstr>Confidential</vt:lpwstr>
  </property>
  <property fmtid="{D5CDD505-2E9C-101B-9397-08002B2CF9AE}" pid="8" name="MSIP_Label_923c0962-ae79-4d63-8876-4026a85e02da_SiteId">
    <vt:lpwstr>fa7b1b5a-7b34-4387-94ae-d2c178decee1</vt:lpwstr>
  </property>
  <property fmtid="{D5CDD505-2E9C-101B-9397-08002B2CF9AE}" pid="9" name="MSIP_Label_923c0962-ae79-4d63-8876-4026a85e02da_ActionId">
    <vt:lpwstr>70746463-b5fa-42be-b60d-73a3985bd246</vt:lpwstr>
  </property>
  <property fmtid="{D5CDD505-2E9C-101B-9397-08002B2CF9AE}" pid="10" name="MSIP_Label_923c0962-ae79-4d63-8876-4026a85e02da_ContentBits">
    <vt:lpwstr>0</vt:lpwstr>
  </property>
  <property fmtid="{D5CDD505-2E9C-101B-9397-08002B2CF9AE}" pid="11" name="MSIP_Label_923c0962-ae79-4d63-8876-4026a85e02da_Tag">
    <vt:lpwstr>10, 3, 0, 2</vt:lpwstr>
  </property>
  <property fmtid="{D5CDD505-2E9C-101B-9397-08002B2CF9AE}" pid="12" name="docLang">
    <vt:lpwstr>en</vt:lpwstr>
  </property>
  <property fmtid="{D5CDD505-2E9C-101B-9397-08002B2CF9AE}" pid="13" name="GrammarlyDocumentId">
    <vt:lpwstr>efd175d9-5943-46b1-bf22-9e88cb9ee101</vt:lpwstr>
  </property>
</Properties>
</file>